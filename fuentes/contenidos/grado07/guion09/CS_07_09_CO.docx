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63A4F" w14:textId="77777777" w:rsidR="001524C5" w:rsidRDefault="001524C5" w:rsidP="001524C5">
      <w:pPr>
        <w:rPr>
          <w:rFonts w:ascii="Arial" w:hAnsi="Arial" w:cs="Arial"/>
          <w:b/>
        </w:rPr>
      </w:pPr>
      <w:bookmarkStart w:id="0" w:name="_GoBack"/>
      <w:bookmarkEnd w:id="0"/>
      <w:r w:rsidRPr="00087642">
        <w:rPr>
          <w:rFonts w:ascii="Arial" w:hAnsi="Arial" w:cs="Arial"/>
          <w:b/>
        </w:rPr>
        <w:t>Título del guion: Geografía física de Colombia</w:t>
      </w:r>
    </w:p>
    <w:p w14:paraId="7C47CE67" w14:textId="77777777" w:rsidR="0093582B" w:rsidRPr="0093582B" w:rsidRDefault="0093582B" w:rsidP="0093582B">
      <w:pPr>
        <w:rPr>
          <w:b/>
        </w:rPr>
      </w:pPr>
      <w:r w:rsidRPr="0093582B">
        <w:rPr>
          <w:b/>
        </w:rPr>
        <w:t>1 La posición geográfica y astronómica de Colombia</w:t>
      </w:r>
    </w:p>
    <w:p w14:paraId="6A7DA07A" w14:textId="77777777" w:rsidR="0093582B" w:rsidRPr="0093582B" w:rsidRDefault="0093582B" w:rsidP="0093582B">
      <w:pPr>
        <w:pStyle w:val="Prrafodelista"/>
        <w:numPr>
          <w:ilvl w:val="1"/>
          <w:numId w:val="1"/>
        </w:numPr>
        <w:rPr>
          <w:b/>
        </w:rPr>
      </w:pPr>
      <w:r w:rsidRPr="0093582B">
        <w:rPr>
          <w:b/>
        </w:rPr>
        <w:t>La posición geográfica</w:t>
      </w:r>
    </w:p>
    <w:p w14:paraId="53D97B9B" w14:textId="77777777" w:rsidR="0093582B" w:rsidRPr="0093582B" w:rsidRDefault="0093582B" w:rsidP="0093582B">
      <w:pPr>
        <w:pStyle w:val="Prrafodelista"/>
        <w:numPr>
          <w:ilvl w:val="1"/>
          <w:numId w:val="1"/>
        </w:numPr>
        <w:rPr>
          <w:b/>
        </w:rPr>
      </w:pPr>
      <w:r w:rsidRPr="0093582B">
        <w:rPr>
          <w:b/>
        </w:rPr>
        <w:t>La posición astronómica</w:t>
      </w:r>
    </w:p>
    <w:p w14:paraId="2284C65D" w14:textId="77777777" w:rsidR="0093582B" w:rsidRPr="0093582B" w:rsidRDefault="0093582B" w:rsidP="0093582B">
      <w:pPr>
        <w:pStyle w:val="Prrafodelista"/>
        <w:numPr>
          <w:ilvl w:val="1"/>
          <w:numId w:val="1"/>
        </w:numPr>
        <w:rPr>
          <w:b/>
        </w:rPr>
      </w:pPr>
      <w:r w:rsidRPr="0093582B">
        <w:rPr>
          <w:b/>
        </w:rPr>
        <w:t>Consolidación</w:t>
      </w:r>
    </w:p>
    <w:p w14:paraId="650280E5" w14:textId="77777777" w:rsidR="0093582B" w:rsidRPr="0093582B" w:rsidRDefault="0093582B" w:rsidP="0093582B">
      <w:pPr>
        <w:pStyle w:val="Prrafodelista"/>
        <w:ind w:left="360"/>
        <w:rPr>
          <w:b/>
        </w:rPr>
      </w:pPr>
    </w:p>
    <w:p w14:paraId="36A19AB3" w14:textId="77777777" w:rsidR="0093582B" w:rsidRPr="0093582B" w:rsidRDefault="0093582B" w:rsidP="0093582B">
      <w:pPr>
        <w:pStyle w:val="Prrafodelista"/>
        <w:numPr>
          <w:ilvl w:val="0"/>
          <w:numId w:val="1"/>
        </w:numPr>
        <w:rPr>
          <w:b/>
        </w:rPr>
      </w:pPr>
      <w:r w:rsidRPr="0093582B">
        <w:rPr>
          <w:b/>
        </w:rPr>
        <w:t>El paisaje geográfico de Colombia</w:t>
      </w:r>
    </w:p>
    <w:p w14:paraId="658C8CEA" w14:textId="77777777" w:rsidR="0093582B" w:rsidRPr="0093582B" w:rsidRDefault="0093582B" w:rsidP="0093582B">
      <w:pPr>
        <w:pStyle w:val="Prrafodelista"/>
        <w:numPr>
          <w:ilvl w:val="1"/>
          <w:numId w:val="1"/>
        </w:numPr>
        <w:rPr>
          <w:b/>
        </w:rPr>
      </w:pPr>
      <w:r w:rsidRPr="0093582B">
        <w:rPr>
          <w:b/>
        </w:rPr>
        <w:t>El paisaje natural y cultural en Colombia</w:t>
      </w:r>
    </w:p>
    <w:p w14:paraId="528AF9EC" w14:textId="77777777" w:rsidR="0093582B" w:rsidRPr="0093582B" w:rsidRDefault="0093582B" w:rsidP="0093582B">
      <w:pPr>
        <w:pStyle w:val="Prrafodelista"/>
        <w:numPr>
          <w:ilvl w:val="1"/>
          <w:numId w:val="1"/>
        </w:numPr>
        <w:rPr>
          <w:b/>
        </w:rPr>
      </w:pPr>
      <w:r w:rsidRPr="0093582B">
        <w:rPr>
          <w:b/>
        </w:rPr>
        <w:t>La intervención del paisaje en Colombia</w:t>
      </w:r>
    </w:p>
    <w:p w14:paraId="0536BA1A" w14:textId="77777777" w:rsidR="0093582B" w:rsidRPr="0093582B" w:rsidRDefault="0093582B" w:rsidP="0093582B">
      <w:pPr>
        <w:pStyle w:val="Prrafodelista"/>
        <w:numPr>
          <w:ilvl w:val="1"/>
          <w:numId w:val="1"/>
        </w:numPr>
        <w:rPr>
          <w:b/>
        </w:rPr>
      </w:pPr>
      <w:r w:rsidRPr="0093582B">
        <w:rPr>
          <w:b/>
        </w:rPr>
        <w:t>Consolidación</w:t>
      </w:r>
    </w:p>
    <w:p w14:paraId="185D2E94" w14:textId="77777777" w:rsidR="0093582B" w:rsidRPr="0093582B" w:rsidRDefault="0093582B" w:rsidP="0093582B">
      <w:pPr>
        <w:pStyle w:val="Prrafodelista"/>
        <w:ind w:left="360"/>
        <w:rPr>
          <w:b/>
        </w:rPr>
      </w:pPr>
    </w:p>
    <w:p w14:paraId="45512E73" w14:textId="550AA5FA" w:rsidR="0093582B" w:rsidRPr="0093582B" w:rsidRDefault="003B4BC5" w:rsidP="0093582B">
      <w:pPr>
        <w:pStyle w:val="Prrafodelista"/>
        <w:numPr>
          <w:ilvl w:val="0"/>
          <w:numId w:val="1"/>
        </w:numPr>
        <w:rPr>
          <w:b/>
        </w:rPr>
      </w:pPr>
      <w:ins w:id="1" w:author="TOSHIBA" w:date="2016-03-08T16:17:00Z">
        <w:r>
          <w:rPr>
            <w:b/>
          </w:rPr>
          <w:t xml:space="preserve">La </w:t>
        </w:r>
      </w:ins>
      <w:del w:id="2" w:author="TOSHIBA" w:date="2016-03-08T16:17:00Z">
        <w:r w:rsidR="0093582B" w:rsidRPr="0093582B" w:rsidDel="003B4BC5">
          <w:rPr>
            <w:b/>
          </w:rPr>
          <w:delText>G</w:delText>
        </w:r>
      </w:del>
      <w:ins w:id="3" w:author="TOSHIBA" w:date="2016-03-08T16:17:00Z">
        <w:r>
          <w:rPr>
            <w:b/>
          </w:rPr>
          <w:t>g</w:t>
        </w:r>
      </w:ins>
      <w:r w:rsidR="0093582B" w:rsidRPr="0093582B">
        <w:rPr>
          <w:b/>
        </w:rPr>
        <w:t>eomorfología de Colombia</w:t>
      </w:r>
    </w:p>
    <w:p w14:paraId="5A76AAE7" w14:textId="77777777" w:rsidR="0093582B" w:rsidRPr="0093582B" w:rsidRDefault="0093582B" w:rsidP="0093582B">
      <w:pPr>
        <w:pStyle w:val="Prrafodelista"/>
        <w:numPr>
          <w:ilvl w:val="1"/>
          <w:numId w:val="1"/>
        </w:numPr>
        <w:rPr>
          <w:b/>
        </w:rPr>
      </w:pPr>
      <w:r w:rsidRPr="0093582B">
        <w:rPr>
          <w:b/>
        </w:rPr>
        <w:t>La historia geológica de Colombia</w:t>
      </w:r>
    </w:p>
    <w:p w14:paraId="3D0C4214" w14:textId="77777777" w:rsidR="0093582B" w:rsidRPr="0093582B" w:rsidRDefault="0093582B" w:rsidP="0093582B">
      <w:pPr>
        <w:pStyle w:val="Prrafodelista"/>
        <w:numPr>
          <w:ilvl w:val="1"/>
          <w:numId w:val="1"/>
        </w:numPr>
        <w:rPr>
          <w:b/>
        </w:rPr>
      </w:pPr>
      <w:r w:rsidRPr="0093582B">
        <w:rPr>
          <w:b/>
        </w:rPr>
        <w:t>El relieve de Colombia</w:t>
      </w:r>
    </w:p>
    <w:p w14:paraId="50A8DAE5" w14:textId="0927AD16" w:rsidR="0093582B" w:rsidRPr="0093582B" w:rsidRDefault="003B4BC5" w:rsidP="0093582B">
      <w:pPr>
        <w:pStyle w:val="Prrafodelista"/>
        <w:numPr>
          <w:ilvl w:val="2"/>
          <w:numId w:val="1"/>
        </w:numPr>
        <w:rPr>
          <w:b/>
        </w:rPr>
      </w:pPr>
      <w:ins w:id="4" w:author="TOSHIBA" w:date="2016-03-08T16:17:00Z">
        <w:r>
          <w:rPr>
            <w:b/>
          </w:rPr>
          <w:t xml:space="preserve">La </w:t>
        </w:r>
      </w:ins>
      <w:del w:id="5" w:author="TOSHIBA" w:date="2016-03-08T16:17:00Z">
        <w:r w:rsidR="0093582B" w:rsidRPr="0093582B" w:rsidDel="003B4BC5">
          <w:rPr>
            <w:b/>
          </w:rPr>
          <w:delText>L</w:delText>
        </w:r>
      </w:del>
      <w:ins w:id="6" w:author="TOSHIBA" w:date="2016-03-08T16:17:00Z">
        <w:r>
          <w:rPr>
            <w:b/>
          </w:rPr>
          <w:t>l</w:t>
        </w:r>
      </w:ins>
      <w:r w:rsidR="0093582B" w:rsidRPr="0093582B">
        <w:rPr>
          <w:b/>
        </w:rPr>
        <w:t>lanura del Caribe</w:t>
      </w:r>
    </w:p>
    <w:p w14:paraId="7DE8338A" w14:textId="1F5DB1A4" w:rsidR="0093582B" w:rsidRPr="0093582B" w:rsidRDefault="003B4BC5" w:rsidP="0093582B">
      <w:pPr>
        <w:pStyle w:val="Prrafodelista"/>
        <w:numPr>
          <w:ilvl w:val="2"/>
          <w:numId w:val="1"/>
        </w:numPr>
        <w:rPr>
          <w:b/>
        </w:rPr>
      </w:pPr>
      <w:ins w:id="7" w:author="TOSHIBA" w:date="2016-03-08T16:17:00Z">
        <w:r>
          <w:rPr>
            <w:b/>
          </w:rPr>
          <w:t xml:space="preserve">La </w:t>
        </w:r>
      </w:ins>
      <w:del w:id="8" w:author="TOSHIBA" w:date="2016-03-08T16:17:00Z">
        <w:r w:rsidR="0093582B" w:rsidRPr="0093582B" w:rsidDel="003B4BC5">
          <w:rPr>
            <w:b/>
          </w:rPr>
          <w:delText>L</w:delText>
        </w:r>
      </w:del>
      <w:ins w:id="9" w:author="TOSHIBA" w:date="2016-03-08T16:17:00Z">
        <w:r>
          <w:rPr>
            <w:b/>
          </w:rPr>
          <w:t>l</w:t>
        </w:r>
      </w:ins>
      <w:r w:rsidR="0093582B" w:rsidRPr="0093582B">
        <w:rPr>
          <w:b/>
        </w:rPr>
        <w:t>lanura del Pacífico</w:t>
      </w:r>
    </w:p>
    <w:p w14:paraId="1AB31E41" w14:textId="7F5FB917" w:rsidR="0093582B" w:rsidRPr="0093582B" w:rsidRDefault="003B4BC5" w:rsidP="0093582B">
      <w:pPr>
        <w:pStyle w:val="Prrafodelista"/>
        <w:numPr>
          <w:ilvl w:val="2"/>
          <w:numId w:val="1"/>
        </w:numPr>
        <w:rPr>
          <w:b/>
        </w:rPr>
      </w:pPr>
      <w:ins w:id="10" w:author="TOSHIBA" w:date="2016-03-08T16:17:00Z">
        <w:r>
          <w:rPr>
            <w:b/>
          </w:rPr>
          <w:t xml:space="preserve">La </w:t>
        </w:r>
      </w:ins>
      <w:del w:id="11" w:author="TOSHIBA" w:date="2016-03-08T16:17:00Z">
        <w:r w:rsidR="0093582B" w:rsidRPr="0093582B" w:rsidDel="003B4BC5">
          <w:rPr>
            <w:b/>
          </w:rPr>
          <w:delText>R</w:delText>
        </w:r>
      </w:del>
      <w:ins w:id="12" w:author="TOSHIBA" w:date="2016-03-08T16:17:00Z">
        <w:r>
          <w:rPr>
            <w:b/>
          </w:rPr>
          <w:t>r</w:t>
        </w:r>
      </w:ins>
      <w:r w:rsidR="0093582B" w:rsidRPr="0093582B">
        <w:rPr>
          <w:b/>
        </w:rPr>
        <w:t>egión insular</w:t>
      </w:r>
    </w:p>
    <w:p w14:paraId="6E917E2C" w14:textId="196CF631" w:rsidR="0093582B" w:rsidRPr="0093582B" w:rsidRDefault="003B4BC5" w:rsidP="0093582B">
      <w:pPr>
        <w:pStyle w:val="Prrafodelista"/>
        <w:numPr>
          <w:ilvl w:val="2"/>
          <w:numId w:val="1"/>
        </w:numPr>
        <w:rPr>
          <w:b/>
        </w:rPr>
      </w:pPr>
      <w:ins w:id="13" w:author="TOSHIBA" w:date="2016-03-08T16:17:00Z">
        <w:r>
          <w:rPr>
            <w:b/>
          </w:rPr>
          <w:t xml:space="preserve">La </w:t>
        </w:r>
      </w:ins>
      <w:del w:id="14" w:author="TOSHIBA" w:date="2016-03-08T16:17:00Z">
        <w:r w:rsidR="0093582B" w:rsidRPr="0093582B" w:rsidDel="003B4BC5">
          <w:rPr>
            <w:b/>
          </w:rPr>
          <w:delText>L</w:delText>
        </w:r>
      </w:del>
      <w:ins w:id="15" w:author="TOSHIBA" w:date="2016-03-08T16:17:00Z">
        <w:r>
          <w:rPr>
            <w:b/>
          </w:rPr>
          <w:t>l</w:t>
        </w:r>
      </w:ins>
      <w:r w:rsidR="0093582B" w:rsidRPr="0093582B">
        <w:rPr>
          <w:b/>
        </w:rPr>
        <w:t>lanura del Orinoco</w:t>
      </w:r>
    </w:p>
    <w:p w14:paraId="440F530B" w14:textId="3C183ED1" w:rsidR="0093582B" w:rsidRPr="0093582B" w:rsidRDefault="003B4BC5" w:rsidP="0093582B">
      <w:pPr>
        <w:pStyle w:val="Prrafodelista"/>
        <w:numPr>
          <w:ilvl w:val="2"/>
          <w:numId w:val="1"/>
        </w:numPr>
        <w:rPr>
          <w:b/>
        </w:rPr>
      </w:pPr>
      <w:ins w:id="16" w:author="TOSHIBA" w:date="2016-03-08T16:17:00Z">
        <w:r>
          <w:rPr>
            <w:b/>
          </w:rPr>
          <w:t xml:space="preserve">La </w:t>
        </w:r>
      </w:ins>
      <w:del w:id="17" w:author="TOSHIBA" w:date="2016-03-08T16:17:00Z">
        <w:r w:rsidR="0093582B" w:rsidRPr="0093582B" w:rsidDel="003B4BC5">
          <w:rPr>
            <w:b/>
          </w:rPr>
          <w:delText>L</w:delText>
        </w:r>
      </w:del>
      <w:ins w:id="18" w:author="TOSHIBA" w:date="2016-03-08T16:17:00Z">
        <w:r>
          <w:rPr>
            <w:b/>
          </w:rPr>
          <w:t>l</w:t>
        </w:r>
      </w:ins>
      <w:r w:rsidR="0093582B" w:rsidRPr="0093582B">
        <w:rPr>
          <w:b/>
        </w:rPr>
        <w:t>lanura del Amazonas</w:t>
      </w:r>
    </w:p>
    <w:p w14:paraId="7AD46767" w14:textId="6A1A2315" w:rsidR="0093582B" w:rsidRPr="0093582B" w:rsidRDefault="003B4BC5" w:rsidP="0093582B">
      <w:pPr>
        <w:pStyle w:val="Prrafodelista"/>
        <w:numPr>
          <w:ilvl w:val="2"/>
          <w:numId w:val="1"/>
        </w:numPr>
        <w:rPr>
          <w:b/>
        </w:rPr>
      </w:pPr>
      <w:ins w:id="19" w:author="TOSHIBA" w:date="2016-03-08T16:17:00Z">
        <w:r>
          <w:rPr>
            <w:b/>
          </w:rPr>
          <w:t xml:space="preserve">Las </w:t>
        </w:r>
      </w:ins>
      <w:del w:id="20" w:author="TOSHIBA" w:date="2016-03-08T16:17:00Z">
        <w:r w:rsidR="0093582B" w:rsidRPr="0093582B" w:rsidDel="003B4BC5">
          <w:rPr>
            <w:b/>
          </w:rPr>
          <w:delText>C</w:delText>
        </w:r>
      </w:del>
      <w:ins w:id="21" w:author="TOSHIBA" w:date="2016-03-08T16:17:00Z">
        <w:r>
          <w:rPr>
            <w:b/>
          </w:rPr>
          <w:t>c</w:t>
        </w:r>
      </w:ins>
      <w:r w:rsidR="0093582B" w:rsidRPr="0093582B">
        <w:rPr>
          <w:b/>
        </w:rPr>
        <w:t>ordilleras andinas</w:t>
      </w:r>
    </w:p>
    <w:p w14:paraId="6E1F20D3" w14:textId="77777777" w:rsidR="0093582B" w:rsidRPr="0093582B" w:rsidRDefault="0093582B" w:rsidP="0093582B">
      <w:pPr>
        <w:pStyle w:val="Prrafodelista"/>
        <w:numPr>
          <w:ilvl w:val="1"/>
          <w:numId w:val="1"/>
        </w:numPr>
        <w:rPr>
          <w:b/>
        </w:rPr>
      </w:pPr>
      <w:r w:rsidRPr="0093582B">
        <w:rPr>
          <w:b/>
        </w:rPr>
        <w:t>Consolidación</w:t>
      </w:r>
    </w:p>
    <w:p w14:paraId="2540A41F" w14:textId="14AFEB69" w:rsidR="0093582B" w:rsidRPr="0093582B" w:rsidRDefault="0093582B" w:rsidP="0093582B">
      <w:pPr>
        <w:tabs>
          <w:tab w:val="left" w:pos="3600"/>
        </w:tabs>
        <w:rPr>
          <w:b/>
        </w:rPr>
      </w:pPr>
      <w:r w:rsidRPr="0093582B">
        <w:rPr>
          <w:b/>
        </w:rPr>
        <w:t>4</w:t>
      </w:r>
      <w:del w:id="22" w:author="TOSHIBA" w:date="2016-03-08T11:37:00Z">
        <w:r w:rsidRPr="0093582B" w:rsidDel="00722943">
          <w:rPr>
            <w:b/>
          </w:rPr>
          <w:delText>.</w:delText>
        </w:r>
      </w:del>
      <w:r w:rsidRPr="0093582B">
        <w:rPr>
          <w:b/>
        </w:rPr>
        <w:t xml:space="preserve"> </w:t>
      </w:r>
      <w:ins w:id="23" w:author="TOSHIBA" w:date="2016-03-08T16:18:00Z">
        <w:r w:rsidR="003B4BC5">
          <w:rPr>
            <w:b/>
          </w:rPr>
          <w:t xml:space="preserve">La </w:t>
        </w:r>
      </w:ins>
      <w:del w:id="24" w:author="TOSHIBA" w:date="2016-03-08T16:18:00Z">
        <w:r w:rsidRPr="0093582B" w:rsidDel="003B4BC5">
          <w:rPr>
            <w:b/>
          </w:rPr>
          <w:delText>H</w:delText>
        </w:r>
      </w:del>
      <w:ins w:id="25" w:author="TOSHIBA" w:date="2016-03-08T16:18:00Z">
        <w:r w:rsidR="003B4BC5">
          <w:rPr>
            <w:b/>
          </w:rPr>
          <w:t>h</w:t>
        </w:r>
      </w:ins>
      <w:r w:rsidRPr="0093582B">
        <w:rPr>
          <w:b/>
        </w:rPr>
        <w:t>idrografía de Colombia</w:t>
      </w:r>
    </w:p>
    <w:p w14:paraId="2F5625A9" w14:textId="431A993C" w:rsidR="0093582B" w:rsidRPr="0093582B" w:rsidRDefault="0093582B" w:rsidP="0093582B">
      <w:pPr>
        <w:tabs>
          <w:tab w:val="left" w:pos="3600"/>
        </w:tabs>
        <w:rPr>
          <w:b/>
        </w:rPr>
      </w:pPr>
      <w:r w:rsidRPr="0093582B">
        <w:rPr>
          <w:b/>
        </w:rPr>
        <w:t xml:space="preserve">4.1 </w:t>
      </w:r>
      <w:ins w:id="26" w:author="TOSHIBA" w:date="2016-03-08T16:18:00Z">
        <w:r w:rsidR="003B4BC5">
          <w:rPr>
            <w:b/>
          </w:rPr>
          <w:t xml:space="preserve">Las </w:t>
        </w:r>
      </w:ins>
      <w:del w:id="27" w:author="TOSHIBA" w:date="2016-03-08T16:18:00Z">
        <w:r w:rsidRPr="0093582B" w:rsidDel="003B4BC5">
          <w:rPr>
            <w:b/>
          </w:rPr>
          <w:delText>V</w:delText>
        </w:r>
      </w:del>
      <w:ins w:id="28" w:author="TOSHIBA" w:date="2016-03-08T16:18:00Z">
        <w:r w:rsidR="003B4BC5">
          <w:rPr>
            <w:b/>
          </w:rPr>
          <w:t>v</w:t>
        </w:r>
      </w:ins>
      <w:r w:rsidRPr="0093582B">
        <w:rPr>
          <w:b/>
        </w:rPr>
        <w:t>ertientes hidrográficas de Colombia</w:t>
      </w:r>
    </w:p>
    <w:p w14:paraId="17ABD03D" w14:textId="43547235" w:rsidR="0093582B" w:rsidRPr="0093582B" w:rsidRDefault="0093582B" w:rsidP="0093582B">
      <w:pPr>
        <w:tabs>
          <w:tab w:val="left" w:pos="3600"/>
        </w:tabs>
        <w:rPr>
          <w:b/>
        </w:rPr>
      </w:pPr>
      <w:r w:rsidRPr="0093582B">
        <w:rPr>
          <w:b/>
        </w:rPr>
        <w:t xml:space="preserve">4.1.1 </w:t>
      </w:r>
      <w:ins w:id="29" w:author="TOSHIBA" w:date="2016-03-08T18:47:00Z">
        <w:r w:rsidR="00A47E37">
          <w:rPr>
            <w:b/>
          </w:rPr>
          <w:t>L</w:t>
        </w:r>
      </w:ins>
      <w:ins w:id="30" w:author="TOSHIBA" w:date="2016-03-08T16:18:00Z">
        <w:r w:rsidR="003B4BC5">
          <w:rPr>
            <w:b/>
          </w:rPr>
          <w:t xml:space="preserve">a </w:t>
        </w:r>
      </w:ins>
      <w:del w:id="31" w:author="TOSHIBA" w:date="2016-03-08T16:18:00Z">
        <w:r w:rsidRPr="0093582B" w:rsidDel="003B4BC5">
          <w:rPr>
            <w:b/>
          </w:rPr>
          <w:delText>V</w:delText>
        </w:r>
      </w:del>
      <w:ins w:id="32" w:author="TOSHIBA" w:date="2016-03-08T16:18:00Z">
        <w:r w:rsidR="003B4BC5">
          <w:rPr>
            <w:b/>
          </w:rPr>
          <w:t>v</w:t>
        </w:r>
      </w:ins>
      <w:r w:rsidRPr="0093582B">
        <w:rPr>
          <w:b/>
        </w:rPr>
        <w:t>ertiente del Caribe</w:t>
      </w:r>
    </w:p>
    <w:p w14:paraId="030D541D" w14:textId="6CEA1F31" w:rsidR="0093582B" w:rsidRPr="0093582B" w:rsidRDefault="0093582B" w:rsidP="0093582B">
      <w:pPr>
        <w:tabs>
          <w:tab w:val="left" w:pos="3600"/>
        </w:tabs>
        <w:rPr>
          <w:b/>
        </w:rPr>
      </w:pPr>
      <w:r w:rsidRPr="0093582B">
        <w:rPr>
          <w:b/>
        </w:rPr>
        <w:t xml:space="preserve">4.1.2 </w:t>
      </w:r>
      <w:ins w:id="33" w:author="TOSHIBA" w:date="2016-03-08T16:18:00Z">
        <w:r w:rsidR="003B4BC5">
          <w:rPr>
            <w:b/>
          </w:rPr>
          <w:t xml:space="preserve">La </w:t>
        </w:r>
      </w:ins>
      <w:del w:id="34" w:author="TOSHIBA" w:date="2016-03-08T16:18:00Z">
        <w:r w:rsidRPr="0093582B" w:rsidDel="003B4BC5">
          <w:rPr>
            <w:b/>
          </w:rPr>
          <w:delText>V</w:delText>
        </w:r>
      </w:del>
      <w:ins w:id="35" w:author="TOSHIBA" w:date="2016-03-08T16:18:00Z">
        <w:r w:rsidR="003B4BC5">
          <w:rPr>
            <w:b/>
          </w:rPr>
          <w:t>v</w:t>
        </w:r>
      </w:ins>
      <w:r w:rsidRPr="0093582B">
        <w:rPr>
          <w:b/>
        </w:rPr>
        <w:t>ertiente del Pacífico</w:t>
      </w:r>
    </w:p>
    <w:p w14:paraId="7637DE91" w14:textId="77B40796" w:rsidR="0093582B" w:rsidRPr="0093582B" w:rsidRDefault="0093582B" w:rsidP="0093582B">
      <w:pPr>
        <w:tabs>
          <w:tab w:val="left" w:pos="3600"/>
        </w:tabs>
        <w:rPr>
          <w:b/>
        </w:rPr>
      </w:pPr>
      <w:r w:rsidRPr="0093582B">
        <w:rPr>
          <w:b/>
        </w:rPr>
        <w:t xml:space="preserve">4.1.3 </w:t>
      </w:r>
      <w:ins w:id="36" w:author="TOSHIBA" w:date="2016-03-08T16:18:00Z">
        <w:r w:rsidR="003B4BC5">
          <w:rPr>
            <w:b/>
          </w:rPr>
          <w:t xml:space="preserve">la </w:t>
        </w:r>
      </w:ins>
      <w:del w:id="37" w:author="TOSHIBA" w:date="2016-03-08T16:18:00Z">
        <w:r w:rsidRPr="0093582B" w:rsidDel="003B4BC5">
          <w:rPr>
            <w:b/>
          </w:rPr>
          <w:delText>V</w:delText>
        </w:r>
      </w:del>
      <w:ins w:id="38" w:author="TOSHIBA" w:date="2016-03-08T16:18:00Z">
        <w:r w:rsidR="003B4BC5">
          <w:rPr>
            <w:b/>
          </w:rPr>
          <w:t>v</w:t>
        </w:r>
      </w:ins>
      <w:r w:rsidRPr="0093582B">
        <w:rPr>
          <w:b/>
        </w:rPr>
        <w:t>ertiente del Orinoco</w:t>
      </w:r>
    </w:p>
    <w:p w14:paraId="0BB0A0D5" w14:textId="475F4631" w:rsidR="0093582B" w:rsidRPr="0093582B" w:rsidRDefault="0093582B" w:rsidP="0093582B">
      <w:pPr>
        <w:tabs>
          <w:tab w:val="left" w:pos="3600"/>
        </w:tabs>
        <w:rPr>
          <w:b/>
        </w:rPr>
      </w:pPr>
      <w:r w:rsidRPr="0093582B">
        <w:rPr>
          <w:b/>
        </w:rPr>
        <w:t xml:space="preserve">4.1.4 </w:t>
      </w:r>
      <w:ins w:id="39" w:author="TOSHIBA" w:date="2016-03-08T16:18:00Z">
        <w:r w:rsidR="003B4BC5">
          <w:rPr>
            <w:b/>
          </w:rPr>
          <w:t xml:space="preserve">la </w:t>
        </w:r>
      </w:ins>
      <w:del w:id="40" w:author="TOSHIBA" w:date="2016-03-08T16:18:00Z">
        <w:r w:rsidRPr="0093582B" w:rsidDel="003B4BC5">
          <w:rPr>
            <w:b/>
          </w:rPr>
          <w:delText>V</w:delText>
        </w:r>
      </w:del>
      <w:ins w:id="41" w:author="TOSHIBA" w:date="2016-03-08T16:18:00Z">
        <w:r w:rsidR="003B4BC5">
          <w:rPr>
            <w:b/>
          </w:rPr>
          <w:t>v</w:t>
        </w:r>
      </w:ins>
      <w:r w:rsidRPr="0093582B">
        <w:rPr>
          <w:b/>
        </w:rPr>
        <w:t>ertiente del Catatumbo</w:t>
      </w:r>
    </w:p>
    <w:p w14:paraId="2BC91A90" w14:textId="26FBED0B" w:rsidR="0093582B" w:rsidRPr="0093582B" w:rsidRDefault="0093582B" w:rsidP="0093582B">
      <w:pPr>
        <w:tabs>
          <w:tab w:val="left" w:pos="3600"/>
        </w:tabs>
        <w:rPr>
          <w:b/>
        </w:rPr>
      </w:pPr>
      <w:r w:rsidRPr="0093582B">
        <w:rPr>
          <w:b/>
        </w:rPr>
        <w:t xml:space="preserve">4.1.5 </w:t>
      </w:r>
      <w:ins w:id="42" w:author="TOSHIBA" w:date="2016-03-08T16:18:00Z">
        <w:r w:rsidR="003B4BC5">
          <w:rPr>
            <w:b/>
          </w:rPr>
          <w:t xml:space="preserve">la </w:t>
        </w:r>
      </w:ins>
      <w:del w:id="43" w:author="TOSHIBA" w:date="2016-03-08T16:18:00Z">
        <w:r w:rsidRPr="0093582B" w:rsidDel="003B4BC5">
          <w:rPr>
            <w:b/>
          </w:rPr>
          <w:delText>V</w:delText>
        </w:r>
      </w:del>
      <w:ins w:id="44" w:author="TOSHIBA" w:date="2016-03-08T16:18:00Z">
        <w:r w:rsidR="003B4BC5">
          <w:rPr>
            <w:b/>
          </w:rPr>
          <w:t>v</w:t>
        </w:r>
      </w:ins>
      <w:r w:rsidRPr="0093582B">
        <w:rPr>
          <w:b/>
        </w:rPr>
        <w:t>ertiente del Amazonas</w:t>
      </w:r>
    </w:p>
    <w:p w14:paraId="36717199" w14:textId="783CFBDD" w:rsidR="0093582B" w:rsidRPr="0093582B" w:rsidRDefault="0093582B" w:rsidP="0093582B">
      <w:pPr>
        <w:tabs>
          <w:tab w:val="left" w:pos="3600"/>
        </w:tabs>
        <w:rPr>
          <w:b/>
        </w:rPr>
      </w:pPr>
      <w:r w:rsidRPr="0093582B">
        <w:rPr>
          <w:b/>
        </w:rPr>
        <w:t xml:space="preserve">4.2 </w:t>
      </w:r>
      <w:ins w:id="45" w:author="TOSHIBA" w:date="2016-03-08T16:18:00Z">
        <w:r w:rsidR="003B4BC5">
          <w:rPr>
            <w:b/>
          </w:rPr>
          <w:t xml:space="preserve">Las </w:t>
        </w:r>
      </w:ins>
      <w:del w:id="46" w:author="TOSHIBA" w:date="2016-03-08T16:18:00Z">
        <w:r w:rsidRPr="0093582B" w:rsidDel="003B4BC5">
          <w:rPr>
            <w:b/>
          </w:rPr>
          <w:delText>L</w:delText>
        </w:r>
      </w:del>
      <w:ins w:id="47" w:author="TOSHIBA" w:date="2016-03-08T16:18:00Z">
        <w:r w:rsidR="003B4BC5">
          <w:rPr>
            <w:b/>
          </w:rPr>
          <w:t>l</w:t>
        </w:r>
      </w:ins>
      <w:r w:rsidRPr="0093582B">
        <w:rPr>
          <w:b/>
        </w:rPr>
        <w:t>agunas, ciénagas y embalses</w:t>
      </w:r>
    </w:p>
    <w:p w14:paraId="6EC3D302" w14:textId="77777777" w:rsidR="0093582B" w:rsidRPr="0093582B" w:rsidRDefault="0093582B" w:rsidP="0093582B">
      <w:pPr>
        <w:tabs>
          <w:tab w:val="left" w:pos="3600"/>
        </w:tabs>
        <w:rPr>
          <w:b/>
        </w:rPr>
      </w:pPr>
      <w:r w:rsidRPr="0093582B">
        <w:rPr>
          <w:b/>
        </w:rPr>
        <w:t>4.3 Consolidación</w:t>
      </w:r>
    </w:p>
    <w:p w14:paraId="35A3541F" w14:textId="444DC4C3" w:rsidR="0093582B" w:rsidRPr="0093582B" w:rsidRDefault="0093582B" w:rsidP="0093582B">
      <w:pPr>
        <w:tabs>
          <w:tab w:val="left" w:pos="3600"/>
        </w:tabs>
        <w:rPr>
          <w:b/>
        </w:rPr>
      </w:pPr>
      <w:r w:rsidRPr="0093582B">
        <w:rPr>
          <w:b/>
        </w:rPr>
        <w:t>5</w:t>
      </w:r>
      <w:del w:id="48" w:author="TOSHIBA" w:date="2016-03-08T15:42:00Z">
        <w:r w:rsidRPr="0093582B" w:rsidDel="009A0AA7">
          <w:rPr>
            <w:b/>
          </w:rPr>
          <w:delText>.</w:delText>
        </w:r>
      </w:del>
      <w:r w:rsidRPr="0093582B">
        <w:rPr>
          <w:b/>
        </w:rPr>
        <w:t xml:space="preserve"> </w:t>
      </w:r>
      <w:ins w:id="49" w:author="TOSHIBA" w:date="2016-03-08T16:18:00Z">
        <w:r w:rsidR="003B4BC5">
          <w:rPr>
            <w:b/>
          </w:rPr>
          <w:t xml:space="preserve">La </w:t>
        </w:r>
      </w:ins>
      <w:del w:id="50" w:author="TOSHIBA" w:date="2016-03-08T16:18:00Z">
        <w:r w:rsidRPr="0093582B" w:rsidDel="003B4BC5">
          <w:rPr>
            <w:b/>
          </w:rPr>
          <w:delText>C</w:delText>
        </w:r>
      </w:del>
      <w:ins w:id="51" w:author="TOSHIBA" w:date="2016-03-08T16:18:00Z">
        <w:r w:rsidR="003B4BC5">
          <w:rPr>
            <w:b/>
          </w:rPr>
          <w:t>c</w:t>
        </w:r>
      </w:ins>
      <w:r w:rsidRPr="0093582B">
        <w:rPr>
          <w:b/>
        </w:rPr>
        <w:t>limatología de Colombia</w:t>
      </w:r>
    </w:p>
    <w:p w14:paraId="0D2FAEAF" w14:textId="77777777" w:rsidR="0093582B" w:rsidRPr="0093582B" w:rsidRDefault="0093582B" w:rsidP="0093582B">
      <w:pPr>
        <w:tabs>
          <w:tab w:val="left" w:pos="3600"/>
        </w:tabs>
        <w:rPr>
          <w:b/>
        </w:rPr>
      </w:pPr>
      <w:r w:rsidRPr="0093582B">
        <w:rPr>
          <w:b/>
        </w:rPr>
        <w:t>5.1 Los factores del clima en Colombia</w:t>
      </w:r>
    </w:p>
    <w:p w14:paraId="47A0210D" w14:textId="4448F76B" w:rsidR="0093582B" w:rsidRPr="0093582B" w:rsidRDefault="0093582B" w:rsidP="0093582B">
      <w:pPr>
        <w:tabs>
          <w:tab w:val="left" w:pos="3600"/>
        </w:tabs>
        <w:rPr>
          <w:b/>
        </w:rPr>
      </w:pPr>
      <w:r w:rsidRPr="0093582B">
        <w:rPr>
          <w:b/>
        </w:rPr>
        <w:t>5.</w:t>
      </w:r>
      <w:del w:id="52" w:author="TOSHIBA" w:date="2016-03-09T11:34:00Z">
        <w:r w:rsidRPr="0093582B" w:rsidDel="00074A93">
          <w:rPr>
            <w:b/>
          </w:rPr>
          <w:delText>3</w:delText>
        </w:r>
      </w:del>
      <w:ins w:id="53" w:author="TOSHIBA" w:date="2016-03-09T11:34:00Z">
        <w:r w:rsidR="00074A93">
          <w:rPr>
            <w:b/>
          </w:rPr>
          <w:t>2</w:t>
        </w:r>
      </w:ins>
      <w:r w:rsidRPr="0093582B">
        <w:rPr>
          <w:b/>
        </w:rPr>
        <w:t xml:space="preserve"> La clasificación de los climas en Colombia</w:t>
      </w:r>
    </w:p>
    <w:p w14:paraId="1258C3A6" w14:textId="04EAE8DE" w:rsidR="0093582B" w:rsidRPr="0093582B" w:rsidRDefault="0093582B" w:rsidP="0093582B">
      <w:pPr>
        <w:tabs>
          <w:tab w:val="left" w:pos="3600"/>
        </w:tabs>
        <w:rPr>
          <w:b/>
        </w:rPr>
      </w:pPr>
      <w:r w:rsidRPr="0093582B">
        <w:rPr>
          <w:b/>
        </w:rPr>
        <w:t>5.</w:t>
      </w:r>
      <w:del w:id="54" w:author="TOSHIBA" w:date="2016-03-09T11:34:00Z">
        <w:r w:rsidRPr="0093582B" w:rsidDel="00074A93">
          <w:rPr>
            <w:b/>
          </w:rPr>
          <w:delText>4</w:delText>
        </w:r>
      </w:del>
      <w:ins w:id="55" w:author="TOSHIBA" w:date="2016-03-09T11:34:00Z">
        <w:r w:rsidR="00074A93">
          <w:rPr>
            <w:b/>
          </w:rPr>
          <w:t>3</w:t>
        </w:r>
      </w:ins>
      <w:r w:rsidRPr="0093582B">
        <w:rPr>
          <w:b/>
        </w:rPr>
        <w:t xml:space="preserve"> Consolidación</w:t>
      </w:r>
    </w:p>
    <w:p w14:paraId="3C380F60" w14:textId="77777777" w:rsidR="0093582B" w:rsidRPr="0093582B" w:rsidRDefault="0093582B" w:rsidP="0093582B">
      <w:pPr>
        <w:tabs>
          <w:tab w:val="left" w:pos="3600"/>
        </w:tabs>
        <w:rPr>
          <w:b/>
        </w:rPr>
      </w:pPr>
      <w:r w:rsidRPr="0093582B">
        <w:rPr>
          <w:b/>
        </w:rPr>
        <w:t>6 Ejercitación, proyectos y competencias</w:t>
      </w:r>
    </w:p>
    <w:p w14:paraId="3FA55982" w14:textId="77777777" w:rsidR="0093582B" w:rsidRPr="0093582B" w:rsidRDefault="0093582B" w:rsidP="0093582B">
      <w:pPr>
        <w:tabs>
          <w:tab w:val="left" w:pos="3600"/>
        </w:tabs>
        <w:rPr>
          <w:b/>
        </w:rPr>
      </w:pPr>
      <w:r w:rsidRPr="0093582B">
        <w:rPr>
          <w:b/>
        </w:rPr>
        <w:lastRenderedPageBreak/>
        <w:t xml:space="preserve">7 Fin de tema </w:t>
      </w:r>
    </w:p>
    <w:p w14:paraId="4CBD57EF" w14:textId="77777777" w:rsidR="0093582B" w:rsidRPr="0093582B" w:rsidRDefault="0093582B" w:rsidP="0093582B">
      <w:pPr>
        <w:tabs>
          <w:tab w:val="left" w:pos="3600"/>
        </w:tabs>
        <w:rPr>
          <w:b/>
        </w:rPr>
      </w:pPr>
      <w:r w:rsidRPr="0093582B">
        <w:rPr>
          <w:b/>
        </w:rPr>
        <w:t>Mapa conceptual</w:t>
      </w:r>
    </w:p>
    <w:p w14:paraId="7F2CAC5F" w14:textId="77777777" w:rsidR="0093582B" w:rsidRPr="0093582B" w:rsidRDefault="0093582B" w:rsidP="0093582B">
      <w:pPr>
        <w:tabs>
          <w:tab w:val="left" w:pos="3600"/>
        </w:tabs>
        <w:rPr>
          <w:b/>
        </w:rPr>
      </w:pPr>
      <w:r w:rsidRPr="0093582B">
        <w:rPr>
          <w:b/>
        </w:rPr>
        <w:t>Webs de referencia</w:t>
      </w:r>
    </w:p>
    <w:p w14:paraId="085EAEEF" w14:textId="77777777" w:rsidR="0093582B" w:rsidRPr="0093582B" w:rsidRDefault="0093582B" w:rsidP="0093582B">
      <w:pPr>
        <w:tabs>
          <w:tab w:val="left" w:pos="3600"/>
        </w:tabs>
        <w:rPr>
          <w:b/>
        </w:rPr>
      </w:pPr>
      <w:r w:rsidRPr="0093582B">
        <w:rPr>
          <w:b/>
        </w:rPr>
        <w:t>Evaluación</w:t>
      </w:r>
    </w:p>
    <w:p w14:paraId="7A613135" w14:textId="77777777" w:rsidR="00382215" w:rsidRPr="00087642" w:rsidRDefault="00382215" w:rsidP="001524C5">
      <w:pPr>
        <w:rPr>
          <w:rFonts w:ascii="Arial" w:hAnsi="Arial" w:cs="Arial"/>
          <w:b/>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027"/>
      </w:tblGrid>
      <w:tr w:rsidR="00605734" w:rsidRPr="00087642" w14:paraId="4064E3AD" w14:textId="77777777" w:rsidTr="00BA0838">
        <w:tc>
          <w:tcPr>
            <w:tcW w:w="1951" w:type="dxa"/>
            <w:shd w:val="clear" w:color="auto" w:fill="000000"/>
          </w:tcPr>
          <w:p w14:paraId="0D8656FB" w14:textId="77777777" w:rsidR="00605734" w:rsidRPr="00087642" w:rsidRDefault="00605734" w:rsidP="00BA0838">
            <w:pPr>
              <w:tabs>
                <w:tab w:val="right" w:pos="8498"/>
              </w:tabs>
              <w:rPr>
                <w:rFonts w:ascii="Arial" w:hAnsi="Arial" w:cs="Arial"/>
              </w:rPr>
            </w:pPr>
            <w:r w:rsidRPr="00087642">
              <w:rPr>
                <w:rFonts w:ascii="Arial" w:hAnsi="Arial" w:cs="Arial"/>
                <w:color w:val="FFFFFF"/>
              </w:rPr>
              <w:t>Título del guion</w:t>
            </w:r>
          </w:p>
        </w:tc>
        <w:tc>
          <w:tcPr>
            <w:tcW w:w="7027" w:type="dxa"/>
          </w:tcPr>
          <w:p w14:paraId="67786DE1" w14:textId="77777777" w:rsidR="00605734" w:rsidRPr="00087642" w:rsidRDefault="00605734" w:rsidP="00BA0838">
            <w:pPr>
              <w:tabs>
                <w:tab w:val="right" w:pos="8498"/>
              </w:tabs>
              <w:rPr>
                <w:rFonts w:ascii="Arial" w:hAnsi="Arial" w:cs="Arial"/>
              </w:rPr>
            </w:pPr>
            <w:r w:rsidRPr="00087642">
              <w:rPr>
                <w:rFonts w:ascii="Arial" w:hAnsi="Arial" w:cs="Arial"/>
              </w:rPr>
              <w:t>Geografía física de Colombia</w:t>
            </w:r>
          </w:p>
        </w:tc>
      </w:tr>
      <w:tr w:rsidR="00605734" w:rsidRPr="00087642" w14:paraId="0409FF25" w14:textId="77777777" w:rsidTr="00BA0838">
        <w:tc>
          <w:tcPr>
            <w:tcW w:w="1951" w:type="dxa"/>
            <w:shd w:val="clear" w:color="auto" w:fill="000000"/>
          </w:tcPr>
          <w:p w14:paraId="24D97769" w14:textId="77777777" w:rsidR="00605734" w:rsidRPr="00087642" w:rsidRDefault="00605734" w:rsidP="00BA0838">
            <w:pPr>
              <w:tabs>
                <w:tab w:val="right" w:pos="8498"/>
              </w:tabs>
              <w:rPr>
                <w:rFonts w:ascii="Arial" w:hAnsi="Arial" w:cs="Arial"/>
              </w:rPr>
            </w:pPr>
            <w:r w:rsidRPr="00087642">
              <w:rPr>
                <w:rFonts w:ascii="Arial" w:hAnsi="Arial" w:cs="Arial"/>
                <w:color w:val="FFFFFF"/>
              </w:rPr>
              <w:t>Código del guion</w:t>
            </w:r>
          </w:p>
        </w:tc>
        <w:tc>
          <w:tcPr>
            <w:tcW w:w="7027" w:type="dxa"/>
          </w:tcPr>
          <w:p w14:paraId="60FBA811" w14:textId="77777777" w:rsidR="00605734" w:rsidRPr="00087642" w:rsidRDefault="008F4B78" w:rsidP="008F4B78">
            <w:pPr>
              <w:tabs>
                <w:tab w:val="right" w:pos="8498"/>
              </w:tabs>
              <w:rPr>
                <w:rFonts w:ascii="Arial" w:hAnsi="Arial" w:cs="Arial"/>
              </w:rPr>
            </w:pPr>
            <w:r w:rsidRPr="00087642">
              <w:rPr>
                <w:rFonts w:ascii="Arial" w:hAnsi="Arial" w:cs="Arial"/>
              </w:rPr>
              <w:t>CS_07</w:t>
            </w:r>
            <w:r w:rsidR="00605734" w:rsidRPr="00087642">
              <w:rPr>
                <w:rFonts w:ascii="Arial" w:hAnsi="Arial" w:cs="Arial"/>
              </w:rPr>
              <w:t>_0</w:t>
            </w:r>
            <w:r w:rsidRPr="00087642">
              <w:rPr>
                <w:rFonts w:ascii="Arial" w:hAnsi="Arial" w:cs="Arial"/>
              </w:rPr>
              <w:t>8</w:t>
            </w:r>
            <w:r w:rsidR="00605734" w:rsidRPr="00087642">
              <w:rPr>
                <w:rFonts w:ascii="Arial" w:hAnsi="Arial" w:cs="Arial"/>
              </w:rPr>
              <w:t>_CO</w:t>
            </w:r>
          </w:p>
        </w:tc>
      </w:tr>
      <w:tr w:rsidR="00605734" w:rsidRPr="00087642" w14:paraId="48DEDEA6" w14:textId="77777777" w:rsidTr="00BA0838">
        <w:tc>
          <w:tcPr>
            <w:tcW w:w="1951" w:type="dxa"/>
            <w:shd w:val="clear" w:color="auto" w:fill="000000"/>
          </w:tcPr>
          <w:p w14:paraId="3D42884C" w14:textId="77777777" w:rsidR="00605734" w:rsidRPr="00087642" w:rsidRDefault="00605734" w:rsidP="00BA0838">
            <w:pPr>
              <w:tabs>
                <w:tab w:val="right" w:pos="8498"/>
              </w:tabs>
              <w:rPr>
                <w:rFonts w:ascii="Arial" w:hAnsi="Arial" w:cs="Arial"/>
              </w:rPr>
            </w:pPr>
            <w:r w:rsidRPr="00087642">
              <w:rPr>
                <w:rFonts w:ascii="Arial" w:hAnsi="Arial" w:cs="Arial"/>
                <w:color w:val="FFFFFF"/>
              </w:rPr>
              <w:t>Descripción</w:t>
            </w:r>
          </w:p>
        </w:tc>
        <w:tc>
          <w:tcPr>
            <w:tcW w:w="7027" w:type="dxa"/>
          </w:tcPr>
          <w:p w14:paraId="64B23B67" w14:textId="77777777" w:rsidR="00605734" w:rsidRPr="00087642" w:rsidRDefault="00605734" w:rsidP="00605734">
            <w:pPr>
              <w:tabs>
                <w:tab w:val="right" w:pos="8498"/>
              </w:tabs>
              <w:rPr>
                <w:rFonts w:ascii="Arial" w:hAnsi="Arial" w:cs="Arial"/>
              </w:rPr>
            </w:pPr>
            <w:r w:rsidRPr="00087642">
              <w:rPr>
                <w:rFonts w:ascii="Arial" w:hAnsi="Arial" w:cs="Arial"/>
              </w:rPr>
              <w:t xml:space="preserve">Conocer las características de la geografía colombiana nos permite interpretar y comprender los fenómenos naturales que afectan la vida y sus implicaciones en la economía y la política nacional. </w:t>
            </w:r>
          </w:p>
        </w:tc>
      </w:tr>
    </w:tbl>
    <w:p w14:paraId="0DF9F9E1" w14:textId="77777777" w:rsidR="001524C5" w:rsidRPr="00087642" w:rsidRDefault="001524C5" w:rsidP="001524C5">
      <w:pPr>
        <w:rPr>
          <w:rFonts w:ascii="Arial" w:hAnsi="Arial" w:cs="Arial"/>
          <w:b/>
        </w:rPr>
      </w:pPr>
    </w:p>
    <w:p w14:paraId="1891EDC3" w14:textId="77777777" w:rsidR="008930EE" w:rsidRPr="00087642" w:rsidRDefault="008930EE" w:rsidP="008930EE">
      <w:pPr>
        <w:spacing w:after="0"/>
        <w:jc w:val="both"/>
        <w:rPr>
          <w:rFonts w:ascii="Arial" w:hAnsi="Arial" w:cs="Arial"/>
          <w:b/>
        </w:rPr>
      </w:pPr>
    </w:p>
    <w:p w14:paraId="506976A0" w14:textId="77777777" w:rsidR="001524C5" w:rsidRPr="00087642" w:rsidRDefault="00087642" w:rsidP="001524C5">
      <w:pPr>
        <w:rPr>
          <w:rFonts w:ascii="Arial" w:hAnsi="Arial" w:cs="Arial"/>
          <w:b/>
        </w:rPr>
      </w:pPr>
      <w:r w:rsidRPr="00087642">
        <w:rPr>
          <w:rFonts w:ascii="Arial" w:hAnsi="Arial" w:cs="Arial"/>
          <w:highlight w:val="yellow"/>
        </w:rPr>
        <w:t>[SECCIÓN 1]</w:t>
      </w:r>
      <w:r w:rsidR="001524C5" w:rsidRPr="00087642">
        <w:rPr>
          <w:rFonts w:ascii="Arial" w:hAnsi="Arial" w:cs="Arial"/>
          <w:b/>
        </w:rPr>
        <w:t>1 La posición geográfica y astronómica de Colombia</w:t>
      </w:r>
    </w:p>
    <w:p w14:paraId="29D48E8E" w14:textId="5AE8E4C1" w:rsidR="001524C5" w:rsidRPr="00087642" w:rsidRDefault="00906062" w:rsidP="001524C5">
      <w:pPr>
        <w:rPr>
          <w:rFonts w:ascii="Arial" w:hAnsi="Arial" w:cs="Arial"/>
        </w:rPr>
      </w:pPr>
      <w:r w:rsidRPr="00087642">
        <w:rPr>
          <w:rFonts w:ascii="Arial" w:hAnsi="Arial" w:cs="Arial"/>
        </w:rPr>
        <w:t>Todo lugar en la superficie terrestre t</w:t>
      </w:r>
      <w:r w:rsidR="007B3F7F">
        <w:rPr>
          <w:rFonts w:ascii="Arial" w:hAnsi="Arial" w:cs="Arial"/>
        </w:rPr>
        <w:t xml:space="preserve">iene una </w:t>
      </w:r>
      <w:r w:rsidR="007B3F7F" w:rsidRPr="007B3F7F">
        <w:rPr>
          <w:rFonts w:ascii="Arial" w:hAnsi="Arial" w:cs="Arial"/>
          <w:b/>
        </w:rPr>
        <w:t>posición geográfica</w:t>
      </w:r>
      <w:r w:rsidR="007B3F7F">
        <w:rPr>
          <w:rFonts w:ascii="Arial" w:hAnsi="Arial" w:cs="Arial"/>
        </w:rPr>
        <w:t xml:space="preserve"> respecto </w:t>
      </w:r>
      <w:r w:rsidR="000243FD">
        <w:rPr>
          <w:rFonts w:ascii="Arial" w:hAnsi="Arial" w:cs="Arial"/>
        </w:rPr>
        <w:t>a</w:t>
      </w:r>
      <w:r w:rsidRPr="00087642">
        <w:rPr>
          <w:rFonts w:ascii="Arial" w:hAnsi="Arial" w:cs="Arial"/>
        </w:rPr>
        <w:t xml:space="preserve"> los territorios que lo rodean</w:t>
      </w:r>
      <w:r w:rsidR="007B3F7F">
        <w:rPr>
          <w:rFonts w:ascii="Arial" w:hAnsi="Arial" w:cs="Arial"/>
        </w:rPr>
        <w:t>,</w:t>
      </w:r>
      <w:r w:rsidRPr="00087642">
        <w:rPr>
          <w:rFonts w:ascii="Arial" w:hAnsi="Arial" w:cs="Arial"/>
        </w:rPr>
        <w:t xml:space="preserve"> y </w:t>
      </w:r>
      <w:del w:id="56" w:author="TOSHIBA" w:date="2016-03-08T15:55:00Z">
        <w:r w:rsidR="007B3F7F" w:rsidDel="002C0943">
          <w:rPr>
            <w:rFonts w:ascii="Arial" w:hAnsi="Arial" w:cs="Arial"/>
          </w:rPr>
          <w:delText xml:space="preserve">esta </w:delText>
        </w:r>
      </w:del>
      <w:r w:rsidR="007B3F7F">
        <w:rPr>
          <w:rFonts w:ascii="Arial" w:hAnsi="Arial" w:cs="Arial"/>
        </w:rPr>
        <w:t>se indica según los puntos cardinales</w:t>
      </w:r>
      <w:r w:rsidR="000243FD">
        <w:rPr>
          <w:rFonts w:ascii="Arial" w:hAnsi="Arial" w:cs="Arial"/>
        </w:rPr>
        <w:t>.</w:t>
      </w:r>
      <w:r w:rsidRPr="00087642">
        <w:rPr>
          <w:rFonts w:ascii="Arial" w:hAnsi="Arial" w:cs="Arial"/>
        </w:rPr>
        <w:t xml:space="preserve"> </w:t>
      </w:r>
      <w:r w:rsidR="000243FD">
        <w:rPr>
          <w:rFonts w:ascii="Arial" w:hAnsi="Arial" w:cs="Arial"/>
        </w:rPr>
        <w:t>A</w:t>
      </w:r>
      <w:r w:rsidRPr="00087642">
        <w:rPr>
          <w:rFonts w:ascii="Arial" w:hAnsi="Arial" w:cs="Arial"/>
        </w:rPr>
        <w:t xml:space="preserve">demás tiene una </w:t>
      </w:r>
      <w:r w:rsidRPr="007B3F7F">
        <w:rPr>
          <w:rFonts w:ascii="Arial" w:hAnsi="Arial" w:cs="Arial"/>
          <w:b/>
        </w:rPr>
        <w:t>posición astronómica</w:t>
      </w:r>
      <w:r w:rsidRPr="00087642">
        <w:rPr>
          <w:rFonts w:ascii="Arial" w:hAnsi="Arial" w:cs="Arial"/>
        </w:rPr>
        <w:t xml:space="preserve"> que se determina según la longitud y la latitud.</w:t>
      </w:r>
    </w:p>
    <w:p w14:paraId="7E987B5C" w14:textId="77777777" w:rsidR="001524C5" w:rsidRPr="00087642" w:rsidRDefault="001524C5" w:rsidP="001524C5">
      <w:pPr>
        <w:rPr>
          <w:rFonts w:ascii="Arial" w:hAnsi="Arial" w:cs="Arial"/>
        </w:rPr>
      </w:pPr>
    </w:p>
    <w:p w14:paraId="1DC4EDF4" w14:textId="77777777" w:rsidR="00906062" w:rsidRPr="00087642" w:rsidRDefault="00087642" w:rsidP="00906062">
      <w:pPr>
        <w:rPr>
          <w:rFonts w:ascii="Arial" w:hAnsi="Arial" w:cs="Arial"/>
          <w:b/>
        </w:rPr>
      </w:pPr>
      <w:r w:rsidRPr="00087642">
        <w:rPr>
          <w:rFonts w:ascii="Arial" w:hAnsi="Arial" w:cs="Arial"/>
          <w:highlight w:val="yellow"/>
        </w:rPr>
        <w:t>[SECCIÓN 2]</w:t>
      </w:r>
      <w:r w:rsidR="00906062" w:rsidRPr="00087642">
        <w:rPr>
          <w:rFonts w:ascii="Arial" w:hAnsi="Arial" w:cs="Arial"/>
          <w:b/>
        </w:rPr>
        <w:t xml:space="preserve">1.1 </w:t>
      </w:r>
      <w:r w:rsidR="001524C5" w:rsidRPr="00087642">
        <w:rPr>
          <w:rFonts w:ascii="Arial" w:hAnsi="Arial" w:cs="Arial"/>
          <w:b/>
        </w:rPr>
        <w:t>La posición geográfica</w:t>
      </w:r>
    </w:p>
    <w:p w14:paraId="6895962F" w14:textId="6548A008" w:rsidR="001524C5" w:rsidRPr="00087642" w:rsidRDefault="00906062" w:rsidP="00961FA1">
      <w:pPr>
        <w:jc w:val="both"/>
        <w:rPr>
          <w:rFonts w:ascii="Arial" w:hAnsi="Arial" w:cs="Arial"/>
        </w:rPr>
      </w:pPr>
      <w:r w:rsidRPr="00087642">
        <w:rPr>
          <w:rFonts w:ascii="Arial" w:hAnsi="Arial" w:cs="Arial"/>
        </w:rPr>
        <w:t>El territorio de Colombia está ubicado en e</w:t>
      </w:r>
      <w:r w:rsidR="00961FA1" w:rsidRPr="00087642">
        <w:rPr>
          <w:rFonts w:ascii="Arial" w:hAnsi="Arial" w:cs="Arial"/>
        </w:rPr>
        <w:t xml:space="preserve">l extremo suroccidental de </w:t>
      </w:r>
      <w:r w:rsidRPr="00087642">
        <w:rPr>
          <w:rFonts w:ascii="Arial" w:hAnsi="Arial" w:cs="Arial"/>
        </w:rPr>
        <w:t>América</w:t>
      </w:r>
      <w:r w:rsidR="00961FA1" w:rsidRPr="00087642">
        <w:rPr>
          <w:rFonts w:ascii="Arial" w:hAnsi="Arial" w:cs="Arial"/>
        </w:rPr>
        <w:t xml:space="preserve"> del </w:t>
      </w:r>
      <w:r w:rsidR="00E22274">
        <w:rPr>
          <w:rFonts w:ascii="Arial" w:hAnsi="Arial" w:cs="Arial"/>
        </w:rPr>
        <w:t>S</w:t>
      </w:r>
      <w:r w:rsidR="00961FA1" w:rsidRPr="00087642">
        <w:rPr>
          <w:rFonts w:ascii="Arial" w:hAnsi="Arial" w:cs="Arial"/>
        </w:rPr>
        <w:t>ur y tiene como</w:t>
      </w:r>
      <w:r w:rsidR="007B3F7F">
        <w:rPr>
          <w:rFonts w:ascii="Arial" w:hAnsi="Arial" w:cs="Arial"/>
        </w:rPr>
        <w:t xml:space="preserve"> límites, al occidente el </w:t>
      </w:r>
      <w:r w:rsidR="007B3F7F" w:rsidRPr="007B3F7F">
        <w:rPr>
          <w:rFonts w:ascii="Arial" w:hAnsi="Arial" w:cs="Arial"/>
          <w:b/>
        </w:rPr>
        <w:t>océano P</w:t>
      </w:r>
      <w:r w:rsidR="00961FA1" w:rsidRPr="007B3F7F">
        <w:rPr>
          <w:rFonts w:ascii="Arial" w:hAnsi="Arial" w:cs="Arial"/>
          <w:b/>
        </w:rPr>
        <w:t>acífico</w:t>
      </w:r>
      <w:r w:rsidR="00961FA1" w:rsidRPr="00087642">
        <w:rPr>
          <w:rFonts w:ascii="Arial" w:hAnsi="Arial" w:cs="Arial"/>
        </w:rPr>
        <w:t xml:space="preserve">, </w:t>
      </w:r>
      <w:r w:rsidR="008F4B78" w:rsidRPr="00087642">
        <w:rPr>
          <w:rFonts w:ascii="Arial" w:hAnsi="Arial" w:cs="Arial"/>
        </w:rPr>
        <w:t>al n</w:t>
      </w:r>
      <w:r w:rsidR="0093582B">
        <w:rPr>
          <w:rFonts w:ascii="Arial" w:hAnsi="Arial" w:cs="Arial"/>
        </w:rPr>
        <w:t>or</w:t>
      </w:r>
      <w:r w:rsidR="00961FA1" w:rsidRPr="00087642">
        <w:rPr>
          <w:rFonts w:ascii="Arial" w:hAnsi="Arial" w:cs="Arial"/>
        </w:rPr>
        <w:t>occidente</w:t>
      </w:r>
      <w:ins w:id="57" w:author="TOSHIBA" w:date="2016-03-08T15:56:00Z">
        <w:r w:rsidR="002C0943">
          <w:rPr>
            <w:rFonts w:ascii="Arial" w:hAnsi="Arial" w:cs="Arial"/>
          </w:rPr>
          <w:t xml:space="preserve"> a</w:t>
        </w:r>
      </w:ins>
      <w:r w:rsidR="00961FA1" w:rsidRPr="00087642">
        <w:rPr>
          <w:rFonts w:ascii="Arial" w:hAnsi="Arial" w:cs="Arial"/>
        </w:rPr>
        <w:t xml:space="preserve"> </w:t>
      </w:r>
      <w:r w:rsidR="00961FA1" w:rsidRPr="007B3F7F">
        <w:rPr>
          <w:rFonts w:ascii="Arial" w:hAnsi="Arial" w:cs="Arial"/>
          <w:b/>
        </w:rPr>
        <w:t>Pana</w:t>
      </w:r>
      <w:r w:rsidR="0093582B" w:rsidRPr="007B3F7F">
        <w:rPr>
          <w:rFonts w:ascii="Arial" w:hAnsi="Arial" w:cs="Arial"/>
          <w:b/>
        </w:rPr>
        <w:t>má</w:t>
      </w:r>
      <w:r w:rsidR="0093582B">
        <w:rPr>
          <w:rFonts w:ascii="Arial" w:hAnsi="Arial" w:cs="Arial"/>
        </w:rPr>
        <w:t xml:space="preserve">, </w:t>
      </w:r>
      <w:r w:rsidR="007B3F7F">
        <w:rPr>
          <w:rFonts w:ascii="Arial" w:hAnsi="Arial" w:cs="Arial"/>
        </w:rPr>
        <w:t xml:space="preserve">al norte </w:t>
      </w:r>
      <w:r w:rsidR="0093582B">
        <w:rPr>
          <w:rFonts w:ascii="Arial" w:hAnsi="Arial" w:cs="Arial"/>
        </w:rPr>
        <w:t xml:space="preserve">el </w:t>
      </w:r>
      <w:r w:rsidR="0093582B" w:rsidRPr="007B3F7F">
        <w:rPr>
          <w:rFonts w:ascii="Arial" w:hAnsi="Arial" w:cs="Arial"/>
          <w:b/>
        </w:rPr>
        <w:t xml:space="preserve">mar </w:t>
      </w:r>
      <w:r w:rsidR="007B3F7F" w:rsidRPr="007B3F7F">
        <w:rPr>
          <w:rFonts w:ascii="Arial" w:hAnsi="Arial" w:cs="Arial"/>
          <w:b/>
        </w:rPr>
        <w:t>Caribe</w:t>
      </w:r>
      <w:r w:rsidR="0093582B">
        <w:rPr>
          <w:rFonts w:ascii="Arial" w:hAnsi="Arial" w:cs="Arial"/>
        </w:rPr>
        <w:t>,</w:t>
      </w:r>
      <w:ins w:id="58" w:author="TOSHIBA" w:date="2016-03-08T15:57:00Z">
        <w:r w:rsidR="002C0943">
          <w:rPr>
            <w:rFonts w:ascii="Arial" w:hAnsi="Arial" w:cs="Arial"/>
          </w:rPr>
          <w:t xml:space="preserve"> al nororiente a</w:t>
        </w:r>
      </w:ins>
      <w:r w:rsidR="0093582B">
        <w:rPr>
          <w:rFonts w:ascii="Arial" w:hAnsi="Arial" w:cs="Arial"/>
        </w:rPr>
        <w:t xml:space="preserve"> la </w:t>
      </w:r>
      <w:r w:rsidR="0093582B" w:rsidRPr="007B3F7F">
        <w:rPr>
          <w:rFonts w:ascii="Arial" w:hAnsi="Arial" w:cs="Arial"/>
          <w:b/>
        </w:rPr>
        <w:t>R</w:t>
      </w:r>
      <w:r w:rsidR="00961FA1" w:rsidRPr="007B3F7F">
        <w:rPr>
          <w:rFonts w:ascii="Arial" w:hAnsi="Arial" w:cs="Arial"/>
          <w:b/>
        </w:rPr>
        <w:t>epúbli</w:t>
      </w:r>
      <w:r w:rsidR="0093582B" w:rsidRPr="007B3F7F">
        <w:rPr>
          <w:rFonts w:ascii="Arial" w:hAnsi="Arial" w:cs="Arial"/>
          <w:b/>
        </w:rPr>
        <w:t>ca B</w:t>
      </w:r>
      <w:r w:rsidR="008F4B78" w:rsidRPr="007B3F7F">
        <w:rPr>
          <w:rFonts w:ascii="Arial" w:hAnsi="Arial" w:cs="Arial"/>
          <w:b/>
        </w:rPr>
        <w:t>olivariana de Venezuela</w:t>
      </w:r>
      <w:del w:id="59" w:author="TOSHIBA" w:date="2016-03-08T15:57:00Z">
        <w:r w:rsidR="008F4B78" w:rsidRPr="00087642" w:rsidDel="002C0943">
          <w:rPr>
            <w:rFonts w:ascii="Arial" w:hAnsi="Arial" w:cs="Arial"/>
          </w:rPr>
          <w:delText xml:space="preserve"> al n</w:delText>
        </w:r>
        <w:r w:rsidR="0093582B" w:rsidDel="002C0943">
          <w:rPr>
            <w:rFonts w:ascii="Arial" w:hAnsi="Arial" w:cs="Arial"/>
          </w:rPr>
          <w:delText>or</w:delText>
        </w:r>
        <w:r w:rsidR="00961FA1" w:rsidRPr="00087642" w:rsidDel="002C0943">
          <w:rPr>
            <w:rFonts w:ascii="Arial" w:hAnsi="Arial" w:cs="Arial"/>
          </w:rPr>
          <w:delText>oriente</w:delText>
        </w:r>
      </w:del>
      <w:r w:rsidR="00961FA1" w:rsidRPr="00087642">
        <w:rPr>
          <w:rFonts w:ascii="Arial" w:hAnsi="Arial" w:cs="Arial"/>
        </w:rPr>
        <w:t xml:space="preserve">, </w:t>
      </w:r>
      <w:r w:rsidR="00961FA1" w:rsidRPr="007B3F7F">
        <w:rPr>
          <w:rFonts w:ascii="Arial" w:hAnsi="Arial" w:cs="Arial"/>
          <w:b/>
        </w:rPr>
        <w:t>Brasil</w:t>
      </w:r>
      <w:r w:rsidR="007B3F7F">
        <w:rPr>
          <w:rFonts w:ascii="Arial" w:hAnsi="Arial" w:cs="Arial"/>
        </w:rPr>
        <w:t xml:space="preserve"> al sur</w:t>
      </w:r>
      <w:r w:rsidR="00961FA1" w:rsidRPr="00087642">
        <w:rPr>
          <w:rFonts w:ascii="Arial" w:hAnsi="Arial" w:cs="Arial"/>
        </w:rPr>
        <w:t>oriente,</w:t>
      </w:r>
      <w:ins w:id="60" w:author="Cuenta Microsoft" w:date="2016-03-14T12:24:00Z">
        <w:r w:rsidR="001C09A0">
          <w:rPr>
            <w:rFonts w:ascii="Arial" w:hAnsi="Arial" w:cs="Arial"/>
          </w:rPr>
          <w:t xml:space="preserve"> </w:t>
        </w:r>
      </w:ins>
      <w:ins w:id="61" w:author="TOSHIBA" w:date="2016-03-08T15:58:00Z">
        <w:r w:rsidR="002C0943">
          <w:rPr>
            <w:rFonts w:ascii="Arial" w:hAnsi="Arial" w:cs="Arial"/>
          </w:rPr>
          <w:t>y</w:t>
        </w:r>
      </w:ins>
      <w:r w:rsidR="00961FA1" w:rsidRPr="00087642">
        <w:rPr>
          <w:rFonts w:ascii="Arial" w:hAnsi="Arial" w:cs="Arial"/>
        </w:rPr>
        <w:t xml:space="preserve"> </w:t>
      </w:r>
      <w:r w:rsidR="00961FA1" w:rsidRPr="007B3F7F">
        <w:rPr>
          <w:rFonts w:ascii="Arial" w:hAnsi="Arial" w:cs="Arial"/>
          <w:b/>
        </w:rPr>
        <w:t>Ecuador</w:t>
      </w:r>
      <w:r w:rsidR="00961FA1" w:rsidRPr="00087642">
        <w:rPr>
          <w:rFonts w:ascii="Arial" w:hAnsi="Arial" w:cs="Arial"/>
        </w:rPr>
        <w:t xml:space="preserve"> y </w:t>
      </w:r>
      <w:r w:rsidR="00961FA1" w:rsidRPr="007B3F7F">
        <w:rPr>
          <w:rFonts w:ascii="Arial" w:hAnsi="Arial" w:cs="Arial"/>
          <w:b/>
        </w:rPr>
        <w:t>Perú</w:t>
      </w:r>
      <w:r w:rsidR="00961FA1" w:rsidRPr="00087642">
        <w:rPr>
          <w:rFonts w:ascii="Arial" w:hAnsi="Arial" w:cs="Arial"/>
        </w:rPr>
        <w:t xml:space="preserve"> al sur.</w:t>
      </w:r>
    </w:p>
    <w:p w14:paraId="4CF1A8BE" w14:textId="422A5D68" w:rsidR="00961FA1" w:rsidRPr="00087642" w:rsidRDefault="00961FA1" w:rsidP="00961FA1">
      <w:pPr>
        <w:jc w:val="both"/>
        <w:rPr>
          <w:rFonts w:ascii="Arial" w:hAnsi="Arial" w:cs="Arial"/>
        </w:rPr>
      </w:pPr>
      <w:r w:rsidRPr="00087642">
        <w:rPr>
          <w:rFonts w:ascii="Arial" w:hAnsi="Arial" w:cs="Arial"/>
        </w:rPr>
        <w:t>La posición estrat</w:t>
      </w:r>
      <w:r w:rsidR="007B3F7F">
        <w:rPr>
          <w:rFonts w:ascii="Arial" w:hAnsi="Arial" w:cs="Arial"/>
        </w:rPr>
        <w:t>égica de Colombia en América le</w:t>
      </w:r>
      <w:r w:rsidRPr="00087642">
        <w:rPr>
          <w:rFonts w:ascii="Arial" w:hAnsi="Arial" w:cs="Arial"/>
        </w:rPr>
        <w:t xml:space="preserve"> permite ser un pue</w:t>
      </w:r>
      <w:r w:rsidR="0093582B">
        <w:rPr>
          <w:rFonts w:ascii="Arial" w:hAnsi="Arial" w:cs="Arial"/>
        </w:rPr>
        <w:t>nte comercial entre Norteamérica, Su</w:t>
      </w:r>
      <w:r w:rsidR="00E22274">
        <w:rPr>
          <w:rFonts w:ascii="Arial" w:hAnsi="Arial" w:cs="Arial"/>
        </w:rPr>
        <w:t>r</w:t>
      </w:r>
      <w:r w:rsidR="0093582B">
        <w:rPr>
          <w:rFonts w:ascii="Arial" w:hAnsi="Arial" w:cs="Arial"/>
        </w:rPr>
        <w:t>a</w:t>
      </w:r>
      <w:r w:rsidRPr="00087642">
        <w:rPr>
          <w:rFonts w:ascii="Arial" w:hAnsi="Arial" w:cs="Arial"/>
        </w:rPr>
        <w:t>mérica y el resto del mundo; adem</w:t>
      </w:r>
      <w:r w:rsidR="007B3F7F">
        <w:rPr>
          <w:rFonts w:ascii="Arial" w:hAnsi="Arial" w:cs="Arial"/>
        </w:rPr>
        <w:t>ás, el hecho de</w:t>
      </w:r>
      <w:r w:rsidRPr="00087642">
        <w:rPr>
          <w:rFonts w:ascii="Arial" w:hAnsi="Arial" w:cs="Arial"/>
        </w:rPr>
        <w:t xml:space="preserve"> poseer costas en dos océanos permite la construcción de puertos pesqueros y comerciales, </w:t>
      </w:r>
      <w:r w:rsidR="007B3F7F">
        <w:rPr>
          <w:rFonts w:ascii="Arial" w:hAnsi="Arial" w:cs="Arial"/>
        </w:rPr>
        <w:t xml:space="preserve">así como </w:t>
      </w:r>
      <w:r w:rsidRPr="00087642">
        <w:rPr>
          <w:rFonts w:ascii="Arial" w:hAnsi="Arial" w:cs="Arial"/>
        </w:rPr>
        <w:t>la exploración y explotación de los recursos marinos.</w:t>
      </w:r>
    </w:p>
    <w:p w14:paraId="52D1D03D" w14:textId="77777777" w:rsidR="001524C5" w:rsidRPr="00087642" w:rsidRDefault="00087642" w:rsidP="00906062">
      <w:pPr>
        <w:rPr>
          <w:rFonts w:ascii="Arial" w:hAnsi="Arial" w:cs="Arial"/>
          <w:b/>
        </w:rPr>
      </w:pPr>
      <w:r w:rsidRPr="00087642">
        <w:rPr>
          <w:rFonts w:ascii="Arial" w:hAnsi="Arial" w:cs="Arial"/>
          <w:highlight w:val="yellow"/>
        </w:rPr>
        <w:t>[SECCIÓN 2]</w:t>
      </w:r>
      <w:r w:rsidR="00906062" w:rsidRPr="00087642">
        <w:rPr>
          <w:rFonts w:ascii="Arial" w:hAnsi="Arial" w:cs="Arial"/>
          <w:b/>
        </w:rPr>
        <w:t xml:space="preserve">1.2 </w:t>
      </w:r>
      <w:r w:rsidR="001524C5" w:rsidRPr="00087642">
        <w:rPr>
          <w:rFonts w:ascii="Arial" w:hAnsi="Arial" w:cs="Arial"/>
          <w:b/>
        </w:rPr>
        <w:t>La posición astronómica</w:t>
      </w:r>
    </w:p>
    <w:p w14:paraId="50CC277E" w14:textId="77777777" w:rsidR="001524C5" w:rsidRPr="00087642" w:rsidRDefault="00961FA1" w:rsidP="00961FA1">
      <w:pPr>
        <w:rPr>
          <w:rFonts w:ascii="Arial" w:hAnsi="Arial" w:cs="Arial"/>
        </w:rPr>
      </w:pPr>
      <w:r w:rsidRPr="00087642">
        <w:rPr>
          <w:rFonts w:ascii="Arial" w:hAnsi="Arial" w:cs="Arial"/>
        </w:rPr>
        <w:t>La posición astronómica de Colombia corresponde a la ubicación del territorio respecto a las distancias de latitud y longitud.</w:t>
      </w:r>
    </w:p>
    <w:p w14:paraId="2C4CE7CB" w14:textId="6E16363B" w:rsidR="008F4B78" w:rsidRPr="00087642" w:rsidRDefault="008F4B78" w:rsidP="00961FA1">
      <w:pPr>
        <w:rPr>
          <w:rFonts w:ascii="Arial" w:hAnsi="Arial" w:cs="Arial"/>
        </w:rPr>
      </w:pPr>
      <w:r w:rsidRPr="00087642">
        <w:rPr>
          <w:rFonts w:ascii="Arial" w:hAnsi="Arial" w:cs="Arial"/>
        </w:rPr>
        <w:t xml:space="preserve">El territorio continental de Colombia está enmarcado dentro de los </w:t>
      </w:r>
      <w:commentRangeStart w:id="62"/>
      <w:r w:rsidRPr="00087642">
        <w:rPr>
          <w:rFonts w:ascii="Arial" w:hAnsi="Arial" w:cs="Arial"/>
        </w:rPr>
        <w:t>12º</w:t>
      </w:r>
      <w:r w:rsidR="00E22274">
        <w:rPr>
          <w:rFonts w:ascii="Arial" w:hAnsi="Arial" w:cs="Arial"/>
        </w:rPr>
        <w:t xml:space="preserve"> </w:t>
      </w:r>
      <w:ins w:id="63" w:author="Cuenta Microsoft" w:date="2016-03-14T12:25:00Z">
        <w:r w:rsidR="001C09A0">
          <w:rPr>
            <w:rFonts w:ascii="Arial" w:hAnsi="Arial" w:cs="Arial"/>
          </w:rPr>
          <w:t>27</w:t>
        </w:r>
      </w:ins>
      <w:del w:id="64" w:author="Cuenta Microsoft" w:date="2016-03-14T12:25:00Z">
        <w:r w:rsidRPr="00087642" w:rsidDel="001C09A0">
          <w:rPr>
            <w:rFonts w:ascii="Arial" w:hAnsi="Arial" w:cs="Arial"/>
          </w:rPr>
          <w:delText>90</w:delText>
        </w:r>
      </w:del>
      <w:r w:rsidRPr="00087642">
        <w:rPr>
          <w:rFonts w:ascii="Arial" w:hAnsi="Arial" w:cs="Arial"/>
        </w:rPr>
        <w:t>'</w:t>
      </w:r>
      <w:r w:rsidR="00E22274">
        <w:rPr>
          <w:rFonts w:ascii="Arial" w:hAnsi="Arial" w:cs="Arial"/>
        </w:rPr>
        <w:t xml:space="preserve"> </w:t>
      </w:r>
      <w:r w:rsidRPr="00087642">
        <w:rPr>
          <w:rFonts w:ascii="Arial" w:hAnsi="Arial" w:cs="Arial"/>
        </w:rPr>
        <w:t>4</w:t>
      </w:r>
      <w:ins w:id="65" w:author="Cuenta Microsoft" w:date="2016-03-14T12:25:00Z">
        <w:r w:rsidR="001C09A0">
          <w:rPr>
            <w:rFonts w:ascii="Arial" w:hAnsi="Arial" w:cs="Arial"/>
          </w:rPr>
          <w:t>6</w:t>
        </w:r>
      </w:ins>
      <w:del w:id="66" w:author="Cuenta Microsoft" w:date="2016-03-14T12:25:00Z">
        <w:r w:rsidRPr="00087642" w:rsidDel="001C09A0">
          <w:rPr>
            <w:rFonts w:ascii="Arial" w:hAnsi="Arial" w:cs="Arial"/>
          </w:rPr>
          <w:delText>0</w:delText>
        </w:r>
      </w:del>
      <w:r w:rsidRPr="00087642">
        <w:rPr>
          <w:rFonts w:ascii="Arial" w:hAnsi="Arial" w:cs="Arial"/>
        </w:rPr>
        <w:t>"</w:t>
      </w:r>
      <w:commentRangeEnd w:id="62"/>
      <w:r w:rsidR="006E779F">
        <w:rPr>
          <w:rStyle w:val="Refdecomentario"/>
        </w:rPr>
        <w:commentReference w:id="62"/>
      </w:r>
      <w:r w:rsidRPr="00087642">
        <w:rPr>
          <w:rFonts w:ascii="Arial" w:hAnsi="Arial" w:cs="Arial"/>
        </w:rPr>
        <w:t xml:space="preserve"> de </w:t>
      </w:r>
      <w:r w:rsidRPr="00087642">
        <w:rPr>
          <w:rFonts w:ascii="Arial" w:hAnsi="Arial" w:cs="Arial"/>
          <w:b/>
        </w:rPr>
        <w:t xml:space="preserve">latitud </w:t>
      </w:r>
      <w:r w:rsidR="00E22274">
        <w:rPr>
          <w:rFonts w:ascii="Arial" w:hAnsi="Arial" w:cs="Arial"/>
          <w:b/>
        </w:rPr>
        <w:t>n</w:t>
      </w:r>
      <w:r w:rsidRPr="00087642">
        <w:rPr>
          <w:rFonts w:ascii="Arial" w:hAnsi="Arial" w:cs="Arial"/>
          <w:b/>
        </w:rPr>
        <w:t xml:space="preserve">orte </w:t>
      </w:r>
      <w:r w:rsidRPr="00087642">
        <w:rPr>
          <w:rFonts w:ascii="Arial" w:hAnsi="Arial" w:cs="Arial"/>
        </w:rPr>
        <w:t>en</w:t>
      </w:r>
      <w:r w:rsidR="007B3F7F">
        <w:rPr>
          <w:rFonts w:ascii="Arial" w:hAnsi="Arial" w:cs="Arial"/>
        </w:rPr>
        <w:t xml:space="preserve"> </w:t>
      </w:r>
      <w:r w:rsidRPr="00087642">
        <w:rPr>
          <w:rFonts w:ascii="Arial" w:hAnsi="Arial" w:cs="Arial"/>
        </w:rPr>
        <w:t xml:space="preserve">Punta Gallinas, </w:t>
      </w:r>
      <w:ins w:id="67" w:author="TOSHIBA" w:date="2016-03-07T08:44:00Z">
        <w:r w:rsidR="00113DDF">
          <w:rPr>
            <w:rFonts w:ascii="Arial" w:hAnsi="Arial" w:cs="Arial"/>
          </w:rPr>
          <w:t xml:space="preserve">La </w:t>
        </w:r>
      </w:ins>
      <w:r w:rsidRPr="00087642">
        <w:rPr>
          <w:rFonts w:ascii="Arial" w:hAnsi="Arial" w:cs="Arial"/>
        </w:rPr>
        <w:t>Guajira, el punto más septentrional de América del Sur</w:t>
      </w:r>
      <w:ins w:id="68" w:author="TOSHIBA" w:date="2016-03-06T12:10:00Z">
        <w:r w:rsidR="00B01DFF">
          <w:rPr>
            <w:rFonts w:ascii="Arial" w:hAnsi="Arial" w:cs="Arial"/>
          </w:rPr>
          <w:t>,</w:t>
        </w:r>
      </w:ins>
      <w:r w:rsidRPr="00087642">
        <w:rPr>
          <w:rFonts w:ascii="Arial" w:hAnsi="Arial" w:cs="Arial"/>
        </w:rPr>
        <w:t xml:space="preserve"> y</w:t>
      </w:r>
      <w:r w:rsidR="00106C18">
        <w:rPr>
          <w:rFonts w:ascii="Arial" w:hAnsi="Arial" w:cs="Arial"/>
        </w:rPr>
        <w:t xml:space="preserve"> </w:t>
      </w:r>
      <w:r w:rsidRPr="00087642">
        <w:rPr>
          <w:rFonts w:ascii="Arial" w:hAnsi="Arial" w:cs="Arial"/>
        </w:rPr>
        <w:t>los 4º</w:t>
      </w:r>
      <w:r w:rsidR="00E22274">
        <w:rPr>
          <w:rFonts w:ascii="Arial" w:hAnsi="Arial" w:cs="Arial"/>
        </w:rPr>
        <w:t xml:space="preserve"> </w:t>
      </w:r>
      <w:r w:rsidRPr="00087642">
        <w:rPr>
          <w:rFonts w:ascii="Arial" w:hAnsi="Arial" w:cs="Arial"/>
        </w:rPr>
        <w:t>13'</w:t>
      </w:r>
      <w:r w:rsidR="00E22274">
        <w:rPr>
          <w:rFonts w:ascii="Arial" w:hAnsi="Arial" w:cs="Arial"/>
        </w:rPr>
        <w:t xml:space="preserve"> </w:t>
      </w:r>
      <w:r w:rsidRPr="00087642">
        <w:rPr>
          <w:rFonts w:ascii="Arial" w:hAnsi="Arial" w:cs="Arial"/>
        </w:rPr>
        <w:t xml:space="preserve">30" de </w:t>
      </w:r>
      <w:r w:rsidRPr="00087642">
        <w:rPr>
          <w:rFonts w:ascii="Arial" w:hAnsi="Arial" w:cs="Arial"/>
          <w:b/>
        </w:rPr>
        <w:t xml:space="preserve">latitud </w:t>
      </w:r>
      <w:r w:rsidR="00E22274">
        <w:rPr>
          <w:rFonts w:ascii="Arial" w:hAnsi="Arial" w:cs="Arial"/>
          <w:b/>
        </w:rPr>
        <w:t>s</w:t>
      </w:r>
      <w:r w:rsidRPr="00087642">
        <w:rPr>
          <w:rFonts w:ascii="Arial" w:hAnsi="Arial" w:cs="Arial"/>
          <w:b/>
        </w:rPr>
        <w:t>ur</w:t>
      </w:r>
      <w:commentRangeStart w:id="69"/>
      <w:r w:rsidR="00106C18">
        <w:rPr>
          <w:rFonts w:ascii="Arial" w:hAnsi="Arial" w:cs="Arial"/>
          <w:b/>
        </w:rPr>
        <w:t xml:space="preserve"> </w:t>
      </w:r>
      <w:r w:rsidRPr="00087642">
        <w:rPr>
          <w:rFonts w:ascii="Arial" w:hAnsi="Arial" w:cs="Arial"/>
        </w:rPr>
        <w:t>en la confluencia de la quebrada San Antonio con el río Amazonas</w:t>
      </w:r>
      <w:ins w:id="70" w:author="TOSHIBA" w:date="2016-03-07T08:45:00Z">
        <w:r w:rsidR="00113DDF">
          <w:rPr>
            <w:rFonts w:ascii="Arial" w:hAnsi="Arial" w:cs="Arial"/>
          </w:rPr>
          <w:t>,</w:t>
        </w:r>
      </w:ins>
      <w:commentRangeEnd w:id="69"/>
      <w:ins w:id="71" w:author="TOSHIBA" w:date="2016-03-07T08:47:00Z">
        <w:r w:rsidR="00113DDF">
          <w:rPr>
            <w:rStyle w:val="Refdecomentario"/>
          </w:rPr>
          <w:commentReference w:id="69"/>
        </w:r>
      </w:ins>
      <w:r w:rsidRPr="00087642">
        <w:rPr>
          <w:rFonts w:ascii="Arial" w:hAnsi="Arial" w:cs="Arial"/>
        </w:rPr>
        <w:t xml:space="preserve"> a</w:t>
      </w:r>
      <w:r w:rsidR="00106C18">
        <w:rPr>
          <w:rFonts w:ascii="Arial" w:hAnsi="Arial" w:cs="Arial"/>
        </w:rPr>
        <w:t xml:space="preserve"> </w:t>
      </w:r>
      <w:r w:rsidRPr="00087642">
        <w:rPr>
          <w:rFonts w:ascii="Arial" w:hAnsi="Arial" w:cs="Arial"/>
        </w:rPr>
        <w:t xml:space="preserve">los </w:t>
      </w:r>
      <w:commentRangeStart w:id="72"/>
      <w:r w:rsidRPr="00087642">
        <w:rPr>
          <w:rFonts w:ascii="Arial" w:hAnsi="Arial" w:cs="Arial"/>
        </w:rPr>
        <w:t>66º</w:t>
      </w:r>
      <w:r w:rsidR="00E22274">
        <w:rPr>
          <w:rFonts w:ascii="Arial" w:hAnsi="Arial" w:cs="Arial"/>
        </w:rPr>
        <w:t xml:space="preserve"> </w:t>
      </w:r>
      <w:r w:rsidRPr="00087642">
        <w:rPr>
          <w:rFonts w:ascii="Arial" w:hAnsi="Arial" w:cs="Arial"/>
        </w:rPr>
        <w:t>50</w:t>
      </w:r>
      <w:del w:id="73" w:author="TOSHIBA" w:date="2016-03-06T13:00:00Z">
        <w:r w:rsidR="00E22274" w:rsidDel="006E779F">
          <w:rPr>
            <w:rFonts w:ascii="Arial" w:hAnsi="Arial" w:cs="Arial"/>
          </w:rPr>
          <w:delText xml:space="preserve"> </w:delText>
        </w:r>
      </w:del>
      <w:r w:rsidRPr="00087642">
        <w:rPr>
          <w:rFonts w:ascii="Arial" w:hAnsi="Arial" w:cs="Arial"/>
        </w:rPr>
        <w:t>'</w:t>
      </w:r>
      <w:ins w:id="74" w:author="Cuenta Microsoft" w:date="2016-03-14T12:24:00Z">
        <w:r w:rsidR="001C09A0">
          <w:rPr>
            <w:rFonts w:ascii="Arial" w:hAnsi="Arial" w:cs="Arial"/>
          </w:rPr>
          <w:t xml:space="preserve"> 54</w:t>
        </w:r>
      </w:ins>
      <w:del w:id="75" w:author="Cuenta Microsoft" w:date="2016-03-14T12:24:00Z">
        <w:r w:rsidRPr="00087642" w:rsidDel="001C09A0">
          <w:rPr>
            <w:rFonts w:ascii="Arial" w:hAnsi="Arial" w:cs="Arial"/>
          </w:rPr>
          <w:delText>40</w:delText>
        </w:r>
      </w:del>
      <w:r w:rsidRPr="00087642">
        <w:rPr>
          <w:rFonts w:ascii="Arial" w:hAnsi="Arial" w:cs="Arial"/>
        </w:rPr>
        <w:t>"</w:t>
      </w:r>
      <w:commentRangeEnd w:id="72"/>
      <w:r w:rsidR="006E779F">
        <w:rPr>
          <w:rStyle w:val="Refdecomentario"/>
        </w:rPr>
        <w:commentReference w:id="72"/>
      </w:r>
      <w:r w:rsidRPr="00087642">
        <w:rPr>
          <w:rFonts w:ascii="Arial" w:hAnsi="Arial" w:cs="Arial"/>
        </w:rPr>
        <w:t xml:space="preserve"> de </w:t>
      </w:r>
      <w:r w:rsidRPr="00087642">
        <w:rPr>
          <w:rFonts w:ascii="Arial" w:hAnsi="Arial" w:cs="Arial"/>
          <w:b/>
        </w:rPr>
        <w:t xml:space="preserve">longitud </w:t>
      </w:r>
      <w:r w:rsidR="00E22274">
        <w:rPr>
          <w:rFonts w:ascii="Arial" w:hAnsi="Arial" w:cs="Arial"/>
          <w:b/>
        </w:rPr>
        <w:t>o</w:t>
      </w:r>
      <w:r w:rsidRPr="00087642">
        <w:rPr>
          <w:rFonts w:ascii="Arial" w:hAnsi="Arial" w:cs="Arial"/>
          <w:b/>
        </w:rPr>
        <w:t>ccidental</w:t>
      </w:r>
      <w:r w:rsidR="00106C18">
        <w:rPr>
          <w:rFonts w:ascii="Arial" w:hAnsi="Arial" w:cs="Arial"/>
          <w:b/>
        </w:rPr>
        <w:t xml:space="preserve"> </w:t>
      </w:r>
      <w:r w:rsidRPr="00087642">
        <w:rPr>
          <w:rFonts w:ascii="Arial" w:hAnsi="Arial" w:cs="Arial"/>
        </w:rPr>
        <w:t>y en el río Negro, en el departamento de Guainía, frente a la llamada Piedra del Cocuy o Cucui</w:t>
      </w:r>
      <w:r w:rsidR="00106C18">
        <w:rPr>
          <w:rFonts w:ascii="Arial" w:hAnsi="Arial" w:cs="Arial"/>
        </w:rPr>
        <w:t xml:space="preserve"> </w:t>
      </w:r>
      <w:r w:rsidRPr="00087642">
        <w:rPr>
          <w:rFonts w:ascii="Arial" w:hAnsi="Arial" w:cs="Arial"/>
        </w:rPr>
        <w:t xml:space="preserve">y los </w:t>
      </w:r>
      <w:commentRangeStart w:id="76"/>
      <w:r w:rsidRPr="00087642">
        <w:rPr>
          <w:rFonts w:ascii="Arial" w:hAnsi="Arial" w:cs="Arial"/>
        </w:rPr>
        <w:t>7</w:t>
      </w:r>
      <w:ins w:id="77" w:author="Cuenta Microsoft" w:date="2016-03-14T12:25:00Z">
        <w:r w:rsidR="001C09A0">
          <w:rPr>
            <w:rFonts w:ascii="Arial" w:hAnsi="Arial" w:cs="Arial"/>
          </w:rPr>
          <w:t>9</w:t>
        </w:r>
      </w:ins>
      <w:del w:id="78" w:author="Cuenta Microsoft" w:date="2016-03-14T12:25:00Z">
        <w:r w:rsidRPr="00087642" w:rsidDel="001C09A0">
          <w:rPr>
            <w:rFonts w:ascii="Arial" w:hAnsi="Arial" w:cs="Arial"/>
          </w:rPr>
          <w:delText>0</w:delText>
        </w:r>
      </w:del>
      <w:r w:rsidRPr="00087642">
        <w:rPr>
          <w:rFonts w:ascii="Arial" w:hAnsi="Arial" w:cs="Arial"/>
        </w:rPr>
        <w:t>º</w:t>
      </w:r>
      <w:r w:rsidR="00E22274">
        <w:rPr>
          <w:rFonts w:ascii="Arial" w:hAnsi="Arial" w:cs="Arial"/>
        </w:rPr>
        <w:t xml:space="preserve"> </w:t>
      </w:r>
      <w:r w:rsidRPr="00087642">
        <w:rPr>
          <w:rFonts w:ascii="Arial" w:hAnsi="Arial" w:cs="Arial"/>
        </w:rPr>
        <w:t>0</w:t>
      </w:r>
      <w:del w:id="79" w:author="Cuenta Microsoft" w:date="2016-03-14T12:25:00Z">
        <w:r w:rsidRPr="00087642" w:rsidDel="001C09A0">
          <w:rPr>
            <w:rFonts w:ascii="Arial" w:hAnsi="Arial" w:cs="Arial"/>
          </w:rPr>
          <w:delText>1</w:delText>
        </w:r>
      </w:del>
      <w:r w:rsidRPr="00087642">
        <w:rPr>
          <w:rFonts w:ascii="Arial" w:hAnsi="Arial" w:cs="Arial"/>
        </w:rPr>
        <w:t>'</w:t>
      </w:r>
      <w:r w:rsidR="00E22274">
        <w:rPr>
          <w:rFonts w:ascii="Arial" w:hAnsi="Arial" w:cs="Arial"/>
        </w:rPr>
        <w:t xml:space="preserve"> </w:t>
      </w:r>
      <w:r w:rsidRPr="00087642">
        <w:rPr>
          <w:rFonts w:ascii="Arial" w:hAnsi="Arial" w:cs="Arial"/>
        </w:rPr>
        <w:t>23"</w:t>
      </w:r>
      <w:commentRangeEnd w:id="76"/>
      <w:r w:rsidR="006E779F">
        <w:rPr>
          <w:rStyle w:val="Refdecomentario"/>
        </w:rPr>
        <w:commentReference w:id="76"/>
      </w:r>
      <w:r w:rsidRPr="00087642">
        <w:rPr>
          <w:rFonts w:ascii="Arial" w:hAnsi="Arial" w:cs="Arial"/>
        </w:rPr>
        <w:t xml:space="preserve"> </w:t>
      </w:r>
      <w:r w:rsidRPr="00087642">
        <w:rPr>
          <w:rFonts w:ascii="Arial" w:hAnsi="Arial" w:cs="Arial"/>
          <w:b/>
        </w:rPr>
        <w:t xml:space="preserve">longitud </w:t>
      </w:r>
      <w:r w:rsidR="00E22274">
        <w:rPr>
          <w:rFonts w:ascii="Arial" w:hAnsi="Arial" w:cs="Arial"/>
          <w:b/>
        </w:rPr>
        <w:t>o</w:t>
      </w:r>
      <w:r w:rsidRPr="00087642">
        <w:rPr>
          <w:rFonts w:ascii="Arial" w:hAnsi="Arial" w:cs="Arial"/>
          <w:b/>
        </w:rPr>
        <w:t>riental</w:t>
      </w:r>
      <w:r w:rsidRPr="00087642">
        <w:rPr>
          <w:rFonts w:ascii="Arial" w:hAnsi="Arial" w:cs="Arial"/>
        </w:rPr>
        <w:t xml:space="preserve"> en Punta Manglares en el </w:t>
      </w:r>
      <w:del w:id="80" w:author="TOSHIBA" w:date="2016-03-07T08:47:00Z">
        <w:r w:rsidRPr="00087642" w:rsidDel="00113DDF">
          <w:rPr>
            <w:rFonts w:ascii="Arial" w:hAnsi="Arial" w:cs="Arial"/>
          </w:rPr>
          <w:delText>D</w:delText>
        </w:r>
      </w:del>
      <w:ins w:id="81" w:author="TOSHIBA" w:date="2016-03-07T08:47:00Z">
        <w:r w:rsidR="00113DDF">
          <w:rPr>
            <w:rFonts w:ascii="Arial" w:hAnsi="Arial" w:cs="Arial"/>
          </w:rPr>
          <w:t>d</w:t>
        </w:r>
      </w:ins>
      <w:r w:rsidRPr="00087642">
        <w:rPr>
          <w:rFonts w:ascii="Arial" w:hAnsi="Arial" w:cs="Arial"/>
        </w:rPr>
        <w:t>epartamento de Nariño.</w:t>
      </w:r>
    </w:p>
    <w:p w14:paraId="5951E010" w14:textId="050E39B7" w:rsidR="008F4B78" w:rsidRPr="00087642" w:rsidRDefault="008F4B78" w:rsidP="00961FA1">
      <w:pPr>
        <w:rPr>
          <w:rFonts w:ascii="Arial" w:hAnsi="Arial" w:cs="Arial"/>
        </w:rPr>
      </w:pPr>
      <w:r w:rsidRPr="00087642">
        <w:rPr>
          <w:rFonts w:ascii="Arial" w:hAnsi="Arial" w:cs="Arial"/>
        </w:rPr>
        <w:lastRenderedPageBreak/>
        <w:t xml:space="preserve">Con respecto a la latitud, Colombia recibe </w:t>
      </w:r>
      <w:ins w:id="82" w:author="TOSHIBA" w:date="2016-03-07T08:48:00Z">
        <w:r w:rsidR="00113DDF">
          <w:rPr>
            <w:rFonts w:ascii="Arial" w:hAnsi="Arial" w:cs="Arial"/>
          </w:rPr>
          <w:t xml:space="preserve">luz solar </w:t>
        </w:r>
      </w:ins>
      <w:del w:id="83" w:author="TOSHIBA" w:date="2016-03-07T08:49:00Z">
        <w:r w:rsidRPr="00087642" w:rsidDel="00113DDF">
          <w:rPr>
            <w:rFonts w:ascii="Arial" w:hAnsi="Arial" w:cs="Arial"/>
          </w:rPr>
          <w:delText xml:space="preserve">insolación </w:delText>
        </w:r>
      </w:del>
      <w:r w:rsidRPr="00087642">
        <w:rPr>
          <w:rFonts w:ascii="Arial" w:hAnsi="Arial" w:cs="Arial"/>
        </w:rPr>
        <w:t>directa durante todo el año, con dos épocas de máximas temperaturas en junio y diciembre</w:t>
      </w:r>
      <w:ins w:id="84" w:author="TOSHIBA" w:date="2016-03-07T08:49:00Z">
        <w:r w:rsidR="00113DDF">
          <w:rPr>
            <w:rFonts w:ascii="Arial" w:hAnsi="Arial" w:cs="Arial"/>
          </w:rPr>
          <w:t>,</w:t>
        </w:r>
      </w:ins>
      <w:r w:rsidRPr="00087642">
        <w:rPr>
          <w:rFonts w:ascii="Arial" w:hAnsi="Arial" w:cs="Arial"/>
        </w:rPr>
        <w:t xml:space="preserve"> y dos épocas de lluvias en marzo y septiembre. </w:t>
      </w:r>
      <w:r w:rsidR="007B3F7F" w:rsidRPr="00087642">
        <w:rPr>
          <w:rFonts w:ascii="Arial" w:hAnsi="Arial" w:cs="Arial"/>
        </w:rPr>
        <w:t>Estos</w:t>
      </w:r>
      <w:r w:rsidRPr="00087642">
        <w:rPr>
          <w:rFonts w:ascii="Arial" w:hAnsi="Arial" w:cs="Arial"/>
        </w:rPr>
        <w:t xml:space="preserve"> fenómenos son variables </w:t>
      </w:r>
      <w:r w:rsidR="00106C18">
        <w:rPr>
          <w:rFonts w:ascii="Arial" w:hAnsi="Arial" w:cs="Arial"/>
        </w:rPr>
        <w:t>de acuerdo con</w:t>
      </w:r>
      <w:r w:rsidRPr="00087642">
        <w:rPr>
          <w:rFonts w:ascii="Arial" w:hAnsi="Arial" w:cs="Arial"/>
        </w:rPr>
        <w:t xml:space="preserve"> </w:t>
      </w:r>
      <w:r w:rsidR="00AD2B59" w:rsidRPr="00087642">
        <w:rPr>
          <w:rFonts w:ascii="Arial" w:hAnsi="Arial" w:cs="Arial"/>
        </w:rPr>
        <w:t>factores como la altitud y los vientos.</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0AD88023" w14:textId="77777777" w:rsidTr="00906062">
        <w:tc>
          <w:tcPr>
            <w:tcW w:w="9054" w:type="dxa"/>
            <w:gridSpan w:val="2"/>
            <w:shd w:val="clear" w:color="auto" w:fill="0D0D0D" w:themeFill="text1" w:themeFillTint="F2"/>
          </w:tcPr>
          <w:p w14:paraId="2F1B1B51"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3C726E9" w14:textId="77777777" w:rsidTr="00906062">
        <w:tc>
          <w:tcPr>
            <w:tcW w:w="2518" w:type="dxa"/>
          </w:tcPr>
          <w:p w14:paraId="4F9365FA"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0B2D7FE5" w14:textId="32681054" w:rsidR="001524C5" w:rsidRPr="00087642" w:rsidRDefault="001524C5" w:rsidP="00C86E72">
            <w:pPr>
              <w:jc w:val="both"/>
              <w:rPr>
                <w:rFonts w:ascii="Arial" w:hAnsi="Arial" w:cs="Arial"/>
                <w:b/>
              </w:rPr>
            </w:pPr>
            <w:r w:rsidRPr="00087642">
              <w:rPr>
                <w:rFonts w:ascii="Arial" w:hAnsi="Arial" w:cs="Arial"/>
              </w:rPr>
              <w:t>CS_07_08_</w:t>
            </w:r>
            <w:r w:rsidR="009166BC">
              <w:rPr>
                <w:rFonts w:ascii="Arial" w:hAnsi="Arial" w:cs="Arial"/>
              </w:rPr>
              <w:t>CO</w:t>
            </w:r>
            <w:del w:id="85" w:author="TOSHIBA" w:date="2016-03-07T08:59:00Z">
              <w:r w:rsidR="009166BC" w:rsidDel="00C86E72">
                <w:rPr>
                  <w:rFonts w:ascii="Arial" w:hAnsi="Arial" w:cs="Arial"/>
                </w:rPr>
                <w:delText xml:space="preserve"> </w:delText>
              </w:r>
            </w:del>
            <w:r w:rsidRPr="00087642">
              <w:rPr>
                <w:rFonts w:ascii="Arial" w:hAnsi="Arial" w:cs="Arial"/>
                <w:lang w:val="en-US"/>
              </w:rPr>
              <w:t>IMG</w:t>
            </w:r>
            <w:r w:rsidR="009166BC">
              <w:rPr>
                <w:rFonts w:ascii="Arial" w:hAnsi="Arial" w:cs="Arial"/>
                <w:lang w:val="en-US"/>
              </w:rPr>
              <w:t>01</w:t>
            </w:r>
          </w:p>
        </w:tc>
      </w:tr>
      <w:tr w:rsidR="001524C5" w:rsidRPr="00087642" w14:paraId="7DB10D65" w14:textId="77777777" w:rsidTr="00906062">
        <w:tc>
          <w:tcPr>
            <w:tcW w:w="2518" w:type="dxa"/>
          </w:tcPr>
          <w:p w14:paraId="481DE741"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00D432B4" w14:textId="77777777" w:rsidR="001524C5" w:rsidRPr="00087642" w:rsidRDefault="00906062" w:rsidP="00906062">
            <w:pPr>
              <w:jc w:val="both"/>
              <w:rPr>
                <w:rFonts w:ascii="Arial" w:hAnsi="Arial" w:cs="Arial"/>
                <w:b/>
                <w:lang w:val="es-ES"/>
              </w:rPr>
            </w:pPr>
            <w:r w:rsidRPr="00087642">
              <w:rPr>
                <w:rFonts w:ascii="Arial" w:hAnsi="Arial" w:cs="Arial"/>
                <w:b/>
                <w:lang w:val="es-ES"/>
              </w:rPr>
              <w:t>Posición astronómica</w:t>
            </w:r>
            <w:r w:rsidR="0099659A">
              <w:rPr>
                <w:rFonts w:ascii="Arial" w:hAnsi="Arial" w:cs="Arial"/>
                <w:b/>
                <w:lang w:val="es-ES"/>
              </w:rPr>
              <w:t xml:space="preserve"> </w:t>
            </w:r>
            <w:r w:rsidR="00AD2B59" w:rsidRPr="00087642">
              <w:rPr>
                <w:rFonts w:ascii="Arial" w:hAnsi="Arial" w:cs="Arial"/>
                <w:b/>
                <w:lang w:val="es-ES"/>
              </w:rPr>
              <w:t xml:space="preserve">y geográfica </w:t>
            </w:r>
            <w:r w:rsidR="001524C5" w:rsidRPr="00087642">
              <w:rPr>
                <w:rFonts w:ascii="Arial" w:hAnsi="Arial" w:cs="Arial"/>
                <w:b/>
                <w:lang w:val="es-ES"/>
              </w:rPr>
              <w:t>de Colombia</w:t>
            </w:r>
          </w:p>
        </w:tc>
      </w:tr>
      <w:tr w:rsidR="001524C5" w:rsidRPr="00087642" w14:paraId="11038163" w14:textId="77777777" w:rsidTr="00906062">
        <w:tc>
          <w:tcPr>
            <w:tcW w:w="2518" w:type="dxa"/>
          </w:tcPr>
          <w:p w14:paraId="312ADB9B"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1B8671E1" w14:textId="77777777" w:rsidR="001524C5" w:rsidRPr="00087642" w:rsidRDefault="00485F03" w:rsidP="00906062">
            <w:pPr>
              <w:jc w:val="both"/>
              <w:rPr>
                <w:rFonts w:ascii="Arial" w:hAnsi="Arial" w:cs="Arial"/>
                <w:noProof/>
                <w:lang w:val="es-CO" w:eastAsia="es-CO"/>
              </w:rPr>
            </w:pPr>
            <w:hyperlink r:id="rId9" w:history="1">
              <w:r w:rsidR="001524C5" w:rsidRPr="00087642">
                <w:rPr>
                  <w:rStyle w:val="Hipervnculo"/>
                  <w:rFonts w:ascii="Arial" w:hAnsi="Arial" w:cs="Arial"/>
                  <w:noProof/>
                  <w:lang w:val="es-CO" w:eastAsia="es-CO"/>
                </w:rPr>
                <w:t>http://www.google.com.co/imgres?imgurl=http://1.bp.blogspot.com/-7nwYTFLoL5w/TeEZM6HSYwI/AAAAAAAAAAY/tCxvRHjnAMY/s320/colombialimites.gif&amp;imgrefurl=https://socialessantaisabel.wordpress.com/tema-1-descripcion-del-territorio-colombiano/&amp;h=320&amp;w=259&amp;tbnid=Z2Pwv8_fZzY-NM:&amp;docid=TTQSMa-Wsw5CnM&amp;ei=BtjIVbGhLse5eYePsfgK&amp;tbm=isch&amp;ved=0CC8QMygAMABqFQoTCLG8tJL-nscCFcdcHgodh0cMrw</w:t>
              </w:r>
            </w:hyperlink>
          </w:p>
          <w:p w14:paraId="6632CF3D" w14:textId="77777777" w:rsidR="001524C5" w:rsidRPr="00087642" w:rsidRDefault="001524C5" w:rsidP="00906062">
            <w:pPr>
              <w:jc w:val="both"/>
              <w:rPr>
                <w:rFonts w:ascii="Arial" w:hAnsi="Arial" w:cs="Arial"/>
                <w:noProof/>
                <w:lang w:val="es-CO" w:eastAsia="es-CO"/>
              </w:rPr>
            </w:pPr>
          </w:p>
          <w:p w14:paraId="49AE21D5" w14:textId="77777777" w:rsidR="001524C5" w:rsidRPr="00087642" w:rsidRDefault="001524C5" w:rsidP="00906062">
            <w:pPr>
              <w:jc w:val="both"/>
              <w:rPr>
                <w:rFonts w:ascii="Arial" w:hAnsi="Arial" w:cs="Arial"/>
                <w:noProof/>
                <w:color w:val="FF0000"/>
                <w:lang w:eastAsia="es-ES_tradnl"/>
              </w:rPr>
            </w:pPr>
            <w:r w:rsidRPr="00087642">
              <w:rPr>
                <w:rFonts w:ascii="Arial" w:hAnsi="Arial" w:cs="Arial"/>
                <w:noProof/>
                <w:lang w:eastAsia="es-CO"/>
              </w:rPr>
              <w:drawing>
                <wp:inline distT="0" distB="0" distL="0" distR="0" wp14:anchorId="3A6F83BA" wp14:editId="07777777">
                  <wp:extent cx="1202650" cy="1485900"/>
                  <wp:effectExtent l="0" t="0" r="0" b="0"/>
                  <wp:docPr id="31" name="Imagen 31" descr="http://1.bp.blogspot.com/-7nwYTFLoL5w/TeEZM6HSYwI/AAAAAAAAAAY/tCxvRHjnAMY/s320/colombialimi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7nwYTFLoL5w/TeEZM6HSYwI/AAAAAAAAAAY/tCxvRHjnAMY/s320/colombialimites.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224" cy="1486610"/>
                          </a:xfrm>
                          <a:prstGeom prst="rect">
                            <a:avLst/>
                          </a:prstGeom>
                          <a:noFill/>
                          <a:ln>
                            <a:noFill/>
                          </a:ln>
                        </pic:spPr>
                      </pic:pic>
                    </a:graphicData>
                  </a:graphic>
                </wp:inline>
              </w:drawing>
            </w:r>
          </w:p>
          <w:p w14:paraId="6098C9D8" w14:textId="77777777" w:rsidR="001524C5" w:rsidRPr="00087642" w:rsidRDefault="001524C5" w:rsidP="00906062">
            <w:pPr>
              <w:jc w:val="both"/>
              <w:rPr>
                <w:rFonts w:ascii="Arial" w:hAnsi="Arial" w:cs="Arial"/>
                <w:noProof/>
                <w:color w:val="FF0000"/>
                <w:lang w:eastAsia="es-ES_tradnl"/>
              </w:rPr>
            </w:pPr>
          </w:p>
          <w:p w14:paraId="3DC8363D" w14:textId="77777777" w:rsidR="001524C5" w:rsidRPr="00087642" w:rsidRDefault="001524C5" w:rsidP="00906062">
            <w:pPr>
              <w:jc w:val="both"/>
              <w:rPr>
                <w:rFonts w:ascii="Arial" w:hAnsi="Arial" w:cs="Arial"/>
                <w:noProof/>
                <w:color w:val="FF0000"/>
                <w:lang w:eastAsia="es-ES_tradnl"/>
              </w:rPr>
            </w:pPr>
            <w:r w:rsidRPr="00087642">
              <w:rPr>
                <w:rFonts w:ascii="Arial" w:hAnsi="Arial" w:cs="Arial"/>
                <w:noProof/>
                <w:color w:val="FF0000"/>
                <w:lang w:eastAsia="es-ES_tradnl"/>
              </w:rPr>
              <w:t>Solicito ilustrar esta imagen señalando los puntos extremos de Colombia: Punta Gallinas, San Antonio, Cabo Manglares, y San José, con sus respectivas coordenadas.</w:t>
            </w:r>
          </w:p>
        </w:tc>
      </w:tr>
      <w:tr w:rsidR="001524C5" w:rsidRPr="00087642" w14:paraId="2B4C2684" w14:textId="77777777" w:rsidTr="00906062">
        <w:tc>
          <w:tcPr>
            <w:tcW w:w="2518" w:type="dxa"/>
          </w:tcPr>
          <w:p w14:paraId="72D258D3"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2211AC0B" w14:textId="77777777" w:rsidR="001524C5" w:rsidRPr="00087642" w:rsidRDefault="00AD2B59" w:rsidP="00AD2B59">
            <w:pPr>
              <w:tabs>
                <w:tab w:val="left" w:pos="2127"/>
              </w:tabs>
              <w:jc w:val="both"/>
              <w:rPr>
                <w:rFonts w:ascii="Arial" w:hAnsi="Arial" w:cs="Arial"/>
                <w:lang w:val="es-ES_tradnl"/>
              </w:rPr>
            </w:pPr>
            <w:r w:rsidRPr="00087642">
              <w:rPr>
                <w:rFonts w:ascii="Arial" w:hAnsi="Arial" w:cs="Arial"/>
              </w:rPr>
              <w:t>Colombia posee una posición geográfica estratégica como punto de comunicación terrestre, marítima y aérea mundial, así como para la geopolítica internacional.</w:t>
            </w:r>
          </w:p>
        </w:tc>
      </w:tr>
    </w:tbl>
    <w:p w14:paraId="2D58FFEB" w14:textId="77777777" w:rsidR="001524C5" w:rsidRDefault="001524C5" w:rsidP="001524C5">
      <w:pPr>
        <w:pStyle w:val="Prrafodelista"/>
        <w:ind w:left="360"/>
        <w:rPr>
          <w:rFonts w:ascii="Arial" w:hAnsi="Arial" w:cs="Arial"/>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99771C" w:rsidRPr="0099771C" w14:paraId="4E6E1888" w14:textId="77777777" w:rsidTr="0099771C">
        <w:tc>
          <w:tcPr>
            <w:tcW w:w="9054" w:type="dxa"/>
            <w:gridSpan w:val="2"/>
            <w:shd w:val="clear" w:color="auto" w:fill="000000" w:themeFill="text1"/>
          </w:tcPr>
          <w:p w14:paraId="4716DF28" w14:textId="77777777" w:rsidR="0099771C" w:rsidRPr="0099771C" w:rsidRDefault="0099771C" w:rsidP="0099771C">
            <w:pPr>
              <w:spacing w:before="2" w:after="2"/>
              <w:jc w:val="center"/>
              <w:rPr>
                <w:rFonts w:ascii="Times New Roman" w:eastAsiaTheme="minorEastAsia" w:hAnsi="Times New Roman" w:cs="Times New Roman"/>
                <w:b/>
                <w:color w:val="FFFFFF" w:themeColor="background1"/>
                <w:lang w:eastAsia="es-CO"/>
              </w:rPr>
            </w:pPr>
            <w:r w:rsidRPr="0099771C">
              <w:rPr>
                <w:rFonts w:ascii="Times New Roman" w:eastAsiaTheme="minorEastAsia" w:hAnsi="Times New Roman" w:cs="Times New Roman"/>
                <w:b/>
                <w:color w:val="FFFFFF" w:themeColor="background1"/>
                <w:lang w:eastAsia="es-CO"/>
              </w:rPr>
              <w:t>Profundiza: recurso nuevo</w:t>
            </w:r>
          </w:p>
        </w:tc>
      </w:tr>
      <w:tr w:rsidR="0099771C" w:rsidRPr="0099771C" w14:paraId="287777B8" w14:textId="77777777" w:rsidTr="0099771C">
        <w:tc>
          <w:tcPr>
            <w:tcW w:w="1809" w:type="dxa"/>
          </w:tcPr>
          <w:p w14:paraId="5631E53F"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6539DD7E"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sidRPr="0099771C">
              <w:rPr>
                <w:rFonts w:ascii="Times New Roman" w:eastAsiaTheme="minorEastAsia" w:hAnsi="Times New Roman" w:cs="Times New Roman"/>
                <w:color w:val="000000"/>
                <w:lang w:eastAsia="es-CO"/>
              </w:rPr>
              <w:t>_REC10</w:t>
            </w:r>
          </w:p>
        </w:tc>
      </w:tr>
      <w:tr w:rsidR="0099771C" w:rsidRPr="0099771C" w14:paraId="635B2020" w14:textId="77777777" w:rsidTr="0099771C">
        <w:tc>
          <w:tcPr>
            <w:tcW w:w="1809" w:type="dxa"/>
          </w:tcPr>
          <w:p w14:paraId="4907A5B0"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7493D5B1" w14:textId="77777777" w:rsidR="0099771C" w:rsidRPr="0099771C" w:rsidRDefault="0099771C" w:rsidP="0099771C">
            <w:pPr>
              <w:spacing w:before="2" w:after="2"/>
              <w:rPr>
                <w:rFonts w:ascii="Times New Roman" w:eastAsiaTheme="minorEastAsia" w:hAnsi="Times New Roman" w:cs="Times New Roman"/>
                <w:color w:val="000000"/>
                <w:lang w:eastAsia="es-CO"/>
              </w:rPr>
            </w:pPr>
          </w:p>
          <w:p w14:paraId="53A27930"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72B3B0C3" w14:textId="77777777" w:rsidTr="0099771C">
        <w:tc>
          <w:tcPr>
            <w:tcW w:w="1809" w:type="dxa"/>
          </w:tcPr>
          <w:p w14:paraId="79EB87B1"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2E6084E1"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5C11C723" w14:textId="77777777" w:rsidTr="0099771C">
        <w:tc>
          <w:tcPr>
            <w:tcW w:w="1809" w:type="dxa"/>
          </w:tcPr>
          <w:p w14:paraId="210F5125"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358C638A"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La posición geoastronómica de Colombia y sus consecuencias</w:t>
            </w:r>
          </w:p>
        </w:tc>
      </w:tr>
      <w:tr w:rsidR="0099771C" w:rsidRPr="0099771C" w14:paraId="5E6B3BA9" w14:textId="77777777" w:rsidTr="0099771C">
        <w:tc>
          <w:tcPr>
            <w:tcW w:w="1809" w:type="dxa"/>
          </w:tcPr>
          <w:p w14:paraId="03B146F8"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3476992A"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Interactivo que permite determinar la posición geográfica y astronómica de Colombia y analizar sus consecuencias</w:t>
            </w:r>
          </w:p>
          <w:p w14:paraId="19ABF784"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bl>
    <w:p w14:paraId="634A9AAB" w14:textId="77777777" w:rsidR="0099771C" w:rsidRPr="00087642" w:rsidRDefault="0099771C" w:rsidP="001524C5">
      <w:pPr>
        <w:pStyle w:val="Prrafodelista"/>
        <w:ind w:left="360"/>
        <w:rPr>
          <w:rFonts w:ascii="Arial" w:hAnsi="Arial" w:cs="Arial"/>
        </w:rPr>
      </w:pPr>
    </w:p>
    <w:p w14:paraId="00C0F765" w14:textId="77777777" w:rsidR="001524C5" w:rsidRPr="00087642" w:rsidRDefault="00087642" w:rsidP="00906062">
      <w:pPr>
        <w:rPr>
          <w:rFonts w:ascii="Arial" w:hAnsi="Arial" w:cs="Arial"/>
        </w:rPr>
      </w:pPr>
      <w:r w:rsidRPr="00087642">
        <w:rPr>
          <w:rFonts w:ascii="Arial" w:hAnsi="Arial" w:cs="Arial"/>
          <w:highlight w:val="yellow"/>
        </w:rPr>
        <w:t>[SECCIÓN 2]</w:t>
      </w:r>
      <w:r w:rsidR="00906062" w:rsidRPr="0099659A">
        <w:rPr>
          <w:rFonts w:ascii="Arial" w:hAnsi="Arial" w:cs="Arial"/>
          <w:b/>
        </w:rPr>
        <w:t>1.3</w:t>
      </w:r>
      <w:r w:rsidR="00906062" w:rsidRPr="00087642">
        <w:rPr>
          <w:rFonts w:ascii="Arial" w:hAnsi="Arial" w:cs="Arial"/>
        </w:rPr>
        <w:t xml:space="preserve"> </w:t>
      </w:r>
      <w:r w:rsidR="001524C5" w:rsidRPr="00087642">
        <w:rPr>
          <w:rFonts w:ascii="Arial" w:hAnsi="Arial" w:cs="Arial"/>
          <w:b/>
        </w:rPr>
        <w:t>Consolidación</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99771C" w:rsidRPr="0099771C" w14:paraId="3C6E5598" w14:textId="77777777" w:rsidTr="0099771C">
        <w:tc>
          <w:tcPr>
            <w:tcW w:w="9054" w:type="dxa"/>
            <w:gridSpan w:val="2"/>
            <w:shd w:val="clear" w:color="auto" w:fill="000000" w:themeFill="text1"/>
          </w:tcPr>
          <w:p w14:paraId="53AEBA04" w14:textId="77777777" w:rsidR="0099771C" w:rsidRPr="0099771C" w:rsidRDefault="0099771C" w:rsidP="0099771C">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lastRenderedPageBreak/>
              <w:t>Practica</w:t>
            </w:r>
            <w:r w:rsidRPr="0099771C">
              <w:rPr>
                <w:rFonts w:ascii="Times New Roman" w:eastAsiaTheme="minorEastAsia" w:hAnsi="Times New Roman" w:cs="Times New Roman"/>
                <w:b/>
                <w:color w:val="FFFFFF" w:themeColor="background1"/>
                <w:lang w:eastAsia="es-CO"/>
              </w:rPr>
              <w:t>: recurso nuevo</w:t>
            </w:r>
          </w:p>
        </w:tc>
      </w:tr>
      <w:tr w:rsidR="0099771C" w:rsidRPr="0099771C" w14:paraId="5CCF1E45" w14:textId="77777777" w:rsidTr="0099771C">
        <w:tc>
          <w:tcPr>
            <w:tcW w:w="1809" w:type="dxa"/>
          </w:tcPr>
          <w:p w14:paraId="7D0B7BE1"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6A36A762"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_REC2</w:t>
            </w:r>
            <w:r w:rsidRPr="0099771C">
              <w:rPr>
                <w:rFonts w:ascii="Times New Roman" w:eastAsiaTheme="minorEastAsia" w:hAnsi="Times New Roman" w:cs="Times New Roman"/>
                <w:color w:val="000000"/>
                <w:lang w:eastAsia="es-CO"/>
              </w:rPr>
              <w:t>0</w:t>
            </w:r>
          </w:p>
        </w:tc>
      </w:tr>
      <w:tr w:rsidR="0099771C" w:rsidRPr="0099771C" w14:paraId="60266CB8" w14:textId="77777777" w:rsidTr="0099771C">
        <w:tc>
          <w:tcPr>
            <w:tcW w:w="1809" w:type="dxa"/>
          </w:tcPr>
          <w:p w14:paraId="4428F7A2"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3D2C241B" w14:textId="77777777" w:rsidR="0099771C" w:rsidRPr="0099771C" w:rsidRDefault="0099771C" w:rsidP="0099771C">
            <w:pPr>
              <w:spacing w:before="2" w:after="2"/>
              <w:rPr>
                <w:rFonts w:ascii="Times New Roman" w:eastAsiaTheme="minorEastAsia" w:hAnsi="Times New Roman" w:cs="Times New Roman"/>
                <w:color w:val="000000"/>
                <w:lang w:eastAsia="es-CO"/>
              </w:rPr>
            </w:pPr>
          </w:p>
          <w:p w14:paraId="2ACD5FF2"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21A5823A" w14:textId="77777777" w:rsidTr="0099771C">
        <w:tc>
          <w:tcPr>
            <w:tcW w:w="1809" w:type="dxa"/>
          </w:tcPr>
          <w:p w14:paraId="5FFF7769"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2EBA7B73"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7EF3E7DF" w14:textId="77777777" w:rsidTr="0099771C">
        <w:tc>
          <w:tcPr>
            <w:tcW w:w="1809" w:type="dxa"/>
          </w:tcPr>
          <w:p w14:paraId="0AE3C788"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43C1A0FA"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 xml:space="preserve">Refuerza tu aprendizaje: </w:t>
            </w:r>
            <w:commentRangeStart w:id="86"/>
            <w:r w:rsidRPr="0099771C">
              <w:rPr>
                <w:rFonts w:ascii="Times New Roman" w:eastAsiaTheme="minorEastAsia" w:hAnsi="Times New Roman" w:cs="Times New Roman"/>
                <w:color w:val="000000"/>
                <w:lang w:eastAsia="es-CO"/>
              </w:rPr>
              <w:t>La posición geográfica y astronómica de Colombia</w:t>
            </w:r>
            <w:commentRangeEnd w:id="86"/>
            <w:r w:rsidR="00C86E72">
              <w:rPr>
                <w:rStyle w:val="Refdecomentario"/>
              </w:rPr>
              <w:commentReference w:id="86"/>
            </w:r>
          </w:p>
        </w:tc>
      </w:tr>
      <w:tr w:rsidR="0099771C" w:rsidRPr="0099771C" w14:paraId="06A3A399" w14:textId="77777777" w:rsidTr="0099771C">
        <w:tc>
          <w:tcPr>
            <w:tcW w:w="1809" w:type="dxa"/>
          </w:tcPr>
          <w:p w14:paraId="0D9541AA"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6A59887B" w14:textId="0D3BC4EB"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 xml:space="preserve">Actividad sobre La </w:t>
            </w:r>
            <w:r w:rsidR="00E22274">
              <w:rPr>
                <w:rFonts w:ascii="Times New Roman" w:eastAsiaTheme="minorEastAsia" w:hAnsi="Times New Roman" w:cs="Times New Roman"/>
                <w:color w:val="000000"/>
                <w:lang w:eastAsia="es-CO"/>
              </w:rPr>
              <w:t>p</w:t>
            </w:r>
            <w:r w:rsidRPr="0099771C">
              <w:rPr>
                <w:rFonts w:ascii="Times New Roman" w:eastAsiaTheme="minorEastAsia" w:hAnsi="Times New Roman" w:cs="Times New Roman"/>
                <w:color w:val="000000"/>
                <w:lang w:eastAsia="es-CO"/>
              </w:rPr>
              <w:t>osición geográfica y astronómica de Colombia</w:t>
            </w:r>
          </w:p>
          <w:p w14:paraId="27D25FC4"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bl>
    <w:p w14:paraId="34A967B5" w14:textId="77777777" w:rsidR="001524C5" w:rsidRPr="00087642" w:rsidRDefault="001524C5" w:rsidP="001524C5">
      <w:pPr>
        <w:pStyle w:val="Prrafodelista"/>
        <w:ind w:left="360"/>
        <w:rPr>
          <w:rFonts w:ascii="Arial" w:hAnsi="Arial" w:cs="Arial"/>
        </w:rPr>
      </w:pPr>
    </w:p>
    <w:p w14:paraId="538A118F" w14:textId="77777777" w:rsidR="001524C5" w:rsidRPr="00087642" w:rsidRDefault="00087642" w:rsidP="00906062">
      <w:pPr>
        <w:rPr>
          <w:rFonts w:ascii="Arial" w:hAnsi="Arial" w:cs="Arial"/>
        </w:rPr>
      </w:pPr>
      <w:r w:rsidRPr="00087642">
        <w:rPr>
          <w:rFonts w:ascii="Arial" w:hAnsi="Arial" w:cs="Arial"/>
          <w:highlight w:val="yellow"/>
        </w:rPr>
        <w:t>[SECCIÓN 1]</w:t>
      </w:r>
      <w:r w:rsidR="008930EE" w:rsidRPr="0099659A">
        <w:rPr>
          <w:rFonts w:ascii="Arial" w:hAnsi="Arial" w:cs="Arial"/>
          <w:b/>
        </w:rPr>
        <w:t>2</w:t>
      </w:r>
      <w:r w:rsidR="0099659A">
        <w:rPr>
          <w:rFonts w:ascii="Arial" w:hAnsi="Arial" w:cs="Arial"/>
        </w:rPr>
        <w:t xml:space="preserve"> </w:t>
      </w:r>
      <w:r w:rsidR="001524C5" w:rsidRPr="00087642">
        <w:rPr>
          <w:rFonts w:ascii="Arial" w:hAnsi="Arial" w:cs="Arial"/>
          <w:b/>
        </w:rPr>
        <w:t>El paisaje geográfico de Colombia</w:t>
      </w:r>
    </w:p>
    <w:p w14:paraId="2D31B983" w14:textId="5A8E3079" w:rsidR="00BA0838" w:rsidRPr="00087642" w:rsidRDefault="00BA0838" w:rsidP="00906062">
      <w:pPr>
        <w:rPr>
          <w:rFonts w:ascii="Arial" w:hAnsi="Arial" w:cs="Arial"/>
        </w:rPr>
      </w:pPr>
      <w:r w:rsidRPr="00087642">
        <w:rPr>
          <w:rFonts w:ascii="Arial" w:hAnsi="Arial" w:cs="Arial"/>
        </w:rPr>
        <w:t xml:space="preserve">El paisaje geográfico </w:t>
      </w:r>
      <w:r w:rsidR="00E95518" w:rsidRPr="00087642">
        <w:rPr>
          <w:rFonts w:ascii="Arial" w:hAnsi="Arial" w:cs="Arial"/>
        </w:rPr>
        <w:t>es un área, región o espacio de la superficie terrestre donde las interacciones de los fenómenos f</w:t>
      </w:r>
      <w:r w:rsidR="00AA60C6" w:rsidRPr="00087642">
        <w:rPr>
          <w:rFonts w:ascii="Arial" w:hAnsi="Arial" w:cs="Arial"/>
        </w:rPr>
        <w:t>ísicos, biológicos y humanos determinan</w:t>
      </w:r>
      <w:r w:rsidR="00106C18">
        <w:rPr>
          <w:rFonts w:ascii="Arial" w:hAnsi="Arial" w:cs="Arial"/>
        </w:rPr>
        <w:t xml:space="preserve"> </w:t>
      </w:r>
      <w:r w:rsidR="00E95518" w:rsidRPr="00087642">
        <w:rPr>
          <w:rFonts w:ascii="Arial" w:hAnsi="Arial" w:cs="Arial"/>
        </w:rPr>
        <w:t>unas características propias.</w:t>
      </w:r>
    </w:p>
    <w:p w14:paraId="1E4FD09F" w14:textId="5D3E39FD" w:rsidR="00AD2B59" w:rsidRPr="00087642" w:rsidRDefault="00AD2B59" w:rsidP="00906062">
      <w:pPr>
        <w:rPr>
          <w:rFonts w:ascii="Arial" w:hAnsi="Arial" w:cs="Arial"/>
        </w:rPr>
      </w:pPr>
      <w:r w:rsidRPr="00087642">
        <w:rPr>
          <w:rFonts w:ascii="Arial" w:hAnsi="Arial" w:cs="Arial"/>
        </w:rPr>
        <w:t>Las características de nuestro territorio son muy diversas debido a su posición</w:t>
      </w:r>
      <w:r w:rsidR="00106C18">
        <w:rPr>
          <w:rFonts w:ascii="Arial" w:hAnsi="Arial" w:cs="Arial"/>
        </w:rPr>
        <w:t xml:space="preserve"> </w:t>
      </w:r>
      <w:r w:rsidR="004779AF" w:rsidRPr="00087642">
        <w:rPr>
          <w:rFonts w:ascii="Arial" w:hAnsi="Arial" w:cs="Arial"/>
        </w:rPr>
        <w:t>geográfica</w:t>
      </w:r>
      <w:r w:rsidRPr="00087642">
        <w:rPr>
          <w:rFonts w:ascii="Arial" w:hAnsi="Arial" w:cs="Arial"/>
        </w:rPr>
        <w:t>, a la influencia del clima</w:t>
      </w:r>
      <w:r w:rsidR="007B3F7F">
        <w:rPr>
          <w:rFonts w:ascii="Arial" w:hAnsi="Arial" w:cs="Arial"/>
        </w:rPr>
        <w:t xml:space="preserve"> y</w:t>
      </w:r>
      <w:r w:rsidRPr="00087642">
        <w:rPr>
          <w:rFonts w:ascii="Arial" w:hAnsi="Arial" w:cs="Arial"/>
        </w:rPr>
        <w:t xml:space="preserve"> </w:t>
      </w:r>
      <w:r w:rsidR="007B3F7F">
        <w:rPr>
          <w:rFonts w:ascii="Arial" w:hAnsi="Arial" w:cs="Arial"/>
        </w:rPr>
        <w:t>a la</w:t>
      </w:r>
      <w:r w:rsidR="004779AF" w:rsidRPr="00087642">
        <w:rPr>
          <w:rFonts w:ascii="Arial" w:hAnsi="Arial" w:cs="Arial"/>
        </w:rPr>
        <w:t xml:space="preserve"> intervención directa de las </w:t>
      </w:r>
      <w:ins w:id="87" w:author="TOSHIBA" w:date="2016-03-07T08:58:00Z">
        <w:r w:rsidR="00C86E72">
          <w:rPr>
            <w:rFonts w:ascii="Arial" w:hAnsi="Arial" w:cs="Arial"/>
          </w:rPr>
          <w:t xml:space="preserve">actividades </w:t>
        </w:r>
      </w:ins>
      <w:del w:id="88" w:author="TOSHIBA" w:date="2016-03-07T08:59:00Z">
        <w:r w:rsidR="004779AF" w:rsidRPr="00087642" w:rsidDel="00C86E72">
          <w:rPr>
            <w:rFonts w:ascii="Arial" w:hAnsi="Arial" w:cs="Arial"/>
          </w:rPr>
          <w:delText xml:space="preserve">políticas </w:delText>
        </w:r>
      </w:del>
      <w:r w:rsidR="004779AF" w:rsidRPr="00087642">
        <w:rPr>
          <w:rFonts w:ascii="Arial" w:hAnsi="Arial" w:cs="Arial"/>
        </w:rPr>
        <w:t>económicas, políticas y culturales</w:t>
      </w:r>
      <w:r w:rsidR="00E22274">
        <w:rPr>
          <w:rFonts w:ascii="Arial" w:hAnsi="Arial" w:cs="Arial"/>
        </w:rPr>
        <w:t>.</w:t>
      </w:r>
    </w:p>
    <w:p w14:paraId="373F53E9" w14:textId="77777777" w:rsidR="001524C5" w:rsidRPr="00087642" w:rsidRDefault="00087642" w:rsidP="00E95518">
      <w:pPr>
        <w:rPr>
          <w:rFonts w:ascii="Arial" w:hAnsi="Arial" w:cs="Arial"/>
          <w:b/>
        </w:rPr>
      </w:pPr>
      <w:r w:rsidRPr="00087642">
        <w:rPr>
          <w:rFonts w:ascii="Arial" w:hAnsi="Arial" w:cs="Arial"/>
          <w:highlight w:val="yellow"/>
        </w:rPr>
        <w:t>[SECCIÓN 2]</w:t>
      </w:r>
      <w:r w:rsidR="008930EE" w:rsidRPr="00087642">
        <w:rPr>
          <w:rFonts w:ascii="Arial" w:hAnsi="Arial" w:cs="Arial"/>
          <w:b/>
        </w:rPr>
        <w:t xml:space="preserve">2.1 </w:t>
      </w:r>
      <w:r w:rsidR="001524C5" w:rsidRPr="00087642">
        <w:rPr>
          <w:rFonts w:ascii="Arial" w:hAnsi="Arial" w:cs="Arial"/>
          <w:b/>
        </w:rPr>
        <w:t>El paisaje</w:t>
      </w:r>
      <w:r w:rsidR="00E95518" w:rsidRPr="00087642">
        <w:rPr>
          <w:rFonts w:ascii="Arial" w:hAnsi="Arial" w:cs="Arial"/>
          <w:b/>
        </w:rPr>
        <w:t xml:space="preserve"> natural y cultural en Colombia</w:t>
      </w:r>
    </w:p>
    <w:p w14:paraId="6D25ECFF" w14:textId="77777777" w:rsidR="001524C5" w:rsidRPr="00087642" w:rsidRDefault="001524C5" w:rsidP="004779AF">
      <w:pPr>
        <w:rPr>
          <w:rFonts w:ascii="Arial" w:eastAsia="Times New Roman" w:hAnsi="Arial" w:cs="Arial"/>
          <w:color w:val="000000"/>
          <w:lang w:eastAsia="es-ES_tradnl"/>
        </w:rPr>
      </w:pPr>
      <w:r w:rsidRPr="00087642">
        <w:rPr>
          <w:rFonts w:ascii="Arial" w:eastAsia="Times New Roman" w:hAnsi="Arial" w:cs="Arial"/>
          <w:color w:val="000000"/>
          <w:lang w:eastAsia="es-ES_tradnl"/>
        </w:rPr>
        <w:t xml:space="preserve">El </w:t>
      </w:r>
      <w:r w:rsidRPr="007B3F7F">
        <w:rPr>
          <w:rFonts w:ascii="Arial" w:eastAsia="Times New Roman" w:hAnsi="Arial" w:cs="Arial"/>
          <w:b/>
          <w:color w:val="000000"/>
          <w:lang w:eastAsia="es-ES_tradnl"/>
        </w:rPr>
        <w:t>paisaje natural</w:t>
      </w:r>
      <w:r w:rsidRPr="00087642">
        <w:rPr>
          <w:rFonts w:ascii="Arial" w:eastAsia="Times New Roman" w:hAnsi="Arial" w:cs="Arial"/>
          <w:color w:val="000000"/>
          <w:lang w:eastAsia="es-ES_tradnl"/>
        </w:rPr>
        <w:t xml:space="preserve"> hace ref</w:t>
      </w:r>
      <w:r w:rsidR="00E2501A" w:rsidRPr="00087642">
        <w:rPr>
          <w:rFonts w:ascii="Arial" w:eastAsia="Times New Roman" w:hAnsi="Arial" w:cs="Arial"/>
          <w:color w:val="000000"/>
          <w:lang w:eastAsia="es-ES_tradnl"/>
        </w:rPr>
        <w:t>erencia al espacio físico</w:t>
      </w:r>
      <w:r w:rsidR="004779AF" w:rsidRPr="00087642">
        <w:rPr>
          <w:rFonts w:ascii="Arial" w:eastAsia="Times New Roman" w:hAnsi="Arial" w:cs="Arial"/>
          <w:color w:val="000000"/>
          <w:lang w:eastAsia="es-ES_tradnl"/>
        </w:rPr>
        <w:t xml:space="preserve"> que</w:t>
      </w:r>
      <w:r w:rsidRPr="00087642">
        <w:rPr>
          <w:rFonts w:ascii="Arial" w:eastAsia="Times New Roman" w:hAnsi="Arial" w:cs="Arial"/>
          <w:color w:val="000000"/>
          <w:lang w:eastAsia="es-ES_tradnl"/>
        </w:rPr>
        <w:t xml:space="preserve"> no ha sido impactado o transformado por la acción del ser humano.</w:t>
      </w:r>
    </w:p>
    <w:p w14:paraId="0A21081A" w14:textId="77777777" w:rsidR="001524C5" w:rsidRPr="00087642" w:rsidRDefault="001524C5" w:rsidP="001524C5">
      <w:pPr>
        <w:pStyle w:val="Prrafodelista"/>
        <w:ind w:left="360"/>
        <w:rPr>
          <w:rFonts w:ascii="Arial" w:eastAsia="Times New Roman" w:hAnsi="Arial" w:cs="Arial"/>
          <w:color w:val="000000"/>
          <w:lang w:eastAsia="es-ES_tradn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289ED0B0" w14:textId="77777777" w:rsidTr="00906062">
        <w:tc>
          <w:tcPr>
            <w:tcW w:w="9054" w:type="dxa"/>
            <w:gridSpan w:val="2"/>
            <w:shd w:val="clear" w:color="auto" w:fill="0D0D0D" w:themeFill="text1" w:themeFillTint="F2"/>
          </w:tcPr>
          <w:p w14:paraId="04E32030"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022D8E2F" w14:textId="77777777" w:rsidTr="00906062">
        <w:tc>
          <w:tcPr>
            <w:tcW w:w="2518" w:type="dxa"/>
          </w:tcPr>
          <w:p w14:paraId="3A16EF45"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76D58D59" w14:textId="3743783A" w:rsidR="001524C5" w:rsidRPr="00087642" w:rsidRDefault="001524C5" w:rsidP="00C86E72">
            <w:pPr>
              <w:jc w:val="both"/>
              <w:rPr>
                <w:rFonts w:ascii="Arial" w:hAnsi="Arial" w:cs="Arial"/>
                <w:b/>
              </w:rPr>
            </w:pPr>
            <w:r w:rsidRPr="00087642">
              <w:rPr>
                <w:rFonts w:ascii="Arial" w:hAnsi="Arial" w:cs="Arial"/>
              </w:rPr>
              <w:t>CS_07_08_</w:t>
            </w:r>
            <w:r w:rsidR="009166BC">
              <w:rPr>
                <w:rFonts w:ascii="Arial" w:hAnsi="Arial" w:cs="Arial"/>
              </w:rPr>
              <w:t>CO</w:t>
            </w:r>
            <w:del w:id="89" w:author="TOSHIBA" w:date="2016-03-07T08:59:00Z">
              <w:r w:rsidR="009166BC" w:rsidDel="00C86E72">
                <w:rPr>
                  <w:rFonts w:ascii="Arial" w:hAnsi="Arial" w:cs="Arial"/>
                </w:rPr>
                <w:delText xml:space="preserve"> </w:delText>
              </w:r>
            </w:del>
            <w:r w:rsidRPr="00087642">
              <w:rPr>
                <w:rFonts w:ascii="Arial" w:hAnsi="Arial" w:cs="Arial"/>
                <w:lang w:val="en-US"/>
              </w:rPr>
              <w:t>IMG0</w:t>
            </w:r>
            <w:r w:rsidR="009166BC">
              <w:rPr>
                <w:rFonts w:ascii="Arial" w:hAnsi="Arial" w:cs="Arial"/>
                <w:lang w:val="en-US"/>
              </w:rPr>
              <w:t>2</w:t>
            </w:r>
          </w:p>
        </w:tc>
      </w:tr>
      <w:tr w:rsidR="001524C5" w:rsidRPr="00087642" w14:paraId="5926614F" w14:textId="77777777" w:rsidTr="00906062">
        <w:tc>
          <w:tcPr>
            <w:tcW w:w="2518" w:type="dxa"/>
          </w:tcPr>
          <w:p w14:paraId="3EC7115F"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2C980886" w14:textId="77777777" w:rsidR="001524C5" w:rsidRPr="00087642" w:rsidRDefault="001524C5" w:rsidP="00906062">
            <w:pPr>
              <w:jc w:val="both"/>
              <w:rPr>
                <w:rFonts w:ascii="Arial" w:hAnsi="Arial" w:cs="Arial"/>
                <w:b/>
                <w:lang w:val="es-ES"/>
              </w:rPr>
            </w:pPr>
            <w:r w:rsidRPr="00087642">
              <w:rPr>
                <w:rFonts w:ascii="Arial" w:hAnsi="Arial" w:cs="Arial"/>
                <w:b/>
                <w:lang w:val="es-ES"/>
              </w:rPr>
              <w:t>Paisaje natural</w:t>
            </w:r>
          </w:p>
        </w:tc>
      </w:tr>
      <w:tr w:rsidR="001524C5" w:rsidRPr="00087642" w14:paraId="11FFC2F0" w14:textId="77777777" w:rsidTr="00906062">
        <w:tc>
          <w:tcPr>
            <w:tcW w:w="2518" w:type="dxa"/>
          </w:tcPr>
          <w:p w14:paraId="73682523" w14:textId="77777777" w:rsidR="001524C5" w:rsidRPr="00087642" w:rsidRDefault="001524C5" w:rsidP="00906062">
            <w:pPr>
              <w:jc w:val="both"/>
              <w:rPr>
                <w:rFonts w:ascii="Arial" w:hAnsi="Arial" w:cs="Arial"/>
              </w:rPr>
            </w:pPr>
            <w:r w:rsidRPr="00087642">
              <w:rPr>
                <w:rFonts w:ascii="Arial" w:hAnsi="Arial" w:cs="Arial"/>
                <w:b/>
              </w:rPr>
              <w:t>Código Shutterstock(o URL o la ruta en AulaPlaneta)</w:t>
            </w:r>
          </w:p>
        </w:tc>
        <w:tc>
          <w:tcPr>
            <w:tcW w:w="6536" w:type="dxa"/>
          </w:tcPr>
          <w:p w14:paraId="4BA85972" w14:textId="77777777" w:rsidR="001524C5" w:rsidRPr="00087642" w:rsidRDefault="00485F03" w:rsidP="00906062">
            <w:pPr>
              <w:jc w:val="both"/>
              <w:rPr>
                <w:rFonts w:ascii="Arial" w:hAnsi="Arial" w:cs="Arial"/>
                <w:noProof/>
                <w:color w:val="000000" w:themeColor="text1"/>
                <w:lang w:eastAsia="es-ES_tradnl"/>
              </w:rPr>
            </w:pPr>
            <w:hyperlink r:id="rId11" w:history="1">
              <w:r w:rsidR="001524C5" w:rsidRPr="00087642">
                <w:rPr>
                  <w:rStyle w:val="Hipervnculo"/>
                  <w:rFonts w:ascii="Arial" w:hAnsi="Arial" w:cs="Arial"/>
                  <w:noProof/>
                  <w:lang w:eastAsia="es-ES_tradnl"/>
                </w:rPr>
                <w:t>https://es.wikipedia.org/wiki/Parque_nacional_natural_Ensenada_de_Utr%C3%ADa</w:t>
              </w:r>
            </w:hyperlink>
          </w:p>
          <w:p w14:paraId="5926695D" w14:textId="77777777" w:rsidR="001524C5" w:rsidRPr="00087642" w:rsidRDefault="001524C5" w:rsidP="00906062">
            <w:pPr>
              <w:jc w:val="both"/>
              <w:rPr>
                <w:rFonts w:ascii="Arial" w:hAnsi="Arial" w:cs="Arial"/>
                <w:noProof/>
                <w:color w:val="000000" w:themeColor="text1"/>
                <w:lang w:eastAsia="es-ES_tradnl"/>
              </w:rPr>
            </w:pPr>
          </w:p>
          <w:p w14:paraId="7B03361B" w14:textId="77777777" w:rsidR="001524C5" w:rsidRPr="00087642" w:rsidRDefault="001524C5" w:rsidP="00906062">
            <w:pPr>
              <w:jc w:val="both"/>
              <w:rPr>
                <w:rFonts w:ascii="Arial" w:hAnsi="Arial" w:cs="Arial"/>
                <w:noProof/>
                <w:color w:val="FF0000"/>
                <w:lang w:eastAsia="es-ES_tradnl"/>
              </w:rPr>
            </w:pPr>
            <w:r w:rsidRPr="00087642">
              <w:rPr>
                <w:rFonts w:ascii="Arial" w:hAnsi="Arial" w:cs="Arial"/>
                <w:noProof/>
                <w:lang w:eastAsia="es-CO"/>
              </w:rPr>
              <w:drawing>
                <wp:inline distT="0" distB="0" distL="0" distR="0" wp14:anchorId="0334B368" wp14:editId="07777777">
                  <wp:extent cx="2143125" cy="1182688"/>
                  <wp:effectExtent l="0" t="0" r="0" b="0"/>
                  <wp:docPr id="2" name="Imagen 2" descr="Ensenada de Utría - Mangr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nada de Utría - Mangrov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6041" cy="1184297"/>
                          </a:xfrm>
                          <a:prstGeom prst="rect">
                            <a:avLst/>
                          </a:prstGeom>
                          <a:noFill/>
                          <a:ln>
                            <a:noFill/>
                          </a:ln>
                        </pic:spPr>
                      </pic:pic>
                    </a:graphicData>
                  </a:graphic>
                </wp:inline>
              </w:drawing>
            </w:r>
          </w:p>
        </w:tc>
      </w:tr>
      <w:tr w:rsidR="001524C5" w:rsidRPr="00087642" w14:paraId="04DEAE0E" w14:textId="77777777" w:rsidTr="00906062">
        <w:tc>
          <w:tcPr>
            <w:tcW w:w="2518" w:type="dxa"/>
          </w:tcPr>
          <w:p w14:paraId="3767B196"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28D5193E" w14:textId="39949581" w:rsidR="001524C5" w:rsidRPr="00087642" w:rsidRDefault="001524C5" w:rsidP="002C0943">
            <w:pPr>
              <w:jc w:val="both"/>
              <w:rPr>
                <w:rFonts w:ascii="Arial" w:hAnsi="Arial" w:cs="Arial"/>
              </w:rPr>
            </w:pPr>
            <w:r w:rsidRPr="00087642">
              <w:rPr>
                <w:rFonts w:ascii="Arial" w:hAnsi="Arial" w:cs="Arial"/>
              </w:rPr>
              <w:t>Pocos paisajes reúnen la belleza, misterios y majestuosidad como la</w:t>
            </w:r>
            <w:r w:rsidRPr="00087642">
              <w:rPr>
                <w:rFonts w:ascii="Arial" w:hAnsi="Arial" w:cs="Arial"/>
                <w:b/>
              </w:rPr>
              <w:t xml:space="preserve"> ensenada</w:t>
            </w:r>
            <w:r w:rsidRPr="00087642">
              <w:rPr>
                <w:rFonts w:ascii="Arial" w:hAnsi="Arial" w:cs="Arial"/>
              </w:rPr>
              <w:t xml:space="preserve"> de Utría. El </w:t>
            </w:r>
            <w:r w:rsidRPr="00087642">
              <w:rPr>
                <w:rFonts w:ascii="Arial" w:hAnsi="Arial" w:cs="Arial"/>
                <w:b/>
              </w:rPr>
              <w:t>Parque Nacional Ensenada de Utría</w:t>
            </w:r>
            <w:r w:rsidR="00E22274">
              <w:rPr>
                <w:rFonts w:ascii="Arial" w:hAnsi="Arial" w:cs="Arial"/>
                <w:b/>
              </w:rPr>
              <w:t xml:space="preserve"> </w:t>
            </w:r>
            <w:r w:rsidRPr="00087642">
              <w:rPr>
                <w:rFonts w:ascii="Arial" w:hAnsi="Arial" w:cs="Arial"/>
              </w:rPr>
              <w:t>se encuentra ubicado en la costa norte del Pac</w:t>
            </w:r>
            <w:del w:id="90" w:author="TOSHIBA" w:date="2016-03-07T09:00:00Z">
              <w:r w:rsidRPr="00087642" w:rsidDel="00FB17DF">
                <w:rPr>
                  <w:rFonts w:ascii="Arial" w:hAnsi="Arial" w:cs="Arial"/>
                </w:rPr>
                <w:delText>i</w:delText>
              </w:r>
            </w:del>
            <w:ins w:id="91" w:author="TOSHIBA" w:date="2016-03-07T09:00:00Z">
              <w:r w:rsidR="00FB17DF">
                <w:rPr>
                  <w:rFonts w:ascii="Arial" w:hAnsi="Arial" w:cs="Arial"/>
                </w:rPr>
                <w:t>í</w:t>
              </w:r>
            </w:ins>
            <w:r w:rsidRPr="00087642">
              <w:rPr>
                <w:rFonts w:ascii="Arial" w:hAnsi="Arial" w:cs="Arial"/>
              </w:rPr>
              <w:t xml:space="preserve">fico </w:t>
            </w:r>
            <w:del w:id="92" w:author="TOSHIBA" w:date="2016-03-07T09:00:00Z">
              <w:r w:rsidRPr="00087642" w:rsidDel="00FB17DF">
                <w:rPr>
                  <w:rFonts w:ascii="Arial" w:hAnsi="Arial" w:cs="Arial"/>
                </w:rPr>
                <w:delText>C</w:delText>
              </w:r>
            </w:del>
            <w:ins w:id="93" w:author="TOSHIBA" w:date="2016-03-07T09:00:00Z">
              <w:r w:rsidR="00FB17DF">
                <w:rPr>
                  <w:rFonts w:ascii="Arial" w:hAnsi="Arial" w:cs="Arial"/>
                </w:rPr>
                <w:t>c</w:t>
              </w:r>
            </w:ins>
            <w:r w:rsidRPr="00087642">
              <w:rPr>
                <w:rFonts w:ascii="Arial" w:hAnsi="Arial" w:cs="Arial"/>
              </w:rPr>
              <w:t xml:space="preserve">olombiano en el departamento del Chocó. Es considerado como uno de los parques más </w:t>
            </w:r>
            <w:r w:rsidRPr="00087642">
              <w:rPr>
                <w:rFonts w:ascii="Arial" w:hAnsi="Arial" w:cs="Arial"/>
                <w:b/>
              </w:rPr>
              <w:t xml:space="preserve">biodiversos </w:t>
            </w:r>
            <w:del w:id="94" w:author="TOSHIBA" w:date="2016-03-08T16:01:00Z">
              <w:r w:rsidRPr="00087642" w:rsidDel="002C0943">
                <w:rPr>
                  <w:rFonts w:ascii="Arial" w:hAnsi="Arial" w:cs="Arial"/>
                </w:rPr>
                <w:delText xml:space="preserve">del país y </w:delText>
              </w:r>
            </w:del>
            <w:r w:rsidRPr="00087642">
              <w:rPr>
                <w:rFonts w:ascii="Arial" w:hAnsi="Arial" w:cs="Arial"/>
              </w:rPr>
              <w:t xml:space="preserve">del mundo. La ensenada de Utría cuenta con una gran variedad de </w:t>
            </w:r>
            <w:r w:rsidRPr="00087642">
              <w:rPr>
                <w:rFonts w:ascii="Arial" w:hAnsi="Arial" w:cs="Arial"/>
                <w:b/>
              </w:rPr>
              <w:t>ecosistemas</w:t>
            </w:r>
            <w:r w:rsidR="00E22274" w:rsidRPr="00E22274">
              <w:rPr>
                <w:rFonts w:ascii="Arial" w:hAnsi="Arial" w:cs="Arial"/>
              </w:rPr>
              <w:t>,</w:t>
            </w:r>
            <w:r w:rsidRPr="00087642">
              <w:rPr>
                <w:rFonts w:ascii="Arial" w:hAnsi="Arial" w:cs="Arial"/>
              </w:rPr>
              <w:t xml:space="preserve"> como </w:t>
            </w:r>
            <w:del w:id="95" w:author="TOSHIBA" w:date="2016-03-07T09:01:00Z">
              <w:r w:rsidRPr="00087642" w:rsidDel="00FB17DF">
                <w:rPr>
                  <w:rFonts w:ascii="Arial" w:hAnsi="Arial" w:cs="Arial"/>
                </w:rPr>
                <w:delText xml:space="preserve">lo </w:delText>
              </w:r>
            </w:del>
            <w:r w:rsidRPr="00087642">
              <w:rPr>
                <w:rFonts w:ascii="Arial" w:hAnsi="Arial" w:cs="Arial"/>
              </w:rPr>
              <w:t xml:space="preserve">son </w:t>
            </w:r>
            <w:r w:rsidRPr="00087642">
              <w:rPr>
                <w:rFonts w:ascii="Arial" w:hAnsi="Arial" w:cs="Arial"/>
                <w:b/>
              </w:rPr>
              <w:t>estuarios</w:t>
            </w:r>
            <w:r w:rsidRPr="00087642">
              <w:rPr>
                <w:rFonts w:ascii="Arial" w:hAnsi="Arial" w:cs="Arial"/>
              </w:rPr>
              <w:t xml:space="preserve">, </w:t>
            </w:r>
            <w:r w:rsidRPr="00087642">
              <w:rPr>
                <w:rFonts w:ascii="Arial" w:hAnsi="Arial" w:cs="Arial"/>
                <w:b/>
              </w:rPr>
              <w:t>manglares</w:t>
            </w:r>
            <w:ins w:id="96" w:author="TOSHIBA" w:date="2016-03-07T09:18:00Z">
              <w:r w:rsidR="007205AF">
                <w:rPr>
                  <w:rFonts w:ascii="Arial" w:hAnsi="Arial" w:cs="Arial"/>
                  <w:b/>
                </w:rPr>
                <w:t xml:space="preserve"> </w:t>
              </w:r>
            </w:ins>
            <w:del w:id="97" w:author="TOSHIBA" w:date="2016-03-07T09:18:00Z">
              <w:r w:rsidRPr="00087642" w:rsidDel="007205AF">
                <w:rPr>
                  <w:rFonts w:ascii="Arial" w:hAnsi="Arial" w:cs="Arial"/>
                </w:rPr>
                <w:delText>,</w:delText>
              </w:r>
            </w:del>
            <w:ins w:id="98" w:author="TOSHIBA" w:date="2016-03-07T09:18:00Z">
              <w:r w:rsidR="007205AF">
                <w:rPr>
                  <w:rFonts w:ascii="Arial" w:hAnsi="Arial" w:cs="Arial"/>
                </w:rPr>
                <w:t>y</w:t>
              </w:r>
            </w:ins>
            <w:r w:rsidRPr="00087642">
              <w:rPr>
                <w:rFonts w:ascii="Arial" w:hAnsi="Arial" w:cs="Arial"/>
              </w:rPr>
              <w:t xml:space="preserve"> </w:t>
            </w:r>
            <w:r w:rsidRPr="00087642">
              <w:rPr>
                <w:rFonts w:ascii="Arial" w:hAnsi="Arial" w:cs="Arial"/>
                <w:b/>
              </w:rPr>
              <w:t>arrecifes coralinos</w:t>
            </w:r>
            <w:ins w:id="99" w:author="TOSHIBA" w:date="2016-03-07T09:16:00Z">
              <w:r w:rsidR="007205AF">
                <w:rPr>
                  <w:rFonts w:ascii="Arial" w:hAnsi="Arial" w:cs="Arial"/>
                  <w:b/>
                </w:rPr>
                <w:t>,</w:t>
              </w:r>
            </w:ins>
            <w:r w:rsidRPr="00087642">
              <w:rPr>
                <w:rFonts w:ascii="Arial" w:hAnsi="Arial" w:cs="Arial"/>
              </w:rPr>
              <w:t xml:space="preserve"> y una gran cantidad de hectáreas de océano</w:t>
            </w:r>
            <w:ins w:id="100" w:author="TOSHIBA" w:date="2016-03-07T09:17:00Z">
              <w:r w:rsidR="007205AF">
                <w:rPr>
                  <w:rFonts w:ascii="Arial" w:hAnsi="Arial" w:cs="Arial"/>
                </w:rPr>
                <w:t>,</w:t>
              </w:r>
            </w:ins>
            <w:ins w:id="101" w:author="TOSHIBA" w:date="2016-03-07T09:18:00Z">
              <w:r w:rsidR="007205AF">
                <w:rPr>
                  <w:rFonts w:ascii="Arial" w:hAnsi="Arial" w:cs="Arial"/>
                </w:rPr>
                <w:t xml:space="preserve"> que comprende </w:t>
              </w:r>
            </w:ins>
            <w:del w:id="102" w:author="TOSHIBA" w:date="2016-03-07T09:10:00Z">
              <w:r w:rsidRPr="00087642" w:rsidDel="007205AF">
                <w:rPr>
                  <w:rFonts w:ascii="Arial" w:hAnsi="Arial" w:cs="Arial"/>
                </w:rPr>
                <w:delText>s</w:delText>
              </w:r>
            </w:del>
            <w:del w:id="103" w:author="TOSHIBA" w:date="2016-03-07T09:18:00Z">
              <w:r w:rsidRPr="00087642" w:rsidDel="007205AF">
                <w:rPr>
                  <w:rFonts w:ascii="Arial" w:hAnsi="Arial" w:cs="Arial"/>
                </w:rPr>
                <w:delText xml:space="preserve"> con </w:delText>
              </w:r>
            </w:del>
            <w:r w:rsidRPr="00087642">
              <w:rPr>
                <w:rFonts w:ascii="Arial" w:hAnsi="Arial" w:cs="Arial"/>
              </w:rPr>
              <w:t>fondo marino y</w:t>
            </w:r>
            <w:r w:rsidRPr="00087642">
              <w:rPr>
                <w:rFonts w:ascii="Arial" w:hAnsi="Arial" w:cs="Arial"/>
                <w:b/>
              </w:rPr>
              <w:t xml:space="preserve"> litoral</w:t>
            </w:r>
            <w:r w:rsidRPr="00087642">
              <w:rPr>
                <w:rFonts w:ascii="Arial" w:hAnsi="Arial" w:cs="Arial"/>
              </w:rPr>
              <w:t xml:space="preserve">. </w:t>
            </w:r>
          </w:p>
        </w:tc>
      </w:tr>
    </w:tbl>
    <w:p w14:paraId="510E2E89" w14:textId="77777777" w:rsidR="0070407A" w:rsidRPr="00087642" w:rsidRDefault="0070407A" w:rsidP="0070407A">
      <w:pPr>
        <w:pStyle w:val="Prrafodelista"/>
        <w:ind w:left="0"/>
        <w:rPr>
          <w:rFonts w:ascii="Arial" w:eastAsia="Times New Roman" w:hAnsi="Arial" w:cs="Arial"/>
          <w:color w:val="000000"/>
          <w:lang w:eastAsia="es-ES_tradnl"/>
        </w:rPr>
      </w:pPr>
    </w:p>
    <w:p w14:paraId="19EC1048" w14:textId="5BB1718B" w:rsidR="00E95518" w:rsidRPr="00087642" w:rsidRDefault="00E95518" w:rsidP="0070407A">
      <w:pPr>
        <w:pStyle w:val="Prrafodelista"/>
        <w:ind w:left="0"/>
        <w:rPr>
          <w:rFonts w:ascii="Arial" w:eastAsia="Times New Roman" w:hAnsi="Arial" w:cs="Arial"/>
          <w:color w:val="000000"/>
          <w:lang w:eastAsia="es-ES_tradnl"/>
        </w:rPr>
      </w:pPr>
      <w:r w:rsidRPr="00087642">
        <w:rPr>
          <w:rStyle w:val="textodos"/>
          <w:rFonts w:ascii="Arial" w:hAnsi="Arial" w:cs="Arial"/>
        </w:rPr>
        <w:lastRenderedPageBreak/>
        <w:t xml:space="preserve">El </w:t>
      </w:r>
      <w:r w:rsidR="00AA60C6" w:rsidRPr="007B3F7F">
        <w:rPr>
          <w:rStyle w:val="textodos"/>
          <w:rFonts w:ascii="Arial" w:hAnsi="Arial" w:cs="Arial"/>
          <w:b/>
        </w:rPr>
        <w:t>paisaje cultural</w:t>
      </w:r>
      <w:r w:rsidR="00AA60C6" w:rsidRPr="00087642">
        <w:rPr>
          <w:rStyle w:val="textodos"/>
          <w:rFonts w:ascii="Arial" w:hAnsi="Arial" w:cs="Arial"/>
        </w:rPr>
        <w:t xml:space="preserve"> es el resultado de la intervención y modificación</w:t>
      </w:r>
      <w:r w:rsidR="0070407A" w:rsidRPr="00087642">
        <w:rPr>
          <w:rStyle w:val="textodos"/>
          <w:rFonts w:ascii="Arial" w:hAnsi="Arial" w:cs="Arial"/>
        </w:rPr>
        <w:t xml:space="preserve"> del paisaje</w:t>
      </w:r>
      <w:r w:rsidR="00382215">
        <w:rPr>
          <w:rStyle w:val="textodos"/>
          <w:rFonts w:ascii="Arial" w:hAnsi="Arial" w:cs="Arial"/>
        </w:rPr>
        <w:t xml:space="preserve"> </w:t>
      </w:r>
      <w:r w:rsidR="0070407A" w:rsidRPr="00087642">
        <w:rPr>
          <w:rStyle w:val="textodos"/>
          <w:rFonts w:ascii="Arial" w:hAnsi="Arial" w:cs="Arial"/>
        </w:rPr>
        <w:t>natural hecho por el ser humano</w:t>
      </w:r>
      <w:r w:rsidR="00382215">
        <w:rPr>
          <w:rStyle w:val="textodos"/>
          <w:rFonts w:ascii="Arial" w:hAnsi="Arial" w:cs="Arial"/>
        </w:rPr>
        <w:t xml:space="preserve"> </w:t>
      </w:r>
      <w:r w:rsidR="0070407A" w:rsidRPr="00087642">
        <w:rPr>
          <w:rStyle w:val="textodos"/>
          <w:rFonts w:ascii="Arial" w:hAnsi="Arial" w:cs="Arial"/>
        </w:rPr>
        <w:t xml:space="preserve">a través de la construcción de </w:t>
      </w:r>
      <w:r w:rsidRPr="00087642">
        <w:rPr>
          <w:rStyle w:val="textodos"/>
          <w:rFonts w:ascii="Arial" w:hAnsi="Arial" w:cs="Arial"/>
        </w:rPr>
        <w:t>viviendas, edificios, caminos,</w:t>
      </w:r>
      <w:ins w:id="104" w:author="TOSHIBA" w:date="2016-03-07T09:19:00Z">
        <w:r w:rsidR="007205AF">
          <w:rPr>
            <w:rStyle w:val="textodos"/>
            <w:rFonts w:ascii="Arial" w:hAnsi="Arial" w:cs="Arial"/>
          </w:rPr>
          <w:t xml:space="preserve"> el</w:t>
        </w:r>
      </w:ins>
      <w:r w:rsidRPr="00087642">
        <w:rPr>
          <w:rStyle w:val="textodos"/>
          <w:rFonts w:ascii="Arial" w:hAnsi="Arial" w:cs="Arial"/>
        </w:rPr>
        <w:t xml:space="preserve"> cultiv</w:t>
      </w:r>
      <w:ins w:id="105" w:author="TOSHIBA" w:date="2016-03-07T09:19:00Z">
        <w:r w:rsidR="007205AF">
          <w:rPr>
            <w:rStyle w:val="textodos"/>
            <w:rFonts w:ascii="Arial" w:hAnsi="Arial" w:cs="Arial"/>
          </w:rPr>
          <w:t xml:space="preserve">o de </w:t>
        </w:r>
      </w:ins>
      <w:del w:id="106" w:author="TOSHIBA" w:date="2016-03-07T09:19:00Z">
        <w:r w:rsidRPr="00087642" w:rsidDel="007205AF">
          <w:rPr>
            <w:rStyle w:val="textodos"/>
            <w:rFonts w:ascii="Arial" w:hAnsi="Arial" w:cs="Arial"/>
          </w:rPr>
          <w:delText>a</w:delText>
        </w:r>
        <w:r w:rsidR="0070407A" w:rsidRPr="00087642" w:rsidDel="007205AF">
          <w:rPr>
            <w:rStyle w:val="textodos"/>
            <w:rFonts w:ascii="Arial" w:hAnsi="Arial" w:cs="Arial"/>
          </w:rPr>
          <w:delText xml:space="preserve">ndo </w:delText>
        </w:r>
      </w:del>
      <w:r w:rsidR="0070407A" w:rsidRPr="00087642">
        <w:rPr>
          <w:rStyle w:val="textodos"/>
          <w:rFonts w:ascii="Arial" w:hAnsi="Arial" w:cs="Arial"/>
        </w:rPr>
        <w:t xml:space="preserve">la tierra, </w:t>
      </w:r>
      <w:ins w:id="107" w:author="TOSHIBA" w:date="2016-03-07T09:19:00Z">
        <w:r w:rsidR="007205AF">
          <w:rPr>
            <w:rStyle w:val="textodos"/>
            <w:rFonts w:ascii="Arial" w:hAnsi="Arial" w:cs="Arial"/>
          </w:rPr>
          <w:t xml:space="preserve">la </w:t>
        </w:r>
      </w:ins>
      <w:r w:rsidR="0070407A" w:rsidRPr="00087642">
        <w:rPr>
          <w:rStyle w:val="textodos"/>
          <w:rFonts w:ascii="Arial" w:hAnsi="Arial" w:cs="Arial"/>
        </w:rPr>
        <w:t>tala</w:t>
      </w:r>
      <w:ins w:id="108" w:author="TOSHIBA" w:date="2016-03-07T09:20:00Z">
        <w:r w:rsidR="007205AF">
          <w:rPr>
            <w:rStyle w:val="textodos"/>
            <w:rFonts w:ascii="Arial" w:hAnsi="Arial" w:cs="Arial"/>
          </w:rPr>
          <w:t xml:space="preserve"> de </w:t>
        </w:r>
      </w:ins>
      <w:del w:id="109" w:author="TOSHIBA" w:date="2016-03-07T09:20:00Z">
        <w:r w:rsidR="0070407A" w:rsidRPr="00087642" w:rsidDel="007205AF">
          <w:rPr>
            <w:rStyle w:val="textodos"/>
            <w:rFonts w:ascii="Arial" w:hAnsi="Arial" w:cs="Arial"/>
          </w:rPr>
          <w:delText>ndo</w:delText>
        </w:r>
      </w:del>
      <w:r w:rsidR="0070407A" w:rsidRPr="00087642">
        <w:rPr>
          <w:rStyle w:val="textodos"/>
          <w:rFonts w:ascii="Arial" w:hAnsi="Arial" w:cs="Arial"/>
        </w:rPr>
        <w:t xml:space="preserve"> árboles, entre otras acciones.</w:t>
      </w:r>
    </w:p>
    <w:p w14:paraId="7FA6096D" w14:textId="77777777" w:rsidR="00E95518" w:rsidRPr="00087642" w:rsidRDefault="00E95518" w:rsidP="001524C5">
      <w:pPr>
        <w:spacing w:after="0"/>
        <w:jc w:val="both"/>
        <w:rPr>
          <w:rFonts w:ascii="Arial" w:eastAsia="Times New Roman" w:hAnsi="Arial" w:cs="Arial"/>
          <w:lang w:eastAsia="es-CO"/>
        </w:rPr>
      </w:pPr>
    </w:p>
    <w:p w14:paraId="5D1DDF43" w14:textId="77777777" w:rsidR="001524C5" w:rsidRPr="00087642" w:rsidRDefault="001524C5" w:rsidP="001524C5">
      <w:pPr>
        <w:spacing w:after="0"/>
        <w:jc w:val="both"/>
        <w:rPr>
          <w:rFonts w:ascii="Arial" w:eastAsia="Times New Roman" w:hAnsi="Arial" w:cs="Arial"/>
          <w:lang w:eastAsia="es-CO"/>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162B899D" w14:textId="77777777" w:rsidTr="00906062">
        <w:tc>
          <w:tcPr>
            <w:tcW w:w="9054" w:type="dxa"/>
            <w:gridSpan w:val="2"/>
            <w:shd w:val="clear" w:color="auto" w:fill="0D0D0D" w:themeFill="text1" w:themeFillTint="F2"/>
          </w:tcPr>
          <w:p w14:paraId="71CAC28F"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57C79810" w14:textId="77777777" w:rsidTr="00906062">
        <w:tc>
          <w:tcPr>
            <w:tcW w:w="2518" w:type="dxa"/>
          </w:tcPr>
          <w:p w14:paraId="761C054D"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4A1D10AE" w14:textId="415DD21D" w:rsidR="001524C5" w:rsidRPr="00087642" w:rsidRDefault="001524C5" w:rsidP="007205AF">
            <w:pPr>
              <w:jc w:val="both"/>
              <w:rPr>
                <w:rFonts w:ascii="Arial" w:hAnsi="Arial" w:cs="Arial"/>
                <w:b/>
              </w:rPr>
            </w:pPr>
            <w:r w:rsidRPr="00087642">
              <w:rPr>
                <w:rFonts w:ascii="Arial" w:hAnsi="Arial" w:cs="Arial"/>
              </w:rPr>
              <w:t>CS_07_08_</w:t>
            </w:r>
            <w:r w:rsidR="009166BC">
              <w:rPr>
                <w:rFonts w:ascii="Arial" w:hAnsi="Arial" w:cs="Arial"/>
              </w:rPr>
              <w:t>CO</w:t>
            </w:r>
            <w:del w:id="110" w:author="TOSHIBA" w:date="2016-03-07T09:20:00Z">
              <w:r w:rsidR="009166BC" w:rsidDel="007205AF">
                <w:rPr>
                  <w:rFonts w:ascii="Arial" w:hAnsi="Arial" w:cs="Arial"/>
                </w:rPr>
                <w:delText xml:space="preserve"> </w:delText>
              </w:r>
            </w:del>
            <w:r w:rsidR="009166BC">
              <w:rPr>
                <w:rFonts w:ascii="Arial" w:hAnsi="Arial" w:cs="Arial"/>
                <w:lang w:val="en-US"/>
              </w:rPr>
              <w:t>IMG03</w:t>
            </w:r>
          </w:p>
        </w:tc>
      </w:tr>
      <w:tr w:rsidR="001524C5" w:rsidRPr="00087642" w14:paraId="71D997BF" w14:textId="77777777" w:rsidTr="00906062">
        <w:tc>
          <w:tcPr>
            <w:tcW w:w="2518" w:type="dxa"/>
          </w:tcPr>
          <w:p w14:paraId="2EA132F6"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2D36E5D5" w14:textId="77777777" w:rsidR="001524C5" w:rsidRPr="00087642" w:rsidRDefault="001524C5" w:rsidP="00906062">
            <w:pPr>
              <w:jc w:val="both"/>
              <w:rPr>
                <w:rFonts w:ascii="Arial" w:hAnsi="Arial" w:cs="Arial"/>
                <w:b/>
                <w:lang w:val="es-ES"/>
              </w:rPr>
            </w:pPr>
            <w:r w:rsidRPr="00087642">
              <w:rPr>
                <w:rFonts w:ascii="Arial" w:hAnsi="Arial" w:cs="Arial"/>
                <w:b/>
                <w:lang w:val="es-ES"/>
              </w:rPr>
              <w:t>Paisaje cultural</w:t>
            </w:r>
          </w:p>
        </w:tc>
      </w:tr>
      <w:tr w:rsidR="001524C5" w:rsidRPr="00087642" w14:paraId="0F3C9C15" w14:textId="77777777" w:rsidTr="00906062">
        <w:tc>
          <w:tcPr>
            <w:tcW w:w="2518" w:type="dxa"/>
          </w:tcPr>
          <w:p w14:paraId="355EE965"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258FCA5C" w14:textId="77777777" w:rsidR="001524C5" w:rsidRPr="00087642" w:rsidRDefault="00485F03" w:rsidP="00906062">
            <w:pPr>
              <w:jc w:val="both"/>
              <w:rPr>
                <w:rFonts w:ascii="Arial" w:hAnsi="Arial" w:cs="Arial"/>
                <w:noProof/>
                <w:lang w:eastAsia="es-ES_tradnl"/>
              </w:rPr>
            </w:pPr>
            <w:hyperlink r:id="rId13" w:history="1">
              <w:r w:rsidR="001524C5" w:rsidRPr="00087642">
                <w:rPr>
                  <w:rStyle w:val="Hipervnculo"/>
                  <w:rFonts w:ascii="Arial" w:hAnsi="Arial" w:cs="Arial"/>
                  <w:noProof/>
                  <w:lang w:eastAsia="es-ES_tradnl"/>
                </w:rPr>
                <w:t>https://es.wikipedia.org/wiki/Bogot%C3%A1</w:t>
              </w:r>
            </w:hyperlink>
          </w:p>
          <w:p w14:paraId="0FE58EE2" w14:textId="77777777" w:rsidR="001524C5" w:rsidRPr="00087642" w:rsidRDefault="001524C5" w:rsidP="00906062">
            <w:pPr>
              <w:jc w:val="both"/>
              <w:rPr>
                <w:rFonts w:ascii="Arial" w:hAnsi="Arial" w:cs="Arial"/>
                <w:noProof/>
                <w:lang w:eastAsia="es-ES_tradnl"/>
              </w:rPr>
            </w:pPr>
          </w:p>
          <w:p w14:paraId="60159F48" w14:textId="77777777" w:rsidR="001524C5" w:rsidRPr="00087642" w:rsidRDefault="001524C5" w:rsidP="00906062">
            <w:pPr>
              <w:jc w:val="both"/>
              <w:rPr>
                <w:rFonts w:ascii="Arial" w:hAnsi="Arial" w:cs="Arial"/>
                <w:noProof/>
                <w:color w:val="FF0000"/>
                <w:lang w:eastAsia="es-ES_tradnl"/>
              </w:rPr>
            </w:pPr>
            <w:r w:rsidRPr="00087642">
              <w:rPr>
                <w:rFonts w:ascii="Arial" w:hAnsi="Arial" w:cs="Arial"/>
                <w:noProof/>
                <w:lang w:eastAsia="es-CO"/>
              </w:rPr>
              <w:drawing>
                <wp:inline distT="0" distB="0" distL="0" distR="0" wp14:anchorId="37879C08" wp14:editId="07777777">
                  <wp:extent cx="2200939" cy="1296670"/>
                  <wp:effectExtent l="0" t="0" r="8890" b="0"/>
                  <wp:docPr id="3" name="Imagen 3" descr="Paisaje Urb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saje Urba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780" cy="1301879"/>
                          </a:xfrm>
                          <a:prstGeom prst="rect">
                            <a:avLst/>
                          </a:prstGeom>
                          <a:noFill/>
                          <a:ln>
                            <a:noFill/>
                          </a:ln>
                        </pic:spPr>
                      </pic:pic>
                    </a:graphicData>
                  </a:graphic>
                </wp:inline>
              </w:drawing>
            </w:r>
          </w:p>
        </w:tc>
      </w:tr>
      <w:tr w:rsidR="001524C5" w:rsidRPr="00087642" w14:paraId="3F45D772" w14:textId="77777777" w:rsidTr="00906062">
        <w:tc>
          <w:tcPr>
            <w:tcW w:w="2518" w:type="dxa"/>
          </w:tcPr>
          <w:p w14:paraId="3AFE95EC"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70B670AC" w14:textId="2DA8387E" w:rsidR="001524C5" w:rsidRPr="00087642" w:rsidRDefault="001524C5" w:rsidP="00877A3C">
            <w:pPr>
              <w:jc w:val="both"/>
              <w:rPr>
                <w:rFonts w:ascii="Arial" w:hAnsi="Arial" w:cs="Arial"/>
              </w:rPr>
            </w:pPr>
            <w:r w:rsidRPr="00087642">
              <w:rPr>
                <w:rFonts w:ascii="Arial" w:hAnsi="Arial" w:cs="Arial"/>
                <w:b/>
              </w:rPr>
              <w:t xml:space="preserve">Bogotá </w:t>
            </w:r>
            <w:r w:rsidRPr="00087642">
              <w:rPr>
                <w:rFonts w:ascii="Arial" w:hAnsi="Arial" w:cs="Arial"/>
              </w:rPr>
              <w:t xml:space="preserve">es la ciudad capital de Colombia </w:t>
            </w:r>
            <w:r w:rsidR="00CA685E" w:rsidRPr="00087642">
              <w:rPr>
                <w:rFonts w:ascii="Arial" w:hAnsi="Arial" w:cs="Arial"/>
              </w:rPr>
              <w:t>y Distrito Capital. Ubicada en el</w:t>
            </w:r>
            <w:r w:rsidR="00E22274">
              <w:rPr>
                <w:rFonts w:ascii="Arial" w:hAnsi="Arial" w:cs="Arial"/>
              </w:rPr>
              <w:t xml:space="preserve"> </w:t>
            </w:r>
            <w:r w:rsidRPr="00087642">
              <w:rPr>
                <w:rFonts w:ascii="Arial" w:hAnsi="Arial" w:cs="Arial"/>
                <w:b/>
              </w:rPr>
              <w:t>departamento</w:t>
            </w:r>
            <w:r w:rsidR="00CA685E" w:rsidRPr="00087642">
              <w:rPr>
                <w:rFonts w:ascii="Arial" w:hAnsi="Arial" w:cs="Arial"/>
              </w:rPr>
              <w:t xml:space="preserve"> de Cundinamarca, </w:t>
            </w:r>
            <w:r w:rsidRPr="00087642">
              <w:rPr>
                <w:rFonts w:ascii="Arial" w:hAnsi="Arial" w:cs="Arial"/>
              </w:rPr>
              <w:t xml:space="preserve">en el centro del país y en la región conocida como la sabana de Bogotá, que </w:t>
            </w:r>
            <w:ins w:id="111" w:author="TOSHIBA" w:date="2016-03-07T09:27:00Z">
              <w:r w:rsidR="00877A3C">
                <w:rPr>
                  <w:rFonts w:ascii="Arial" w:hAnsi="Arial" w:cs="Arial"/>
                </w:rPr>
                <w:t xml:space="preserve">es </w:t>
              </w:r>
            </w:ins>
            <w:del w:id="112" w:author="TOSHIBA" w:date="2016-03-07T09:28:00Z">
              <w:r w:rsidRPr="00087642" w:rsidDel="00877A3C">
                <w:rPr>
                  <w:rFonts w:ascii="Arial" w:hAnsi="Arial" w:cs="Arial"/>
                </w:rPr>
                <w:delText xml:space="preserve">hace </w:delText>
              </w:r>
            </w:del>
            <w:r w:rsidRPr="00087642">
              <w:rPr>
                <w:rFonts w:ascii="Arial" w:hAnsi="Arial" w:cs="Arial"/>
              </w:rPr>
              <w:t xml:space="preserve">parte del </w:t>
            </w:r>
            <w:r w:rsidRPr="00087642">
              <w:rPr>
                <w:rFonts w:ascii="Arial" w:hAnsi="Arial" w:cs="Arial"/>
                <w:b/>
              </w:rPr>
              <w:t>altiplano cundiboyacense</w:t>
            </w:r>
            <w:r w:rsidRPr="00087642">
              <w:rPr>
                <w:rFonts w:ascii="Arial" w:hAnsi="Arial" w:cs="Arial"/>
              </w:rPr>
              <w:t xml:space="preserve">. Hace parte de la </w:t>
            </w:r>
            <w:r w:rsidRPr="00087642">
              <w:rPr>
                <w:rFonts w:ascii="Arial" w:hAnsi="Arial" w:cs="Arial"/>
                <w:b/>
              </w:rPr>
              <w:t>formación montañosa</w:t>
            </w:r>
            <w:r w:rsidRPr="00087642">
              <w:rPr>
                <w:rFonts w:ascii="Arial" w:hAnsi="Arial" w:cs="Arial"/>
              </w:rPr>
              <w:t xml:space="preserve"> ubicada en la </w:t>
            </w:r>
            <w:r w:rsidRPr="00087642">
              <w:rPr>
                <w:rFonts w:ascii="Arial" w:hAnsi="Arial" w:cs="Arial"/>
                <w:b/>
              </w:rPr>
              <w:t>cordillera Oriental de los Andes</w:t>
            </w:r>
            <w:r w:rsidRPr="00087642">
              <w:rPr>
                <w:rFonts w:ascii="Arial" w:hAnsi="Arial" w:cs="Arial"/>
              </w:rPr>
              <w:t xml:space="preserve">. Bogotá </w:t>
            </w:r>
            <w:r w:rsidR="00E22274">
              <w:rPr>
                <w:rFonts w:ascii="Arial" w:hAnsi="Arial" w:cs="Arial"/>
              </w:rPr>
              <w:t xml:space="preserve">es </w:t>
            </w:r>
            <w:del w:id="113" w:author="TOSHIBA" w:date="2016-03-07T09:29:00Z">
              <w:r w:rsidRPr="00877A3C" w:rsidDel="00877A3C">
                <w:rPr>
                  <w:rFonts w:ascii="Arial" w:hAnsi="Arial" w:cs="Arial"/>
                </w:rPr>
                <w:delText>corresponde</w:delText>
              </w:r>
              <w:r w:rsidRPr="00087642" w:rsidDel="00877A3C">
                <w:rPr>
                  <w:rFonts w:ascii="Arial" w:hAnsi="Arial" w:cs="Arial"/>
                </w:rPr>
                <w:delText xml:space="preserve"> a </w:delText>
              </w:r>
            </w:del>
            <w:r w:rsidRPr="00087642">
              <w:rPr>
                <w:rFonts w:ascii="Arial" w:hAnsi="Arial" w:cs="Arial"/>
              </w:rPr>
              <w:t>la tercera capital más alta de América del Sur</w:t>
            </w:r>
            <w:ins w:id="114" w:author="TOSHIBA" w:date="2016-03-07T09:30:00Z">
              <w:r w:rsidR="00877A3C">
                <w:rPr>
                  <w:rFonts w:ascii="Arial" w:hAnsi="Arial" w:cs="Arial"/>
                </w:rPr>
                <w:t>, con</w:t>
              </w:r>
            </w:ins>
            <w:r w:rsidRPr="00087642">
              <w:rPr>
                <w:rFonts w:ascii="Arial" w:hAnsi="Arial" w:cs="Arial"/>
              </w:rPr>
              <w:t xml:space="preserve"> </w:t>
            </w:r>
            <w:del w:id="115" w:author="TOSHIBA" w:date="2016-03-07T09:30:00Z">
              <w:r w:rsidRPr="00087642" w:rsidDel="00877A3C">
                <w:rPr>
                  <w:rFonts w:ascii="Arial" w:hAnsi="Arial" w:cs="Arial"/>
                </w:rPr>
                <w:delText xml:space="preserve">y se encuentra a </w:delText>
              </w:r>
            </w:del>
            <w:r w:rsidRPr="00087642">
              <w:rPr>
                <w:rFonts w:ascii="Arial" w:hAnsi="Arial" w:cs="Arial"/>
              </w:rPr>
              <w:t xml:space="preserve">una altura promedio de 2625 metros sobre el nivel del mar. </w:t>
            </w:r>
          </w:p>
        </w:tc>
      </w:tr>
    </w:tbl>
    <w:p w14:paraId="2ACFF4E0" w14:textId="77777777" w:rsidR="001524C5" w:rsidRPr="00087642" w:rsidRDefault="001524C5" w:rsidP="001524C5">
      <w:pPr>
        <w:spacing w:after="0"/>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460"/>
      </w:tblGrid>
      <w:tr w:rsidR="00E95518" w:rsidRPr="00087642" w14:paraId="06D9161A" w14:textId="77777777" w:rsidTr="00F96643">
        <w:tc>
          <w:tcPr>
            <w:tcW w:w="8978" w:type="dxa"/>
            <w:gridSpan w:val="2"/>
            <w:shd w:val="clear" w:color="auto" w:fill="000000" w:themeFill="text1"/>
          </w:tcPr>
          <w:p w14:paraId="6FF36A13" w14:textId="77777777" w:rsidR="00E95518" w:rsidRPr="00087642" w:rsidRDefault="00E95518" w:rsidP="00F96643">
            <w:pPr>
              <w:jc w:val="center"/>
              <w:rPr>
                <w:rFonts w:ascii="Arial" w:hAnsi="Arial" w:cs="Arial"/>
                <w:b/>
                <w:color w:val="FFFFFF" w:themeColor="background1"/>
              </w:rPr>
            </w:pPr>
            <w:r w:rsidRPr="00087642">
              <w:rPr>
                <w:rFonts w:ascii="Arial" w:hAnsi="Arial" w:cs="Arial"/>
                <w:b/>
                <w:color w:val="FFFFFF" w:themeColor="background1"/>
              </w:rPr>
              <w:t>Recuerda</w:t>
            </w:r>
          </w:p>
        </w:tc>
      </w:tr>
      <w:tr w:rsidR="00E95518" w:rsidRPr="00087642" w14:paraId="525BDF59" w14:textId="77777777" w:rsidTr="00F96643">
        <w:tc>
          <w:tcPr>
            <w:tcW w:w="2518" w:type="dxa"/>
          </w:tcPr>
          <w:p w14:paraId="78E40497" w14:textId="77777777" w:rsidR="00E95518" w:rsidRPr="00087642" w:rsidRDefault="00E95518" w:rsidP="00F96643">
            <w:pPr>
              <w:rPr>
                <w:rFonts w:ascii="Arial" w:hAnsi="Arial" w:cs="Arial"/>
                <w:b/>
              </w:rPr>
            </w:pPr>
            <w:r w:rsidRPr="00087642">
              <w:rPr>
                <w:rFonts w:ascii="Arial" w:hAnsi="Arial" w:cs="Arial"/>
                <w:b/>
              </w:rPr>
              <w:t>Contenido</w:t>
            </w:r>
          </w:p>
        </w:tc>
        <w:tc>
          <w:tcPr>
            <w:tcW w:w="6460" w:type="dxa"/>
          </w:tcPr>
          <w:p w14:paraId="50597BD6" w14:textId="445CA4F5" w:rsidR="00E95518" w:rsidRPr="00087642" w:rsidRDefault="00E95518" w:rsidP="00F96643">
            <w:pPr>
              <w:jc w:val="both"/>
              <w:rPr>
                <w:rFonts w:ascii="Arial" w:eastAsia="Times New Roman" w:hAnsi="Arial" w:cs="Arial"/>
                <w:lang w:eastAsia="es-CO"/>
              </w:rPr>
            </w:pPr>
            <w:r w:rsidRPr="00087642">
              <w:rPr>
                <w:rFonts w:ascii="Arial" w:eastAsia="Times New Roman" w:hAnsi="Arial" w:cs="Arial"/>
                <w:lang w:eastAsia="es-CO"/>
              </w:rPr>
              <w:t xml:space="preserve">El paisaje geográfico, cultural o humano hace referencia al espacio físico </w:t>
            </w:r>
            <w:del w:id="116" w:author="TOSHIBA" w:date="2016-03-07T09:30:00Z">
              <w:r w:rsidRPr="00087642" w:rsidDel="0072008B">
                <w:rPr>
                  <w:rFonts w:ascii="Arial" w:eastAsia="Times New Roman" w:hAnsi="Arial" w:cs="Arial"/>
                  <w:lang w:eastAsia="es-CO"/>
                </w:rPr>
                <w:delText xml:space="preserve">el cuál ha sido </w:delText>
              </w:r>
            </w:del>
            <w:r w:rsidRPr="00087642">
              <w:rPr>
                <w:rFonts w:ascii="Arial" w:eastAsia="Times New Roman" w:hAnsi="Arial" w:cs="Arial"/>
                <w:lang w:eastAsia="es-CO"/>
              </w:rPr>
              <w:t>intervenido por la acción humana, transformando el paisaje natural parcial o totalmente. Por ejemplo, la construcción de pueblos y ciudades, vías de comunicación,</w:t>
            </w:r>
            <w:r w:rsidR="00106C18">
              <w:rPr>
                <w:rFonts w:ascii="Arial" w:eastAsia="Times New Roman" w:hAnsi="Arial" w:cs="Arial"/>
                <w:lang w:eastAsia="es-CO"/>
              </w:rPr>
              <w:t xml:space="preserve"> </w:t>
            </w:r>
            <w:r w:rsidRPr="00087642">
              <w:rPr>
                <w:rFonts w:ascii="Arial" w:eastAsia="Times New Roman" w:hAnsi="Arial" w:cs="Arial"/>
                <w:lang w:eastAsia="es-CO"/>
              </w:rPr>
              <w:t>construcciones para la explotación minera, transformación de bosque</w:t>
            </w:r>
            <w:ins w:id="117" w:author="TOSHIBA" w:date="2016-03-07T09:31:00Z">
              <w:r w:rsidR="0072008B">
                <w:rPr>
                  <w:rFonts w:ascii="Arial" w:eastAsia="Times New Roman" w:hAnsi="Arial" w:cs="Arial"/>
                  <w:lang w:eastAsia="es-CO"/>
                </w:rPr>
                <w:t>s</w:t>
              </w:r>
            </w:ins>
            <w:r w:rsidRPr="00087642">
              <w:rPr>
                <w:rFonts w:ascii="Arial" w:eastAsia="Times New Roman" w:hAnsi="Arial" w:cs="Arial"/>
                <w:lang w:eastAsia="es-CO"/>
              </w:rPr>
              <w:t xml:space="preserve"> en áreas de cultivo y pastoreo. </w:t>
            </w:r>
          </w:p>
          <w:p w14:paraId="3AFB4A26" w14:textId="77777777" w:rsidR="00E95518" w:rsidRPr="00087642" w:rsidRDefault="00E95518" w:rsidP="00F96643">
            <w:pPr>
              <w:jc w:val="center"/>
              <w:rPr>
                <w:rFonts w:ascii="Arial" w:hAnsi="Arial" w:cs="Arial"/>
                <w:b/>
              </w:rPr>
            </w:pPr>
          </w:p>
        </w:tc>
      </w:tr>
    </w:tbl>
    <w:p w14:paraId="346ED84C" w14:textId="77777777" w:rsidR="001524C5" w:rsidRPr="00087642" w:rsidRDefault="001524C5" w:rsidP="001524C5">
      <w:pPr>
        <w:pStyle w:val="Prrafodelista"/>
        <w:ind w:left="360"/>
        <w:rPr>
          <w:rFonts w:ascii="Arial" w:hAnsi="Arial" w:cs="Arial"/>
        </w:rPr>
      </w:pPr>
    </w:p>
    <w:p w14:paraId="6F56525F" w14:textId="77777777" w:rsidR="00AA60C6" w:rsidRPr="00087642" w:rsidRDefault="00AA60C6" w:rsidP="001524C5">
      <w:pPr>
        <w:pStyle w:val="Prrafodelista"/>
        <w:ind w:left="360"/>
        <w:rPr>
          <w:rFonts w:ascii="Arial" w:hAnsi="Arial" w:cs="Arial"/>
        </w:rPr>
      </w:pPr>
    </w:p>
    <w:p w14:paraId="249DAC5C" w14:textId="77777777" w:rsidR="001524C5" w:rsidRPr="00087642" w:rsidRDefault="00087642" w:rsidP="0070407A">
      <w:pPr>
        <w:rPr>
          <w:rFonts w:ascii="Arial" w:hAnsi="Arial" w:cs="Arial"/>
          <w:b/>
        </w:rPr>
      </w:pPr>
      <w:r w:rsidRPr="00087642">
        <w:rPr>
          <w:rFonts w:ascii="Arial" w:hAnsi="Arial" w:cs="Arial"/>
          <w:highlight w:val="yellow"/>
        </w:rPr>
        <w:t xml:space="preserve"> [SECCIÓN 2]</w:t>
      </w:r>
      <w:r w:rsidR="008930EE" w:rsidRPr="00087642">
        <w:rPr>
          <w:rFonts w:ascii="Arial" w:hAnsi="Arial" w:cs="Arial"/>
          <w:b/>
        </w:rPr>
        <w:t xml:space="preserve">2.2 </w:t>
      </w:r>
      <w:r w:rsidR="001524C5" w:rsidRPr="00087642">
        <w:rPr>
          <w:rFonts w:ascii="Arial" w:hAnsi="Arial" w:cs="Arial"/>
          <w:b/>
        </w:rPr>
        <w:t>La inter</w:t>
      </w:r>
      <w:r w:rsidR="0070407A" w:rsidRPr="00087642">
        <w:rPr>
          <w:rFonts w:ascii="Arial" w:hAnsi="Arial" w:cs="Arial"/>
          <w:b/>
        </w:rPr>
        <w:t>vención del paisaje en Colombia</w:t>
      </w:r>
    </w:p>
    <w:p w14:paraId="2FCAB9A7" w14:textId="0481CD31" w:rsidR="0070407A" w:rsidRPr="00087642" w:rsidRDefault="0070407A" w:rsidP="002A36E7">
      <w:pPr>
        <w:jc w:val="both"/>
        <w:rPr>
          <w:rFonts w:ascii="Arial" w:hAnsi="Arial" w:cs="Arial"/>
        </w:rPr>
      </w:pPr>
      <w:r w:rsidRPr="00087642">
        <w:rPr>
          <w:rFonts w:ascii="Arial" w:hAnsi="Arial" w:cs="Arial"/>
        </w:rPr>
        <w:t xml:space="preserve">En la geografía de nuestro país se encuentran paisajes intervenidos y modificados en las regiones urbanas: municipios, pueblos, veredas y </w:t>
      </w:r>
      <w:r w:rsidR="002A36E7" w:rsidRPr="00087642">
        <w:rPr>
          <w:rFonts w:ascii="Arial" w:hAnsi="Arial" w:cs="Arial"/>
        </w:rPr>
        <w:t>caseríos</w:t>
      </w:r>
      <w:r w:rsidRPr="00087642">
        <w:rPr>
          <w:rFonts w:ascii="Arial" w:hAnsi="Arial" w:cs="Arial"/>
        </w:rPr>
        <w:t xml:space="preserve">, donde los medios de comunicación </w:t>
      </w:r>
      <w:r w:rsidR="002A36E7" w:rsidRPr="00087642">
        <w:rPr>
          <w:rFonts w:ascii="Arial" w:hAnsi="Arial" w:cs="Arial"/>
        </w:rPr>
        <w:t>terrestres</w:t>
      </w:r>
      <w:ins w:id="118" w:author="TOSHIBA" w:date="2016-03-07T09:31:00Z">
        <w:r w:rsidR="0072008B">
          <w:rPr>
            <w:rFonts w:ascii="Arial" w:hAnsi="Arial" w:cs="Arial"/>
          </w:rPr>
          <w:t>,</w:t>
        </w:r>
      </w:ins>
      <w:r w:rsidR="002A36E7" w:rsidRPr="00087642">
        <w:rPr>
          <w:rFonts w:ascii="Arial" w:hAnsi="Arial" w:cs="Arial"/>
        </w:rPr>
        <w:t xml:space="preserve"> como los caminos y carreteras</w:t>
      </w:r>
      <w:ins w:id="119" w:author="TOSHIBA" w:date="2016-03-07T09:31:00Z">
        <w:r w:rsidR="0072008B">
          <w:rPr>
            <w:rFonts w:ascii="Arial" w:hAnsi="Arial" w:cs="Arial"/>
          </w:rPr>
          <w:t>,</w:t>
        </w:r>
      </w:ins>
      <w:r w:rsidR="002A36E7" w:rsidRPr="00087642">
        <w:rPr>
          <w:rFonts w:ascii="Arial" w:hAnsi="Arial" w:cs="Arial"/>
        </w:rPr>
        <w:t xml:space="preserve"> modifican los elementos de la naturaleza</w:t>
      </w:r>
      <w:ins w:id="120" w:author="TOSHIBA" w:date="2016-03-07T09:33:00Z">
        <w:r w:rsidR="0072008B">
          <w:rPr>
            <w:rFonts w:ascii="Arial" w:hAnsi="Arial" w:cs="Arial"/>
          </w:rPr>
          <w:t>,</w:t>
        </w:r>
      </w:ins>
      <w:r w:rsidR="002A36E7" w:rsidRPr="00087642">
        <w:rPr>
          <w:rFonts w:ascii="Arial" w:hAnsi="Arial" w:cs="Arial"/>
        </w:rPr>
        <w:t xml:space="preserve"> </w:t>
      </w:r>
      <w:ins w:id="121" w:author="TOSHIBA" w:date="2016-03-07T11:16:00Z">
        <w:r w:rsidR="00AA3070">
          <w:rPr>
            <w:rFonts w:ascii="Arial" w:hAnsi="Arial" w:cs="Arial"/>
          </w:rPr>
          <w:t xml:space="preserve">para </w:t>
        </w:r>
      </w:ins>
      <w:r w:rsidR="002A36E7" w:rsidRPr="00087642">
        <w:rPr>
          <w:rFonts w:ascii="Arial" w:hAnsi="Arial" w:cs="Arial"/>
        </w:rPr>
        <w:t>adapt</w:t>
      </w:r>
      <w:ins w:id="122" w:author="TOSHIBA" w:date="2016-03-07T09:34:00Z">
        <w:r w:rsidR="0072008B">
          <w:rPr>
            <w:rFonts w:ascii="Arial" w:hAnsi="Arial" w:cs="Arial"/>
          </w:rPr>
          <w:t>arl</w:t>
        </w:r>
      </w:ins>
      <w:ins w:id="123" w:author="TOSHIBA" w:date="2016-03-07T11:15:00Z">
        <w:r w:rsidR="00AA3070">
          <w:rPr>
            <w:rFonts w:ascii="Arial" w:hAnsi="Arial" w:cs="Arial"/>
          </w:rPr>
          <w:t>o</w:t>
        </w:r>
      </w:ins>
      <w:ins w:id="124" w:author="TOSHIBA" w:date="2016-03-07T09:34:00Z">
        <w:r w:rsidR="0072008B">
          <w:rPr>
            <w:rFonts w:ascii="Arial" w:hAnsi="Arial" w:cs="Arial"/>
          </w:rPr>
          <w:t xml:space="preserve">s </w:t>
        </w:r>
      </w:ins>
      <w:del w:id="125" w:author="TOSHIBA" w:date="2016-03-07T09:34:00Z">
        <w:r w:rsidR="002A36E7" w:rsidRPr="00087642" w:rsidDel="0072008B">
          <w:rPr>
            <w:rFonts w:ascii="Arial" w:hAnsi="Arial" w:cs="Arial"/>
          </w:rPr>
          <w:delText>á</w:delText>
        </w:r>
        <w:r w:rsidR="007B3F7F" w:rsidDel="0072008B">
          <w:rPr>
            <w:rFonts w:ascii="Arial" w:hAnsi="Arial" w:cs="Arial"/>
          </w:rPr>
          <w:delText xml:space="preserve">ndose </w:delText>
        </w:r>
      </w:del>
      <w:r w:rsidR="007B3F7F">
        <w:rPr>
          <w:rFonts w:ascii="Arial" w:hAnsi="Arial" w:cs="Arial"/>
        </w:rPr>
        <w:t>a las necesidades</w:t>
      </w:r>
      <w:r w:rsidR="002A36E7" w:rsidRPr="00087642">
        <w:rPr>
          <w:rFonts w:ascii="Arial" w:hAnsi="Arial" w:cs="Arial"/>
        </w:rPr>
        <w:t xml:space="preserve"> económicas y </w:t>
      </w:r>
      <w:del w:id="126" w:author="TOSHIBA" w:date="2016-03-07T09:34:00Z">
        <w:r w:rsidR="007B3F7F" w:rsidDel="0072008B">
          <w:rPr>
            <w:rFonts w:ascii="Arial" w:hAnsi="Arial" w:cs="Arial"/>
          </w:rPr>
          <w:delText xml:space="preserve">las </w:delText>
        </w:r>
      </w:del>
      <w:r w:rsidR="002A36E7" w:rsidRPr="00087642">
        <w:rPr>
          <w:rFonts w:ascii="Arial" w:hAnsi="Arial" w:cs="Arial"/>
        </w:rPr>
        <w:t>políticas del Estado.</w:t>
      </w:r>
    </w:p>
    <w:p w14:paraId="1C225FF9" w14:textId="648E836E" w:rsidR="002A36E7" w:rsidRPr="00087642" w:rsidRDefault="002A36E7" w:rsidP="002A36E7">
      <w:pPr>
        <w:jc w:val="both"/>
        <w:rPr>
          <w:rFonts w:ascii="Arial" w:hAnsi="Arial" w:cs="Arial"/>
        </w:rPr>
      </w:pPr>
      <w:r w:rsidRPr="00087642">
        <w:rPr>
          <w:rFonts w:ascii="Arial" w:hAnsi="Arial" w:cs="Arial"/>
        </w:rPr>
        <w:t>En las diversas regiones del país</w:t>
      </w:r>
      <w:del w:id="127" w:author="TOSHIBA" w:date="2016-03-07T09:35:00Z">
        <w:r w:rsidRPr="00087642" w:rsidDel="0072008B">
          <w:rPr>
            <w:rFonts w:ascii="Arial" w:hAnsi="Arial" w:cs="Arial"/>
          </w:rPr>
          <w:delText>,</w:delText>
        </w:r>
      </w:del>
      <w:r w:rsidR="00106C18">
        <w:rPr>
          <w:rFonts w:ascii="Arial" w:hAnsi="Arial" w:cs="Arial"/>
        </w:rPr>
        <w:t xml:space="preserve"> </w:t>
      </w:r>
      <w:r w:rsidRPr="00087642">
        <w:rPr>
          <w:rFonts w:ascii="Arial" w:hAnsi="Arial" w:cs="Arial"/>
        </w:rPr>
        <w:t>también se encuentran paisajes poco i</w:t>
      </w:r>
      <w:r w:rsidR="007B3F7F">
        <w:rPr>
          <w:rFonts w:ascii="Arial" w:hAnsi="Arial" w:cs="Arial"/>
        </w:rPr>
        <w:t xml:space="preserve">ntervenidos </w:t>
      </w:r>
      <w:ins w:id="128" w:author="TOSHIBA" w:date="2016-03-07T09:36:00Z">
        <w:r w:rsidR="0072008B">
          <w:rPr>
            <w:rFonts w:ascii="Arial" w:hAnsi="Arial" w:cs="Arial"/>
          </w:rPr>
          <w:t xml:space="preserve"> </w:t>
        </w:r>
      </w:ins>
      <w:r w:rsidR="007B3F7F">
        <w:rPr>
          <w:rFonts w:ascii="Arial" w:hAnsi="Arial" w:cs="Arial"/>
        </w:rPr>
        <w:t xml:space="preserve">o </w:t>
      </w:r>
      <w:ins w:id="129" w:author="TOSHIBA" w:date="2016-03-07T11:17:00Z">
        <w:r w:rsidR="00AA3070">
          <w:rPr>
            <w:rFonts w:ascii="Arial" w:hAnsi="Arial" w:cs="Arial"/>
          </w:rPr>
          <w:t xml:space="preserve"> </w:t>
        </w:r>
      </w:ins>
      <w:r w:rsidR="007B3F7F">
        <w:rPr>
          <w:rFonts w:ascii="Arial" w:hAnsi="Arial" w:cs="Arial"/>
        </w:rPr>
        <w:t>no intervenidos. E</w:t>
      </w:r>
      <w:r w:rsidRPr="00087642">
        <w:rPr>
          <w:rFonts w:ascii="Arial" w:hAnsi="Arial" w:cs="Arial"/>
        </w:rPr>
        <w:t>stos</w:t>
      </w:r>
      <w:r w:rsidR="007B3F7F">
        <w:rPr>
          <w:rFonts w:ascii="Arial" w:hAnsi="Arial" w:cs="Arial"/>
        </w:rPr>
        <w:t>,</w:t>
      </w:r>
      <w:r w:rsidRPr="00087642">
        <w:rPr>
          <w:rFonts w:ascii="Arial" w:hAnsi="Arial" w:cs="Arial"/>
        </w:rPr>
        <w:t xml:space="preserve"> </w:t>
      </w:r>
      <w:r w:rsidR="007B3F7F" w:rsidRPr="00087642">
        <w:rPr>
          <w:rFonts w:ascii="Arial" w:hAnsi="Arial" w:cs="Arial"/>
        </w:rPr>
        <w:t>como los parques naturales y las reservas forestales e hídricas</w:t>
      </w:r>
      <w:r w:rsidR="007B3F7F">
        <w:rPr>
          <w:rFonts w:ascii="Arial" w:hAnsi="Arial" w:cs="Arial"/>
        </w:rPr>
        <w:t>,</w:t>
      </w:r>
      <w:r w:rsidR="007B3F7F" w:rsidRPr="00087642">
        <w:rPr>
          <w:rFonts w:ascii="Arial" w:hAnsi="Arial" w:cs="Arial"/>
        </w:rPr>
        <w:t xml:space="preserve"> </w:t>
      </w:r>
      <w:r w:rsidRPr="00087642">
        <w:rPr>
          <w:rFonts w:ascii="Arial" w:hAnsi="Arial" w:cs="Arial"/>
        </w:rPr>
        <w:t xml:space="preserve">son protegidos para la conservación de </w:t>
      </w:r>
      <w:r w:rsidR="007B3F7F">
        <w:rPr>
          <w:rFonts w:ascii="Arial" w:hAnsi="Arial" w:cs="Arial"/>
        </w:rPr>
        <w:t>especies de flora y fauna</w:t>
      </w:r>
      <w:r w:rsidRPr="00087642">
        <w:rPr>
          <w:rFonts w:ascii="Arial" w:hAnsi="Arial" w:cs="Arial"/>
        </w:rPr>
        <w:t>.</w:t>
      </w:r>
    </w:p>
    <w:p w14:paraId="045CA045" w14:textId="05161C50" w:rsidR="00F96643" w:rsidRPr="00087642" w:rsidRDefault="00F96643" w:rsidP="002A36E7">
      <w:pPr>
        <w:jc w:val="both"/>
        <w:rPr>
          <w:rFonts w:ascii="Arial" w:hAnsi="Arial" w:cs="Arial"/>
        </w:rPr>
      </w:pPr>
      <w:r w:rsidRPr="00087642">
        <w:rPr>
          <w:rFonts w:ascii="Arial" w:hAnsi="Arial" w:cs="Arial"/>
        </w:rPr>
        <w:lastRenderedPageBreak/>
        <w:t xml:space="preserve">El comportamiento </w:t>
      </w:r>
      <w:ins w:id="130" w:author="TOSHIBA" w:date="2016-03-07T09:37:00Z">
        <w:r w:rsidR="0072008B">
          <w:rPr>
            <w:rFonts w:ascii="Arial" w:hAnsi="Arial" w:cs="Arial"/>
          </w:rPr>
          <w:t xml:space="preserve">productivo </w:t>
        </w:r>
      </w:ins>
      <w:ins w:id="131" w:author="TOSHIBA" w:date="2016-03-07T09:38:00Z">
        <w:r w:rsidR="0072008B">
          <w:rPr>
            <w:rFonts w:ascii="Arial" w:hAnsi="Arial" w:cs="Arial"/>
          </w:rPr>
          <w:t xml:space="preserve"> </w:t>
        </w:r>
      </w:ins>
      <w:ins w:id="132" w:author="TOSHIBA" w:date="2016-03-07T09:40:00Z">
        <w:r w:rsidR="0085727D">
          <w:rPr>
            <w:rFonts w:ascii="Arial" w:hAnsi="Arial" w:cs="Arial"/>
          </w:rPr>
          <w:t xml:space="preserve">sin control </w:t>
        </w:r>
      </w:ins>
      <w:del w:id="133" w:author="TOSHIBA" w:date="2016-03-07T09:37:00Z">
        <w:r w:rsidRPr="00087642" w:rsidDel="0072008B">
          <w:rPr>
            <w:rFonts w:ascii="Arial" w:hAnsi="Arial" w:cs="Arial"/>
          </w:rPr>
          <w:delText>productivista</w:delText>
        </w:r>
        <w:r w:rsidR="00032C28" w:rsidDel="0072008B">
          <w:rPr>
            <w:rFonts w:ascii="Arial" w:hAnsi="Arial" w:cs="Arial"/>
          </w:rPr>
          <w:delText xml:space="preserve"> </w:delText>
        </w:r>
      </w:del>
      <w:r w:rsidRPr="00087642">
        <w:rPr>
          <w:rFonts w:ascii="Arial" w:hAnsi="Arial" w:cs="Arial"/>
        </w:rPr>
        <w:t>(cultivos, cosechas, exploración y explotación minera) genera efectos irreparables</w:t>
      </w:r>
      <w:r w:rsidR="00E22274">
        <w:rPr>
          <w:rFonts w:ascii="Arial" w:hAnsi="Arial" w:cs="Arial"/>
        </w:rPr>
        <w:t>,</w:t>
      </w:r>
      <w:r w:rsidRPr="00087642">
        <w:rPr>
          <w:rFonts w:ascii="Arial" w:hAnsi="Arial" w:cs="Arial"/>
        </w:rPr>
        <w:t xml:space="preserve"> como el a</w:t>
      </w:r>
      <w:r w:rsidR="00032C28">
        <w:rPr>
          <w:rFonts w:ascii="Arial" w:hAnsi="Arial" w:cs="Arial"/>
        </w:rPr>
        <w:t>gotamiento, la erosión</w:t>
      </w:r>
      <w:r w:rsidRPr="00087642">
        <w:rPr>
          <w:rFonts w:ascii="Arial" w:hAnsi="Arial" w:cs="Arial"/>
        </w:rPr>
        <w:t>, la salinidad del suelo, el mal empleo de abonos, fertilizantes, pesticidas, la actividad industrial, comercial y del transporte</w:t>
      </w:r>
      <w:r w:rsidR="00AA41B5" w:rsidRPr="00087642">
        <w:rPr>
          <w:rFonts w:ascii="Arial" w:hAnsi="Arial" w:cs="Arial"/>
        </w:rPr>
        <w:t xml:space="preserve">. </w:t>
      </w:r>
    </w:p>
    <w:tbl>
      <w:tblPr>
        <w:tblStyle w:val="Tablaconcuadrcula"/>
        <w:tblW w:w="0" w:type="auto"/>
        <w:tblLook w:val="04A0" w:firstRow="1" w:lastRow="0" w:firstColumn="1" w:lastColumn="0" w:noHBand="0" w:noVBand="1"/>
      </w:tblPr>
      <w:tblGrid>
        <w:gridCol w:w="1374"/>
        <w:gridCol w:w="7680"/>
      </w:tblGrid>
      <w:tr w:rsidR="00AA41B5" w:rsidRPr="00087642" w14:paraId="4D41A215" w14:textId="77777777" w:rsidTr="00B161CE">
        <w:tc>
          <w:tcPr>
            <w:tcW w:w="9033" w:type="dxa"/>
            <w:gridSpan w:val="2"/>
            <w:shd w:val="clear" w:color="auto" w:fill="0D0D0D" w:themeFill="text1" w:themeFillTint="F2"/>
          </w:tcPr>
          <w:p w14:paraId="1D5343A1" w14:textId="77777777" w:rsidR="00AA41B5" w:rsidRPr="00087642" w:rsidRDefault="00AA41B5" w:rsidP="00B161CE">
            <w:pPr>
              <w:jc w:val="center"/>
              <w:rPr>
                <w:rFonts w:ascii="Arial" w:hAnsi="Arial" w:cs="Arial"/>
                <w:b/>
                <w:color w:val="FFFFFF" w:themeColor="background1"/>
              </w:rPr>
            </w:pPr>
            <w:r w:rsidRPr="00087642">
              <w:rPr>
                <w:rFonts w:ascii="Arial" w:hAnsi="Arial" w:cs="Arial"/>
                <w:b/>
                <w:color w:val="FFFFFF" w:themeColor="background1"/>
              </w:rPr>
              <w:t>Imagen (fotografía, gráfica o ilustración)</w:t>
            </w:r>
          </w:p>
        </w:tc>
      </w:tr>
      <w:tr w:rsidR="00AA41B5" w:rsidRPr="00087642" w14:paraId="6D7FE391" w14:textId="77777777" w:rsidTr="00B161CE">
        <w:tc>
          <w:tcPr>
            <w:tcW w:w="2518" w:type="dxa"/>
          </w:tcPr>
          <w:p w14:paraId="2D0328D6" w14:textId="77777777" w:rsidR="00AA41B5" w:rsidRPr="00087642" w:rsidRDefault="00AA41B5" w:rsidP="00B161CE">
            <w:pPr>
              <w:rPr>
                <w:rFonts w:ascii="Arial" w:hAnsi="Arial" w:cs="Arial"/>
                <w:b/>
                <w:color w:val="000000"/>
              </w:rPr>
            </w:pPr>
            <w:r w:rsidRPr="00087642">
              <w:rPr>
                <w:rFonts w:ascii="Arial" w:hAnsi="Arial" w:cs="Arial"/>
                <w:b/>
                <w:color w:val="000000"/>
              </w:rPr>
              <w:t>Código</w:t>
            </w:r>
          </w:p>
        </w:tc>
        <w:tc>
          <w:tcPr>
            <w:tcW w:w="6515" w:type="dxa"/>
          </w:tcPr>
          <w:p w14:paraId="12734713" w14:textId="3C48E2FC" w:rsidR="00AA41B5" w:rsidRPr="00087642" w:rsidRDefault="00AA41B5" w:rsidP="0085727D">
            <w:pPr>
              <w:rPr>
                <w:rFonts w:ascii="Arial" w:hAnsi="Arial" w:cs="Arial"/>
                <w:b/>
                <w:color w:val="000000"/>
              </w:rPr>
            </w:pPr>
            <w:r w:rsidRPr="00087642">
              <w:rPr>
                <w:rFonts w:ascii="Arial" w:hAnsi="Arial" w:cs="Arial"/>
              </w:rPr>
              <w:t>CS_07_08_</w:t>
            </w:r>
            <w:r w:rsidR="009166BC">
              <w:rPr>
                <w:rFonts w:ascii="Arial" w:hAnsi="Arial" w:cs="Arial"/>
              </w:rPr>
              <w:t>CO</w:t>
            </w:r>
            <w:del w:id="134" w:author="TOSHIBA" w:date="2016-03-07T09:40:00Z">
              <w:r w:rsidR="009166BC" w:rsidDel="0085727D">
                <w:rPr>
                  <w:rFonts w:ascii="Arial" w:hAnsi="Arial" w:cs="Arial"/>
                </w:rPr>
                <w:delText xml:space="preserve"> </w:delText>
              </w:r>
            </w:del>
            <w:r w:rsidR="009166BC">
              <w:rPr>
                <w:rFonts w:ascii="Arial" w:hAnsi="Arial" w:cs="Arial"/>
                <w:lang w:val="en-US"/>
              </w:rPr>
              <w:t>IMG04</w:t>
            </w:r>
          </w:p>
        </w:tc>
      </w:tr>
      <w:tr w:rsidR="00AA41B5" w:rsidRPr="00087642" w14:paraId="13185DA0" w14:textId="77777777" w:rsidTr="00B161CE">
        <w:tc>
          <w:tcPr>
            <w:tcW w:w="2518" w:type="dxa"/>
          </w:tcPr>
          <w:p w14:paraId="2A65F61E" w14:textId="77777777" w:rsidR="00AA41B5" w:rsidRPr="00087642" w:rsidRDefault="00AA41B5" w:rsidP="00B161CE">
            <w:pPr>
              <w:rPr>
                <w:rFonts w:ascii="Arial" w:hAnsi="Arial" w:cs="Arial"/>
                <w:color w:val="000000"/>
              </w:rPr>
            </w:pPr>
            <w:r w:rsidRPr="00087642">
              <w:rPr>
                <w:rFonts w:ascii="Arial" w:hAnsi="Arial" w:cs="Arial"/>
                <w:b/>
                <w:color w:val="000000"/>
              </w:rPr>
              <w:t>Descripción</w:t>
            </w:r>
          </w:p>
        </w:tc>
        <w:tc>
          <w:tcPr>
            <w:tcW w:w="6515" w:type="dxa"/>
          </w:tcPr>
          <w:p w14:paraId="43FAE9F7" w14:textId="77777777" w:rsidR="00AA41B5" w:rsidRPr="00087642" w:rsidRDefault="00AA41B5" w:rsidP="00B161CE">
            <w:pPr>
              <w:rPr>
                <w:rFonts w:ascii="Arial" w:hAnsi="Arial" w:cs="Arial"/>
                <w:color w:val="000000"/>
              </w:rPr>
            </w:pPr>
            <w:r w:rsidRPr="00087642">
              <w:rPr>
                <w:rFonts w:ascii="Arial" w:hAnsi="Arial" w:cs="Arial"/>
                <w:color w:val="000000"/>
              </w:rPr>
              <w:t>Explotación minera</w:t>
            </w:r>
          </w:p>
        </w:tc>
      </w:tr>
      <w:tr w:rsidR="00AA41B5" w:rsidRPr="00087642" w14:paraId="2CB87CAB" w14:textId="77777777" w:rsidTr="00B161CE">
        <w:tc>
          <w:tcPr>
            <w:tcW w:w="2518" w:type="dxa"/>
          </w:tcPr>
          <w:p w14:paraId="674CC98F" w14:textId="77777777" w:rsidR="00AA41B5" w:rsidRPr="00087642" w:rsidRDefault="00AA41B5" w:rsidP="00B161CE">
            <w:pPr>
              <w:rPr>
                <w:rFonts w:ascii="Arial" w:hAnsi="Arial" w:cs="Arial"/>
                <w:color w:val="000000"/>
              </w:rPr>
            </w:pPr>
            <w:r w:rsidRPr="00087642">
              <w:rPr>
                <w:rFonts w:ascii="Arial" w:hAnsi="Arial" w:cs="Arial"/>
                <w:b/>
                <w:color w:val="000000"/>
              </w:rPr>
              <w:t>Código Shutterstock (o URL o la ruta en AulaPlaneta)</w:t>
            </w:r>
          </w:p>
        </w:tc>
        <w:tc>
          <w:tcPr>
            <w:tcW w:w="6515" w:type="dxa"/>
          </w:tcPr>
          <w:p w14:paraId="1025DE69" w14:textId="77777777" w:rsidR="00AA41B5" w:rsidRPr="00087642" w:rsidRDefault="00485F03" w:rsidP="00B161CE">
            <w:pPr>
              <w:rPr>
                <w:rFonts w:ascii="Arial" w:hAnsi="Arial" w:cs="Arial"/>
                <w:color w:val="000000"/>
              </w:rPr>
            </w:pPr>
            <w:hyperlink r:id="rId15" w:history="1">
              <w:r w:rsidR="00AA41B5" w:rsidRPr="00087642">
                <w:rPr>
                  <w:rStyle w:val="Hipervnculo"/>
                  <w:rFonts w:ascii="Arial" w:hAnsi="Arial" w:cs="Arial"/>
                </w:rPr>
                <w:t>http://thumb9.shutterstock.com/display_pic_with_logo/63480/63480,1164309559,2/stock-photo-strip-mine-operation-2215936.jpg</w:t>
              </w:r>
            </w:hyperlink>
          </w:p>
          <w:p w14:paraId="7F6122B0" w14:textId="77777777" w:rsidR="00AA41B5" w:rsidRPr="00087642" w:rsidRDefault="00AA41B5" w:rsidP="00B161CE">
            <w:pPr>
              <w:rPr>
                <w:rFonts w:ascii="Arial" w:hAnsi="Arial" w:cs="Arial"/>
                <w:color w:val="000000"/>
              </w:rPr>
            </w:pPr>
            <w:r w:rsidRPr="00087642">
              <w:rPr>
                <w:rFonts w:ascii="Arial" w:hAnsi="Arial" w:cs="Arial"/>
                <w:noProof/>
                <w:lang w:eastAsia="es-CO"/>
              </w:rPr>
              <w:drawing>
                <wp:inline distT="0" distB="0" distL="0" distR="0" wp14:anchorId="02C326DB" wp14:editId="07777777">
                  <wp:extent cx="1933575" cy="1310534"/>
                  <wp:effectExtent l="0" t="0" r="0" b="4445"/>
                  <wp:docPr id="1" name="Imagen 1" descr="Strip mine opera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p mine operation - stock pho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113" cy="1310898"/>
                          </a:xfrm>
                          <a:prstGeom prst="rect">
                            <a:avLst/>
                          </a:prstGeom>
                          <a:noFill/>
                          <a:ln>
                            <a:noFill/>
                          </a:ln>
                        </pic:spPr>
                      </pic:pic>
                    </a:graphicData>
                  </a:graphic>
                </wp:inline>
              </w:drawing>
            </w:r>
          </w:p>
        </w:tc>
      </w:tr>
      <w:tr w:rsidR="00AA41B5" w:rsidRPr="00087642" w14:paraId="3E093BBE" w14:textId="77777777" w:rsidTr="00B161CE">
        <w:tc>
          <w:tcPr>
            <w:tcW w:w="2518" w:type="dxa"/>
          </w:tcPr>
          <w:p w14:paraId="26188F16" w14:textId="77777777" w:rsidR="00AA41B5" w:rsidRPr="00087642" w:rsidRDefault="00AA41B5" w:rsidP="00B161CE">
            <w:pPr>
              <w:rPr>
                <w:rFonts w:ascii="Arial" w:hAnsi="Arial" w:cs="Arial"/>
                <w:color w:val="000000"/>
              </w:rPr>
            </w:pPr>
            <w:r w:rsidRPr="00087642">
              <w:rPr>
                <w:rFonts w:ascii="Arial" w:hAnsi="Arial" w:cs="Arial"/>
                <w:b/>
                <w:color w:val="000000"/>
              </w:rPr>
              <w:t>Pie de imagen</w:t>
            </w:r>
          </w:p>
        </w:tc>
        <w:tc>
          <w:tcPr>
            <w:tcW w:w="6515" w:type="dxa"/>
          </w:tcPr>
          <w:p w14:paraId="4940DA7B" w14:textId="5338A0AF" w:rsidR="00AA41B5" w:rsidRPr="00087642" w:rsidRDefault="00AA41B5" w:rsidP="0085727D">
            <w:pPr>
              <w:rPr>
                <w:rFonts w:ascii="Arial" w:hAnsi="Arial" w:cs="Arial"/>
                <w:color w:val="000000"/>
              </w:rPr>
            </w:pPr>
            <w:r w:rsidRPr="00087642">
              <w:rPr>
                <w:rFonts w:ascii="Arial" w:hAnsi="Arial" w:cs="Arial"/>
                <w:color w:val="000000"/>
              </w:rPr>
              <w:t xml:space="preserve">Los efectos nocivos de la explotación de los recursos mineros disminuyen las posibilidades de </w:t>
            </w:r>
            <w:del w:id="135" w:author="TOSHIBA" w:date="2016-03-07T09:41:00Z">
              <w:r w:rsidRPr="00087642" w:rsidDel="0085727D">
                <w:rPr>
                  <w:rFonts w:ascii="Arial" w:hAnsi="Arial" w:cs="Arial"/>
                  <w:color w:val="000000"/>
                </w:rPr>
                <w:delText xml:space="preserve">la </w:delText>
              </w:r>
            </w:del>
            <w:r w:rsidRPr="00087642">
              <w:rPr>
                <w:rFonts w:ascii="Arial" w:hAnsi="Arial" w:cs="Arial"/>
                <w:color w:val="000000"/>
              </w:rPr>
              <w:t>vida en nuestro planeta.</w:t>
            </w:r>
          </w:p>
        </w:tc>
      </w:tr>
    </w:tbl>
    <w:p w14:paraId="1AED96D3" w14:textId="77777777" w:rsidR="00AA41B5" w:rsidRPr="00087642" w:rsidRDefault="00AA41B5" w:rsidP="002A36E7">
      <w:pPr>
        <w:jc w:val="both"/>
        <w:rPr>
          <w:rFonts w:ascii="Arial" w:hAnsi="Arial" w:cs="Arial"/>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99771C" w:rsidRPr="0099771C" w14:paraId="4BAD175F" w14:textId="77777777" w:rsidTr="0099771C">
        <w:tc>
          <w:tcPr>
            <w:tcW w:w="9054" w:type="dxa"/>
            <w:gridSpan w:val="2"/>
            <w:shd w:val="clear" w:color="auto" w:fill="000000" w:themeFill="text1"/>
          </w:tcPr>
          <w:p w14:paraId="4598D69B" w14:textId="77777777" w:rsidR="0099771C" w:rsidRPr="0099771C" w:rsidRDefault="0099771C" w:rsidP="0099771C">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Profundiza</w:t>
            </w:r>
            <w:r w:rsidRPr="0099771C">
              <w:rPr>
                <w:rFonts w:ascii="Times New Roman" w:eastAsiaTheme="minorEastAsia" w:hAnsi="Times New Roman" w:cs="Times New Roman"/>
                <w:b/>
                <w:color w:val="FFFFFF" w:themeColor="background1"/>
                <w:lang w:eastAsia="es-CO"/>
              </w:rPr>
              <w:t>: recurso nuevo</w:t>
            </w:r>
          </w:p>
        </w:tc>
      </w:tr>
      <w:tr w:rsidR="0099771C" w:rsidRPr="0099771C" w14:paraId="7C691BA9" w14:textId="77777777" w:rsidTr="0099771C">
        <w:tc>
          <w:tcPr>
            <w:tcW w:w="1809" w:type="dxa"/>
          </w:tcPr>
          <w:p w14:paraId="381EA891"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263E39A9"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_REC3</w:t>
            </w:r>
            <w:r w:rsidRPr="0099771C">
              <w:rPr>
                <w:rFonts w:ascii="Times New Roman" w:eastAsiaTheme="minorEastAsia" w:hAnsi="Times New Roman" w:cs="Times New Roman"/>
                <w:color w:val="000000"/>
                <w:lang w:eastAsia="es-CO"/>
              </w:rPr>
              <w:t>0</w:t>
            </w:r>
          </w:p>
        </w:tc>
      </w:tr>
      <w:tr w:rsidR="0099771C" w:rsidRPr="0099771C" w14:paraId="1312FA2E" w14:textId="77777777" w:rsidTr="0099771C">
        <w:tc>
          <w:tcPr>
            <w:tcW w:w="1809" w:type="dxa"/>
          </w:tcPr>
          <w:p w14:paraId="0FB29F5A"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AC1FFEA" w14:textId="77777777" w:rsidR="0099771C" w:rsidRPr="0099771C" w:rsidRDefault="0099771C" w:rsidP="0099771C">
            <w:pPr>
              <w:spacing w:before="2" w:after="2"/>
              <w:rPr>
                <w:rFonts w:ascii="Times New Roman" w:eastAsiaTheme="minorEastAsia" w:hAnsi="Times New Roman" w:cs="Times New Roman"/>
                <w:color w:val="000000"/>
                <w:lang w:eastAsia="es-CO"/>
              </w:rPr>
            </w:pPr>
          </w:p>
          <w:p w14:paraId="1D478505"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217146B9" w14:textId="77777777" w:rsidTr="0099771C">
        <w:tc>
          <w:tcPr>
            <w:tcW w:w="1809" w:type="dxa"/>
          </w:tcPr>
          <w:p w14:paraId="1CCC4DEA"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41AD2D01"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5AC6BE4E" w14:textId="77777777" w:rsidTr="0099771C">
        <w:tc>
          <w:tcPr>
            <w:tcW w:w="1809" w:type="dxa"/>
          </w:tcPr>
          <w:p w14:paraId="4D3BEB63"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7ED6794E"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La intervención del paisaje en Colombia</w:t>
            </w:r>
          </w:p>
        </w:tc>
      </w:tr>
      <w:tr w:rsidR="0099771C" w:rsidRPr="0099771C" w14:paraId="111485DC" w14:textId="77777777" w:rsidTr="0099771C">
        <w:tc>
          <w:tcPr>
            <w:tcW w:w="1809" w:type="dxa"/>
          </w:tcPr>
          <w:p w14:paraId="0ADFFBD0"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681D474F"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Interactivo para identificar tipos de intervención del paisaje en Colombia</w:t>
            </w:r>
          </w:p>
          <w:p w14:paraId="083C86BB"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bl>
    <w:p w14:paraId="2265AB50" w14:textId="77777777" w:rsidR="001524C5" w:rsidRPr="00087642" w:rsidRDefault="001524C5" w:rsidP="001524C5">
      <w:pPr>
        <w:pStyle w:val="Prrafodelista"/>
        <w:ind w:left="360"/>
        <w:rPr>
          <w:rFonts w:ascii="Arial" w:hAnsi="Arial" w:cs="Arial"/>
        </w:rPr>
      </w:pPr>
    </w:p>
    <w:p w14:paraId="33127672" w14:textId="77777777" w:rsidR="001524C5" w:rsidRPr="00087642" w:rsidRDefault="00087642" w:rsidP="008930EE">
      <w:pPr>
        <w:rPr>
          <w:rFonts w:ascii="Arial" w:hAnsi="Arial" w:cs="Arial"/>
        </w:rPr>
      </w:pPr>
      <w:r w:rsidRPr="00087642">
        <w:rPr>
          <w:rFonts w:ascii="Arial" w:hAnsi="Arial" w:cs="Arial"/>
          <w:highlight w:val="yellow"/>
        </w:rPr>
        <w:t>[SECCIÓN 2]</w:t>
      </w:r>
      <w:r w:rsidR="008930EE" w:rsidRPr="00087642">
        <w:rPr>
          <w:rFonts w:ascii="Arial" w:hAnsi="Arial" w:cs="Arial"/>
          <w:b/>
        </w:rPr>
        <w:t xml:space="preserve">2.3 </w:t>
      </w:r>
      <w:r w:rsidR="001524C5" w:rsidRPr="00087642">
        <w:rPr>
          <w:rFonts w:ascii="Arial" w:hAnsi="Arial" w:cs="Arial"/>
          <w:b/>
        </w:rPr>
        <w:t>Consolidación</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99771C" w:rsidRPr="0099771C" w14:paraId="251454F5" w14:textId="77777777" w:rsidTr="0099771C">
        <w:tc>
          <w:tcPr>
            <w:tcW w:w="9054" w:type="dxa"/>
            <w:gridSpan w:val="2"/>
            <w:shd w:val="clear" w:color="auto" w:fill="000000" w:themeFill="text1"/>
          </w:tcPr>
          <w:p w14:paraId="2C2D79D2" w14:textId="77777777" w:rsidR="0099771C" w:rsidRPr="0099771C" w:rsidRDefault="0099771C" w:rsidP="0099771C">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99771C" w:rsidRPr="0099771C" w14:paraId="10989FCE" w14:textId="77777777" w:rsidTr="0099771C">
        <w:tc>
          <w:tcPr>
            <w:tcW w:w="1809" w:type="dxa"/>
          </w:tcPr>
          <w:p w14:paraId="2CBB86B5"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7E177834"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_REC4</w:t>
            </w:r>
            <w:r w:rsidRPr="0099771C">
              <w:rPr>
                <w:rFonts w:ascii="Times New Roman" w:eastAsiaTheme="minorEastAsia" w:hAnsi="Times New Roman" w:cs="Times New Roman"/>
                <w:color w:val="000000"/>
                <w:lang w:eastAsia="es-CO"/>
              </w:rPr>
              <w:t>0</w:t>
            </w:r>
          </w:p>
        </w:tc>
      </w:tr>
      <w:tr w:rsidR="0099771C" w:rsidRPr="0099771C" w14:paraId="1F8C4C8A" w14:textId="77777777" w:rsidTr="0099771C">
        <w:tc>
          <w:tcPr>
            <w:tcW w:w="1809" w:type="dxa"/>
          </w:tcPr>
          <w:p w14:paraId="5FCD8BAA"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52FABCA8" w14:textId="77777777" w:rsidR="0099771C" w:rsidRPr="0099771C" w:rsidRDefault="0099771C" w:rsidP="0099771C">
            <w:pPr>
              <w:spacing w:before="2" w:after="2"/>
              <w:rPr>
                <w:rFonts w:ascii="Times New Roman" w:eastAsiaTheme="minorEastAsia" w:hAnsi="Times New Roman" w:cs="Times New Roman"/>
                <w:color w:val="000000"/>
                <w:lang w:eastAsia="es-CO"/>
              </w:rPr>
            </w:pPr>
          </w:p>
          <w:p w14:paraId="7620DDBC"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12504018" w14:textId="77777777" w:rsidTr="0099771C">
        <w:tc>
          <w:tcPr>
            <w:tcW w:w="1809" w:type="dxa"/>
          </w:tcPr>
          <w:p w14:paraId="14E2BB10"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6B2DFDD0"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5468BB8C" w14:textId="77777777" w:rsidTr="0099771C">
        <w:tc>
          <w:tcPr>
            <w:tcW w:w="1809" w:type="dxa"/>
          </w:tcPr>
          <w:p w14:paraId="58F094FC"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6A31E30B"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 xml:space="preserve">Refuerza tu aprendizaje: </w:t>
            </w:r>
            <w:commentRangeStart w:id="136"/>
            <w:r w:rsidRPr="0099771C">
              <w:rPr>
                <w:rFonts w:ascii="Times New Roman" w:eastAsiaTheme="minorEastAsia" w:hAnsi="Times New Roman" w:cs="Times New Roman"/>
                <w:color w:val="000000"/>
                <w:lang w:eastAsia="es-CO"/>
              </w:rPr>
              <w:t>El paisaje geográfico de Colombia</w:t>
            </w:r>
            <w:commentRangeEnd w:id="136"/>
            <w:r w:rsidR="00A94EFB">
              <w:rPr>
                <w:rStyle w:val="Refdecomentario"/>
              </w:rPr>
              <w:commentReference w:id="136"/>
            </w:r>
          </w:p>
        </w:tc>
      </w:tr>
      <w:tr w:rsidR="0099771C" w:rsidRPr="0099771C" w14:paraId="1FB9444F" w14:textId="77777777" w:rsidTr="0099771C">
        <w:tc>
          <w:tcPr>
            <w:tcW w:w="1809" w:type="dxa"/>
          </w:tcPr>
          <w:p w14:paraId="4C3DF7B3"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2703686C"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Actividad sobre El paisaje geográfico de Colombia</w:t>
            </w:r>
          </w:p>
          <w:p w14:paraId="0A404973"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bl>
    <w:p w14:paraId="5DCD4437" w14:textId="77777777" w:rsidR="001524C5" w:rsidRPr="00087642" w:rsidRDefault="001524C5" w:rsidP="00AA41B5">
      <w:pPr>
        <w:rPr>
          <w:rFonts w:ascii="Arial" w:hAnsi="Arial" w:cs="Arial"/>
        </w:rPr>
      </w:pPr>
    </w:p>
    <w:p w14:paraId="224128EC" w14:textId="77777777" w:rsidR="001524C5" w:rsidRPr="00087642" w:rsidRDefault="001524C5" w:rsidP="00AA41B5">
      <w:pPr>
        <w:rPr>
          <w:rFonts w:ascii="Arial" w:hAnsi="Arial" w:cs="Arial"/>
        </w:rPr>
      </w:pPr>
    </w:p>
    <w:p w14:paraId="752BC20D" w14:textId="77777777" w:rsidR="00AA41B5" w:rsidRPr="00087642" w:rsidRDefault="00AA41B5" w:rsidP="00AA41B5">
      <w:pPr>
        <w:rPr>
          <w:rFonts w:ascii="Arial" w:hAnsi="Arial" w:cs="Arial"/>
        </w:rPr>
      </w:pPr>
    </w:p>
    <w:p w14:paraId="71A716E6" w14:textId="77777777" w:rsidR="00AA41B5" w:rsidRPr="00087642" w:rsidRDefault="00AA41B5" w:rsidP="00AA41B5">
      <w:pPr>
        <w:rPr>
          <w:rFonts w:ascii="Arial" w:hAnsi="Arial" w:cs="Arial"/>
        </w:rPr>
      </w:pPr>
    </w:p>
    <w:p w14:paraId="0D99A834" w14:textId="77777777" w:rsidR="00AA41B5" w:rsidRPr="00087642" w:rsidRDefault="00AA41B5" w:rsidP="00AA41B5">
      <w:pPr>
        <w:rPr>
          <w:rFonts w:ascii="Arial" w:hAnsi="Arial" w:cs="Arial"/>
        </w:rPr>
      </w:pPr>
    </w:p>
    <w:p w14:paraId="024DBCF6" w14:textId="77777777" w:rsidR="00AA41B5" w:rsidRPr="00087642" w:rsidRDefault="00AA41B5" w:rsidP="00AA41B5">
      <w:pPr>
        <w:rPr>
          <w:rFonts w:ascii="Arial" w:hAnsi="Arial" w:cs="Arial"/>
        </w:rPr>
      </w:pPr>
    </w:p>
    <w:p w14:paraId="51F1BE5C" w14:textId="5CF523F0" w:rsidR="001524C5" w:rsidRPr="00087642" w:rsidRDefault="00087642" w:rsidP="008930EE">
      <w:pPr>
        <w:rPr>
          <w:rFonts w:ascii="Arial" w:hAnsi="Arial" w:cs="Arial"/>
          <w:b/>
        </w:rPr>
      </w:pPr>
      <w:r w:rsidRPr="00087642">
        <w:rPr>
          <w:rFonts w:ascii="Arial" w:hAnsi="Arial" w:cs="Arial"/>
          <w:highlight w:val="yellow"/>
        </w:rPr>
        <w:t xml:space="preserve"> [SECCIÓN 3]</w:t>
      </w:r>
      <w:r w:rsidR="008930EE" w:rsidRPr="00087642">
        <w:rPr>
          <w:rFonts w:ascii="Arial" w:hAnsi="Arial" w:cs="Arial"/>
          <w:b/>
        </w:rPr>
        <w:t xml:space="preserve">3 </w:t>
      </w:r>
      <w:ins w:id="137" w:author="TOSHIBA" w:date="2016-03-08T16:16:00Z">
        <w:r w:rsidR="0045112D">
          <w:rPr>
            <w:rFonts w:ascii="Arial" w:hAnsi="Arial" w:cs="Arial"/>
            <w:b/>
          </w:rPr>
          <w:t xml:space="preserve">La </w:t>
        </w:r>
      </w:ins>
      <w:del w:id="138" w:author="TOSHIBA" w:date="2016-03-08T16:16:00Z">
        <w:r w:rsidR="001524C5" w:rsidRPr="00087642" w:rsidDel="0045112D">
          <w:rPr>
            <w:rFonts w:ascii="Arial" w:hAnsi="Arial" w:cs="Arial"/>
            <w:b/>
          </w:rPr>
          <w:delText>G</w:delText>
        </w:r>
      </w:del>
      <w:ins w:id="139" w:author="TOSHIBA" w:date="2016-03-08T16:16:00Z">
        <w:r w:rsidR="0045112D">
          <w:rPr>
            <w:rFonts w:ascii="Arial" w:hAnsi="Arial" w:cs="Arial"/>
            <w:b/>
          </w:rPr>
          <w:t>g</w:t>
        </w:r>
      </w:ins>
      <w:r w:rsidR="001524C5" w:rsidRPr="00087642">
        <w:rPr>
          <w:rFonts w:ascii="Arial" w:hAnsi="Arial" w:cs="Arial"/>
          <w:b/>
        </w:rPr>
        <w:t>eomorfología de Colombia</w:t>
      </w:r>
    </w:p>
    <w:p w14:paraId="1A10DE2C" w14:textId="4A54F6B1" w:rsidR="002A36E7" w:rsidRPr="00087642" w:rsidRDefault="002A36E7" w:rsidP="001524C5">
      <w:pPr>
        <w:spacing w:after="0"/>
        <w:jc w:val="both"/>
        <w:rPr>
          <w:rFonts w:ascii="Arial" w:eastAsia="Times New Roman" w:hAnsi="Arial" w:cs="Arial"/>
          <w:color w:val="000000"/>
          <w:lang w:eastAsia="es-ES_tradnl"/>
        </w:rPr>
      </w:pPr>
      <w:r w:rsidRPr="00087642">
        <w:rPr>
          <w:rFonts w:ascii="Arial" w:eastAsia="Times New Roman" w:hAnsi="Arial" w:cs="Arial"/>
          <w:color w:val="000000"/>
          <w:lang w:eastAsia="es-ES_tradnl"/>
        </w:rPr>
        <w:t>La geomorfología estudia las diversas formas de la superficie terrestre como resultado de la acción de fuerzas internas</w:t>
      </w:r>
      <w:r w:rsidR="00392840">
        <w:rPr>
          <w:rFonts w:ascii="Arial" w:eastAsia="Times New Roman" w:hAnsi="Arial" w:cs="Arial"/>
          <w:color w:val="000000"/>
          <w:lang w:eastAsia="es-ES_tradnl"/>
        </w:rPr>
        <w:t>,</w:t>
      </w:r>
      <w:r w:rsidRPr="00087642">
        <w:rPr>
          <w:rFonts w:ascii="Arial" w:eastAsia="Times New Roman" w:hAnsi="Arial" w:cs="Arial"/>
          <w:color w:val="000000"/>
          <w:lang w:eastAsia="es-ES_tradnl"/>
        </w:rPr>
        <w:t xml:space="preserve"> </w:t>
      </w:r>
      <w:ins w:id="140" w:author="TOSHIBA" w:date="2016-03-07T09:42:00Z">
        <w:r w:rsidR="0085727D">
          <w:rPr>
            <w:rFonts w:ascii="Arial" w:eastAsia="Times New Roman" w:hAnsi="Arial" w:cs="Arial"/>
            <w:color w:val="000000"/>
            <w:lang w:eastAsia="es-ES_tradnl"/>
          </w:rPr>
          <w:t xml:space="preserve">por ejemplo, </w:t>
        </w:r>
      </w:ins>
      <w:del w:id="141" w:author="TOSHIBA" w:date="2016-03-07T09:42:00Z">
        <w:r w:rsidRPr="00087642" w:rsidDel="0085727D">
          <w:rPr>
            <w:rFonts w:ascii="Arial" w:eastAsia="Times New Roman" w:hAnsi="Arial" w:cs="Arial"/>
            <w:color w:val="000000"/>
            <w:lang w:eastAsia="es-ES_tradnl"/>
          </w:rPr>
          <w:delText xml:space="preserve">como </w:delText>
        </w:r>
      </w:del>
      <w:r w:rsidRPr="00087642">
        <w:rPr>
          <w:rFonts w:ascii="Arial" w:eastAsia="Times New Roman" w:hAnsi="Arial" w:cs="Arial"/>
          <w:color w:val="000000"/>
          <w:lang w:eastAsia="es-ES_tradnl"/>
        </w:rPr>
        <w:t>los movimientos orogénicos, epirogénicos y el vulcanismo,</w:t>
      </w:r>
      <w:r w:rsidR="00E55D02" w:rsidRPr="00087642">
        <w:rPr>
          <w:rFonts w:ascii="Arial" w:eastAsia="Times New Roman" w:hAnsi="Arial" w:cs="Arial"/>
          <w:color w:val="000000"/>
          <w:lang w:eastAsia="es-ES_tradnl"/>
        </w:rPr>
        <w:t xml:space="preserve"> y de </w:t>
      </w:r>
      <w:del w:id="142" w:author="TOSHIBA" w:date="2016-03-07T11:19:00Z">
        <w:r w:rsidR="00E55D02" w:rsidRPr="00087642" w:rsidDel="00AA3070">
          <w:rPr>
            <w:rFonts w:ascii="Arial" w:eastAsia="Times New Roman" w:hAnsi="Arial" w:cs="Arial"/>
            <w:color w:val="000000"/>
            <w:lang w:eastAsia="es-ES_tradnl"/>
          </w:rPr>
          <w:delText xml:space="preserve">las </w:delText>
        </w:r>
      </w:del>
      <w:r w:rsidR="00E55D02" w:rsidRPr="00087642">
        <w:rPr>
          <w:rFonts w:ascii="Arial" w:eastAsia="Times New Roman" w:hAnsi="Arial" w:cs="Arial"/>
          <w:color w:val="000000"/>
          <w:lang w:eastAsia="es-ES_tradnl"/>
        </w:rPr>
        <w:t>fuerzas externas</w:t>
      </w:r>
      <w:r w:rsidR="00392840">
        <w:rPr>
          <w:rFonts w:ascii="Arial" w:eastAsia="Times New Roman" w:hAnsi="Arial" w:cs="Arial"/>
          <w:color w:val="000000"/>
          <w:lang w:eastAsia="es-ES_tradnl"/>
        </w:rPr>
        <w:t>,</w:t>
      </w:r>
      <w:r w:rsidR="00E55D02" w:rsidRPr="00087642">
        <w:rPr>
          <w:rFonts w:ascii="Arial" w:eastAsia="Times New Roman" w:hAnsi="Arial" w:cs="Arial"/>
          <w:color w:val="000000"/>
          <w:lang w:eastAsia="es-ES_tradnl"/>
        </w:rPr>
        <w:t xml:space="preserve"> como los fenómenos atmosféricos y climáticos.</w:t>
      </w:r>
    </w:p>
    <w:p w14:paraId="114F651A" w14:textId="77777777" w:rsidR="00E55D02" w:rsidRPr="00087642" w:rsidRDefault="00E55D02" w:rsidP="001524C5">
      <w:pPr>
        <w:spacing w:after="0"/>
        <w:jc w:val="both"/>
        <w:rPr>
          <w:rFonts w:ascii="Arial" w:eastAsia="Times New Roman" w:hAnsi="Arial" w:cs="Arial"/>
          <w:color w:val="000000"/>
          <w:lang w:eastAsia="es-ES_tradnl"/>
        </w:rPr>
      </w:pPr>
    </w:p>
    <w:p w14:paraId="6E4C9CD4" w14:textId="1F265E5F" w:rsidR="001524C5" w:rsidRPr="00087642" w:rsidRDefault="001524C5" w:rsidP="001524C5">
      <w:pPr>
        <w:spacing w:after="0"/>
        <w:jc w:val="both"/>
        <w:rPr>
          <w:rFonts w:ascii="Arial" w:hAnsi="Arial" w:cs="Arial"/>
        </w:rPr>
      </w:pPr>
      <w:r w:rsidRPr="00087642">
        <w:rPr>
          <w:rFonts w:ascii="Arial" w:eastAsia="Times New Roman" w:hAnsi="Arial" w:cs="Arial"/>
          <w:color w:val="000000"/>
          <w:lang w:eastAsia="es-ES_tradnl"/>
        </w:rPr>
        <w:t xml:space="preserve">El paisaje físico de Colombia se enmarca, igual que cualquier lugar del planeta, en el origen de la </w:t>
      </w:r>
      <w:r w:rsidRPr="00087642">
        <w:rPr>
          <w:rFonts w:ascii="Arial" w:eastAsia="Times New Roman" w:hAnsi="Arial" w:cs="Arial"/>
          <w:b/>
          <w:color w:val="000000"/>
          <w:lang w:eastAsia="es-ES_tradnl"/>
        </w:rPr>
        <w:t>corteza terrestre</w:t>
      </w:r>
      <w:r w:rsidRPr="00087642">
        <w:rPr>
          <w:rFonts w:ascii="Arial" w:eastAsia="Times New Roman" w:hAnsi="Arial" w:cs="Arial"/>
          <w:color w:val="000000"/>
          <w:lang w:eastAsia="es-ES_tradnl"/>
        </w:rPr>
        <w:t xml:space="preserve">. </w:t>
      </w:r>
      <w:r w:rsidR="00E55D02" w:rsidRPr="00087642">
        <w:rPr>
          <w:rFonts w:ascii="Arial" w:eastAsia="Times New Roman" w:hAnsi="Arial" w:cs="Arial"/>
          <w:color w:val="000000"/>
          <w:lang w:eastAsia="es-ES_tradnl"/>
        </w:rPr>
        <w:t xml:space="preserve">Presenta </w:t>
      </w:r>
      <w:r w:rsidR="00E55D02" w:rsidRPr="00087642">
        <w:rPr>
          <w:rFonts w:ascii="Arial" w:hAnsi="Arial" w:cs="Arial"/>
        </w:rPr>
        <w:t xml:space="preserve">un alto grado de complejidad y diversidad producto de una larga historia </w:t>
      </w:r>
      <w:r w:rsidR="00E55D02" w:rsidRPr="00087642">
        <w:rPr>
          <w:rFonts w:ascii="Arial" w:hAnsi="Arial" w:cs="Arial"/>
          <w:b/>
        </w:rPr>
        <w:t>geológica</w:t>
      </w:r>
      <w:r w:rsidR="00E55D02" w:rsidRPr="00087642">
        <w:rPr>
          <w:rFonts w:ascii="Arial" w:hAnsi="Arial" w:cs="Arial"/>
        </w:rPr>
        <w:t xml:space="preserve">, </w:t>
      </w:r>
      <w:r w:rsidR="00032C28">
        <w:rPr>
          <w:rFonts w:ascii="Arial" w:hAnsi="Arial" w:cs="Arial"/>
        </w:rPr>
        <w:t xml:space="preserve">que se relaciona con </w:t>
      </w:r>
      <w:r w:rsidR="00E55D02" w:rsidRPr="00087642">
        <w:rPr>
          <w:rFonts w:ascii="Arial" w:hAnsi="Arial" w:cs="Arial"/>
        </w:rPr>
        <w:t>el estudio del origen del planeta</w:t>
      </w:r>
      <w:del w:id="143" w:author="TOSHIBA" w:date="2016-03-07T11:20:00Z">
        <w:r w:rsidR="00E55D02" w:rsidRPr="00087642" w:rsidDel="00AA3070">
          <w:rPr>
            <w:rFonts w:ascii="Arial" w:hAnsi="Arial" w:cs="Arial"/>
          </w:rPr>
          <w:delText>;</w:delText>
        </w:r>
      </w:del>
      <w:ins w:id="144" w:author="TOSHIBA" w:date="2016-03-07T11:20:00Z">
        <w:r w:rsidR="00AA3070">
          <w:rPr>
            <w:rFonts w:ascii="Arial" w:hAnsi="Arial" w:cs="Arial"/>
          </w:rPr>
          <w:t>,</w:t>
        </w:r>
      </w:ins>
      <w:r w:rsidR="00E55D02" w:rsidRPr="00087642">
        <w:rPr>
          <w:rFonts w:ascii="Arial" w:hAnsi="Arial" w:cs="Arial"/>
        </w:rPr>
        <w:t xml:space="preserve"> </w:t>
      </w:r>
      <w:r w:rsidR="00E55D02" w:rsidRPr="00087642">
        <w:rPr>
          <w:rFonts w:ascii="Arial" w:hAnsi="Arial" w:cs="Arial"/>
          <w:b/>
        </w:rPr>
        <w:t>bioclimática</w:t>
      </w:r>
      <w:r w:rsidR="00E55D02" w:rsidRPr="00392840">
        <w:rPr>
          <w:rFonts w:ascii="Arial" w:hAnsi="Arial" w:cs="Arial"/>
        </w:rPr>
        <w:t>,</w:t>
      </w:r>
      <w:r w:rsidR="00E55D02" w:rsidRPr="00087642">
        <w:rPr>
          <w:rFonts w:ascii="Arial" w:hAnsi="Arial" w:cs="Arial"/>
          <w:b/>
        </w:rPr>
        <w:t xml:space="preserve"> </w:t>
      </w:r>
      <w:r w:rsidR="00032C28">
        <w:rPr>
          <w:rFonts w:ascii="Arial" w:hAnsi="Arial" w:cs="Arial"/>
        </w:rPr>
        <w:t xml:space="preserve">que examina </w:t>
      </w:r>
      <w:r w:rsidR="00E55D02" w:rsidRPr="00087642">
        <w:rPr>
          <w:rFonts w:ascii="Arial" w:hAnsi="Arial" w:cs="Arial"/>
        </w:rPr>
        <w:t>la relación del clima y las diversas formas de vida</w:t>
      </w:r>
      <w:ins w:id="145" w:author="TOSHIBA" w:date="2016-03-07T11:20:00Z">
        <w:r w:rsidR="00AA3070">
          <w:rPr>
            <w:rFonts w:ascii="Arial" w:hAnsi="Arial" w:cs="Arial"/>
          </w:rPr>
          <w:t>,</w:t>
        </w:r>
      </w:ins>
      <w:r w:rsidR="00E55D02" w:rsidRPr="00087642">
        <w:rPr>
          <w:rFonts w:ascii="Arial" w:hAnsi="Arial" w:cs="Arial"/>
        </w:rPr>
        <w:t xml:space="preserve"> y </w:t>
      </w:r>
      <w:r w:rsidR="00E55D02" w:rsidRPr="00087642">
        <w:rPr>
          <w:rFonts w:ascii="Arial" w:hAnsi="Arial" w:cs="Arial"/>
          <w:b/>
        </w:rPr>
        <w:t>geomorfológica</w:t>
      </w:r>
      <w:r w:rsidR="00E55D02" w:rsidRPr="00087642">
        <w:rPr>
          <w:rFonts w:ascii="Arial" w:hAnsi="Arial" w:cs="Arial"/>
        </w:rPr>
        <w:t xml:space="preserve">, </w:t>
      </w:r>
      <w:r w:rsidR="00032C28">
        <w:rPr>
          <w:rFonts w:ascii="Arial" w:hAnsi="Arial" w:cs="Arial"/>
        </w:rPr>
        <w:t>a través de</w:t>
      </w:r>
      <w:r w:rsidR="00E55D02" w:rsidRPr="00087642">
        <w:rPr>
          <w:rFonts w:ascii="Arial" w:hAnsi="Arial" w:cs="Arial"/>
        </w:rPr>
        <w:t>l estudio de las fo</w:t>
      </w:r>
      <w:r w:rsidR="00032C28">
        <w:rPr>
          <w:rFonts w:ascii="Arial" w:hAnsi="Arial" w:cs="Arial"/>
        </w:rPr>
        <w:t>rmas de la superficie terrestre</w:t>
      </w:r>
      <w:r w:rsidR="00E55D02" w:rsidRPr="00087642">
        <w:rPr>
          <w:rFonts w:ascii="Arial" w:hAnsi="Arial" w:cs="Arial"/>
        </w:rPr>
        <w:t xml:space="preserve"> en la</w:t>
      </w:r>
      <w:r w:rsidR="00032C28">
        <w:rPr>
          <w:rFonts w:ascii="Arial" w:hAnsi="Arial" w:cs="Arial"/>
        </w:rPr>
        <w:t>s</w:t>
      </w:r>
      <w:r w:rsidR="00E55D02" w:rsidRPr="00087642">
        <w:rPr>
          <w:rFonts w:ascii="Arial" w:hAnsi="Arial" w:cs="Arial"/>
        </w:rPr>
        <w:t xml:space="preserve"> que ha interactuado el ser humano en sociedad.</w:t>
      </w:r>
    </w:p>
    <w:p w14:paraId="77E32B0A" w14:textId="77777777" w:rsidR="001524C5" w:rsidRPr="00087642" w:rsidRDefault="001524C5" w:rsidP="00AA41B5">
      <w:pPr>
        <w:tabs>
          <w:tab w:val="left" w:pos="6405"/>
        </w:tabs>
        <w:rPr>
          <w:rFonts w:ascii="Arial" w:hAnsi="Arial" w:cs="Arial"/>
          <w:b/>
        </w:rPr>
      </w:pPr>
      <w:r w:rsidRPr="00087642">
        <w:rPr>
          <w:rFonts w:ascii="Arial" w:hAnsi="Arial" w:cs="Arial"/>
          <w:b/>
        </w:rPr>
        <w:tab/>
      </w:r>
    </w:p>
    <w:p w14:paraId="55EBF46E" w14:textId="16C3D1DB" w:rsidR="001524C5" w:rsidRPr="00087642" w:rsidRDefault="00087642" w:rsidP="008930EE">
      <w:pPr>
        <w:rPr>
          <w:rFonts w:ascii="Arial" w:hAnsi="Arial" w:cs="Arial"/>
          <w:b/>
        </w:rPr>
      </w:pPr>
      <w:r w:rsidRPr="00087642">
        <w:rPr>
          <w:rFonts w:ascii="Arial" w:hAnsi="Arial" w:cs="Arial"/>
          <w:highlight w:val="yellow"/>
        </w:rPr>
        <w:t>[SECCIÓN 2]</w:t>
      </w:r>
      <w:r w:rsidR="008930EE" w:rsidRPr="00087642">
        <w:rPr>
          <w:rFonts w:ascii="Arial" w:hAnsi="Arial" w:cs="Arial"/>
          <w:b/>
        </w:rPr>
        <w:t xml:space="preserve">3.1 </w:t>
      </w:r>
      <w:r w:rsidR="001524C5" w:rsidRPr="00087642">
        <w:rPr>
          <w:rFonts w:ascii="Arial" w:hAnsi="Arial" w:cs="Arial"/>
          <w:b/>
        </w:rPr>
        <w:t>La historia geológica de Colombia</w:t>
      </w:r>
      <w:r w:rsidR="00106C18">
        <w:rPr>
          <w:rFonts w:ascii="Arial" w:hAnsi="Arial" w:cs="Arial"/>
          <w:b/>
        </w:rPr>
        <w:t xml:space="preserve">  </w:t>
      </w:r>
    </w:p>
    <w:p w14:paraId="1DDC085B" w14:textId="60F23A70" w:rsidR="001524C5" w:rsidRPr="00087642" w:rsidRDefault="00AA41B5" w:rsidP="00B8589E">
      <w:pPr>
        <w:tabs>
          <w:tab w:val="left" w:pos="780"/>
        </w:tabs>
        <w:rPr>
          <w:rFonts w:ascii="Arial" w:hAnsi="Arial" w:cs="Arial"/>
          <w:color w:val="FF0000"/>
        </w:rPr>
      </w:pPr>
      <w:r w:rsidRPr="00087642">
        <w:rPr>
          <w:rFonts w:ascii="Arial" w:hAnsi="Arial" w:cs="Arial"/>
        </w:rPr>
        <w:t>La historia geológica de Colombia</w:t>
      </w:r>
      <w:r w:rsidR="00F729A9" w:rsidRPr="00087642">
        <w:rPr>
          <w:rFonts w:ascii="Arial" w:hAnsi="Arial" w:cs="Arial"/>
        </w:rPr>
        <w:t xml:space="preserve"> dio origen a la diversidad de formas de la superficie: l</w:t>
      </w:r>
      <w:r w:rsidR="001524C5" w:rsidRPr="00087642">
        <w:rPr>
          <w:rFonts w:ascii="Arial" w:eastAsia="Times New Roman" w:hAnsi="Arial" w:cs="Arial"/>
          <w:bCs/>
          <w:lang w:eastAsia="es-ES_tradnl"/>
        </w:rPr>
        <w:t>as llanuras,</w:t>
      </w:r>
      <w:r w:rsidR="00F729A9" w:rsidRPr="00087642">
        <w:rPr>
          <w:rFonts w:ascii="Arial" w:eastAsia="Times New Roman" w:hAnsi="Arial" w:cs="Arial"/>
          <w:bCs/>
          <w:lang w:eastAsia="es-ES_tradnl"/>
        </w:rPr>
        <w:t xml:space="preserve"> mesetas,</w:t>
      </w:r>
      <w:r w:rsidR="001524C5" w:rsidRPr="00087642">
        <w:rPr>
          <w:rFonts w:ascii="Arial" w:eastAsia="Times New Roman" w:hAnsi="Arial" w:cs="Arial"/>
          <w:bCs/>
          <w:lang w:eastAsia="es-ES_tradnl"/>
        </w:rPr>
        <w:t xml:space="preserve"> montañas, nevados</w:t>
      </w:r>
      <w:r w:rsidR="00F729A9" w:rsidRPr="00087642">
        <w:rPr>
          <w:rFonts w:ascii="Arial" w:eastAsia="Times New Roman" w:hAnsi="Arial" w:cs="Arial"/>
          <w:bCs/>
          <w:lang w:eastAsia="es-ES_tradnl"/>
        </w:rPr>
        <w:t>,</w:t>
      </w:r>
      <w:r w:rsidR="00106C18">
        <w:rPr>
          <w:rFonts w:ascii="Arial" w:eastAsia="Times New Roman" w:hAnsi="Arial" w:cs="Arial"/>
          <w:bCs/>
          <w:lang w:eastAsia="es-ES_tradnl"/>
        </w:rPr>
        <w:t xml:space="preserve"> </w:t>
      </w:r>
      <w:r w:rsidR="001524C5" w:rsidRPr="00087642">
        <w:rPr>
          <w:rFonts w:ascii="Arial" w:eastAsia="Times New Roman" w:hAnsi="Arial" w:cs="Arial"/>
          <w:bCs/>
          <w:lang w:eastAsia="es-ES_tradnl"/>
        </w:rPr>
        <w:t xml:space="preserve">valles, </w:t>
      </w:r>
      <w:r w:rsidR="00F729A9" w:rsidRPr="00087642">
        <w:rPr>
          <w:rFonts w:ascii="Arial" w:eastAsia="Times New Roman" w:hAnsi="Arial" w:cs="Arial"/>
          <w:bCs/>
          <w:lang w:eastAsia="es-ES_tradnl"/>
        </w:rPr>
        <w:t>entre otras</w:t>
      </w:r>
      <w:r w:rsidR="00C75F52" w:rsidRPr="00087642">
        <w:rPr>
          <w:rFonts w:ascii="Arial" w:eastAsia="Times New Roman" w:hAnsi="Arial" w:cs="Arial"/>
          <w:bCs/>
          <w:lang w:eastAsia="es-ES_tradnl"/>
        </w:rPr>
        <w:t xml:space="preserve"> [</w:t>
      </w:r>
      <w:hyperlink r:id="rId17" w:history="1">
        <w:r w:rsidR="00C75F52" w:rsidRPr="00087642">
          <w:rPr>
            <w:rStyle w:val="Hipervnculo"/>
            <w:rFonts w:ascii="Arial" w:eastAsia="Times New Roman" w:hAnsi="Arial" w:cs="Arial"/>
            <w:bCs/>
            <w:lang w:eastAsia="es-ES_tradnl"/>
          </w:rPr>
          <w:t>VER</w:t>
        </w:r>
      </w:hyperlink>
      <w:r w:rsidR="00C75F52" w:rsidRPr="00087642">
        <w:rPr>
          <w:rFonts w:ascii="Arial" w:eastAsia="Times New Roman" w:hAnsi="Arial" w:cs="Arial"/>
          <w:bCs/>
          <w:lang w:eastAsia="es-ES_tradnl"/>
        </w:rPr>
        <w:t>]</w:t>
      </w:r>
      <w:r w:rsidR="00F729A9" w:rsidRPr="00087642">
        <w:rPr>
          <w:rFonts w:ascii="Arial" w:eastAsia="Times New Roman" w:hAnsi="Arial" w:cs="Arial"/>
          <w:bCs/>
          <w:lang w:eastAsia="es-ES_tradnl"/>
        </w:rPr>
        <w:t>.</w:t>
      </w:r>
      <w:r w:rsidR="00C75F52" w:rsidRPr="00087642">
        <w:rPr>
          <w:rFonts w:ascii="Arial" w:eastAsia="Times New Roman" w:hAnsi="Arial" w:cs="Arial"/>
          <w:bCs/>
          <w:lang w:eastAsia="es-ES_tradnl"/>
        </w:rPr>
        <w:t xml:space="preserve"> </w:t>
      </w:r>
      <w:r w:rsidR="00392840">
        <w:rPr>
          <w:rFonts w:ascii="Arial" w:eastAsia="Times New Roman" w:hAnsi="Arial" w:cs="Arial"/>
          <w:bCs/>
          <w:lang w:eastAsia="es-ES_tradnl"/>
        </w:rPr>
        <w:t>E</w:t>
      </w:r>
      <w:r w:rsidR="00C75F52" w:rsidRPr="00087642">
        <w:rPr>
          <w:rFonts w:ascii="Arial" w:eastAsia="Times New Roman" w:hAnsi="Arial" w:cs="Arial"/>
          <w:bCs/>
          <w:lang w:eastAsia="es-ES_tradnl"/>
        </w:rPr>
        <w:t xml:space="preserve">stas </w:t>
      </w:r>
      <w:ins w:id="146" w:author="TOSHIBA" w:date="2016-03-07T11:21:00Z">
        <w:r w:rsidR="00AA3070">
          <w:rPr>
            <w:rFonts w:ascii="Arial" w:eastAsia="Times New Roman" w:hAnsi="Arial" w:cs="Arial"/>
            <w:bCs/>
            <w:lang w:eastAsia="es-ES_tradnl"/>
          </w:rPr>
          <w:t xml:space="preserve">formas </w:t>
        </w:r>
      </w:ins>
      <w:r w:rsidR="00C75F52" w:rsidRPr="00087642">
        <w:rPr>
          <w:rFonts w:ascii="Arial" w:eastAsia="Times New Roman" w:hAnsi="Arial" w:cs="Arial"/>
          <w:bCs/>
          <w:lang w:eastAsia="es-ES_tradnl"/>
        </w:rPr>
        <w:t>son</w:t>
      </w:r>
      <w:r w:rsidR="001524C5" w:rsidRPr="00087642">
        <w:rPr>
          <w:rFonts w:ascii="Arial" w:eastAsia="Times New Roman" w:hAnsi="Arial" w:cs="Arial"/>
          <w:bCs/>
          <w:lang w:eastAsia="es-ES_tradnl"/>
        </w:rPr>
        <w:t xml:space="preserve"> el resultado de un proceso muy largo de continuos cambios generados por el movimiento de la corteza te</w:t>
      </w:r>
      <w:r w:rsidR="00F729A9" w:rsidRPr="00087642">
        <w:rPr>
          <w:rFonts w:ascii="Arial" w:eastAsia="Times New Roman" w:hAnsi="Arial" w:cs="Arial"/>
          <w:bCs/>
          <w:lang w:eastAsia="es-ES_tradnl"/>
        </w:rPr>
        <w:t>rrestre</w:t>
      </w:r>
      <w:r w:rsidR="00D435B2" w:rsidRPr="00087642">
        <w:rPr>
          <w:rFonts w:ascii="Arial" w:eastAsia="Times New Roman" w:hAnsi="Arial" w:cs="Arial"/>
          <w:bCs/>
          <w:lang w:eastAsia="es-ES_tradnl"/>
        </w:rPr>
        <w:t xml:space="preserve"> (tectonismo)</w:t>
      </w:r>
      <w:r w:rsidR="00F729A9" w:rsidRPr="00087642">
        <w:rPr>
          <w:rFonts w:ascii="Arial" w:eastAsia="Times New Roman" w:hAnsi="Arial" w:cs="Arial"/>
          <w:bCs/>
          <w:lang w:eastAsia="es-ES_tradnl"/>
        </w:rPr>
        <w:t xml:space="preserve">, que nunca se detiene, </w:t>
      </w:r>
      <w:del w:id="147" w:author="TOSHIBA" w:date="2016-03-07T11:22:00Z">
        <w:r w:rsidR="00D435B2" w:rsidRPr="00087642" w:rsidDel="00AA3070">
          <w:rPr>
            <w:rFonts w:ascii="Arial" w:eastAsia="Times New Roman" w:hAnsi="Arial" w:cs="Arial"/>
            <w:bCs/>
            <w:lang w:eastAsia="es-ES_tradnl"/>
          </w:rPr>
          <w:delText xml:space="preserve">es </w:delText>
        </w:r>
      </w:del>
      <w:r w:rsidR="001524C5" w:rsidRPr="00087642">
        <w:rPr>
          <w:rFonts w:ascii="Arial" w:eastAsia="Times New Roman" w:hAnsi="Arial" w:cs="Arial"/>
          <w:bCs/>
          <w:lang w:eastAsia="es-ES_tradnl"/>
        </w:rPr>
        <w:t>originado por fuerzas internas y externas.</w:t>
      </w:r>
      <w:r w:rsidR="0099771C">
        <w:rPr>
          <w:rFonts w:ascii="Arial" w:eastAsia="Times New Roman" w:hAnsi="Arial" w:cs="Arial"/>
          <w:bCs/>
          <w:lang w:eastAsia="es-ES_tradnl"/>
        </w:rPr>
        <w:t xml:space="preserve"> </w:t>
      </w:r>
      <w:r w:rsidR="00E55D02" w:rsidRPr="00087642">
        <w:rPr>
          <w:rFonts w:ascii="Arial" w:eastAsia="Times New Roman" w:hAnsi="Arial" w:cs="Arial"/>
          <w:bCs/>
          <w:lang w:eastAsia="es-ES_tradnl"/>
        </w:rPr>
        <w:t>Estas fuerzas</w:t>
      </w:r>
      <w:r w:rsidR="001524C5" w:rsidRPr="00087642">
        <w:rPr>
          <w:rFonts w:ascii="Arial" w:eastAsia="Times New Roman" w:hAnsi="Arial" w:cs="Arial"/>
          <w:bCs/>
          <w:lang w:eastAsia="es-ES_tradnl"/>
        </w:rPr>
        <w:t xml:space="preserve"> han dado </w:t>
      </w:r>
      <w:r w:rsidR="00D435B2" w:rsidRPr="00087642">
        <w:rPr>
          <w:rFonts w:ascii="Arial" w:eastAsia="Times New Roman" w:hAnsi="Arial" w:cs="Arial"/>
          <w:bCs/>
          <w:lang w:eastAsia="es-ES_tradnl"/>
        </w:rPr>
        <w:t>origen a las formas existentes,</w:t>
      </w:r>
      <w:r w:rsidR="001524C5" w:rsidRPr="00087642">
        <w:rPr>
          <w:rFonts w:ascii="Arial" w:eastAsia="Times New Roman" w:hAnsi="Arial" w:cs="Arial"/>
          <w:bCs/>
          <w:lang w:eastAsia="es-ES_tradnl"/>
        </w:rPr>
        <w:t xml:space="preserve"> a las rocas </w:t>
      </w:r>
      <w:r w:rsidR="00D435B2" w:rsidRPr="00087642">
        <w:rPr>
          <w:rFonts w:ascii="Arial" w:eastAsia="Times New Roman" w:hAnsi="Arial" w:cs="Arial"/>
          <w:bCs/>
          <w:lang w:eastAsia="es-ES_tradnl"/>
        </w:rPr>
        <w:t xml:space="preserve">y minerales </w:t>
      </w:r>
      <w:r w:rsidR="001524C5" w:rsidRPr="00087642">
        <w:rPr>
          <w:rFonts w:ascii="Arial" w:eastAsia="Times New Roman" w:hAnsi="Arial" w:cs="Arial"/>
          <w:bCs/>
          <w:lang w:eastAsia="es-ES_tradnl"/>
        </w:rPr>
        <w:t xml:space="preserve">que las componen. </w:t>
      </w:r>
    </w:p>
    <w:p w14:paraId="26DB2F2B" w14:textId="7F3E6D67" w:rsidR="007C4C2F" w:rsidRPr="00087642" w:rsidRDefault="00D435B2" w:rsidP="00EB50F4">
      <w:pPr>
        <w:jc w:val="both"/>
        <w:rPr>
          <w:rFonts w:ascii="Arial" w:hAnsi="Arial" w:cs="Arial"/>
        </w:rPr>
      </w:pPr>
      <w:r w:rsidRPr="00087642">
        <w:rPr>
          <w:rFonts w:ascii="Arial" w:hAnsi="Arial" w:cs="Arial"/>
        </w:rPr>
        <w:t xml:space="preserve">Durante el </w:t>
      </w:r>
      <w:r w:rsidR="00392840">
        <w:rPr>
          <w:rFonts w:ascii="Arial" w:hAnsi="Arial" w:cs="Arial"/>
          <w:b/>
        </w:rPr>
        <w:t>P</w:t>
      </w:r>
      <w:r w:rsidRPr="00087642">
        <w:rPr>
          <w:rFonts w:ascii="Arial" w:hAnsi="Arial" w:cs="Arial"/>
          <w:b/>
        </w:rPr>
        <w:t>recámbrico</w:t>
      </w:r>
      <w:r w:rsidRPr="00087642">
        <w:rPr>
          <w:rFonts w:ascii="Arial" w:hAnsi="Arial" w:cs="Arial"/>
        </w:rPr>
        <w:t xml:space="preserve"> se formó el escudo Guayanés, al oriente de nuestro país. A </w:t>
      </w:r>
      <w:r w:rsidR="003342EB">
        <w:rPr>
          <w:rFonts w:ascii="Arial" w:hAnsi="Arial" w:cs="Arial"/>
        </w:rPr>
        <w:t xml:space="preserve"> lo largo </w:t>
      </w:r>
      <w:r w:rsidRPr="00087642">
        <w:rPr>
          <w:rFonts w:ascii="Arial" w:hAnsi="Arial" w:cs="Arial"/>
        </w:rPr>
        <w:t>del tiempo</w:t>
      </w:r>
      <w:r w:rsidR="007C4C2F" w:rsidRPr="00087642">
        <w:rPr>
          <w:rFonts w:ascii="Arial" w:hAnsi="Arial" w:cs="Arial"/>
        </w:rPr>
        <w:t xml:space="preserve">, durante el </w:t>
      </w:r>
      <w:r w:rsidR="00392840" w:rsidRPr="00392840">
        <w:rPr>
          <w:rFonts w:ascii="Arial" w:hAnsi="Arial" w:cs="Arial"/>
          <w:b/>
        </w:rPr>
        <w:t>P</w:t>
      </w:r>
      <w:r w:rsidR="007C4C2F" w:rsidRPr="00087642">
        <w:rPr>
          <w:rFonts w:ascii="Arial" w:hAnsi="Arial" w:cs="Arial"/>
          <w:b/>
        </w:rPr>
        <w:t>aleozoico</w:t>
      </w:r>
      <w:r w:rsidR="007C4C2F" w:rsidRPr="00087642">
        <w:rPr>
          <w:rFonts w:ascii="Arial" w:hAnsi="Arial" w:cs="Arial"/>
        </w:rPr>
        <w:t>, por</w:t>
      </w:r>
      <w:r w:rsidRPr="00087642">
        <w:rPr>
          <w:rFonts w:ascii="Arial" w:hAnsi="Arial" w:cs="Arial"/>
        </w:rPr>
        <w:t xml:space="preserve"> la erosión del macizo o escudo</w:t>
      </w:r>
      <w:r w:rsidR="007C4C2F" w:rsidRPr="00087642">
        <w:rPr>
          <w:rFonts w:ascii="Arial" w:hAnsi="Arial" w:cs="Arial"/>
        </w:rPr>
        <w:t xml:space="preserve"> se</w:t>
      </w:r>
      <w:r w:rsidR="0099771C">
        <w:rPr>
          <w:rFonts w:ascii="Arial" w:hAnsi="Arial" w:cs="Arial"/>
        </w:rPr>
        <w:t xml:space="preserve"> </w:t>
      </w:r>
      <w:r w:rsidR="007C4C2F" w:rsidRPr="00087642">
        <w:rPr>
          <w:rFonts w:ascii="Arial" w:hAnsi="Arial" w:cs="Arial"/>
        </w:rPr>
        <w:t>fue</w:t>
      </w:r>
      <w:r w:rsidR="0099771C">
        <w:rPr>
          <w:rFonts w:ascii="Arial" w:hAnsi="Arial" w:cs="Arial"/>
        </w:rPr>
        <w:t>ron</w:t>
      </w:r>
      <w:r w:rsidRPr="00087642">
        <w:rPr>
          <w:rFonts w:ascii="Arial" w:hAnsi="Arial" w:cs="Arial"/>
        </w:rPr>
        <w:t xml:space="preserve"> depositando</w:t>
      </w:r>
      <w:r w:rsidR="007C4C2F" w:rsidRPr="00087642">
        <w:rPr>
          <w:rFonts w:ascii="Arial" w:hAnsi="Arial" w:cs="Arial"/>
        </w:rPr>
        <w:t xml:space="preserve"> grandes cantidades de sedimentos en la cuenca occidental</w:t>
      </w:r>
      <w:r w:rsidR="00EB50F4" w:rsidRPr="00087642">
        <w:rPr>
          <w:rFonts w:ascii="Arial" w:hAnsi="Arial" w:cs="Arial"/>
        </w:rPr>
        <w:t xml:space="preserve"> y al finalizar </w:t>
      </w:r>
      <w:r w:rsidR="00392840">
        <w:rPr>
          <w:rFonts w:ascii="Arial" w:hAnsi="Arial" w:cs="Arial"/>
        </w:rPr>
        <w:t>e</w:t>
      </w:r>
      <w:r w:rsidR="00EB50F4" w:rsidRPr="00087642">
        <w:rPr>
          <w:rFonts w:ascii="Arial" w:hAnsi="Arial" w:cs="Arial"/>
        </w:rPr>
        <w:t>sta</w:t>
      </w:r>
      <w:r w:rsidR="007C4C2F" w:rsidRPr="00087642">
        <w:rPr>
          <w:rFonts w:ascii="Arial" w:hAnsi="Arial" w:cs="Arial"/>
        </w:rPr>
        <w:t xml:space="preserve"> era se produce un fuerte levantamiento que </w:t>
      </w:r>
      <w:ins w:id="148" w:author="TOSHIBA" w:date="2016-03-07T11:26:00Z">
        <w:r w:rsidR="003342EB">
          <w:rPr>
            <w:rFonts w:ascii="Arial" w:hAnsi="Arial" w:cs="Arial"/>
          </w:rPr>
          <w:t xml:space="preserve">origina </w:t>
        </w:r>
      </w:ins>
      <w:del w:id="149" w:author="TOSHIBA" w:date="2016-03-07T11:26:00Z">
        <w:r w:rsidR="007C4C2F" w:rsidRPr="00087642" w:rsidDel="003342EB">
          <w:rPr>
            <w:rFonts w:ascii="Arial" w:hAnsi="Arial" w:cs="Arial"/>
          </w:rPr>
          <w:delText xml:space="preserve">da lugar a </w:delText>
        </w:r>
      </w:del>
      <w:r w:rsidR="007C4C2F" w:rsidRPr="00087642">
        <w:rPr>
          <w:rFonts w:ascii="Arial" w:hAnsi="Arial" w:cs="Arial"/>
        </w:rPr>
        <w:t xml:space="preserve">la formación </w:t>
      </w:r>
      <w:r w:rsidR="00EB50F4" w:rsidRPr="00087642">
        <w:rPr>
          <w:rFonts w:ascii="Arial" w:hAnsi="Arial" w:cs="Arial"/>
        </w:rPr>
        <w:t xml:space="preserve">de la </w:t>
      </w:r>
      <w:del w:id="150" w:author="TOSHIBA" w:date="2016-03-08T16:21:00Z">
        <w:r w:rsidR="00EB50F4" w:rsidRPr="00087642" w:rsidDel="003B4BC5">
          <w:rPr>
            <w:rFonts w:ascii="Arial" w:hAnsi="Arial" w:cs="Arial"/>
          </w:rPr>
          <w:delText>S</w:delText>
        </w:r>
      </w:del>
      <w:ins w:id="151" w:author="TOSHIBA" w:date="2016-03-08T16:22:00Z">
        <w:r w:rsidR="003B4BC5">
          <w:rPr>
            <w:rFonts w:ascii="Arial" w:hAnsi="Arial" w:cs="Arial"/>
          </w:rPr>
          <w:t>s</w:t>
        </w:r>
      </w:ins>
      <w:r w:rsidR="00EB50F4" w:rsidRPr="00087642">
        <w:rPr>
          <w:rFonts w:ascii="Arial" w:hAnsi="Arial" w:cs="Arial"/>
        </w:rPr>
        <w:t xml:space="preserve">ierra de la Macarena, </w:t>
      </w:r>
      <w:del w:id="152" w:author="TOSHIBA" w:date="2016-03-07T11:26:00Z">
        <w:r w:rsidR="00EB50F4" w:rsidRPr="00087642" w:rsidDel="003342EB">
          <w:rPr>
            <w:rFonts w:ascii="Arial" w:hAnsi="Arial" w:cs="Arial"/>
          </w:rPr>
          <w:delText xml:space="preserve">a </w:delText>
        </w:r>
      </w:del>
      <w:r w:rsidR="00032C28">
        <w:rPr>
          <w:rFonts w:ascii="Arial" w:hAnsi="Arial" w:cs="Arial"/>
        </w:rPr>
        <w:t xml:space="preserve">la </w:t>
      </w:r>
      <w:r w:rsidR="00392840" w:rsidRPr="00392840">
        <w:rPr>
          <w:rFonts w:ascii="Arial" w:hAnsi="Arial" w:cs="Arial"/>
        </w:rPr>
        <w:t>c</w:t>
      </w:r>
      <w:r w:rsidR="00032C28">
        <w:rPr>
          <w:rFonts w:ascii="Arial" w:hAnsi="Arial" w:cs="Arial"/>
        </w:rPr>
        <w:t>ordillera C</w:t>
      </w:r>
      <w:r w:rsidR="007C4C2F" w:rsidRPr="00087642">
        <w:rPr>
          <w:rFonts w:ascii="Arial" w:hAnsi="Arial" w:cs="Arial"/>
        </w:rPr>
        <w:t>entral</w:t>
      </w:r>
      <w:r w:rsidR="00EB50F4" w:rsidRPr="00087642">
        <w:rPr>
          <w:rFonts w:ascii="Arial" w:hAnsi="Arial" w:cs="Arial"/>
        </w:rPr>
        <w:t xml:space="preserve"> y las</w:t>
      </w:r>
      <w:r w:rsidR="007C4C2F" w:rsidRPr="00087642">
        <w:rPr>
          <w:rFonts w:ascii="Arial" w:hAnsi="Arial" w:cs="Arial"/>
        </w:rPr>
        <w:t xml:space="preserve"> prolongaciones de la </w:t>
      </w:r>
      <w:ins w:id="153" w:author="TOSHIBA" w:date="2016-03-08T16:22:00Z">
        <w:r w:rsidR="003B4BC5">
          <w:rPr>
            <w:rFonts w:ascii="Arial" w:hAnsi="Arial" w:cs="Arial"/>
          </w:rPr>
          <w:t>s</w:t>
        </w:r>
      </w:ins>
      <w:del w:id="154" w:author="TOSHIBA" w:date="2016-03-08T16:22:00Z">
        <w:r w:rsidR="007C4C2F" w:rsidRPr="00087642" w:rsidDel="003B4BC5">
          <w:rPr>
            <w:rFonts w:ascii="Arial" w:hAnsi="Arial" w:cs="Arial"/>
          </w:rPr>
          <w:delText>S</w:delText>
        </w:r>
      </w:del>
      <w:r w:rsidR="007C4C2F" w:rsidRPr="00087642">
        <w:rPr>
          <w:rFonts w:ascii="Arial" w:hAnsi="Arial" w:cs="Arial"/>
        </w:rPr>
        <w:t xml:space="preserve">ierra </w:t>
      </w:r>
      <w:ins w:id="155" w:author="TOSHIBA" w:date="2016-03-08T16:22:00Z">
        <w:r w:rsidR="003B4BC5">
          <w:rPr>
            <w:rFonts w:ascii="Arial" w:hAnsi="Arial" w:cs="Arial"/>
          </w:rPr>
          <w:t>n</w:t>
        </w:r>
      </w:ins>
      <w:del w:id="156" w:author="TOSHIBA" w:date="2016-03-08T16:22:00Z">
        <w:r w:rsidR="007C4C2F" w:rsidRPr="00087642" w:rsidDel="003B4BC5">
          <w:rPr>
            <w:rFonts w:ascii="Arial" w:hAnsi="Arial" w:cs="Arial"/>
          </w:rPr>
          <w:delText>N</w:delText>
        </w:r>
      </w:del>
      <w:r w:rsidR="007C4C2F" w:rsidRPr="00087642">
        <w:rPr>
          <w:rFonts w:ascii="Arial" w:hAnsi="Arial" w:cs="Arial"/>
        </w:rPr>
        <w:t>evada de Santa Marta y los montes de la Guajira.</w:t>
      </w:r>
    </w:p>
    <w:p w14:paraId="67DB2060" w14:textId="18F8167C" w:rsidR="001524C5" w:rsidRPr="00087642" w:rsidRDefault="007C4C2F" w:rsidP="00EB50F4">
      <w:pPr>
        <w:jc w:val="both"/>
        <w:rPr>
          <w:rFonts w:ascii="Arial" w:hAnsi="Arial" w:cs="Arial"/>
        </w:rPr>
      </w:pPr>
      <w:r w:rsidRPr="00087642">
        <w:rPr>
          <w:rFonts w:ascii="Arial" w:hAnsi="Arial" w:cs="Arial"/>
        </w:rPr>
        <w:t xml:space="preserve">Al finalizar el </w:t>
      </w:r>
      <w:r w:rsidR="00392840">
        <w:rPr>
          <w:rFonts w:ascii="Arial" w:hAnsi="Arial" w:cs="Arial"/>
          <w:b/>
        </w:rPr>
        <w:t>M</w:t>
      </w:r>
      <w:r w:rsidRPr="00087642">
        <w:rPr>
          <w:rFonts w:ascii="Arial" w:hAnsi="Arial" w:cs="Arial"/>
          <w:b/>
        </w:rPr>
        <w:t>esozoico</w:t>
      </w:r>
      <w:r w:rsidRPr="00087642">
        <w:rPr>
          <w:rFonts w:ascii="Arial" w:hAnsi="Arial" w:cs="Arial"/>
        </w:rPr>
        <w:t xml:space="preserve"> se </w:t>
      </w:r>
      <w:r w:rsidR="00032C28">
        <w:rPr>
          <w:rFonts w:ascii="Arial" w:hAnsi="Arial" w:cs="Arial"/>
        </w:rPr>
        <w:t xml:space="preserve">produce el levantamiento de la </w:t>
      </w:r>
      <w:ins w:id="157" w:author="TOSHIBA" w:date="2016-03-07T11:27:00Z">
        <w:r w:rsidR="003342EB">
          <w:rPr>
            <w:rFonts w:ascii="Arial" w:hAnsi="Arial" w:cs="Arial"/>
          </w:rPr>
          <w:t>c</w:t>
        </w:r>
      </w:ins>
      <w:del w:id="158" w:author="TOSHIBA" w:date="2016-03-07T11:27:00Z">
        <w:r w:rsidR="00032C28" w:rsidDel="003342EB">
          <w:rPr>
            <w:rFonts w:ascii="Arial" w:hAnsi="Arial" w:cs="Arial"/>
          </w:rPr>
          <w:delText>C</w:delText>
        </w:r>
      </w:del>
      <w:r w:rsidRPr="00087642">
        <w:rPr>
          <w:rFonts w:ascii="Arial" w:hAnsi="Arial" w:cs="Arial"/>
        </w:rPr>
        <w:t>ordille</w:t>
      </w:r>
      <w:r w:rsidR="00032C28">
        <w:rPr>
          <w:rFonts w:ascii="Arial" w:hAnsi="Arial" w:cs="Arial"/>
        </w:rPr>
        <w:t>ra O</w:t>
      </w:r>
      <w:r w:rsidRPr="00087642">
        <w:rPr>
          <w:rFonts w:ascii="Arial" w:hAnsi="Arial" w:cs="Arial"/>
        </w:rPr>
        <w:t>ccidental</w:t>
      </w:r>
      <w:ins w:id="159" w:author="TOSHIBA" w:date="2016-03-08T16:22:00Z">
        <w:r w:rsidR="003B4BC5">
          <w:rPr>
            <w:rFonts w:ascii="Arial" w:hAnsi="Arial" w:cs="Arial"/>
          </w:rPr>
          <w:t>,</w:t>
        </w:r>
      </w:ins>
      <w:r w:rsidR="00EB50F4" w:rsidRPr="00087642">
        <w:rPr>
          <w:rFonts w:ascii="Arial" w:hAnsi="Arial" w:cs="Arial"/>
        </w:rPr>
        <w:t xml:space="preserve"> y a mediados del </w:t>
      </w:r>
      <w:r w:rsidR="00392840">
        <w:rPr>
          <w:rFonts w:ascii="Arial" w:hAnsi="Arial" w:cs="Arial"/>
          <w:b/>
        </w:rPr>
        <w:t>C</w:t>
      </w:r>
      <w:r w:rsidR="00EB50F4" w:rsidRPr="00087642">
        <w:rPr>
          <w:rFonts w:ascii="Arial" w:hAnsi="Arial" w:cs="Arial"/>
          <w:b/>
        </w:rPr>
        <w:t>enozoico</w:t>
      </w:r>
      <w:r w:rsidR="00032C28">
        <w:rPr>
          <w:rFonts w:ascii="Arial" w:hAnsi="Arial" w:cs="Arial"/>
        </w:rPr>
        <w:t xml:space="preserve"> se forma la </w:t>
      </w:r>
      <w:r w:rsidR="00392840">
        <w:rPr>
          <w:rFonts w:ascii="Arial" w:hAnsi="Arial" w:cs="Arial"/>
        </w:rPr>
        <w:t>c</w:t>
      </w:r>
      <w:r w:rsidR="00032C28">
        <w:rPr>
          <w:rFonts w:ascii="Arial" w:hAnsi="Arial" w:cs="Arial"/>
        </w:rPr>
        <w:t>ordillera O</w:t>
      </w:r>
      <w:r w:rsidR="00EB50F4" w:rsidRPr="00087642">
        <w:rPr>
          <w:rFonts w:ascii="Arial" w:hAnsi="Arial" w:cs="Arial"/>
        </w:rPr>
        <w:t xml:space="preserve">riental entre el escudo Guayanés y la cordillera </w:t>
      </w:r>
      <w:r w:rsidR="00392840">
        <w:rPr>
          <w:rFonts w:ascii="Arial" w:hAnsi="Arial" w:cs="Arial"/>
        </w:rPr>
        <w:t>C</w:t>
      </w:r>
      <w:r w:rsidR="00EB50F4" w:rsidRPr="00087642">
        <w:rPr>
          <w:rFonts w:ascii="Arial" w:hAnsi="Arial" w:cs="Arial"/>
        </w:rPr>
        <w:t>entral</w:t>
      </w:r>
      <w:ins w:id="160" w:author="TOSHIBA" w:date="2016-03-07T11:27:00Z">
        <w:r w:rsidR="003342EB">
          <w:rPr>
            <w:rFonts w:ascii="Arial" w:hAnsi="Arial" w:cs="Arial"/>
          </w:rPr>
          <w:t>,</w:t>
        </w:r>
      </w:ins>
      <w:r w:rsidR="00EB50F4" w:rsidRPr="00087642">
        <w:rPr>
          <w:rFonts w:ascii="Arial" w:hAnsi="Arial" w:cs="Arial"/>
        </w:rPr>
        <w:t xml:space="preserve"> que antes ocupaba un mar interior. Durante </w:t>
      </w:r>
      <w:r w:rsidR="00392840">
        <w:rPr>
          <w:rFonts w:ascii="Arial" w:hAnsi="Arial" w:cs="Arial"/>
        </w:rPr>
        <w:t>e</w:t>
      </w:r>
      <w:r w:rsidR="00EB50F4" w:rsidRPr="00087642">
        <w:rPr>
          <w:rFonts w:ascii="Arial" w:hAnsi="Arial" w:cs="Arial"/>
        </w:rPr>
        <w:t>ste periodo la región presenta constantes regresiones y transgresiones marinas que dan origen a la formación</w:t>
      </w:r>
      <w:r w:rsidR="00106C18">
        <w:rPr>
          <w:rFonts w:ascii="Arial" w:hAnsi="Arial" w:cs="Arial"/>
        </w:rPr>
        <w:t xml:space="preserve"> </w:t>
      </w:r>
      <w:r w:rsidR="00EB50F4" w:rsidRPr="00087642">
        <w:rPr>
          <w:rFonts w:ascii="Arial" w:hAnsi="Arial" w:cs="Arial"/>
        </w:rPr>
        <w:t>de los relieves periféricos de la llanura del Caribe.</w:t>
      </w:r>
    </w:p>
    <w:p w14:paraId="2698C26A" w14:textId="061C67A0" w:rsidR="00EB50F4" w:rsidRPr="00087642" w:rsidRDefault="00EB50F4" w:rsidP="00EB50F4">
      <w:pPr>
        <w:jc w:val="both"/>
        <w:rPr>
          <w:rFonts w:ascii="Arial" w:hAnsi="Arial" w:cs="Arial"/>
        </w:rPr>
      </w:pPr>
      <w:r w:rsidRPr="00087642">
        <w:rPr>
          <w:rFonts w:ascii="Arial" w:hAnsi="Arial" w:cs="Arial"/>
        </w:rPr>
        <w:t xml:space="preserve">Las llanuras del Caribe y del Pacífico, los valles interandinos, las estribaciones de la cordillera </w:t>
      </w:r>
      <w:r w:rsidR="00392840">
        <w:rPr>
          <w:rFonts w:ascii="Arial" w:hAnsi="Arial" w:cs="Arial"/>
        </w:rPr>
        <w:t>O</w:t>
      </w:r>
      <w:r w:rsidRPr="00087642">
        <w:rPr>
          <w:rFonts w:ascii="Arial" w:hAnsi="Arial" w:cs="Arial"/>
        </w:rPr>
        <w:t>riental y la llanura del Orinoco termina</w:t>
      </w:r>
      <w:r w:rsidR="00296FFE">
        <w:rPr>
          <w:rFonts w:ascii="Arial" w:hAnsi="Arial" w:cs="Arial"/>
        </w:rPr>
        <w:t>ro</w:t>
      </w:r>
      <w:r w:rsidRPr="00087642">
        <w:rPr>
          <w:rFonts w:ascii="Arial" w:hAnsi="Arial" w:cs="Arial"/>
        </w:rPr>
        <w:t xml:space="preserve">n su formación </w:t>
      </w:r>
      <w:r w:rsidR="00B8589E" w:rsidRPr="00087642">
        <w:rPr>
          <w:rFonts w:ascii="Arial" w:hAnsi="Arial" w:cs="Arial"/>
        </w:rPr>
        <w:t>también en</w:t>
      </w:r>
      <w:r w:rsidRPr="00087642">
        <w:rPr>
          <w:rFonts w:ascii="Arial" w:hAnsi="Arial" w:cs="Arial"/>
        </w:rPr>
        <w:t xml:space="preserve"> el </w:t>
      </w:r>
      <w:r w:rsidR="00392840">
        <w:rPr>
          <w:rFonts w:ascii="Arial" w:hAnsi="Arial" w:cs="Arial"/>
          <w:b/>
        </w:rPr>
        <w:t>C</w:t>
      </w:r>
      <w:r w:rsidRPr="00087642">
        <w:rPr>
          <w:rFonts w:ascii="Arial" w:hAnsi="Arial" w:cs="Arial"/>
          <w:b/>
        </w:rPr>
        <w:t>enozoico</w:t>
      </w:r>
      <w:r w:rsidR="00B8589E" w:rsidRPr="00087642">
        <w:rPr>
          <w:rFonts w:ascii="Arial" w:hAnsi="Arial" w:cs="Arial"/>
        </w:rPr>
        <w:t xml:space="preserve">. Durante la era </w:t>
      </w:r>
      <w:del w:id="161" w:author="TOSHIBA" w:date="2016-03-07T11:28:00Z">
        <w:r w:rsidR="00B8589E" w:rsidRPr="00087642" w:rsidDel="003342EB">
          <w:rPr>
            <w:rFonts w:ascii="Arial" w:hAnsi="Arial" w:cs="Arial"/>
            <w:b/>
          </w:rPr>
          <w:delText>a</w:delText>
        </w:r>
      </w:del>
      <w:ins w:id="162" w:author="TOSHIBA" w:date="2016-03-07T11:28:00Z">
        <w:r w:rsidR="003342EB">
          <w:rPr>
            <w:rFonts w:ascii="Arial" w:hAnsi="Arial" w:cs="Arial"/>
            <w:b/>
          </w:rPr>
          <w:t>A</w:t>
        </w:r>
      </w:ins>
      <w:r w:rsidR="00B8589E" w:rsidRPr="00087642">
        <w:rPr>
          <w:rFonts w:ascii="Arial" w:hAnsi="Arial" w:cs="Arial"/>
          <w:b/>
        </w:rPr>
        <w:t>ntropozoica</w:t>
      </w:r>
      <w:r w:rsidR="00B8589E" w:rsidRPr="00087642">
        <w:rPr>
          <w:rFonts w:ascii="Arial" w:hAnsi="Arial" w:cs="Arial"/>
        </w:rPr>
        <w:t xml:space="preserve"> se presenta la modelación del actual relieve de Colombia. Se destaca en </w:t>
      </w:r>
      <w:del w:id="163" w:author="TOSHIBA" w:date="2016-03-07T11:27:00Z">
        <w:r w:rsidR="00B8589E" w:rsidRPr="00087642" w:rsidDel="003342EB">
          <w:rPr>
            <w:rFonts w:ascii="Arial" w:hAnsi="Arial" w:cs="Arial"/>
          </w:rPr>
          <w:delText>é</w:delText>
        </w:r>
      </w:del>
      <w:ins w:id="164" w:author="TOSHIBA" w:date="2016-03-07T11:27:00Z">
        <w:r w:rsidR="003342EB">
          <w:rPr>
            <w:rFonts w:ascii="Arial" w:hAnsi="Arial" w:cs="Arial"/>
          </w:rPr>
          <w:t>e</w:t>
        </w:r>
      </w:ins>
      <w:r w:rsidR="00B8589E" w:rsidRPr="00087642">
        <w:rPr>
          <w:rFonts w:ascii="Arial" w:hAnsi="Arial" w:cs="Arial"/>
        </w:rPr>
        <w:t>ste periodo la acción de los glaciares que cubren las cimas de las altas montañas y su posterior deshielo</w:t>
      </w:r>
      <w:ins w:id="165" w:author="TOSHIBA" w:date="2016-03-07T11:28:00Z">
        <w:r w:rsidR="003342EB">
          <w:rPr>
            <w:rFonts w:ascii="Arial" w:hAnsi="Arial" w:cs="Arial"/>
          </w:rPr>
          <w:t>,</w:t>
        </w:r>
      </w:ins>
      <w:r w:rsidR="00B8589E" w:rsidRPr="00087642">
        <w:rPr>
          <w:rFonts w:ascii="Arial" w:hAnsi="Arial" w:cs="Arial"/>
        </w:rPr>
        <w:t xml:space="preserve"> </w:t>
      </w:r>
      <w:ins w:id="166" w:author="TOSHIBA" w:date="2016-03-07T11:32:00Z">
        <w:r w:rsidR="003342EB">
          <w:rPr>
            <w:rFonts w:ascii="Arial" w:hAnsi="Arial" w:cs="Arial"/>
          </w:rPr>
          <w:t xml:space="preserve">hecho </w:t>
        </w:r>
      </w:ins>
      <w:ins w:id="167" w:author="TOSHIBA" w:date="2016-03-07T11:29:00Z">
        <w:r w:rsidR="003342EB">
          <w:rPr>
            <w:rFonts w:ascii="Arial" w:hAnsi="Arial" w:cs="Arial"/>
          </w:rPr>
          <w:t xml:space="preserve">que </w:t>
        </w:r>
      </w:ins>
      <w:ins w:id="168" w:author="TOSHIBA" w:date="2016-03-07T11:32:00Z">
        <w:r w:rsidR="003342EB">
          <w:rPr>
            <w:rFonts w:ascii="Arial" w:hAnsi="Arial" w:cs="Arial"/>
          </w:rPr>
          <w:t xml:space="preserve">produjo </w:t>
        </w:r>
      </w:ins>
      <w:del w:id="169" w:author="TOSHIBA" w:date="2016-03-07T11:32:00Z">
        <w:r w:rsidR="00B8589E" w:rsidRPr="00087642" w:rsidDel="003342EB">
          <w:rPr>
            <w:rFonts w:ascii="Arial" w:hAnsi="Arial" w:cs="Arial"/>
          </w:rPr>
          <w:delText xml:space="preserve">dando origen a </w:delText>
        </w:r>
      </w:del>
      <w:r w:rsidR="00B8589E" w:rsidRPr="00087642">
        <w:rPr>
          <w:rFonts w:ascii="Arial" w:hAnsi="Arial" w:cs="Arial"/>
        </w:rPr>
        <w:t xml:space="preserve">valles y lagos de origen glacial. </w:t>
      </w:r>
    </w:p>
    <w:tbl>
      <w:tblPr>
        <w:tblStyle w:val="Tablaconcuadrcula"/>
        <w:tblW w:w="0" w:type="auto"/>
        <w:tblLayout w:type="fixed"/>
        <w:tblLook w:val="04A0" w:firstRow="1" w:lastRow="0" w:firstColumn="1" w:lastColumn="0" w:noHBand="0" w:noVBand="1"/>
      </w:tblPr>
      <w:tblGrid>
        <w:gridCol w:w="2518"/>
        <w:gridCol w:w="6536"/>
      </w:tblGrid>
      <w:tr w:rsidR="00B8589E" w:rsidRPr="00087642" w14:paraId="196B5CC9" w14:textId="77777777" w:rsidTr="00382215">
        <w:tc>
          <w:tcPr>
            <w:tcW w:w="9054" w:type="dxa"/>
            <w:gridSpan w:val="2"/>
            <w:shd w:val="clear" w:color="auto" w:fill="0D0D0D" w:themeFill="text1" w:themeFillTint="F2"/>
          </w:tcPr>
          <w:p w14:paraId="6BD07BDB" w14:textId="77777777" w:rsidR="00B8589E" w:rsidRPr="00087642" w:rsidRDefault="00B8589E" w:rsidP="00382215">
            <w:pPr>
              <w:jc w:val="center"/>
              <w:rPr>
                <w:rFonts w:ascii="Arial" w:hAnsi="Arial" w:cs="Arial"/>
                <w:b/>
              </w:rPr>
            </w:pPr>
            <w:r w:rsidRPr="00087642">
              <w:rPr>
                <w:rFonts w:ascii="Arial" w:hAnsi="Arial" w:cs="Arial"/>
                <w:b/>
              </w:rPr>
              <w:t>Imagen (fotografía, gráfica o ilustración)</w:t>
            </w:r>
          </w:p>
        </w:tc>
      </w:tr>
      <w:tr w:rsidR="00B8589E" w:rsidRPr="00087642" w14:paraId="0B6321DC" w14:textId="77777777" w:rsidTr="00382215">
        <w:tc>
          <w:tcPr>
            <w:tcW w:w="2518" w:type="dxa"/>
          </w:tcPr>
          <w:p w14:paraId="2826C174" w14:textId="77777777" w:rsidR="00B8589E" w:rsidRPr="00087642" w:rsidRDefault="00B8589E" w:rsidP="00382215">
            <w:pPr>
              <w:jc w:val="both"/>
              <w:rPr>
                <w:rFonts w:ascii="Arial" w:hAnsi="Arial" w:cs="Arial"/>
                <w:b/>
              </w:rPr>
            </w:pPr>
            <w:r w:rsidRPr="00087642">
              <w:rPr>
                <w:rFonts w:ascii="Arial" w:hAnsi="Arial" w:cs="Arial"/>
                <w:b/>
              </w:rPr>
              <w:t>Código</w:t>
            </w:r>
          </w:p>
        </w:tc>
        <w:tc>
          <w:tcPr>
            <w:tcW w:w="6536" w:type="dxa"/>
          </w:tcPr>
          <w:p w14:paraId="7386ADA3" w14:textId="2B6A2358" w:rsidR="00B8589E" w:rsidRPr="00087642" w:rsidRDefault="00B8589E" w:rsidP="003342EB">
            <w:pPr>
              <w:jc w:val="both"/>
              <w:rPr>
                <w:rFonts w:ascii="Arial" w:hAnsi="Arial" w:cs="Arial"/>
              </w:rPr>
            </w:pPr>
            <w:r w:rsidRPr="00087642">
              <w:rPr>
                <w:rFonts w:ascii="Arial" w:hAnsi="Arial" w:cs="Arial"/>
              </w:rPr>
              <w:t>CS_07_08_</w:t>
            </w:r>
            <w:r w:rsidR="009166BC">
              <w:rPr>
                <w:rFonts w:ascii="Arial" w:hAnsi="Arial" w:cs="Arial"/>
              </w:rPr>
              <w:t>CO</w:t>
            </w:r>
            <w:del w:id="170" w:author="TOSHIBA" w:date="2016-03-07T11:27:00Z">
              <w:r w:rsidR="009166BC" w:rsidDel="003342EB">
                <w:rPr>
                  <w:rFonts w:ascii="Arial" w:hAnsi="Arial" w:cs="Arial"/>
                </w:rPr>
                <w:delText xml:space="preserve"> </w:delText>
              </w:r>
            </w:del>
            <w:r w:rsidRPr="00087642">
              <w:rPr>
                <w:rFonts w:ascii="Arial" w:hAnsi="Arial" w:cs="Arial"/>
                <w:lang w:val="en-US"/>
              </w:rPr>
              <w:t>IMG</w:t>
            </w:r>
            <w:r w:rsidR="009166BC">
              <w:rPr>
                <w:rFonts w:ascii="Arial" w:hAnsi="Arial" w:cs="Arial"/>
                <w:lang w:val="en-US"/>
              </w:rPr>
              <w:t>05</w:t>
            </w:r>
          </w:p>
        </w:tc>
      </w:tr>
      <w:tr w:rsidR="00B8589E" w:rsidRPr="00087642" w14:paraId="2FE513AF" w14:textId="77777777" w:rsidTr="00382215">
        <w:tc>
          <w:tcPr>
            <w:tcW w:w="2518" w:type="dxa"/>
          </w:tcPr>
          <w:p w14:paraId="37C74341" w14:textId="77777777" w:rsidR="00B8589E" w:rsidRPr="00087642" w:rsidRDefault="00B8589E" w:rsidP="00382215">
            <w:pPr>
              <w:jc w:val="both"/>
              <w:rPr>
                <w:rFonts w:ascii="Arial" w:hAnsi="Arial" w:cs="Arial"/>
              </w:rPr>
            </w:pPr>
            <w:r w:rsidRPr="00087642">
              <w:rPr>
                <w:rFonts w:ascii="Arial" w:hAnsi="Arial" w:cs="Arial"/>
                <w:b/>
              </w:rPr>
              <w:lastRenderedPageBreak/>
              <w:t>Descripción</w:t>
            </w:r>
          </w:p>
        </w:tc>
        <w:tc>
          <w:tcPr>
            <w:tcW w:w="6536" w:type="dxa"/>
          </w:tcPr>
          <w:p w14:paraId="2726A748" w14:textId="77777777" w:rsidR="00B8589E" w:rsidRPr="00087642" w:rsidRDefault="00B8589E" w:rsidP="00382215">
            <w:pPr>
              <w:jc w:val="both"/>
              <w:rPr>
                <w:rFonts w:ascii="Arial" w:hAnsi="Arial" w:cs="Arial"/>
                <w:b/>
                <w:lang w:val="es-ES"/>
              </w:rPr>
            </w:pPr>
            <w:r w:rsidRPr="00087642">
              <w:rPr>
                <w:rFonts w:ascii="Arial" w:hAnsi="Arial" w:cs="Arial"/>
                <w:b/>
                <w:lang w:val="es-ES"/>
              </w:rPr>
              <w:t>Mapa geológico de la República de Colombia</w:t>
            </w:r>
          </w:p>
        </w:tc>
      </w:tr>
      <w:tr w:rsidR="00B8589E" w:rsidRPr="00087642" w14:paraId="0F2106A1" w14:textId="77777777" w:rsidTr="00382215">
        <w:tc>
          <w:tcPr>
            <w:tcW w:w="2518" w:type="dxa"/>
          </w:tcPr>
          <w:p w14:paraId="07E992DA" w14:textId="5EEAA0B9" w:rsidR="00B8589E" w:rsidRPr="00087642" w:rsidRDefault="00B8589E" w:rsidP="00382215">
            <w:pPr>
              <w:jc w:val="both"/>
              <w:rPr>
                <w:rFonts w:ascii="Arial" w:hAnsi="Arial" w:cs="Arial"/>
              </w:rPr>
            </w:pPr>
            <w:r w:rsidRPr="00087642">
              <w:rPr>
                <w:rFonts w:ascii="Arial" w:hAnsi="Arial" w:cs="Arial"/>
                <w:b/>
              </w:rPr>
              <w:t xml:space="preserve">Código </w:t>
            </w:r>
            <w:r w:rsidR="00122BD1" w:rsidRPr="00087642">
              <w:rPr>
                <w:rFonts w:ascii="Arial" w:hAnsi="Arial" w:cs="Arial"/>
                <w:b/>
              </w:rPr>
              <w:t>Shutterstock</w:t>
            </w:r>
            <w:ins w:id="171" w:author="TOSHIBA" w:date="2016-03-08T15:44:00Z">
              <w:r w:rsidR="00122BD1">
                <w:rPr>
                  <w:rFonts w:ascii="Arial" w:hAnsi="Arial" w:cs="Arial"/>
                  <w:b/>
                </w:rPr>
                <w:t xml:space="preserve"> </w:t>
              </w:r>
            </w:ins>
            <w:r w:rsidRPr="00087642">
              <w:rPr>
                <w:rFonts w:ascii="Arial" w:hAnsi="Arial" w:cs="Arial"/>
                <w:b/>
              </w:rPr>
              <w:t>(o URL o la ruta en AulaPlaneta)</w:t>
            </w:r>
          </w:p>
        </w:tc>
        <w:tc>
          <w:tcPr>
            <w:tcW w:w="6536" w:type="dxa"/>
          </w:tcPr>
          <w:p w14:paraId="567F2F30" w14:textId="77777777" w:rsidR="00B8589E" w:rsidRPr="00087642" w:rsidRDefault="00485F03" w:rsidP="00382215">
            <w:pPr>
              <w:jc w:val="both"/>
              <w:rPr>
                <w:rFonts w:ascii="Arial" w:hAnsi="Arial" w:cs="Arial"/>
              </w:rPr>
            </w:pPr>
            <w:hyperlink r:id="rId18" w:history="1">
              <w:r w:rsidR="00B8589E" w:rsidRPr="00087642">
                <w:rPr>
                  <w:rStyle w:val="Hipervnculo"/>
                  <w:rFonts w:ascii="Arial" w:hAnsi="Arial" w:cs="Arial"/>
                </w:rPr>
                <w:t>http://www.accefyn.org.co/revista/Volumen_11/43/137-191.pdfl</w:t>
              </w:r>
            </w:hyperlink>
          </w:p>
          <w:p w14:paraId="065E02C2" w14:textId="77777777" w:rsidR="00B8589E" w:rsidRPr="00087642" w:rsidRDefault="00B8589E" w:rsidP="00382215">
            <w:pPr>
              <w:jc w:val="both"/>
              <w:rPr>
                <w:rFonts w:ascii="Arial" w:hAnsi="Arial" w:cs="Arial"/>
                <w:noProof/>
                <w:lang w:eastAsia="es-ES_tradnl"/>
              </w:rPr>
            </w:pPr>
          </w:p>
          <w:p w14:paraId="744B5666" w14:textId="77777777" w:rsidR="00B8589E" w:rsidRPr="00087642" w:rsidRDefault="00B8589E" w:rsidP="00382215">
            <w:pPr>
              <w:jc w:val="both"/>
              <w:rPr>
                <w:rFonts w:ascii="Arial" w:hAnsi="Arial" w:cs="Arial"/>
                <w:noProof/>
                <w:lang w:eastAsia="es-CO"/>
              </w:rPr>
            </w:pPr>
            <w:r w:rsidRPr="00087642">
              <w:rPr>
                <w:rFonts w:ascii="Arial" w:hAnsi="Arial" w:cs="Arial"/>
                <w:noProof/>
                <w:color w:val="FF0000"/>
                <w:lang w:eastAsia="es-CO"/>
              </w:rPr>
              <w:drawing>
                <wp:inline distT="0" distB="0" distL="0" distR="0" wp14:anchorId="14A49643" wp14:editId="07777777">
                  <wp:extent cx="895350" cy="1133475"/>
                  <wp:effectExtent l="19050" t="0" r="0" b="0"/>
                  <wp:docPr id="80"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cstate="print"/>
                          <a:srcRect l="25195" t="10254" r="26172" b="7714"/>
                          <a:stretch>
                            <a:fillRect/>
                          </a:stretch>
                        </pic:blipFill>
                        <pic:spPr bwMode="auto">
                          <a:xfrm>
                            <a:off x="0" y="0"/>
                            <a:ext cx="895350" cy="1133475"/>
                          </a:xfrm>
                          <a:prstGeom prst="rect">
                            <a:avLst/>
                          </a:prstGeom>
                          <a:noFill/>
                          <a:ln w="9525">
                            <a:noFill/>
                            <a:miter lim="800000"/>
                            <a:headEnd/>
                            <a:tailEnd/>
                          </a:ln>
                          <a:effectLst/>
                        </pic:spPr>
                      </pic:pic>
                    </a:graphicData>
                  </a:graphic>
                </wp:inline>
              </w:drawing>
            </w:r>
          </w:p>
          <w:p w14:paraId="715B418C" w14:textId="77777777" w:rsidR="00B8589E" w:rsidRPr="00087642" w:rsidRDefault="00B8589E" w:rsidP="00382215">
            <w:pPr>
              <w:jc w:val="both"/>
              <w:rPr>
                <w:rFonts w:ascii="Arial" w:hAnsi="Arial" w:cs="Arial"/>
                <w:noProof/>
                <w:lang w:eastAsia="es-CO"/>
              </w:rPr>
            </w:pPr>
          </w:p>
        </w:tc>
      </w:tr>
      <w:tr w:rsidR="00B8589E" w:rsidRPr="00087642" w14:paraId="3EA2041C" w14:textId="77777777" w:rsidTr="00382215">
        <w:tc>
          <w:tcPr>
            <w:tcW w:w="2518" w:type="dxa"/>
          </w:tcPr>
          <w:p w14:paraId="4119DEE3" w14:textId="77777777" w:rsidR="00B8589E" w:rsidRPr="00087642" w:rsidRDefault="00B8589E" w:rsidP="00382215">
            <w:pPr>
              <w:jc w:val="both"/>
              <w:rPr>
                <w:rFonts w:ascii="Arial" w:hAnsi="Arial" w:cs="Arial"/>
              </w:rPr>
            </w:pPr>
            <w:r w:rsidRPr="00087642">
              <w:rPr>
                <w:rFonts w:ascii="Arial" w:hAnsi="Arial" w:cs="Arial"/>
                <w:b/>
              </w:rPr>
              <w:t>Pie de imagen</w:t>
            </w:r>
          </w:p>
        </w:tc>
        <w:tc>
          <w:tcPr>
            <w:tcW w:w="6536" w:type="dxa"/>
          </w:tcPr>
          <w:p w14:paraId="7DFC3D47" w14:textId="77777777" w:rsidR="00B8589E" w:rsidRPr="00087642" w:rsidRDefault="00B8589E" w:rsidP="00382215">
            <w:pPr>
              <w:jc w:val="both"/>
              <w:rPr>
                <w:rFonts w:ascii="Arial" w:hAnsi="Arial" w:cs="Arial"/>
                <w:lang w:val="es-ES_tradnl"/>
              </w:rPr>
            </w:pPr>
            <w:r w:rsidRPr="00087642">
              <w:rPr>
                <w:rFonts w:ascii="Arial" w:hAnsi="Arial" w:cs="Arial"/>
              </w:rPr>
              <w:t>Mapa oficial del Ministerio de Minas y Petróleo.</w:t>
            </w:r>
          </w:p>
        </w:tc>
      </w:tr>
    </w:tbl>
    <w:p w14:paraId="44986718" w14:textId="77777777" w:rsidR="00B8589E" w:rsidRPr="00087642" w:rsidRDefault="00B8589E" w:rsidP="00EB50F4">
      <w:pPr>
        <w:jc w:val="both"/>
        <w:rPr>
          <w:rFonts w:ascii="Arial" w:hAnsi="Arial" w:cs="Arial"/>
        </w:rPr>
      </w:pPr>
    </w:p>
    <w:p w14:paraId="10D14D86" w14:textId="3894EF2A" w:rsidR="001524C5" w:rsidRPr="00087642" w:rsidRDefault="001524C5" w:rsidP="001524C5">
      <w:pPr>
        <w:spacing w:after="0"/>
        <w:jc w:val="both"/>
        <w:rPr>
          <w:rFonts w:ascii="Arial" w:eastAsia="Times New Roman" w:hAnsi="Arial" w:cs="Arial"/>
          <w:color w:val="000000"/>
          <w:lang w:eastAsia="es-ES_tradnl"/>
        </w:rPr>
      </w:pPr>
      <w:r w:rsidRPr="00087642">
        <w:rPr>
          <w:rFonts w:ascii="Arial" w:eastAsia="Times New Roman" w:hAnsi="Arial" w:cs="Arial"/>
          <w:color w:val="000000"/>
          <w:lang w:eastAsia="es-ES_tradnl"/>
        </w:rPr>
        <w:t xml:space="preserve">Colombia está situada en la esquina noroccidental de la placa </w:t>
      </w:r>
      <w:del w:id="172" w:author="TOSHIBA" w:date="2016-03-07T11:33:00Z">
        <w:r w:rsidRPr="00087642" w:rsidDel="003342EB">
          <w:rPr>
            <w:rFonts w:ascii="Arial" w:eastAsia="Times New Roman" w:hAnsi="Arial" w:cs="Arial"/>
            <w:color w:val="000000"/>
            <w:lang w:eastAsia="es-ES_tradnl"/>
          </w:rPr>
          <w:delText>s</w:delText>
        </w:r>
      </w:del>
      <w:ins w:id="173" w:author="TOSHIBA" w:date="2016-03-07T11:33:00Z">
        <w:r w:rsidR="003342EB">
          <w:rPr>
            <w:rFonts w:ascii="Arial" w:eastAsia="Times New Roman" w:hAnsi="Arial" w:cs="Arial"/>
            <w:color w:val="000000"/>
            <w:lang w:eastAsia="es-ES_tradnl"/>
          </w:rPr>
          <w:t>S</w:t>
        </w:r>
      </w:ins>
      <w:r w:rsidRPr="00087642">
        <w:rPr>
          <w:rFonts w:ascii="Arial" w:eastAsia="Times New Roman" w:hAnsi="Arial" w:cs="Arial"/>
          <w:color w:val="000000"/>
          <w:lang w:eastAsia="es-ES_tradnl"/>
        </w:rPr>
        <w:t>u</w:t>
      </w:r>
      <w:r w:rsidR="00392840">
        <w:rPr>
          <w:rFonts w:ascii="Arial" w:eastAsia="Times New Roman" w:hAnsi="Arial" w:cs="Arial"/>
          <w:color w:val="000000"/>
          <w:lang w:eastAsia="es-ES_tradnl"/>
        </w:rPr>
        <w:t>d</w:t>
      </w:r>
      <w:r w:rsidRPr="00087642">
        <w:rPr>
          <w:rFonts w:ascii="Arial" w:eastAsia="Times New Roman" w:hAnsi="Arial" w:cs="Arial"/>
          <w:color w:val="000000"/>
          <w:lang w:eastAsia="es-ES_tradnl"/>
        </w:rPr>
        <w:t xml:space="preserve">americana, sitio de choque entre la </w:t>
      </w:r>
      <w:r w:rsidRPr="00087642">
        <w:rPr>
          <w:rFonts w:ascii="Arial" w:eastAsia="Times New Roman" w:hAnsi="Arial" w:cs="Arial"/>
          <w:b/>
          <w:color w:val="000000"/>
          <w:lang w:eastAsia="es-ES_tradnl"/>
        </w:rPr>
        <w:t xml:space="preserve">placa oceánica del Pacífico </w:t>
      </w:r>
      <w:r w:rsidRPr="00087642">
        <w:rPr>
          <w:rFonts w:ascii="Arial" w:eastAsia="Times New Roman" w:hAnsi="Arial" w:cs="Arial"/>
          <w:color w:val="000000"/>
          <w:lang w:eastAsia="es-ES_tradnl"/>
        </w:rPr>
        <w:t>(</w:t>
      </w:r>
      <w:r w:rsidRPr="00087642">
        <w:rPr>
          <w:rFonts w:ascii="Arial" w:eastAsia="Times New Roman" w:hAnsi="Arial" w:cs="Arial"/>
          <w:b/>
          <w:color w:val="000000"/>
          <w:lang w:eastAsia="es-ES_tradnl"/>
        </w:rPr>
        <w:t>placa de Nazca</w:t>
      </w:r>
      <w:r w:rsidRPr="00087642">
        <w:rPr>
          <w:rFonts w:ascii="Arial" w:eastAsia="Times New Roman" w:hAnsi="Arial" w:cs="Arial"/>
          <w:color w:val="000000"/>
          <w:lang w:eastAsia="es-ES_tradnl"/>
        </w:rPr>
        <w:t xml:space="preserve">) y la </w:t>
      </w:r>
      <w:r w:rsidRPr="00087642">
        <w:rPr>
          <w:rFonts w:ascii="Arial" w:eastAsia="Times New Roman" w:hAnsi="Arial" w:cs="Arial"/>
          <w:b/>
          <w:color w:val="000000"/>
          <w:lang w:eastAsia="es-ES_tradnl"/>
        </w:rPr>
        <w:t xml:space="preserve">placa continental </w:t>
      </w:r>
      <w:del w:id="174" w:author="TOSHIBA" w:date="2016-03-07T11:33:00Z">
        <w:r w:rsidRPr="00087642" w:rsidDel="003342EB">
          <w:rPr>
            <w:rFonts w:ascii="Arial" w:eastAsia="Times New Roman" w:hAnsi="Arial" w:cs="Arial"/>
            <w:b/>
            <w:color w:val="000000"/>
            <w:lang w:eastAsia="es-ES_tradnl"/>
          </w:rPr>
          <w:delText>s</w:delText>
        </w:r>
      </w:del>
      <w:ins w:id="175" w:author="TOSHIBA" w:date="2016-03-07T11:33:00Z">
        <w:r w:rsidR="003342EB">
          <w:rPr>
            <w:rFonts w:ascii="Arial" w:eastAsia="Times New Roman" w:hAnsi="Arial" w:cs="Arial"/>
            <w:b/>
            <w:color w:val="000000"/>
            <w:lang w:eastAsia="es-ES_tradnl"/>
          </w:rPr>
          <w:t>S</w:t>
        </w:r>
      </w:ins>
      <w:r w:rsidRPr="00087642">
        <w:rPr>
          <w:rFonts w:ascii="Arial" w:eastAsia="Times New Roman" w:hAnsi="Arial" w:cs="Arial"/>
          <w:b/>
          <w:color w:val="000000"/>
          <w:lang w:eastAsia="es-ES_tradnl"/>
        </w:rPr>
        <w:t>udamericana</w:t>
      </w:r>
      <w:r w:rsidRPr="00087642">
        <w:rPr>
          <w:rFonts w:ascii="Arial" w:eastAsia="Times New Roman" w:hAnsi="Arial" w:cs="Arial"/>
          <w:color w:val="000000"/>
          <w:lang w:eastAsia="es-ES_tradnl"/>
        </w:rPr>
        <w:t>.</w:t>
      </w:r>
      <w:r w:rsidR="00106C18">
        <w:rPr>
          <w:rFonts w:ascii="Arial" w:eastAsia="Times New Roman" w:hAnsi="Arial" w:cs="Arial"/>
          <w:color w:val="000000"/>
          <w:lang w:eastAsia="es-ES_tradnl"/>
        </w:rPr>
        <w:t xml:space="preserve"> </w:t>
      </w:r>
      <w:r w:rsidRPr="00087642">
        <w:rPr>
          <w:rFonts w:ascii="Arial" w:eastAsia="Times New Roman" w:hAnsi="Arial" w:cs="Arial"/>
          <w:color w:val="000000"/>
          <w:lang w:eastAsia="es-ES_tradnl"/>
        </w:rPr>
        <w:t xml:space="preserve">En el mar Caribe también está la </w:t>
      </w:r>
      <w:r w:rsidRPr="00087642">
        <w:rPr>
          <w:rFonts w:ascii="Arial" w:eastAsia="Times New Roman" w:hAnsi="Arial" w:cs="Arial"/>
          <w:b/>
          <w:color w:val="000000"/>
          <w:lang w:eastAsia="es-ES_tradnl"/>
        </w:rPr>
        <w:t>placa del Caribe</w:t>
      </w:r>
      <w:r w:rsidR="00392840" w:rsidRPr="00392840">
        <w:rPr>
          <w:rFonts w:ascii="Arial" w:eastAsia="Times New Roman" w:hAnsi="Arial" w:cs="Arial"/>
          <w:color w:val="000000"/>
          <w:lang w:eastAsia="es-ES_tradnl"/>
        </w:rPr>
        <w:t>,</w:t>
      </w:r>
      <w:r w:rsidRPr="00087642">
        <w:rPr>
          <w:rFonts w:ascii="Arial" w:eastAsia="Times New Roman" w:hAnsi="Arial" w:cs="Arial"/>
          <w:b/>
          <w:color w:val="000000"/>
          <w:lang w:eastAsia="es-ES_tradnl"/>
        </w:rPr>
        <w:t xml:space="preserve"> </w:t>
      </w:r>
      <w:r w:rsidRPr="00087642">
        <w:rPr>
          <w:rFonts w:ascii="Arial" w:eastAsia="Times New Roman" w:hAnsi="Arial" w:cs="Arial"/>
          <w:color w:val="000000"/>
          <w:lang w:eastAsia="es-ES_tradnl"/>
        </w:rPr>
        <w:t>que penetra en el continente a una velocidad de 1 a 2 cm por año</w:t>
      </w:r>
      <w:ins w:id="176" w:author="TOSHIBA" w:date="2016-03-07T11:33:00Z">
        <w:r w:rsidR="00485F3A">
          <w:rPr>
            <w:rFonts w:ascii="Arial" w:eastAsia="Times New Roman" w:hAnsi="Arial" w:cs="Arial"/>
            <w:color w:val="000000"/>
            <w:lang w:eastAsia="es-ES_tradnl"/>
          </w:rPr>
          <w:t>,</w:t>
        </w:r>
      </w:ins>
      <w:r w:rsidRPr="00087642">
        <w:rPr>
          <w:rFonts w:ascii="Arial" w:eastAsia="Times New Roman" w:hAnsi="Arial" w:cs="Arial"/>
          <w:color w:val="000000"/>
          <w:lang w:eastAsia="es-ES_tradnl"/>
        </w:rPr>
        <w:t xml:space="preserve"> y la del Pacífico</w:t>
      </w:r>
      <w:ins w:id="177" w:author="TOSHIBA" w:date="2016-03-07T11:34:00Z">
        <w:r w:rsidR="00485F3A">
          <w:rPr>
            <w:rFonts w:ascii="Arial" w:eastAsia="Times New Roman" w:hAnsi="Arial" w:cs="Arial"/>
            <w:color w:val="000000"/>
            <w:lang w:eastAsia="es-ES_tradnl"/>
          </w:rPr>
          <w:t>,</w:t>
        </w:r>
      </w:ins>
      <w:r w:rsidRPr="00087642">
        <w:rPr>
          <w:rFonts w:ascii="Arial" w:eastAsia="Times New Roman" w:hAnsi="Arial" w:cs="Arial"/>
          <w:color w:val="000000"/>
          <w:lang w:eastAsia="es-ES_tradnl"/>
        </w:rPr>
        <w:t xml:space="preserve"> </w:t>
      </w:r>
      <w:ins w:id="178" w:author="TOSHIBA" w:date="2016-03-07T11:35:00Z">
        <w:r w:rsidR="00485F3A">
          <w:rPr>
            <w:rFonts w:ascii="Arial" w:eastAsia="Times New Roman" w:hAnsi="Arial" w:cs="Arial"/>
            <w:color w:val="000000"/>
            <w:lang w:eastAsia="es-ES_tradnl"/>
          </w:rPr>
          <w:t xml:space="preserve">que alcanza </w:t>
        </w:r>
      </w:ins>
      <w:del w:id="179" w:author="TOSHIBA" w:date="2016-03-07T11:36:00Z">
        <w:r w:rsidRPr="00087642" w:rsidDel="00485F3A">
          <w:rPr>
            <w:rFonts w:ascii="Arial" w:eastAsia="Times New Roman" w:hAnsi="Arial" w:cs="Arial"/>
            <w:color w:val="000000"/>
            <w:lang w:eastAsia="es-ES_tradnl"/>
          </w:rPr>
          <w:delText xml:space="preserve">a </w:delText>
        </w:r>
      </w:del>
      <w:r w:rsidRPr="00087642">
        <w:rPr>
          <w:rFonts w:ascii="Arial" w:eastAsia="Times New Roman" w:hAnsi="Arial" w:cs="Arial"/>
          <w:color w:val="000000"/>
          <w:lang w:eastAsia="es-ES_tradnl"/>
        </w:rPr>
        <w:t xml:space="preserve">una velocidad mayor de 6 cm por año. </w:t>
      </w:r>
    </w:p>
    <w:p w14:paraId="2FE892E7" w14:textId="77777777" w:rsidR="001524C5" w:rsidRPr="00087642" w:rsidRDefault="001524C5" w:rsidP="001524C5">
      <w:pPr>
        <w:spacing w:after="0"/>
        <w:jc w:val="both"/>
        <w:rPr>
          <w:rFonts w:ascii="Arial" w:eastAsia="Times New Roman" w:hAnsi="Arial" w:cs="Arial"/>
          <w:color w:val="FF0000"/>
          <w:lang w:eastAsia="es-ES_tradn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3A8662EB" w14:textId="77777777" w:rsidTr="00906062">
        <w:tc>
          <w:tcPr>
            <w:tcW w:w="9054" w:type="dxa"/>
            <w:gridSpan w:val="2"/>
            <w:shd w:val="clear" w:color="auto" w:fill="0D0D0D" w:themeFill="text1" w:themeFillTint="F2"/>
          </w:tcPr>
          <w:p w14:paraId="02FEF79A"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2A6DC9BF" w14:textId="77777777" w:rsidTr="00906062">
        <w:tc>
          <w:tcPr>
            <w:tcW w:w="2518" w:type="dxa"/>
          </w:tcPr>
          <w:p w14:paraId="2C25B9D8"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057B6E5E" w14:textId="77777777" w:rsidR="001524C5" w:rsidRPr="00087642" w:rsidRDefault="001524C5" w:rsidP="009166BC">
            <w:pPr>
              <w:jc w:val="both"/>
              <w:rPr>
                <w:rFonts w:ascii="Arial" w:hAnsi="Arial" w:cs="Arial"/>
                <w:b/>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06</w:t>
            </w:r>
          </w:p>
        </w:tc>
      </w:tr>
      <w:tr w:rsidR="001524C5" w:rsidRPr="00087642" w14:paraId="4E7E2690" w14:textId="77777777" w:rsidTr="00906062">
        <w:tc>
          <w:tcPr>
            <w:tcW w:w="2518" w:type="dxa"/>
          </w:tcPr>
          <w:p w14:paraId="64AE1FD3"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7E3DB2B1" w14:textId="77777777" w:rsidR="001524C5" w:rsidRPr="00087642" w:rsidRDefault="001524C5" w:rsidP="00906062">
            <w:pPr>
              <w:jc w:val="both"/>
              <w:rPr>
                <w:rFonts w:ascii="Arial" w:hAnsi="Arial" w:cs="Arial"/>
                <w:b/>
                <w:lang w:val="es-ES"/>
              </w:rPr>
            </w:pPr>
            <w:r w:rsidRPr="00087642">
              <w:rPr>
                <w:rFonts w:ascii="Arial" w:hAnsi="Arial" w:cs="Arial"/>
                <w:b/>
                <w:lang w:val="es-ES_tradnl"/>
              </w:rPr>
              <w:t>Mapa de Amenaza sísmica para Colombia (INGEOMINAS,1997)</w:t>
            </w:r>
          </w:p>
        </w:tc>
      </w:tr>
      <w:tr w:rsidR="001524C5" w:rsidRPr="00087642" w14:paraId="3C644BA9" w14:textId="77777777" w:rsidTr="00906062">
        <w:tc>
          <w:tcPr>
            <w:tcW w:w="2518" w:type="dxa"/>
          </w:tcPr>
          <w:p w14:paraId="7706B2B4"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4452CEA5" w14:textId="77777777" w:rsidR="001524C5" w:rsidRPr="00087642" w:rsidRDefault="00485F03" w:rsidP="00906062">
            <w:pPr>
              <w:jc w:val="both"/>
              <w:rPr>
                <w:rFonts w:ascii="Arial" w:hAnsi="Arial" w:cs="Arial"/>
                <w:noProof/>
                <w:lang w:val="es-CO" w:eastAsia="es-CO"/>
              </w:rPr>
            </w:pPr>
            <w:hyperlink r:id="rId20" w:history="1">
              <w:r w:rsidR="001524C5" w:rsidRPr="00087642">
                <w:rPr>
                  <w:rStyle w:val="Hipervnculo"/>
                  <w:rFonts w:ascii="Arial" w:hAnsi="Arial" w:cs="Arial"/>
                  <w:noProof/>
                  <w:lang w:val="es-CO" w:eastAsia="es-CO"/>
                </w:rPr>
                <w:t>http://seisan.sgc.gov.co/RSNC/index.php?option=com_content&amp;view=article&amp;id=50&amp;Itemid=62</w:t>
              </w:r>
            </w:hyperlink>
          </w:p>
          <w:p w14:paraId="6C8D9B2B" w14:textId="77777777" w:rsidR="001524C5" w:rsidRPr="00087642" w:rsidRDefault="001524C5" w:rsidP="00906062">
            <w:pPr>
              <w:jc w:val="both"/>
              <w:rPr>
                <w:rFonts w:ascii="Arial" w:hAnsi="Arial" w:cs="Arial"/>
                <w:noProof/>
                <w:lang w:val="es-CO" w:eastAsia="es-CO"/>
              </w:rPr>
            </w:pPr>
          </w:p>
          <w:p w14:paraId="3257D292" w14:textId="77777777" w:rsidR="001524C5" w:rsidRPr="00087642" w:rsidRDefault="001524C5" w:rsidP="00906062">
            <w:pPr>
              <w:jc w:val="both"/>
              <w:rPr>
                <w:rFonts w:ascii="Arial" w:hAnsi="Arial" w:cs="Arial"/>
                <w:noProof/>
                <w:color w:val="FF0000"/>
                <w:lang w:eastAsia="es-ES_tradnl"/>
              </w:rPr>
            </w:pPr>
            <w:r w:rsidRPr="00087642">
              <w:rPr>
                <w:rFonts w:ascii="Arial" w:hAnsi="Arial" w:cs="Arial"/>
                <w:noProof/>
                <w:lang w:eastAsia="es-CO"/>
              </w:rPr>
              <w:drawing>
                <wp:inline distT="0" distB="0" distL="0" distR="0" wp14:anchorId="50C68642" wp14:editId="07777777">
                  <wp:extent cx="1200150" cy="1408732"/>
                  <wp:effectExtent l="19050" t="0" r="0" b="0"/>
                  <wp:docPr id="8" name="Imagen 10" descr="http://seisan.sgc.gov.co/RSNC/images/stories/rsnc/amen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isan.sgc.gov.co/RSNC/images/stories/rsnc/amenaza.jpg"/>
                          <pic:cNvPicPr>
                            <a:picLocks noChangeAspect="1" noChangeArrowheads="1"/>
                          </pic:cNvPicPr>
                        </pic:nvPicPr>
                        <pic:blipFill>
                          <a:blip r:embed="rId21" cstate="print"/>
                          <a:srcRect/>
                          <a:stretch>
                            <a:fillRect/>
                          </a:stretch>
                        </pic:blipFill>
                        <pic:spPr bwMode="auto">
                          <a:xfrm>
                            <a:off x="0" y="0"/>
                            <a:ext cx="1200150" cy="1408732"/>
                          </a:xfrm>
                          <a:prstGeom prst="rect">
                            <a:avLst/>
                          </a:prstGeom>
                          <a:noFill/>
                          <a:ln w="9525">
                            <a:noFill/>
                            <a:miter lim="800000"/>
                            <a:headEnd/>
                            <a:tailEnd/>
                          </a:ln>
                        </pic:spPr>
                      </pic:pic>
                    </a:graphicData>
                  </a:graphic>
                </wp:inline>
              </w:drawing>
            </w:r>
          </w:p>
          <w:p w14:paraId="33E8C873" w14:textId="77777777" w:rsidR="001524C5" w:rsidRPr="00087642" w:rsidRDefault="001524C5" w:rsidP="00906062">
            <w:pPr>
              <w:jc w:val="both"/>
              <w:rPr>
                <w:rFonts w:ascii="Arial" w:hAnsi="Arial" w:cs="Arial"/>
                <w:noProof/>
                <w:color w:val="FF0000"/>
                <w:lang w:eastAsia="es-ES_tradnl"/>
              </w:rPr>
            </w:pPr>
          </w:p>
          <w:p w14:paraId="40DAD5D7" w14:textId="77777777" w:rsidR="001524C5" w:rsidRPr="00087642" w:rsidRDefault="001524C5" w:rsidP="00906062">
            <w:pPr>
              <w:jc w:val="both"/>
              <w:rPr>
                <w:rFonts w:ascii="Arial" w:hAnsi="Arial" w:cs="Arial"/>
                <w:noProof/>
                <w:color w:val="FF0000"/>
                <w:lang w:eastAsia="es-ES_tradnl"/>
              </w:rPr>
            </w:pPr>
          </w:p>
        </w:tc>
      </w:tr>
      <w:tr w:rsidR="001524C5" w:rsidRPr="00087642" w14:paraId="7EDCA6F7" w14:textId="77777777" w:rsidTr="00906062">
        <w:tc>
          <w:tcPr>
            <w:tcW w:w="2518" w:type="dxa"/>
          </w:tcPr>
          <w:p w14:paraId="16B99BCF"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2DE83088" w14:textId="0AF49439" w:rsidR="001524C5" w:rsidRPr="00087642" w:rsidRDefault="001524C5" w:rsidP="003B4BC5">
            <w:pPr>
              <w:jc w:val="both"/>
              <w:rPr>
                <w:rFonts w:ascii="Arial" w:hAnsi="Arial" w:cs="Arial"/>
                <w:lang w:val="es-ES_tradnl"/>
              </w:rPr>
            </w:pPr>
            <w:r w:rsidRPr="00087642">
              <w:rPr>
                <w:rFonts w:ascii="Arial" w:hAnsi="Arial" w:cs="Arial"/>
                <w:lang w:val="es-ES_tradnl"/>
              </w:rPr>
              <w:t>Según el Estudio General de Amenaza Sísmica para Colombia (</w:t>
            </w:r>
            <w:r w:rsidRPr="00087642">
              <w:rPr>
                <w:rFonts w:ascii="Arial" w:hAnsi="Arial" w:cs="Arial"/>
                <w:b/>
                <w:lang w:val="es-ES_tradnl"/>
              </w:rPr>
              <w:t>I</w:t>
            </w:r>
            <w:r w:rsidR="00485F3A" w:rsidRPr="00087642">
              <w:rPr>
                <w:rFonts w:ascii="Arial" w:hAnsi="Arial" w:cs="Arial"/>
                <w:b/>
                <w:lang w:val="es-ES_tradnl"/>
              </w:rPr>
              <w:t>ngeominas</w:t>
            </w:r>
            <w:r w:rsidRPr="00087642">
              <w:rPr>
                <w:rFonts w:ascii="Arial" w:hAnsi="Arial" w:cs="Arial"/>
                <w:lang w:val="es-ES_tradnl"/>
              </w:rPr>
              <w:t>, 1997) el territorio nacional se divide en tres tipos de amenaza sísmica</w:t>
            </w:r>
            <w:ins w:id="180" w:author="TOSHIBA" w:date="2016-03-08T16:24:00Z">
              <w:r w:rsidR="003B4BC5">
                <w:rPr>
                  <w:rFonts w:ascii="Arial" w:hAnsi="Arial" w:cs="Arial"/>
                  <w:lang w:val="es-ES_tradnl"/>
                </w:rPr>
                <w:t>:</w:t>
              </w:r>
            </w:ins>
            <w:r w:rsidRPr="00087642">
              <w:rPr>
                <w:rFonts w:ascii="Arial" w:hAnsi="Arial" w:cs="Arial"/>
                <w:lang w:val="es-ES_tradnl"/>
              </w:rPr>
              <w:t xml:space="preserve"> </w:t>
            </w:r>
            <w:del w:id="181" w:author="TOSHIBA" w:date="2016-03-08T16:24:00Z">
              <w:r w:rsidRPr="00087642" w:rsidDel="003B4BC5">
                <w:rPr>
                  <w:rFonts w:ascii="Arial" w:hAnsi="Arial" w:cs="Arial"/>
                  <w:lang w:val="es-ES_tradnl"/>
                </w:rPr>
                <w:delText>(</w:delText>
              </w:r>
            </w:del>
            <w:r w:rsidRPr="00087642">
              <w:rPr>
                <w:rFonts w:ascii="Arial" w:hAnsi="Arial" w:cs="Arial"/>
                <w:lang w:val="es-ES_tradnl"/>
              </w:rPr>
              <w:t>alta, media y baja</w:t>
            </w:r>
            <w:del w:id="182" w:author="TOSHIBA" w:date="2016-03-08T16:24:00Z">
              <w:r w:rsidRPr="00087642" w:rsidDel="003B4BC5">
                <w:rPr>
                  <w:rFonts w:ascii="Arial" w:hAnsi="Arial" w:cs="Arial"/>
                  <w:lang w:val="es-ES_tradnl"/>
                </w:rPr>
                <w:delText>)</w:delText>
              </w:r>
            </w:del>
            <w:r w:rsidRPr="00087642">
              <w:rPr>
                <w:rFonts w:ascii="Arial" w:hAnsi="Arial" w:cs="Arial"/>
                <w:lang w:val="es-ES_tradnl"/>
              </w:rPr>
              <w:t>. Bogotá está ubicada en una zona de amenaza sísmica media.</w:t>
            </w:r>
          </w:p>
        </w:tc>
      </w:tr>
    </w:tbl>
    <w:p w14:paraId="6A79E5AA" w14:textId="77777777" w:rsidR="001524C5" w:rsidRDefault="001524C5" w:rsidP="00D435B2">
      <w:pPr>
        <w:rPr>
          <w:rFonts w:ascii="Arial" w:eastAsia="Times New Roman" w:hAnsi="Arial" w:cs="Arial"/>
          <w:lang w:eastAsia="es-CO"/>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99771C" w:rsidRPr="0099771C" w14:paraId="4E051AC5" w14:textId="77777777" w:rsidTr="0099771C">
        <w:tc>
          <w:tcPr>
            <w:tcW w:w="9054" w:type="dxa"/>
            <w:gridSpan w:val="2"/>
            <w:shd w:val="clear" w:color="auto" w:fill="000000" w:themeFill="text1"/>
          </w:tcPr>
          <w:p w14:paraId="62861045" w14:textId="77777777" w:rsidR="0099771C" w:rsidRPr="0099771C" w:rsidRDefault="0099771C" w:rsidP="0099771C">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Profundiza</w:t>
            </w:r>
            <w:r w:rsidRPr="0099771C">
              <w:rPr>
                <w:rFonts w:ascii="Times New Roman" w:eastAsiaTheme="minorEastAsia" w:hAnsi="Times New Roman" w:cs="Times New Roman"/>
                <w:b/>
                <w:color w:val="FFFFFF" w:themeColor="background1"/>
                <w:lang w:eastAsia="es-CO"/>
              </w:rPr>
              <w:t>: recurso nuevo</w:t>
            </w:r>
          </w:p>
        </w:tc>
      </w:tr>
      <w:tr w:rsidR="0099771C" w:rsidRPr="0099771C" w14:paraId="05B0155A" w14:textId="77777777" w:rsidTr="0099771C">
        <w:tc>
          <w:tcPr>
            <w:tcW w:w="1809" w:type="dxa"/>
          </w:tcPr>
          <w:p w14:paraId="2BCE8DC5"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4B93BB9A"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_REC5</w:t>
            </w:r>
            <w:r w:rsidRPr="0099771C">
              <w:rPr>
                <w:rFonts w:ascii="Times New Roman" w:eastAsiaTheme="minorEastAsia" w:hAnsi="Times New Roman" w:cs="Times New Roman"/>
                <w:color w:val="000000"/>
                <w:lang w:eastAsia="es-CO"/>
              </w:rPr>
              <w:t>0</w:t>
            </w:r>
          </w:p>
        </w:tc>
      </w:tr>
      <w:tr w:rsidR="0099771C" w:rsidRPr="0099771C" w14:paraId="25C587C5" w14:textId="77777777" w:rsidTr="0099771C">
        <w:tc>
          <w:tcPr>
            <w:tcW w:w="1809" w:type="dxa"/>
          </w:tcPr>
          <w:p w14:paraId="7CAACED6"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7CF15B47" w14:textId="77777777" w:rsidR="0099771C" w:rsidRPr="0099771C" w:rsidRDefault="0099771C" w:rsidP="0099771C">
            <w:pPr>
              <w:spacing w:before="2" w:after="2"/>
              <w:rPr>
                <w:rFonts w:ascii="Times New Roman" w:eastAsiaTheme="minorEastAsia" w:hAnsi="Times New Roman" w:cs="Times New Roman"/>
                <w:color w:val="000000"/>
                <w:lang w:eastAsia="es-CO"/>
              </w:rPr>
            </w:pPr>
          </w:p>
          <w:p w14:paraId="394126EE"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14D2158B" w14:textId="77777777" w:rsidTr="0099771C">
        <w:tc>
          <w:tcPr>
            <w:tcW w:w="1809" w:type="dxa"/>
          </w:tcPr>
          <w:p w14:paraId="1FDFCB13"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6242C812"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5709D2DA" w14:textId="77777777" w:rsidTr="0099771C">
        <w:tc>
          <w:tcPr>
            <w:tcW w:w="1809" w:type="dxa"/>
          </w:tcPr>
          <w:p w14:paraId="76B02F82"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lastRenderedPageBreak/>
              <w:t>Título</w:t>
            </w:r>
          </w:p>
        </w:tc>
        <w:tc>
          <w:tcPr>
            <w:tcW w:w="7245" w:type="dxa"/>
          </w:tcPr>
          <w:p w14:paraId="5EE4F9DD"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Evolución geológica de Colombia</w:t>
            </w:r>
          </w:p>
        </w:tc>
      </w:tr>
      <w:tr w:rsidR="0099771C" w:rsidRPr="0099771C" w14:paraId="68D18441" w14:textId="77777777" w:rsidTr="0099771C">
        <w:tc>
          <w:tcPr>
            <w:tcW w:w="1809" w:type="dxa"/>
          </w:tcPr>
          <w:p w14:paraId="60F5581C"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7C01079B" w14:textId="77777777" w:rsidR="007C6F45"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 xml:space="preserve">Interactivo que permite distinguir los cambios geológicos en el territorio </w:t>
            </w:r>
            <w:r w:rsidR="007C6F45">
              <w:rPr>
                <w:rFonts w:ascii="Times New Roman" w:eastAsiaTheme="minorEastAsia" w:hAnsi="Times New Roman" w:cs="Times New Roman"/>
                <w:color w:val="000000"/>
                <w:lang w:eastAsia="es-CO"/>
              </w:rPr>
              <w:t>colombiano</w:t>
            </w:r>
          </w:p>
          <w:p w14:paraId="6E0B3F45" w14:textId="77777777" w:rsidR="007C6F45" w:rsidRDefault="007C6F45" w:rsidP="0099771C">
            <w:pPr>
              <w:spacing w:before="2" w:after="2"/>
              <w:rPr>
                <w:rFonts w:ascii="Times New Roman" w:eastAsiaTheme="minorEastAsia" w:hAnsi="Times New Roman" w:cs="Times New Roman"/>
                <w:color w:val="000000"/>
                <w:lang w:eastAsia="es-CO"/>
              </w:rPr>
            </w:pPr>
          </w:p>
          <w:p w14:paraId="6166ED1E" w14:textId="77777777" w:rsidR="007C6F45" w:rsidRDefault="007C6F45" w:rsidP="0099771C">
            <w:pPr>
              <w:spacing w:before="2" w:after="2"/>
              <w:rPr>
                <w:rFonts w:ascii="Times New Roman" w:eastAsiaTheme="minorEastAsia" w:hAnsi="Times New Roman" w:cs="Times New Roman"/>
                <w:color w:val="000000"/>
                <w:lang w:eastAsia="es-CO"/>
              </w:rPr>
            </w:pPr>
          </w:p>
          <w:p w14:paraId="5319236D" w14:textId="77777777" w:rsidR="007C6F45" w:rsidRPr="0099771C" w:rsidRDefault="007C6F45" w:rsidP="0099771C">
            <w:pPr>
              <w:spacing w:before="2" w:after="2"/>
              <w:rPr>
                <w:rFonts w:ascii="Times New Roman" w:eastAsiaTheme="minorEastAsia" w:hAnsi="Times New Roman" w:cs="Times New Roman"/>
                <w:color w:val="000000"/>
                <w:lang w:eastAsia="es-CO"/>
              </w:rPr>
            </w:pPr>
          </w:p>
        </w:tc>
      </w:tr>
      <w:tr w:rsidR="0099771C" w:rsidRPr="0099771C" w14:paraId="28E8F496" w14:textId="77777777" w:rsidTr="0099771C">
        <w:tc>
          <w:tcPr>
            <w:tcW w:w="9054" w:type="dxa"/>
            <w:gridSpan w:val="2"/>
            <w:shd w:val="clear" w:color="auto" w:fill="000000" w:themeFill="text1"/>
          </w:tcPr>
          <w:p w14:paraId="52BCBAF7" w14:textId="77777777" w:rsidR="0099771C" w:rsidRPr="0099771C" w:rsidRDefault="0099771C" w:rsidP="0099771C">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99771C" w:rsidRPr="0099771C" w14:paraId="10E2E025" w14:textId="77777777" w:rsidTr="0099771C">
        <w:tc>
          <w:tcPr>
            <w:tcW w:w="1809" w:type="dxa"/>
          </w:tcPr>
          <w:p w14:paraId="122C608B"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19D06796"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_REC6</w:t>
            </w:r>
            <w:r w:rsidRPr="0099771C">
              <w:rPr>
                <w:rFonts w:ascii="Times New Roman" w:eastAsiaTheme="minorEastAsia" w:hAnsi="Times New Roman" w:cs="Times New Roman"/>
                <w:color w:val="000000"/>
                <w:lang w:eastAsia="es-CO"/>
              </w:rPr>
              <w:t>0</w:t>
            </w:r>
          </w:p>
        </w:tc>
      </w:tr>
      <w:tr w:rsidR="0099771C" w:rsidRPr="0099771C" w14:paraId="41F383D4" w14:textId="77777777" w:rsidTr="0099771C">
        <w:tc>
          <w:tcPr>
            <w:tcW w:w="1809" w:type="dxa"/>
          </w:tcPr>
          <w:p w14:paraId="43DE1000"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3D727919" w14:textId="77777777" w:rsidR="0099771C" w:rsidRPr="0099771C" w:rsidRDefault="0099771C" w:rsidP="0099771C">
            <w:pPr>
              <w:spacing w:before="2" w:after="2"/>
              <w:rPr>
                <w:rFonts w:ascii="Times New Roman" w:eastAsiaTheme="minorEastAsia" w:hAnsi="Times New Roman" w:cs="Times New Roman"/>
                <w:color w:val="000000"/>
                <w:lang w:eastAsia="es-CO"/>
              </w:rPr>
            </w:pPr>
          </w:p>
          <w:p w14:paraId="7DC72E44"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423D37EB" w14:textId="77777777" w:rsidTr="0099771C">
        <w:tc>
          <w:tcPr>
            <w:tcW w:w="1809" w:type="dxa"/>
          </w:tcPr>
          <w:p w14:paraId="6742A178"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16B03690"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r w:rsidR="0099771C" w:rsidRPr="0099771C" w14:paraId="265767DB" w14:textId="77777777" w:rsidTr="0099771C">
        <w:tc>
          <w:tcPr>
            <w:tcW w:w="1809" w:type="dxa"/>
          </w:tcPr>
          <w:p w14:paraId="61E37821"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580052A5" w14:textId="652B5CC2" w:rsidR="0099771C" w:rsidRPr="0099771C" w:rsidRDefault="0099771C" w:rsidP="0099771C">
            <w:pPr>
              <w:spacing w:before="2" w:after="2"/>
              <w:rPr>
                <w:rFonts w:ascii="Times New Roman" w:eastAsiaTheme="minorEastAsia" w:hAnsi="Times New Roman" w:cs="Times New Roman"/>
                <w:color w:val="000000"/>
                <w:lang w:eastAsia="es-CO"/>
              </w:rPr>
            </w:pPr>
            <w:commentRangeStart w:id="183"/>
            <w:r w:rsidRPr="0099771C">
              <w:rPr>
                <w:rFonts w:ascii="Times New Roman" w:eastAsiaTheme="minorEastAsia" w:hAnsi="Times New Roman" w:cs="Times New Roman"/>
                <w:color w:val="000000"/>
                <w:lang w:eastAsia="es-CO"/>
              </w:rPr>
              <w:t xml:space="preserve">La historia geológica </w:t>
            </w:r>
            <w:ins w:id="184" w:author="Cuenta Microsoft" w:date="2016-03-14T12:26:00Z">
              <w:r w:rsidR="001C09A0">
                <w:rPr>
                  <w:rFonts w:ascii="Times New Roman" w:eastAsiaTheme="minorEastAsia" w:hAnsi="Times New Roman" w:cs="Times New Roman"/>
                  <w:color w:val="000000"/>
                  <w:lang w:eastAsia="es-CO"/>
                </w:rPr>
                <w:t>colombiana</w:t>
              </w:r>
            </w:ins>
            <w:del w:id="185" w:author="Cuenta Microsoft" w:date="2016-03-14T12:26:00Z">
              <w:r w:rsidRPr="0099771C" w:rsidDel="001C09A0">
                <w:rPr>
                  <w:rFonts w:ascii="Times New Roman" w:eastAsiaTheme="minorEastAsia" w:hAnsi="Times New Roman" w:cs="Times New Roman"/>
                  <w:color w:val="000000"/>
                  <w:lang w:eastAsia="es-CO"/>
                </w:rPr>
                <w:delText>de Colombia</w:delText>
              </w:r>
            </w:del>
            <w:commentRangeEnd w:id="183"/>
            <w:r w:rsidR="00485F3A">
              <w:rPr>
                <w:rStyle w:val="Refdecomentario"/>
              </w:rPr>
              <w:commentReference w:id="183"/>
            </w:r>
          </w:p>
        </w:tc>
      </w:tr>
      <w:tr w:rsidR="0099771C" w:rsidRPr="0099771C" w14:paraId="7D4EE23F" w14:textId="77777777" w:rsidTr="0099771C">
        <w:tc>
          <w:tcPr>
            <w:tcW w:w="1809" w:type="dxa"/>
          </w:tcPr>
          <w:p w14:paraId="7E9F3BF9" w14:textId="77777777" w:rsidR="0099771C" w:rsidRPr="0099771C" w:rsidRDefault="0099771C" w:rsidP="0099771C">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6091FE3D" w14:textId="77777777" w:rsidR="0099771C" w:rsidRPr="0099771C" w:rsidRDefault="0099771C" w:rsidP="0099771C">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color w:val="000000"/>
                <w:lang w:eastAsia="es-CO"/>
              </w:rPr>
              <w:t>Actividad para reconocer aspectos de la historia geológica de Colombia</w:t>
            </w:r>
          </w:p>
          <w:p w14:paraId="5FB5E698" w14:textId="77777777" w:rsidR="0099771C" w:rsidRPr="0099771C" w:rsidRDefault="0099771C" w:rsidP="0099771C">
            <w:pPr>
              <w:spacing w:before="2" w:after="2"/>
              <w:rPr>
                <w:rFonts w:ascii="Times New Roman" w:eastAsiaTheme="minorEastAsia" w:hAnsi="Times New Roman" w:cs="Times New Roman"/>
                <w:color w:val="000000"/>
                <w:lang w:eastAsia="es-CO"/>
              </w:rPr>
            </w:pPr>
          </w:p>
        </w:tc>
      </w:tr>
    </w:tbl>
    <w:p w14:paraId="51D357B9" w14:textId="77777777" w:rsidR="0099771C" w:rsidRPr="00087642" w:rsidRDefault="0099771C" w:rsidP="00D435B2">
      <w:pPr>
        <w:rPr>
          <w:rFonts w:ascii="Arial" w:hAnsi="Arial" w:cs="Arial"/>
          <w:b/>
        </w:rPr>
      </w:pPr>
    </w:p>
    <w:p w14:paraId="67BCC48B" w14:textId="1CB7D110" w:rsidR="00F05D33" w:rsidRPr="00087642" w:rsidRDefault="00087642" w:rsidP="00F05D33">
      <w:pPr>
        <w:rPr>
          <w:rFonts w:ascii="Arial" w:hAnsi="Arial" w:cs="Arial"/>
          <w:b/>
        </w:rPr>
      </w:pPr>
      <w:r w:rsidRPr="00087642">
        <w:rPr>
          <w:rFonts w:ascii="Arial" w:hAnsi="Arial" w:cs="Arial"/>
          <w:highlight w:val="yellow"/>
        </w:rPr>
        <w:t>[SECCIÓN 2]</w:t>
      </w:r>
      <w:r w:rsidR="008930EE" w:rsidRPr="00087642">
        <w:rPr>
          <w:rFonts w:ascii="Arial" w:hAnsi="Arial" w:cs="Arial"/>
          <w:b/>
        </w:rPr>
        <w:t xml:space="preserve">3.2 </w:t>
      </w:r>
      <w:r w:rsidR="00F05D33" w:rsidRPr="00087642">
        <w:rPr>
          <w:rFonts w:ascii="Arial" w:hAnsi="Arial" w:cs="Arial"/>
          <w:b/>
        </w:rPr>
        <w:t>El relieve de Colombia</w:t>
      </w:r>
      <w:r w:rsidR="00106C18">
        <w:rPr>
          <w:rFonts w:ascii="Arial" w:hAnsi="Arial" w:cs="Arial"/>
          <w:b/>
        </w:rPr>
        <w:t xml:space="preserve"> </w:t>
      </w:r>
    </w:p>
    <w:p w14:paraId="44FC8BC3" w14:textId="74F5E94F" w:rsidR="001524C5" w:rsidRPr="00087642" w:rsidRDefault="00F05D33" w:rsidP="00F05D33">
      <w:pPr>
        <w:jc w:val="both"/>
        <w:rPr>
          <w:rFonts w:ascii="Arial" w:hAnsi="Arial" w:cs="Arial"/>
        </w:rPr>
      </w:pPr>
      <w:r w:rsidRPr="00087642">
        <w:rPr>
          <w:rFonts w:ascii="Arial" w:hAnsi="Arial" w:cs="Arial"/>
        </w:rPr>
        <w:t xml:space="preserve">El </w:t>
      </w:r>
      <w:r w:rsidRPr="00485F3A">
        <w:rPr>
          <w:rFonts w:ascii="Arial" w:hAnsi="Arial" w:cs="Arial"/>
          <w:b/>
          <w:rPrChange w:id="186" w:author="TOSHIBA" w:date="2016-03-07T11:41:00Z">
            <w:rPr>
              <w:rFonts w:ascii="Arial" w:hAnsi="Arial" w:cs="Arial"/>
            </w:rPr>
          </w:rPrChange>
        </w:rPr>
        <w:t>relieve geográfico</w:t>
      </w:r>
      <w:r w:rsidRPr="00087642">
        <w:rPr>
          <w:rFonts w:ascii="Arial" w:hAnsi="Arial" w:cs="Arial"/>
        </w:rPr>
        <w:t xml:space="preserve"> contempla una variedad de formas de la superficie terrestre y</w:t>
      </w:r>
      <w:r w:rsidR="00106C18">
        <w:rPr>
          <w:rFonts w:ascii="Arial" w:hAnsi="Arial" w:cs="Arial"/>
        </w:rPr>
        <w:t xml:space="preserve"> </w:t>
      </w:r>
      <w:r w:rsidRPr="00087642">
        <w:rPr>
          <w:rFonts w:ascii="Arial" w:hAnsi="Arial" w:cs="Arial"/>
        </w:rPr>
        <w:t>de las costas marítimas y oceánicas producto de los efectos de los movimientos internos de la Tierra y de factores externos</w:t>
      </w:r>
      <w:ins w:id="187" w:author="TOSHIBA" w:date="2016-03-07T11:40:00Z">
        <w:r w:rsidR="00485F3A">
          <w:rPr>
            <w:rFonts w:ascii="Arial" w:hAnsi="Arial" w:cs="Arial"/>
          </w:rPr>
          <w:t>,</w:t>
        </w:r>
      </w:ins>
      <w:r w:rsidRPr="00087642">
        <w:rPr>
          <w:rFonts w:ascii="Arial" w:hAnsi="Arial" w:cs="Arial"/>
        </w:rPr>
        <w:t xml:space="preserve"> como las condiciones climáticas y la acción del </w:t>
      </w:r>
      <w:r w:rsidR="00392840">
        <w:rPr>
          <w:rFonts w:ascii="Arial" w:hAnsi="Arial" w:cs="Arial"/>
        </w:rPr>
        <w:t>ser humano</w:t>
      </w:r>
      <w:r w:rsidRPr="00087642">
        <w:rPr>
          <w:rFonts w:ascii="Arial" w:hAnsi="Arial" w:cs="Arial"/>
        </w:rPr>
        <w:t>.</w:t>
      </w:r>
    </w:p>
    <w:p w14:paraId="2792361E" w14:textId="46A5C1DC" w:rsidR="001524C5" w:rsidRPr="00087642" w:rsidRDefault="008B2B77" w:rsidP="00F05D33">
      <w:pPr>
        <w:spacing w:after="0"/>
        <w:jc w:val="both"/>
        <w:rPr>
          <w:rFonts w:ascii="Arial" w:hAnsi="Arial" w:cs="Arial"/>
        </w:rPr>
      </w:pPr>
      <w:r w:rsidRPr="00087642">
        <w:rPr>
          <w:rFonts w:ascii="Arial" w:eastAsia="Times New Roman" w:hAnsi="Arial" w:cs="Arial"/>
          <w:color w:val="000000"/>
          <w:lang w:eastAsia="es-ES_tradnl"/>
        </w:rPr>
        <w:t>C</w:t>
      </w:r>
      <w:r w:rsidR="001524C5" w:rsidRPr="00087642">
        <w:rPr>
          <w:rFonts w:ascii="Arial" w:eastAsia="Times New Roman" w:hAnsi="Arial" w:cs="Arial"/>
          <w:color w:val="000000"/>
          <w:lang w:eastAsia="es-ES_tradnl"/>
        </w:rPr>
        <w:t xml:space="preserve">olombia abarca costas, islas, </w:t>
      </w:r>
      <w:r w:rsidR="00C75F52" w:rsidRPr="00087642">
        <w:rPr>
          <w:rFonts w:ascii="Arial" w:eastAsia="Times New Roman" w:hAnsi="Arial" w:cs="Arial"/>
          <w:color w:val="000000"/>
          <w:lang w:eastAsia="es-ES_tradnl"/>
        </w:rPr>
        <w:t xml:space="preserve">montañas, cordilleras, valles interandinos </w:t>
      </w:r>
      <w:r w:rsidR="001524C5" w:rsidRPr="00087642">
        <w:rPr>
          <w:rFonts w:ascii="Arial" w:eastAsia="Times New Roman" w:hAnsi="Arial" w:cs="Arial"/>
          <w:color w:val="000000"/>
          <w:lang w:eastAsia="es-ES_tradnl"/>
        </w:rPr>
        <w:t>y llanuras</w:t>
      </w:r>
      <w:r w:rsidR="0099659A">
        <w:rPr>
          <w:rFonts w:ascii="Arial" w:eastAsia="Times New Roman" w:hAnsi="Arial" w:cs="Arial"/>
          <w:color w:val="000000"/>
          <w:lang w:eastAsia="es-ES_tradnl"/>
        </w:rPr>
        <w:t xml:space="preserve"> </w:t>
      </w:r>
      <w:r w:rsidR="00C75F52" w:rsidRPr="00087642">
        <w:rPr>
          <w:rFonts w:ascii="Arial" w:eastAsia="Times New Roman" w:hAnsi="Arial" w:cs="Arial"/>
          <w:color w:val="000000"/>
          <w:lang w:eastAsia="es-ES_tradnl"/>
        </w:rPr>
        <w:t>[</w:t>
      </w:r>
      <w:hyperlink r:id="rId22" w:history="1">
        <w:r w:rsidR="00C75F52" w:rsidRPr="00087642">
          <w:rPr>
            <w:rStyle w:val="Hipervnculo"/>
            <w:rFonts w:ascii="Arial" w:eastAsia="Times New Roman" w:hAnsi="Arial" w:cs="Arial"/>
            <w:lang w:eastAsia="es-ES_tradnl"/>
          </w:rPr>
          <w:t>VER</w:t>
        </w:r>
      </w:hyperlink>
      <w:r w:rsidR="00C75F52" w:rsidRPr="00087642">
        <w:rPr>
          <w:rFonts w:ascii="Arial" w:eastAsia="Times New Roman" w:hAnsi="Arial" w:cs="Arial"/>
          <w:color w:val="000000"/>
          <w:lang w:eastAsia="es-ES_tradnl"/>
        </w:rPr>
        <w:t>].</w:t>
      </w:r>
      <w:r w:rsidR="00392840">
        <w:rPr>
          <w:rFonts w:ascii="Arial" w:eastAsia="Times New Roman" w:hAnsi="Arial" w:cs="Arial"/>
          <w:b/>
          <w:color w:val="000000"/>
          <w:lang w:eastAsia="es-ES_tradnl"/>
        </w:rPr>
        <w:t xml:space="preserve"> </w:t>
      </w:r>
      <w:r w:rsidRPr="00087642">
        <w:rPr>
          <w:rFonts w:ascii="Arial" w:eastAsia="Times New Roman" w:hAnsi="Arial" w:cs="Arial"/>
          <w:color w:val="000000"/>
          <w:lang w:eastAsia="es-ES_tradnl"/>
        </w:rPr>
        <w:t>E</w:t>
      </w:r>
      <w:r w:rsidR="001524C5" w:rsidRPr="00087642">
        <w:rPr>
          <w:rFonts w:ascii="Arial" w:hAnsi="Arial" w:cs="Arial"/>
        </w:rPr>
        <w:t xml:space="preserve">s un país privilegiado por poseer </w:t>
      </w:r>
      <w:r w:rsidR="00F05D33" w:rsidRPr="00087642">
        <w:rPr>
          <w:rFonts w:ascii="Arial" w:hAnsi="Arial" w:cs="Arial"/>
        </w:rPr>
        <w:t xml:space="preserve">diversidad de formas del relieve y </w:t>
      </w:r>
      <w:r w:rsidR="00296FFE">
        <w:rPr>
          <w:rFonts w:ascii="Arial" w:hAnsi="Arial" w:cs="Arial"/>
        </w:rPr>
        <w:t xml:space="preserve">por </w:t>
      </w:r>
      <w:r w:rsidR="00F05D33" w:rsidRPr="00087642">
        <w:rPr>
          <w:rFonts w:ascii="Arial" w:hAnsi="Arial" w:cs="Arial"/>
        </w:rPr>
        <w:t xml:space="preserve">sus efectos en la vida de las comunidades. </w:t>
      </w:r>
      <w:r w:rsidRPr="00087642">
        <w:rPr>
          <w:rFonts w:ascii="Arial" w:hAnsi="Arial" w:cs="Arial"/>
        </w:rPr>
        <w:t xml:space="preserve">El relieve define los recursos naturales propios y a partir de ellos la población </w:t>
      </w:r>
      <w:r w:rsidR="00296FFE">
        <w:rPr>
          <w:rFonts w:ascii="Arial" w:hAnsi="Arial" w:cs="Arial"/>
        </w:rPr>
        <w:t xml:space="preserve">los </w:t>
      </w:r>
      <w:r w:rsidRPr="00087642">
        <w:rPr>
          <w:rFonts w:ascii="Arial" w:hAnsi="Arial" w:cs="Arial"/>
        </w:rPr>
        <w:t>e</w:t>
      </w:r>
      <w:r w:rsidR="00296FFE">
        <w:rPr>
          <w:rFonts w:ascii="Arial" w:hAnsi="Arial" w:cs="Arial"/>
        </w:rPr>
        <w:t>xplora y utiliza</w:t>
      </w:r>
      <w:r w:rsidRPr="00087642">
        <w:rPr>
          <w:rFonts w:ascii="Arial" w:hAnsi="Arial" w:cs="Arial"/>
        </w:rPr>
        <w:t xml:space="preserve"> para su supervivencia y desarrollo económico y cultural.</w:t>
      </w:r>
    </w:p>
    <w:p w14:paraId="5726E7A1" w14:textId="77777777" w:rsidR="00196F82" w:rsidRPr="00087642" w:rsidRDefault="00196F82" w:rsidP="00F05D33">
      <w:pPr>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2518"/>
        <w:gridCol w:w="6536"/>
      </w:tblGrid>
      <w:tr w:rsidR="00196F82" w:rsidRPr="00087642" w14:paraId="62100692" w14:textId="77777777" w:rsidTr="00B161CE">
        <w:tc>
          <w:tcPr>
            <w:tcW w:w="9054" w:type="dxa"/>
            <w:gridSpan w:val="2"/>
            <w:shd w:val="clear" w:color="auto" w:fill="0D0D0D" w:themeFill="text1" w:themeFillTint="F2"/>
          </w:tcPr>
          <w:p w14:paraId="1583C851" w14:textId="77777777" w:rsidR="00196F82" w:rsidRPr="00087642" w:rsidRDefault="00196F82" w:rsidP="00B161CE">
            <w:pPr>
              <w:jc w:val="center"/>
              <w:rPr>
                <w:rFonts w:ascii="Arial" w:hAnsi="Arial" w:cs="Arial"/>
                <w:b/>
              </w:rPr>
            </w:pPr>
            <w:r w:rsidRPr="00087642">
              <w:rPr>
                <w:rFonts w:ascii="Arial" w:hAnsi="Arial" w:cs="Arial"/>
                <w:b/>
              </w:rPr>
              <w:t>Imagen (fotografía, gráfica o ilustración)</w:t>
            </w:r>
          </w:p>
        </w:tc>
      </w:tr>
      <w:tr w:rsidR="00196F82" w:rsidRPr="00087642" w14:paraId="3BA7A30F" w14:textId="77777777" w:rsidTr="00B161CE">
        <w:tc>
          <w:tcPr>
            <w:tcW w:w="2518" w:type="dxa"/>
          </w:tcPr>
          <w:p w14:paraId="71E18C64" w14:textId="77777777" w:rsidR="00196F82" w:rsidRPr="00087642" w:rsidRDefault="00196F82" w:rsidP="00B161CE">
            <w:pPr>
              <w:jc w:val="both"/>
              <w:rPr>
                <w:rFonts w:ascii="Arial" w:hAnsi="Arial" w:cs="Arial"/>
                <w:b/>
              </w:rPr>
            </w:pPr>
            <w:r w:rsidRPr="00087642">
              <w:rPr>
                <w:rFonts w:ascii="Arial" w:hAnsi="Arial" w:cs="Arial"/>
                <w:b/>
              </w:rPr>
              <w:t>Código</w:t>
            </w:r>
          </w:p>
        </w:tc>
        <w:tc>
          <w:tcPr>
            <w:tcW w:w="6536" w:type="dxa"/>
          </w:tcPr>
          <w:p w14:paraId="4B174431" w14:textId="77777777" w:rsidR="00196F82" w:rsidRPr="00087642" w:rsidRDefault="00196F82"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07</w:t>
            </w:r>
          </w:p>
        </w:tc>
      </w:tr>
      <w:tr w:rsidR="00196F82" w:rsidRPr="00087642" w14:paraId="5FE57DBA" w14:textId="77777777" w:rsidTr="00B161CE">
        <w:tc>
          <w:tcPr>
            <w:tcW w:w="2518" w:type="dxa"/>
          </w:tcPr>
          <w:p w14:paraId="02DB9F5C" w14:textId="77777777" w:rsidR="00196F82" w:rsidRPr="00087642" w:rsidRDefault="00196F82" w:rsidP="00B161CE">
            <w:pPr>
              <w:jc w:val="both"/>
              <w:rPr>
                <w:rFonts w:ascii="Arial" w:hAnsi="Arial" w:cs="Arial"/>
              </w:rPr>
            </w:pPr>
            <w:r w:rsidRPr="00087642">
              <w:rPr>
                <w:rFonts w:ascii="Arial" w:hAnsi="Arial" w:cs="Arial"/>
                <w:b/>
              </w:rPr>
              <w:t>Descripción</w:t>
            </w:r>
          </w:p>
        </w:tc>
        <w:tc>
          <w:tcPr>
            <w:tcW w:w="6536" w:type="dxa"/>
          </w:tcPr>
          <w:p w14:paraId="28AE5C89" w14:textId="77777777" w:rsidR="00196F82" w:rsidRPr="00087642" w:rsidRDefault="00196F82" w:rsidP="00B161CE">
            <w:pPr>
              <w:jc w:val="both"/>
              <w:rPr>
                <w:rFonts w:ascii="Arial" w:hAnsi="Arial" w:cs="Arial"/>
                <w:b/>
                <w:lang w:val="es-ES"/>
              </w:rPr>
            </w:pPr>
            <w:r w:rsidRPr="00087642">
              <w:rPr>
                <w:rFonts w:ascii="Arial" w:hAnsi="Arial" w:cs="Arial"/>
                <w:b/>
                <w:lang w:val="es-ES"/>
              </w:rPr>
              <w:t>Mapa del relieve de Colombia</w:t>
            </w:r>
          </w:p>
        </w:tc>
      </w:tr>
      <w:tr w:rsidR="00196F82" w:rsidRPr="00087642" w14:paraId="4C814369" w14:textId="77777777" w:rsidTr="00B161CE">
        <w:tc>
          <w:tcPr>
            <w:tcW w:w="2518" w:type="dxa"/>
          </w:tcPr>
          <w:p w14:paraId="1760C23D" w14:textId="77777777" w:rsidR="00196F82" w:rsidRPr="00087642" w:rsidRDefault="00196F82" w:rsidP="00B161CE">
            <w:pPr>
              <w:jc w:val="both"/>
              <w:rPr>
                <w:rFonts w:ascii="Arial" w:hAnsi="Arial" w:cs="Arial"/>
              </w:rPr>
            </w:pPr>
            <w:r w:rsidRPr="00087642">
              <w:rPr>
                <w:rFonts w:ascii="Arial" w:hAnsi="Arial" w:cs="Arial"/>
                <w:b/>
              </w:rPr>
              <w:t>Código Shutterstock (o URL o la ruta en AulaPlaneta)</w:t>
            </w:r>
          </w:p>
        </w:tc>
        <w:tc>
          <w:tcPr>
            <w:tcW w:w="6536" w:type="dxa"/>
          </w:tcPr>
          <w:p w14:paraId="251C262F" w14:textId="77777777" w:rsidR="00196F82" w:rsidRPr="00087642" w:rsidRDefault="00485F03" w:rsidP="00B161CE">
            <w:pPr>
              <w:jc w:val="both"/>
              <w:rPr>
                <w:rFonts w:ascii="Arial" w:hAnsi="Arial" w:cs="Arial"/>
                <w:noProof/>
                <w:lang w:eastAsia="es-CO"/>
              </w:rPr>
            </w:pPr>
            <w:hyperlink r:id="rId23" w:history="1">
              <w:r w:rsidR="00196F82" w:rsidRPr="00087642">
                <w:rPr>
                  <w:rStyle w:val="Hipervnculo"/>
                  <w:rFonts w:ascii="Arial" w:hAnsi="Arial" w:cs="Arial"/>
                  <w:noProof/>
                  <w:lang w:eastAsia="es-CO"/>
                </w:rPr>
                <w:t>http://www2.igac.gov.co/ninos/UserFiles/Image/Mapas/mapafisico.pdf</w:t>
              </w:r>
            </w:hyperlink>
          </w:p>
          <w:p w14:paraId="0FC9554E" w14:textId="77777777" w:rsidR="00196F82" w:rsidRPr="00087642" w:rsidRDefault="00196F82" w:rsidP="00B161CE">
            <w:pPr>
              <w:jc w:val="both"/>
              <w:rPr>
                <w:rFonts w:ascii="Arial" w:hAnsi="Arial" w:cs="Arial"/>
                <w:noProof/>
                <w:lang w:eastAsia="es-CO"/>
              </w:rPr>
            </w:pPr>
            <w:r w:rsidRPr="00087642">
              <w:rPr>
                <w:rFonts w:ascii="Arial" w:hAnsi="Arial" w:cs="Arial"/>
                <w:noProof/>
                <w:lang w:eastAsia="es-CO"/>
              </w:rPr>
              <w:drawing>
                <wp:inline distT="0" distB="0" distL="0" distR="0" wp14:anchorId="74CD3534" wp14:editId="07777777">
                  <wp:extent cx="1190625" cy="16756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33972" t="8157" r="33925" b="11479"/>
                          <a:stretch/>
                        </pic:blipFill>
                        <pic:spPr bwMode="auto">
                          <a:xfrm>
                            <a:off x="0" y="0"/>
                            <a:ext cx="1191584" cy="1677045"/>
                          </a:xfrm>
                          <a:prstGeom prst="rect">
                            <a:avLst/>
                          </a:prstGeom>
                          <a:ln>
                            <a:noFill/>
                          </a:ln>
                          <a:extLst>
                            <a:ext uri="{53640926-AAD7-44D8-BBD7-CCE9431645EC}">
                              <a14:shadowObscured xmlns:a14="http://schemas.microsoft.com/office/drawing/2010/main"/>
                            </a:ext>
                          </a:extLst>
                        </pic:spPr>
                      </pic:pic>
                    </a:graphicData>
                  </a:graphic>
                </wp:inline>
              </w:drawing>
            </w:r>
          </w:p>
        </w:tc>
      </w:tr>
      <w:tr w:rsidR="00196F82" w:rsidRPr="00087642" w14:paraId="19A22D3A" w14:textId="77777777" w:rsidTr="00B161CE">
        <w:tc>
          <w:tcPr>
            <w:tcW w:w="2518" w:type="dxa"/>
          </w:tcPr>
          <w:p w14:paraId="31C35404" w14:textId="77777777" w:rsidR="00196F82" w:rsidRPr="00087642" w:rsidRDefault="00196F82" w:rsidP="00B161CE">
            <w:pPr>
              <w:jc w:val="both"/>
              <w:rPr>
                <w:rFonts w:ascii="Arial" w:hAnsi="Arial" w:cs="Arial"/>
              </w:rPr>
            </w:pPr>
            <w:r w:rsidRPr="00087642">
              <w:rPr>
                <w:rFonts w:ascii="Arial" w:hAnsi="Arial" w:cs="Arial"/>
                <w:b/>
              </w:rPr>
              <w:t>Pie de imagen</w:t>
            </w:r>
          </w:p>
        </w:tc>
        <w:tc>
          <w:tcPr>
            <w:tcW w:w="6536" w:type="dxa"/>
          </w:tcPr>
          <w:p w14:paraId="63D203F0" w14:textId="77777777" w:rsidR="00196F82" w:rsidRPr="00087642" w:rsidRDefault="00196F82" w:rsidP="00B161CE">
            <w:pPr>
              <w:jc w:val="both"/>
              <w:rPr>
                <w:rFonts w:ascii="Arial" w:hAnsi="Arial" w:cs="Arial"/>
              </w:rPr>
            </w:pPr>
            <w:r w:rsidRPr="00087642">
              <w:rPr>
                <w:rFonts w:ascii="Arial" w:hAnsi="Arial" w:cs="Arial"/>
              </w:rPr>
              <w:t>El relieve colombiano define unidades o regiones costeras, de llanuras, valles y montañas.</w:t>
            </w:r>
          </w:p>
          <w:p w14:paraId="38CCBED6" w14:textId="77777777" w:rsidR="00196F82" w:rsidRPr="00087642" w:rsidRDefault="00196F82" w:rsidP="00B161CE">
            <w:pPr>
              <w:jc w:val="both"/>
              <w:rPr>
                <w:rFonts w:ascii="Arial" w:hAnsi="Arial" w:cs="Arial"/>
                <w:lang w:val="es-ES_tradnl"/>
              </w:rPr>
            </w:pPr>
          </w:p>
        </w:tc>
      </w:tr>
    </w:tbl>
    <w:p w14:paraId="3F7EE22E" w14:textId="77777777" w:rsidR="00196F82" w:rsidRPr="00087642" w:rsidRDefault="00196F82" w:rsidP="00F05D33">
      <w:pPr>
        <w:spacing w:after="0"/>
        <w:jc w:val="both"/>
        <w:rPr>
          <w:rFonts w:ascii="Arial" w:hAnsi="Arial" w:cs="Arial"/>
        </w:rPr>
      </w:pPr>
    </w:p>
    <w:p w14:paraId="3B79F8A9" w14:textId="77777777" w:rsidR="00F05D33" w:rsidRPr="00087642" w:rsidRDefault="00F05D33" w:rsidP="00F05D33">
      <w:pPr>
        <w:spacing w:after="0"/>
        <w:jc w:val="both"/>
        <w:rPr>
          <w:rFonts w:ascii="Arial" w:hAnsi="Arial" w:cs="Arial"/>
        </w:rPr>
      </w:pPr>
    </w:p>
    <w:p w14:paraId="5294DD9F" w14:textId="047FBA92" w:rsidR="00F05D33" w:rsidRPr="00087642" w:rsidRDefault="008B2B77" w:rsidP="00F05D33">
      <w:pPr>
        <w:spacing w:after="0"/>
        <w:jc w:val="both"/>
        <w:rPr>
          <w:rFonts w:ascii="Arial" w:hAnsi="Arial" w:cs="Arial"/>
        </w:rPr>
      </w:pPr>
      <w:r w:rsidRPr="00087642">
        <w:rPr>
          <w:rFonts w:ascii="Arial" w:hAnsi="Arial" w:cs="Arial"/>
        </w:rPr>
        <w:lastRenderedPageBreak/>
        <w:t>Las montañas y cordilleras definen los pisos térmicos que permiten una gran variedad de temperaturas</w:t>
      </w:r>
      <w:ins w:id="188" w:author="TOSHIBA" w:date="2016-03-07T11:44:00Z">
        <w:r w:rsidR="006F0F23">
          <w:rPr>
            <w:rFonts w:ascii="Arial" w:hAnsi="Arial" w:cs="Arial"/>
          </w:rPr>
          <w:t>,</w:t>
        </w:r>
      </w:ins>
      <w:r w:rsidRPr="00087642">
        <w:rPr>
          <w:rFonts w:ascii="Arial" w:hAnsi="Arial" w:cs="Arial"/>
        </w:rPr>
        <w:t xml:space="preserve"> y con ellas, de flora y fauna</w:t>
      </w:r>
      <w:ins w:id="189" w:author="TOSHIBA" w:date="2016-03-07T11:44:00Z">
        <w:r w:rsidR="006F0F23">
          <w:rPr>
            <w:rFonts w:ascii="Arial" w:hAnsi="Arial" w:cs="Arial"/>
          </w:rPr>
          <w:t>,</w:t>
        </w:r>
      </w:ins>
      <w:r w:rsidRPr="00087642">
        <w:rPr>
          <w:rFonts w:ascii="Arial" w:hAnsi="Arial" w:cs="Arial"/>
        </w:rPr>
        <w:t xml:space="preserve"> que </w:t>
      </w:r>
      <w:ins w:id="190" w:author="TOSHIBA" w:date="2016-03-07T14:29:00Z">
        <w:r w:rsidR="00EA24E3">
          <w:rPr>
            <w:rFonts w:ascii="Arial" w:hAnsi="Arial" w:cs="Arial"/>
          </w:rPr>
          <w:t xml:space="preserve">influyen en las </w:t>
        </w:r>
      </w:ins>
      <w:del w:id="191" w:author="TOSHIBA" w:date="2016-03-07T14:29:00Z">
        <w:r w:rsidRPr="00087642" w:rsidDel="00EA24E3">
          <w:rPr>
            <w:rFonts w:ascii="Arial" w:hAnsi="Arial" w:cs="Arial"/>
          </w:rPr>
          <w:delText xml:space="preserve">brindan posibilidades de </w:delText>
        </w:r>
      </w:del>
      <w:r w:rsidRPr="00087642">
        <w:rPr>
          <w:rFonts w:ascii="Arial" w:hAnsi="Arial" w:cs="Arial"/>
        </w:rPr>
        <w:t xml:space="preserve">actividades productivas agrícolas y ganaderas específicas: cultivos </w:t>
      </w:r>
      <w:ins w:id="192" w:author="TOSHIBA" w:date="2016-03-08T16:27:00Z">
        <w:r w:rsidR="00B45070">
          <w:rPr>
            <w:rFonts w:ascii="Arial" w:hAnsi="Arial" w:cs="Arial"/>
          </w:rPr>
          <w:t xml:space="preserve">de </w:t>
        </w:r>
      </w:ins>
      <w:r w:rsidRPr="00087642">
        <w:rPr>
          <w:rFonts w:ascii="Arial" w:hAnsi="Arial" w:cs="Arial"/>
        </w:rPr>
        <w:t xml:space="preserve">frutales, </w:t>
      </w:r>
      <w:ins w:id="193" w:author="TOSHIBA" w:date="2016-03-08T16:27:00Z">
        <w:r w:rsidR="00B45070">
          <w:rPr>
            <w:rFonts w:ascii="Arial" w:hAnsi="Arial" w:cs="Arial"/>
          </w:rPr>
          <w:t xml:space="preserve">de </w:t>
        </w:r>
      </w:ins>
      <w:r w:rsidRPr="00087642">
        <w:rPr>
          <w:rFonts w:ascii="Arial" w:hAnsi="Arial" w:cs="Arial"/>
        </w:rPr>
        <w:t xml:space="preserve">tubérculos, </w:t>
      </w:r>
      <w:ins w:id="194" w:author="TOSHIBA" w:date="2016-03-08T16:27:00Z">
        <w:r w:rsidR="00B45070">
          <w:rPr>
            <w:rFonts w:ascii="Arial" w:hAnsi="Arial" w:cs="Arial"/>
          </w:rPr>
          <w:t xml:space="preserve">de </w:t>
        </w:r>
      </w:ins>
      <w:r w:rsidRPr="00087642">
        <w:rPr>
          <w:rFonts w:ascii="Arial" w:hAnsi="Arial" w:cs="Arial"/>
        </w:rPr>
        <w:t xml:space="preserve">leguminosas, </w:t>
      </w:r>
      <w:ins w:id="195" w:author="TOSHIBA" w:date="2016-03-08T16:27:00Z">
        <w:r w:rsidR="00B45070">
          <w:rPr>
            <w:rFonts w:ascii="Arial" w:hAnsi="Arial" w:cs="Arial"/>
          </w:rPr>
          <w:t xml:space="preserve">de </w:t>
        </w:r>
      </w:ins>
      <w:r w:rsidRPr="00087642">
        <w:rPr>
          <w:rFonts w:ascii="Arial" w:hAnsi="Arial" w:cs="Arial"/>
        </w:rPr>
        <w:t xml:space="preserve">hortalizas y </w:t>
      </w:r>
      <w:ins w:id="196" w:author="TOSHIBA" w:date="2016-03-08T16:27:00Z">
        <w:r w:rsidR="00B45070">
          <w:rPr>
            <w:rFonts w:ascii="Arial" w:hAnsi="Arial" w:cs="Arial"/>
          </w:rPr>
          <w:t xml:space="preserve">de </w:t>
        </w:r>
      </w:ins>
      <w:r w:rsidRPr="00087642">
        <w:rPr>
          <w:rFonts w:ascii="Arial" w:hAnsi="Arial" w:cs="Arial"/>
        </w:rPr>
        <w:t>pastos par</w:t>
      </w:r>
      <w:r w:rsidR="00296FFE">
        <w:rPr>
          <w:rFonts w:ascii="Arial" w:hAnsi="Arial" w:cs="Arial"/>
        </w:rPr>
        <w:t>a diversas producciones pecuaria</w:t>
      </w:r>
      <w:r w:rsidRPr="00087642">
        <w:rPr>
          <w:rFonts w:ascii="Arial" w:hAnsi="Arial" w:cs="Arial"/>
        </w:rPr>
        <w:t>s</w:t>
      </w:r>
      <w:ins w:id="197" w:author="TOSHIBA" w:date="2016-03-07T11:44:00Z">
        <w:r w:rsidR="006F0F23">
          <w:rPr>
            <w:rFonts w:ascii="Arial" w:hAnsi="Arial" w:cs="Arial"/>
          </w:rPr>
          <w:t>,</w:t>
        </w:r>
      </w:ins>
      <w:r w:rsidRPr="00087642">
        <w:rPr>
          <w:rFonts w:ascii="Arial" w:hAnsi="Arial" w:cs="Arial"/>
        </w:rPr>
        <w:t xml:space="preserve"> como el </w:t>
      </w:r>
      <w:r w:rsidR="00296FFE">
        <w:rPr>
          <w:rFonts w:ascii="Arial" w:hAnsi="Arial" w:cs="Arial"/>
        </w:rPr>
        <w:t xml:space="preserve">ganado </w:t>
      </w:r>
      <w:r w:rsidRPr="00087642">
        <w:rPr>
          <w:rFonts w:ascii="Arial" w:hAnsi="Arial" w:cs="Arial"/>
        </w:rPr>
        <w:t xml:space="preserve">vacuno, lanar, caprino y porcino, entre otros. </w:t>
      </w:r>
    </w:p>
    <w:p w14:paraId="389D299A" w14:textId="77777777" w:rsidR="00196F82" w:rsidRPr="00087642" w:rsidRDefault="00196F82" w:rsidP="00F05D33">
      <w:pPr>
        <w:spacing w:after="0"/>
        <w:jc w:val="both"/>
        <w:rPr>
          <w:rFonts w:ascii="Arial" w:hAnsi="Arial" w:cs="Arial"/>
        </w:rPr>
      </w:pPr>
    </w:p>
    <w:p w14:paraId="4B929182" w14:textId="361CECA1" w:rsidR="008B2B77" w:rsidRDefault="008B2B77" w:rsidP="00F05D33">
      <w:pPr>
        <w:spacing w:after="0"/>
        <w:jc w:val="both"/>
        <w:rPr>
          <w:rFonts w:ascii="Arial" w:hAnsi="Arial" w:cs="Arial"/>
        </w:rPr>
      </w:pPr>
      <w:r w:rsidRPr="00087642">
        <w:rPr>
          <w:rFonts w:ascii="Arial" w:hAnsi="Arial" w:cs="Arial"/>
        </w:rPr>
        <w:t>Las grandes llanuras y valles y los ríos que l</w:t>
      </w:r>
      <w:del w:id="198" w:author="TOSHIBA" w:date="2016-03-07T11:45:00Z">
        <w:r w:rsidRPr="00087642" w:rsidDel="006F0F23">
          <w:rPr>
            <w:rFonts w:ascii="Arial" w:hAnsi="Arial" w:cs="Arial"/>
          </w:rPr>
          <w:delText>a</w:delText>
        </w:r>
      </w:del>
      <w:ins w:id="199" w:author="TOSHIBA" w:date="2016-03-07T11:45:00Z">
        <w:r w:rsidR="006F0F23">
          <w:rPr>
            <w:rFonts w:ascii="Arial" w:hAnsi="Arial" w:cs="Arial"/>
          </w:rPr>
          <w:t>o</w:t>
        </w:r>
      </w:ins>
      <w:r w:rsidRPr="00087642">
        <w:rPr>
          <w:rFonts w:ascii="Arial" w:hAnsi="Arial" w:cs="Arial"/>
        </w:rPr>
        <w:t>s recorre</w:t>
      </w:r>
      <w:r w:rsidR="00296FFE">
        <w:rPr>
          <w:rFonts w:ascii="Arial" w:hAnsi="Arial" w:cs="Arial"/>
        </w:rPr>
        <w:t>n</w:t>
      </w:r>
      <w:r w:rsidRPr="00087642">
        <w:rPr>
          <w:rFonts w:ascii="Arial" w:hAnsi="Arial" w:cs="Arial"/>
        </w:rPr>
        <w:t xml:space="preserve"> permiten el desarrollo de la ganadería extensiva e intensiva y la pesca </w:t>
      </w:r>
      <w:del w:id="200" w:author="TOSHIBA" w:date="2016-03-07T11:45:00Z">
        <w:r w:rsidRPr="00087642" w:rsidDel="006F0F23">
          <w:rPr>
            <w:rFonts w:ascii="Arial" w:hAnsi="Arial" w:cs="Arial"/>
          </w:rPr>
          <w:delText xml:space="preserve">a nivel </w:delText>
        </w:r>
      </w:del>
      <w:r w:rsidRPr="00087642">
        <w:rPr>
          <w:rFonts w:ascii="Arial" w:hAnsi="Arial" w:cs="Arial"/>
        </w:rPr>
        <w:t>doméstic</w:t>
      </w:r>
      <w:del w:id="201" w:author="TOSHIBA" w:date="2016-03-07T11:45:00Z">
        <w:r w:rsidRPr="00087642" w:rsidDel="006F0F23">
          <w:rPr>
            <w:rFonts w:ascii="Arial" w:hAnsi="Arial" w:cs="Arial"/>
          </w:rPr>
          <w:delText>o</w:delText>
        </w:r>
      </w:del>
      <w:ins w:id="202" w:author="TOSHIBA" w:date="2016-03-07T11:45:00Z">
        <w:r w:rsidR="006F0F23">
          <w:rPr>
            <w:rFonts w:ascii="Arial" w:hAnsi="Arial" w:cs="Arial"/>
          </w:rPr>
          <w:t>a</w:t>
        </w:r>
      </w:ins>
      <w:r w:rsidRPr="00087642">
        <w:rPr>
          <w:rFonts w:ascii="Arial" w:hAnsi="Arial" w:cs="Arial"/>
        </w:rPr>
        <w:t xml:space="preserve"> e industrial. De igual manera</w:t>
      </w:r>
      <w:ins w:id="203" w:author="TOSHIBA" w:date="2016-03-07T11:46:00Z">
        <w:r w:rsidR="006F0F23">
          <w:rPr>
            <w:rFonts w:ascii="Arial" w:hAnsi="Arial" w:cs="Arial"/>
          </w:rPr>
          <w:t>,</w:t>
        </w:r>
      </w:ins>
      <w:r w:rsidRPr="00087642">
        <w:rPr>
          <w:rFonts w:ascii="Arial" w:hAnsi="Arial" w:cs="Arial"/>
        </w:rPr>
        <w:t xml:space="preserve"> las costas facilitan la construcción de puertos comerciales y turísticos</w:t>
      </w:r>
      <w:r w:rsidR="00196F82" w:rsidRPr="00087642">
        <w:rPr>
          <w:rFonts w:ascii="Arial" w:hAnsi="Arial" w:cs="Arial"/>
        </w:rPr>
        <w:t xml:space="preserve"> como Buenaventura, Tumaco, Barranquilla, Santa Marta y Cartagena.</w:t>
      </w:r>
    </w:p>
    <w:p w14:paraId="30B26AFF" w14:textId="77777777" w:rsidR="00296FFE" w:rsidRPr="00087642" w:rsidRDefault="00296FFE" w:rsidP="00F05D33">
      <w:pPr>
        <w:spacing w:after="0"/>
        <w:jc w:val="both"/>
        <w:rPr>
          <w:rFonts w:ascii="Arial" w:hAnsi="Arial" w:cs="Arial"/>
        </w:rPr>
      </w:pPr>
    </w:p>
    <w:p w14:paraId="14CCB761" w14:textId="77777777" w:rsidR="00196F82" w:rsidRPr="00087642" w:rsidRDefault="00196F82" w:rsidP="00F05D33">
      <w:pPr>
        <w:spacing w:after="0"/>
        <w:jc w:val="both"/>
        <w:rPr>
          <w:rFonts w:ascii="Arial" w:hAnsi="Arial" w:cs="Arial"/>
        </w:rPr>
      </w:pPr>
      <w:r w:rsidRPr="00087642">
        <w:rPr>
          <w:rFonts w:ascii="Arial" w:hAnsi="Arial" w:cs="Arial"/>
        </w:rPr>
        <w:t xml:space="preserve">La belleza de los paisajes geográficos </w:t>
      </w:r>
      <w:r w:rsidR="0099659A" w:rsidRPr="00087642">
        <w:rPr>
          <w:rFonts w:ascii="Arial" w:hAnsi="Arial" w:cs="Arial"/>
        </w:rPr>
        <w:t>convierte</w:t>
      </w:r>
      <w:r w:rsidRPr="00087642">
        <w:rPr>
          <w:rFonts w:ascii="Arial" w:hAnsi="Arial" w:cs="Arial"/>
        </w:rPr>
        <w:t xml:space="preserve"> a nuestro país en un destino turístico de importancia mundial.</w:t>
      </w:r>
    </w:p>
    <w:p w14:paraId="06E4A738" w14:textId="77777777" w:rsidR="001524C5" w:rsidRDefault="001524C5" w:rsidP="001524C5">
      <w:pPr>
        <w:pStyle w:val="Prrafodelista"/>
        <w:ind w:left="360" w:firstLine="708"/>
        <w:rPr>
          <w:rFonts w:ascii="Arial" w:hAnsi="Arial" w:cs="Arial"/>
          <w:b/>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7C6F45" w:rsidRPr="0099771C" w14:paraId="6B82A201" w14:textId="77777777" w:rsidTr="00E22274">
        <w:tc>
          <w:tcPr>
            <w:tcW w:w="9054" w:type="dxa"/>
            <w:gridSpan w:val="2"/>
            <w:shd w:val="clear" w:color="auto" w:fill="000000" w:themeFill="text1"/>
          </w:tcPr>
          <w:p w14:paraId="62561C22" w14:textId="77777777" w:rsidR="007C6F45" w:rsidRPr="0099771C" w:rsidRDefault="007C6F45"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Profundiza</w:t>
            </w:r>
            <w:r w:rsidRPr="0099771C">
              <w:rPr>
                <w:rFonts w:ascii="Times New Roman" w:eastAsiaTheme="minorEastAsia" w:hAnsi="Times New Roman" w:cs="Times New Roman"/>
                <w:b/>
                <w:color w:val="FFFFFF" w:themeColor="background1"/>
                <w:lang w:eastAsia="es-CO"/>
              </w:rPr>
              <w:t>: recurso nuevo</w:t>
            </w:r>
          </w:p>
        </w:tc>
      </w:tr>
      <w:tr w:rsidR="007C6F45" w:rsidRPr="0099771C" w14:paraId="1B6F095E" w14:textId="77777777" w:rsidTr="00E22274">
        <w:tc>
          <w:tcPr>
            <w:tcW w:w="1809" w:type="dxa"/>
          </w:tcPr>
          <w:p w14:paraId="0E5558AD"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0F939565"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_REC7</w:t>
            </w:r>
            <w:r w:rsidRPr="0099771C">
              <w:rPr>
                <w:rFonts w:ascii="Times New Roman" w:eastAsiaTheme="minorEastAsia" w:hAnsi="Times New Roman" w:cs="Times New Roman"/>
                <w:color w:val="000000"/>
                <w:lang w:eastAsia="es-CO"/>
              </w:rPr>
              <w:t>0</w:t>
            </w:r>
          </w:p>
        </w:tc>
      </w:tr>
      <w:tr w:rsidR="007C6F45" w:rsidRPr="0099771C" w14:paraId="6B5C5EE1" w14:textId="77777777" w:rsidTr="00E22274">
        <w:tc>
          <w:tcPr>
            <w:tcW w:w="1809" w:type="dxa"/>
          </w:tcPr>
          <w:p w14:paraId="63EC68D2"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2B2A84D9" w14:textId="77777777" w:rsidR="007C6F45" w:rsidRPr="0099771C" w:rsidRDefault="007C6F45" w:rsidP="00E22274">
            <w:pPr>
              <w:spacing w:before="2" w:after="2"/>
              <w:rPr>
                <w:rFonts w:ascii="Times New Roman" w:eastAsiaTheme="minorEastAsia" w:hAnsi="Times New Roman" w:cs="Times New Roman"/>
                <w:color w:val="000000"/>
                <w:lang w:eastAsia="es-CO"/>
              </w:rPr>
            </w:pPr>
          </w:p>
          <w:p w14:paraId="39BBF883"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301C59F8" w14:textId="77777777" w:rsidTr="00E22274">
        <w:tc>
          <w:tcPr>
            <w:tcW w:w="1809" w:type="dxa"/>
          </w:tcPr>
          <w:p w14:paraId="044C9F45"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064BE0C5"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51FC839B" w14:textId="77777777" w:rsidTr="00E22274">
        <w:tc>
          <w:tcPr>
            <w:tcW w:w="1809" w:type="dxa"/>
          </w:tcPr>
          <w:p w14:paraId="725B34E7"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1DE1B08A" w14:textId="77777777" w:rsidR="007C6F45" w:rsidRPr="0099771C" w:rsidRDefault="007C6F45" w:rsidP="00E22274">
            <w:pPr>
              <w:spacing w:before="2" w:after="2"/>
              <w:rPr>
                <w:rFonts w:ascii="Times New Roman" w:eastAsiaTheme="minorEastAsia" w:hAnsi="Times New Roman" w:cs="Times New Roman"/>
                <w:color w:val="000000"/>
                <w:lang w:eastAsia="es-CO"/>
              </w:rPr>
            </w:pPr>
            <w:commentRangeStart w:id="204"/>
            <w:r>
              <w:rPr>
                <w:rFonts w:ascii="Times New Roman" w:eastAsiaTheme="minorEastAsia" w:hAnsi="Times New Roman" w:cs="Times New Roman"/>
                <w:color w:val="000000"/>
                <w:lang w:eastAsia="es-CO"/>
              </w:rPr>
              <w:t>El relieve de Colombia</w:t>
            </w:r>
            <w:commentRangeEnd w:id="204"/>
            <w:r w:rsidR="00EA24E3">
              <w:rPr>
                <w:rStyle w:val="Refdecomentario"/>
              </w:rPr>
              <w:commentReference w:id="204"/>
            </w:r>
          </w:p>
        </w:tc>
      </w:tr>
      <w:tr w:rsidR="007C6F45" w:rsidRPr="0099771C" w14:paraId="3F61988F" w14:textId="77777777" w:rsidTr="00E22274">
        <w:tc>
          <w:tcPr>
            <w:tcW w:w="1809" w:type="dxa"/>
          </w:tcPr>
          <w:p w14:paraId="3E9444EF"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4A2EF326"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Interactivo que permite conocer el litoral, las islas y el relieve continental de Colombia</w:t>
            </w:r>
          </w:p>
          <w:p w14:paraId="0EF6A59E"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bl>
    <w:p w14:paraId="3CC751F2" w14:textId="77777777" w:rsidR="007C6F45" w:rsidRPr="00087642" w:rsidRDefault="007C6F45" w:rsidP="001524C5">
      <w:pPr>
        <w:pStyle w:val="Prrafodelista"/>
        <w:ind w:left="360" w:firstLine="708"/>
        <w:rPr>
          <w:rFonts w:ascii="Arial" w:hAnsi="Arial" w:cs="Arial"/>
          <w:b/>
        </w:rPr>
      </w:pPr>
    </w:p>
    <w:p w14:paraId="4836FD57" w14:textId="5784A043" w:rsidR="001524C5" w:rsidRPr="00087642" w:rsidRDefault="00087642" w:rsidP="008930EE">
      <w:pPr>
        <w:rPr>
          <w:rFonts w:ascii="Arial" w:hAnsi="Arial" w:cs="Arial"/>
          <w:b/>
        </w:rPr>
      </w:pPr>
      <w:r w:rsidRPr="00087642">
        <w:rPr>
          <w:rFonts w:ascii="Arial" w:hAnsi="Arial" w:cs="Arial"/>
          <w:highlight w:val="yellow"/>
        </w:rPr>
        <w:t>[SECCIÓN 3]</w:t>
      </w:r>
      <w:r w:rsidR="008930EE" w:rsidRPr="00087642">
        <w:rPr>
          <w:rFonts w:ascii="Arial" w:hAnsi="Arial" w:cs="Arial"/>
          <w:b/>
        </w:rPr>
        <w:t xml:space="preserve">3.2.1 </w:t>
      </w:r>
      <w:ins w:id="205" w:author="TOSHIBA" w:date="2016-03-08T16:28:00Z">
        <w:r w:rsidR="00B45070">
          <w:rPr>
            <w:rFonts w:ascii="Arial" w:hAnsi="Arial" w:cs="Arial"/>
            <w:b/>
          </w:rPr>
          <w:t xml:space="preserve">La </w:t>
        </w:r>
      </w:ins>
      <w:del w:id="206" w:author="TOSHIBA" w:date="2016-03-08T16:28:00Z">
        <w:r w:rsidR="001524C5" w:rsidRPr="00087642" w:rsidDel="00B45070">
          <w:rPr>
            <w:rFonts w:ascii="Arial" w:hAnsi="Arial" w:cs="Arial"/>
            <w:b/>
          </w:rPr>
          <w:delText>L</w:delText>
        </w:r>
      </w:del>
      <w:ins w:id="207" w:author="TOSHIBA" w:date="2016-03-08T16:28:00Z">
        <w:r w:rsidR="00B45070">
          <w:rPr>
            <w:rFonts w:ascii="Arial" w:hAnsi="Arial" w:cs="Arial"/>
            <w:b/>
          </w:rPr>
          <w:t>l</w:t>
        </w:r>
      </w:ins>
      <w:r w:rsidR="001524C5" w:rsidRPr="00087642">
        <w:rPr>
          <w:rFonts w:ascii="Arial" w:hAnsi="Arial" w:cs="Arial"/>
          <w:b/>
        </w:rPr>
        <w:t>lanura del Caribe</w:t>
      </w:r>
    </w:p>
    <w:p w14:paraId="0881AD0B" w14:textId="77EAE961" w:rsidR="001524C5" w:rsidRPr="00087642" w:rsidRDefault="00196F82" w:rsidP="001524C5">
      <w:pPr>
        <w:spacing w:before="100" w:beforeAutospacing="1" w:after="100" w:afterAutospacing="1"/>
        <w:jc w:val="both"/>
        <w:rPr>
          <w:rFonts w:ascii="Arial" w:hAnsi="Arial" w:cs="Arial"/>
        </w:rPr>
      </w:pPr>
      <w:r w:rsidRPr="00087642">
        <w:rPr>
          <w:rFonts w:ascii="Arial" w:hAnsi="Arial" w:cs="Arial"/>
        </w:rPr>
        <w:t>La llanura del Caribe abarca l</w:t>
      </w:r>
      <w:r w:rsidR="001524C5" w:rsidRPr="00087642">
        <w:rPr>
          <w:rFonts w:ascii="Arial" w:hAnsi="Arial" w:cs="Arial"/>
        </w:rPr>
        <w:t xml:space="preserve">a </w:t>
      </w:r>
      <w:del w:id="208" w:author="TOSHIBA" w:date="2016-03-07T14:33:00Z">
        <w:r w:rsidR="001524C5" w:rsidRPr="00087642" w:rsidDel="00EA24E3">
          <w:rPr>
            <w:rFonts w:ascii="Arial" w:hAnsi="Arial" w:cs="Arial"/>
          </w:rPr>
          <w:delText>C</w:delText>
        </w:r>
      </w:del>
      <w:ins w:id="209" w:author="TOSHIBA" w:date="2016-03-07T14:33:00Z">
        <w:r w:rsidR="00EA24E3">
          <w:rPr>
            <w:rFonts w:ascii="Arial" w:hAnsi="Arial" w:cs="Arial"/>
          </w:rPr>
          <w:t>c</w:t>
        </w:r>
      </w:ins>
      <w:r w:rsidR="001524C5" w:rsidRPr="00087642">
        <w:rPr>
          <w:rFonts w:ascii="Arial" w:hAnsi="Arial" w:cs="Arial"/>
        </w:rPr>
        <w:t xml:space="preserve">osta Atlántica </w:t>
      </w:r>
      <w:r w:rsidRPr="00087642">
        <w:rPr>
          <w:rFonts w:ascii="Arial" w:hAnsi="Arial" w:cs="Arial"/>
        </w:rPr>
        <w:t>con</w:t>
      </w:r>
      <w:r w:rsidR="001524C5" w:rsidRPr="00087642">
        <w:rPr>
          <w:rFonts w:ascii="Arial" w:hAnsi="Arial" w:cs="Arial"/>
        </w:rPr>
        <w:t xml:space="preserve"> 1600 km de longitud</w:t>
      </w:r>
      <w:ins w:id="210" w:author="TOSHIBA" w:date="2016-03-07T14:33:00Z">
        <w:r w:rsidR="00EA24E3">
          <w:rPr>
            <w:rFonts w:ascii="Arial" w:hAnsi="Arial" w:cs="Arial"/>
          </w:rPr>
          <w:t>,</w:t>
        </w:r>
      </w:ins>
      <w:r w:rsidR="001524C5" w:rsidRPr="00087642">
        <w:rPr>
          <w:rFonts w:ascii="Arial" w:hAnsi="Arial" w:cs="Arial"/>
        </w:rPr>
        <w:t xml:space="preserve"> y se extiende desde </w:t>
      </w:r>
      <w:r w:rsidR="00392840">
        <w:rPr>
          <w:rFonts w:ascii="Arial" w:hAnsi="Arial" w:cs="Arial"/>
        </w:rPr>
        <w:t>c</w:t>
      </w:r>
      <w:r w:rsidR="001524C5" w:rsidRPr="00087642">
        <w:rPr>
          <w:rFonts w:ascii="Arial" w:hAnsi="Arial" w:cs="Arial"/>
        </w:rPr>
        <w:t xml:space="preserve">abo Tiburón, en la frontera con Panamá, hasta cabo Castilletes </w:t>
      </w:r>
      <w:r w:rsidRPr="00087642">
        <w:rPr>
          <w:rFonts w:ascii="Arial" w:hAnsi="Arial" w:cs="Arial"/>
        </w:rPr>
        <w:t>en el límite con Venezuela</w:t>
      </w:r>
      <w:ins w:id="211" w:author="TOSHIBA" w:date="2016-03-07T14:33:00Z">
        <w:r w:rsidR="00EA24E3">
          <w:rPr>
            <w:rFonts w:ascii="Arial" w:hAnsi="Arial" w:cs="Arial"/>
          </w:rPr>
          <w:t xml:space="preserve">. </w:t>
        </w:r>
      </w:ins>
      <w:del w:id="212" w:author="TOSHIBA" w:date="2016-03-07T14:34:00Z">
        <w:r w:rsidRPr="00087642" w:rsidDel="00EA24E3">
          <w:rPr>
            <w:rFonts w:ascii="Arial" w:hAnsi="Arial" w:cs="Arial"/>
          </w:rPr>
          <w:delText>; y h</w:delText>
        </w:r>
      </w:del>
      <w:ins w:id="213" w:author="TOSHIBA" w:date="2016-03-07T14:34:00Z">
        <w:r w:rsidR="00EA24E3">
          <w:rPr>
            <w:rFonts w:ascii="Arial" w:hAnsi="Arial" w:cs="Arial"/>
          </w:rPr>
          <w:t>H</w:t>
        </w:r>
      </w:ins>
      <w:r w:rsidRPr="00087642">
        <w:rPr>
          <w:rFonts w:ascii="Arial" w:hAnsi="Arial" w:cs="Arial"/>
        </w:rPr>
        <w:t xml:space="preserve">acia el interior continental </w:t>
      </w:r>
      <w:ins w:id="214" w:author="TOSHIBA" w:date="2016-03-07T14:34:00Z">
        <w:r w:rsidR="00EA24E3">
          <w:rPr>
            <w:rFonts w:ascii="Arial" w:hAnsi="Arial" w:cs="Arial"/>
          </w:rPr>
          <w:t xml:space="preserve">llega </w:t>
        </w:r>
      </w:ins>
      <w:del w:id="215" w:author="TOSHIBA" w:date="2016-03-07T14:34:00Z">
        <w:r w:rsidRPr="00087642" w:rsidDel="00EA24E3">
          <w:rPr>
            <w:rFonts w:ascii="Arial" w:hAnsi="Arial" w:cs="Arial"/>
          </w:rPr>
          <w:delText xml:space="preserve">se extiende </w:delText>
        </w:r>
      </w:del>
      <w:r w:rsidRPr="00087642">
        <w:rPr>
          <w:rFonts w:ascii="Arial" w:hAnsi="Arial" w:cs="Arial"/>
        </w:rPr>
        <w:t>hasta las estribaciones de las cordilleras andinas.</w:t>
      </w:r>
    </w:p>
    <w:p w14:paraId="64FD0EBF" w14:textId="0A082D05" w:rsidR="001524C5" w:rsidRPr="00087642" w:rsidRDefault="001524C5" w:rsidP="001524C5">
      <w:pPr>
        <w:spacing w:before="100" w:beforeAutospacing="1" w:after="100" w:afterAutospacing="1"/>
        <w:jc w:val="both"/>
        <w:rPr>
          <w:rFonts w:ascii="Arial" w:hAnsi="Arial" w:cs="Arial"/>
        </w:rPr>
      </w:pPr>
      <w:r w:rsidRPr="00087642">
        <w:rPr>
          <w:rFonts w:ascii="Arial" w:hAnsi="Arial" w:cs="Arial"/>
        </w:rPr>
        <w:t>Está dividida en cinco sectores</w:t>
      </w:r>
      <w:ins w:id="216" w:author="TOSHIBA" w:date="2016-03-07T14:34:00Z">
        <w:r w:rsidR="00EA24E3">
          <w:rPr>
            <w:rFonts w:ascii="Arial" w:hAnsi="Arial" w:cs="Arial"/>
          </w:rPr>
          <w:t>,</w:t>
        </w:r>
      </w:ins>
      <w:r w:rsidRPr="00087642">
        <w:rPr>
          <w:rFonts w:ascii="Arial" w:hAnsi="Arial" w:cs="Arial"/>
        </w:rPr>
        <w:t xml:space="preserve"> en los que se presentan alternadamente acantilados y playas o costas bajas. Comprende los departamentos de La Guajira, Magdalena, Atlántico, Bolívar, Sucre, Córdoba y el Urabá </w:t>
      </w:r>
      <w:r w:rsidR="00392840">
        <w:rPr>
          <w:rFonts w:ascii="Arial" w:hAnsi="Arial" w:cs="Arial"/>
        </w:rPr>
        <w:t>a</w:t>
      </w:r>
      <w:r w:rsidRPr="00087642">
        <w:rPr>
          <w:rFonts w:ascii="Arial" w:hAnsi="Arial" w:cs="Arial"/>
        </w:rPr>
        <w:t>ntioqueño.</w:t>
      </w:r>
    </w:p>
    <w:tbl>
      <w:tblPr>
        <w:tblStyle w:val="Tablaconcuadrcula1"/>
        <w:tblW w:w="0" w:type="auto"/>
        <w:shd w:val="clear" w:color="auto" w:fill="BDD6EE" w:themeFill="accent1" w:themeFillTint="66"/>
        <w:tblLook w:val="04A0" w:firstRow="1" w:lastRow="0" w:firstColumn="1" w:lastColumn="0" w:noHBand="0" w:noVBand="1"/>
      </w:tblPr>
      <w:tblGrid>
        <w:gridCol w:w="2518"/>
        <w:gridCol w:w="6460"/>
      </w:tblGrid>
      <w:tr w:rsidR="000D06B1" w:rsidRPr="00087642" w14:paraId="2ECEAA39" w14:textId="77777777" w:rsidTr="000D06B1">
        <w:tc>
          <w:tcPr>
            <w:tcW w:w="8978" w:type="dxa"/>
            <w:gridSpan w:val="2"/>
            <w:shd w:val="clear" w:color="auto" w:fill="BDD6EE" w:themeFill="accent1" w:themeFillTint="66"/>
          </w:tcPr>
          <w:p w14:paraId="7BE3E2A7" w14:textId="77777777" w:rsidR="000D06B1" w:rsidRPr="00087642" w:rsidRDefault="000D06B1" w:rsidP="00B161CE">
            <w:pPr>
              <w:jc w:val="center"/>
              <w:rPr>
                <w:rFonts w:ascii="Arial" w:hAnsi="Arial" w:cs="Arial"/>
                <w:b/>
                <w:color w:val="FFFFFF" w:themeColor="background1"/>
              </w:rPr>
            </w:pPr>
            <w:r w:rsidRPr="00087642">
              <w:rPr>
                <w:rFonts w:ascii="Arial" w:hAnsi="Arial" w:cs="Arial"/>
                <w:b/>
              </w:rPr>
              <w:t>Destacado</w:t>
            </w:r>
          </w:p>
        </w:tc>
      </w:tr>
      <w:tr w:rsidR="000D06B1" w:rsidRPr="00087642" w14:paraId="190698E3" w14:textId="77777777" w:rsidTr="000D06B1">
        <w:tc>
          <w:tcPr>
            <w:tcW w:w="2518" w:type="dxa"/>
            <w:shd w:val="clear" w:color="auto" w:fill="BDD6EE" w:themeFill="accent1" w:themeFillTint="66"/>
          </w:tcPr>
          <w:p w14:paraId="283DE25D" w14:textId="77777777" w:rsidR="000D06B1" w:rsidRPr="00087642" w:rsidRDefault="000D06B1" w:rsidP="00B161CE">
            <w:pPr>
              <w:rPr>
                <w:rFonts w:ascii="Arial" w:hAnsi="Arial" w:cs="Arial"/>
                <w:b/>
              </w:rPr>
            </w:pPr>
            <w:r w:rsidRPr="00087642">
              <w:rPr>
                <w:rFonts w:ascii="Arial" w:hAnsi="Arial" w:cs="Arial"/>
                <w:b/>
              </w:rPr>
              <w:t>Título</w:t>
            </w:r>
          </w:p>
        </w:tc>
        <w:tc>
          <w:tcPr>
            <w:tcW w:w="6460" w:type="dxa"/>
            <w:shd w:val="clear" w:color="auto" w:fill="BDD6EE" w:themeFill="accent1" w:themeFillTint="66"/>
          </w:tcPr>
          <w:p w14:paraId="0982931A" w14:textId="77777777" w:rsidR="000D06B1" w:rsidRPr="00087642" w:rsidRDefault="000D06B1" w:rsidP="000D06B1">
            <w:pPr>
              <w:rPr>
                <w:rFonts w:ascii="Arial" w:hAnsi="Arial" w:cs="Arial"/>
                <w:b/>
              </w:rPr>
            </w:pPr>
            <w:r w:rsidRPr="00087642">
              <w:rPr>
                <w:rFonts w:ascii="Arial" w:hAnsi="Arial" w:cs="Arial"/>
                <w:b/>
              </w:rPr>
              <w:t>Sectores de la llanura del Caribe</w:t>
            </w:r>
          </w:p>
        </w:tc>
      </w:tr>
      <w:tr w:rsidR="000D06B1" w:rsidRPr="00087642" w14:paraId="54FD587E" w14:textId="77777777" w:rsidTr="000D06B1">
        <w:tc>
          <w:tcPr>
            <w:tcW w:w="2518" w:type="dxa"/>
            <w:shd w:val="clear" w:color="auto" w:fill="BDD6EE" w:themeFill="accent1" w:themeFillTint="66"/>
          </w:tcPr>
          <w:p w14:paraId="1E89BE07" w14:textId="77777777" w:rsidR="000D06B1" w:rsidRPr="00087642" w:rsidRDefault="000D06B1" w:rsidP="00B161CE">
            <w:pPr>
              <w:rPr>
                <w:rFonts w:ascii="Arial" w:hAnsi="Arial" w:cs="Arial"/>
              </w:rPr>
            </w:pPr>
            <w:r w:rsidRPr="00087642">
              <w:rPr>
                <w:rFonts w:ascii="Arial" w:hAnsi="Arial" w:cs="Arial"/>
                <w:b/>
              </w:rPr>
              <w:t>Contenido</w:t>
            </w:r>
          </w:p>
        </w:tc>
        <w:tc>
          <w:tcPr>
            <w:tcW w:w="6460" w:type="dxa"/>
            <w:shd w:val="clear" w:color="auto" w:fill="BDD6EE" w:themeFill="accent1" w:themeFillTint="66"/>
          </w:tcPr>
          <w:tbl>
            <w:tblPr>
              <w:tblStyle w:val="Tablaconcuadrcula"/>
              <w:tblW w:w="0" w:type="auto"/>
              <w:tblLook w:val="04A0" w:firstRow="1" w:lastRow="0" w:firstColumn="1" w:lastColumn="0" w:noHBand="0" w:noVBand="1"/>
            </w:tblPr>
            <w:tblGrid>
              <w:gridCol w:w="1950"/>
              <w:gridCol w:w="2405"/>
              <w:gridCol w:w="1879"/>
            </w:tblGrid>
            <w:tr w:rsidR="000D06B1" w:rsidRPr="00087642" w14:paraId="167D7510" w14:textId="77777777" w:rsidTr="00B161CE">
              <w:tc>
                <w:tcPr>
                  <w:tcW w:w="2660" w:type="dxa"/>
                </w:tcPr>
                <w:p w14:paraId="64D15D51" w14:textId="77777777" w:rsidR="000D06B1" w:rsidRPr="00087642" w:rsidRDefault="000D06B1" w:rsidP="00B161CE">
                  <w:pPr>
                    <w:spacing w:before="100" w:beforeAutospacing="1" w:after="100" w:afterAutospacing="1"/>
                    <w:jc w:val="both"/>
                    <w:rPr>
                      <w:rFonts w:ascii="Arial" w:hAnsi="Arial" w:cs="Arial"/>
                      <w:b/>
                    </w:rPr>
                  </w:pPr>
                  <w:r w:rsidRPr="00087642">
                    <w:rPr>
                      <w:rFonts w:ascii="Arial" w:hAnsi="Arial" w:cs="Arial"/>
                      <w:b/>
                    </w:rPr>
                    <w:t>SECTOR</w:t>
                  </w:r>
                </w:p>
              </w:tc>
              <w:tc>
                <w:tcPr>
                  <w:tcW w:w="2977" w:type="dxa"/>
                </w:tcPr>
                <w:p w14:paraId="26DAEBAE" w14:textId="77777777" w:rsidR="000D06B1" w:rsidRPr="00087642" w:rsidRDefault="000D06B1" w:rsidP="00B161CE">
                  <w:pPr>
                    <w:spacing w:before="100" w:beforeAutospacing="1" w:after="100" w:afterAutospacing="1"/>
                    <w:jc w:val="both"/>
                    <w:rPr>
                      <w:rFonts w:ascii="Arial" w:hAnsi="Arial" w:cs="Arial"/>
                      <w:b/>
                    </w:rPr>
                  </w:pPr>
                  <w:r w:rsidRPr="00087642">
                    <w:rPr>
                      <w:rFonts w:ascii="Arial" w:hAnsi="Arial" w:cs="Arial"/>
                      <w:b/>
                    </w:rPr>
                    <w:t>CARACTERÍSTICAS</w:t>
                  </w:r>
                </w:p>
              </w:tc>
              <w:tc>
                <w:tcPr>
                  <w:tcW w:w="3417" w:type="dxa"/>
                </w:tcPr>
                <w:p w14:paraId="6AFCE52C" w14:textId="77777777" w:rsidR="000D06B1" w:rsidRPr="00087642" w:rsidRDefault="000D06B1" w:rsidP="00B161CE">
                  <w:pPr>
                    <w:spacing w:before="100" w:beforeAutospacing="1" w:after="100" w:afterAutospacing="1"/>
                    <w:jc w:val="both"/>
                    <w:rPr>
                      <w:rFonts w:ascii="Arial" w:hAnsi="Arial" w:cs="Arial"/>
                      <w:b/>
                    </w:rPr>
                  </w:pPr>
                  <w:r w:rsidRPr="00087642">
                    <w:rPr>
                      <w:rFonts w:ascii="Arial" w:hAnsi="Arial" w:cs="Arial"/>
                      <w:b/>
                    </w:rPr>
                    <w:t>ACCIDENTES COSTEROS</w:t>
                  </w:r>
                </w:p>
              </w:tc>
            </w:tr>
            <w:tr w:rsidR="000D06B1" w:rsidRPr="00087642" w14:paraId="5F94A22F" w14:textId="77777777" w:rsidTr="00B161CE">
              <w:tc>
                <w:tcPr>
                  <w:tcW w:w="2660" w:type="dxa"/>
                </w:tcPr>
                <w:p w14:paraId="7D8F6197"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1. Sector de Urabá</w:t>
                  </w:r>
                </w:p>
              </w:tc>
              <w:tc>
                <w:tcPr>
                  <w:tcW w:w="2977" w:type="dxa"/>
                </w:tcPr>
                <w:p w14:paraId="676C95FD"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Costa baja, pantanosa y selvática.</w:t>
                  </w:r>
                </w:p>
              </w:tc>
              <w:tc>
                <w:tcPr>
                  <w:tcW w:w="3417" w:type="dxa"/>
                </w:tcPr>
                <w:p w14:paraId="1A5903DC" w14:textId="5DCED26E" w:rsidR="000D06B1" w:rsidRPr="00087642" w:rsidRDefault="000D06B1" w:rsidP="00386BEA">
                  <w:pPr>
                    <w:spacing w:before="100" w:beforeAutospacing="1" w:after="100" w:afterAutospacing="1"/>
                    <w:jc w:val="both"/>
                    <w:rPr>
                      <w:rFonts w:ascii="Arial" w:hAnsi="Arial" w:cs="Arial"/>
                    </w:rPr>
                  </w:pPr>
                  <w:r w:rsidRPr="00087642">
                    <w:rPr>
                      <w:rFonts w:ascii="Arial" w:hAnsi="Arial" w:cs="Arial"/>
                    </w:rPr>
                    <w:t xml:space="preserve">Cabo Tiburón, </w:t>
                  </w:r>
                  <w:del w:id="217" w:author="TOSHIBA" w:date="2016-03-07T14:35:00Z">
                    <w:r w:rsidRPr="00087642" w:rsidDel="00EA24E3">
                      <w:rPr>
                        <w:rFonts w:ascii="Arial" w:hAnsi="Arial" w:cs="Arial"/>
                      </w:rPr>
                      <w:delText>G</w:delText>
                    </w:r>
                  </w:del>
                  <w:ins w:id="218" w:author="TOSHIBA" w:date="2016-03-07T14:35:00Z">
                    <w:r w:rsidR="00EA24E3">
                      <w:rPr>
                        <w:rFonts w:ascii="Arial" w:hAnsi="Arial" w:cs="Arial"/>
                      </w:rPr>
                      <w:t>g</w:t>
                    </w:r>
                  </w:ins>
                  <w:r w:rsidRPr="00087642">
                    <w:rPr>
                      <w:rFonts w:ascii="Arial" w:hAnsi="Arial" w:cs="Arial"/>
                    </w:rPr>
                    <w:t xml:space="preserve">olfo de Urabá, </w:t>
                  </w:r>
                  <w:ins w:id="219" w:author="TOSHIBA" w:date="2016-03-07T14:35:00Z">
                    <w:r w:rsidR="00EA24E3">
                      <w:rPr>
                        <w:rFonts w:ascii="Arial" w:hAnsi="Arial" w:cs="Arial"/>
                      </w:rPr>
                      <w:t>b</w:t>
                    </w:r>
                  </w:ins>
                  <w:del w:id="220" w:author="TOSHIBA" w:date="2016-03-07T14:35:00Z">
                    <w:r w:rsidRPr="00087642" w:rsidDel="00EA24E3">
                      <w:rPr>
                        <w:rFonts w:ascii="Arial" w:hAnsi="Arial" w:cs="Arial"/>
                      </w:rPr>
                      <w:delText>B</w:delText>
                    </w:r>
                  </w:del>
                  <w:r w:rsidRPr="00087642">
                    <w:rPr>
                      <w:rFonts w:ascii="Arial" w:hAnsi="Arial" w:cs="Arial"/>
                    </w:rPr>
                    <w:t xml:space="preserve">ahía Colombia y </w:t>
                  </w:r>
                  <w:del w:id="221" w:author="TOSHIBA" w:date="2016-03-07T14:54:00Z">
                    <w:r w:rsidRPr="00087642" w:rsidDel="00386BEA">
                      <w:rPr>
                        <w:rFonts w:ascii="Arial" w:hAnsi="Arial" w:cs="Arial"/>
                      </w:rPr>
                      <w:delText>P</w:delText>
                    </w:r>
                  </w:del>
                  <w:ins w:id="222" w:author="TOSHIBA" w:date="2016-03-07T14:54:00Z">
                    <w:r w:rsidR="00386BEA">
                      <w:rPr>
                        <w:rFonts w:ascii="Arial" w:hAnsi="Arial" w:cs="Arial"/>
                      </w:rPr>
                      <w:t>p</w:t>
                    </w:r>
                  </w:ins>
                  <w:r w:rsidRPr="00087642">
                    <w:rPr>
                      <w:rFonts w:ascii="Arial" w:hAnsi="Arial" w:cs="Arial"/>
                    </w:rPr>
                    <w:t>unta Arena</w:t>
                  </w:r>
                  <w:ins w:id="223" w:author="TOSHIBA" w:date="2016-03-07T14:44:00Z">
                    <w:r w:rsidR="003537EA">
                      <w:rPr>
                        <w:rFonts w:ascii="Arial" w:hAnsi="Arial" w:cs="Arial"/>
                      </w:rPr>
                      <w:t>s</w:t>
                    </w:r>
                  </w:ins>
                  <w:r w:rsidRPr="00087642">
                    <w:rPr>
                      <w:rFonts w:ascii="Arial" w:hAnsi="Arial" w:cs="Arial"/>
                    </w:rPr>
                    <w:t>.</w:t>
                  </w:r>
                </w:p>
              </w:tc>
            </w:tr>
            <w:tr w:rsidR="000D06B1" w:rsidRPr="00087642" w14:paraId="3CEDAE04" w14:textId="77777777" w:rsidTr="00B161CE">
              <w:tc>
                <w:tcPr>
                  <w:tcW w:w="2660" w:type="dxa"/>
                </w:tcPr>
                <w:p w14:paraId="2C04635B" w14:textId="297F659E" w:rsidR="000D06B1" w:rsidRPr="00087642" w:rsidRDefault="000D06B1" w:rsidP="00386BEA">
                  <w:pPr>
                    <w:spacing w:before="100" w:beforeAutospacing="1" w:after="100" w:afterAutospacing="1"/>
                    <w:jc w:val="both"/>
                    <w:rPr>
                      <w:rFonts w:ascii="Arial" w:hAnsi="Arial" w:cs="Arial"/>
                    </w:rPr>
                  </w:pPr>
                  <w:r w:rsidRPr="00087642">
                    <w:rPr>
                      <w:rFonts w:ascii="Arial" w:hAnsi="Arial" w:cs="Arial"/>
                    </w:rPr>
                    <w:t xml:space="preserve">2. Sector de </w:t>
                  </w:r>
                  <w:del w:id="224" w:author="TOSHIBA" w:date="2016-03-07T14:54:00Z">
                    <w:r w:rsidRPr="00087642" w:rsidDel="00386BEA">
                      <w:rPr>
                        <w:rFonts w:ascii="Arial" w:hAnsi="Arial" w:cs="Arial"/>
                      </w:rPr>
                      <w:delText>S</w:delText>
                    </w:r>
                  </w:del>
                  <w:ins w:id="225" w:author="TOSHIBA" w:date="2016-03-07T14:54:00Z">
                    <w:r w:rsidR="00386BEA">
                      <w:rPr>
                        <w:rFonts w:ascii="Arial" w:hAnsi="Arial" w:cs="Arial"/>
                      </w:rPr>
                      <w:t>s</w:t>
                    </w:r>
                  </w:ins>
                  <w:r w:rsidRPr="00087642">
                    <w:rPr>
                      <w:rFonts w:ascii="Arial" w:hAnsi="Arial" w:cs="Arial"/>
                    </w:rPr>
                    <w:t xml:space="preserve">abana </w:t>
                  </w:r>
                </w:p>
              </w:tc>
              <w:tc>
                <w:tcPr>
                  <w:tcW w:w="2977" w:type="dxa"/>
                </w:tcPr>
                <w:p w14:paraId="412FBD5C"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 xml:space="preserve">Costa amplia de playas, sabanas y </w:t>
                  </w:r>
                  <w:r w:rsidRPr="00087642">
                    <w:rPr>
                      <w:rFonts w:ascii="Arial" w:hAnsi="Arial" w:cs="Arial"/>
                    </w:rPr>
                    <w:lastRenderedPageBreak/>
                    <w:t>cocoteros.</w:t>
                  </w:r>
                </w:p>
              </w:tc>
              <w:tc>
                <w:tcPr>
                  <w:tcW w:w="3417" w:type="dxa"/>
                </w:tcPr>
                <w:p w14:paraId="649ED074" w14:textId="0A26FA88" w:rsidR="000D06B1" w:rsidRPr="00087642" w:rsidRDefault="000D06B1" w:rsidP="003537EA">
                  <w:pPr>
                    <w:spacing w:before="100" w:beforeAutospacing="1" w:after="100" w:afterAutospacing="1"/>
                    <w:jc w:val="both"/>
                    <w:rPr>
                      <w:rFonts w:ascii="Arial" w:hAnsi="Arial" w:cs="Arial"/>
                    </w:rPr>
                  </w:pPr>
                  <w:r w:rsidRPr="00087642">
                    <w:rPr>
                      <w:rFonts w:ascii="Arial" w:hAnsi="Arial" w:cs="Arial"/>
                    </w:rPr>
                    <w:lastRenderedPageBreak/>
                    <w:t xml:space="preserve">Punta </w:t>
                  </w:r>
                  <w:commentRangeStart w:id="226"/>
                  <w:r w:rsidRPr="00087642">
                    <w:rPr>
                      <w:rFonts w:ascii="Arial" w:hAnsi="Arial" w:cs="Arial"/>
                    </w:rPr>
                    <w:t>Arboleto</w:t>
                  </w:r>
                  <w:commentRangeEnd w:id="226"/>
                  <w:r w:rsidR="00DD3F26">
                    <w:rPr>
                      <w:rStyle w:val="Refdecomentario"/>
                      <w:lang w:val="es-CO"/>
                    </w:rPr>
                    <w:commentReference w:id="226"/>
                  </w:r>
                  <w:r w:rsidRPr="00087642">
                    <w:rPr>
                      <w:rFonts w:ascii="Arial" w:hAnsi="Arial" w:cs="Arial"/>
                    </w:rPr>
                    <w:t xml:space="preserve">, </w:t>
                  </w:r>
                  <w:del w:id="227" w:author="TOSHIBA" w:date="2016-03-07T14:48:00Z">
                    <w:r w:rsidRPr="00087642" w:rsidDel="003537EA">
                      <w:rPr>
                        <w:rFonts w:ascii="Arial" w:hAnsi="Arial" w:cs="Arial"/>
                      </w:rPr>
                      <w:delText>G</w:delText>
                    </w:r>
                  </w:del>
                  <w:ins w:id="228" w:author="TOSHIBA" w:date="2016-03-07T14:48:00Z">
                    <w:r w:rsidR="003537EA">
                      <w:rPr>
                        <w:rFonts w:ascii="Arial" w:hAnsi="Arial" w:cs="Arial"/>
                      </w:rPr>
                      <w:t>g</w:t>
                    </w:r>
                  </w:ins>
                  <w:r w:rsidRPr="00087642">
                    <w:rPr>
                      <w:rFonts w:ascii="Arial" w:hAnsi="Arial" w:cs="Arial"/>
                    </w:rPr>
                    <w:t xml:space="preserve">olfo de </w:t>
                  </w:r>
                  <w:r w:rsidRPr="00087642">
                    <w:rPr>
                      <w:rFonts w:ascii="Arial" w:hAnsi="Arial" w:cs="Arial"/>
                    </w:rPr>
                    <w:lastRenderedPageBreak/>
                    <w:t xml:space="preserve">Morrosquillo, Punta de San Bernardo, </w:t>
                  </w:r>
                  <w:del w:id="229" w:author="TOSHIBA" w:date="2016-03-07T14:48:00Z">
                    <w:r w:rsidRPr="00087642" w:rsidDel="003537EA">
                      <w:rPr>
                        <w:rFonts w:ascii="Arial" w:hAnsi="Arial" w:cs="Arial"/>
                      </w:rPr>
                      <w:delText>B</w:delText>
                    </w:r>
                  </w:del>
                  <w:ins w:id="230" w:author="TOSHIBA" w:date="2016-03-07T14:49:00Z">
                    <w:r w:rsidR="003537EA">
                      <w:rPr>
                        <w:rFonts w:ascii="Arial" w:hAnsi="Arial" w:cs="Arial"/>
                      </w:rPr>
                      <w:t>b</w:t>
                    </w:r>
                  </w:ins>
                  <w:r w:rsidRPr="00087642">
                    <w:rPr>
                      <w:rFonts w:ascii="Arial" w:hAnsi="Arial" w:cs="Arial"/>
                    </w:rPr>
                    <w:t xml:space="preserve">ahía de Barbacoas, </w:t>
                  </w:r>
                  <w:del w:id="231" w:author="TOSHIBA" w:date="2016-03-07T14:49:00Z">
                    <w:r w:rsidRPr="00087642" w:rsidDel="003537EA">
                      <w:rPr>
                        <w:rFonts w:ascii="Arial" w:hAnsi="Arial" w:cs="Arial"/>
                      </w:rPr>
                      <w:delText>I</w:delText>
                    </w:r>
                  </w:del>
                  <w:ins w:id="232" w:author="TOSHIBA" w:date="2016-03-07T14:49:00Z">
                    <w:r w:rsidR="003537EA">
                      <w:rPr>
                        <w:rFonts w:ascii="Arial" w:hAnsi="Arial" w:cs="Arial"/>
                      </w:rPr>
                      <w:t>i</w:t>
                    </w:r>
                  </w:ins>
                  <w:r w:rsidRPr="00087642">
                    <w:rPr>
                      <w:rFonts w:ascii="Arial" w:hAnsi="Arial" w:cs="Arial"/>
                    </w:rPr>
                    <w:t xml:space="preserve">sla Tierra Bomba y </w:t>
                  </w:r>
                  <w:del w:id="233" w:author="TOSHIBA" w:date="2016-03-07T14:49:00Z">
                    <w:r w:rsidRPr="00087642" w:rsidDel="003537EA">
                      <w:rPr>
                        <w:rFonts w:ascii="Arial" w:hAnsi="Arial" w:cs="Arial"/>
                      </w:rPr>
                      <w:delText>B</w:delText>
                    </w:r>
                  </w:del>
                  <w:ins w:id="234" w:author="TOSHIBA" w:date="2016-03-07T14:49:00Z">
                    <w:r w:rsidR="003537EA">
                      <w:rPr>
                        <w:rFonts w:ascii="Arial" w:hAnsi="Arial" w:cs="Arial"/>
                      </w:rPr>
                      <w:t>b</w:t>
                    </w:r>
                  </w:ins>
                  <w:r w:rsidRPr="00087642">
                    <w:rPr>
                      <w:rFonts w:ascii="Arial" w:hAnsi="Arial" w:cs="Arial"/>
                    </w:rPr>
                    <w:t xml:space="preserve">ahía de Cartagena. </w:t>
                  </w:r>
                </w:p>
              </w:tc>
            </w:tr>
            <w:tr w:rsidR="000D06B1" w:rsidRPr="00087642" w14:paraId="3B113CB1" w14:textId="77777777" w:rsidTr="00B161CE">
              <w:tc>
                <w:tcPr>
                  <w:tcW w:w="2660" w:type="dxa"/>
                </w:tcPr>
                <w:p w14:paraId="6985D341" w14:textId="442DD35A" w:rsidR="000D06B1" w:rsidRPr="00087642" w:rsidRDefault="000D06B1" w:rsidP="00DD3F26">
                  <w:pPr>
                    <w:spacing w:before="100" w:beforeAutospacing="1" w:after="100" w:afterAutospacing="1"/>
                    <w:jc w:val="both"/>
                    <w:rPr>
                      <w:rFonts w:ascii="Arial" w:hAnsi="Arial" w:cs="Arial"/>
                    </w:rPr>
                  </w:pPr>
                  <w:r w:rsidRPr="00087642">
                    <w:rPr>
                      <w:rFonts w:ascii="Arial" w:hAnsi="Arial" w:cs="Arial"/>
                    </w:rPr>
                    <w:lastRenderedPageBreak/>
                    <w:t>3.</w:t>
                  </w:r>
                  <w:ins w:id="235" w:author="TOSHIBA" w:date="2016-03-07T15:07:00Z">
                    <w:r w:rsidR="00DD3F26">
                      <w:rPr>
                        <w:rFonts w:ascii="Arial" w:hAnsi="Arial" w:cs="Arial"/>
                      </w:rPr>
                      <w:t xml:space="preserve"> </w:t>
                    </w:r>
                  </w:ins>
                  <w:r w:rsidRPr="00087642">
                    <w:rPr>
                      <w:rFonts w:ascii="Arial" w:hAnsi="Arial" w:cs="Arial"/>
                    </w:rPr>
                    <w:t xml:space="preserve">Sector </w:t>
                  </w:r>
                  <w:del w:id="236" w:author="TOSHIBA" w:date="2016-03-07T15:07:00Z">
                    <w:r w:rsidRPr="00087642" w:rsidDel="00DD3F26">
                      <w:rPr>
                        <w:rFonts w:ascii="Arial" w:hAnsi="Arial" w:cs="Arial"/>
                      </w:rPr>
                      <w:delText>M</w:delText>
                    </w:r>
                  </w:del>
                  <w:ins w:id="237" w:author="TOSHIBA" w:date="2016-03-07T15:07:00Z">
                    <w:r w:rsidR="00DD3F26">
                      <w:rPr>
                        <w:rFonts w:ascii="Arial" w:hAnsi="Arial" w:cs="Arial"/>
                      </w:rPr>
                      <w:t>m</w:t>
                    </w:r>
                  </w:ins>
                  <w:r w:rsidRPr="00087642">
                    <w:rPr>
                      <w:rFonts w:ascii="Arial" w:hAnsi="Arial" w:cs="Arial"/>
                    </w:rPr>
                    <w:t>agdalenense</w:t>
                  </w:r>
                </w:p>
              </w:tc>
              <w:tc>
                <w:tcPr>
                  <w:tcW w:w="2977" w:type="dxa"/>
                </w:tcPr>
                <w:p w14:paraId="2D76B4BF"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Costa baja de sabana, cenagosa.</w:t>
                  </w:r>
                </w:p>
              </w:tc>
              <w:tc>
                <w:tcPr>
                  <w:tcW w:w="3417" w:type="dxa"/>
                </w:tcPr>
                <w:p w14:paraId="5D86232B" w14:textId="2414E493" w:rsidR="000D06B1" w:rsidRPr="00087642" w:rsidRDefault="000D06B1" w:rsidP="0074400D">
                  <w:pPr>
                    <w:spacing w:before="100" w:beforeAutospacing="1" w:after="100" w:afterAutospacing="1"/>
                    <w:jc w:val="both"/>
                    <w:rPr>
                      <w:rFonts w:ascii="Arial" w:hAnsi="Arial" w:cs="Arial"/>
                    </w:rPr>
                  </w:pPr>
                  <w:r w:rsidRPr="00087642">
                    <w:rPr>
                      <w:rFonts w:ascii="Arial" w:hAnsi="Arial" w:cs="Arial"/>
                    </w:rPr>
                    <w:t xml:space="preserve">Punta Piedras, </w:t>
                  </w:r>
                  <w:del w:id="238" w:author="TOSHIBA" w:date="2016-03-07T15:07:00Z">
                    <w:r w:rsidRPr="00087642" w:rsidDel="00DD3F26">
                      <w:rPr>
                        <w:rFonts w:ascii="Arial" w:hAnsi="Arial" w:cs="Arial"/>
                      </w:rPr>
                      <w:delText>B</w:delText>
                    </w:r>
                  </w:del>
                  <w:ins w:id="239" w:author="TOSHIBA" w:date="2016-03-07T15:07:00Z">
                    <w:r w:rsidR="00DD3F26">
                      <w:rPr>
                        <w:rFonts w:ascii="Arial" w:hAnsi="Arial" w:cs="Arial"/>
                      </w:rPr>
                      <w:t>b</w:t>
                    </w:r>
                  </w:ins>
                  <w:r w:rsidRPr="00087642">
                    <w:rPr>
                      <w:rFonts w:ascii="Arial" w:hAnsi="Arial" w:cs="Arial"/>
                    </w:rPr>
                    <w:t xml:space="preserve">ahía Galerazamba, </w:t>
                  </w:r>
                  <w:del w:id="240" w:author="TOSHIBA" w:date="2016-03-08T18:34:00Z">
                    <w:r w:rsidRPr="00087642" w:rsidDel="0074400D">
                      <w:rPr>
                        <w:rFonts w:ascii="Arial" w:hAnsi="Arial" w:cs="Arial"/>
                      </w:rPr>
                      <w:delText>B</w:delText>
                    </w:r>
                  </w:del>
                  <w:ins w:id="241" w:author="TOSHIBA" w:date="2016-03-08T18:34:00Z">
                    <w:r w:rsidR="0074400D">
                      <w:rPr>
                        <w:rFonts w:ascii="Arial" w:hAnsi="Arial" w:cs="Arial"/>
                      </w:rPr>
                      <w:t>b</w:t>
                    </w:r>
                  </w:ins>
                  <w:r w:rsidRPr="00087642">
                    <w:rPr>
                      <w:rFonts w:ascii="Arial" w:hAnsi="Arial" w:cs="Arial"/>
                    </w:rPr>
                    <w:t xml:space="preserve">ocas de Ceniza, </w:t>
                  </w:r>
                  <w:del w:id="242" w:author="TOSHIBA" w:date="2016-03-07T15:08:00Z">
                    <w:r w:rsidRPr="00087642" w:rsidDel="00DD3F26">
                      <w:rPr>
                        <w:rFonts w:ascii="Arial" w:hAnsi="Arial" w:cs="Arial"/>
                      </w:rPr>
                      <w:delText>C</w:delText>
                    </w:r>
                  </w:del>
                  <w:ins w:id="243" w:author="TOSHIBA" w:date="2016-03-07T15:08:00Z">
                    <w:r w:rsidR="00DD3F26">
                      <w:rPr>
                        <w:rFonts w:ascii="Arial" w:hAnsi="Arial" w:cs="Arial"/>
                      </w:rPr>
                      <w:t>c</w:t>
                    </w:r>
                  </w:ins>
                  <w:r w:rsidRPr="00087642">
                    <w:rPr>
                      <w:rFonts w:ascii="Arial" w:hAnsi="Arial" w:cs="Arial"/>
                    </w:rPr>
                    <w:t>iénaga de Santa Marta.</w:t>
                  </w:r>
                </w:p>
              </w:tc>
            </w:tr>
            <w:tr w:rsidR="000D06B1" w:rsidRPr="00087642" w14:paraId="66D03B3A" w14:textId="77777777" w:rsidTr="00B161CE">
              <w:tc>
                <w:tcPr>
                  <w:tcW w:w="2660" w:type="dxa"/>
                </w:tcPr>
                <w:p w14:paraId="4D23AD46" w14:textId="7A9F5D90"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 xml:space="preserve">4. Sector de la </w:t>
                  </w:r>
                  <w:ins w:id="244" w:author="TOSHIBA" w:date="2016-03-07T15:08:00Z">
                    <w:r w:rsidR="00DD3F26">
                      <w:rPr>
                        <w:rFonts w:ascii="Arial" w:hAnsi="Arial" w:cs="Arial"/>
                      </w:rPr>
                      <w:t>s</w:t>
                    </w:r>
                  </w:ins>
                  <w:del w:id="245" w:author="TOSHIBA" w:date="2016-03-07T15:08:00Z">
                    <w:r w:rsidRPr="00087642" w:rsidDel="00DD3F26">
                      <w:rPr>
                        <w:rFonts w:ascii="Arial" w:hAnsi="Arial" w:cs="Arial"/>
                      </w:rPr>
                      <w:delText>S</w:delText>
                    </w:r>
                  </w:del>
                  <w:r w:rsidRPr="00087642">
                    <w:rPr>
                      <w:rFonts w:ascii="Arial" w:hAnsi="Arial" w:cs="Arial"/>
                    </w:rPr>
                    <w:t>ierra</w:t>
                  </w:r>
                </w:p>
              </w:tc>
              <w:tc>
                <w:tcPr>
                  <w:tcW w:w="2977" w:type="dxa"/>
                </w:tcPr>
                <w:p w14:paraId="1D98481F"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Costa alta, por la proximidad de la Sierra Nevada de Santa Marta.</w:t>
                  </w:r>
                </w:p>
              </w:tc>
              <w:tc>
                <w:tcPr>
                  <w:tcW w:w="3417" w:type="dxa"/>
                </w:tcPr>
                <w:p w14:paraId="13334510" w14:textId="4ED55EA3"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 xml:space="preserve">Ancón de Concha y </w:t>
                  </w:r>
                  <w:ins w:id="246" w:author="TOSHIBA" w:date="2016-03-07T15:08:00Z">
                    <w:r w:rsidR="00DD3F26">
                      <w:rPr>
                        <w:rFonts w:ascii="Arial" w:hAnsi="Arial" w:cs="Arial"/>
                      </w:rPr>
                      <w:t>p</w:t>
                    </w:r>
                  </w:ins>
                  <w:del w:id="247" w:author="TOSHIBA" w:date="2016-03-07T15:08:00Z">
                    <w:r w:rsidRPr="00087642" w:rsidDel="00DD3F26">
                      <w:rPr>
                        <w:rFonts w:ascii="Arial" w:hAnsi="Arial" w:cs="Arial"/>
                      </w:rPr>
                      <w:delText>P</w:delText>
                    </w:r>
                  </w:del>
                  <w:r w:rsidRPr="00087642">
                    <w:rPr>
                      <w:rFonts w:ascii="Arial" w:hAnsi="Arial" w:cs="Arial"/>
                    </w:rPr>
                    <w:t>unta Pacheco.</w:t>
                  </w:r>
                </w:p>
              </w:tc>
            </w:tr>
            <w:tr w:rsidR="000D06B1" w:rsidRPr="00087642" w14:paraId="7A08E4AA" w14:textId="77777777" w:rsidTr="00B161CE">
              <w:tc>
                <w:tcPr>
                  <w:tcW w:w="2660" w:type="dxa"/>
                </w:tcPr>
                <w:p w14:paraId="01639E5C"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5. Sector de La Guajira</w:t>
                  </w:r>
                </w:p>
              </w:tc>
              <w:tc>
                <w:tcPr>
                  <w:tcW w:w="2977" w:type="dxa"/>
                </w:tcPr>
                <w:p w14:paraId="21BBC561" w14:textId="77777777" w:rsidR="000D06B1" w:rsidRPr="00087642" w:rsidRDefault="000D06B1" w:rsidP="00B161CE">
                  <w:pPr>
                    <w:spacing w:before="100" w:beforeAutospacing="1" w:after="100" w:afterAutospacing="1"/>
                    <w:jc w:val="both"/>
                    <w:rPr>
                      <w:rFonts w:ascii="Arial" w:hAnsi="Arial" w:cs="Arial"/>
                    </w:rPr>
                  </w:pPr>
                  <w:r w:rsidRPr="00087642">
                    <w:rPr>
                      <w:rFonts w:ascii="Arial" w:hAnsi="Arial" w:cs="Arial"/>
                    </w:rPr>
                    <w:t>Costa baja y arenosa semidesértica.</w:t>
                  </w:r>
                </w:p>
              </w:tc>
              <w:tc>
                <w:tcPr>
                  <w:tcW w:w="3417" w:type="dxa"/>
                </w:tcPr>
                <w:p w14:paraId="5805656E" w14:textId="2EFF8FDF" w:rsidR="000D06B1" w:rsidRPr="00087642" w:rsidRDefault="000D06B1" w:rsidP="00B45070">
                  <w:pPr>
                    <w:spacing w:before="100" w:beforeAutospacing="1" w:after="100" w:afterAutospacing="1"/>
                    <w:jc w:val="both"/>
                    <w:rPr>
                      <w:rFonts w:ascii="Arial" w:hAnsi="Arial" w:cs="Arial"/>
                    </w:rPr>
                  </w:pPr>
                  <w:r w:rsidRPr="00087642">
                    <w:rPr>
                      <w:rFonts w:ascii="Arial" w:hAnsi="Arial" w:cs="Arial"/>
                    </w:rPr>
                    <w:t xml:space="preserve">Bahía Manaure, </w:t>
                  </w:r>
                  <w:del w:id="248" w:author="TOSHIBA" w:date="2016-03-08T16:30:00Z">
                    <w:r w:rsidRPr="00087642" w:rsidDel="00B45070">
                      <w:rPr>
                        <w:rFonts w:ascii="Arial" w:hAnsi="Arial" w:cs="Arial"/>
                      </w:rPr>
                      <w:delText>P</w:delText>
                    </w:r>
                  </w:del>
                  <w:ins w:id="249" w:author="TOSHIBA" w:date="2016-03-08T16:30:00Z">
                    <w:r w:rsidR="00B45070">
                      <w:rPr>
                        <w:rFonts w:ascii="Arial" w:hAnsi="Arial" w:cs="Arial"/>
                      </w:rPr>
                      <w:t xml:space="preserve"> p</w:t>
                    </w:r>
                  </w:ins>
                  <w:r w:rsidRPr="00087642">
                    <w:rPr>
                      <w:rFonts w:ascii="Arial" w:hAnsi="Arial" w:cs="Arial"/>
                    </w:rPr>
                    <w:t xml:space="preserve">unta Carrizal, </w:t>
                  </w:r>
                  <w:del w:id="250" w:author="TOSHIBA" w:date="2016-03-07T15:09:00Z">
                    <w:r w:rsidRPr="00087642" w:rsidDel="00DD3F26">
                      <w:rPr>
                        <w:rFonts w:ascii="Arial" w:hAnsi="Arial" w:cs="Arial"/>
                      </w:rPr>
                      <w:delText>C</w:delText>
                    </w:r>
                  </w:del>
                  <w:ins w:id="251" w:author="TOSHIBA" w:date="2016-03-07T15:09:00Z">
                    <w:r w:rsidR="00DD3F26">
                      <w:rPr>
                        <w:rFonts w:ascii="Arial" w:hAnsi="Arial" w:cs="Arial"/>
                      </w:rPr>
                      <w:t>c</w:t>
                    </w:r>
                  </w:ins>
                  <w:r w:rsidRPr="00087642">
                    <w:rPr>
                      <w:rFonts w:ascii="Arial" w:hAnsi="Arial" w:cs="Arial"/>
                    </w:rPr>
                    <w:t xml:space="preserve">abo de la Vela, </w:t>
                  </w:r>
                  <w:del w:id="252" w:author="TOSHIBA" w:date="2016-03-07T15:09:00Z">
                    <w:r w:rsidRPr="00087642" w:rsidDel="00DD3F26">
                      <w:rPr>
                        <w:rFonts w:ascii="Arial" w:hAnsi="Arial" w:cs="Arial"/>
                      </w:rPr>
                      <w:delText>B</w:delText>
                    </w:r>
                  </w:del>
                  <w:ins w:id="253" w:author="TOSHIBA" w:date="2016-03-07T15:09:00Z">
                    <w:r w:rsidR="00DD3F26">
                      <w:rPr>
                        <w:rFonts w:ascii="Arial" w:hAnsi="Arial" w:cs="Arial"/>
                      </w:rPr>
                      <w:t>b</w:t>
                    </w:r>
                  </w:ins>
                  <w:r w:rsidRPr="00087642">
                    <w:rPr>
                      <w:rFonts w:ascii="Arial" w:hAnsi="Arial" w:cs="Arial"/>
                    </w:rPr>
                    <w:t xml:space="preserve">ahía Portete, </w:t>
                  </w:r>
                  <w:del w:id="254" w:author="TOSHIBA" w:date="2016-03-08T16:30:00Z">
                    <w:r w:rsidRPr="00087642" w:rsidDel="00B45070">
                      <w:rPr>
                        <w:rFonts w:ascii="Arial" w:hAnsi="Arial" w:cs="Arial"/>
                      </w:rPr>
                      <w:delText>P</w:delText>
                    </w:r>
                  </w:del>
                  <w:ins w:id="255" w:author="TOSHIBA" w:date="2016-03-08T16:30:00Z">
                    <w:r w:rsidR="00B45070">
                      <w:rPr>
                        <w:rFonts w:ascii="Arial" w:hAnsi="Arial" w:cs="Arial"/>
                      </w:rPr>
                      <w:t>p</w:t>
                    </w:r>
                  </w:ins>
                  <w:r w:rsidRPr="00087642">
                    <w:rPr>
                      <w:rFonts w:ascii="Arial" w:hAnsi="Arial" w:cs="Arial"/>
                    </w:rPr>
                    <w:t xml:space="preserve">unta Coco, </w:t>
                  </w:r>
                  <w:del w:id="256" w:author="TOSHIBA" w:date="2016-03-08T16:30:00Z">
                    <w:r w:rsidRPr="00087642" w:rsidDel="00B45070">
                      <w:rPr>
                        <w:rFonts w:ascii="Arial" w:hAnsi="Arial" w:cs="Arial"/>
                      </w:rPr>
                      <w:delText>P</w:delText>
                    </w:r>
                  </w:del>
                  <w:ins w:id="257" w:author="TOSHIBA" w:date="2016-03-08T16:30:00Z">
                    <w:r w:rsidR="00B45070">
                      <w:rPr>
                        <w:rFonts w:ascii="Arial" w:hAnsi="Arial" w:cs="Arial"/>
                      </w:rPr>
                      <w:t>p</w:t>
                    </w:r>
                  </w:ins>
                  <w:r w:rsidRPr="00087642">
                    <w:rPr>
                      <w:rFonts w:ascii="Arial" w:hAnsi="Arial" w:cs="Arial"/>
                    </w:rPr>
                    <w:t xml:space="preserve">unta Cañón, </w:t>
                  </w:r>
                  <w:del w:id="258" w:author="TOSHIBA" w:date="2016-03-07T15:10:00Z">
                    <w:r w:rsidRPr="00087642" w:rsidDel="00DD3F26">
                      <w:rPr>
                        <w:rFonts w:ascii="Arial" w:hAnsi="Arial" w:cs="Arial"/>
                      </w:rPr>
                      <w:delText>B</w:delText>
                    </w:r>
                  </w:del>
                  <w:ins w:id="259" w:author="TOSHIBA" w:date="2016-03-07T15:10:00Z">
                    <w:r w:rsidR="00DD3F26">
                      <w:rPr>
                        <w:rFonts w:ascii="Arial" w:hAnsi="Arial" w:cs="Arial"/>
                      </w:rPr>
                      <w:t>b</w:t>
                    </w:r>
                  </w:ins>
                  <w:r w:rsidRPr="00087642">
                    <w:rPr>
                      <w:rFonts w:ascii="Arial" w:hAnsi="Arial" w:cs="Arial"/>
                    </w:rPr>
                    <w:t xml:space="preserve">ahía Honda, </w:t>
                  </w:r>
                  <w:del w:id="260" w:author="TOSHIBA" w:date="2016-03-08T16:30:00Z">
                    <w:r w:rsidRPr="00087642" w:rsidDel="00B45070">
                      <w:rPr>
                        <w:rFonts w:ascii="Arial" w:hAnsi="Arial" w:cs="Arial"/>
                      </w:rPr>
                      <w:delText>P</w:delText>
                    </w:r>
                  </w:del>
                  <w:ins w:id="261" w:author="TOSHIBA" w:date="2016-03-08T16:30:00Z">
                    <w:r w:rsidR="00B45070">
                      <w:rPr>
                        <w:rFonts w:ascii="Arial" w:hAnsi="Arial" w:cs="Arial"/>
                      </w:rPr>
                      <w:t>p</w:t>
                    </w:r>
                  </w:ins>
                  <w:r w:rsidRPr="00087642">
                    <w:rPr>
                      <w:rFonts w:ascii="Arial" w:hAnsi="Arial" w:cs="Arial"/>
                    </w:rPr>
                    <w:t xml:space="preserve">unta Soldado, </w:t>
                  </w:r>
                  <w:del w:id="262" w:author="TOSHIBA" w:date="2016-03-08T16:30:00Z">
                    <w:r w:rsidRPr="00087642" w:rsidDel="00B45070">
                      <w:rPr>
                        <w:rFonts w:ascii="Arial" w:hAnsi="Arial" w:cs="Arial"/>
                      </w:rPr>
                      <w:delText>P</w:delText>
                    </w:r>
                  </w:del>
                  <w:ins w:id="263" w:author="TOSHIBA" w:date="2016-03-08T16:30:00Z">
                    <w:r w:rsidR="00B45070">
                      <w:rPr>
                        <w:rFonts w:ascii="Arial" w:hAnsi="Arial" w:cs="Arial"/>
                      </w:rPr>
                      <w:t>p</w:t>
                    </w:r>
                  </w:ins>
                  <w:r w:rsidRPr="00087642">
                    <w:rPr>
                      <w:rFonts w:ascii="Arial" w:hAnsi="Arial" w:cs="Arial"/>
                    </w:rPr>
                    <w:t xml:space="preserve">unta Aguja, </w:t>
                  </w:r>
                  <w:del w:id="264" w:author="TOSHIBA" w:date="2016-03-08T16:30:00Z">
                    <w:r w:rsidRPr="00087642" w:rsidDel="00B45070">
                      <w:rPr>
                        <w:rFonts w:ascii="Arial" w:hAnsi="Arial" w:cs="Arial"/>
                      </w:rPr>
                      <w:delText>P</w:delText>
                    </w:r>
                  </w:del>
                  <w:ins w:id="265" w:author="TOSHIBA" w:date="2016-03-08T16:30:00Z">
                    <w:r w:rsidR="00B45070">
                      <w:rPr>
                        <w:rFonts w:ascii="Arial" w:hAnsi="Arial" w:cs="Arial"/>
                      </w:rPr>
                      <w:t>p</w:t>
                    </w:r>
                  </w:ins>
                  <w:r w:rsidRPr="00087642">
                    <w:rPr>
                      <w:rFonts w:ascii="Arial" w:hAnsi="Arial" w:cs="Arial"/>
                    </w:rPr>
                    <w:t xml:space="preserve">unta Gallinas, </w:t>
                  </w:r>
                  <w:del w:id="266" w:author="TOSHIBA" w:date="2016-03-07T15:10:00Z">
                    <w:r w:rsidRPr="00087642" w:rsidDel="00DD3F26">
                      <w:rPr>
                        <w:rFonts w:ascii="Arial" w:hAnsi="Arial" w:cs="Arial"/>
                      </w:rPr>
                      <w:delText>C</w:delText>
                    </w:r>
                  </w:del>
                  <w:ins w:id="267" w:author="TOSHIBA" w:date="2016-03-07T15:10:00Z">
                    <w:r w:rsidR="00DD3F26">
                      <w:rPr>
                        <w:rFonts w:ascii="Arial" w:hAnsi="Arial" w:cs="Arial"/>
                      </w:rPr>
                      <w:t>c</w:t>
                    </w:r>
                  </w:ins>
                  <w:r w:rsidRPr="00087642">
                    <w:rPr>
                      <w:rFonts w:ascii="Arial" w:hAnsi="Arial" w:cs="Arial"/>
                    </w:rPr>
                    <w:t xml:space="preserve">abo Falso, </w:t>
                  </w:r>
                  <w:del w:id="268" w:author="TOSHIBA" w:date="2016-03-07T15:10:00Z">
                    <w:r w:rsidRPr="00087642" w:rsidDel="00DD3F26">
                      <w:rPr>
                        <w:rFonts w:ascii="Arial" w:hAnsi="Arial" w:cs="Arial"/>
                      </w:rPr>
                      <w:delText>C</w:delText>
                    </w:r>
                  </w:del>
                  <w:ins w:id="269" w:author="TOSHIBA" w:date="2016-03-07T15:10:00Z">
                    <w:r w:rsidR="00DD3F26">
                      <w:rPr>
                        <w:rFonts w:ascii="Arial" w:hAnsi="Arial" w:cs="Arial"/>
                      </w:rPr>
                      <w:t>c</w:t>
                    </w:r>
                  </w:ins>
                  <w:r w:rsidRPr="00087642">
                    <w:rPr>
                      <w:rFonts w:ascii="Arial" w:hAnsi="Arial" w:cs="Arial"/>
                    </w:rPr>
                    <w:t xml:space="preserve">abo Chichibacoa, </w:t>
                  </w:r>
                  <w:del w:id="270" w:author="TOSHIBA" w:date="2016-03-08T16:31:00Z">
                    <w:r w:rsidRPr="00087642" w:rsidDel="00B45070">
                      <w:rPr>
                        <w:rFonts w:ascii="Arial" w:hAnsi="Arial" w:cs="Arial"/>
                      </w:rPr>
                      <w:delText>P</w:delText>
                    </w:r>
                  </w:del>
                  <w:ins w:id="271" w:author="TOSHIBA" w:date="2016-03-08T16:31:00Z">
                    <w:r w:rsidR="00B45070">
                      <w:rPr>
                        <w:rFonts w:ascii="Arial" w:hAnsi="Arial" w:cs="Arial"/>
                      </w:rPr>
                      <w:t>p</w:t>
                    </w:r>
                  </w:ins>
                  <w:r w:rsidRPr="00087642">
                    <w:rPr>
                      <w:rFonts w:ascii="Arial" w:hAnsi="Arial" w:cs="Arial"/>
                    </w:rPr>
                    <w:t xml:space="preserve">unta Espada, </w:t>
                  </w:r>
                  <w:del w:id="272" w:author="TOSHIBA" w:date="2016-03-08T16:31:00Z">
                    <w:r w:rsidRPr="00087642" w:rsidDel="00B45070">
                      <w:rPr>
                        <w:rFonts w:ascii="Arial" w:hAnsi="Arial" w:cs="Arial"/>
                      </w:rPr>
                      <w:delText>P</w:delText>
                    </w:r>
                  </w:del>
                  <w:ins w:id="273" w:author="TOSHIBA" w:date="2016-03-08T16:31:00Z">
                    <w:r w:rsidR="00B45070">
                      <w:rPr>
                        <w:rFonts w:ascii="Arial" w:hAnsi="Arial" w:cs="Arial"/>
                      </w:rPr>
                      <w:t>p</w:t>
                    </w:r>
                  </w:ins>
                  <w:r w:rsidRPr="00087642">
                    <w:rPr>
                      <w:rFonts w:ascii="Arial" w:hAnsi="Arial" w:cs="Arial"/>
                    </w:rPr>
                    <w:t xml:space="preserve">unta Arenas y </w:t>
                  </w:r>
                  <w:del w:id="274" w:author="TOSHIBA" w:date="2016-03-07T15:10:00Z">
                    <w:r w:rsidRPr="00087642" w:rsidDel="00DD3F26">
                      <w:rPr>
                        <w:rFonts w:ascii="Arial" w:hAnsi="Arial" w:cs="Arial"/>
                      </w:rPr>
                      <w:delText>B</w:delText>
                    </w:r>
                  </w:del>
                  <w:ins w:id="275" w:author="TOSHIBA" w:date="2016-03-07T15:10:00Z">
                    <w:r w:rsidR="00DD3F26">
                      <w:rPr>
                        <w:rFonts w:ascii="Arial" w:hAnsi="Arial" w:cs="Arial"/>
                      </w:rPr>
                      <w:t>b</w:t>
                    </w:r>
                  </w:ins>
                  <w:r w:rsidRPr="00087642">
                    <w:rPr>
                      <w:rFonts w:ascii="Arial" w:hAnsi="Arial" w:cs="Arial"/>
                    </w:rPr>
                    <w:t>ahía Cocineta.</w:t>
                  </w:r>
                </w:p>
              </w:tc>
            </w:tr>
          </w:tbl>
          <w:p w14:paraId="3EADA9E0" w14:textId="77777777" w:rsidR="000D06B1" w:rsidRPr="00087642" w:rsidRDefault="000D06B1" w:rsidP="00B161CE">
            <w:pPr>
              <w:rPr>
                <w:rFonts w:ascii="Arial" w:hAnsi="Arial" w:cs="Arial"/>
                <w:lang w:val="es-CO"/>
              </w:rPr>
            </w:pPr>
          </w:p>
        </w:tc>
      </w:tr>
    </w:tbl>
    <w:p w14:paraId="6300F4F6" w14:textId="77777777" w:rsidR="001524C5" w:rsidRPr="00087642" w:rsidRDefault="001524C5" w:rsidP="001524C5">
      <w:pPr>
        <w:spacing w:before="100" w:beforeAutospacing="1" w:after="100" w:afterAutospacing="1"/>
        <w:jc w:val="both"/>
        <w:rPr>
          <w:rFonts w:ascii="Arial" w:hAnsi="Arial" w:cs="Arial"/>
        </w:rPr>
      </w:pPr>
    </w:p>
    <w:tbl>
      <w:tblPr>
        <w:tblStyle w:val="Tablaconcuadrcula"/>
        <w:tblW w:w="9054" w:type="dxa"/>
        <w:tblLayout w:type="fixed"/>
        <w:tblLook w:val="04A0" w:firstRow="1" w:lastRow="0" w:firstColumn="1" w:lastColumn="0" w:noHBand="0" w:noVBand="1"/>
      </w:tblPr>
      <w:tblGrid>
        <w:gridCol w:w="2518"/>
        <w:gridCol w:w="6536"/>
      </w:tblGrid>
      <w:tr w:rsidR="001524C5" w:rsidRPr="00087642" w14:paraId="7D590D62" w14:textId="77777777" w:rsidTr="001524C5">
        <w:tc>
          <w:tcPr>
            <w:tcW w:w="9054" w:type="dxa"/>
            <w:gridSpan w:val="2"/>
            <w:shd w:val="clear" w:color="auto" w:fill="0D0D0D" w:themeFill="text1" w:themeFillTint="F2"/>
          </w:tcPr>
          <w:p w14:paraId="6CA05F24"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12717605" w14:textId="77777777" w:rsidTr="001524C5">
        <w:tc>
          <w:tcPr>
            <w:tcW w:w="2518" w:type="dxa"/>
          </w:tcPr>
          <w:p w14:paraId="768CFC81"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431E7C84" w14:textId="77777777" w:rsidR="001524C5" w:rsidRPr="00087642" w:rsidRDefault="001524C5" w:rsidP="009166BC">
            <w:pPr>
              <w:jc w:val="both"/>
              <w:rPr>
                <w:rFonts w:ascii="Arial" w:hAnsi="Arial" w:cs="Arial"/>
                <w:b/>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08</w:t>
            </w:r>
          </w:p>
        </w:tc>
      </w:tr>
      <w:tr w:rsidR="001524C5" w:rsidRPr="00087642" w14:paraId="5A69D5B8" w14:textId="77777777" w:rsidTr="001524C5">
        <w:tc>
          <w:tcPr>
            <w:tcW w:w="2518" w:type="dxa"/>
          </w:tcPr>
          <w:p w14:paraId="562D2C5A"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1B323A7C" w14:textId="77777777" w:rsidR="001524C5" w:rsidRPr="00087642" w:rsidRDefault="001524C5" w:rsidP="00906062">
            <w:pPr>
              <w:jc w:val="both"/>
              <w:rPr>
                <w:rFonts w:ascii="Arial" w:hAnsi="Arial" w:cs="Arial"/>
                <w:b/>
                <w:lang w:val="es-ES"/>
              </w:rPr>
            </w:pPr>
            <w:r w:rsidRPr="00087642">
              <w:rPr>
                <w:rFonts w:ascii="Arial" w:hAnsi="Arial" w:cs="Arial"/>
                <w:b/>
                <w:lang w:val="es-ES"/>
              </w:rPr>
              <w:t>Costa Atlántica</w:t>
            </w:r>
          </w:p>
        </w:tc>
      </w:tr>
      <w:tr w:rsidR="001524C5" w:rsidRPr="00087642" w14:paraId="199EE4E8" w14:textId="77777777" w:rsidTr="001524C5">
        <w:tc>
          <w:tcPr>
            <w:tcW w:w="2518" w:type="dxa"/>
          </w:tcPr>
          <w:p w14:paraId="1F7B41F3" w14:textId="77777777" w:rsidR="001524C5" w:rsidRPr="00087642" w:rsidRDefault="001524C5" w:rsidP="00906062">
            <w:pPr>
              <w:jc w:val="both"/>
              <w:rPr>
                <w:rFonts w:ascii="Arial" w:hAnsi="Arial" w:cs="Arial"/>
              </w:rPr>
            </w:pPr>
            <w:r w:rsidRPr="00087642">
              <w:rPr>
                <w:rFonts w:ascii="Arial" w:hAnsi="Arial" w:cs="Arial"/>
                <w:b/>
              </w:rPr>
              <w:t>Código Shutterstock(o URL o la ruta en AulaPlaneta)</w:t>
            </w:r>
          </w:p>
        </w:tc>
        <w:tc>
          <w:tcPr>
            <w:tcW w:w="6536" w:type="dxa"/>
          </w:tcPr>
          <w:p w14:paraId="5F70F516" w14:textId="77777777" w:rsidR="001524C5" w:rsidRPr="00087642" w:rsidRDefault="001524C5" w:rsidP="00906062">
            <w:pPr>
              <w:jc w:val="both"/>
              <w:rPr>
                <w:rFonts w:ascii="Arial" w:hAnsi="Arial" w:cs="Arial"/>
                <w:noProof/>
                <w:lang w:val="es-CO" w:eastAsia="es-CO"/>
              </w:rPr>
            </w:pPr>
          </w:p>
          <w:p w14:paraId="66FF9E6E" w14:textId="77777777" w:rsidR="001524C5" w:rsidRPr="00087642" w:rsidRDefault="001524C5" w:rsidP="00906062">
            <w:pPr>
              <w:jc w:val="both"/>
              <w:rPr>
                <w:rFonts w:ascii="Arial" w:hAnsi="Arial" w:cs="Arial"/>
                <w:noProof/>
                <w:lang w:eastAsia="es-ES_tradnl"/>
              </w:rPr>
            </w:pPr>
            <w:r w:rsidRPr="00087642">
              <w:rPr>
                <w:rFonts w:ascii="Arial" w:hAnsi="Arial" w:cs="Arial"/>
                <w:noProof/>
                <w:lang w:eastAsia="es-CO"/>
              </w:rPr>
              <w:lastRenderedPageBreak/>
              <w:drawing>
                <wp:inline distT="0" distB="0" distL="0" distR="0" wp14:anchorId="12C692B8" wp14:editId="07777777">
                  <wp:extent cx="2597150" cy="1682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150" cy="1682750"/>
                          </a:xfrm>
                          <a:prstGeom prst="rect">
                            <a:avLst/>
                          </a:prstGeom>
                          <a:noFill/>
                        </pic:spPr>
                      </pic:pic>
                    </a:graphicData>
                  </a:graphic>
                </wp:inline>
              </w:drawing>
            </w:r>
          </w:p>
          <w:p w14:paraId="20524EF2" w14:textId="77777777" w:rsidR="001524C5" w:rsidRPr="00087642" w:rsidRDefault="001524C5" w:rsidP="00906062">
            <w:pPr>
              <w:jc w:val="both"/>
              <w:rPr>
                <w:rFonts w:ascii="Arial" w:hAnsi="Arial" w:cs="Arial"/>
                <w:noProof/>
                <w:color w:val="FF0000"/>
                <w:lang w:eastAsia="es-ES_tradnl"/>
              </w:rPr>
            </w:pPr>
          </w:p>
          <w:p w14:paraId="57F50291" w14:textId="77777777" w:rsidR="001524C5" w:rsidRPr="00087642" w:rsidRDefault="001524C5" w:rsidP="00906062">
            <w:pPr>
              <w:jc w:val="both"/>
              <w:rPr>
                <w:rFonts w:ascii="Arial" w:hAnsi="Arial" w:cs="Arial"/>
                <w:noProof/>
                <w:color w:val="FF0000"/>
                <w:lang w:eastAsia="es-ES_tradnl"/>
              </w:rPr>
            </w:pPr>
            <w:r w:rsidRPr="00087642">
              <w:rPr>
                <w:rFonts w:ascii="Arial" w:hAnsi="Arial" w:cs="Arial"/>
                <w:noProof/>
                <w:color w:val="FF0000"/>
                <w:lang w:eastAsia="es-ES_tradnl"/>
              </w:rPr>
              <w:t>Solicito diagramar la imagen indicando los sectores con un color distinto y algunos accidentes costeros. Eliminar el recuadro de texto.</w:t>
            </w:r>
          </w:p>
        </w:tc>
      </w:tr>
      <w:tr w:rsidR="001524C5" w:rsidRPr="00087642" w14:paraId="243B4113" w14:textId="77777777" w:rsidTr="001524C5">
        <w:tc>
          <w:tcPr>
            <w:tcW w:w="2518" w:type="dxa"/>
          </w:tcPr>
          <w:p w14:paraId="0D414522" w14:textId="77777777" w:rsidR="001524C5" w:rsidRPr="00087642" w:rsidRDefault="001524C5" w:rsidP="00906062">
            <w:pPr>
              <w:jc w:val="both"/>
              <w:rPr>
                <w:rFonts w:ascii="Arial" w:hAnsi="Arial" w:cs="Arial"/>
              </w:rPr>
            </w:pPr>
            <w:r w:rsidRPr="00087642">
              <w:rPr>
                <w:rFonts w:ascii="Arial" w:hAnsi="Arial" w:cs="Arial"/>
                <w:b/>
              </w:rPr>
              <w:lastRenderedPageBreak/>
              <w:t>Pie de imagen</w:t>
            </w:r>
          </w:p>
        </w:tc>
        <w:tc>
          <w:tcPr>
            <w:tcW w:w="6536" w:type="dxa"/>
          </w:tcPr>
          <w:p w14:paraId="62F24242" w14:textId="77777777" w:rsidR="001524C5" w:rsidRPr="00087642" w:rsidRDefault="001524C5" w:rsidP="00906062">
            <w:pPr>
              <w:jc w:val="both"/>
              <w:rPr>
                <w:rFonts w:ascii="Arial" w:hAnsi="Arial" w:cs="Arial"/>
              </w:rPr>
            </w:pPr>
            <w:r w:rsidRPr="00087642">
              <w:rPr>
                <w:rFonts w:ascii="Arial" w:hAnsi="Arial" w:cs="Arial"/>
              </w:rPr>
              <w:t>Ilustración de la costa Atlántica.</w:t>
            </w:r>
          </w:p>
        </w:tc>
      </w:tr>
    </w:tbl>
    <w:p w14:paraId="7B979495" w14:textId="77777777" w:rsidR="00196F82" w:rsidRPr="00087642" w:rsidRDefault="00196F82" w:rsidP="001524C5">
      <w:pPr>
        <w:pStyle w:val="u"/>
        <w:shd w:val="clear" w:color="auto" w:fill="FFFFFF"/>
        <w:spacing w:before="0" w:beforeAutospacing="0" w:after="0"/>
        <w:jc w:val="both"/>
        <w:rPr>
          <w:rFonts w:ascii="Arial" w:hAnsi="Arial" w:cs="Arial"/>
          <w:sz w:val="22"/>
          <w:szCs w:val="22"/>
        </w:rPr>
      </w:pPr>
    </w:p>
    <w:p w14:paraId="63982CE2" w14:textId="21B810F4"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La </w:t>
      </w:r>
      <w:del w:id="276" w:author="TOSHIBA" w:date="2016-03-07T15:11:00Z">
        <w:r w:rsidRPr="00087642" w:rsidDel="00DD3F26">
          <w:rPr>
            <w:rFonts w:ascii="Arial" w:hAnsi="Arial" w:cs="Arial"/>
            <w:b/>
            <w:sz w:val="22"/>
            <w:szCs w:val="22"/>
          </w:rPr>
          <w:delText>P</w:delText>
        </w:r>
      </w:del>
      <w:ins w:id="277" w:author="TOSHIBA" w:date="2016-03-07T15:11:00Z">
        <w:r w:rsidR="00DD3F26">
          <w:rPr>
            <w:rFonts w:ascii="Arial" w:hAnsi="Arial" w:cs="Arial"/>
            <w:b/>
            <w:sz w:val="22"/>
            <w:szCs w:val="22"/>
          </w:rPr>
          <w:t>p</w:t>
        </w:r>
      </w:ins>
      <w:r w:rsidRPr="00087642">
        <w:rPr>
          <w:rFonts w:ascii="Arial" w:hAnsi="Arial" w:cs="Arial"/>
          <w:b/>
          <w:sz w:val="22"/>
          <w:szCs w:val="22"/>
        </w:rPr>
        <w:t xml:space="preserve">lanicie del Caribe </w:t>
      </w:r>
      <w:r w:rsidRPr="00087642">
        <w:rPr>
          <w:rFonts w:ascii="Arial" w:hAnsi="Arial" w:cs="Arial"/>
          <w:sz w:val="22"/>
          <w:szCs w:val="22"/>
        </w:rPr>
        <w:t xml:space="preserve">se extiende a lo largo de la costa Caribe desde las estribaciones de la </w:t>
      </w:r>
      <w:del w:id="278" w:author="TOSHIBA" w:date="2016-03-07T15:11:00Z">
        <w:r w:rsidRPr="00087642" w:rsidDel="00DD3F26">
          <w:rPr>
            <w:rFonts w:ascii="Arial" w:hAnsi="Arial" w:cs="Arial"/>
            <w:sz w:val="22"/>
            <w:szCs w:val="22"/>
          </w:rPr>
          <w:delText>S</w:delText>
        </w:r>
      </w:del>
      <w:ins w:id="279" w:author="TOSHIBA" w:date="2016-03-07T15:11:00Z">
        <w:r w:rsidR="00DD3F26">
          <w:rPr>
            <w:rFonts w:ascii="Arial" w:hAnsi="Arial" w:cs="Arial"/>
            <w:sz w:val="22"/>
            <w:szCs w:val="22"/>
          </w:rPr>
          <w:t>s</w:t>
        </w:r>
      </w:ins>
      <w:r w:rsidRPr="00087642">
        <w:rPr>
          <w:rFonts w:ascii="Arial" w:hAnsi="Arial" w:cs="Arial"/>
          <w:sz w:val="22"/>
          <w:szCs w:val="22"/>
        </w:rPr>
        <w:t>erranía del Darién en</w:t>
      </w:r>
      <w:r w:rsidR="00296FFE">
        <w:rPr>
          <w:rFonts w:ascii="Arial" w:hAnsi="Arial" w:cs="Arial"/>
          <w:sz w:val="22"/>
          <w:szCs w:val="22"/>
        </w:rPr>
        <w:t xml:space="preserve"> la</w:t>
      </w:r>
      <w:r w:rsidRPr="00087642">
        <w:rPr>
          <w:rFonts w:ascii="Arial" w:hAnsi="Arial" w:cs="Arial"/>
          <w:sz w:val="22"/>
          <w:szCs w:val="22"/>
        </w:rPr>
        <w:t xml:space="preserve"> frontera con Panamá hasta </w:t>
      </w:r>
      <w:r w:rsidR="00296FFE">
        <w:rPr>
          <w:rFonts w:ascii="Arial" w:hAnsi="Arial" w:cs="Arial"/>
          <w:sz w:val="22"/>
          <w:szCs w:val="22"/>
        </w:rPr>
        <w:t>la península de la Guajira. Al occidente</w:t>
      </w:r>
      <w:r w:rsidRPr="00087642">
        <w:rPr>
          <w:rFonts w:ascii="Arial" w:hAnsi="Arial" w:cs="Arial"/>
          <w:sz w:val="22"/>
          <w:szCs w:val="22"/>
        </w:rPr>
        <w:t xml:space="preserve"> de la planicie litoral se interrumpe por la </w:t>
      </w:r>
      <w:del w:id="280" w:author="TOSHIBA" w:date="2016-03-07T15:11:00Z">
        <w:r w:rsidRPr="00087642" w:rsidDel="00DD3F26">
          <w:rPr>
            <w:rFonts w:ascii="Arial" w:hAnsi="Arial" w:cs="Arial"/>
            <w:b/>
            <w:sz w:val="22"/>
            <w:szCs w:val="22"/>
          </w:rPr>
          <w:delText>S</w:delText>
        </w:r>
      </w:del>
      <w:ins w:id="281" w:author="TOSHIBA" w:date="2016-03-07T15:11:00Z">
        <w:r w:rsidR="00DD3F26">
          <w:rPr>
            <w:rFonts w:ascii="Arial" w:hAnsi="Arial" w:cs="Arial"/>
            <w:b/>
            <w:sz w:val="22"/>
            <w:szCs w:val="22"/>
          </w:rPr>
          <w:t>s</w:t>
        </w:r>
      </w:ins>
      <w:r w:rsidRPr="00087642">
        <w:rPr>
          <w:rFonts w:ascii="Arial" w:hAnsi="Arial" w:cs="Arial"/>
          <w:b/>
          <w:sz w:val="22"/>
          <w:szCs w:val="22"/>
        </w:rPr>
        <w:t>erranía de San Jacinto</w:t>
      </w:r>
      <w:r w:rsidRPr="00087642">
        <w:rPr>
          <w:rFonts w:ascii="Arial" w:hAnsi="Arial" w:cs="Arial"/>
          <w:sz w:val="22"/>
          <w:szCs w:val="22"/>
        </w:rPr>
        <w:t xml:space="preserve"> o </w:t>
      </w:r>
      <w:del w:id="282" w:author="TOSHIBA" w:date="2016-03-07T15:11:00Z">
        <w:r w:rsidRPr="00087642" w:rsidDel="00DD3F26">
          <w:rPr>
            <w:rFonts w:ascii="Arial" w:hAnsi="Arial" w:cs="Arial"/>
            <w:b/>
            <w:sz w:val="22"/>
            <w:szCs w:val="22"/>
          </w:rPr>
          <w:delText>M</w:delText>
        </w:r>
      </w:del>
      <w:ins w:id="283" w:author="TOSHIBA" w:date="2016-03-07T15:11:00Z">
        <w:r w:rsidR="00DD3F26">
          <w:rPr>
            <w:rFonts w:ascii="Arial" w:hAnsi="Arial" w:cs="Arial"/>
            <w:b/>
            <w:sz w:val="22"/>
            <w:szCs w:val="22"/>
          </w:rPr>
          <w:t>m</w:t>
        </w:r>
      </w:ins>
      <w:r w:rsidRPr="00087642">
        <w:rPr>
          <w:rFonts w:ascii="Arial" w:hAnsi="Arial" w:cs="Arial"/>
          <w:b/>
          <w:sz w:val="22"/>
          <w:szCs w:val="22"/>
        </w:rPr>
        <w:t>ontes de María</w:t>
      </w:r>
      <w:r w:rsidRPr="00087642">
        <w:rPr>
          <w:rFonts w:ascii="Arial" w:hAnsi="Arial" w:cs="Arial"/>
          <w:sz w:val="22"/>
          <w:szCs w:val="22"/>
        </w:rPr>
        <w:t xml:space="preserve"> (cadena montañosa baja), en los departamentos de Bolívar y Sucre</w:t>
      </w:r>
      <w:ins w:id="284" w:author="TOSHIBA" w:date="2016-03-07T15:11:00Z">
        <w:r w:rsidR="00DD3F26">
          <w:rPr>
            <w:rFonts w:ascii="Arial" w:hAnsi="Arial" w:cs="Arial"/>
            <w:sz w:val="22"/>
            <w:szCs w:val="22"/>
          </w:rPr>
          <w:t>,</w:t>
        </w:r>
      </w:ins>
      <w:r w:rsidRPr="00087642">
        <w:rPr>
          <w:rFonts w:ascii="Arial" w:hAnsi="Arial" w:cs="Arial"/>
          <w:sz w:val="22"/>
          <w:szCs w:val="22"/>
        </w:rPr>
        <w:t xml:space="preserve"> dispuestas de sur a norte y </w:t>
      </w:r>
      <w:ins w:id="285" w:author="TOSHIBA" w:date="2016-03-07T15:46:00Z">
        <w:r w:rsidR="006070FE">
          <w:rPr>
            <w:rFonts w:ascii="Arial" w:hAnsi="Arial" w:cs="Arial"/>
            <w:sz w:val="22"/>
            <w:szCs w:val="22"/>
          </w:rPr>
          <w:t xml:space="preserve">donde </w:t>
        </w:r>
      </w:ins>
      <w:r w:rsidRPr="00087642">
        <w:rPr>
          <w:rFonts w:ascii="Arial" w:hAnsi="Arial" w:cs="Arial"/>
          <w:sz w:val="22"/>
          <w:szCs w:val="22"/>
        </w:rPr>
        <w:t xml:space="preserve">la mayor elevación es el </w:t>
      </w:r>
      <w:del w:id="286" w:author="TOSHIBA" w:date="2016-03-07T15:12:00Z">
        <w:r w:rsidRPr="00087642" w:rsidDel="00DD3F26">
          <w:rPr>
            <w:rFonts w:ascii="Arial" w:hAnsi="Arial" w:cs="Arial"/>
            <w:b/>
            <w:sz w:val="22"/>
            <w:szCs w:val="22"/>
          </w:rPr>
          <w:delText>C</w:delText>
        </w:r>
      </w:del>
      <w:ins w:id="287" w:author="TOSHIBA" w:date="2016-03-07T15:12:00Z">
        <w:r w:rsidR="00DD3F26">
          <w:rPr>
            <w:rFonts w:ascii="Arial" w:hAnsi="Arial" w:cs="Arial"/>
            <w:b/>
            <w:sz w:val="22"/>
            <w:szCs w:val="22"/>
          </w:rPr>
          <w:t>c</w:t>
        </w:r>
      </w:ins>
      <w:r w:rsidRPr="00087642">
        <w:rPr>
          <w:rFonts w:ascii="Arial" w:hAnsi="Arial" w:cs="Arial"/>
          <w:b/>
          <w:sz w:val="22"/>
          <w:szCs w:val="22"/>
        </w:rPr>
        <w:t>erro Maco</w:t>
      </w:r>
      <w:r w:rsidR="00296FFE">
        <w:rPr>
          <w:rFonts w:ascii="Arial" w:hAnsi="Arial" w:cs="Arial"/>
          <w:sz w:val="22"/>
          <w:szCs w:val="22"/>
        </w:rPr>
        <w:t xml:space="preserve"> (1200 m</w:t>
      </w:r>
      <w:ins w:id="288" w:author="TOSHIBA" w:date="2016-03-07T15:47:00Z">
        <w:r w:rsidR="006070FE">
          <w:rPr>
            <w:rFonts w:ascii="Arial" w:hAnsi="Arial" w:cs="Arial"/>
            <w:sz w:val="22"/>
            <w:szCs w:val="22"/>
          </w:rPr>
          <w:t xml:space="preserve"> </w:t>
        </w:r>
      </w:ins>
      <w:del w:id="289" w:author="TOSHIBA" w:date="2016-03-07T15:47:00Z">
        <w:r w:rsidR="00296FFE" w:rsidDel="006070FE">
          <w:rPr>
            <w:rFonts w:ascii="Arial" w:hAnsi="Arial" w:cs="Arial"/>
            <w:sz w:val="22"/>
            <w:szCs w:val="22"/>
          </w:rPr>
          <w:delText>snm</w:delText>
        </w:r>
      </w:del>
      <w:r w:rsidR="00296FFE">
        <w:rPr>
          <w:rFonts w:ascii="Arial" w:hAnsi="Arial" w:cs="Arial"/>
          <w:sz w:val="22"/>
          <w:szCs w:val="22"/>
        </w:rPr>
        <w:t>). Al suroccidente</w:t>
      </w:r>
      <w:r w:rsidRPr="00087642">
        <w:rPr>
          <w:rFonts w:ascii="Arial" w:hAnsi="Arial" w:cs="Arial"/>
          <w:sz w:val="22"/>
          <w:szCs w:val="22"/>
        </w:rPr>
        <w:t xml:space="preserve"> está el valle del </w:t>
      </w:r>
      <w:r w:rsidRPr="00087642">
        <w:rPr>
          <w:rFonts w:ascii="Arial" w:hAnsi="Arial" w:cs="Arial"/>
          <w:b/>
          <w:sz w:val="22"/>
          <w:szCs w:val="22"/>
        </w:rPr>
        <w:t>río Sinú</w:t>
      </w:r>
      <w:r w:rsidRPr="00087642">
        <w:rPr>
          <w:rFonts w:ascii="Arial" w:hAnsi="Arial" w:cs="Arial"/>
          <w:sz w:val="22"/>
          <w:szCs w:val="22"/>
        </w:rPr>
        <w:t>.</w:t>
      </w:r>
    </w:p>
    <w:p w14:paraId="4D707059" w14:textId="2D6F219B"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En el </w:t>
      </w:r>
      <w:r w:rsidR="00392840">
        <w:rPr>
          <w:rFonts w:ascii="Arial" w:hAnsi="Arial" w:cs="Arial"/>
          <w:sz w:val="22"/>
          <w:szCs w:val="22"/>
        </w:rPr>
        <w:t>d</w:t>
      </w:r>
      <w:r w:rsidRPr="00087642">
        <w:rPr>
          <w:rFonts w:ascii="Arial" w:hAnsi="Arial" w:cs="Arial"/>
          <w:sz w:val="22"/>
          <w:szCs w:val="22"/>
        </w:rPr>
        <w:t>epartamento del Atlántico se presentan montañas bajas y a la altura de Piojó está la mayor elevación (900 m</w:t>
      </w:r>
      <w:del w:id="290" w:author="TOSHIBA" w:date="2016-03-07T15:47:00Z">
        <w:r w:rsidRPr="00087642" w:rsidDel="006070FE">
          <w:rPr>
            <w:rFonts w:ascii="Arial" w:hAnsi="Arial" w:cs="Arial"/>
            <w:sz w:val="22"/>
            <w:szCs w:val="22"/>
          </w:rPr>
          <w:delText>snm</w:delText>
        </w:r>
      </w:del>
      <w:r w:rsidRPr="00087642">
        <w:rPr>
          <w:rFonts w:ascii="Arial" w:hAnsi="Arial" w:cs="Arial"/>
          <w:sz w:val="22"/>
          <w:szCs w:val="22"/>
        </w:rPr>
        <w:t>).</w:t>
      </w:r>
    </w:p>
    <w:p w14:paraId="7B773B7D" w14:textId="1B68FD4B"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Continuando hacia el norte se interrumpe por el </w:t>
      </w:r>
      <w:r w:rsidRPr="00087642">
        <w:rPr>
          <w:rFonts w:ascii="Arial" w:hAnsi="Arial" w:cs="Arial"/>
          <w:b/>
          <w:sz w:val="22"/>
          <w:szCs w:val="22"/>
        </w:rPr>
        <w:t>macizo</w:t>
      </w:r>
      <w:r w:rsidRPr="00087642">
        <w:rPr>
          <w:rFonts w:ascii="Arial" w:hAnsi="Arial" w:cs="Arial"/>
          <w:sz w:val="22"/>
          <w:szCs w:val="22"/>
        </w:rPr>
        <w:t xml:space="preserve"> de la </w:t>
      </w:r>
      <w:r w:rsidRPr="00087642">
        <w:rPr>
          <w:rFonts w:ascii="Arial" w:hAnsi="Arial" w:cs="Arial"/>
          <w:b/>
          <w:sz w:val="22"/>
          <w:szCs w:val="22"/>
        </w:rPr>
        <w:t xml:space="preserve">Sierra Nevada de Santa Marta. </w:t>
      </w:r>
      <w:r w:rsidRPr="00087642">
        <w:rPr>
          <w:rFonts w:ascii="Arial" w:hAnsi="Arial" w:cs="Arial"/>
          <w:sz w:val="22"/>
          <w:szCs w:val="22"/>
        </w:rPr>
        <w:t xml:space="preserve">Esta se levanta desde el mar Caribe hasta Chundúa o </w:t>
      </w:r>
      <w:r w:rsidRPr="00087642">
        <w:rPr>
          <w:rFonts w:ascii="Arial" w:hAnsi="Arial" w:cs="Arial"/>
          <w:b/>
          <w:sz w:val="22"/>
          <w:szCs w:val="22"/>
        </w:rPr>
        <w:t>La Horqueta</w:t>
      </w:r>
      <w:r w:rsidR="00296FFE">
        <w:rPr>
          <w:rFonts w:ascii="Arial" w:hAnsi="Arial" w:cs="Arial"/>
          <w:sz w:val="22"/>
          <w:szCs w:val="22"/>
        </w:rPr>
        <w:t xml:space="preserve"> a 5</w:t>
      </w:r>
      <w:r w:rsidRPr="00087642">
        <w:rPr>
          <w:rFonts w:ascii="Arial" w:hAnsi="Arial" w:cs="Arial"/>
          <w:sz w:val="22"/>
          <w:szCs w:val="22"/>
        </w:rPr>
        <w:t>775 m</w:t>
      </w:r>
      <w:del w:id="291" w:author="TOSHIBA" w:date="2016-03-07T15:47:00Z">
        <w:r w:rsidRPr="00087642" w:rsidDel="006070FE">
          <w:rPr>
            <w:rFonts w:ascii="Arial" w:hAnsi="Arial" w:cs="Arial"/>
            <w:sz w:val="22"/>
            <w:szCs w:val="22"/>
          </w:rPr>
          <w:delText>snm</w:delText>
        </w:r>
      </w:del>
      <w:r w:rsidRPr="00087642">
        <w:rPr>
          <w:rFonts w:ascii="Arial" w:hAnsi="Arial" w:cs="Arial"/>
          <w:sz w:val="22"/>
          <w:szCs w:val="22"/>
        </w:rPr>
        <w:t xml:space="preserve"> (picos </w:t>
      </w:r>
      <w:r w:rsidRPr="00087642">
        <w:rPr>
          <w:rFonts w:ascii="Arial" w:hAnsi="Arial" w:cs="Arial"/>
          <w:b/>
          <w:sz w:val="22"/>
          <w:szCs w:val="22"/>
        </w:rPr>
        <w:t>Cristóbal Colón</w:t>
      </w:r>
      <w:r w:rsidRPr="00087642">
        <w:rPr>
          <w:rFonts w:ascii="Arial" w:hAnsi="Arial" w:cs="Arial"/>
          <w:sz w:val="22"/>
          <w:szCs w:val="22"/>
        </w:rPr>
        <w:t xml:space="preserve"> y </w:t>
      </w:r>
      <w:r w:rsidRPr="00087642">
        <w:rPr>
          <w:rFonts w:ascii="Arial" w:hAnsi="Arial" w:cs="Arial"/>
          <w:b/>
          <w:sz w:val="22"/>
          <w:szCs w:val="22"/>
        </w:rPr>
        <w:t>Simón Bolívar</w:t>
      </w:r>
      <w:r w:rsidRPr="00087642">
        <w:rPr>
          <w:rFonts w:ascii="Arial" w:hAnsi="Arial" w:cs="Arial"/>
          <w:sz w:val="22"/>
          <w:szCs w:val="22"/>
        </w:rPr>
        <w:t>), que es la montaña más elevada de Colombia.</w:t>
      </w:r>
    </w:p>
    <w:p w14:paraId="0157F57A" w14:textId="7B9F4EE6"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Al </w:t>
      </w:r>
      <w:r w:rsidR="00FF154D" w:rsidRPr="00087642">
        <w:rPr>
          <w:rFonts w:ascii="Arial" w:hAnsi="Arial" w:cs="Arial"/>
          <w:sz w:val="22"/>
          <w:szCs w:val="22"/>
        </w:rPr>
        <w:t>oriente y sur</w:t>
      </w:r>
      <w:del w:id="292" w:author="TOSHIBA" w:date="2016-03-07T15:47:00Z">
        <w:r w:rsidR="00FF154D" w:rsidRPr="00087642" w:rsidDel="006070FE">
          <w:rPr>
            <w:rFonts w:ascii="Arial" w:hAnsi="Arial" w:cs="Arial"/>
            <w:sz w:val="22"/>
            <w:szCs w:val="22"/>
          </w:rPr>
          <w:delText xml:space="preserve"> </w:delText>
        </w:r>
      </w:del>
      <w:r w:rsidR="00FF154D" w:rsidRPr="00087642">
        <w:rPr>
          <w:rFonts w:ascii="Arial" w:hAnsi="Arial" w:cs="Arial"/>
          <w:sz w:val="22"/>
          <w:szCs w:val="22"/>
        </w:rPr>
        <w:t>oriente</w:t>
      </w:r>
      <w:r w:rsidRPr="00087642">
        <w:rPr>
          <w:rFonts w:ascii="Arial" w:hAnsi="Arial" w:cs="Arial"/>
          <w:sz w:val="22"/>
          <w:szCs w:val="22"/>
        </w:rPr>
        <w:t xml:space="preserve"> se encuentra el valle del río </w:t>
      </w:r>
      <w:r w:rsidRPr="00087642">
        <w:rPr>
          <w:rFonts w:ascii="Arial" w:hAnsi="Arial" w:cs="Arial"/>
          <w:b/>
          <w:sz w:val="22"/>
          <w:szCs w:val="22"/>
        </w:rPr>
        <w:t>Ranchería</w:t>
      </w:r>
      <w:r w:rsidRPr="00087642">
        <w:rPr>
          <w:rFonts w:ascii="Arial" w:hAnsi="Arial" w:cs="Arial"/>
          <w:sz w:val="22"/>
          <w:szCs w:val="22"/>
        </w:rPr>
        <w:t xml:space="preserve"> o </w:t>
      </w:r>
      <w:r w:rsidRPr="00087642">
        <w:rPr>
          <w:rFonts w:ascii="Arial" w:hAnsi="Arial" w:cs="Arial"/>
          <w:b/>
          <w:sz w:val="22"/>
          <w:szCs w:val="22"/>
        </w:rPr>
        <w:t>Calancala</w:t>
      </w:r>
      <w:ins w:id="293" w:author="TOSHIBA" w:date="2016-03-07T15:48:00Z">
        <w:r w:rsidR="006070FE" w:rsidRPr="006070FE">
          <w:rPr>
            <w:rFonts w:ascii="Arial" w:hAnsi="Arial" w:cs="Arial"/>
            <w:sz w:val="22"/>
            <w:szCs w:val="22"/>
            <w:rPrChange w:id="294" w:author="TOSHIBA" w:date="2016-03-07T15:48:00Z">
              <w:rPr>
                <w:rFonts w:ascii="Arial" w:eastAsiaTheme="minorHAnsi" w:hAnsi="Arial" w:cs="Arial"/>
                <w:b/>
                <w:sz w:val="22"/>
                <w:szCs w:val="22"/>
                <w:lang w:eastAsia="en-US"/>
              </w:rPr>
            </w:rPrChange>
          </w:rPr>
          <w:t>,</w:t>
        </w:r>
      </w:ins>
      <w:r w:rsidR="00296FFE">
        <w:rPr>
          <w:rFonts w:ascii="Arial" w:hAnsi="Arial" w:cs="Arial"/>
          <w:b/>
          <w:sz w:val="22"/>
          <w:szCs w:val="22"/>
        </w:rPr>
        <w:t xml:space="preserve"> </w:t>
      </w:r>
      <w:r w:rsidRPr="00087642">
        <w:rPr>
          <w:rFonts w:ascii="Arial" w:hAnsi="Arial" w:cs="Arial"/>
          <w:sz w:val="22"/>
          <w:szCs w:val="22"/>
        </w:rPr>
        <w:t xml:space="preserve">que </w:t>
      </w:r>
      <w:ins w:id="295" w:author="TOSHIBA" w:date="2016-03-07T15:50:00Z">
        <w:r w:rsidR="006070FE">
          <w:rPr>
            <w:rFonts w:ascii="Arial" w:hAnsi="Arial" w:cs="Arial"/>
            <w:sz w:val="22"/>
            <w:szCs w:val="22"/>
          </w:rPr>
          <w:t xml:space="preserve">llega al </w:t>
        </w:r>
      </w:ins>
      <w:del w:id="296" w:author="TOSHIBA" w:date="2016-03-07T15:50:00Z">
        <w:r w:rsidRPr="00087642" w:rsidDel="006070FE">
          <w:rPr>
            <w:rFonts w:ascii="Arial" w:hAnsi="Arial" w:cs="Arial"/>
            <w:sz w:val="22"/>
            <w:szCs w:val="22"/>
          </w:rPr>
          <w:delText xml:space="preserve">desemboca en el </w:delText>
        </w:r>
      </w:del>
      <w:r w:rsidRPr="00087642">
        <w:rPr>
          <w:rFonts w:ascii="Arial" w:hAnsi="Arial" w:cs="Arial"/>
          <w:sz w:val="22"/>
          <w:szCs w:val="22"/>
        </w:rPr>
        <w:t>mar Caribe.</w:t>
      </w:r>
      <w:r w:rsidR="00106C18">
        <w:rPr>
          <w:rFonts w:ascii="Arial" w:hAnsi="Arial" w:cs="Arial"/>
          <w:sz w:val="22"/>
          <w:szCs w:val="22"/>
        </w:rPr>
        <w:t xml:space="preserve"> </w:t>
      </w:r>
      <w:r w:rsidRPr="00087642">
        <w:rPr>
          <w:rFonts w:ascii="Arial" w:hAnsi="Arial" w:cs="Arial"/>
          <w:sz w:val="22"/>
          <w:szCs w:val="22"/>
        </w:rPr>
        <w:t xml:space="preserve">Por el flanco </w:t>
      </w:r>
      <w:r w:rsidR="00296FFE">
        <w:rPr>
          <w:rFonts w:ascii="Arial" w:hAnsi="Arial" w:cs="Arial"/>
          <w:sz w:val="22"/>
          <w:szCs w:val="22"/>
        </w:rPr>
        <w:t>sur</w:t>
      </w:r>
      <w:r w:rsidR="00FF154D" w:rsidRPr="00087642">
        <w:rPr>
          <w:rFonts w:ascii="Arial" w:hAnsi="Arial" w:cs="Arial"/>
          <w:sz w:val="22"/>
          <w:szCs w:val="22"/>
        </w:rPr>
        <w:t>oriental</w:t>
      </w:r>
      <w:r w:rsidRPr="00087642">
        <w:rPr>
          <w:rFonts w:ascii="Arial" w:hAnsi="Arial" w:cs="Arial"/>
          <w:sz w:val="22"/>
          <w:szCs w:val="22"/>
        </w:rPr>
        <w:t xml:space="preserve"> nace el río </w:t>
      </w:r>
      <w:r w:rsidRPr="00087642">
        <w:rPr>
          <w:rFonts w:ascii="Arial" w:hAnsi="Arial" w:cs="Arial"/>
          <w:b/>
          <w:sz w:val="22"/>
          <w:szCs w:val="22"/>
        </w:rPr>
        <w:t>Cesar</w:t>
      </w:r>
      <w:r w:rsidR="00296FFE">
        <w:rPr>
          <w:rFonts w:ascii="Arial" w:hAnsi="Arial" w:cs="Arial"/>
          <w:sz w:val="22"/>
          <w:szCs w:val="22"/>
        </w:rPr>
        <w:t xml:space="preserve">, </w:t>
      </w:r>
      <w:ins w:id="297" w:author="TOSHIBA" w:date="2016-03-07T15:50:00Z">
        <w:r w:rsidR="006070FE">
          <w:rPr>
            <w:rFonts w:ascii="Arial" w:hAnsi="Arial" w:cs="Arial"/>
            <w:sz w:val="22"/>
            <w:szCs w:val="22"/>
          </w:rPr>
          <w:t xml:space="preserve">que </w:t>
        </w:r>
      </w:ins>
      <w:del w:id="298" w:author="TOSHIBA" w:date="2016-03-07T15:50:00Z">
        <w:r w:rsidR="00296FFE" w:rsidDel="006070FE">
          <w:rPr>
            <w:rFonts w:ascii="Arial" w:hAnsi="Arial" w:cs="Arial"/>
            <w:sz w:val="22"/>
            <w:szCs w:val="22"/>
          </w:rPr>
          <w:delText>el cual</w:delText>
        </w:r>
        <w:r w:rsidRPr="00087642" w:rsidDel="006070FE">
          <w:rPr>
            <w:rFonts w:ascii="Arial" w:hAnsi="Arial" w:cs="Arial"/>
            <w:sz w:val="22"/>
            <w:szCs w:val="22"/>
          </w:rPr>
          <w:delText xml:space="preserve"> </w:delText>
        </w:r>
      </w:del>
      <w:r w:rsidRPr="00087642">
        <w:rPr>
          <w:rFonts w:ascii="Arial" w:hAnsi="Arial" w:cs="Arial"/>
          <w:sz w:val="22"/>
          <w:szCs w:val="22"/>
        </w:rPr>
        <w:t>desemboca en el Magdalena. Estos valles ocupan una depresión tectónica.</w:t>
      </w:r>
    </w:p>
    <w:p w14:paraId="1E5DBF7C" w14:textId="11810CDD"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En la </w:t>
      </w:r>
      <w:del w:id="299" w:author="TOSHIBA" w:date="2016-03-07T15:50:00Z">
        <w:r w:rsidRPr="00087642" w:rsidDel="006070FE">
          <w:rPr>
            <w:rFonts w:ascii="Arial" w:hAnsi="Arial" w:cs="Arial"/>
            <w:sz w:val="22"/>
            <w:szCs w:val="22"/>
          </w:rPr>
          <w:delText>P</w:delText>
        </w:r>
      </w:del>
      <w:ins w:id="300" w:author="TOSHIBA" w:date="2016-03-07T15:50:00Z">
        <w:r w:rsidR="006070FE">
          <w:rPr>
            <w:rFonts w:ascii="Arial" w:hAnsi="Arial" w:cs="Arial"/>
            <w:sz w:val="22"/>
            <w:szCs w:val="22"/>
          </w:rPr>
          <w:t>p</w:t>
        </w:r>
      </w:ins>
      <w:r w:rsidRPr="00087642">
        <w:rPr>
          <w:rFonts w:ascii="Arial" w:hAnsi="Arial" w:cs="Arial"/>
          <w:sz w:val="22"/>
          <w:szCs w:val="22"/>
        </w:rPr>
        <w:t xml:space="preserve">enínsula de la Guajira se presentan pocas elevaciones aisladas. Las principales elevaciones son: </w:t>
      </w:r>
      <w:r w:rsidRPr="00087642">
        <w:rPr>
          <w:rFonts w:ascii="Arial" w:hAnsi="Arial" w:cs="Arial"/>
          <w:b/>
          <w:sz w:val="22"/>
          <w:szCs w:val="22"/>
        </w:rPr>
        <w:t>Jarara</w:t>
      </w:r>
      <w:r w:rsidRPr="00087642">
        <w:rPr>
          <w:rFonts w:ascii="Arial" w:hAnsi="Arial" w:cs="Arial"/>
          <w:sz w:val="22"/>
          <w:szCs w:val="22"/>
        </w:rPr>
        <w:t xml:space="preserve">, </w:t>
      </w:r>
      <w:r w:rsidRPr="00087642">
        <w:rPr>
          <w:rFonts w:ascii="Arial" w:hAnsi="Arial" w:cs="Arial"/>
          <w:b/>
          <w:sz w:val="22"/>
          <w:szCs w:val="22"/>
        </w:rPr>
        <w:t>Cocinas</w:t>
      </w:r>
      <w:r w:rsidRPr="00087642">
        <w:rPr>
          <w:rFonts w:ascii="Arial" w:hAnsi="Arial" w:cs="Arial"/>
          <w:sz w:val="22"/>
          <w:szCs w:val="22"/>
        </w:rPr>
        <w:t xml:space="preserve"> y la </w:t>
      </w:r>
      <w:del w:id="301" w:author="TOSHIBA" w:date="2016-03-07T15:51:00Z">
        <w:r w:rsidRPr="00087642" w:rsidDel="006070FE">
          <w:rPr>
            <w:rFonts w:ascii="Arial" w:hAnsi="Arial" w:cs="Arial"/>
            <w:b/>
            <w:sz w:val="22"/>
            <w:szCs w:val="22"/>
          </w:rPr>
          <w:delText>S</w:delText>
        </w:r>
      </w:del>
      <w:ins w:id="302" w:author="TOSHIBA" w:date="2016-03-07T15:51:00Z">
        <w:r w:rsidR="006070FE">
          <w:rPr>
            <w:rFonts w:ascii="Arial" w:hAnsi="Arial" w:cs="Arial"/>
            <w:b/>
            <w:sz w:val="22"/>
            <w:szCs w:val="22"/>
          </w:rPr>
          <w:t>s</w:t>
        </w:r>
      </w:ins>
      <w:r w:rsidRPr="00087642">
        <w:rPr>
          <w:rFonts w:ascii="Arial" w:hAnsi="Arial" w:cs="Arial"/>
          <w:b/>
          <w:sz w:val="22"/>
          <w:szCs w:val="22"/>
        </w:rPr>
        <w:t>erranía de Macuira</w:t>
      </w:r>
      <w:r w:rsidR="00296FFE">
        <w:rPr>
          <w:rFonts w:ascii="Arial" w:hAnsi="Arial" w:cs="Arial"/>
          <w:sz w:val="22"/>
          <w:szCs w:val="22"/>
        </w:rPr>
        <w:t>. Estas s</w:t>
      </w:r>
      <w:r w:rsidRPr="00087642">
        <w:rPr>
          <w:rFonts w:ascii="Arial" w:hAnsi="Arial" w:cs="Arial"/>
          <w:sz w:val="22"/>
          <w:szCs w:val="22"/>
        </w:rPr>
        <w:t>on importantes para la región por favorecer un mínimo de precipitaciones.</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32365DA8" w14:textId="77777777" w:rsidTr="00906062">
        <w:tc>
          <w:tcPr>
            <w:tcW w:w="9054" w:type="dxa"/>
            <w:gridSpan w:val="2"/>
            <w:shd w:val="clear" w:color="auto" w:fill="0D0D0D" w:themeFill="text1" w:themeFillTint="F2"/>
          </w:tcPr>
          <w:p w14:paraId="5B1A3516"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BEA4AFA" w14:textId="77777777" w:rsidTr="00906062">
        <w:tc>
          <w:tcPr>
            <w:tcW w:w="2518" w:type="dxa"/>
          </w:tcPr>
          <w:p w14:paraId="41CA136E"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2480D95C"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09</w:t>
            </w:r>
          </w:p>
        </w:tc>
      </w:tr>
      <w:tr w:rsidR="001524C5" w:rsidRPr="00087642" w14:paraId="1519D6B4" w14:textId="77777777" w:rsidTr="00906062">
        <w:tc>
          <w:tcPr>
            <w:tcW w:w="2518" w:type="dxa"/>
          </w:tcPr>
          <w:p w14:paraId="431597F0"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4ED5863F" w14:textId="77777777" w:rsidR="001524C5" w:rsidRPr="00087642" w:rsidRDefault="001524C5" w:rsidP="00906062">
            <w:pPr>
              <w:jc w:val="both"/>
              <w:rPr>
                <w:rFonts w:ascii="Arial" w:hAnsi="Arial" w:cs="Arial"/>
                <w:b/>
                <w:lang w:val="es-ES"/>
              </w:rPr>
            </w:pPr>
            <w:r w:rsidRPr="00087642">
              <w:rPr>
                <w:rFonts w:ascii="Arial" w:hAnsi="Arial" w:cs="Arial"/>
                <w:b/>
                <w:lang w:val="es-ES"/>
              </w:rPr>
              <w:t>Serranía de Macuira</w:t>
            </w:r>
          </w:p>
        </w:tc>
      </w:tr>
      <w:tr w:rsidR="001524C5" w:rsidRPr="00087642" w14:paraId="2C4F3B4C" w14:textId="77777777" w:rsidTr="00906062">
        <w:tc>
          <w:tcPr>
            <w:tcW w:w="2518" w:type="dxa"/>
          </w:tcPr>
          <w:p w14:paraId="7C93AD38"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00365435" w14:textId="77777777" w:rsidR="001524C5" w:rsidRPr="00087642" w:rsidRDefault="00485F03" w:rsidP="00906062">
            <w:pPr>
              <w:jc w:val="both"/>
              <w:rPr>
                <w:rFonts w:ascii="Arial" w:hAnsi="Arial" w:cs="Arial"/>
                <w:noProof/>
                <w:lang w:eastAsia="es-CO"/>
              </w:rPr>
            </w:pPr>
            <w:hyperlink r:id="rId26" w:history="1">
              <w:r w:rsidR="001524C5" w:rsidRPr="00087642">
                <w:rPr>
                  <w:rStyle w:val="Hipervnculo"/>
                  <w:rFonts w:ascii="Arial" w:hAnsi="Arial" w:cs="Arial"/>
                  <w:noProof/>
                  <w:lang w:eastAsia="es-CO"/>
                </w:rPr>
                <w:t>http://www.imeditores.com/banocc/sierras/fotos.php?id=40</w:t>
              </w:r>
            </w:hyperlink>
          </w:p>
          <w:p w14:paraId="7ACC36D8"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lastRenderedPageBreak/>
              <w:drawing>
                <wp:inline distT="0" distB="0" distL="0" distR="0" wp14:anchorId="07E78DD7" wp14:editId="07777777">
                  <wp:extent cx="1825625" cy="1314450"/>
                  <wp:effectExtent l="0" t="0" r="0" b="0"/>
                  <wp:docPr id="59" name="Imagen 59" descr="http://www.imeditores.com/banocc/sierras/display_image.php?src=fotos/450x5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imeditores.com/banocc/sierras/display_image.php?src=fotos/450x500/3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9572" cy="1317292"/>
                          </a:xfrm>
                          <a:prstGeom prst="rect">
                            <a:avLst/>
                          </a:prstGeom>
                          <a:noFill/>
                          <a:ln>
                            <a:noFill/>
                          </a:ln>
                        </pic:spPr>
                      </pic:pic>
                    </a:graphicData>
                  </a:graphic>
                </wp:inline>
              </w:drawing>
            </w:r>
          </w:p>
          <w:p w14:paraId="4660B182" w14:textId="77777777" w:rsidR="001524C5" w:rsidRPr="00087642" w:rsidRDefault="001524C5" w:rsidP="00906062">
            <w:pPr>
              <w:jc w:val="both"/>
              <w:rPr>
                <w:rFonts w:ascii="Arial" w:hAnsi="Arial" w:cs="Arial"/>
                <w:noProof/>
                <w:lang w:eastAsia="es-CO"/>
              </w:rPr>
            </w:pPr>
          </w:p>
        </w:tc>
      </w:tr>
      <w:tr w:rsidR="001524C5" w:rsidRPr="00087642" w14:paraId="68E5E6D6" w14:textId="77777777" w:rsidTr="00906062">
        <w:tc>
          <w:tcPr>
            <w:tcW w:w="2518" w:type="dxa"/>
          </w:tcPr>
          <w:p w14:paraId="66C5E7A3" w14:textId="77777777" w:rsidR="001524C5" w:rsidRPr="00087642" w:rsidRDefault="001524C5" w:rsidP="00906062">
            <w:pPr>
              <w:jc w:val="both"/>
              <w:rPr>
                <w:rFonts w:ascii="Arial" w:hAnsi="Arial" w:cs="Arial"/>
              </w:rPr>
            </w:pPr>
            <w:r w:rsidRPr="00087642">
              <w:rPr>
                <w:rFonts w:ascii="Arial" w:hAnsi="Arial" w:cs="Arial"/>
                <w:b/>
              </w:rPr>
              <w:lastRenderedPageBreak/>
              <w:t>Pie de imagen</w:t>
            </w:r>
          </w:p>
        </w:tc>
        <w:tc>
          <w:tcPr>
            <w:tcW w:w="6536" w:type="dxa"/>
          </w:tcPr>
          <w:p w14:paraId="0E71A41A" w14:textId="413135EF" w:rsidR="001524C5" w:rsidRPr="00087642" w:rsidRDefault="001524C5" w:rsidP="006070FE">
            <w:pPr>
              <w:jc w:val="both"/>
              <w:rPr>
                <w:rFonts w:ascii="Arial" w:hAnsi="Arial" w:cs="Arial"/>
                <w:lang w:val="es-ES_tradnl"/>
              </w:rPr>
            </w:pPr>
            <w:r w:rsidRPr="00087642">
              <w:rPr>
                <w:rFonts w:ascii="Arial" w:hAnsi="Arial" w:cs="Arial"/>
                <w:lang w:val="es-ES_tradnl"/>
              </w:rPr>
              <w:t xml:space="preserve">La </w:t>
            </w:r>
            <w:r w:rsidR="00617DA4" w:rsidRPr="00617DA4">
              <w:rPr>
                <w:rFonts w:ascii="Arial" w:hAnsi="Arial" w:cs="Arial"/>
                <w:b/>
                <w:lang w:val="es-ES_tradnl"/>
              </w:rPr>
              <w:t>s</w:t>
            </w:r>
            <w:r w:rsidRPr="00087642">
              <w:rPr>
                <w:rFonts w:ascii="Arial" w:hAnsi="Arial" w:cs="Arial"/>
                <w:b/>
                <w:lang w:val="es-ES_tradnl"/>
              </w:rPr>
              <w:t>erranía de Macuira</w:t>
            </w:r>
            <w:r w:rsidRPr="00087642">
              <w:rPr>
                <w:rFonts w:ascii="Arial" w:hAnsi="Arial" w:cs="Arial"/>
                <w:lang w:val="es-ES_tradnl"/>
              </w:rPr>
              <w:t xml:space="preserve"> es la más elevada de la </w:t>
            </w:r>
            <w:r w:rsidR="00617DA4">
              <w:rPr>
                <w:rFonts w:ascii="Arial" w:hAnsi="Arial" w:cs="Arial"/>
                <w:b/>
                <w:lang w:val="es-ES_tradnl"/>
              </w:rPr>
              <w:t>p</w:t>
            </w:r>
            <w:r w:rsidRPr="00087642">
              <w:rPr>
                <w:rFonts w:ascii="Arial" w:hAnsi="Arial" w:cs="Arial"/>
                <w:b/>
                <w:lang w:val="es-ES_tradnl"/>
              </w:rPr>
              <w:t>enínsula de la Guajira</w:t>
            </w:r>
            <w:r w:rsidRPr="00087642">
              <w:rPr>
                <w:rFonts w:ascii="Arial" w:hAnsi="Arial" w:cs="Arial"/>
                <w:lang w:val="es-ES_tradnl"/>
              </w:rPr>
              <w:t xml:space="preserve">, con una altura de </w:t>
            </w:r>
            <w:del w:id="303" w:author="TOSHIBA" w:date="2016-03-07T15:51:00Z">
              <w:r w:rsidRPr="00087642" w:rsidDel="006070FE">
                <w:rPr>
                  <w:rFonts w:ascii="Arial" w:hAnsi="Arial" w:cs="Arial"/>
                  <w:lang w:val="es-ES_tradnl"/>
                </w:rPr>
                <w:delText xml:space="preserve">hasta </w:delText>
              </w:r>
            </w:del>
            <w:r w:rsidRPr="00087642">
              <w:rPr>
                <w:rFonts w:ascii="Arial" w:hAnsi="Arial" w:cs="Arial"/>
                <w:lang w:val="es-ES_tradnl"/>
              </w:rPr>
              <w:t>900 m</w:t>
            </w:r>
            <w:del w:id="304" w:author="TOSHIBA" w:date="2016-03-07T15:51:00Z">
              <w:r w:rsidRPr="00087642" w:rsidDel="006070FE">
                <w:rPr>
                  <w:rFonts w:ascii="Arial" w:hAnsi="Arial" w:cs="Arial"/>
                  <w:lang w:val="es-ES_tradnl"/>
                </w:rPr>
                <w:delText>snm</w:delText>
              </w:r>
            </w:del>
            <w:r w:rsidRPr="00087642">
              <w:rPr>
                <w:rFonts w:ascii="Arial" w:hAnsi="Arial" w:cs="Arial"/>
                <w:lang w:val="es-ES_tradnl"/>
              </w:rPr>
              <w:t>.</w:t>
            </w:r>
          </w:p>
        </w:tc>
      </w:tr>
    </w:tbl>
    <w:p w14:paraId="1FDF0235" w14:textId="77777777" w:rsidR="001524C5" w:rsidRPr="00087642" w:rsidRDefault="001524C5" w:rsidP="001524C5">
      <w:pPr>
        <w:pStyle w:val="Prrafodelista"/>
        <w:rPr>
          <w:rFonts w:ascii="Arial" w:hAnsi="Arial" w:cs="Arial"/>
          <w:b/>
        </w:rPr>
      </w:pPr>
    </w:p>
    <w:p w14:paraId="4FE6EE59" w14:textId="4FA7976F" w:rsidR="001524C5" w:rsidRPr="009468A4" w:rsidRDefault="00087642" w:rsidP="009468A4">
      <w:pPr>
        <w:rPr>
          <w:rFonts w:ascii="Arial" w:hAnsi="Arial" w:cs="Arial"/>
          <w:b/>
        </w:rPr>
      </w:pPr>
      <w:r w:rsidRPr="00087642">
        <w:rPr>
          <w:rFonts w:ascii="Arial" w:hAnsi="Arial" w:cs="Arial"/>
          <w:highlight w:val="yellow"/>
        </w:rPr>
        <w:t>[SECCIÓN 3]</w:t>
      </w:r>
      <w:r w:rsidR="008930EE" w:rsidRPr="00087642">
        <w:rPr>
          <w:rFonts w:ascii="Arial" w:hAnsi="Arial" w:cs="Arial"/>
          <w:b/>
        </w:rPr>
        <w:t xml:space="preserve">3.2.2 </w:t>
      </w:r>
      <w:ins w:id="305" w:author="TOSHIBA" w:date="2016-03-08T16:33:00Z">
        <w:r w:rsidR="009F35D2">
          <w:rPr>
            <w:rFonts w:ascii="Arial" w:hAnsi="Arial" w:cs="Arial"/>
            <w:b/>
          </w:rPr>
          <w:t xml:space="preserve">La </w:t>
        </w:r>
      </w:ins>
      <w:del w:id="306" w:author="TOSHIBA" w:date="2016-03-08T16:33:00Z">
        <w:r w:rsidR="001524C5" w:rsidRPr="00087642" w:rsidDel="009F35D2">
          <w:rPr>
            <w:rFonts w:ascii="Arial" w:hAnsi="Arial" w:cs="Arial"/>
            <w:b/>
          </w:rPr>
          <w:delText>L</w:delText>
        </w:r>
      </w:del>
      <w:ins w:id="307" w:author="TOSHIBA" w:date="2016-03-08T16:33:00Z">
        <w:r w:rsidR="009F35D2">
          <w:rPr>
            <w:rFonts w:ascii="Arial" w:hAnsi="Arial" w:cs="Arial"/>
            <w:b/>
          </w:rPr>
          <w:t>l</w:t>
        </w:r>
      </w:ins>
      <w:r w:rsidR="001524C5" w:rsidRPr="00087642">
        <w:rPr>
          <w:rFonts w:ascii="Arial" w:hAnsi="Arial" w:cs="Arial"/>
          <w:b/>
        </w:rPr>
        <w:t>lanura del Pacífico</w:t>
      </w:r>
    </w:p>
    <w:p w14:paraId="0DFB72CC" w14:textId="44C5C678" w:rsidR="00954BEB" w:rsidRPr="00087642" w:rsidRDefault="00D12275" w:rsidP="001524C5">
      <w:pPr>
        <w:tabs>
          <w:tab w:val="left" w:pos="1005"/>
        </w:tabs>
        <w:rPr>
          <w:rFonts w:ascii="Arial" w:hAnsi="Arial" w:cs="Arial"/>
        </w:rPr>
      </w:pPr>
      <w:r w:rsidRPr="00087642">
        <w:rPr>
          <w:rFonts w:ascii="Arial" w:hAnsi="Arial" w:cs="Arial"/>
        </w:rPr>
        <w:t xml:space="preserve">La </w:t>
      </w:r>
      <w:del w:id="308" w:author="TOSHIBA" w:date="2016-03-08T16:33:00Z">
        <w:r w:rsidRPr="00087642" w:rsidDel="009F35D2">
          <w:rPr>
            <w:rFonts w:ascii="Arial" w:hAnsi="Arial" w:cs="Arial"/>
            <w:b/>
          </w:rPr>
          <w:delText>L</w:delText>
        </w:r>
      </w:del>
      <w:ins w:id="309" w:author="TOSHIBA" w:date="2016-03-08T16:34:00Z">
        <w:r w:rsidR="009F35D2">
          <w:rPr>
            <w:rFonts w:ascii="Arial" w:hAnsi="Arial" w:cs="Arial"/>
            <w:b/>
          </w:rPr>
          <w:t>l</w:t>
        </w:r>
      </w:ins>
      <w:r w:rsidRPr="00087642">
        <w:rPr>
          <w:rFonts w:ascii="Arial" w:hAnsi="Arial" w:cs="Arial"/>
          <w:b/>
        </w:rPr>
        <w:t xml:space="preserve">lanura del Pacífico </w:t>
      </w:r>
      <w:r w:rsidRPr="00087642">
        <w:rPr>
          <w:rFonts w:ascii="Arial" w:hAnsi="Arial" w:cs="Arial"/>
        </w:rPr>
        <w:t>se extiende desde el suroccidente hasta el noroccidente del país</w:t>
      </w:r>
      <w:r w:rsidR="009468A4">
        <w:rPr>
          <w:rFonts w:ascii="Arial" w:hAnsi="Arial" w:cs="Arial"/>
        </w:rPr>
        <w:t xml:space="preserve"> y</w:t>
      </w:r>
      <w:r w:rsidRPr="00087642">
        <w:rPr>
          <w:rFonts w:ascii="Arial" w:hAnsi="Arial" w:cs="Arial"/>
        </w:rPr>
        <w:t xml:space="preserve"> al occidente</w:t>
      </w:r>
      <w:r w:rsidR="00954BEB" w:rsidRPr="00087642">
        <w:rPr>
          <w:rFonts w:ascii="Arial" w:hAnsi="Arial" w:cs="Arial"/>
        </w:rPr>
        <w:t xml:space="preserve"> de la cordillera Occidental, interpuesta entre la cordillera Occidental al oriente y la </w:t>
      </w:r>
      <w:del w:id="310" w:author="TOSHIBA" w:date="2016-03-07T15:52:00Z">
        <w:r w:rsidR="00954BEB" w:rsidRPr="00087642" w:rsidDel="006070FE">
          <w:rPr>
            <w:rFonts w:ascii="Arial" w:hAnsi="Arial" w:cs="Arial"/>
          </w:rPr>
          <w:delText>S</w:delText>
        </w:r>
      </w:del>
      <w:ins w:id="311" w:author="TOSHIBA" w:date="2016-03-07T15:52:00Z">
        <w:r w:rsidR="006070FE">
          <w:rPr>
            <w:rFonts w:ascii="Arial" w:hAnsi="Arial" w:cs="Arial"/>
          </w:rPr>
          <w:t>s</w:t>
        </w:r>
      </w:ins>
      <w:r w:rsidR="00954BEB" w:rsidRPr="00087642">
        <w:rPr>
          <w:rFonts w:ascii="Arial" w:hAnsi="Arial" w:cs="Arial"/>
        </w:rPr>
        <w:t xml:space="preserve">erranía del Darién (frontera con Panamá) y la </w:t>
      </w:r>
      <w:del w:id="312" w:author="TOSHIBA" w:date="2016-03-07T15:52:00Z">
        <w:r w:rsidR="00954BEB" w:rsidRPr="00087642" w:rsidDel="006070FE">
          <w:rPr>
            <w:rFonts w:ascii="Arial" w:hAnsi="Arial" w:cs="Arial"/>
          </w:rPr>
          <w:delText>S</w:delText>
        </w:r>
      </w:del>
      <w:ins w:id="313" w:author="TOSHIBA" w:date="2016-03-07T15:52:00Z">
        <w:r w:rsidR="006070FE">
          <w:rPr>
            <w:rFonts w:ascii="Arial" w:hAnsi="Arial" w:cs="Arial"/>
          </w:rPr>
          <w:t>s</w:t>
        </w:r>
      </w:ins>
      <w:r w:rsidR="00954BEB" w:rsidRPr="00087642">
        <w:rPr>
          <w:rFonts w:ascii="Arial" w:hAnsi="Arial" w:cs="Arial"/>
        </w:rPr>
        <w:t xml:space="preserve">erranía del Baudó. </w:t>
      </w:r>
      <w:r w:rsidRPr="00087642">
        <w:rPr>
          <w:rFonts w:ascii="Arial" w:hAnsi="Arial" w:cs="Arial"/>
        </w:rPr>
        <w:t>Es una franja relativamente</w:t>
      </w:r>
      <w:r w:rsidR="009468A4">
        <w:rPr>
          <w:rFonts w:ascii="Arial" w:hAnsi="Arial" w:cs="Arial"/>
        </w:rPr>
        <w:t xml:space="preserve"> angosta de unos 50 </w:t>
      </w:r>
      <w:r w:rsidR="00617DA4">
        <w:rPr>
          <w:rFonts w:ascii="Arial" w:hAnsi="Arial" w:cs="Arial"/>
        </w:rPr>
        <w:t>k</w:t>
      </w:r>
      <w:r w:rsidR="009468A4">
        <w:rPr>
          <w:rFonts w:ascii="Arial" w:hAnsi="Arial" w:cs="Arial"/>
        </w:rPr>
        <w:t>m</w:t>
      </w:r>
      <w:r w:rsidR="009468A4" w:rsidRPr="00617DA4">
        <w:rPr>
          <w:rFonts w:ascii="Arial" w:hAnsi="Arial" w:cs="Arial"/>
          <w:vertAlign w:val="superscript"/>
        </w:rPr>
        <w:t>2</w:t>
      </w:r>
      <w:r w:rsidRPr="00087642">
        <w:rPr>
          <w:rFonts w:ascii="Arial" w:hAnsi="Arial" w:cs="Arial"/>
        </w:rPr>
        <w:t xml:space="preserve">. </w:t>
      </w:r>
      <w:r w:rsidR="009468A4">
        <w:rPr>
          <w:rFonts w:ascii="Arial" w:hAnsi="Arial" w:cs="Arial"/>
        </w:rPr>
        <w:t>Su suelo es d</w:t>
      </w:r>
      <w:r w:rsidR="00954BEB" w:rsidRPr="00087642">
        <w:rPr>
          <w:rFonts w:ascii="Arial" w:hAnsi="Arial" w:cs="Arial"/>
        </w:rPr>
        <w:t>e formación sedimentaria de o</w:t>
      </w:r>
      <w:r w:rsidR="009468A4">
        <w:rPr>
          <w:rFonts w:ascii="Arial" w:hAnsi="Arial" w:cs="Arial"/>
        </w:rPr>
        <w:t>rigen marino y fluvial, cubierto</w:t>
      </w:r>
      <w:r w:rsidR="00954BEB" w:rsidRPr="00087642">
        <w:rPr>
          <w:rFonts w:ascii="Arial" w:hAnsi="Arial" w:cs="Arial"/>
        </w:rPr>
        <w:t xml:space="preserve"> por una capa vegetal copiosa (selvática) producto de las altas temperaturas y abundantes precipitaciones.</w:t>
      </w:r>
    </w:p>
    <w:tbl>
      <w:tblPr>
        <w:tblStyle w:val="Tablaconcuadrcula"/>
        <w:tblW w:w="9054" w:type="dxa"/>
        <w:tblLayout w:type="fixed"/>
        <w:tblLook w:val="04A0" w:firstRow="1" w:lastRow="0" w:firstColumn="1" w:lastColumn="0" w:noHBand="0" w:noVBand="1"/>
      </w:tblPr>
      <w:tblGrid>
        <w:gridCol w:w="2518"/>
        <w:gridCol w:w="6536"/>
      </w:tblGrid>
      <w:tr w:rsidR="00FF154D" w:rsidRPr="00087642" w14:paraId="7E152E14" w14:textId="77777777" w:rsidTr="00932B2F">
        <w:tc>
          <w:tcPr>
            <w:tcW w:w="9054" w:type="dxa"/>
            <w:gridSpan w:val="2"/>
            <w:shd w:val="clear" w:color="auto" w:fill="0D0D0D" w:themeFill="text1" w:themeFillTint="F2"/>
          </w:tcPr>
          <w:p w14:paraId="7FD09CCB" w14:textId="77777777" w:rsidR="00FF154D" w:rsidRPr="00087642" w:rsidRDefault="00FF154D" w:rsidP="00932B2F">
            <w:pPr>
              <w:jc w:val="center"/>
              <w:rPr>
                <w:rFonts w:ascii="Arial" w:hAnsi="Arial" w:cs="Arial"/>
                <w:b/>
              </w:rPr>
            </w:pPr>
            <w:r w:rsidRPr="00087642">
              <w:rPr>
                <w:rFonts w:ascii="Arial" w:hAnsi="Arial" w:cs="Arial"/>
                <w:b/>
              </w:rPr>
              <w:t>Imagen (fotografía, gráfica o ilustración)</w:t>
            </w:r>
          </w:p>
        </w:tc>
      </w:tr>
      <w:tr w:rsidR="00FF154D" w:rsidRPr="00087642" w14:paraId="3A5D1A8E" w14:textId="77777777" w:rsidTr="00932B2F">
        <w:tc>
          <w:tcPr>
            <w:tcW w:w="2518" w:type="dxa"/>
          </w:tcPr>
          <w:p w14:paraId="7D45F92C" w14:textId="77777777" w:rsidR="00FF154D" w:rsidRPr="00087642" w:rsidRDefault="00FF154D" w:rsidP="00932B2F">
            <w:pPr>
              <w:jc w:val="both"/>
              <w:rPr>
                <w:rFonts w:ascii="Arial" w:hAnsi="Arial" w:cs="Arial"/>
                <w:b/>
              </w:rPr>
            </w:pPr>
            <w:r w:rsidRPr="00087642">
              <w:rPr>
                <w:rFonts w:ascii="Arial" w:hAnsi="Arial" w:cs="Arial"/>
                <w:b/>
              </w:rPr>
              <w:t>Código</w:t>
            </w:r>
          </w:p>
        </w:tc>
        <w:tc>
          <w:tcPr>
            <w:tcW w:w="6536" w:type="dxa"/>
          </w:tcPr>
          <w:p w14:paraId="3B3E427E" w14:textId="14015540" w:rsidR="00FF154D" w:rsidRPr="00087642" w:rsidRDefault="00FF154D" w:rsidP="00BE1A92">
            <w:pPr>
              <w:jc w:val="both"/>
              <w:rPr>
                <w:rFonts w:ascii="Arial" w:hAnsi="Arial" w:cs="Arial"/>
                <w:b/>
              </w:rPr>
            </w:pPr>
            <w:r w:rsidRPr="00087642">
              <w:rPr>
                <w:rFonts w:ascii="Arial" w:hAnsi="Arial" w:cs="Arial"/>
              </w:rPr>
              <w:t>CS_07_08_</w:t>
            </w:r>
            <w:r w:rsidR="009166BC">
              <w:rPr>
                <w:rFonts w:ascii="Arial" w:hAnsi="Arial" w:cs="Arial"/>
              </w:rPr>
              <w:t>CO</w:t>
            </w:r>
            <w:del w:id="314" w:author="TOSHIBA" w:date="2016-03-08T16:39:00Z">
              <w:r w:rsidR="009166BC" w:rsidDel="00BE1A92">
                <w:rPr>
                  <w:rFonts w:ascii="Arial" w:hAnsi="Arial" w:cs="Arial"/>
                </w:rPr>
                <w:delText xml:space="preserve"> </w:delText>
              </w:r>
            </w:del>
            <w:r w:rsidRPr="00087642">
              <w:rPr>
                <w:rFonts w:ascii="Arial" w:hAnsi="Arial" w:cs="Arial"/>
                <w:lang w:val="en-US"/>
              </w:rPr>
              <w:t>IMG</w:t>
            </w:r>
            <w:r w:rsidR="009166BC">
              <w:rPr>
                <w:rFonts w:ascii="Arial" w:hAnsi="Arial" w:cs="Arial"/>
                <w:lang w:val="en-US"/>
              </w:rPr>
              <w:t>10</w:t>
            </w:r>
          </w:p>
        </w:tc>
      </w:tr>
      <w:tr w:rsidR="00FF154D" w:rsidRPr="00087642" w14:paraId="55CDA397" w14:textId="77777777" w:rsidTr="00932B2F">
        <w:tc>
          <w:tcPr>
            <w:tcW w:w="2518" w:type="dxa"/>
          </w:tcPr>
          <w:p w14:paraId="74225939" w14:textId="77777777" w:rsidR="00FF154D" w:rsidRPr="00087642" w:rsidRDefault="00FF154D" w:rsidP="00932B2F">
            <w:pPr>
              <w:jc w:val="both"/>
              <w:rPr>
                <w:rFonts w:ascii="Arial" w:hAnsi="Arial" w:cs="Arial"/>
              </w:rPr>
            </w:pPr>
            <w:r w:rsidRPr="00087642">
              <w:rPr>
                <w:rFonts w:ascii="Arial" w:hAnsi="Arial" w:cs="Arial"/>
                <w:b/>
              </w:rPr>
              <w:t>Descripción</w:t>
            </w:r>
          </w:p>
        </w:tc>
        <w:tc>
          <w:tcPr>
            <w:tcW w:w="6536" w:type="dxa"/>
          </w:tcPr>
          <w:p w14:paraId="3EC9831E" w14:textId="77777777" w:rsidR="00FF154D" w:rsidRPr="00087642" w:rsidRDefault="00FF154D" w:rsidP="00932B2F">
            <w:pPr>
              <w:jc w:val="both"/>
              <w:rPr>
                <w:rFonts w:ascii="Arial" w:hAnsi="Arial" w:cs="Arial"/>
                <w:b/>
                <w:lang w:val="es-ES"/>
              </w:rPr>
            </w:pPr>
            <w:r w:rsidRPr="00087642">
              <w:rPr>
                <w:rFonts w:ascii="Arial" w:hAnsi="Arial" w:cs="Arial"/>
                <w:b/>
                <w:lang w:val="es-ES"/>
              </w:rPr>
              <w:t>Costa Pacífica</w:t>
            </w:r>
          </w:p>
        </w:tc>
      </w:tr>
      <w:tr w:rsidR="00FF154D" w:rsidRPr="00087642" w14:paraId="5C6DD0D8" w14:textId="77777777" w:rsidTr="00932B2F">
        <w:tc>
          <w:tcPr>
            <w:tcW w:w="2518" w:type="dxa"/>
          </w:tcPr>
          <w:p w14:paraId="5B157CFD" w14:textId="77777777" w:rsidR="00FF154D" w:rsidRPr="00087642" w:rsidRDefault="00FF154D" w:rsidP="00932B2F">
            <w:pPr>
              <w:jc w:val="both"/>
              <w:rPr>
                <w:rFonts w:ascii="Arial" w:hAnsi="Arial" w:cs="Arial"/>
              </w:rPr>
            </w:pPr>
            <w:r w:rsidRPr="00087642">
              <w:rPr>
                <w:rFonts w:ascii="Arial" w:hAnsi="Arial" w:cs="Arial"/>
                <w:b/>
              </w:rPr>
              <w:t>Código Shutterstock (o URL o la ruta en AulaPlaneta)</w:t>
            </w:r>
          </w:p>
        </w:tc>
        <w:tc>
          <w:tcPr>
            <w:tcW w:w="6536" w:type="dxa"/>
          </w:tcPr>
          <w:p w14:paraId="1590849D" w14:textId="77777777" w:rsidR="00FF154D" w:rsidRPr="00087642" w:rsidRDefault="00FF154D" w:rsidP="00932B2F">
            <w:pPr>
              <w:jc w:val="both"/>
              <w:rPr>
                <w:rFonts w:ascii="Arial" w:hAnsi="Arial" w:cs="Arial"/>
                <w:noProof/>
                <w:lang w:val="es-CO" w:eastAsia="es-CO"/>
              </w:rPr>
            </w:pPr>
          </w:p>
          <w:p w14:paraId="01E1D1E5" w14:textId="77777777" w:rsidR="00FF154D" w:rsidRPr="00087642" w:rsidRDefault="00FF154D" w:rsidP="00932B2F">
            <w:pPr>
              <w:jc w:val="both"/>
              <w:rPr>
                <w:rFonts w:ascii="Arial" w:hAnsi="Arial" w:cs="Arial"/>
                <w:noProof/>
                <w:lang w:eastAsia="es-ES_tradnl"/>
              </w:rPr>
            </w:pPr>
            <w:r w:rsidRPr="00087642">
              <w:rPr>
                <w:rFonts w:ascii="Arial" w:hAnsi="Arial" w:cs="Arial"/>
                <w:noProof/>
                <w:lang w:eastAsia="es-CO"/>
              </w:rPr>
              <w:drawing>
                <wp:inline distT="0" distB="0" distL="0" distR="0" wp14:anchorId="6B4869AA" wp14:editId="07777777">
                  <wp:extent cx="1200150" cy="1879857"/>
                  <wp:effectExtent l="0" t="0" r="0" b="635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jpg"/>
                          <pic:cNvPicPr/>
                        </pic:nvPicPr>
                        <pic:blipFill rotWithShape="1">
                          <a:blip r:embed="rId28" cstate="print">
                            <a:extLst>
                              <a:ext uri="{28A0092B-C50C-407E-A947-70E740481C1C}">
                                <a14:useLocalDpi xmlns:a14="http://schemas.microsoft.com/office/drawing/2010/main" val="0"/>
                              </a:ext>
                            </a:extLst>
                          </a:blip>
                          <a:srcRect t="3741" b="8155"/>
                          <a:stretch/>
                        </pic:blipFill>
                        <pic:spPr bwMode="auto">
                          <a:xfrm>
                            <a:off x="0" y="0"/>
                            <a:ext cx="1204985" cy="1887431"/>
                          </a:xfrm>
                          <a:prstGeom prst="rect">
                            <a:avLst/>
                          </a:prstGeom>
                          <a:ln>
                            <a:noFill/>
                          </a:ln>
                          <a:extLst>
                            <a:ext uri="{53640926-AAD7-44D8-BBD7-CCE9431645EC}">
                              <a14:shadowObscured xmlns:a14="http://schemas.microsoft.com/office/drawing/2010/main"/>
                            </a:ext>
                          </a:extLst>
                        </pic:spPr>
                      </pic:pic>
                    </a:graphicData>
                  </a:graphic>
                </wp:inline>
              </w:drawing>
            </w:r>
          </w:p>
          <w:p w14:paraId="7413B688" w14:textId="77777777" w:rsidR="00FF154D" w:rsidRPr="00087642" w:rsidRDefault="00FF154D" w:rsidP="00932B2F">
            <w:pPr>
              <w:jc w:val="both"/>
              <w:rPr>
                <w:rFonts w:ascii="Arial" w:hAnsi="Arial" w:cs="Arial"/>
                <w:noProof/>
                <w:lang w:eastAsia="es-ES_tradnl"/>
              </w:rPr>
            </w:pPr>
          </w:p>
          <w:p w14:paraId="44569ED9" w14:textId="77777777" w:rsidR="00FF154D" w:rsidRPr="00087642" w:rsidRDefault="00FF154D" w:rsidP="00932B2F">
            <w:pPr>
              <w:jc w:val="both"/>
              <w:rPr>
                <w:rFonts w:ascii="Arial" w:hAnsi="Arial" w:cs="Arial"/>
                <w:noProof/>
                <w:color w:val="FF0000"/>
                <w:lang w:eastAsia="es-ES_tradnl"/>
              </w:rPr>
            </w:pPr>
            <w:r w:rsidRPr="00087642">
              <w:rPr>
                <w:rFonts w:ascii="Arial" w:hAnsi="Arial" w:cs="Arial"/>
                <w:noProof/>
                <w:color w:val="FF0000"/>
                <w:lang w:eastAsia="es-ES_tradnl"/>
              </w:rPr>
              <w:t>Solicito diagramar la imagen indicando los sectores con un color distinto y algunos accidentes costeros. Eliminar los textos que aparecen.</w:t>
            </w:r>
          </w:p>
        </w:tc>
      </w:tr>
      <w:tr w:rsidR="00FF154D" w:rsidRPr="00087642" w14:paraId="6804476D" w14:textId="77777777" w:rsidTr="00932B2F">
        <w:tc>
          <w:tcPr>
            <w:tcW w:w="2518" w:type="dxa"/>
          </w:tcPr>
          <w:p w14:paraId="6E7F8ABD" w14:textId="77777777" w:rsidR="00FF154D" w:rsidRPr="00087642" w:rsidRDefault="00FF154D" w:rsidP="00932B2F">
            <w:pPr>
              <w:jc w:val="both"/>
              <w:rPr>
                <w:rFonts w:ascii="Arial" w:hAnsi="Arial" w:cs="Arial"/>
              </w:rPr>
            </w:pPr>
            <w:r w:rsidRPr="00087642">
              <w:rPr>
                <w:rFonts w:ascii="Arial" w:hAnsi="Arial" w:cs="Arial"/>
                <w:b/>
              </w:rPr>
              <w:t>Pie de imagen</w:t>
            </w:r>
          </w:p>
        </w:tc>
        <w:tc>
          <w:tcPr>
            <w:tcW w:w="6536" w:type="dxa"/>
          </w:tcPr>
          <w:p w14:paraId="146318EC" w14:textId="4963C03E" w:rsidR="00FF154D" w:rsidRPr="00087642" w:rsidRDefault="00FF154D" w:rsidP="00BE1A92">
            <w:pPr>
              <w:jc w:val="both"/>
              <w:rPr>
                <w:rFonts w:ascii="Arial" w:hAnsi="Arial" w:cs="Arial"/>
              </w:rPr>
            </w:pPr>
            <w:r w:rsidRPr="00087642">
              <w:rPr>
                <w:rFonts w:ascii="Arial" w:hAnsi="Arial" w:cs="Arial"/>
              </w:rPr>
              <w:t xml:space="preserve">Ilustración de la costa </w:t>
            </w:r>
            <w:ins w:id="315" w:author="TOSHIBA" w:date="2016-03-08T16:41:00Z">
              <w:r w:rsidR="00BE1A92">
                <w:rPr>
                  <w:rFonts w:ascii="Arial" w:hAnsi="Arial" w:cs="Arial"/>
                </w:rPr>
                <w:t xml:space="preserve">del </w:t>
              </w:r>
            </w:ins>
            <w:r w:rsidRPr="00087642">
              <w:rPr>
                <w:rFonts w:ascii="Arial" w:hAnsi="Arial" w:cs="Arial"/>
              </w:rPr>
              <w:t>Pacífic</w:t>
            </w:r>
            <w:ins w:id="316" w:author="TOSHIBA" w:date="2016-03-08T16:41:00Z">
              <w:r w:rsidR="00BE1A92">
                <w:rPr>
                  <w:rFonts w:ascii="Arial" w:hAnsi="Arial" w:cs="Arial"/>
                </w:rPr>
                <w:t>o</w:t>
              </w:r>
            </w:ins>
            <w:del w:id="317" w:author="TOSHIBA" w:date="2016-03-08T16:41:00Z">
              <w:r w:rsidRPr="00087642" w:rsidDel="00BE1A92">
                <w:rPr>
                  <w:rFonts w:ascii="Arial" w:hAnsi="Arial" w:cs="Arial"/>
                </w:rPr>
                <w:delText>a</w:delText>
              </w:r>
            </w:del>
            <w:ins w:id="318" w:author="TOSHIBA" w:date="2016-03-08T16:41:00Z">
              <w:r w:rsidR="00BE1A92">
                <w:rPr>
                  <w:rFonts w:ascii="Arial" w:hAnsi="Arial" w:cs="Arial"/>
                </w:rPr>
                <w:t xml:space="preserve"> colombiano</w:t>
              </w:r>
            </w:ins>
            <w:r w:rsidRPr="00087642">
              <w:rPr>
                <w:rFonts w:ascii="Arial" w:hAnsi="Arial" w:cs="Arial"/>
              </w:rPr>
              <w:t>.</w:t>
            </w:r>
          </w:p>
        </w:tc>
      </w:tr>
    </w:tbl>
    <w:p w14:paraId="76B1611F" w14:textId="77777777" w:rsidR="00FF154D" w:rsidRPr="00087642" w:rsidRDefault="00FF154D" w:rsidP="001524C5">
      <w:pPr>
        <w:tabs>
          <w:tab w:val="left" w:pos="1005"/>
        </w:tabs>
        <w:rPr>
          <w:rFonts w:ascii="Arial" w:hAnsi="Arial" w:cs="Arial"/>
        </w:rPr>
      </w:pPr>
    </w:p>
    <w:p w14:paraId="04850E34" w14:textId="77777777" w:rsidR="001524C5" w:rsidRPr="00087642" w:rsidRDefault="00D12275" w:rsidP="001524C5">
      <w:pPr>
        <w:tabs>
          <w:tab w:val="left" w:pos="1005"/>
        </w:tabs>
        <w:rPr>
          <w:rFonts w:ascii="Arial" w:hAnsi="Arial" w:cs="Arial"/>
          <w:b/>
        </w:rPr>
      </w:pPr>
      <w:r w:rsidRPr="00087642">
        <w:rPr>
          <w:rFonts w:ascii="Arial" w:hAnsi="Arial" w:cs="Arial"/>
        </w:rPr>
        <w:t xml:space="preserve">En la parte septentrional se halla la planicie de los valles de los ríos </w:t>
      </w:r>
      <w:r w:rsidRPr="00087642">
        <w:rPr>
          <w:rFonts w:ascii="Arial" w:hAnsi="Arial" w:cs="Arial"/>
          <w:b/>
        </w:rPr>
        <w:t>Atrato</w:t>
      </w:r>
      <w:r w:rsidRPr="00087642">
        <w:rPr>
          <w:rFonts w:ascii="Arial" w:hAnsi="Arial" w:cs="Arial"/>
        </w:rPr>
        <w:t xml:space="preserve"> y </w:t>
      </w:r>
      <w:r w:rsidRPr="00087642">
        <w:rPr>
          <w:rFonts w:ascii="Arial" w:hAnsi="Arial" w:cs="Arial"/>
          <w:b/>
        </w:rPr>
        <w:t>León</w:t>
      </w:r>
      <w:r w:rsidRPr="00087642">
        <w:rPr>
          <w:rFonts w:ascii="Arial" w:hAnsi="Arial" w:cs="Arial"/>
        </w:rPr>
        <w:t>, en los departamentos de Antioquia y Chocó. Esta planicie drena hacia el mar Caribe.</w:t>
      </w:r>
    </w:p>
    <w:p w14:paraId="5C65AA02" w14:textId="5CFA96D4" w:rsidR="001524C5" w:rsidRPr="00087642" w:rsidRDefault="001524C5" w:rsidP="001524C5">
      <w:pPr>
        <w:spacing w:before="100" w:beforeAutospacing="1" w:after="100" w:afterAutospacing="1"/>
        <w:jc w:val="both"/>
        <w:rPr>
          <w:rFonts w:ascii="Arial" w:hAnsi="Arial" w:cs="Arial"/>
        </w:rPr>
      </w:pPr>
      <w:r w:rsidRPr="00087642">
        <w:rPr>
          <w:rFonts w:ascii="Arial" w:hAnsi="Arial" w:cs="Arial"/>
        </w:rPr>
        <w:t xml:space="preserve">La </w:t>
      </w:r>
      <w:r w:rsidR="00954BEB" w:rsidRPr="00087642">
        <w:rPr>
          <w:rFonts w:ascii="Arial" w:hAnsi="Arial" w:cs="Arial"/>
        </w:rPr>
        <w:t xml:space="preserve">llanura está enmarcada por la </w:t>
      </w:r>
      <w:r w:rsidRPr="00087642">
        <w:rPr>
          <w:rFonts w:ascii="Arial" w:hAnsi="Arial" w:cs="Arial"/>
        </w:rPr>
        <w:t>costa del Pacífico</w:t>
      </w:r>
      <w:ins w:id="319" w:author="TOSHIBA" w:date="2016-03-07T15:53:00Z">
        <w:r w:rsidR="006070FE">
          <w:rPr>
            <w:rFonts w:ascii="Arial" w:hAnsi="Arial" w:cs="Arial"/>
          </w:rPr>
          <w:t>,</w:t>
        </w:r>
      </w:ins>
      <w:r w:rsidRPr="00087642">
        <w:rPr>
          <w:rFonts w:ascii="Arial" w:hAnsi="Arial" w:cs="Arial"/>
        </w:rPr>
        <w:t xml:space="preserve"> </w:t>
      </w:r>
      <w:r w:rsidR="00954BEB" w:rsidRPr="00087642">
        <w:rPr>
          <w:rFonts w:ascii="Arial" w:hAnsi="Arial" w:cs="Arial"/>
        </w:rPr>
        <w:t>que</w:t>
      </w:r>
      <w:r w:rsidR="00106C18">
        <w:rPr>
          <w:rFonts w:ascii="Arial" w:hAnsi="Arial" w:cs="Arial"/>
        </w:rPr>
        <w:t xml:space="preserve"> </w:t>
      </w:r>
      <w:r w:rsidRPr="00087642">
        <w:rPr>
          <w:rFonts w:ascii="Arial" w:hAnsi="Arial" w:cs="Arial"/>
        </w:rPr>
        <w:t>tiene una longitud de 1300 km. Se extiende desde el límite con Panamá, cerca de punta Ardita, hasta la desembocadura del río Mataje, en la bahía de Ancón de Sardinas</w:t>
      </w:r>
      <w:r w:rsidR="00954BEB" w:rsidRPr="00087642">
        <w:rPr>
          <w:rFonts w:ascii="Arial" w:hAnsi="Arial" w:cs="Arial"/>
        </w:rPr>
        <w:t xml:space="preserve">, </w:t>
      </w:r>
      <w:r w:rsidR="009468A4">
        <w:rPr>
          <w:rFonts w:ascii="Arial" w:hAnsi="Arial" w:cs="Arial"/>
        </w:rPr>
        <w:t xml:space="preserve">ubicada </w:t>
      </w:r>
      <w:r w:rsidR="00954BEB" w:rsidRPr="00087642">
        <w:rPr>
          <w:rFonts w:ascii="Arial" w:hAnsi="Arial" w:cs="Arial"/>
        </w:rPr>
        <w:t>en el departamento de Nariño</w:t>
      </w:r>
      <w:r w:rsidRPr="00087642">
        <w:rPr>
          <w:rFonts w:ascii="Arial" w:hAnsi="Arial" w:cs="Arial"/>
        </w:rPr>
        <w:t xml:space="preserve">. </w:t>
      </w:r>
      <w:ins w:id="320" w:author="TOSHIBA" w:date="2016-03-07T15:54:00Z">
        <w:r w:rsidR="006070FE">
          <w:rPr>
            <w:rFonts w:ascii="Arial" w:hAnsi="Arial" w:cs="Arial"/>
          </w:rPr>
          <w:lastRenderedPageBreak/>
          <w:t xml:space="preserve">En esta costa </w:t>
        </w:r>
      </w:ins>
      <w:del w:id="321" w:author="TOSHIBA" w:date="2016-03-07T15:54:00Z">
        <w:r w:rsidRPr="00087642" w:rsidDel="006070FE">
          <w:rPr>
            <w:rFonts w:ascii="Arial" w:hAnsi="Arial" w:cs="Arial"/>
          </w:rPr>
          <w:delText>S</w:delText>
        </w:r>
      </w:del>
      <w:ins w:id="322" w:author="TOSHIBA" w:date="2016-03-07T15:54:00Z">
        <w:r w:rsidR="006070FE">
          <w:rPr>
            <w:rFonts w:ascii="Arial" w:hAnsi="Arial" w:cs="Arial"/>
          </w:rPr>
          <w:t>s</w:t>
        </w:r>
      </w:ins>
      <w:r w:rsidRPr="00087642">
        <w:rPr>
          <w:rFonts w:ascii="Arial" w:hAnsi="Arial" w:cs="Arial"/>
        </w:rPr>
        <w:t>e encuentran</w:t>
      </w:r>
      <w:r w:rsidR="009468A4">
        <w:rPr>
          <w:rFonts w:ascii="Arial" w:hAnsi="Arial" w:cs="Arial"/>
        </w:rPr>
        <w:t xml:space="preserve"> </w:t>
      </w:r>
      <w:del w:id="323" w:author="TOSHIBA" w:date="2016-03-07T15:54:00Z">
        <w:r w:rsidR="009468A4" w:rsidDel="006070FE">
          <w:rPr>
            <w:rFonts w:ascii="Arial" w:hAnsi="Arial" w:cs="Arial"/>
          </w:rPr>
          <w:delText>allí</w:delText>
        </w:r>
        <w:r w:rsidRPr="00087642" w:rsidDel="006070FE">
          <w:rPr>
            <w:rFonts w:ascii="Arial" w:hAnsi="Arial" w:cs="Arial"/>
          </w:rPr>
          <w:delText xml:space="preserve"> </w:delText>
        </w:r>
      </w:del>
      <w:r w:rsidRPr="00087642">
        <w:rPr>
          <w:rFonts w:ascii="Arial" w:hAnsi="Arial" w:cs="Arial"/>
        </w:rPr>
        <w:t>los depar</w:t>
      </w:r>
      <w:r w:rsidR="009468A4">
        <w:rPr>
          <w:rFonts w:ascii="Arial" w:hAnsi="Arial" w:cs="Arial"/>
        </w:rPr>
        <w:t>tamentos del Chocó, Valle del C</w:t>
      </w:r>
      <w:r w:rsidRPr="00087642">
        <w:rPr>
          <w:rFonts w:ascii="Arial" w:hAnsi="Arial" w:cs="Arial"/>
        </w:rPr>
        <w:t>a</w:t>
      </w:r>
      <w:r w:rsidR="009468A4">
        <w:rPr>
          <w:rFonts w:ascii="Arial" w:hAnsi="Arial" w:cs="Arial"/>
        </w:rPr>
        <w:t>u</w:t>
      </w:r>
      <w:r w:rsidRPr="00087642">
        <w:rPr>
          <w:rFonts w:ascii="Arial" w:hAnsi="Arial" w:cs="Arial"/>
        </w:rPr>
        <w:t>ca, Cauca y Nariño.</w:t>
      </w:r>
    </w:p>
    <w:tbl>
      <w:tblPr>
        <w:tblStyle w:val="Tablaconcuadrcula"/>
        <w:tblW w:w="0" w:type="auto"/>
        <w:shd w:val="clear" w:color="auto" w:fill="BDD6EE" w:themeFill="accent1" w:themeFillTint="66"/>
        <w:tblLook w:val="04A0" w:firstRow="1" w:lastRow="0" w:firstColumn="1" w:lastColumn="0" w:noHBand="0" w:noVBand="1"/>
      </w:tblPr>
      <w:tblGrid>
        <w:gridCol w:w="2518"/>
        <w:gridCol w:w="6460"/>
      </w:tblGrid>
      <w:tr w:rsidR="00954BEB" w:rsidRPr="00087642" w14:paraId="109B6ED7" w14:textId="77777777" w:rsidTr="00FF154D">
        <w:tc>
          <w:tcPr>
            <w:tcW w:w="8978" w:type="dxa"/>
            <w:gridSpan w:val="2"/>
            <w:shd w:val="clear" w:color="auto" w:fill="BDD6EE" w:themeFill="accent1" w:themeFillTint="66"/>
          </w:tcPr>
          <w:p w14:paraId="3AB06322" w14:textId="77777777" w:rsidR="00954BEB" w:rsidRPr="00087642" w:rsidRDefault="00954BEB" w:rsidP="00932B2F">
            <w:pPr>
              <w:jc w:val="center"/>
              <w:rPr>
                <w:rFonts w:ascii="Arial" w:hAnsi="Arial" w:cs="Arial"/>
                <w:b/>
                <w:color w:val="FFFFFF" w:themeColor="background1"/>
              </w:rPr>
            </w:pPr>
            <w:r w:rsidRPr="00087642">
              <w:rPr>
                <w:rFonts w:ascii="Arial" w:hAnsi="Arial" w:cs="Arial"/>
                <w:b/>
              </w:rPr>
              <w:t>Destacado</w:t>
            </w:r>
          </w:p>
        </w:tc>
      </w:tr>
      <w:tr w:rsidR="00954BEB" w:rsidRPr="00087642" w14:paraId="1632E57F" w14:textId="77777777" w:rsidTr="00FF154D">
        <w:tc>
          <w:tcPr>
            <w:tcW w:w="2518" w:type="dxa"/>
            <w:shd w:val="clear" w:color="auto" w:fill="BDD6EE" w:themeFill="accent1" w:themeFillTint="66"/>
          </w:tcPr>
          <w:p w14:paraId="201BFABD" w14:textId="77777777" w:rsidR="00954BEB" w:rsidRPr="00087642" w:rsidRDefault="00954BEB" w:rsidP="00932B2F">
            <w:pPr>
              <w:rPr>
                <w:rFonts w:ascii="Arial" w:hAnsi="Arial" w:cs="Arial"/>
                <w:b/>
              </w:rPr>
            </w:pPr>
            <w:r w:rsidRPr="00087642">
              <w:rPr>
                <w:rFonts w:ascii="Arial" w:hAnsi="Arial" w:cs="Arial"/>
                <w:b/>
              </w:rPr>
              <w:t>Título</w:t>
            </w:r>
          </w:p>
        </w:tc>
        <w:tc>
          <w:tcPr>
            <w:tcW w:w="6460" w:type="dxa"/>
            <w:shd w:val="clear" w:color="auto" w:fill="BDD6EE" w:themeFill="accent1" w:themeFillTint="66"/>
          </w:tcPr>
          <w:p w14:paraId="5D28CBB8" w14:textId="77777777" w:rsidR="00954BEB" w:rsidRPr="00087642" w:rsidRDefault="00954BEB" w:rsidP="00932B2F">
            <w:pPr>
              <w:jc w:val="center"/>
              <w:rPr>
                <w:rFonts w:ascii="Arial" w:hAnsi="Arial" w:cs="Arial"/>
                <w:b/>
              </w:rPr>
            </w:pPr>
            <w:r w:rsidRPr="00087642">
              <w:rPr>
                <w:rFonts w:ascii="Arial" w:hAnsi="Arial" w:cs="Arial"/>
                <w:b/>
              </w:rPr>
              <w:t xml:space="preserve">Sectores de la </w:t>
            </w:r>
            <w:r w:rsidR="00FF154D" w:rsidRPr="00087642">
              <w:rPr>
                <w:rFonts w:ascii="Arial" w:hAnsi="Arial" w:cs="Arial"/>
                <w:b/>
              </w:rPr>
              <w:t xml:space="preserve">costa del Pacífico </w:t>
            </w:r>
          </w:p>
        </w:tc>
      </w:tr>
      <w:tr w:rsidR="00954BEB" w:rsidRPr="00087642" w14:paraId="1C53B33C" w14:textId="77777777" w:rsidTr="00FF154D">
        <w:tc>
          <w:tcPr>
            <w:tcW w:w="2518" w:type="dxa"/>
            <w:shd w:val="clear" w:color="auto" w:fill="BDD6EE" w:themeFill="accent1" w:themeFillTint="66"/>
          </w:tcPr>
          <w:p w14:paraId="46E0939F" w14:textId="77777777" w:rsidR="00954BEB" w:rsidRPr="00087642" w:rsidRDefault="00954BEB" w:rsidP="00932B2F">
            <w:pPr>
              <w:rPr>
                <w:rFonts w:ascii="Arial" w:hAnsi="Arial" w:cs="Arial"/>
              </w:rPr>
            </w:pPr>
            <w:r w:rsidRPr="00087642">
              <w:rPr>
                <w:rFonts w:ascii="Arial" w:hAnsi="Arial" w:cs="Arial"/>
                <w:b/>
              </w:rPr>
              <w:t>Contenido</w:t>
            </w:r>
          </w:p>
        </w:tc>
        <w:tc>
          <w:tcPr>
            <w:tcW w:w="6460" w:type="dxa"/>
            <w:shd w:val="clear" w:color="auto" w:fill="BDD6EE" w:themeFill="accent1" w:themeFillTint="66"/>
          </w:tcPr>
          <w:p w14:paraId="7A0C5B6B" w14:textId="5D19964D" w:rsidR="00954BEB" w:rsidRPr="00087642" w:rsidRDefault="00954BEB" w:rsidP="00954BEB">
            <w:pPr>
              <w:spacing w:before="100" w:beforeAutospacing="1" w:after="100" w:afterAutospacing="1"/>
              <w:jc w:val="both"/>
              <w:rPr>
                <w:rFonts w:ascii="Arial" w:hAnsi="Arial" w:cs="Arial"/>
              </w:rPr>
            </w:pPr>
            <w:r w:rsidRPr="00087642">
              <w:rPr>
                <w:rFonts w:ascii="Arial" w:hAnsi="Arial" w:cs="Arial"/>
              </w:rPr>
              <w:t xml:space="preserve">La </w:t>
            </w:r>
            <w:del w:id="324" w:author="TOSHIBA" w:date="2016-03-07T15:54:00Z">
              <w:r w:rsidRPr="00087642" w:rsidDel="006070FE">
                <w:rPr>
                  <w:rFonts w:ascii="Arial" w:hAnsi="Arial" w:cs="Arial"/>
                </w:rPr>
                <w:delText>C</w:delText>
              </w:r>
            </w:del>
            <w:ins w:id="325" w:author="TOSHIBA" w:date="2016-03-07T15:54:00Z">
              <w:r w:rsidR="006070FE">
                <w:rPr>
                  <w:rFonts w:ascii="Arial" w:hAnsi="Arial" w:cs="Arial"/>
                </w:rPr>
                <w:t>c</w:t>
              </w:r>
            </w:ins>
            <w:r w:rsidRPr="00087642">
              <w:rPr>
                <w:rFonts w:ascii="Arial" w:hAnsi="Arial" w:cs="Arial"/>
              </w:rPr>
              <w:t xml:space="preserve">osta </w:t>
            </w:r>
            <w:ins w:id="326" w:author="TOSHIBA" w:date="2016-03-08T16:42:00Z">
              <w:r w:rsidR="00BE1A92">
                <w:rPr>
                  <w:rFonts w:ascii="Arial" w:hAnsi="Arial" w:cs="Arial"/>
                </w:rPr>
                <w:t>del</w:t>
              </w:r>
              <w:r w:rsidR="00D00C0B">
                <w:rPr>
                  <w:rFonts w:ascii="Arial" w:hAnsi="Arial" w:cs="Arial"/>
                </w:rPr>
                <w:t xml:space="preserve"> </w:t>
              </w:r>
            </w:ins>
            <w:r w:rsidRPr="00087642">
              <w:rPr>
                <w:rFonts w:ascii="Arial" w:hAnsi="Arial" w:cs="Arial"/>
              </w:rPr>
              <w:t>Pacífic</w:t>
            </w:r>
            <w:del w:id="327" w:author="TOSHIBA" w:date="2016-03-08T16:42:00Z">
              <w:r w:rsidRPr="00087642" w:rsidDel="00D00C0B">
                <w:rPr>
                  <w:rFonts w:ascii="Arial" w:hAnsi="Arial" w:cs="Arial"/>
                </w:rPr>
                <w:delText>a</w:delText>
              </w:r>
            </w:del>
            <w:ins w:id="328" w:author="TOSHIBA" w:date="2016-03-08T16:42:00Z">
              <w:r w:rsidR="00D00C0B">
                <w:rPr>
                  <w:rFonts w:ascii="Arial" w:hAnsi="Arial" w:cs="Arial"/>
                </w:rPr>
                <w:t>o</w:t>
              </w:r>
            </w:ins>
            <w:r w:rsidRPr="00087642">
              <w:rPr>
                <w:rFonts w:ascii="Arial" w:hAnsi="Arial" w:cs="Arial"/>
              </w:rPr>
              <w:t xml:space="preserve"> comprende dos sectores con costas geomorfológicamente contrastantes. Una costa alta montañosa, que se extiende desde la frontera con Panamá hasta el sur en </w:t>
            </w:r>
            <w:del w:id="329" w:author="TOSHIBA" w:date="2016-03-07T15:55:00Z">
              <w:r w:rsidRPr="00087642" w:rsidDel="006070FE">
                <w:rPr>
                  <w:rFonts w:ascii="Arial" w:hAnsi="Arial" w:cs="Arial"/>
                </w:rPr>
                <w:delText>C</w:delText>
              </w:r>
            </w:del>
            <w:ins w:id="330" w:author="TOSHIBA" w:date="2016-03-07T15:55:00Z">
              <w:r w:rsidR="006070FE">
                <w:rPr>
                  <w:rFonts w:ascii="Arial" w:hAnsi="Arial" w:cs="Arial"/>
                </w:rPr>
                <w:t>c</w:t>
              </w:r>
            </w:ins>
            <w:r w:rsidRPr="00087642">
              <w:rPr>
                <w:rFonts w:ascii="Arial" w:hAnsi="Arial" w:cs="Arial"/>
              </w:rPr>
              <w:t>abo Corrientes, y una costa baja</w:t>
            </w:r>
            <w:ins w:id="331" w:author="TOSHIBA" w:date="2016-03-07T15:55:00Z">
              <w:r w:rsidR="006070FE">
                <w:rPr>
                  <w:rFonts w:ascii="Arial" w:hAnsi="Arial" w:cs="Arial"/>
                </w:rPr>
                <w:t>, que va</w:t>
              </w:r>
            </w:ins>
            <w:r w:rsidRPr="00087642">
              <w:rPr>
                <w:rFonts w:ascii="Arial" w:hAnsi="Arial" w:cs="Arial"/>
              </w:rPr>
              <w:t xml:space="preserve"> desde </w:t>
            </w:r>
            <w:del w:id="332" w:author="TOSHIBA" w:date="2016-03-07T15:55:00Z">
              <w:r w:rsidRPr="00087642" w:rsidDel="006070FE">
                <w:rPr>
                  <w:rFonts w:ascii="Arial" w:hAnsi="Arial" w:cs="Arial"/>
                </w:rPr>
                <w:delText>C</w:delText>
              </w:r>
            </w:del>
            <w:ins w:id="333" w:author="TOSHIBA" w:date="2016-03-07T15:55:00Z">
              <w:r w:rsidR="006070FE">
                <w:rPr>
                  <w:rFonts w:ascii="Arial" w:hAnsi="Arial" w:cs="Arial"/>
                </w:rPr>
                <w:t>c</w:t>
              </w:r>
            </w:ins>
            <w:r w:rsidRPr="00087642">
              <w:rPr>
                <w:rFonts w:ascii="Arial" w:hAnsi="Arial" w:cs="Arial"/>
              </w:rPr>
              <w:t xml:space="preserve">abo Corrientes hasta </w:t>
            </w:r>
            <w:ins w:id="334" w:author="TOSHIBA" w:date="2016-03-07T15:55:00Z">
              <w:r w:rsidR="006070FE">
                <w:rPr>
                  <w:rFonts w:ascii="Arial" w:hAnsi="Arial" w:cs="Arial"/>
                </w:rPr>
                <w:t xml:space="preserve">la </w:t>
              </w:r>
            </w:ins>
            <w:r w:rsidRPr="00087642">
              <w:rPr>
                <w:rFonts w:ascii="Arial" w:hAnsi="Arial" w:cs="Arial"/>
              </w:rPr>
              <w:t>bahía de Ancón de Sardinas en la frontera con Ecuador.</w:t>
            </w:r>
          </w:p>
          <w:tbl>
            <w:tblPr>
              <w:tblStyle w:val="Tablaconcuadrcula"/>
              <w:tblW w:w="0" w:type="auto"/>
              <w:tblLook w:val="04A0" w:firstRow="1" w:lastRow="0" w:firstColumn="1" w:lastColumn="0" w:noHBand="0" w:noVBand="1"/>
            </w:tblPr>
            <w:tblGrid>
              <w:gridCol w:w="1674"/>
              <w:gridCol w:w="2519"/>
              <w:gridCol w:w="2041"/>
            </w:tblGrid>
            <w:tr w:rsidR="00954BEB" w:rsidRPr="00087642" w14:paraId="14D1ACF2" w14:textId="77777777" w:rsidTr="00932B2F">
              <w:tc>
                <w:tcPr>
                  <w:tcW w:w="3018" w:type="dxa"/>
                </w:tcPr>
                <w:p w14:paraId="552688C8" w14:textId="77777777" w:rsidR="00954BEB" w:rsidRPr="00087642" w:rsidRDefault="00954BEB" w:rsidP="00932B2F">
                  <w:pPr>
                    <w:spacing w:before="100" w:beforeAutospacing="1" w:after="100" w:afterAutospacing="1"/>
                    <w:jc w:val="both"/>
                    <w:rPr>
                      <w:rFonts w:ascii="Arial" w:hAnsi="Arial" w:cs="Arial"/>
                      <w:b/>
                    </w:rPr>
                  </w:pPr>
                  <w:r w:rsidRPr="00087642">
                    <w:rPr>
                      <w:rFonts w:ascii="Arial" w:hAnsi="Arial" w:cs="Arial"/>
                      <w:b/>
                    </w:rPr>
                    <w:t>SECTOR</w:t>
                  </w:r>
                </w:p>
              </w:tc>
              <w:tc>
                <w:tcPr>
                  <w:tcW w:w="3018" w:type="dxa"/>
                </w:tcPr>
                <w:p w14:paraId="2D916E24" w14:textId="77777777" w:rsidR="00954BEB" w:rsidRPr="00087642" w:rsidRDefault="00954BEB" w:rsidP="00932B2F">
                  <w:pPr>
                    <w:spacing w:before="100" w:beforeAutospacing="1" w:after="100" w:afterAutospacing="1"/>
                    <w:jc w:val="both"/>
                    <w:rPr>
                      <w:rFonts w:ascii="Arial" w:hAnsi="Arial" w:cs="Arial"/>
                      <w:b/>
                    </w:rPr>
                  </w:pPr>
                  <w:r w:rsidRPr="00087642">
                    <w:rPr>
                      <w:rFonts w:ascii="Arial" w:hAnsi="Arial" w:cs="Arial"/>
                      <w:b/>
                    </w:rPr>
                    <w:t>CARACTERÍSTICAS</w:t>
                  </w:r>
                </w:p>
              </w:tc>
              <w:tc>
                <w:tcPr>
                  <w:tcW w:w="3018" w:type="dxa"/>
                </w:tcPr>
                <w:p w14:paraId="2B904D24" w14:textId="77777777" w:rsidR="00954BEB" w:rsidRPr="00087642" w:rsidRDefault="00954BEB" w:rsidP="00932B2F">
                  <w:pPr>
                    <w:spacing w:before="100" w:beforeAutospacing="1" w:after="100" w:afterAutospacing="1"/>
                    <w:jc w:val="both"/>
                    <w:rPr>
                      <w:rFonts w:ascii="Arial" w:hAnsi="Arial" w:cs="Arial"/>
                      <w:b/>
                    </w:rPr>
                  </w:pPr>
                  <w:r w:rsidRPr="00087642">
                    <w:rPr>
                      <w:rFonts w:ascii="Arial" w:hAnsi="Arial" w:cs="Arial"/>
                      <w:b/>
                    </w:rPr>
                    <w:t>ACCIDENTES COSTEROS</w:t>
                  </w:r>
                </w:p>
              </w:tc>
            </w:tr>
            <w:tr w:rsidR="00954BEB" w:rsidRPr="00087642" w14:paraId="735C82AD" w14:textId="77777777" w:rsidTr="00932B2F">
              <w:tc>
                <w:tcPr>
                  <w:tcW w:w="3018" w:type="dxa"/>
                </w:tcPr>
                <w:p w14:paraId="20489167" w14:textId="480E1BCF" w:rsidR="00954BEB" w:rsidRPr="00087642" w:rsidRDefault="00954BEB" w:rsidP="00FA0A86">
                  <w:pPr>
                    <w:spacing w:before="100" w:beforeAutospacing="1" w:after="100" w:afterAutospacing="1"/>
                    <w:jc w:val="both"/>
                    <w:rPr>
                      <w:rFonts w:ascii="Arial" w:hAnsi="Arial" w:cs="Arial"/>
                    </w:rPr>
                  </w:pPr>
                  <w:r w:rsidRPr="00087642">
                    <w:rPr>
                      <w:rFonts w:ascii="Arial" w:hAnsi="Arial" w:cs="Arial"/>
                    </w:rPr>
                    <w:t xml:space="preserve">1. Costa </w:t>
                  </w:r>
                  <w:del w:id="335" w:author="TOSHIBA" w:date="2016-03-07T15:56:00Z">
                    <w:r w:rsidRPr="00087642" w:rsidDel="00FA0A86">
                      <w:rPr>
                        <w:rFonts w:ascii="Arial" w:hAnsi="Arial" w:cs="Arial"/>
                      </w:rPr>
                      <w:delText>A</w:delText>
                    </w:r>
                  </w:del>
                  <w:ins w:id="336" w:author="TOSHIBA" w:date="2016-03-07T15:56:00Z">
                    <w:r w:rsidR="00FA0A86">
                      <w:rPr>
                        <w:rFonts w:ascii="Arial" w:hAnsi="Arial" w:cs="Arial"/>
                      </w:rPr>
                      <w:t>a</w:t>
                    </w:r>
                  </w:ins>
                  <w:r w:rsidRPr="00087642">
                    <w:rPr>
                      <w:rFonts w:ascii="Arial" w:hAnsi="Arial" w:cs="Arial"/>
                    </w:rPr>
                    <w:t xml:space="preserve">lta </w:t>
                  </w:r>
                </w:p>
              </w:tc>
              <w:tc>
                <w:tcPr>
                  <w:tcW w:w="3018" w:type="dxa"/>
                </w:tcPr>
                <w:p w14:paraId="3265C0DC" w14:textId="1F4FB329" w:rsidR="00954BEB" w:rsidRPr="00087642" w:rsidRDefault="00954BEB" w:rsidP="00932B2F">
                  <w:pPr>
                    <w:spacing w:before="100" w:beforeAutospacing="1" w:after="100" w:afterAutospacing="1"/>
                    <w:jc w:val="both"/>
                    <w:rPr>
                      <w:rFonts w:ascii="Arial" w:hAnsi="Arial" w:cs="Arial"/>
                    </w:rPr>
                  </w:pPr>
                  <w:r w:rsidRPr="00087642">
                    <w:rPr>
                      <w:rFonts w:ascii="Arial" w:hAnsi="Arial" w:cs="Arial"/>
                    </w:rPr>
                    <w:t>Costa alta con topografía montañosa</w:t>
                  </w:r>
                  <w:ins w:id="337" w:author="TOSHIBA" w:date="2016-03-07T15:57:00Z">
                    <w:r w:rsidR="00FA0A86">
                      <w:rPr>
                        <w:rFonts w:ascii="Arial" w:hAnsi="Arial" w:cs="Arial"/>
                      </w:rPr>
                      <w:t>,</w:t>
                    </w:r>
                  </w:ins>
                  <w:r w:rsidRPr="00087642">
                    <w:rPr>
                      <w:rFonts w:ascii="Arial" w:hAnsi="Arial" w:cs="Arial"/>
                    </w:rPr>
                    <w:t xml:space="preserve"> formada por rocas ígneas y sedimentarias. Presencia de acantilados, cubierta por denso bosque de selva húmeda</w:t>
                  </w:r>
                  <w:ins w:id="338" w:author="TOSHIBA" w:date="2016-03-07T15:57:00Z">
                    <w:r w:rsidR="00FA0A86">
                      <w:rPr>
                        <w:rFonts w:ascii="Arial" w:hAnsi="Arial" w:cs="Arial"/>
                      </w:rPr>
                      <w:t>,</w:t>
                    </w:r>
                  </w:ins>
                  <w:r w:rsidRPr="00087642">
                    <w:rPr>
                      <w:rFonts w:ascii="Arial" w:hAnsi="Arial" w:cs="Arial"/>
                    </w:rPr>
                    <w:t xml:space="preserve"> que se extiende hasta </w:t>
                  </w:r>
                  <w:ins w:id="339" w:author="TOSHIBA" w:date="2016-03-07T15:57:00Z">
                    <w:r w:rsidR="00FA0A86">
                      <w:rPr>
                        <w:rFonts w:ascii="Arial" w:hAnsi="Arial" w:cs="Arial"/>
                      </w:rPr>
                      <w:t xml:space="preserve">el </w:t>
                    </w:r>
                  </w:ins>
                  <w:r w:rsidRPr="00087642">
                    <w:rPr>
                      <w:rFonts w:ascii="Arial" w:hAnsi="Arial" w:cs="Arial"/>
                    </w:rPr>
                    <w:t xml:space="preserve">nivel de </w:t>
                  </w:r>
                  <w:ins w:id="340" w:author="TOSHIBA" w:date="2016-03-07T15:57:00Z">
                    <w:r w:rsidR="00FA0A86">
                      <w:rPr>
                        <w:rFonts w:ascii="Arial" w:hAnsi="Arial" w:cs="Arial"/>
                      </w:rPr>
                      <w:t xml:space="preserve">la </w:t>
                    </w:r>
                  </w:ins>
                  <w:r w:rsidRPr="00087642">
                    <w:rPr>
                      <w:rFonts w:ascii="Arial" w:hAnsi="Arial" w:cs="Arial"/>
                    </w:rPr>
                    <w:t>marea alta.</w:t>
                  </w:r>
                </w:p>
                <w:p w14:paraId="20BD1A88" w14:textId="655C64AC" w:rsidR="00954BEB" w:rsidRPr="00087642" w:rsidRDefault="00954BEB" w:rsidP="00FA0A86">
                  <w:pPr>
                    <w:spacing w:before="100" w:beforeAutospacing="1" w:after="100" w:afterAutospacing="1"/>
                    <w:jc w:val="both"/>
                    <w:rPr>
                      <w:rFonts w:ascii="Arial" w:hAnsi="Arial" w:cs="Arial"/>
                    </w:rPr>
                  </w:pPr>
                  <w:r w:rsidRPr="00087642">
                    <w:rPr>
                      <w:rFonts w:ascii="Arial" w:hAnsi="Arial" w:cs="Arial"/>
                    </w:rPr>
                    <w:t xml:space="preserve">Además de los acantilados se presentan de manera alternante playas y zona de manglar. </w:t>
                  </w:r>
                </w:p>
              </w:tc>
              <w:tc>
                <w:tcPr>
                  <w:tcW w:w="3018" w:type="dxa"/>
                </w:tcPr>
                <w:p w14:paraId="6EA451CD" w14:textId="2DD12E8C" w:rsidR="00954BEB" w:rsidRPr="00087642" w:rsidRDefault="00954BEB" w:rsidP="00D00C0B">
                  <w:pPr>
                    <w:spacing w:before="100" w:beforeAutospacing="1" w:after="100" w:afterAutospacing="1"/>
                    <w:jc w:val="both"/>
                    <w:rPr>
                      <w:rFonts w:ascii="Arial" w:hAnsi="Arial" w:cs="Arial"/>
                    </w:rPr>
                  </w:pPr>
                  <w:r w:rsidRPr="00087642">
                    <w:rPr>
                      <w:rFonts w:ascii="Arial" w:hAnsi="Arial" w:cs="Arial"/>
                    </w:rPr>
                    <w:t xml:space="preserve">Punta Ardita, </w:t>
                  </w:r>
                  <w:del w:id="341" w:author="TOSHIBA" w:date="2016-03-07T15:57:00Z">
                    <w:r w:rsidRPr="00087642" w:rsidDel="00FA0A86">
                      <w:rPr>
                        <w:rFonts w:ascii="Arial" w:hAnsi="Arial" w:cs="Arial"/>
                      </w:rPr>
                      <w:delText>B</w:delText>
                    </w:r>
                  </w:del>
                  <w:ins w:id="342" w:author="TOSHIBA" w:date="2016-03-07T15:57:00Z">
                    <w:r w:rsidR="00FA0A86">
                      <w:rPr>
                        <w:rFonts w:ascii="Arial" w:hAnsi="Arial" w:cs="Arial"/>
                      </w:rPr>
                      <w:t>b</w:t>
                    </w:r>
                  </w:ins>
                  <w:r w:rsidRPr="00087642">
                    <w:rPr>
                      <w:rFonts w:ascii="Arial" w:hAnsi="Arial" w:cs="Arial"/>
                    </w:rPr>
                    <w:t xml:space="preserve">ahía Humbolt, </w:t>
                  </w:r>
                  <w:del w:id="343" w:author="TOSHIBA" w:date="2016-03-07T15:57:00Z">
                    <w:r w:rsidRPr="00087642" w:rsidDel="00FA0A86">
                      <w:rPr>
                        <w:rFonts w:ascii="Arial" w:hAnsi="Arial" w:cs="Arial"/>
                      </w:rPr>
                      <w:delText>B</w:delText>
                    </w:r>
                  </w:del>
                  <w:ins w:id="344" w:author="TOSHIBA" w:date="2016-03-07T15:57:00Z">
                    <w:r w:rsidR="00FA0A86">
                      <w:rPr>
                        <w:rFonts w:ascii="Arial" w:hAnsi="Arial" w:cs="Arial"/>
                      </w:rPr>
                      <w:t>b</w:t>
                    </w:r>
                  </w:ins>
                  <w:r w:rsidRPr="00087642">
                    <w:rPr>
                      <w:rFonts w:ascii="Arial" w:hAnsi="Arial" w:cs="Arial"/>
                    </w:rPr>
                    <w:t xml:space="preserve">ahía Aguacate, </w:t>
                  </w:r>
                  <w:del w:id="345" w:author="TOSHIBA" w:date="2016-03-08T16:43:00Z">
                    <w:r w:rsidRPr="00087642" w:rsidDel="00D00C0B">
                      <w:rPr>
                        <w:rFonts w:ascii="Arial" w:hAnsi="Arial" w:cs="Arial"/>
                      </w:rPr>
                      <w:delText>P</w:delText>
                    </w:r>
                  </w:del>
                  <w:ins w:id="346" w:author="TOSHIBA" w:date="2016-03-08T16:43:00Z">
                    <w:r w:rsidR="00D00C0B">
                      <w:rPr>
                        <w:rFonts w:ascii="Arial" w:hAnsi="Arial" w:cs="Arial"/>
                      </w:rPr>
                      <w:t>p</w:t>
                    </w:r>
                  </w:ins>
                  <w:r w:rsidRPr="00087642">
                    <w:rPr>
                      <w:rFonts w:ascii="Arial" w:hAnsi="Arial" w:cs="Arial"/>
                    </w:rPr>
                    <w:t xml:space="preserve">unta Cruces, </w:t>
                  </w:r>
                  <w:del w:id="347" w:author="TOSHIBA" w:date="2016-03-07T15:58:00Z">
                    <w:r w:rsidRPr="00087642" w:rsidDel="00FA0A86">
                      <w:rPr>
                        <w:rFonts w:ascii="Arial" w:hAnsi="Arial" w:cs="Arial"/>
                      </w:rPr>
                      <w:delText>B</w:delText>
                    </w:r>
                  </w:del>
                  <w:ins w:id="348" w:author="TOSHIBA" w:date="2016-03-07T15:58:00Z">
                    <w:r w:rsidR="00FA0A86">
                      <w:rPr>
                        <w:rFonts w:ascii="Arial" w:hAnsi="Arial" w:cs="Arial"/>
                      </w:rPr>
                      <w:t>b</w:t>
                    </w:r>
                  </w:ins>
                  <w:r w:rsidRPr="00087642">
                    <w:rPr>
                      <w:rFonts w:ascii="Arial" w:hAnsi="Arial" w:cs="Arial"/>
                    </w:rPr>
                    <w:t xml:space="preserve">ahía Cupica, </w:t>
                  </w:r>
                  <w:del w:id="349" w:author="TOSHIBA" w:date="2016-03-08T16:43:00Z">
                    <w:r w:rsidRPr="00087642" w:rsidDel="00D00C0B">
                      <w:rPr>
                        <w:rFonts w:ascii="Arial" w:hAnsi="Arial" w:cs="Arial"/>
                      </w:rPr>
                      <w:delText>P</w:delText>
                    </w:r>
                  </w:del>
                  <w:ins w:id="350" w:author="TOSHIBA" w:date="2016-03-08T16:43:00Z">
                    <w:r w:rsidR="00D00C0B">
                      <w:rPr>
                        <w:rFonts w:ascii="Arial" w:hAnsi="Arial" w:cs="Arial"/>
                      </w:rPr>
                      <w:t>p</w:t>
                    </w:r>
                  </w:ins>
                  <w:r w:rsidRPr="00087642">
                    <w:rPr>
                      <w:rFonts w:ascii="Arial" w:hAnsi="Arial" w:cs="Arial"/>
                    </w:rPr>
                    <w:t xml:space="preserve">unta Solano, </w:t>
                  </w:r>
                  <w:del w:id="351" w:author="TOSHIBA" w:date="2016-03-07T15:58:00Z">
                    <w:r w:rsidRPr="00087642" w:rsidDel="00FA0A86">
                      <w:rPr>
                        <w:rFonts w:ascii="Arial" w:hAnsi="Arial" w:cs="Arial"/>
                      </w:rPr>
                      <w:delText>E</w:delText>
                    </w:r>
                  </w:del>
                  <w:ins w:id="352" w:author="TOSHIBA" w:date="2016-03-07T15:58:00Z">
                    <w:r w:rsidR="00FA0A86">
                      <w:rPr>
                        <w:rFonts w:ascii="Arial" w:hAnsi="Arial" w:cs="Arial"/>
                      </w:rPr>
                      <w:t>e</w:t>
                    </w:r>
                  </w:ins>
                  <w:r w:rsidRPr="00087642">
                    <w:rPr>
                      <w:rFonts w:ascii="Arial" w:hAnsi="Arial" w:cs="Arial"/>
                    </w:rPr>
                    <w:t xml:space="preserve">nsenada de Utría, </w:t>
                  </w:r>
                  <w:del w:id="353" w:author="TOSHIBA" w:date="2016-03-07T15:58:00Z">
                    <w:r w:rsidRPr="00087642" w:rsidDel="00FA0A86">
                      <w:rPr>
                        <w:rFonts w:ascii="Arial" w:hAnsi="Arial" w:cs="Arial"/>
                      </w:rPr>
                      <w:delText>G</w:delText>
                    </w:r>
                  </w:del>
                  <w:ins w:id="354" w:author="TOSHIBA" w:date="2016-03-07T15:58:00Z">
                    <w:r w:rsidR="00FA0A86">
                      <w:rPr>
                        <w:rFonts w:ascii="Arial" w:hAnsi="Arial" w:cs="Arial"/>
                      </w:rPr>
                      <w:t>g</w:t>
                    </w:r>
                  </w:ins>
                  <w:r w:rsidRPr="00087642">
                    <w:rPr>
                      <w:rFonts w:ascii="Arial" w:hAnsi="Arial" w:cs="Arial"/>
                    </w:rPr>
                    <w:t xml:space="preserve">olfo de Tribugá, </w:t>
                  </w:r>
                  <w:del w:id="355" w:author="TOSHIBA" w:date="2016-03-07T15:58:00Z">
                    <w:r w:rsidRPr="00087642" w:rsidDel="00FA0A86">
                      <w:rPr>
                        <w:rFonts w:ascii="Arial" w:hAnsi="Arial" w:cs="Arial"/>
                      </w:rPr>
                      <w:delText>E</w:delText>
                    </w:r>
                  </w:del>
                  <w:ins w:id="356" w:author="TOSHIBA" w:date="2016-03-07T15:58:00Z">
                    <w:r w:rsidR="00FA0A86">
                      <w:rPr>
                        <w:rFonts w:ascii="Arial" w:hAnsi="Arial" w:cs="Arial"/>
                      </w:rPr>
                      <w:t>e</w:t>
                    </w:r>
                  </w:ins>
                  <w:r w:rsidRPr="00087642">
                    <w:rPr>
                      <w:rFonts w:ascii="Arial" w:hAnsi="Arial" w:cs="Arial"/>
                    </w:rPr>
                    <w:t xml:space="preserve">nsenada de Nuquí y </w:t>
                  </w:r>
                  <w:del w:id="357" w:author="TOSHIBA" w:date="2016-03-07T15:58:00Z">
                    <w:r w:rsidRPr="00087642" w:rsidDel="00FA0A86">
                      <w:rPr>
                        <w:rFonts w:ascii="Arial" w:hAnsi="Arial" w:cs="Arial"/>
                      </w:rPr>
                      <w:delText>C</w:delText>
                    </w:r>
                  </w:del>
                  <w:ins w:id="358" w:author="TOSHIBA" w:date="2016-03-07T15:58:00Z">
                    <w:r w:rsidR="00FA0A86">
                      <w:rPr>
                        <w:rFonts w:ascii="Arial" w:hAnsi="Arial" w:cs="Arial"/>
                      </w:rPr>
                      <w:t>c</w:t>
                    </w:r>
                  </w:ins>
                  <w:r w:rsidRPr="00087642">
                    <w:rPr>
                      <w:rFonts w:ascii="Arial" w:hAnsi="Arial" w:cs="Arial"/>
                    </w:rPr>
                    <w:t>abo Corrientes.</w:t>
                  </w:r>
                </w:p>
              </w:tc>
            </w:tr>
            <w:tr w:rsidR="00954BEB" w:rsidRPr="00087642" w14:paraId="068BD0F0" w14:textId="77777777" w:rsidTr="00932B2F">
              <w:tc>
                <w:tcPr>
                  <w:tcW w:w="3018" w:type="dxa"/>
                </w:tcPr>
                <w:p w14:paraId="4EB335C4" w14:textId="1D5C4D83" w:rsidR="00954BEB" w:rsidRPr="00087642" w:rsidRDefault="00954BEB" w:rsidP="00FA0A86">
                  <w:pPr>
                    <w:spacing w:before="100" w:beforeAutospacing="1" w:after="100" w:afterAutospacing="1"/>
                    <w:jc w:val="both"/>
                    <w:rPr>
                      <w:rFonts w:ascii="Arial" w:hAnsi="Arial" w:cs="Arial"/>
                    </w:rPr>
                  </w:pPr>
                  <w:r w:rsidRPr="00087642">
                    <w:rPr>
                      <w:rFonts w:ascii="Arial" w:hAnsi="Arial" w:cs="Arial"/>
                    </w:rPr>
                    <w:t xml:space="preserve">2. Costa </w:t>
                  </w:r>
                  <w:del w:id="359" w:author="TOSHIBA" w:date="2016-03-07T15:59:00Z">
                    <w:r w:rsidRPr="00087642" w:rsidDel="00FA0A86">
                      <w:rPr>
                        <w:rFonts w:ascii="Arial" w:hAnsi="Arial" w:cs="Arial"/>
                      </w:rPr>
                      <w:delText>B</w:delText>
                    </w:r>
                  </w:del>
                  <w:ins w:id="360" w:author="TOSHIBA" w:date="2016-03-07T15:59:00Z">
                    <w:r w:rsidR="00FA0A86">
                      <w:rPr>
                        <w:rFonts w:ascii="Arial" w:hAnsi="Arial" w:cs="Arial"/>
                      </w:rPr>
                      <w:t>b</w:t>
                    </w:r>
                  </w:ins>
                  <w:r w:rsidRPr="00087642">
                    <w:rPr>
                      <w:rFonts w:ascii="Arial" w:hAnsi="Arial" w:cs="Arial"/>
                    </w:rPr>
                    <w:t>aja</w:t>
                  </w:r>
                </w:p>
              </w:tc>
              <w:tc>
                <w:tcPr>
                  <w:tcW w:w="3018" w:type="dxa"/>
                </w:tcPr>
                <w:p w14:paraId="20F77D7A" w14:textId="575554D4" w:rsidR="00954BEB" w:rsidRPr="00087642" w:rsidRDefault="00954BEB" w:rsidP="00FA0A86">
                  <w:pPr>
                    <w:spacing w:before="100" w:beforeAutospacing="1" w:after="100" w:afterAutospacing="1"/>
                    <w:jc w:val="both"/>
                    <w:rPr>
                      <w:rFonts w:ascii="Arial" w:hAnsi="Arial" w:cs="Arial"/>
                    </w:rPr>
                  </w:pPr>
                  <w:r w:rsidRPr="00087642">
                    <w:rPr>
                      <w:rFonts w:ascii="Arial" w:hAnsi="Arial" w:cs="Arial"/>
                    </w:rPr>
                    <w:t xml:space="preserve">Llanura baja dominada por zonas inundables, pantanosas, deltas, ciénagas, islas costeras, extensas playas y </w:t>
                  </w:r>
                  <w:ins w:id="361" w:author="TOSHIBA" w:date="2016-03-07T16:00:00Z">
                    <w:r w:rsidR="00FA0A86">
                      <w:rPr>
                        <w:rFonts w:ascii="Arial" w:hAnsi="Arial" w:cs="Arial"/>
                      </w:rPr>
                      <w:t xml:space="preserve">grandes </w:t>
                    </w:r>
                  </w:ins>
                  <w:del w:id="362" w:author="TOSHIBA" w:date="2016-03-07T16:01:00Z">
                    <w:r w:rsidRPr="00087642" w:rsidDel="00FA0A86">
                      <w:rPr>
                        <w:rFonts w:ascii="Arial" w:hAnsi="Arial" w:cs="Arial"/>
                      </w:rPr>
                      <w:delText xml:space="preserve">extensa </w:delText>
                    </w:r>
                  </w:del>
                  <w:r w:rsidRPr="00087642">
                    <w:rPr>
                      <w:rFonts w:ascii="Arial" w:hAnsi="Arial" w:cs="Arial"/>
                    </w:rPr>
                    <w:t>zona</w:t>
                  </w:r>
                  <w:ins w:id="363" w:author="TOSHIBA" w:date="2016-03-07T16:01:00Z">
                    <w:r w:rsidR="00FA0A86">
                      <w:rPr>
                        <w:rFonts w:ascii="Arial" w:hAnsi="Arial" w:cs="Arial"/>
                      </w:rPr>
                      <w:t>s</w:t>
                    </w:r>
                  </w:ins>
                  <w:r w:rsidRPr="00087642">
                    <w:rPr>
                      <w:rFonts w:ascii="Arial" w:hAnsi="Arial" w:cs="Arial"/>
                    </w:rPr>
                    <w:t xml:space="preserve"> de manglar.</w:t>
                  </w:r>
                </w:p>
              </w:tc>
              <w:tc>
                <w:tcPr>
                  <w:tcW w:w="3018" w:type="dxa"/>
                </w:tcPr>
                <w:p w14:paraId="044C14D2" w14:textId="08327769" w:rsidR="00954BEB" w:rsidRPr="00087642" w:rsidRDefault="00954BEB" w:rsidP="00D00C0B">
                  <w:pPr>
                    <w:spacing w:before="100" w:beforeAutospacing="1" w:after="100" w:afterAutospacing="1"/>
                    <w:jc w:val="both"/>
                    <w:rPr>
                      <w:rFonts w:ascii="Arial" w:hAnsi="Arial" w:cs="Arial"/>
                    </w:rPr>
                  </w:pPr>
                  <w:r w:rsidRPr="00087642">
                    <w:rPr>
                      <w:rFonts w:ascii="Arial" w:hAnsi="Arial" w:cs="Arial"/>
                    </w:rPr>
                    <w:t>Bahí</w:t>
                  </w:r>
                  <w:r w:rsidR="009468A4">
                    <w:rPr>
                      <w:rFonts w:ascii="Arial" w:hAnsi="Arial" w:cs="Arial"/>
                    </w:rPr>
                    <w:t>a</w:t>
                  </w:r>
                  <w:r w:rsidRPr="00087642">
                    <w:rPr>
                      <w:rFonts w:ascii="Arial" w:hAnsi="Arial" w:cs="Arial"/>
                    </w:rPr>
                    <w:t xml:space="preserve"> Cuevita, </w:t>
                  </w:r>
                  <w:del w:id="364" w:author="TOSHIBA" w:date="2016-03-08T16:44:00Z">
                    <w:r w:rsidRPr="00087642" w:rsidDel="00D00C0B">
                      <w:rPr>
                        <w:rFonts w:ascii="Arial" w:hAnsi="Arial" w:cs="Arial"/>
                      </w:rPr>
                      <w:delText>B</w:delText>
                    </w:r>
                  </w:del>
                  <w:ins w:id="365" w:author="TOSHIBA" w:date="2016-03-08T16:44:00Z">
                    <w:r w:rsidR="00D00C0B">
                      <w:rPr>
                        <w:rFonts w:ascii="Arial" w:hAnsi="Arial" w:cs="Arial"/>
                      </w:rPr>
                      <w:t>b</w:t>
                    </w:r>
                  </w:ins>
                  <w:r w:rsidRPr="00087642">
                    <w:rPr>
                      <w:rFonts w:ascii="Arial" w:hAnsi="Arial" w:cs="Arial"/>
                    </w:rPr>
                    <w:t xml:space="preserve">oca Baudó, </w:t>
                  </w:r>
                  <w:del w:id="366" w:author="TOSHIBA" w:date="2016-03-07T16:01:00Z">
                    <w:r w:rsidRPr="00087642" w:rsidDel="00FA0A86">
                      <w:rPr>
                        <w:rFonts w:ascii="Arial" w:hAnsi="Arial" w:cs="Arial"/>
                      </w:rPr>
                      <w:delText>B</w:delText>
                    </w:r>
                  </w:del>
                  <w:ins w:id="367" w:author="TOSHIBA" w:date="2016-03-07T16:01:00Z">
                    <w:r w:rsidR="00FA0A86">
                      <w:rPr>
                        <w:rFonts w:ascii="Arial" w:hAnsi="Arial" w:cs="Arial"/>
                      </w:rPr>
                      <w:t>b</w:t>
                    </w:r>
                  </w:ins>
                  <w:r w:rsidRPr="00087642">
                    <w:rPr>
                      <w:rFonts w:ascii="Arial" w:hAnsi="Arial" w:cs="Arial"/>
                    </w:rPr>
                    <w:t xml:space="preserve">ahía Docampadó, </w:t>
                  </w:r>
                  <w:del w:id="368" w:author="TOSHIBA" w:date="2016-03-07T16:01:00Z">
                    <w:r w:rsidRPr="00087642" w:rsidDel="00FA0A86">
                      <w:rPr>
                        <w:rFonts w:ascii="Arial" w:hAnsi="Arial" w:cs="Arial"/>
                      </w:rPr>
                      <w:delText>B</w:delText>
                    </w:r>
                  </w:del>
                  <w:ins w:id="369" w:author="TOSHIBA" w:date="2016-03-07T16:01:00Z">
                    <w:r w:rsidR="00FA0A86">
                      <w:rPr>
                        <w:rFonts w:ascii="Arial" w:hAnsi="Arial" w:cs="Arial"/>
                      </w:rPr>
                      <w:t>b</w:t>
                    </w:r>
                  </w:ins>
                  <w:r w:rsidRPr="00087642">
                    <w:rPr>
                      <w:rFonts w:ascii="Arial" w:hAnsi="Arial" w:cs="Arial"/>
                    </w:rPr>
                    <w:t xml:space="preserve">oca Venado, </w:t>
                  </w:r>
                  <w:del w:id="370" w:author="TOSHIBA" w:date="2016-03-08T16:44:00Z">
                    <w:r w:rsidRPr="00087642" w:rsidDel="00D00C0B">
                      <w:rPr>
                        <w:rFonts w:ascii="Arial" w:hAnsi="Arial" w:cs="Arial"/>
                      </w:rPr>
                      <w:delText>P</w:delText>
                    </w:r>
                  </w:del>
                  <w:ins w:id="371" w:author="TOSHIBA" w:date="2016-03-08T16:44:00Z">
                    <w:r w:rsidR="00D00C0B">
                      <w:rPr>
                        <w:rFonts w:ascii="Arial" w:hAnsi="Arial" w:cs="Arial"/>
                      </w:rPr>
                      <w:t>p</w:t>
                    </w:r>
                  </w:ins>
                  <w:r w:rsidRPr="00087642">
                    <w:rPr>
                      <w:rFonts w:ascii="Arial" w:hAnsi="Arial" w:cs="Arial"/>
                    </w:rPr>
                    <w:t xml:space="preserve">unta Chirambiré, </w:t>
                  </w:r>
                  <w:del w:id="372" w:author="TOSHIBA" w:date="2016-03-07T16:01:00Z">
                    <w:r w:rsidRPr="00087642" w:rsidDel="00FA0A86">
                      <w:rPr>
                        <w:rFonts w:ascii="Arial" w:hAnsi="Arial" w:cs="Arial"/>
                      </w:rPr>
                      <w:delText>I</w:delText>
                    </w:r>
                  </w:del>
                  <w:ins w:id="373" w:author="TOSHIBA" w:date="2016-03-07T16:01:00Z">
                    <w:r w:rsidR="00FA0A86">
                      <w:rPr>
                        <w:rFonts w:ascii="Arial" w:hAnsi="Arial" w:cs="Arial"/>
                      </w:rPr>
                      <w:t>s</w:t>
                    </w:r>
                  </w:ins>
                  <w:r w:rsidRPr="00087642">
                    <w:rPr>
                      <w:rFonts w:ascii="Arial" w:hAnsi="Arial" w:cs="Arial"/>
                    </w:rPr>
                    <w:t xml:space="preserve">sla Cacagual, </w:t>
                  </w:r>
                  <w:del w:id="374" w:author="TOSHIBA" w:date="2016-03-08T16:44:00Z">
                    <w:r w:rsidRPr="00087642" w:rsidDel="00D00C0B">
                      <w:rPr>
                        <w:rFonts w:ascii="Arial" w:hAnsi="Arial" w:cs="Arial"/>
                      </w:rPr>
                      <w:delText>B</w:delText>
                    </w:r>
                  </w:del>
                  <w:ins w:id="375" w:author="TOSHIBA" w:date="2016-03-08T16:44:00Z">
                    <w:r w:rsidR="00D00C0B">
                      <w:rPr>
                        <w:rFonts w:ascii="Arial" w:hAnsi="Arial" w:cs="Arial"/>
                      </w:rPr>
                      <w:t>b</w:t>
                    </w:r>
                  </w:ins>
                  <w:r w:rsidRPr="00087642">
                    <w:rPr>
                      <w:rFonts w:ascii="Arial" w:hAnsi="Arial" w:cs="Arial"/>
                    </w:rPr>
                    <w:t xml:space="preserve">oca San Juan, </w:t>
                  </w:r>
                  <w:del w:id="376" w:author="TOSHIBA" w:date="2016-03-08T16:44:00Z">
                    <w:r w:rsidRPr="00087642" w:rsidDel="00D00C0B">
                      <w:rPr>
                        <w:rFonts w:ascii="Arial" w:hAnsi="Arial" w:cs="Arial"/>
                      </w:rPr>
                      <w:delText>P</w:delText>
                    </w:r>
                  </w:del>
                  <w:ins w:id="377" w:author="TOSHIBA" w:date="2016-03-08T16:44:00Z">
                    <w:r w:rsidR="00D00C0B">
                      <w:rPr>
                        <w:rFonts w:ascii="Arial" w:hAnsi="Arial" w:cs="Arial"/>
                      </w:rPr>
                      <w:t>p</w:t>
                    </w:r>
                  </w:ins>
                  <w:r w:rsidRPr="00087642">
                    <w:rPr>
                      <w:rFonts w:ascii="Arial" w:hAnsi="Arial" w:cs="Arial"/>
                    </w:rPr>
                    <w:t xml:space="preserve">unta Magdalena, </w:t>
                  </w:r>
                  <w:del w:id="378" w:author="TOSHIBA" w:date="2016-03-07T16:01:00Z">
                    <w:r w:rsidRPr="00087642" w:rsidDel="00FA0A86">
                      <w:rPr>
                        <w:rFonts w:ascii="Arial" w:hAnsi="Arial" w:cs="Arial"/>
                      </w:rPr>
                      <w:delText>B</w:delText>
                    </w:r>
                  </w:del>
                  <w:ins w:id="379" w:author="TOSHIBA" w:date="2016-03-07T16:01:00Z">
                    <w:r w:rsidR="00FA0A86">
                      <w:rPr>
                        <w:rFonts w:ascii="Arial" w:hAnsi="Arial" w:cs="Arial"/>
                      </w:rPr>
                      <w:t>b</w:t>
                    </w:r>
                  </w:ins>
                  <w:r w:rsidRPr="00087642">
                    <w:rPr>
                      <w:rFonts w:ascii="Arial" w:hAnsi="Arial" w:cs="Arial"/>
                    </w:rPr>
                    <w:t>ahía</w:t>
                  </w:r>
                  <w:ins w:id="380" w:author="TOSHIBA" w:date="2016-03-07T16:01:00Z">
                    <w:r w:rsidR="00FA0A86">
                      <w:rPr>
                        <w:rFonts w:ascii="Arial" w:hAnsi="Arial" w:cs="Arial"/>
                      </w:rPr>
                      <w:t xml:space="preserve"> de</w:t>
                    </w:r>
                  </w:ins>
                  <w:r w:rsidRPr="00087642">
                    <w:rPr>
                      <w:rFonts w:ascii="Arial" w:hAnsi="Arial" w:cs="Arial"/>
                    </w:rPr>
                    <w:t xml:space="preserve"> Buenaventura, </w:t>
                  </w:r>
                  <w:del w:id="381" w:author="TOSHIBA" w:date="2016-03-07T16:01:00Z">
                    <w:r w:rsidRPr="00087642" w:rsidDel="00FA0A86">
                      <w:rPr>
                        <w:rFonts w:ascii="Arial" w:hAnsi="Arial" w:cs="Arial"/>
                      </w:rPr>
                      <w:delText>G</w:delText>
                    </w:r>
                  </w:del>
                  <w:ins w:id="382" w:author="TOSHIBA" w:date="2016-03-07T16:01:00Z">
                    <w:r w:rsidR="00FA0A86">
                      <w:rPr>
                        <w:rFonts w:ascii="Arial" w:hAnsi="Arial" w:cs="Arial"/>
                      </w:rPr>
                      <w:t>g</w:t>
                    </w:r>
                  </w:ins>
                  <w:r w:rsidRPr="00087642">
                    <w:rPr>
                      <w:rFonts w:ascii="Arial" w:hAnsi="Arial" w:cs="Arial"/>
                    </w:rPr>
                    <w:t xml:space="preserve">olfo de Tortugas, </w:t>
                  </w:r>
                  <w:del w:id="383" w:author="TOSHIBA" w:date="2016-03-07T16:01:00Z">
                    <w:r w:rsidRPr="00087642" w:rsidDel="00FA0A86">
                      <w:rPr>
                        <w:rFonts w:ascii="Arial" w:hAnsi="Arial" w:cs="Arial"/>
                      </w:rPr>
                      <w:delText>I</w:delText>
                    </w:r>
                  </w:del>
                  <w:ins w:id="384" w:author="TOSHIBA" w:date="2016-03-07T16:02:00Z">
                    <w:r w:rsidR="00FA0A86">
                      <w:rPr>
                        <w:rFonts w:ascii="Arial" w:hAnsi="Arial" w:cs="Arial"/>
                      </w:rPr>
                      <w:t>i</w:t>
                    </w:r>
                  </w:ins>
                  <w:r w:rsidRPr="00087642">
                    <w:rPr>
                      <w:rFonts w:ascii="Arial" w:hAnsi="Arial" w:cs="Arial"/>
                    </w:rPr>
                    <w:t xml:space="preserve">sla Cajambre, </w:t>
                  </w:r>
                  <w:del w:id="385" w:author="TOSHIBA" w:date="2016-03-08T16:44:00Z">
                    <w:r w:rsidRPr="00087642" w:rsidDel="00D00C0B">
                      <w:rPr>
                        <w:rFonts w:ascii="Arial" w:hAnsi="Arial" w:cs="Arial"/>
                      </w:rPr>
                      <w:delText>P</w:delText>
                    </w:r>
                  </w:del>
                  <w:ins w:id="386" w:author="TOSHIBA" w:date="2016-03-08T16:44:00Z">
                    <w:r w:rsidR="00D00C0B">
                      <w:rPr>
                        <w:rFonts w:ascii="Arial" w:hAnsi="Arial" w:cs="Arial"/>
                      </w:rPr>
                      <w:t>p</w:t>
                    </w:r>
                  </w:ins>
                  <w:r w:rsidRPr="00087642">
                    <w:rPr>
                      <w:rFonts w:ascii="Arial" w:hAnsi="Arial" w:cs="Arial"/>
                    </w:rPr>
                    <w:t xml:space="preserve">unta Bodega, </w:t>
                  </w:r>
                  <w:del w:id="387" w:author="TOSHIBA" w:date="2016-03-08T16:44:00Z">
                    <w:r w:rsidRPr="00087642" w:rsidDel="00D00C0B">
                      <w:rPr>
                        <w:rFonts w:ascii="Arial" w:hAnsi="Arial" w:cs="Arial"/>
                      </w:rPr>
                      <w:delText>P</w:delText>
                    </w:r>
                  </w:del>
                  <w:ins w:id="388" w:author="TOSHIBA" w:date="2016-03-08T16:44:00Z">
                    <w:r w:rsidR="00D00C0B">
                      <w:rPr>
                        <w:rFonts w:ascii="Arial" w:hAnsi="Arial" w:cs="Arial"/>
                      </w:rPr>
                      <w:t>p</w:t>
                    </w:r>
                  </w:ins>
                  <w:r w:rsidRPr="00087642">
                    <w:rPr>
                      <w:rFonts w:ascii="Arial" w:hAnsi="Arial" w:cs="Arial"/>
                    </w:rPr>
                    <w:t xml:space="preserve">unta Coco, </w:t>
                  </w:r>
                  <w:del w:id="389" w:author="TOSHIBA" w:date="2016-03-08T16:44:00Z">
                    <w:r w:rsidRPr="00087642" w:rsidDel="00D00C0B">
                      <w:rPr>
                        <w:rFonts w:ascii="Arial" w:hAnsi="Arial" w:cs="Arial"/>
                      </w:rPr>
                      <w:delText>P</w:delText>
                    </w:r>
                  </w:del>
                  <w:ins w:id="390" w:author="TOSHIBA" w:date="2016-03-08T16:44:00Z">
                    <w:r w:rsidR="00D00C0B">
                      <w:rPr>
                        <w:rFonts w:ascii="Arial" w:hAnsi="Arial" w:cs="Arial"/>
                      </w:rPr>
                      <w:t>p</w:t>
                    </w:r>
                  </w:ins>
                  <w:r w:rsidRPr="00087642">
                    <w:rPr>
                      <w:rFonts w:ascii="Arial" w:hAnsi="Arial" w:cs="Arial"/>
                    </w:rPr>
                    <w:t xml:space="preserve">unta Guapi, </w:t>
                  </w:r>
                  <w:del w:id="391" w:author="TOSHIBA" w:date="2016-03-07T16:02:00Z">
                    <w:r w:rsidRPr="00087642" w:rsidDel="00FA0A86">
                      <w:rPr>
                        <w:rFonts w:ascii="Arial" w:hAnsi="Arial" w:cs="Arial"/>
                      </w:rPr>
                      <w:delText>B</w:delText>
                    </w:r>
                  </w:del>
                  <w:ins w:id="392" w:author="TOSHIBA" w:date="2016-03-07T16:02:00Z">
                    <w:r w:rsidR="00FA0A86">
                      <w:rPr>
                        <w:rFonts w:ascii="Arial" w:hAnsi="Arial" w:cs="Arial"/>
                      </w:rPr>
                      <w:t>b</w:t>
                    </w:r>
                  </w:ins>
                  <w:r w:rsidRPr="00087642">
                    <w:rPr>
                      <w:rFonts w:ascii="Arial" w:hAnsi="Arial" w:cs="Arial"/>
                    </w:rPr>
                    <w:t xml:space="preserve">ahía de Timbiquí, </w:t>
                  </w:r>
                  <w:del w:id="393" w:author="TOSHIBA" w:date="2016-03-07T16:02:00Z">
                    <w:r w:rsidRPr="00087642" w:rsidDel="00FA0A86">
                      <w:rPr>
                        <w:rFonts w:ascii="Arial" w:hAnsi="Arial" w:cs="Arial"/>
                      </w:rPr>
                      <w:delText>B</w:delText>
                    </w:r>
                  </w:del>
                  <w:ins w:id="394" w:author="TOSHIBA" w:date="2016-03-07T16:02:00Z">
                    <w:r w:rsidR="00FA0A86">
                      <w:rPr>
                        <w:rFonts w:ascii="Arial" w:hAnsi="Arial" w:cs="Arial"/>
                      </w:rPr>
                      <w:t>b</w:t>
                    </w:r>
                  </w:ins>
                  <w:r w:rsidRPr="00087642">
                    <w:rPr>
                      <w:rFonts w:ascii="Arial" w:hAnsi="Arial" w:cs="Arial"/>
                    </w:rPr>
                    <w:t xml:space="preserve">ahía Guapo, </w:t>
                  </w:r>
                  <w:del w:id="395" w:author="TOSHIBA" w:date="2016-03-07T16:02:00Z">
                    <w:r w:rsidRPr="00087642" w:rsidDel="00FA0A86">
                      <w:rPr>
                        <w:rFonts w:ascii="Arial" w:hAnsi="Arial" w:cs="Arial"/>
                      </w:rPr>
                      <w:delText>I</w:delText>
                    </w:r>
                  </w:del>
                  <w:ins w:id="396" w:author="TOSHIBA" w:date="2016-03-07T16:02:00Z">
                    <w:r w:rsidR="00FA0A86">
                      <w:rPr>
                        <w:rFonts w:ascii="Arial" w:hAnsi="Arial" w:cs="Arial"/>
                      </w:rPr>
                      <w:t>i</w:t>
                    </w:r>
                  </w:ins>
                  <w:r w:rsidRPr="00087642">
                    <w:rPr>
                      <w:rFonts w:ascii="Arial" w:hAnsi="Arial" w:cs="Arial"/>
                    </w:rPr>
                    <w:t xml:space="preserve">sla Gorgona, </w:t>
                  </w:r>
                  <w:del w:id="397" w:author="TOSHIBA" w:date="2016-03-08T16:44:00Z">
                    <w:r w:rsidRPr="00087642" w:rsidDel="00D00C0B">
                      <w:rPr>
                        <w:rFonts w:ascii="Arial" w:hAnsi="Arial" w:cs="Arial"/>
                      </w:rPr>
                      <w:delText>P</w:delText>
                    </w:r>
                  </w:del>
                  <w:ins w:id="398" w:author="TOSHIBA" w:date="2016-03-08T16:44:00Z">
                    <w:r w:rsidR="00D00C0B">
                      <w:rPr>
                        <w:rFonts w:ascii="Arial" w:hAnsi="Arial" w:cs="Arial"/>
                      </w:rPr>
                      <w:t>p</w:t>
                    </w:r>
                  </w:ins>
                  <w:r w:rsidRPr="00087642">
                    <w:rPr>
                      <w:rFonts w:ascii="Arial" w:hAnsi="Arial" w:cs="Arial"/>
                    </w:rPr>
                    <w:t xml:space="preserve">unta Reyes, </w:t>
                  </w:r>
                  <w:del w:id="399" w:author="TOSHIBA" w:date="2016-03-08T16:45:00Z">
                    <w:r w:rsidRPr="00087642" w:rsidDel="00D00C0B">
                      <w:rPr>
                        <w:rFonts w:ascii="Arial" w:hAnsi="Arial" w:cs="Arial"/>
                      </w:rPr>
                      <w:delText>P</w:delText>
                    </w:r>
                  </w:del>
                  <w:ins w:id="400" w:author="TOSHIBA" w:date="2016-03-08T16:45:00Z">
                    <w:r w:rsidR="00D00C0B">
                      <w:rPr>
                        <w:rFonts w:ascii="Arial" w:hAnsi="Arial" w:cs="Arial"/>
                      </w:rPr>
                      <w:t>p</w:t>
                    </w:r>
                  </w:ins>
                  <w:r w:rsidRPr="00087642">
                    <w:rPr>
                      <w:rFonts w:ascii="Arial" w:hAnsi="Arial" w:cs="Arial"/>
                    </w:rPr>
                    <w:t xml:space="preserve">unta </w:t>
                  </w:r>
                  <w:r w:rsidRPr="00087642">
                    <w:rPr>
                      <w:rFonts w:ascii="Arial" w:hAnsi="Arial" w:cs="Arial"/>
                    </w:rPr>
                    <w:lastRenderedPageBreak/>
                    <w:t xml:space="preserve">Guascama, </w:t>
                  </w:r>
                  <w:del w:id="401" w:author="TOSHIBA" w:date="2016-03-08T16:45:00Z">
                    <w:r w:rsidRPr="00087642" w:rsidDel="00D00C0B">
                      <w:rPr>
                        <w:rFonts w:ascii="Arial" w:hAnsi="Arial" w:cs="Arial"/>
                      </w:rPr>
                      <w:delText>P</w:delText>
                    </w:r>
                  </w:del>
                  <w:ins w:id="402" w:author="TOSHIBA" w:date="2016-03-08T16:45:00Z">
                    <w:r w:rsidR="00D00C0B">
                      <w:rPr>
                        <w:rFonts w:ascii="Arial" w:hAnsi="Arial" w:cs="Arial"/>
                      </w:rPr>
                      <w:t>p</w:t>
                    </w:r>
                  </w:ins>
                  <w:r w:rsidRPr="00087642">
                    <w:rPr>
                      <w:rFonts w:ascii="Arial" w:hAnsi="Arial" w:cs="Arial"/>
                    </w:rPr>
                    <w:t xml:space="preserve">unta Cascajal, </w:t>
                  </w:r>
                  <w:del w:id="403" w:author="TOSHIBA" w:date="2016-03-07T16:02:00Z">
                    <w:r w:rsidRPr="00087642" w:rsidDel="00FA0A86">
                      <w:rPr>
                        <w:rFonts w:ascii="Arial" w:hAnsi="Arial" w:cs="Arial"/>
                      </w:rPr>
                      <w:delText>R</w:delText>
                    </w:r>
                  </w:del>
                  <w:ins w:id="404" w:author="TOSHIBA" w:date="2016-03-07T16:02:00Z">
                    <w:r w:rsidR="00FA0A86">
                      <w:rPr>
                        <w:rFonts w:ascii="Arial" w:hAnsi="Arial" w:cs="Arial"/>
                      </w:rPr>
                      <w:t>r</w:t>
                    </w:r>
                  </w:ins>
                  <w:r w:rsidRPr="00087642">
                    <w:rPr>
                      <w:rFonts w:ascii="Arial" w:hAnsi="Arial" w:cs="Arial"/>
                    </w:rPr>
                    <w:t xml:space="preserve">ada de Tumaco, </w:t>
                  </w:r>
                  <w:del w:id="405" w:author="TOSHIBA" w:date="2016-03-07T16:02:00Z">
                    <w:r w:rsidRPr="00087642" w:rsidDel="00FA0A86">
                      <w:rPr>
                        <w:rFonts w:ascii="Arial" w:hAnsi="Arial" w:cs="Arial"/>
                      </w:rPr>
                      <w:delText>C</w:delText>
                    </w:r>
                  </w:del>
                  <w:ins w:id="406" w:author="TOSHIBA" w:date="2016-03-07T16:02:00Z">
                    <w:r w:rsidR="00FA0A86">
                      <w:rPr>
                        <w:rFonts w:ascii="Arial" w:hAnsi="Arial" w:cs="Arial"/>
                      </w:rPr>
                      <w:t>c</w:t>
                    </w:r>
                  </w:ins>
                  <w:r w:rsidRPr="00087642">
                    <w:rPr>
                      <w:rFonts w:ascii="Arial" w:hAnsi="Arial" w:cs="Arial"/>
                    </w:rPr>
                    <w:t xml:space="preserve">abo Manglares, </w:t>
                  </w:r>
                  <w:del w:id="407" w:author="TOSHIBA" w:date="2016-03-07T16:02:00Z">
                    <w:r w:rsidRPr="00087642" w:rsidDel="00FA0A86">
                      <w:rPr>
                        <w:rFonts w:ascii="Arial" w:hAnsi="Arial" w:cs="Arial"/>
                      </w:rPr>
                      <w:delText>B</w:delText>
                    </w:r>
                  </w:del>
                  <w:ins w:id="408" w:author="TOSHIBA" w:date="2016-03-07T16:02:00Z">
                    <w:r w:rsidR="00FA0A86">
                      <w:rPr>
                        <w:rFonts w:ascii="Arial" w:hAnsi="Arial" w:cs="Arial"/>
                      </w:rPr>
                      <w:t>b</w:t>
                    </w:r>
                  </w:ins>
                  <w:r w:rsidRPr="00087642">
                    <w:rPr>
                      <w:rFonts w:ascii="Arial" w:hAnsi="Arial" w:cs="Arial"/>
                    </w:rPr>
                    <w:t xml:space="preserve">ahía de Ancón de Sardinas. </w:t>
                  </w:r>
                </w:p>
              </w:tc>
            </w:tr>
          </w:tbl>
          <w:p w14:paraId="7267B566" w14:textId="77777777" w:rsidR="00954BEB" w:rsidRPr="00087642" w:rsidRDefault="00954BEB" w:rsidP="00932B2F">
            <w:pPr>
              <w:rPr>
                <w:rFonts w:ascii="Arial" w:hAnsi="Arial" w:cs="Arial"/>
                <w:lang w:val="es-CO"/>
              </w:rPr>
            </w:pPr>
          </w:p>
        </w:tc>
      </w:tr>
    </w:tbl>
    <w:p w14:paraId="5139BE4E" w14:textId="77777777" w:rsidR="001524C5" w:rsidRPr="00087642" w:rsidRDefault="001524C5" w:rsidP="001524C5">
      <w:pPr>
        <w:rPr>
          <w:rFonts w:ascii="Arial" w:hAnsi="Arial" w:cs="Arial"/>
          <w:b/>
        </w:rPr>
      </w:pPr>
    </w:p>
    <w:p w14:paraId="6703289B" w14:textId="77777777" w:rsidR="001524C5" w:rsidRPr="00087642" w:rsidRDefault="001524C5" w:rsidP="001524C5">
      <w:pPr>
        <w:pStyle w:val="u"/>
        <w:shd w:val="clear" w:color="auto" w:fill="FFFFFF"/>
        <w:spacing w:before="0" w:beforeAutospacing="0" w:after="0"/>
        <w:jc w:val="both"/>
        <w:rPr>
          <w:rFonts w:ascii="Arial" w:hAnsi="Arial" w:cs="Arial"/>
          <w:sz w:val="22"/>
          <w:szCs w:val="22"/>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7E54824F" w14:textId="77777777" w:rsidTr="00906062">
        <w:tc>
          <w:tcPr>
            <w:tcW w:w="9054" w:type="dxa"/>
            <w:gridSpan w:val="2"/>
            <w:shd w:val="clear" w:color="auto" w:fill="0D0D0D" w:themeFill="text1" w:themeFillTint="F2"/>
          </w:tcPr>
          <w:p w14:paraId="0F83CD2E"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13D3D74E" w14:textId="77777777" w:rsidTr="00906062">
        <w:tc>
          <w:tcPr>
            <w:tcW w:w="2518" w:type="dxa"/>
          </w:tcPr>
          <w:p w14:paraId="020A12A9"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00E19F69" w14:textId="7601FDA3" w:rsidR="001524C5" w:rsidRPr="00087642" w:rsidRDefault="001524C5" w:rsidP="00FA0A86">
            <w:pPr>
              <w:jc w:val="both"/>
              <w:rPr>
                <w:rFonts w:ascii="Arial" w:hAnsi="Arial" w:cs="Arial"/>
              </w:rPr>
            </w:pPr>
            <w:r w:rsidRPr="00087642">
              <w:rPr>
                <w:rFonts w:ascii="Arial" w:hAnsi="Arial" w:cs="Arial"/>
              </w:rPr>
              <w:t>CS_07_08_</w:t>
            </w:r>
            <w:r w:rsidR="009166BC">
              <w:rPr>
                <w:rFonts w:ascii="Arial" w:hAnsi="Arial" w:cs="Arial"/>
              </w:rPr>
              <w:t>CO</w:t>
            </w:r>
            <w:del w:id="409" w:author="TOSHIBA" w:date="2016-03-07T16:02:00Z">
              <w:r w:rsidR="009166BC" w:rsidDel="00FA0A86">
                <w:rPr>
                  <w:rFonts w:ascii="Arial" w:hAnsi="Arial" w:cs="Arial"/>
                </w:rPr>
                <w:delText xml:space="preserve"> </w:delText>
              </w:r>
            </w:del>
            <w:r w:rsidRPr="00087642">
              <w:rPr>
                <w:rFonts w:ascii="Arial" w:hAnsi="Arial" w:cs="Arial"/>
                <w:lang w:val="en-US"/>
              </w:rPr>
              <w:t>IMG</w:t>
            </w:r>
            <w:r w:rsidR="009166BC">
              <w:rPr>
                <w:rFonts w:ascii="Arial" w:hAnsi="Arial" w:cs="Arial"/>
                <w:lang w:val="en-US"/>
              </w:rPr>
              <w:t>11</w:t>
            </w:r>
          </w:p>
        </w:tc>
      </w:tr>
      <w:tr w:rsidR="001524C5" w:rsidRPr="00087642" w14:paraId="78465CE5" w14:textId="77777777" w:rsidTr="00906062">
        <w:tc>
          <w:tcPr>
            <w:tcW w:w="2518" w:type="dxa"/>
          </w:tcPr>
          <w:p w14:paraId="7A0E8B2D"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292DA115" w14:textId="77777777" w:rsidR="001524C5" w:rsidRPr="00087642" w:rsidRDefault="001524C5" w:rsidP="00906062">
            <w:pPr>
              <w:jc w:val="both"/>
              <w:rPr>
                <w:rFonts w:ascii="Arial" w:hAnsi="Arial" w:cs="Arial"/>
                <w:b/>
                <w:lang w:val="es-ES"/>
              </w:rPr>
            </w:pPr>
            <w:r w:rsidRPr="00087642">
              <w:rPr>
                <w:rFonts w:ascii="Arial" w:hAnsi="Arial" w:cs="Arial"/>
                <w:b/>
                <w:lang w:val="es-ES"/>
              </w:rPr>
              <w:t>Río Atrato</w:t>
            </w:r>
          </w:p>
        </w:tc>
      </w:tr>
      <w:tr w:rsidR="001524C5" w:rsidRPr="00087642" w14:paraId="4B61E025" w14:textId="77777777" w:rsidTr="00906062">
        <w:tc>
          <w:tcPr>
            <w:tcW w:w="2518" w:type="dxa"/>
          </w:tcPr>
          <w:p w14:paraId="3195C8C9"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6D79BF3D" w14:textId="77777777" w:rsidR="001524C5" w:rsidRPr="00087642" w:rsidRDefault="00485F03" w:rsidP="00906062">
            <w:pPr>
              <w:jc w:val="both"/>
              <w:rPr>
                <w:rFonts w:ascii="Arial" w:hAnsi="Arial" w:cs="Arial"/>
                <w:noProof/>
                <w:lang w:eastAsia="es-CO"/>
              </w:rPr>
            </w:pPr>
            <w:hyperlink r:id="rId29" w:history="1">
              <w:r w:rsidR="001524C5" w:rsidRPr="00087642">
                <w:rPr>
                  <w:rStyle w:val="Hipervnculo"/>
                  <w:rFonts w:ascii="Arial" w:hAnsi="Arial" w:cs="Arial"/>
                  <w:noProof/>
                  <w:lang w:eastAsia="es-CO"/>
                </w:rPr>
                <w:t>http://www.imeditores.com/banocc/deltas/fotos.php?id=163</w:t>
              </w:r>
            </w:hyperlink>
          </w:p>
          <w:p w14:paraId="452039A9" w14:textId="77777777" w:rsidR="001524C5" w:rsidRPr="00087642" w:rsidRDefault="001524C5" w:rsidP="00906062">
            <w:pPr>
              <w:jc w:val="both"/>
              <w:rPr>
                <w:rFonts w:ascii="Arial" w:hAnsi="Arial" w:cs="Arial"/>
                <w:noProof/>
                <w:lang w:eastAsia="es-CO"/>
              </w:rPr>
            </w:pPr>
          </w:p>
          <w:p w14:paraId="242A350F"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5D29FE6F" wp14:editId="07777777">
                  <wp:extent cx="1771650" cy="1185037"/>
                  <wp:effectExtent l="0" t="0" r="0" b="0"/>
                  <wp:docPr id="45" name="Imagen 45" descr="http://www.imeditores.com/banocc/deltas/display_image.php?src=fotos/450x500/P14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imeditores.com/banocc/deltas/display_image.php?src=fotos/450x500/P147a.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5669" cy="1187725"/>
                          </a:xfrm>
                          <a:prstGeom prst="rect">
                            <a:avLst/>
                          </a:prstGeom>
                          <a:noFill/>
                          <a:ln>
                            <a:noFill/>
                          </a:ln>
                        </pic:spPr>
                      </pic:pic>
                    </a:graphicData>
                  </a:graphic>
                </wp:inline>
              </w:drawing>
            </w:r>
          </w:p>
        </w:tc>
      </w:tr>
      <w:tr w:rsidR="001524C5" w:rsidRPr="00087642" w14:paraId="5E1576C5" w14:textId="77777777" w:rsidTr="00906062">
        <w:tc>
          <w:tcPr>
            <w:tcW w:w="2518" w:type="dxa"/>
          </w:tcPr>
          <w:p w14:paraId="3979F05B"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2D41C59A" w14:textId="456C3FCA" w:rsidR="001524C5" w:rsidRPr="00087642" w:rsidRDefault="001524C5" w:rsidP="00FA0A86">
            <w:pPr>
              <w:jc w:val="both"/>
              <w:rPr>
                <w:rFonts w:ascii="Arial" w:hAnsi="Arial" w:cs="Arial"/>
                <w:lang w:val="es-ES_tradnl"/>
              </w:rPr>
            </w:pPr>
            <w:r w:rsidRPr="00087642">
              <w:rPr>
                <w:rFonts w:ascii="Arial" w:hAnsi="Arial" w:cs="Arial"/>
                <w:lang w:val="es-ES_tradnl"/>
              </w:rPr>
              <w:t xml:space="preserve">El </w:t>
            </w:r>
            <w:r w:rsidRPr="00087642">
              <w:rPr>
                <w:rFonts w:ascii="Arial" w:hAnsi="Arial" w:cs="Arial"/>
                <w:b/>
                <w:lang w:val="es-ES_tradnl"/>
              </w:rPr>
              <w:t>río Atrato</w:t>
            </w:r>
            <w:r w:rsidRPr="00087642">
              <w:rPr>
                <w:rFonts w:ascii="Arial" w:hAnsi="Arial" w:cs="Arial"/>
                <w:lang w:val="es-ES_tradnl"/>
              </w:rPr>
              <w:t xml:space="preserve"> es el </w:t>
            </w:r>
            <w:del w:id="410" w:author="TOSHIBA" w:date="2016-03-07T16:02:00Z">
              <w:r w:rsidRPr="00087642" w:rsidDel="00FA0A86">
                <w:rPr>
                  <w:rFonts w:ascii="Arial" w:hAnsi="Arial" w:cs="Arial"/>
                  <w:lang w:val="es-ES_tradnl"/>
                </w:rPr>
                <w:delText xml:space="preserve">río </w:delText>
              </w:r>
            </w:del>
            <w:r w:rsidRPr="00087642">
              <w:rPr>
                <w:rFonts w:ascii="Arial" w:hAnsi="Arial" w:cs="Arial"/>
                <w:lang w:val="es-ES_tradnl"/>
              </w:rPr>
              <w:t xml:space="preserve">más caudaloso de Colombia. Nace en el </w:t>
            </w:r>
            <w:r w:rsidRPr="00087642">
              <w:rPr>
                <w:rFonts w:ascii="Arial" w:hAnsi="Arial" w:cs="Arial"/>
                <w:b/>
                <w:lang w:val="es-ES_tradnl"/>
              </w:rPr>
              <w:t xml:space="preserve">cerro del Plateado </w:t>
            </w:r>
            <w:r w:rsidRPr="00087642">
              <w:rPr>
                <w:rFonts w:ascii="Arial" w:hAnsi="Arial" w:cs="Arial"/>
                <w:lang w:val="es-ES_tradnl"/>
              </w:rPr>
              <w:t xml:space="preserve">en la cordillera Occidental y desemboca en el </w:t>
            </w:r>
            <w:r w:rsidRPr="00087642">
              <w:rPr>
                <w:rFonts w:ascii="Arial" w:hAnsi="Arial" w:cs="Arial"/>
                <w:b/>
                <w:lang w:val="es-ES_tradnl"/>
              </w:rPr>
              <w:t>golfo de Urabá</w:t>
            </w:r>
            <w:r w:rsidRPr="00087642">
              <w:rPr>
                <w:rFonts w:ascii="Arial" w:hAnsi="Arial" w:cs="Arial"/>
                <w:lang w:val="es-ES_tradnl"/>
              </w:rPr>
              <w:t xml:space="preserve"> en el mar Caribe.</w:t>
            </w:r>
          </w:p>
        </w:tc>
      </w:tr>
    </w:tbl>
    <w:p w14:paraId="44BD27B2" w14:textId="77777777" w:rsidR="001524C5" w:rsidRPr="00087642" w:rsidRDefault="001524C5" w:rsidP="001524C5">
      <w:pPr>
        <w:pStyle w:val="u"/>
        <w:shd w:val="clear" w:color="auto" w:fill="FFFFFF"/>
        <w:spacing w:before="0" w:beforeAutospacing="0" w:after="0"/>
        <w:jc w:val="both"/>
        <w:rPr>
          <w:rFonts w:ascii="Arial" w:hAnsi="Arial" w:cs="Arial"/>
          <w:sz w:val="22"/>
          <w:szCs w:val="22"/>
          <w:lang w:val="es-ES_tradnl"/>
        </w:rPr>
      </w:pPr>
    </w:p>
    <w:p w14:paraId="479C23E6" w14:textId="4C2B85C7" w:rsidR="001524C5" w:rsidRPr="00087642" w:rsidRDefault="001524C5" w:rsidP="001524C5">
      <w:pPr>
        <w:pStyle w:val="u"/>
        <w:shd w:val="clear" w:color="auto" w:fill="FFFFFF"/>
        <w:spacing w:before="0" w:beforeAutospacing="0" w:after="0"/>
        <w:jc w:val="both"/>
        <w:rPr>
          <w:rFonts w:ascii="Arial" w:hAnsi="Arial" w:cs="Arial"/>
          <w:color w:val="FF0000"/>
          <w:sz w:val="22"/>
          <w:szCs w:val="22"/>
        </w:rPr>
      </w:pPr>
      <w:r w:rsidRPr="00087642">
        <w:rPr>
          <w:rFonts w:ascii="Arial" w:hAnsi="Arial" w:cs="Arial"/>
          <w:sz w:val="22"/>
          <w:szCs w:val="22"/>
        </w:rPr>
        <w:t xml:space="preserve">La </w:t>
      </w:r>
      <w:r w:rsidR="00617DA4">
        <w:rPr>
          <w:rFonts w:ascii="Arial" w:hAnsi="Arial" w:cs="Arial"/>
          <w:b/>
          <w:sz w:val="22"/>
          <w:szCs w:val="22"/>
        </w:rPr>
        <w:t>s</w:t>
      </w:r>
      <w:r w:rsidRPr="00087642">
        <w:rPr>
          <w:rFonts w:ascii="Arial" w:hAnsi="Arial" w:cs="Arial"/>
          <w:b/>
          <w:sz w:val="22"/>
          <w:szCs w:val="22"/>
        </w:rPr>
        <w:t xml:space="preserve">erranía del Baudó </w:t>
      </w:r>
      <w:r w:rsidRPr="00087642">
        <w:rPr>
          <w:rFonts w:ascii="Arial" w:hAnsi="Arial" w:cs="Arial"/>
          <w:sz w:val="22"/>
          <w:szCs w:val="22"/>
        </w:rPr>
        <w:t xml:space="preserve">es un sistema montañoso bajo. Su mayor elevación es el </w:t>
      </w:r>
      <w:r w:rsidRPr="00087642">
        <w:rPr>
          <w:rFonts w:ascii="Arial" w:hAnsi="Arial" w:cs="Arial"/>
          <w:b/>
          <w:sz w:val="22"/>
          <w:szCs w:val="22"/>
        </w:rPr>
        <w:t>Alto del Buey</w:t>
      </w:r>
      <w:r w:rsidRPr="00087642">
        <w:rPr>
          <w:rFonts w:ascii="Arial" w:hAnsi="Arial" w:cs="Arial"/>
          <w:sz w:val="22"/>
          <w:szCs w:val="22"/>
        </w:rPr>
        <w:t xml:space="preserve"> (1400 m</w:t>
      </w:r>
      <w:del w:id="411" w:author="TOSHIBA" w:date="2016-03-07T16:03:00Z">
        <w:r w:rsidRPr="00087642" w:rsidDel="00FA0A86">
          <w:rPr>
            <w:rFonts w:ascii="Arial" w:hAnsi="Arial" w:cs="Arial"/>
            <w:sz w:val="22"/>
            <w:szCs w:val="22"/>
          </w:rPr>
          <w:delText>snm</w:delText>
        </w:r>
      </w:del>
      <w:r w:rsidRPr="00087642">
        <w:rPr>
          <w:rFonts w:ascii="Arial" w:hAnsi="Arial" w:cs="Arial"/>
          <w:sz w:val="22"/>
          <w:szCs w:val="22"/>
        </w:rPr>
        <w:t xml:space="preserve">), situado al norte de la desembocadura del río Baudó en el </w:t>
      </w:r>
      <w:r w:rsidR="00617DA4">
        <w:rPr>
          <w:rFonts w:ascii="Arial" w:hAnsi="Arial" w:cs="Arial"/>
          <w:sz w:val="22"/>
          <w:szCs w:val="22"/>
        </w:rPr>
        <w:t>d</w:t>
      </w:r>
      <w:r w:rsidRPr="00087642">
        <w:rPr>
          <w:rFonts w:ascii="Arial" w:hAnsi="Arial" w:cs="Arial"/>
          <w:sz w:val="22"/>
          <w:szCs w:val="22"/>
        </w:rPr>
        <w:t xml:space="preserve">epartamento del Chocó. Se dirige en sentido </w:t>
      </w:r>
      <w:r w:rsidR="00617DA4">
        <w:rPr>
          <w:rFonts w:ascii="Arial" w:hAnsi="Arial" w:cs="Arial"/>
          <w:sz w:val="22"/>
          <w:szCs w:val="22"/>
        </w:rPr>
        <w:t>s</w:t>
      </w:r>
      <w:r w:rsidR="009468A4">
        <w:rPr>
          <w:rFonts w:ascii="Arial" w:hAnsi="Arial" w:cs="Arial"/>
          <w:sz w:val="22"/>
          <w:szCs w:val="22"/>
        </w:rPr>
        <w:t>ur</w:t>
      </w:r>
      <w:r w:rsidRPr="00087642">
        <w:rPr>
          <w:rFonts w:ascii="Arial" w:hAnsi="Arial" w:cs="Arial"/>
          <w:sz w:val="22"/>
          <w:szCs w:val="22"/>
        </w:rPr>
        <w:t>-</w:t>
      </w:r>
      <w:r w:rsidR="00617DA4">
        <w:rPr>
          <w:rFonts w:ascii="Arial" w:hAnsi="Arial" w:cs="Arial"/>
          <w:sz w:val="22"/>
          <w:szCs w:val="22"/>
        </w:rPr>
        <w:t>n</w:t>
      </w:r>
      <w:r w:rsidR="009468A4">
        <w:rPr>
          <w:rFonts w:ascii="Arial" w:hAnsi="Arial" w:cs="Arial"/>
          <w:sz w:val="22"/>
          <w:szCs w:val="22"/>
        </w:rPr>
        <w:t>orte</w:t>
      </w:r>
      <w:r w:rsidRPr="00087642">
        <w:rPr>
          <w:rFonts w:ascii="Arial" w:hAnsi="Arial" w:cs="Arial"/>
          <w:sz w:val="22"/>
          <w:szCs w:val="22"/>
        </w:rPr>
        <w:t xml:space="preserve"> hacia Panamá y se prolonga en la provincia del Darién</w:t>
      </w:r>
      <w:ins w:id="412" w:author="TOSHIBA" w:date="2016-03-08T17:29:00Z">
        <w:r w:rsidR="003E44C0">
          <w:rPr>
            <w:rFonts w:ascii="Arial" w:hAnsi="Arial" w:cs="Arial"/>
            <w:sz w:val="22"/>
            <w:szCs w:val="22"/>
          </w:rPr>
          <w:t>,</w:t>
        </w:r>
      </w:ins>
      <w:r w:rsidRPr="00087642">
        <w:rPr>
          <w:rFonts w:ascii="Arial" w:hAnsi="Arial" w:cs="Arial"/>
          <w:sz w:val="22"/>
          <w:szCs w:val="22"/>
        </w:rPr>
        <w:t xml:space="preserve"> </w:t>
      </w:r>
      <w:ins w:id="413" w:author="TOSHIBA" w:date="2016-03-07T16:04:00Z">
        <w:r w:rsidR="00FA0A86">
          <w:rPr>
            <w:rFonts w:ascii="Arial" w:hAnsi="Arial" w:cs="Arial"/>
            <w:sz w:val="22"/>
            <w:szCs w:val="22"/>
          </w:rPr>
          <w:t xml:space="preserve">en donde </w:t>
        </w:r>
      </w:ins>
      <w:r w:rsidRPr="00087642">
        <w:rPr>
          <w:rFonts w:ascii="Arial" w:hAnsi="Arial" w:cs="Arial"/>
          <w:sz w:val="22"/>
          <w:szCs w:val="22"/>
        </w:rPr>
        <w:t>constituye</w:t>
      </w:r>
      <w:del w:id="414" w:author="TOSHIBA" w:date="2016-03-07T16:04:00Z">
        <w:r w:rsidRPr="00087642" w:rsidDel="00FA0A86">
          <w:rPr>
            <w:rFonts w:ascii="Arial" w:hAnsi="Arial" w:cs="Arial"/>
            <w:sz w:val="22"/>
            <w:szCs w:val="22"/>
          </w:rPr>
          <w:delText>ndo</w:delText>
        </w:r>
      </w:del>
      <w:r w:rsidRPr="00087642">
        <w:rPr>
          <w:rFonts w:ascii="Arial" w:hAnsi="Arial" w:cs="Arial"/>
          <w:sz w:val="22"/>
          <w:szCs w:val="22"/>
        </w:rPr>
        <w:t xml:space="preserve"> la </w:t>
      </w:r>
      <w:del w:id="415" w:author="TOSHIBA" w:date="2016-03-07T16:04:00Z">
        <w:r w:rsidRPr="00087642" w:rsidDel="00FA0A86">
          <w:rPr>
            <w:rFonts w:ascii="Arial" w:hAnsi="Arial" w:cs="Arial"/>
            <w:b/>
            <w:sz w:val="22"/>
            <w:szCs w:val="22"/>
          </w:rPr>
          <w:delText>S</w:delText>
        </w:r>
      </w:del>
      <w:ins w:id="416" w:author="TOSHIBA" w:date="2016-03-07T16:04:00Z">
        <w:r w:rsidR="00FA0A86">
          <w:rPr>
            <w:rFonts w:ascii="Arial" w:hAnsi="Arial" w:cs="Arial"/>
            <w:b/>
            <w:sz w:val="22"/>
            <w:szCs w:val="22"/>
          </w:rPr>
          <w:t>s</w:t>
        </w:r>
      </w:ins>
      <w:r w:rsidRPr="00087642">
        <w:rPr>
          <w:rFonts w:ascii="Arial" w:hAnsi="Arial" w:cs="Arial"/>
          <w:b/>
          <w:sz w:val="22"/>
          <w:szCs w:val="22"/>
        </w:rPr>
        <w:t>erranía del Limón</w:t>
      </w:r>
      <w:r w:rsidRPr="00087642">
        <w:rPr>
          <w:rFonts w:ascii="Arial" w:hAnsi="Arial" w:cs="Arial"/>
          <w:sz w:val="22"/>
          <w:szCs w:val="22"/>
        </w:rPr>
        <w:t xml:space="preserve"> o </w:t>
      </w:r>
      <w:r w:rsidRPr="00087642">
        <w:rPr>
          <w:rFonts w:ascii="Arial" w:hAnsi="Arial" w:cs="Arial"/>
          <w:b/>
          <w:sz w:val="22"/>
          <w:szCs w:val="22"/>
        </w:rPr>
        <w:t>del Pirre</w:t>
      </w:r>
      <w:r w:rsidRPr="00087642">
        <w:rPr>
          <w:rFonts w:ascii="Arial" w:hAnsi="Arial" w:cs="Arial"/>
          <w:sz w:val="22"/>
          <w:szCs w:val="22"/>
        </w:rPr>
        <w:t xml:space="preserve">. Este conjunto montañoso ha sido denominado </w:t>
      </w:r>
      <w:r w:rsidR="00617DA4">
        <w:rPr>
          <w:rFonts w:ascii="Arial" w:hAnsi="Arial" w:cs="Arial"/>
          <w:b/>
          <w:sz w:val="22"/>
          <w:szCs w:val="22"/>
        </w:rPr>
        <w:t>c</w:t>
      </w:r>
      <w:r w:rsidRPr="00087642">
        <w:rPr>
          <w:rFonts w:ascii="Arial" w:hAnsi="Arial" w:cs="Arial"/>
          <w:b/>
          <w:sz w:val="22"/>
          <w:szCs w:val="22"/>
        </w:rPr>
        <w:t>ordillera de la Costa</w:t>
      </w:r>
      <w:r w:rsidRPr="00087642">
        <w:rPr>
          <w:rFonts w:ascii="Arial" w:hAnsi="Arial" w:cs="Arial"/>
          <w:sz w:val="22"/>
          <w:szCs w:val="22"/>
        </w:rPr>
        <w:t xml:space="preserve">. </w:t>
      </w:r>
    </w:p>
    <w:p w14:paraId="05EEF435" w14:textId="77777777" w:rsidR="00932B2F" w:rsidRPr="00087642" w:rsidRDefault="00932B2F" w:rsidP="008930EE">
      <w:pPr>
        <w:rPr>
          <w:rFonts w:ascii="Arial" w:hAnsi="Arial" w:cs="Arial"/>
          <w:b/>
        </w:rPr>
      </w:pPr>
    </w:p>
    <w:p w14:paraId="67FF1678" w14:textId="3F4259CD" w:rsidR="001524C5" w:rsidRPr="00087642" w:rsidRDefault="00087642" w:rsidP="00087642">
      <w:pPr>
        <w:rPr>
          <w:rFonts w:ascii="Arial" w:hAnsi="Arial" w:cs="Arial"/>
          <w:b/>
        </w:rPr>
      </w:pPr>
      <w:r w:rsidRPr="00087642">
        <w:rPr>
          <w:rFonts w:ascii="Arial" w:hAnsi="Arial" w:cs="Arial"/>
          <w:highlight w:val="yellow"/>
        </w:rPr>
        <w:t>[SECCIÓN 3]</w:t>
      </w:r>
      <w:r w:rsidR="008930EE" w:rsidRPr="00087642">
        <w:rPr>
          <w:rFonts w:ascii="Arial" w:hAnsi="Arial" w:cs="Arial"/>
          <w:b/>
        </w:rPr>
        <w:t xml:space="preserve">3.2.3 </w:t>
      </w:r>
      <w:ins w:id="417" w:author="TOSHIBA" w:date="2016-03-08T17:29:00Z">
        <w:r w:rsidR="003E44C0">
          <w:rPr>
            <w:rFonts w:ascii="Arial" w:hAnsi="Arial" w:cs="Arial"/>
            <w:b/>
          </w:rPr>
          <w:t xml:space="preserve">La </w:t>
        </w:r>
      </w:ins>
      <w:del w:id="418" w:author="TOSHIBA" w:date="2016-03-08T17:29:00Z">
        <w:r w:rsidDel="003E44C0">
          <w:rPr>
            <w:rFonts w:ascii="Arial" w:hAnsi="Arial" w:cs="Arial"/>
            <w:b/>
          </w:rPr>
          <w:delText>R</w:delText>
        </w:r>
      </w:del>
      <w:ins w:id="419" w:author="TOSHIBA" w:date="2016-03-08T17:29:00Z">
        <w:r w:rsidR="003E44C0">
          <w:rPr>
            <w:rFonts w:ascii="Arial" w:hAnsi="Arial" w:cs="Arial"/>
            <w:b/>
          </w:rPr>
          <w:t>r</w:t>
        </w:r>
      </w:ins>
      <w:r>
        <w:rPr>
          <w:rFonts w:ascii="Arial" w:hAnsi="Arial" w:cs="Arial"/>
          <w:b/>
        </w:rPr>
        <w:t>egión insular</w:t>
      </w:r>
    </w:p>
    <w:p w14:paraId="565184C0" w14:textId="77777777" w:rsidR="001524C5" w:rsidRPr="00087642" w:rsidRDefault="00932B2F" w:rsidP="00932B2F">
      <w:pPr>
        <w:rPr>
          <w:rFonts w:ascii="Arial" w:hAnsi="Arial" w:cs="Arial"/>
        </w:rPr>
      </w:pPr>
      <w:r w:rsidRPr="00087642">
        <w:rPr>
          <w:rFonts w:ascii="Arial" w:hAnsi="Arial" w:cs="Arial"/>
        </w:rPr>
        <w:t>La región insular de Colombia abarca i</w:t>
      </w:r>
      <w:r w:rsidR="009468A4">
        <w:rPr>
          <w:rFonts w:ascii="Arial" w:hAnsi="Arial" w:cs="Arial"/>
        </w:rPr>
        <w:t>slas y archipiélagos en el mar C</w:t>
      </w:r>
      <w:r w:rsidRPr="00087642">
        <w:rPr>
          <w:rFonts w:ascii="Arial" w:hAnsi="Arial" w:cs="Arial"/>
        </w:rPr>
        <w:t>aribe y en el océano Pacífico.</w:t>
      </w:r>
    </w:p>
    <w:p w14:paraId="77EBE6FC" w14:textId="6F7BD4BA" w:rsidR="001524C5" w:rsidRPr="00087642" w:rsidRDefault="001524C5" w:rsidP="001524C5">
      <w:pPr>
        <w:shd w:val="clear" w:color="auto" w:fill="FFFFFF"/>
        <w:spacing w:after="0"/>
        <w:jc w:val="both"/>
        <w:rPr>
          <w:rFonts w:ascii="Arial" w:hAnsi="Arial" w:cs="Arial"/>
        </w:rPr>
      </w:pPr>
      <w:r w:rsidRPr="00087642">
        <w:rPr>
          <w:rFonts w:ascii="Arial" w:hAnsi="Arial" w:cs="Arial"/>
        </w:rPr>
        <w:t>En el mar Caribe de Colombia se encuentran las islas de</w:t>
      </w:r>
      <w:del w:id="420" w:author="TOSHIBA" w:date="2016-03-08T17:30:00Z">
        <w:r w:rsidRPr="00087642" w:rsidDel="003E44C0">
          <w:rPr>
            <w:rFonts w:ascii="Arial" w:hAnsi="Arial" w:cs="Arial"/>
          </w:rPr>
          <w:delText>:</w:delText>
        </w:r>
      </w:del>
      <w:r w:rsidRPr="00087642">
        <w:rPr>
          <w:rFonts w:ascii="Arial" w:hAnsi="Arial" w:cs="Arial"/>
        </w:rPr>
        <w:t xml:space="preserve"> San Andrés, Providencia y Santa Catalina</w:t>
      </w:r>
      <w:r w:rsidR="00617DA4">
        <w:rPr>
          <w:rFonts w:ascii="Arial" w:hAnsi="Arial" w:cs="Arial"/>
        </w:rPr>
        <w:t xml:space="preserve">, </w:t>
      </w:r>
      <w:r w:rsidRPr="00087642">
        <w:rPr>
          <w:rFonts w:ascii="Arial" w:hAnsi="Arial" w:cs="Arial"/>
        </w:rPr>
        <w:t xml:space="preserve">el </w:t>
      </w:r>
      <w:r w:rsidR="00617DA4">
        <w:rPr>
          <w:rFonts w:ascii="Arial" w:hAnsi="Arial" w:cs="Arial"/>
        </w:rPr>
        <w:t>a</w:t>
      </w:r>
      <w:r w:rsidRPr="00087642">
        <w:rPr>
          <w:rFonts w:ascii="Arial" w:hAnsi="Arial" w:cs="Arial"/>
        </w:rPr>
        <w:t>rchipiélago de San Bernardo</w:t>
      </w:r>
      <w:r w:rsidR="00617DA4">
        <w:rPr>
          <w:rFonts w:ascii="Arial" w:hAnsi="Arial" w:cs="Arial"/>
        </w:rPr>
        <w:t>,</w:t>
      </w:r>
      <w:r w:rsidRPr="00087642">
        <w:rPr>
          <w:rFonts w:ascii="Arial" w:hAnsi="Arial" w:cs="Arial"/>
        </w:rPr>
        <w:t xml:space="preserve"> las </w:t>
      </w:r>
      <w:del w:id="421" w:author="TOSHIBA" w:date="2016-03-07T16:05:00Z">
        <w:r w:rsidRPr="00087642" w:rsidDel="005D7405">
          <w:rPr>
            <w:rFonts w:ascii="Arial" w:hAnsi="Arial" w:cs="Arial"/>
          </w:rPr>
          <w:delText>I</w:delText>
        </w:r>
      </w:del>
      <w:ins w:id="422" w:author="TOSHIBA" w:date="2016-03-07T16:05:00Z">
        <w:r w:rsidR="005D7405">
          <w:rPr>
            <w:rFonts w:ascii="Arial" w:hAnsi="Arial" w:cs="Arial"/>
          </w:rPr>
          <w:t>i</w:t>
        </w:r>
      </w:ins>
      <w:r w:rsidRPr="00087642">
        <w:rPr>
          <w:rFonts w:ascii="Arial" w:hAnsi="Arial" w:cs="Arial"/>
        </w:rPr>
        <w:t>slas del Rosario y la isla de Salamanca.</w:t>
      </w:r>
    </w:p>
    <w:p w14:paraId="53CB2521" w14:textId="77777777" w:rsidR="001524C5" w:rsidRPr="00087642" w:rsidRDefault="001524C5" w:rsidP="001524C5">
      <w:pPr>
        <w:shd w:val="clear" w:color="auto" w:fill="FFFFFF"/>
        <w:spacing w:after="0"/>
        <w:rPr>
          <w:rFonts w:ascii="Arial" w:hAnsi="Arial" w:cs="Arial"/>
          <w:b/>
        </w:rPr>
      </w:pPr>
    </w:p>
    <w:p w14:paraId="11F0DDFD" w14:textId="285CA5CE" w:rsidR="001524C5" w:rsidRPr="00087642" w:rsidRDefault="001524C5" w:rsidP="001524C5">
      <w:pPr>
        <w:shd w:val="clear" w:color="auto" w:fill="FFFFFF"/>
        <w:spacing w:after="0"/>
        <w:jc w:val="both"/>
        <w:rPr>
          <w:rFonts w:ascii="Arial" w:hAnsi="Arial" w:cs="Arial"/>
        </w:rPr>
      </w:pPr>
      <w:r w:rsidRPr="00087642">
        <w:rPr>
          <w:rFonts w:ascii="Arial" w:hAnsi="Arial" w:cs="Arial"/>
        </w:rPr>
        <w:t xml:space="preserve">El conjunto de </w:t>
      </w:r>
      <w:r w:rsidRPr="00087642">
        <w:rPr>
          <w:rFonts w:ascii="Arial" w:hAnsi="Arial" w:cs="Arial"/>
          <w:b/>
        </w:rPr>
        <w:t>San Andrés, Providencia y Santa Catalina</w:t>
      </w:r>
      <w:r w:rsidR="009468A4">
        <w:rPr>
          <w:rFonts w:ascii="Arial" w:hAnsi="Arial" w:cs="Arial"/>
        </w:rPr>
        <w:t xml:space="preserve"> forma</w:t>
      </w:r>
      <w:r w:rsidRPr="00087642">
        <w:rPr>
          <w:rFonts w:ascii="Arial" w:hAnsi="Arial" w:cs="Arial"/>
        </w:rPr>
        <w:t xml:space="preserve"> un departamento de Colombia</w:t>
      </w:r>
      <w:ins w:id="423" w:author="TOSHIBA" w:date="2016-03-08T17:30:00Z">
        <w:r w:rsidR="003E44C0">
          <w:rPr>
            <w:rFonts w:ascii="Arial" w:hAnsi="Arial" w:cs="Arial"/>
          </w:rPr>
          <w:t>,</w:t>
        </w:r>
      </w:ins>
      <w:r w:rsidRPr="00087642">
        <w:rPr>
          <w:rFonts w:ascii="Arial" w:hAnsi="Arial" w:cs="Arial"/>
        </w:rPr>
        <w:t xml:space="preserve"> que corresponde al archipiélago del mismo nombre</w:t>
      </w:r>
      <w:ins w:id="424" w:author="TOSHIBA" w:date="2016-03-08T17:31:00Z">
        <w:r w:rsidR="003E44C0">
          <w:rPr>
            <w:rFonts w:ascii="Arial" w:hAnsi="Arial" w:cs="Arial"/>
          </w:rPr>
          <w:t>,</w:t>
        </w:r>
      </w:ins>
      <w:r w:rsidRPr="00087642">
        <w:rPr>
          <w:rFonts w:ascii="Arial" w:hAnsi="Arial" w:cs="Arial"/>
        </w:rPr>
        <w:t xml:space="preserve"> y lo conforma un conjunto de islas, cayos </w:t>
      </w:r>
      <w:r w:rsidR="00300ECE" w:rsidRPr="00087642">
        <w:rPr>
          <w:rFonts w:ascii="Arial" w:hAnsi="Arial" w:cs="Arial"/>
        </w:rPr>
        <w:t xml:space="preserve">e islotes de origen coralino: </w:t>
      </w:r>
      <w:r w:rsidR="00300ECE" w:rsidRPr="009468A4">
        <w:rPr>
          <w:rFonts w:ascii="Arial" w:hAnsi="Arial" w:cs="Arial"/>
          <w:b/>
        </w:rPr>
        <w:t>Serrana, Serranilla, Bajo Nuevo, Quitasueño, Roncador, del Suroeste</w:t>
      </w:r>
      <w:r w:rsidR="00300ECE" w:rsidRPr="00087642">
        <w:rPr>
          <w:rFonts w:ascii="Arial" w:hAnsi="Arial" w:cs="Arial"/>
        </w:rPr>
        <w:t xml:space="preserve"> y </w:t>
      </w:r>
      <w:r w:rsidR="00300ECE" w:rsidRPr="009468A4">
        <w:rPr>
          <w:rFonts w:ascii="Arial" w:hAnsi="Arial" w:cs="Arial"/>
          <w:b/>
        </w:rPr>
        <w:t>Albuquerque</w:t>
      </w:r>
      <w:r w:rsidR="00300ECE" w:rsidRPr="00087642">
        <w:rPr>
          <w:rFonts w:ascii="Arial" w:hAnsi="Arial" w:cs="Arial"/>
        </w:rPr>
        <w:t xml:space="preserve">, </w:t>
      </w:r>
      <w:r w:rsidRPr="00087642">
        <w:rPr>
          <w:rFonts w:ascii="Arial" w:hAnsi="Arial" w:cs="Arial"/>
        </w:rPr>
        <w:t>localizados sobre una plataforma volcánica.</w:t>
      </w:r>
    </w:p>
    <w:p w14:paraId="47472CE5" w14:textId="77777777" w:rsidR="001524C5" w:rsidRPr="00087642" w:rsidRDefault="001524C5" w:rsidP="001524C5">
      <w:pPr>
        <w:pStyle w:val="Prrafodelista"/>
        <w:shd w:val="clear" w:color="auto" w:fill="FFFFFF"/>
        <w:spacing w:after="0"/>
        <w:jc w:val="both"/>
        <w:rPr>
          <w:rFonts w:ascii="Arial" w:hAnsi="Arial" w:cs="Arial"/>
        </w:rPr>
      </w:pPr>
    </w:p>
    <w:p w14:paraId="7FDB38EF" w14:textId="21B6994E" w:rsidR="001524C5" w:rsidRPr="00087642" w:rsidRDefault="001524C5" w:rsidP="001524C5">
      <w:pPr>
        <w:shd w:val="clear" w:color="auto" w:fill="FFFFFF"/>
        <w:spacing w:after="0"/>
        <w:jc w:val="both"/>
        <w:rPr>
          <w:rFonts w:ascii="Arial" w:hAnsi="Arial" w:cs="Arial"/>
        </w:rPr>
      </w:pPr>
      <w:r w:rsidRPr="00087642">
        <w:rPr>
          <w:rFonts w:ascii="Arial" w:hAnsi="Arial" w:cs="Arial"/>
        </w:rPr>
        <w:lastRenderedPageBreak/>
        <w:t xml:space="preserve">El relieve de </w:t>
      </w:r>
      <w:r w:rsidRPr="00087642">
        <w:rPr>
          <w:rFonts w:ascii="Arial" w:hAnsi="Arial" w:cs="Arial"/>
          <w:b/>
        </w:rPr>
        <w:t>San Andrés</w:t>
      </w:r>
      <w:r w:rsidRPr="00087642">
        <w:rPr>
          <w:rFonts w:ascii="Arial" w:hAnsi="Arial" w:cs="Arial"/>
        </w:rPr>
        <w:t xml:space="preserve"> está conformado por rocas de </w:t>
      </w:r>
      <w:r w:rsidRPr="00087642">
        <w:rPr>
          <w:rFonts w:ascii="Arial" w:hAnsi="Arial" w:cs="Arial"/>
          <w:b/>
        </w:rPr>
        <w:t xml:space="preserve">sedimento calizo </w:t>
      </w:r>
      <w:r w:rsidRPr="00087642">
        <w:rPr>
          <w:rFonts w:ascii="Arial" w:hAnsi="Arial" w:cs="Arial"/>
        </w:rPr>
        <w:t>reciente</w:t>
      </w:r>
      <w:r w:rsidR="009A3074">
        <w:rPr>
          <w:rFonts w:ascii="Arial" w:hAnsi="Arial" w:cs="Arial"/>
        </w:rPr>
        <w:t>,</w:t>
      </w:r>
      <w:r w:rsidRPr="00087642">
        <w:rPr>
          <w:rFonts w:ascii="Arial" w:hAnsi="Arial" w:cs="Arial"/>
        </w:rPr>
        <w:t xml:space="preserve"> y Providencia </w:t>
      </w:r>
      <w:ins w:id="425" w:author="TOSHIBA" w:date="2016-03-07T16:09:00Z">
        <w:r w:rsidR="002115F6">
          <w:rPr>
            <w:rFonts w:ascii="Arial" w:hAnsi="Arial" w:cs="Arial"/>
          </w:rPr>
          <w:t xml:space="preserve">tiene su origen en </w:t>
        </w:r>
      </w:ins>
      <w:del w:id="426" w:author="TOSHIBA" w:date="2016-03-07T16:09:00Z">
        <w:r w:rsidRPr="00087642" w:rsidDel="002115F6">
          <w:rPr>
            <w:rFonts w:ascii="Arial" w:hAnsi="Arial" w:cs="Arial"/>
          </w:rPr>
          <w:delText xml:space="preserve">proviene de </w:delText>
        </w:r>
      </w:del>
      <w:r w:rsidRPr="00087642">
        <w:rPr>
          <w:rFonts w:ascii="Arial" w:hAnsi="Arial" w:cs="Arial"/>
        </w:rPr>
        <w:t xml:space="preserve">un </w:t>
      </w:r>
      <w:r w:rsidRPr="00087642">
        <w:rPr>
          <w:rFonts w:ascii="Arial" w:hAnsi="Arial" w:cs="Arial"/>
          <w:b/>
        </w:rPr>
        <w:t>volcán andesítico</w:t>
      </w:r>
      <w:r w:rsidRPr="00087642">
        <w:rPr>
          <w:rFonts w:ascii="Arial" w:hAnsi="Arial" w:cs="Arial"/>
        </w:rPr>
        <w:t xml:space="preserve"> extin</w:t>
      </w:r>
      <w:ins w:id="427" w:author="TOSHIBA" w:date="2016-03-07T16:14:00Z">
        <w:r w:rsidR="002115F6">
          <w:rPr>
            <w:rFonts w:ascii="Arial" w:hAnsi="Arial" w:cs="Arial"/>
          </w:rPr>
          <w:t>to</w:t>
        </w:r>
      </w:ins>
      <w:del w:id="428" w:author="TOSHIBA" w:date="2016-03-07T16:14:00Z">
        <w:r w:rsidRPr="00087642" w:rsidDel="002115F6">
          <w:rPr>
            <w:rFonts w:ascii="Arial" w:hAnsi="Arial" w:cs="Arial"/>
          </w:rPr>
          <w:delText>guido</w:delText>
        </w:r>
      </w:del>
      <w:r w:rsidRPr="00087642">
        <w:rPr>
          <w:rFonts w:ascii="Arial" w:hAnsi="Arial" w:cs="Arial"/>
        </w:rPr>
        <w:t xml:space="preserve"> durante el periodo del </w:t>
      </w:r>
      <w:r w:rsidR="009A3074">
        <w:rPr>
          <w:rFonts w:ascii="Arial" w:hAnsi="Arial" w:cs="Arial"/>
          <w:b/>
        </w:rPr>
        <w:t>M</w:t>
      </w:r>
      <w:r w:rsidRPr="00087642">
        <w:rPr>
          <w:rFonts w:ascii="Arial" w:hAnsi="Arial" w:cs="Arial"/>
          <w:b/>
        </w:rPr>
        <w:t>ioceno</w:t>
      </w:r>
      <w:r w:rsidRPr="00087642">
        <w:rPr>
          <w:rFonts w:ascii="Arial" w:hAnsi="Arial" w:cs="Arial"/>
        </w:rPr>
        <w:t xml:space="preserve">. </w:t>
      </w:r>
      <w:r w:rsidRPr="00087642">
        <w:rPr>
          <w:rFonts w:ascii="Arial" w:hAnsi="Arial" w:cs="Arial"/>
          <w:b/>
        </w:rPr>
        <w:t>Santa Catalina</w:t>
      </w:r>
      <w:r w:rsidRPr="00087642">
        <w:rPr>
          <w:rFonts w:ascii="Arial" w:hAnsi="Arial" w:cs="Arial"/>
        </w:rPr>
        <w:t xml:space="preserve"> está separa</w:t>
      </w:r>
      <w:r w:rsidR="007160F8">
        <w:rPr>
          <w:rFonts w:ascii="Arial" w:hAnsi="Arial" w:cs="Arial"/>
        </w:rPr>
        <w:t>da</w:t>
      </w:r>
      <w:r w:rsidRPr="00087642">
        <w:rPr>
          <w:rFonts w:ascii="Arial" w:hAnsi="Arial" w:cs="Arial"/>
        </w:rPr>
        <w:t xml:space="preserve"> de </w:t>
      </w:r>
      <w:r w:rsidRPr="00087642">
        <w:rPr>
          <w:rFonts w:ascii="Arial" w:hAnsi="Arial" w:cs="Arial"/>
          <w:b/>
        </w:rPr>
        <w:t>Providencia</w:t>
      </w:r>
      <w:r w:rsidRPr="00087642">
        <w:rPr>
          <w:rFonts w:ascii="Arial" w:hAnsi="Arial" w:cs="Arial"/>
        </w:rPr>
        <w:t xml:space="preserve"> por un es</w:t>
      </w:r>
      <w:r w:rsidR="007160F8">
        <w:rPr>
          <w:rFonts w:ascii="Arial" w:hAnsi="Arial" w:cs="Arial"/>
        </w:rPr>
        <w:t>trecho de 150 metros de ancho.</w:t>
      </w:r>
    </w:p>
    <w:p w14:paraId="0DD747FC" w14:textId="77777777" w:rsidR="002B106F" w:rsidRPr="00087642" w:rsidRDefault="002B106F" w:rsidP="001524C5">
      <w:pPr>
        <w:shd w:val="clear" w:color="auto" w:fill="FFFFFF"/>
        <w:spacing w:after="0"/>
        <w:jc w:val="both"/>
        <w:rPr>
          <w:rFonts w:ascii="Arial" w:hAnsi="Arial" w:cs="Arial"/>
        </w:rPr>
      </w:pPr>
    </w:p>
    <w:p w14:paraId="27FE2B5B" w14:textId="6AC7A356" w:rsidR="002B106F" w:rsidRPr="00087642" w:rsidRDefault="00300ECE" w:rsidP="001524C5">
      <w:pPr>
        <w:shd w:val="clear" w:color="auto" w:fill="FFFFFF"/>
        <w:spacing w:after="0"/>
        <w:jc w:val="both"/>
        <w:rPr>
          <w:rFonts w:ascii="Arial" w:hAnsi="Arial" w:cs="Arial"/>
        </w:rPr>
      </w:pPr>
      <w:r w:rsidRPr="00087642">
        <w:rPr>
          <w:rFonts w:ascii="Arial" w:hAnsi="Arial" w:cs="Arial"/>
        </w:rPr>
        <w:t xml:space="preserve">El Estado colombiano </w:t>
      </w:r>
      <w:ins w:id="429" w:author="TOSHIBA" w:date="2016-03-07T16:16:00Z">
        <w:r w:rsidR="002115F6">
          <w:rPr>
            <w:rFonts w:ascii="Arial" w:hAnsi="Arial" w:cs="Arial"/>
          </w:rPr>
          <w:t xml:space="preserve">mantiene un </w:t>
        </w:r>
      </w:ins>
      <w:del w:id="430" w:author="TOSHIBA" w:date="2016-03-07T16:17:00Z">
        <w:r w:rsidRPr="00087642" w:rsidDel="002115F6">
          <w:rPr>
            <w:rFonts w:ascii="Arial" w:hAnsi="Arial" w:cs="Arial"/>
          </w:rPr>
          <w:delText xml:space="preserve">ha estado enfrentado jurídicamente en un permanente </w:delText>
        </w:r>
      </w:del>
      <w:r w:rsidRPr="00087642">
        <w:rPr>
          <w:rFonts w:ascii="Arial" w:hAnsi="Arial" w:cs="Arial"/>
        </w:rPr>
        <w:t xml:space="preserve">conflicto </w:t>
      </w:r>
      <w:ins w:id="431" w:author="TOSHIBA" w:date="2016-03-07T16:17:00Z">
        <w:r w:rsidR="002115F6">
          <w:rPr>
            <w:rFonts w:ascii="Arial" w:hAnsi="Arial" w:cs="Arial"/>
          </w:rPr>
          <w:t xml:space="preserve">jurídico </w:t>
        </w:r>
      </w:ins>
      <w:r w:rsidRPr="00087642">
        <w:rPr>
          <w:rFonts w:ascii="Arial" w:hAnsi="Arial" w:cs="Arial"/>
        </w:rPr>
        <w:t xml:space="preserve">con Nicaragua por la posesión </w:t>
      </w:r>
      <w:del w:id="432" w:author="TOSHIBA" w:date="2016-03-07T16:17:00Z">
        <w:r w:rsidRPr="00087642" w:rsidDel="002115F6">
          <w:rPr>
            <w:rFonts w:ascii="Arial" w:hAnsi="Arial" w:cs="Arial"/>
          </w:rPr>
          <w:delText xml:space="preserve">y propiedad </w:delText>
        </w:r>
      </w:del>
      <w:r w:rsidRPr="00087642">
        <w:rPr>
          <w:rFonts w:ascii="Arial" w:hAnsi="Arial" w:cs="Arial"/>
        </w:rPr>
        <w:t xml:space="preserve">de </w:t>
      </w:r>
      <w:r w:rsidR="009A3074">
        <w:rPr>
          <w:rFonts w:ascii="Arial" w:hAnsi="Arial" w:cs="Arial"/>
        </w:rPr>
        <w:t>e</w:t>
      </w:r>
      <w:r w:rsidRPr="00087642">
        <w:rPr>
          <w:rFonts w:ascii="Arial" w:hAnsi="Arial" w:cs="Arial"/>
        </w:rPr>
        <w:t>ste archipiélago. L</w:t>
      </w:r>
      <w:r w:rsidR="002B106F" w:rsidRPr="00087642">
        <w:rPr>
          <w:rFonts w:ascii="Arial" w:hAnsi="Arial" w:cs="Arial"/>
        </w:rPr>
        <w:t>a</w:t>
      </w:r>
      <w:r w:rsidR="007160F8">
        <w:rPr>
          <w:rFonts w:ascii="Arial" w:hAnsi="Arial" w:cs="Arial"/>
        </w:rPr>
        <w:t xml:space="preserve"> disputa</w:t>
      </w:r>
      <w:r w:rsidRPr="00087642">
        <w:rPr>
          <w:rFonts w:ascii="Arial" w:hAnsi="Arial" w:cs="Arial"/>
        </w:rPr>
        <w:t xml:space="preserve"> del territorio</w:t>
      </w:r>
      <w:r w:rsidR="00106C18">
        <w:rPr>
          <w:rFonts w:ascii="Arial" w:hAnsi="Arial" w:cs="Arial"/>
        </w:rPr>
        <w:t xml:space="preserve"> </w:t>
      </w:r>
      <w:r w:rsidRPr="00087642">
        <w:rPr>
          <w:rFonts w:ascii="Arial" w:hAnsi="Arial" w:cs="Arial"/>
        </w:rPr>
        <w:t xml:space="preserve">lleva más </w:t>
      </w:r>
      <w:r w:rsidR="002B106F" w:rsidRPr="00087642">
        <w:rPr>
          <w:rFonts w:ascii="Arial" w:hAnsi="Arial" w:cs="Arial"/>
        </w:rPr>
        <w:t>de tres década</w:t>
      </w:r>
      <w:r w:rsidRPr="00087642">
        <w:rPr>
          <w:rFonts w:ascii="Arial" w:hAnsi="Arial" w:cs="Arial"/>
        </w:rPr>
        <w:t>s</w:t>
      </w:r>
      <w:ins w:id="433" w:author="TOSHIBA" w:date="2016-03-07T16:17:00Z">
        <w:r w:rsidR="00DF6D12">
          <w:rPr>
            <w:rFonts w:ascii="Arial" w:hAnsi="Arial" w:cs="Arial"/>
          </w:rPr>
          <w:t>,</w:t>
        </w:r>
      </w:ins>
      <w:r w:rsidR="007160F8">
        <w:rPr>
          <w:rFonts w:ascii="Arial" w:hAnsi="Arial" w:cs="Arial"/>
        </w:rPr>
        <w:t xml:space="preserve"> cuando Nicaragua rompió</w:t>
      </w:r>
      <w:r w:rsidR="00A108AE" w:rsidRPr="00087642">
        <w:rPr>
          <w:rFonts w:ascii="Arial" w:hAnsi="Arial" w:cs="Arial"/>
        </w:rPr>
        <w:t xml:space="preserve"> unilateralmente el tratado Esguerra</w:t>
      </w:r>
      <w:r w:rsidR="00B315BE" w:rsidRPr="00087642">
        <w:rPr>
          <w:rFonts w:ascii="Arial" w:hAnsi="Arial" w:cs="Arial"/>
        </w:rPr>
        <w:t xml:space="preserve">-Bárcenas </w:t>
      </w:r>
      <w:r w:rsidR="00A108AE" w:rsidRPr="00087642">
        <w:rPr>
          <w:rFonts w:ascii="Arial" w:hAnsi="Arial" w:cs="Arial"/>
        </w:rPr>
        <w:t>de 1928</w:t>
      </w:r>
      <w:r w:rsidR="00B315BE" w:rsidRPr="00087642">
        <w:rPr>
          <w:rFonts w:ascii="Arial" w:hAnsi="Arial" w:cs="Arial"/>
        </w:rPr>
        <w:t>,</w:t>
      </w:r>
      <w:r w:rsidR="00A108AE" w:rsidRPr="00087642">
        <w:rPr>
          <w:rFonts w:ascii="Arial" w:hAnsi="Arial" w:cs="Arial"/>
        </w:rPr>
        <w:t xml:space="preserve"> donde se definieron límites territoriales y patrimoniales. </w:t>
      </w:r>
      <w:ins w:id="434" w:author="TOSHIBA" w:date="2016-03-07T16:18:00Z">
        <w:r w:rsidR="00DF6D12">
          <w:rPr>
            <w:rFonts w:ascii="Arial" w:hAnsi="Arial" w:cs="Arial"/>
          </w:rPr>
          <w:t xml:space="preserve">En este </w:t>
        </w:r>
      </w:ins>
      <w:del w:id="435" w:author="TOSHIBA" w:date="2016-03-07T16:18:00Z">
        <w:r w:rsidR="00A108AE" w:rsidRPr="00087642" w:rsidDel="00DF6D12">
          <w:rPr>
            <w:rFonts w:ascii="Arial" w:hAnsi="Arial" w:cs="Arial"/>
          </w:rPr>
          <w:delText xml:space="preserve">Frente al </w:delText>
        </w:r>
      </w:del>
      <w:r w:rsidR="00A108AE" w:rsidRPr="00087642">
        <w:rPr>
          <w:rFonts w:ascii="Arial" w:hAnsi="Arial" w:cs="Arial"/>
        </w:rPr>
        <w:t xml:space="preserve">conflicto </w:t>
      </w:r>
      <w:r w:rsidRPr="00087642">
        <w:rPr>
          <w:rFonts w:ascii="Arial" w:hAnsi="Arial" w:cs="Arial"/>
        </w:rPr>
        <w:t>ha</w:t>
      </w:r>
      <w:ins w:id="436" w:author="TOSHIBA" w:date="2016-03-07T16:18:00Z">
        <w:r w:rsidR="00DF6D12">
          <w:rPr>
            <w:rFonts w:ascii="Arial" w:hAnsi="Arial" w:cs="Arial"/>
          </w:rPr>
          <w:t>n</w:t>
        </w:r>
      </w:ins>
      <w:r w:rsidRPr="00087642">
        <w:rPr>
          <w:rFonts w:ascii="Arial" w:hAnsi="Arial" w:cs="Arial"/>
        </w:rPr>
        <w:t xml:space="preserve"> intervenido organismos internaciones como </w:t>
      </w:r>
      <w:r w:rsidR="00A108AE" w:rsidRPr="00087642">
        <w:rPr>
          <w:rFonts w:ascii="Arial" w:hAnsi="Arial" w:cs="Arial"/>
        </w:rPr>
        <w:t xml:space="preserve">la </w:t>
      </w:r>
      <w:r w:rsidR="00A108AE" w:rsidRPr="00087642">
        <w:rPr>
          <w:rFonts w:ascii="Arial" w:hAnsi="Arial" w:cs="Arial"/>
          <w:b/>
        </w:rPr>
        <w:t xml:space="preserve">Corte </w:t>
      </w:r>
      <w:r w:rsidR="009A3074">
        <w:rPr>
          <w:rFonts w:ascii="Arial" w:hAnsi="Arial" w:cs="Arial"/>
          <w:b/>
        </w:rPr>
        <w:t>I</w:t>
      </w:r>
      <w:r w:rsidR="00A108AE" w:rsidRPr="00087642">
        <w:rPr>
          <w:rFonts w:ascii="Arial" w:hAnsi="Arial" w:cs="Arial"/>
          <w:b/>
        </w:rPr>
        <w:t xml:space="preserve">nternacional de </w:t>
      </w:r>
      <w:r w:rsidR="009A3074">
        <w:rPr>
          <w:rFonts w:ascii="Arial" w:hAnsi="Arial" w:cs="Arial"/>
          <w:b/>
        </w:rPr>
        <w:t>J</w:t>
      </w:r>
      <w:r w:rsidR="00A108AE" w:rsidRPr="00087642">
        <w:rPr>
          <w:rFonts w:ascii="Arial" w:hAnsi="Arial" w:cs="Arial"/>
          <w:b/>
        </w:rPr>
        <w:t>usticia (CIJ)</w:t>
      </w:r>
      <w:r w:rsidR="00A108AE" w:rsidRPr="00087642">
        <w:rPr>
          <w:rFonts w:ascii="Arial" w:hAnsi="Arial" w:cs="Arial"/>
        </w:rPr>
        <w:t xml:space="preserve"> con sede </w:t>
      </w:r>
      <w:r w:rsidR="009A3074">
        <w:rPr>
          <w:rFonts w:ascii="Arial" w:hAnsi="Arial" w:cs="Arial"/>
        </w:rPr>
        <w:t>L</w:t>
      </w:r>
      <w:r w:rsidR="00A108AE" w:rsidRPr="00087642">
        <w:rPr>
          <w:rFonts w:ascii="Arial" w:hAnsi="Arial" w:cs="Arial"/>
        </w:rPr>
        <w:t>a Haya</w:t>
      </w:r>
      <w:r w:rsidR="00B315BE" w:rsidRPr="00087642">
        <w:rPr>
          <w:rFonts w:ascii="Arial" w:hAnsi="Arial" w:cs="Arial"/>
        </w:rPr>
        <w:t>, Países Bajos</w:t>
      </w:r>
      <w:del w:id="437" w:author="TOSHIBA" w:date="2016-03-07T16:20:00Z">
        <w:r w:rsidR="00B315BE" w:rsidRPr="00087642" w:rsidDel="00DF6D12">
          <w:rPr>
            <w:rFonts w:ascii="Arial" w:hAnsi="Arial" w:cs="Arial"/>
          </w:rPr>
          <w:delText>.</w:delText>
        </w:r>
      </w:del>
      <w:r w:rsidR="00B315BE" w:rsidRPr="00087642">
        <w:rPr>
          <w:rFonts w:ascii="Arial" w:hAnsi="Arial" w:cs="Arial"/>
        </w:rPr>
        <w:t xml:space="preserve"> [</w:t>
      </w:r>
      <w:hyperlink r:id="rId31" w:history="1">
        <w:r w:rsidR="00B315BE" w:rsidRPr="00087642">
          <w:rPr>
            <w:rStyle w:val="Hipervnculo"/>
            <w:rFonts w:ascii="Arial" w:hAnsi="Arial" w:cs="Arial"/>
          </w:rPr>
          <w:t>VER</w:t>
        </w:r>
      </w:hyperlink>
      <w:r w:rsidR="00B315BE" w:rsidRPr="00087642">
        <w:rPr>
          <w:rFonts w:ascii="Arial" w:hAnsi="Arial" w:cs="Arial"/>
        </w:rPr>
        <w:t>]</w:t>
      </w:r>
      <w:ins w:id="438" w:author="TOSHIBA" w:date="2016-03-07T16:20:00Z">
        <w:r w:rsidR="00DF6D12">
          <w:rPr>
            <w:rFonts w:ascii="Arial" w:hAnsi="Arial" w:cs="Arial"/>
          </w:rPr>
          <w:t>.</w:t>
        </w:r>
      </w:ins>
      <w:del w:id="439" w:author="Cuenta Microsoft" w:date="2016-03-14T12:28:00Z">
        <w:r w:rsidR="00B315BE" w:rsidRPr="00087642" w:rsidDel="001C09A0">
          <w:rPr>
            <w:rFonts w:ascii="Arial" w:hAnsi="Arial" w:cs="Arial"/>
          </w:rPr>
          <w:delText xml:space="preserve"> </w:delText>
        </w:r>
        <w:commentRangeStart w:id="440"/>
        <w:r w:rsidR="00B315BE" w:rsidRPr="00087642" w:rsidDel="001C09A0">
          <w:rPr>
            <w:rFonts w:ascii="Arial" w:hAnsi="Arial" w:cs="Arial"/>
          </w:rPr>
          <w:delText>[</w:delText>
        </w:r>
        <w:r w:rsidR="00B315BE" w:rsidRPr="001C09A0" w:rsidDel="001C09A0">
          <w:rPr>
            <w:rPrChange w:id="441" w:author="Cuenta Microsoft" w:date="2016-03-14T12:28:00Z">
              <w:rPr>
                <w:rStyle w:val="Hipervnculo"/>
                <w:rFonts w:ascii="Arial" w:hAnsi="Arial" w:cs="Arial"/>
              </w:rPr>
            </w:rPrChange>
          </w:rPr>
          <w:delText>VER</w:delText>
        </w:r>
        <w:r w:rsidR="00B315BE" w:rsidRPr="00087642" w:rsidDel="001C09A0">
          <w:rPr>
            <w:rFonts w:ascii="Arial" w:hAnsi="Arial" w:cs="Arial"/>
          </w:rPr>
          <w:delText>]</w:delText>
        </w:r>
        <w:commentRangeEnd w:id="440"/>
        <w:r w:rsidR="00DF6D12" w:rsidDel="001C09A0">
          <w:rPr>
            <w:rStyle w:val="Refdecomentario"/>
          </w:rPr>
          <w:commentReference w:id="440"/>
        </w:r>
      </w:del>
    </w:p>
    <w:p w14:paraId="638D90B9" w14:textId="77777777" w:rsidR="001524C5" w:rsidRPr="00087642" w:rsidRDefault="001524C5" w:rsidP="001524C5">
      <w:pPr>
        <w:shd w:val="clear" w:color="auto" w:fill="FFFFFF"/>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58199530" w14:textId="77777777" w:rsidTr="00906062">
        <w:tc>
          <w:tcPr>
            <w:tcW w:w="9054" w:type="dxa"/>
            <w:gridSpan w:val="2"/>
            <w:shd w:val="clear" w:color="auto" w:fill="0D0D0D" w:themeFill="text1" w:themeFillTint="F2"/>
          </w:tcPr>
          <w:p w14:paraId="1E33B970"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976A4D3" w14:textId="77777777" w:rsidTr="00906062">
        <w:tc>
          <w:tcPr>
            <w:tcW w:w="2518" w:type="dxa"/>
          </w:tcPr>
          <w:p w14:paraId="2F2FBCE3"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21C7786D" w14:textId="77777777" w:rsidR="001524C5" w:rsidRPr="00087642" w:rsidRDefault="001524C5" w:rsidP="009166BC">
            <w:pPr>
              <w:jc w:val="both"/>
              <w:rPr>
                <w:rFonts w:ascii="Arial" w:hAnsi="Arial" w:cs="Arial"/>
                <w:b/>
              </w:rPr>
            </w:pPr>
            <w:r w:rsidRPr="00087642">
              <w:rPr>
                <w:rFonts w:ascii="Arial" w:hAnsi="Arial" w:cs="Arial"/>
              </w:rPr>
              <w:t>CS_07_08_</w:t>
            </w:r>
            <w:r w:rsidR="009166BC">
              <w:rPr>
                <w:rFonts w:ascii="Arial" w:hAnsi="Arial" w:cs="Arial"/>
              </w:rPr>
              <w:t xml:space="preserve">CO </w:t>
            </w:r>
            <w:r w:rsidRPr="00DF6D12">
              <w:rPr>
                <w:rFonts w:ascii="Arial" w:hAnsi="Arial" w:cs="Arial"/>
                <w:lang w:val="es-CO"/>
                <w:rPrChange w:id="442" w:author="TOSHIBA" w:date="2016-03-07T16:20:00Z">
                  <w:rPr>
                    <w:rFonts w:ascii="Arial" w:hAnsi="Arial" w:cs="Arial"/>
                    <w:lang w:val="en-US"/>
                  </w:rPr>
                </w:rPrChange>
              </w:rPr>
              <w:t>IMG</w:t>
            </w:r>
            <w:r w:rsidR="009166BC" w:rsidRPr="00DF6D12">
              <w:rPr>
                <w:rFonts w:ascii="Arial" w:hAnsi="Arial" w:cs="Arial"/>
                <w:lang w:val="es-CO"/>
                <w:rPrChange w:id="443" w:author="TOSHIBA" w:date="2016-03-07T16:20:00Z">
                  <w:rPr>
                    <w:rFonts w:ascii="Arial" w:hAnsi="Arial" w:cs="Arial"/>
                    <w:lang w:val="en-US"/>
                  </w:rPr>
                </w:rPrChange>
              </w:rPr>
              <w:t>12</w:t>
            </w:r>
          </w:p>
        </w:tc>
      </w:tr>
      <w:tr w:rsidR="001524C5" w:rsidRPr="00087642" w14:paraId="4DA4FE8A" w14:textId="77777777" w:rsidTr="00906062">
        <w:tc>
          <w:tcPr>
            <w:tcW w:w="2518" w:type="dxa"/>
          </w:tcPr>
          <w:p w14:paraId="087FDBEE"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44D680F6" w14:textId="77777777" w:rsidR="001524C5" w:rsidRPr="00087642" w:rsidRDefault="001524C5" w:rsidP="00906062">
            <w:pPr>
              <w:jc w:val="both"/>
              <w:rPr>
                <w:rFonts w:ascii="Arial" w:hAnsi="Arial" w:cs="Arial"/>
                <w:b/>
                <w:lang w:val="es-ES"/>
              </w:rPr>
            </w:pPr>
            <w:r w:rsidRPr="00087642">
              <w:rPr>
                <w:rFonts w:ascii="Arial" w:hAnsi="Arial" w:cs="Arial"/>
                <w:b/>
                <w:lang w:val="es-ES"/>
              </w:rPr>
              <w:t>San Andrés y Providencia</w:t>
            </w:r>
          </w:p>
        </w:tc>
      </w:tr>
      <w:tr w:rsidR="001524C5" w:rsidRPr="00087642" w14:paraId="792ABC02" w14:textId="77777777" w:rsidTr="00906062">
        <w:tc>
          <w:tcPr>
            <w:tcW w:w="2518" w:type="dxa"/>
          </w:tcPr>
          <w:p w14:paraId="1C8B500C"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5B17FD9A" w14:textId="77777777" w:rsidR="001524C5" w:rsidRPr="00087642" w:rsidRDefault="00485F03" w:rsidP="00906062">
            <w:pPr>
              <w:jc w:val="both"/>
              <w:rPr>
                <w:rFonts w:ascii="Arial" w:hAnsi="Arial" w:cs="Arial"/>
                <w:noProof/>
                <w:lang w:val="es-CO" w:eastAsia="es-CO"/>
              </w:rPr>
            </w:pPr>
            <w:hyperlink r:id="rId32" w:history="1">
              <w:r w:rsidR="001524C5" w:rsidRPr="00087642">
                <w:rPr>
                  <w:rStyle w:val="Hipervnculo"/>
                  <w:rFonts w:ascii="Arial" w:hAnsi="Arial" w:cs="Arial"/>
                  <w:noProof/>
                  <w:lang w:val="es-CO" w:eastAsia="es-CO"/>
                </w:rPr>
                <w:t>https://commons.wikimedia.org/wiki/File:Islas_de_San_Andr%C3%A9s_y_Providencia.svg</w:t>
              </w:r>
            </w:hyperlink>
          </w:p>
          <w:p w14:paraId="0463CD0F" w14:textId="77777777" w:rsidR="001524C5" w:rsidRPr="00087642" w:rsidRDefault="001524C5" w:rsidP="00906062">
            <w:pPr>
              <w:jc w:val="both"/>
              <w:rPr>
                <w:rFonts w:ascii="Arial" w:hAnsi="Arial" w:cs="Arial"/>
                <w:noProof/>
                <w:lang w:val="es-CO" w:eastAsia="es-CO"/>
              </w:rPr>
            </w:pPr>
          </w:p>
          <w:p w14:paraId="602E6CFE" w14:textId="77777777" w:rsidR="001524C5" w:rsidRPr="00087642" w:rsidRDefault="001524C5" w:rsidP="00906062">
            <w:pPr>
              <w:jc w:val="both"/>
              <w:rPr>
                <w:rFonts w:ascii="Arial" w:hAnsi="Arial" w:cs="Arial"/>
                <w:noProof/>
                <w:lang w:val="es-CO" w:eastAsia="es-CO"/>
              </w:rPr>
            </w:pPr>
            <w:r w:rsidRPr="00087642">
              <w:rPr>
                <w:rFonts w:ascii="Arial" w:hAnsi="Arial" w:cs="Arial"/>
                <w:noProof/>
                <w:lang w:eastAsia="es-CO"/>
              </w:rPr>
              <w:drawing>
                <wp:inline distT="0" distB="0" distL="0" distR="0" wp14:anchorId="41C6B9E4" wp14:editId="07777777">
                  <wp:extent cx="1466850" cy="1466850"/>
                  <wp:effectExtent l="0" t="0" r="0" b="0"/>
                  <wp:docPr id="33" name="Imagen 33" descr="https://upload.wikimedia.org/wikipedia/commons/thumb/3/34/Islas_de_San_Andr%C3%A9s_y_Providencia.svg/250px-Islas_de_San_Andr%C3%A9s_y_Providenc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3/34/Islas_de_San_Andr%C3%A9s_y_Providencia.svg/250px-Islas_de_San_Andr%C3%A9s_y_Providencia.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32CED229" w14:textId="77777777" w:rsidR="001524C5" w:rsidRPr="00087642" w:rsidRDefault="001524C5" w:rsidP="00906062">
            <w:pPr>
              <w:jc w:val="both"/>
              <w:rPr>
                <w:rFonts w:ascii="Arial" w:hAnsi="Arial" w:cs="Arial"/>
                <w:noProof/>
                <w:color w:val="FF0000"/>
                <w:lang w:eastAsia="es-ES_tradnl"/>
              </w:rPr>
            </w:pPr>
          </w:p>
        </w:tc>
      </w:tr>
      <w:tr w:rsidR="001524C5" w:rsidRPr="00087642" w14:paraId="6D458732" w14:textId="77777777" w:rsidTr="00906062">
        <w:tc>
          <w:tcPr>
            <w:tcW w:w="2518" w:type="dxa"/>
          </w:tcPr>
          <w:p w14:paraId="7C92E578"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117A535E" w14:textId="168890F6" w:rsidR="001524C5" w:rsidRPr="00087642" w:rsidRDefault="001524C5" w:rsidP="00DF6D12">
            <w:pPr>
              <w:jc w:val="both"/>
              <w:rPr>
                <w:rFonts w:ascii="Arial" w:hAnsi="Arial" w:cs="Arial"/>
                <w:lang w:val="es-ES_tradnl"/>
              </w:rPr>
            </w:pPr>
            <w:r w:rsidRPr="00087642">
              <w:rPr>
                <w:rFonts w:ascii="Arial" w:hAnsi="Arial" w:cs="Arial"/>
              </w:rPr>
              <w:t xml:space="preserve">El </w:t>
            </w:r>
            <w:r w:rsidRPr="00087642">
              <w:rPr>
                <w:rFonts w:ascii="Arial" w:hAnsi="Arial" w:cs="Arial"/>
                <w:b/>
              </w:rPr>
              <w:t>archipiélago</w:t>
            </w:r>
            <w:r w:rsidRPr="00087642">
              <w:rPr>
                <w:rFonts w:ascii="Arial" w:hAnsi="Arial" w:cs="Arial"/>
              </w:rPr>
              <w:t xml:space="preserve"> de </w:t>
            </w:r>
            <w:r w:rsidRPr="00087642">
              <w:rPr>
                <w:rFonts w:ascii="Arial" w:hAnsi="Arial" w:cs="Arial"/>
                <w:b/>
              </w:rPr>
              <w:t>San Andrés y Providencia</w:t>
            </w:r>
            <w:r w:rsidRPr="00087642">
              <w:rPr>
                <w:rFonts w:ascii="Arial" w:hAnsi="Arial" w:cs="Arial"/>
              </w:rPr>
              <w:t xml:space="preserve"> es un lugar estratégico para Colombia en </w:t>
            </w:r>
            <w:ins w:id="444" w:author="TOSHIBA" w:date="2016-03-07T16:22:00Z">
              <w:r w:rsidR="00DF6D12">
                <w:rPr>
                  <w:rFonts w:ascii="Arial" w:hAnsi="Arial" w:cs="Arial"/>
                </w:rPr>
                <w:t xml:space="preserve">el campo </w:t>
              </w:r>
            </w:ins>
            <w:del w:id="445" w:author="TOSHIBA" w:date="2016-03-07T16:22:00Z">
              <w:r w:rsidRPr="00087642" w:rsidDel="00DF6D12">
                <w:rPr>
                  <w:rFonts w:ascii="Arial" w:hAnsi="Arial" w:cs="Arial"/>
                </w:rPr>
                <w:delText xml:space="preserve">lo </w:delText>
              </w:r>
            </w:del>
            <w:r w:rsidRPr="00087642">
              <w:rPr>
                <w:rFonts w:ascii="Arial" w:hAnsi="Arial" w:cs="Arial"/>
              </w:rPr>
              <w:t>turístico, económico y ecológico.</w:t>
            </w:r>
          </w:p>
        </w:tc>
      </w:tr>
    </w:tbl>
    <w:p w14:paraId="28765A2A" w14:textId="77777777" w:rsidR="001524C5" w:rsidRPr="00087642" w:rsidRDefault="001524C5" w:rsidP="001524C5">
      <w:pPr>
        <w:shd w:val="clear" w:color="auto" w:fill="FFFFFF"/>
        <w:spacing w:after="0"/>
        <w:jc w:val="both"/>
        <w:rPr>
          <w:rFonts w:ascii="Arial" w:hAnsi="Arial" w:cs="Arial"/>
        </w:rPr>
      </w:pPr>
    </w:p>
    <w:p w14:paraId="15394569" w14:textId="77777777" w:rsidR="001524C5" w:rsidRPr="00087642" w:rsidRDefault="001524C5" w:rsidP="001524C5">
      <w:pPr>
        <w:shd w:val="clear" w:color="auto" w:fill="FFFFFF"/>
        <w:spacing w:after="0"/>
        <w:jc w:val="both"/>
        <w:rPr>
          <w:rFonts w:ascii="Arial" w:hAnsi="Arial" w:cs="Arial"/>
        </w:rPr>
      </w:pPr>
    </w:p>
    <w:p w14:paraId="73B5B7DF" w14:textId="4B794BBE" w:rsidR="001524C5" w:rsidRPr="00087642" w:rsidRDefault="001524C5" w:rsidP="001524C5">
      <w:pPr>
        <w:shd w:val="clear" w:color="auto" w:fill="FFFFFF"/>
        <w:spacing w:after="0"/>
        <w:jc w:val="both"/>
        <w:rPr>
          <w:rStyle w:val="Hipervnculo"/>
          <w:rFonts w:ascii="Arial" w:hAnsi="Arial" w:cs="Arial"/>
        </w:rPr>
      </w:pPr>
      <w:r w:rsidRPr="00087642">
        <w:rPr>
          <w:rFonts w:ascii="Arial" w:hAnsi="Arial" w:cs="Arial"/>
        </w:rPr>
        <w:t xml:space="preserve">El </w:t>
      </w:r>
      <w:r w:rsidR="009A3074">
        <w:rPr>
          <w:rFonts w:ascii="Arial" w:hAnsi="Arial" w:cs="Arial"/>
          <w:b/>
        </w:rPr>
        <w:t>a</w:t>
      </w:r>
      <w:r w:rsidRPr="00087642">
        <w:rPr>
          <w:rFonts w:ascii="Arial" w:hAnsi="Arial" w:cs="Arial"/>
          <w:b/>
        </w:rPr>
        <w:t>rchipiélago de San Bernardo</w:t>
      </w:r>
      <w:r w:rsidRPr="00087642">
        <w:rPr>
          <w:rFonts w:ascii="Arial" w:hAnsi="Arial" w:cs="Arial"/>
        </w:rPr>
        <w:t xml:space="preserve"> es un conjunto de </w:t>
      </w:r>
      <w:r w:rsidR="009A3074">
        <w:rPr>
          <w:rFonts w:ascii="Arial" w:hAnsi="Arial" w:cs="Arial"/>
        </w:rPr>
        <w:t>diez</w:t>
      </w:r>
      <w:r w:rsidRPr="00087642">
        <w:rPr>
          <w:rFonts w:ascii="Arial" w:hAnsi="Arial" w:cs="Arial"/>
        </w:rPr>
        <w:t xml:space="preserve"> islas que suman una superficie de 255 </w:t>
      </w:r>
      <w:r w:rsidR="009A3074">
        <w:rPr>
          <w:rFonts w:ascii="Arial" w:hAnsi="Arial" w:cs="Arial"/>
        </w:rPr>
        <w:t>k</w:t>
      </w:r>
      <w:r w:rsidRPr="00087642">
        <w:rPr>
          <w:rFonts w:ascii="Arial" w:hAnsi="Arial" w:cs="Arial"/>
        </w:rPr>
        <w:t>m</w:t>
      </w:r>
      <w:r w:rsidRPr="00087642">
        <w:rPr>
          <w:rFonts w:ascii="Arial" w:hAnsi="Arial" w:cs="Arial"/>
          <w:vertAlign w:val="superscript"/>
        </w:rPr>
        <w:t>2</w:t>
      </w:r>
      <w:del w:id="446" w:author="TOSHIBA" w:date="2016-03-07T16:22:00Z">
        <w:r w:rsidRPr="00087642" w:rsidDel="00DF6D12">
          <w:rPr>
            <w:rFonts w:ascii="Arial" w:hAnsi="Arial" w:cs="Arial"/>
          </w:rPr>
          <w:delText xml:space="preserve"> </w:delText>
        </w:r>
      </w:del>
      <w:ins w:id="447" w:author="TOSHIBA" w:date="2016-03-07T16:22:00Z">
        <w:r w:rsidR="00DF6D12">
          <w:rPr>
            <w:rFonts w:ascii="Arial" w:hAnsi="Arial" w:cs="Arial"/>
          </w:rPr>
          <w:t xml:space="preserve">, </w:t>
        </w:r>
      </w:ins>
      <w:r w:rsidRPr="00087642">
        <w:rPr>
          <w:rFonts w:ascii="Arial" w:hAnsi="Arial" w:cs="Arial"/>
        </w:rPr>
        <w:t xml:space="preserve">aproximadamente. Es un extenso complejo </w:t>
      </w:r>
      <w:r w:rsidR="002B106F" w:rsidRPr="00087642">
        <w:rPr>
          <w:rFonts w:ascii="Arial" w:hAnsi="Arial" w:cs="Arial"/>
        </w:rPr>
        <w:t xml:space="preserve">de </w:t>
      </w:r>
      <w:r w:rsidR="002B106F" w:rsidRPr="00087642">
        <w:rPr>
          <w:rFonts w:ascii="Arial" w:hAnsi="Arial" w:cs="Arial"/>
          <w:b/>
        </w:rPr>
        <w:t>arrecifes</w:t>
      </w:r>
      <w:r w:rsidR="0041415D">
        <w:rPr>
          <w:rFonts w:ascii="Arial" w:hAnsi="Arial" w:cs="Arial"/>
          <w:b/>
        </w:rPr>
        <w:t xml:space="preserve"> </w:t>
      </w:r>
      <w:r w:rsidRPr="00087642">
        <w:rPr>
          <w:rFonts w:ascii="Arial" w:hAnsi="Arial" w:cs="Arial"/>
        </w:rPr>
        <w:t>de origen coralino localizado frente a las costas del departamento de Sucre</w:t>
      </w:r>
      <w:r w:rsidR="009A3074">
        <w:rPr>
          <w:rFonts w:ascii="Arial" w:hAnsi="Arial" w:cs="Arial"/>
        </w:rPr>
        <w:t xml:space="preserve"> </w:t>
      </w:r>
      <w:hyperlink r:id="rId34" w:history="1">
        <w:r w:rsidRPr="00087642">
          <w:rPr>
            <w:rStyle w:val="Hipervnculo"/>
            <w:rFonts w:ascii="Arial" w:hAnsi="Arial" w:cs="Arial"/>
          </w:rPr>
          <w:t>[VER]</w:t>
        </w:r>
      </w:hyperlink>
      <w:r w:rsidR="009A3074">
        <w:rPr>
          <w:rStyle w:val="Hipervnculo"/>
          <w:rFonts w:ascii="Arial" w:hAnsi="Arial" w:cs="Arial"/>
        </w:rPr>
        <w:t>.</w:t>
      </w:r>
    </w:p>
    <w:p w14:paraId="3F8EED1F" w14:textId="77777777" w:rsidR="001524C5" w:rsidRPr="00087642" w:rsidRDefault="001524C5" w:rsidP="001524C5">
      <w:pPr>
        <w:shd w:val="clear" w:color="auto" w:fill="FFFFFF"/>
        <w:spacing w:after="0"/>
        <w:jc w:val="both"/>
        <w:rPr>
          <w:rStyle w:val="Hipervnculo"/>
          <w:rFonts w:ascii="Arial" w:hAnsi="Arial" w:cs="Arial"/>
        </w:rPr>
      </w:pPr>
    </w:p>
    <w:p w14:paraId="2ACB9180" w14:textId="418C9090" w:rsidR="001524C5" w:rsidRPr="00087642" w:rsidRDefault="001524C5" w:rsidP="001524C5">
      <w:pPr>
        <w:shd w:val="clear" w:color="auto" w:fill="FFFFFF"/>
        <w:spacing w:after="0"/>
        <w:jc w:val="both"/>
        <w:rPr>
          <w:rFonts w:ascii="Arial" w:hAnsi="Arial" w:cs="Arial"/>
        </w:rPr>
      </w:pPr>
      <w:r w:rsidRPr="00087642">
        <w:rPr>
          <w:rFonts w:ascii="Arial" w:hAnsi="Arial" w:cs="Arial"/>
        </w:rPr>
        <w:t xml:space="preserve">Las </w:t>
      </w:r>
      <w:r w:rsidR="009A3074">
        <w:rPr>
          <w:rFonts w:ascii="Arial" w:hAnsi="Arial" w:cs="Arial"/>
          <w:b/>
        </w:rPr>
        <w:t>i</w:t>
      </w:r>
      <w:r w:rsidRPr="00087642">
        <w:rPr>
          <w:rFonts w:ascii="Arial" w:hAnsi="Arial" w:cs="Arial"/>
          <w:b/>
        </w:rPr>
        <w:t>slas del Rosario</w:t>
      </w:r>
      <w:r w:rsidRPr="00087642">
        <w:rPr>
          <w:rFonts w:ascii="Arial" w:hAnsi="Arial" w:cs="Arial"/>
        </w:rPr>
        <w:t xml:space="preserve"> son un archipiélago formado por 28 islas, ubicadas frente a las costas del departamento de Bolívar a la misma latitud de </w:t>
      </w:r>
      <w:del w:id="448" w:author="TOSHIBA" w:date="2016-03-07T16:27:00Z">
        <w:r w:rsidRPr="00087642" w:rsidDel="0086256B">
          <w:rPr>
            <w:rFonts w:ascii="Arial" w:hAnsi="Arial" w:cs="Arial"/>
          </w:rPr>
          <w:delText xml:space="preserve">la península de </w:delText>
        </w:r>
      </w:del>
      <w:r w:rsidRPr="00087642">
        <w:rPr>
          <w:rFonts w:ascii="Arial" w:hAnsi="Arial" w:cs="Arial"/>
          <w:b/>
        </w:rPr>
        <w:t>Barú</w:t>
      </w:r>
      <w:r w:rsidRPr="00087642">
        <w:rPr>
          <w:rFonts w:ascii="Arial" w:hAnsi="Arial" w:cs="Arial"/>
        </w:rPr>
        <w:t>. Son islas de origen coralino de diferentes profundidades.</w:t>
      </w:r>
    </w:p>
    <w:p w14:paraId="4B4ACA19" w14:textId="77777777" w:rsidR="001524C5" w:rsidRPr="00087642" w:rsidRDefault="001524C5" w:rsidP="001524C5">
      <w:pPr>
        <w:shd w:val="clear" w:color="auto" w:fill="FFFFFF"/>
        <w:spacing w:after="0"/>
        <w:jc w:val="both"/>
        <w:rPr>
          <w:rFonts w:ascii="Arial" w:hAnsi="Arial" w:cs="Arial"/>
        </w:rPr>
      </w:pPr>
    </w:p>
    <w:p w14:paraId="7F041222" w14:textId="68985F60" w:rsidR="001524C5" w:rsidRPr="00087642" w:rsidRDefault="001524C5" w:rsidP="001524C5">
      <w:pPr>
        <w:shd w:val="clear" w:color="auto" w:fill="FFFFFF"/>
        <w:spacing w:after="0"/>
        <w:jc w:val="both"/>
        <w:rPr>
          <w:rFonts w:ascii="Arial" w:hAnsi="Arial" w:cs="Arial"/>
        </w:rPr>
      </w:pPr>
      <w:r w:rsidRPr="00087642">
        <w:rPr>
          <w:rFonts w:ascii="Arial" w:hAnsi="Arial" w:cs="Arial"/>
        </w:rPr>
        <w:t xml:space="preserve">Junto con las </w:t>
      </w:r>
      <w:r w:rsidR="009A3074">
        <w:rPr>
          <w:rFonts w:ascii="Arial" w:hAnsi="Arial" w:cs="Arial"/>
          <w:b/>
        </w:rPr>
        <w:t>i</w:t>
      </w:r>
      <w:r w:rsidRPr="00087642">
        <w:rPr>
          <w:rFonts w:ascii="Arial" w:hAnsi="Arial" w:cs="Arial"/>
          <w:b/>
        </w:rPr>
        <w:t>slas de San Bernardo</w:t>
      </w:r>
      <w:r w:rsidRPr="00087642">
        <w:rPr>
          <w:rFonts w:ascii="Arial" w:hAnsi="Arial" w:cs="Arial"/>
        </w:rPr>
        <w:t xml:space="preserve">, las </w:t>
      </w:r>
      <w:r w:rsidR="009A3074" w:rsidRPr="009A3074">
        <w:rPr>
          <w:rFonts w:ascii="Arial" w:hAnsi="Arial" w:cs="Arial"/>
          <w:b/>
        </w:rPr>
        <w:t>i</w:t>
      </w:r>
      <w:r w:rsidRPr="00087642">
        <w:rPr>
          <w:rFonts w:ascii="Arial" w:hAnsi="Arial" w:cs="Arial"/>
          <w:b/>
        </w:rPr>
        <w:t>slas del Rosario</w:t>
      </w:r>
      <w:r w:rsidRPr="00087642">
        <w:rPr>
          <w:rFonts w:ascii="Arial" w:hAnsi="Arial" w:cs="Arial"/>
        </w:rPr>
        <w:t xml:space="preserve"> fueron integradas al </w:t>
      </w:r>
      <w:r w:rsidRPr="00087642">
        <w:rPr>
          <w:rFonts w:ascii="Arial" w:hAnsi="Arial" w:cs="Arial"/>
          <w:b/>
        </w:rPr>
        <w:t xml:space="preserve">Sistema </w:t>
      </w:r>
      <w:ins w:id="449" w:author="TOSHIBA" w:date="2016-03-07T16:30:00Z">
        <w:r w:rsidR="0086256B">
          <w:rPr>
            <w:rFonts w:ascii="Arial" w:hAnsi="Arial" w:cs="Arial"/>
            <w:b/>
          </w:rPr>
          <w:t xml:space="preserve">de Parques </w:t>
        </w:r>
      </w:ins>
      <w:r w:rsidRPr="00087642">
        <w:rPr>
          <w:rFonts w:ascii="Arial" w:hAnsi="Arial" w:cs="Arial"/>
          <w:b/>
        </w:rPr>
        <w:t>Nacional</w:t>
      </w:r>
      <w:ins w:id="450" w:author="TOSHIBA" w:date="2016-03-07T16:32:00Z">
        <w:r w:rsidR="0086256B">
          <w:rPr>
            <w:rFonts w:ascii="Arial" w:hAnsi="Arial" w:cs="Arial"/>
            <w:b/>
          </w:rPr>
          <w:t>es</w:t>
        </w:r>
      </w:ins>
      <w:r w:rsidRPr="00087642">
        <w:rPr>
          <w:rFonts w:ascii="Arial" w:hAnsi="Arial" w:cs="Arial"/>
          <w:b/>
        </w:rPr>
        <w:t xml:space="preserve"> Natural</w:t>
      </w:r>
      <w:ins w:id="451" w:author="TOSHIBA" w:date="2016-03-07T16:32:00Z">
        <w:r w:rsidR="0086256B">
          <w:rPr>
            <w:rFonts w:ascii="Arial" w:hAnsi="Arial" w:cs="Arial"/>
            <w:b/>
          </w:rPr>
          <w:t>es</w:t>
        </w:r>
      </w:ins>
      <w:r w:rsidRPr="00087642">
        <w:rPr>
          <w:rFonts w:ascii="Arial" w:hAnsi="Arial" w:cs="Arial"/>
          <w:b/>
        </w:rPr>
        <w:t xml:space="preserve"> de</w:t>
      </w:r>
      <w:ins w:id="452" w:author="TOSHIBA" w:date="2016-03-07T16:32:00Z">
        <w:r w:rsidR="0086256B">
          <w:rPr>
            <w:rFonts w:ascii="Arial" w:hAnsi="Arial" w:cs="Arial"/>
            <w:b/>
          </w:rPr>
          <w:t xml:space="preserve"> Colombia</w:t>
        </w:r>
      </w:ins>
      <w:r w:rsidRPr="00087642">
        <w:rPr>
          <w:rFonts w:ascii="Arial" w:hAnsi="Arial" w:cs="Arial"/>
          <w:b/>
        </w:rPr>
        <w:t xml:space="preserve"> </w:t>
      </w:r>
      <w:del w:id="453" w:author="TOSHIBA" w:date="2016-03-07T16:32:00Z">
        <w:r w:rsidRPr="00087642" w:rsidDel="0086256B">
          <w:rPr>
            <w:rFonts w:ascii="Arial" w:hAnsi="Arial" w:cs="Arial"/>
            <w:b/>
          </w:rPr>
          <w:delText xml:space="preserve">Parques </w:delText>
        </w:r>
      </w:del>
      <w:r w:rsidRPr="00087642">
        <w:rPr>
          <w:rFonts w:ascii="Arial" w:hAnsi="Arial" w:cs="Arial"/>
          <w:b/>
        </w:rPr>
        <w:t>(</w:t>
      </w:r>
      <w:r w:rsidR="0041415D">
        <w:rPr>
          <w:rFonts w:ascii="Arial" w:hAnsi="Arial" w:cs="Arial"/>
          <w:b/>
        </w:rPr>
        <w:t>S</w:t>
      </w:r>
      <w:r w:rsidRPr="00087642">
        <w:rPr>
          <w:rFonts w:ascii="Arial" w:hAnsi="Arial" w:cs="Arial"/>
          <w:b/>
        </w:rPr>
        <w:t>PNNC)</w:t>
      </w:r>
      <w:r w:rsidR="0041415D">
        <w:rPr>
          <w:rFonts w:ascii="Arial" w:hAnsi="Arial" w:cs="Arial"/>
          <w:b/>
        </w:rPr>
        <w:t xml:space="preserve"> </w:t>
      </w:r>
      <w:r w:rsidRPr="00087642">
        <w:rPr>
          <w:rFonts w:ascii="Arial" w:hAnsi="Arial" w:cs="Arial"/>
        </w:rPr>
        <w:t xml:space="preserve">por </w:t>
      </w:r>
      <w:r w:rsidR="002B106F" w:rsidRPr="00087642">
        <w:rPr>
          <w:rFonts w:ascii="Arial" w:hAnsi="Arial" w:cs="Arial"/>
        </w:rPr>
        <w:t>su</w:t>
      </w:r>
      <w:r w:rsidRPr="00087642">
        <w:rPr>
          <w:rFonts w:ascii="Arial" w:hAnsi="Arial" w:cs="Arial"/>
        </w:rPr>
        <w:t xml:space="preserve"> riqueza natural. Es la formación de arrecife de coral más extensa y con mayor diversidad y desarrollo de la costa continental del Caribe colombiano.</w:t>
      </w:r>
    </w:p>
    <w:p w14:paraId="2802FD8F" w14:textId="77777777" w:rsidR="001524C5" w:rsidRPr="00087642" w:rsidRDefault="001524C5" w:rsidP="001524C5">
      <w:pPr>
        <w:shd w:val="clear" w:color="auto" w:fill="FFFFFF"/>
        <w:spacing w:after="0"/>
        <w:jc w:val="both"/>
        <w:rPr>
          <w:rFonts w:ascii="Arial" w:hAnsi="Arial" w:cs="Arial"/>
        </w:rPr>
      </w:pPr>
    </w:p>
    <w:p w14:paraId="1797E631" w14:textId="77777777" w:rsidR="001524C5" w:rsidRPr="00087642" w:rsidRDefault="001524C5" w:rsidP="001524C5">
      <w:pPr>
        <w:shd w:val="clear" w:color="auto" w:fill="FFFFFF"/>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4008B22C" w14:textId="77777777" w:rsidTr="00906062">
        <w:tc>
          <w:tcPr>
            <w:tcW w:w="9054" w:type="dxa"/>
            <w:gridSpan w:val="2"/>
            <w:shd w:val="clear" w:color="auto" w:fill="0D0D0D" w:themeFill="text1" w:themeFillTint="F2"/>
          </w:tcPr>
          <w:p w14:paraId="701934AB"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399A7283" w14:textId="77777777" w:rsidTr="00906062">
        <w:tc>
          <w:tcPr>
            <w:tcW w:w="2518" w:type="dxa"/>
          </w:tcPr>
          <w:p w14:paraId="786B23F5"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6C374331" w14:textId="05518DF5" w:rsidR="001524C5" w:rsidRPr="00087642" w:rsidRDefault="001524C5" w:rsidP="003E44C0">
            <w:pPr>
              <w:jc w:val="both"/>
              <w:rPr>
                <w:rFonts w:ascii="Arial" w:hAnsi="Arial" w:cs="Arial"/>
                <w:b/>
              </w:rPr>
            </w:pPr>
            <w:r w:rsidRPr="00087642">
              <w:rPr>
                <w:rFonts w:ascii="Arial" w:hAnsi="Arial" w:cs="Arial"/>
              </w:rPr>
              <w:t>CS_07_08_</w:t>
            </w:r>
            <w:r w:rsidR="009166BC">
              <w:rPr>
                <w:rFonts w:ascii="Arial" w:hAnsi="Arial" w:cs="Arial"/>
              </w:rPr>
              <w:t>CO</w:t>
            </w:r>
            <w:del w:id="454" w:author="TOSHIBA" w:date="2016-03-08T17:34:00Z">
              <w:r w:rsidR="009166BC" w:rsidDel="003E44C0">
                <w:rPr>
                  <w:rFonts w:ascii="Arial" w:hAnsi="Arial" w:cs="Arial"/>
                </w:rPr>
                <w:delText xml:space="preserve"> </w:delText>
              </w:r>
            </w:del>
            <w:r w:rsidR="009166BC">
              <w:rPr>
                <w:rFonts w:ascii="Arial" w:hAnsi="Arial" w:cs="Arial"/>
                <w:lang w:val="en-US"/>
              </w:rPr>
              <w:t>IMG1</w:t>
            </w:r>
            <w:r w:rsidRPr="00087642">
              <w:rPr>
                <w:rFonts w:ascii="Arial" w:hAnsi="Arial" w:cs="Arial"/>
                <w:lang w:val="en-US"/>
              </w:rPr>
              <w:t>3</w:t>
            </w:r>
          </w:p>
        </w:tc>
      </w:tr>
      <w:tr w:rsidR="001524C5" w:rsidRPr="00087642" w14:paraId="012F75BA" w14:textId="77777777" w:rsidTr="00906062">
        <w:tc>
          <w:tcPr>
            <w:tcW w:w="2518" w:type="dxa"/>
          </w:tcPr>
          <w:p w14:paraId="67D44F6B" w14:textId="77777777" w:rsidR="001524C5" w:rsidRPr="00087642" w:rsidRDefault="001524C5" w:rsidP="00906062">
            <w:pPr>
              <w:jc w:val="both"/>
              <w:rPr>
                <w:rFonts w:ascii="Arial" w:hAnsi="Arial" w:cs="Arial"/>
              </w:rPr>
            </w:pPr>
            <w:r w:rsidRPr="00087642">
              <w:rPr>
                <w:rFonts w:ascii="Arial" w:hAnsi="Arial" w:cs="Arial"/>
                <w:b/>
              </w:rPr>
              <w:lastRenderedPageBreak/>
              <w:t>Descripción</w:t>
            </w:r>
          </w:p>
        </w:tc>
        <w:tc>
          <w:tcPr>
            <w:tcW w:w="6536" w:type="dxa"/>
          </w:tcPr>
          <w:p w14:paraId="597C3398" w14:textId="30F969A3" w:rsidR="001524C5" w:rsidRPr="00087642" w:rsidRDefault="001524C5" w:rsidP="009A3074">
            <w:pPr>
              <w:jc w:val="both"/>
              <w:rPr>
                <w:rFonts w:ascii="Arial" w:hAnsi="Arial" w:cs="Arial"/>
                <w:b/>
                <w:lang w:val="es-ES"/>
              </w:rPr>
            </w:pPr>
            <w:r w:rsidRPr="00087642">
              <w:rPr>
                <w:rFonts w:ascii="Arial" w:hAnsi="Arial" w:cs="Arial"/>
                <w:b/>
                <w:lang w:val="es-ES"/>
              </w:rPr>
              <w:t xml:space="preserve">Proyecto de conservación en </w:t>
            </w:r>
            <w:r w:rsidR="009A3074">
              <w:rPr>
                <w:rFonts w:ascii="Arial" w:hAnsi="Arial" w:cs="Arial"/>
                <w:b/>
                <w:lang w:val="es-ES"/>
              </w:rPr>
              <w:t>i</w:t>
            </w:r>
            <w:r w:rsidRPr="00087642">
              <w:rPr>
                <w:rFonts w:ascii="Arial" w:hAnsi="Arial" w:cs="Arial"/>
                <w:b/>
                <w:lang w:val="es-ES"/>
              </w:rPr>
              <w:t>slas del Rosario y San Bernardo</w:t>
            </w:r>
          </w:p>
        </w:tc>
      </w:tr>
      <w:tr w:rsidR="001524C5" w:rsidRPr="00087642" w14:paraId="4F4605CD" w14:textId="77777777" w:rsidTr="00906062">
        <w:tc>
          <w:tcPr>
            <w:tcW w:w="2518" w:type="dxa"/>
          </w:tcPr>
          <w:p w14:paraId="5BA994D5"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74FA782B" w14:textId="77777777" w:rsidR="001524C5" w:rsidRPr="00087642" w:rsidRDefault="00485F03" w:rsidP="00906062">
            <w:pPr>
              <w:jc w:val="both"/>
              <w:rPr>
                <w:rFonts w:ascii="Arial" w:hAnsi="Arial" w:cs="Arial"/>
                <w:noProof/>
                <w:lang w:eastAsia="es-ES_tradnl"/>
              </w:rPr>
            </w:pPr>
            <w:hyperlink r:id="rId35" w:history="1">
              <w:r w:rsidR="001524C5" w:rsidRPr="00087642">
                <w:rPr>
                  <w:rStyle w:val="Hipervnculo"/>
                  <w:rFonts w:ascii="Arial" w:hAnsi="Arial" w:cs="Arial"/>
                  <w:noProof/>
                  <w:lang w:eastAsia="es-ES_tradnl"/>
                </w:rPr>
                <w:t>http://www.elespectador.com/noticias/medio-ambiente/tortugas-siguen-regresando-al-mar-articulo-503470</w:t>
              </w:r>
            </w:hyperlink>
          </w:p>
          <w:p w14:paraId="3B628602" w14:textId="77777777" w:rsidR="001524C5" w:rsidRPr="00087642" w:rsidRDefault="001524C5" w:rsidP="00906062">
            <w:pPr>
              <w:jc w:val="both"/>
              <w:rPr>
                <w:rFonts w:ascii="Arial" w:hAnsi="Arial" w:cs="Arial"/>
                <w:noProof/>
                <w:lang w:eastAsia="es-CO"/>
              </w:rPr>
            </w:pPr>
          </w:p>
          <w:p w14:paraId="1070783B" w14:textId="77777777" w:rsidR="001524C5" w:rsidRPr="00087642" w:rsidRDefault="001524C5" w:rsidP="00906062">
            <w:pPr>
              <w:jc w:val="both"/>
              <w:rPr>
                <w:rFonts w:ascii="Arial" w:hAnsi="Arial" w:cs="Arial"/>
                <w:noProof/>
                <w:lang w:val="es-CO" w:eastAsia="es-CO"/>
              </w:rPr>
            </w:pPr>
            <w:r w:rsidRPr="00087642">
              <w:rPr>
                <w:rFonts w:ascii="Arial" w:hAnsi="Arial" w:cs="Arial"/>
                <w:noProof/>
                <w:lang w:eastAsia="es-CO"/>
              </w:rPr>
              <w:drawing>
                <wp:inline distT="0" distB="0" distL="0" distR="0" wp14:anchorId="30FA146D" wp14:editId="07777777">
                  <wp:extent cx="1801834" cy="1200150"/>
                  <wp:effectExtent l="0" t="0" r="0" b="0"/>
                  <wp:docPr id="10" name="Imagen 4" descr="Las tortugas siguen regresando a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s tortugas siguen regresando al mar"/>
                          <pic:cNvPicPr>
                            <a:picLocks noChangeAspect="1" noChangeArrowheads="1"/>
                          </pic:cNvPicPr>
                        </pic:nvPicPr>
                        <pic:blipFill>
                          <a:blip r:embed="rId36"/>
                          <a:srcRect/>
                          <a:stretch>
                            <a:fillRect/>
                          </a:stretch>
                        </pic:blipFill>
                        <pic:spPr bwMode="auto">
                          <a:xfrm>
                            <a:off x="0" y="0"/>
                            <a:ext cx="1801351" cy="1199828"/>
                          </a:xfrm>
                          <a:prstGeom prst="rect">
                            <a:avLst/>
                          </a:prstGeom>
                          <a:noFill/>
                          <a:ln w="9525">
                            <a:noFill/>
                            <a:miter lim="800000"/>
                            <a:headEnd/>
                            <a:tailEnd/>
                          </a:ln>
                        </pic:spPr>
                      </pic:pic>
                    </a:graphicData>
                  </a:graphic>
                </wp:inline>
              </w:drawing>
            </w:r>
          </w:p>
          <w:p w14:paraId="686B44A3" w14:textId="77777777" w:rsidR="001524C5" w:rsidRPr="00087642" w:rsidRDefault="001524C5" w:rsidP="00906062">
            <w:pPr>
              <w:jc w:val="both"/>
              <w:rPr>
                <w:rFonts w:ascii="Arial" w:hAnsi="Arial" w:cs="Arial"/>
                <w:noProof/>
                <w:color w:val="FF0000"/>
                <w:lang w:eastAsia="es-ES_tradnl"/>
              </w:rPr>
            </w:pPr>
          </w:p>
        </w:tc>
      </w:tr>
      <w:tr w:rsidR="001524C5" w:rsidRPr="00087642" w14:paraId="4B926BAF" w14:textId="77777777" w:rsidTr="00906062">
        <w:tc>
          <w:tcPr>
            <w:tcW w:w="2518" w:type="dxa"/>
          </w:tcPr>
          <w:p w14:paraId="2B10D3DA"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2AD6F69A" w14:textId="77777777" w:rsidR="001524C5" w:rsidRPr="00087642" w:rsidRDefault="001524C5" w:rsidP="00906062">
            <w:pPr>
              <w:jc w:val="both"/>
              <w:rPr>
                <w:rFonts w:ascii="Arial" w:hAnsi="Arial" w:cs="Arial"/>
                <w:lang w:val="es-ES_tradnl"/>
              </w:rPr>
            </w:pPr>
            <w:r w:rsidRPr="00087642">
              <w:rPr>
                <w:rFonts w:ascii="Arial" w:hAnsi="Arial" w:cs="Arial"/>
              </w:rPr>
              <w:t xml:space="preserve">Para salvar a las tortugas marinas del </w:t>
            </w:r>
            <w:r w:rsidRPr="00087642">
              <w:rPr>
                <w:rFonts w:ascii="Arial" w:hAnsi="Arial" w:cs="Arial"/>
                <w:b/>
              </w:rPr>
              <w:t>Parque Corales del Rosario y San Bernardo</w:t>
            </w:r>
            <w:r w:rsidRPr="00087642">
              <w:rPr>
                <w:rFonts w:ascii="Arial" w:hAnsi="Arial" w:cs="Arial"/>
              </w:rPr>
              <w:t>, involucran a la población motivándola a la conservación de la vida silvestre.</w:t>
            </w:r>
          </w:p>
        </w:tc>
      </w:tr>
    </w:tbl>
    <w:p w14:paraId="639B4969" w14:textId="77777777" w:rsidR="001524C5" w:rsidRPr="00087642" w:rsidRDefault="001524C5" w:rsidP="001524C5">
      <w:pPr>
        <w:shd w:val="clear" w:color="auto" w:fill="FFFFFF"/>
        <w:spacing w:after="0"/>
        <w:jc w:val="both"/>
        <w:rPr>
          <w:rFonts w:ascii="Arial" w:hAnsi="Arial" w:cs="Arial"/>
        </w:rPr>
      </w:pPr>
    </w:p>
    <w:p w14:paraId="762317C1" w14:textId="77777777" w:rsidR="001524C5" w:rsidRPr="00087642" w:rsidRDefault="001524C5" w:rsidP="001524C5">
      <w:pPr>
        <w:shd w:val="clear" w:color="auto" w:fill="FFFFFF"/>
        <w:spacing w:after="0"/>
        <w:jc w:val="both"/>
        <w:rPr>
          <w:rFonts w:ascii="Arial" w:hAnsi="Arial" w:cs="Arial"/>
        </w:rPr>
      </w:pPr>
    </w:p>
    <w:p w14:paraId="36252D18" w14:textId="1A26B2F0" w:rsidR="001524C5" w:rsidRPr="00087642" w:rsidRDefault="001524C5" w:rsidP="001524C5">
      <w:pPr>
        <w:shd w:val="clear" w:color="auto" w:fill="FFFFFF"/>
        <w:spacing w:after="0"/>
        <w:jc w:val="both"/>
        <w:rPr>
          <w:rFonts w:ascii="Arial" w:hAnsi="Arial" w:cs="Arial"/>
          <w:b/>
        </w:rPr>
      </w:pPr>
      <w:r w:rsidRPr="00087642">
        <w:rPr>
          <w:rFonts w:ascii="Arial" w:hAnsi="Arial" w:cs="Arial"/>
        </w:rPr>
        <w:t xml:space="preserve">La </w:t>
      </w:r>
      <w:r w:rsidR="009A3074">
        <w:rPr>
          <w:rFonts w:ascii="Arial" w:hAnsi="Arial" w:cs="Arial"/>
          <w:b/>
        </w:rPr>
        <w:t>i</w:t>
      </w:r>
      <w:r w:rsidRPr="00087642">
        <w:rPr>
          <w:rFonts w:ascii="Arial" w:hAnsi="Arial" w:cs="Arial"/>
          <w:b/>
        </w:rPr>
        <w:t>sla de Salamanca</w:t>
      </w:r>
      <w:r w:rsidRPr="00087642">
        <w:rPr>
          <w:rFonts w:ascii="Arial" w:hAnsi="Arial" w:cs="Arial"/>
        </w:rPr>
        <w:t xml:space="preserve"> está ubicada en el departamento del Magdalena. Es un agregado de pequeñas islas de origen sedimentario, formadas por </w:t>
      </w:r>
      <w:r w:rsidRPr="00087642">
        <w:rPr>
          <w:rFonts w:ascii="Arial" w:hAnsi="Arial" w:cs="Arial"/>
          <w:b/>
        </w:rPr>
        <w:t>acumulación de sedimentos</w:t>
      </w:r>
      <w:r w:rsidRPr="00087642">
        <w:rPr>
          <w:rFonts w:ascii="Arial" w:hAnsi="Arial" w:cs="Arial"/>
        </w:rPr>
        <w:t xml:space="preserve"> del </w:t>
      </w:r>
      <w:r w:rsidRPr="00087642">
        <w:rPr>
          <w:rFonts w:ascii="Arial" w:hAnsi="Arial" w:cs="Arial"/>
          <w:b/>
        </w:rPr>
        <w:t>delta</w:t>
      </w:r>
      <w:r w:rsidRPr="00087642">
        <w:rPr>
          <w:rFonts w:ascii="Arial" w:hAnsi="Arial" w:cs="Arial"/>
        </w:rPr>
        <w:t xml:space="preserve"> del río Magdalena, sobre el fondo de una antigua bahía. Estas islas están comunicadas por canales y forman una barrera que separa la </w:t>
      </w:r>
      <w:del w:id="455" w:author="TOSHIBA" w:date="2016-03-07T16:42:00Z">
        <w:r w:rsidRPr="00087642" w:rsidDel="00E1277C">
          <w:rPr>
            <w:rFonts w:ascii="Arial" w:hAnsi="Arial" w:cs="Arial"/>
            <w:b/>
          </w:rPr>
          <w:delText>C</w:delText>
        </w:r>
      </w:del>
      <w:ins w:id="456" w:author="TOSHIBA" w:date="2016-03-07T16:42:00Z">
        <w:r w:rsidR="00E1277C">
          <w:rPr>
            <w:rFonts w:ascii="Arial" w:hAnsi="Arial" w:cs="Arial"/>
            <w:b/>
          </w:rPr>
          <w:t>c</w:t>
        </w:r>
      </w:ins>
      <w:r w:rsidRPr="00087642">
        <w:rPr>
          <w:rFonts w:ascii="Arial" w:hAnsi="Arial" w:cs="Arial"/>
          <w:b/>
        </w:rPr>
        <w:t>iénaga Grande de Santa Marta</w:t>
      </w:r>
      <w:r w:rsidR="002B106F" w:rsidRPr="00087642">
        <w:rPr>
          <w:rFonts w:ascii="Arial" w:hAnsi="Arial" w:cs="Arial"/>
        </w:rPr>
        <w:t>,</w:t>
      </w:r>
      <w:r w:rsidRPr="00087642">
        <w:rPr>
          <w:rFonts w:ascii="Arial" w:hAnsi="Arial" w:cs="Arial"/>
        </w:rPr>
        <w:t xml:space="preserve"> del mar Caribe.</w:t>
      </w:r>
    </w:p>
    <w:p w14:paraId="20FC52F8" w14:textId="77777777" w:rsidR="001524C5" w:rsidRPr="00087642" w:rsidRDefault="001524C5" w:rsidP="001524C5">
      <w:pPr>
        <w:shd w:val="clear" w:color="auto" w:fill="FFFFFF"/>
        <w:spacing w:after="0"/>
        <w:jc w:val="both"/>
        <w:rPr>
          <w:rFonts w:ascii="Arial" w:hAnsi="Arial" w:cs="Arial"/>
          <w:b/>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24AB56CA" w14:textId="77777777" w:rsidTr="00906062">
        <w:tc>
          <w:tcPr>
            <w:tcW w:w="9054" w:type="dxa"/>
            <w:gridSpan w:val="2"/>
            <w:shd w:val="clear" w:color="auto" w:fill="0D0D0D" w:themeFill="text1" w:themeFillTint="F2"/>
          </w:tcPr>
          <w:p w14:paraId="4AB4476C"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E60E591" w14:textId="77777777" w:rsidTr="00906062">
        <w:tc>
          <w:tcPr>
            <w:tcW w:w="2518" w:type="dxa"/>
          </w:tcPr>
          <w:p w14:paraId="6560EDD1"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12C4E5F2" w14:textId="77777777" w:rsidR="001524C5" w:rsidRPr="00087642" w:rsidRDefault="001524C5" w:rsidP="00906062">
            <w:pPr>
              <w:jc w:val="both"/>
              <w:rPr>
                <w:rFonts w:ascii="Arial" w:hAnsi="Arial" w:cs="Arial"/>
                <w:b/>
              </w:rPr>
            </w:pPr>
            <w:r w:rsidRPr="00087642">
              <w:rPr>
                <w:rFonts w:ascii="Arial" w:hAnsi="Arial" w:cs="Arial"/>
              </w:rPr>
              <w:t>CS_07_08_</w:t>
            </w:r>
            <w:r w:rsidR="009166BC">
              <w:rPr>
                <w:rFonts w:ascii="Arial" w:hAnsi="Arial" w:cs="Arial"/>
              </w:rPr>
              <w:t xml:space="preserve">CO </w:t>
            </w:r>
            <w:r w:rsidR="009166BC">
              <w:rPr>
                <w:rFonts w:ascii="Arial" w:hAnsi="Arial" w:cs="Arial"/>
                <w:lang w:val="en-US"/>
              </w:rPr>
              <w:t>IMG1</w:t>
            </w:r>
            <w:r w:rsidRPr="00087642">
              <w:rPr>
                <w:rFonts w:ascii="Arial" w:hAnsi="Arial" w:cs="Arial"/>
                <w:lang w:val="en-US"/>
              </w:rPr>
              <w:t>4</w:t>
            </w:r>
          </w:p>
        </w:tc>
      </w:tr>
      <w:tr w:rsidR="001524C5" w:rsidRPr="00087642" w14:paraId="6FD7D8D9" w14:textId="77777777" w:rsidTr="00906062">
        <w:tc>
          <w:tcPr>
            <w:tcW w:w="2518" w:type="dxa"/>
          </w:tcPr>
          <w:p w14:paraId="188AA811"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736827EF" w14:textId="77777777" w:rsidR="001524C5" w:rsidRPr="00087642" w:rsidRDefault="001524C5" w:rsidP="00906062">
            <w:pPr>
              <w:jc w:val="both"/>
              <w:rPr>
                <w:rFonts w:ascii="Arial" w:hAnsi="Arial" w:cs="Arial"/>
                <w:b/>
                <w:lang w:val="es-ES"/>
              </w:rPr>
            </w:pPr>
            <w:r w:rsidRPr="00087642">
              <w:rPr>
                <w:rFonts w:ascii="Arial" w:hAnsi="Arial" w:cs="Arial"/>
                <w:b/>
                <w:lang w:val="es-ES"/>
              </w:rPr>
              <w:t>Isla de Salamanca</w:t>
            </w:r>
          </w:p>
        </w:tc>
      </w:tr>
      <w:tr w:rsidR="001524C5" w:rsidRPr="00087642" w14:paraId="1E2BDABA" w14:textId="77777777" w:rsidTr="00906062">
        <w:tc>
          <w:tcPr>
            <w:tcW w:w="2518" w:type="dxa"/>
          </w:tcPr>
          <w:p w14:paraId="302BAAC0"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79C47ADD" w14:textId="77777777" w:rsidR="001524C5" w:rsidRPr="00087642" w:rsidRDefault="00485F03" w:rsidP="00906062">
            <w:pPr>
              <w:jc w:val="both"/>
              <w:rPr>
                <w:rFonts w:ascii="Arial" w:hAnsi="Arial" w:cs="Arial"/>
                <w:noProof/>
                <w:lang w:val="es-CO" w:eastAsia="es-CO"/>
              </w:rPr>
            </w:pPr>
            <w:hyperlink r:id="rId37" w:history="1">
              <w:r w:rsidR="001524C5" w:rsidRPr="00087642">
                <w:rPr>
                  <w:rStyle w:val="Hipervnculo"/>
                  <w:rFonts w:ascii="Arial" w:hAnsi="Arial" w:cs="Arial"/>
                  <w:noProof/>
                  <w:lang w:val="es-CO" w:eastAsia="es-CO"/>
                </w:rPr>
                <w:t>http://www.parquesnacionales.gov.co/portal/es/ecoturismo/region-caribe/via-parque-isla-de-salamanca/</w:t>
              </w:r>
            </w:hyperlink>
          </w:p>
          <w:p w14:paraId="360D1859" w14:textId="77777777" w:rsidR="001524C5" w:rsidRPr="00087642" w:rsidRDefault="001524C5" w:rsidP="00906062">
            <w:pPr>
              <w:jc w:val="both"/>
              <w:rPr>
                <w:rFonts w:ascii="Arial" w:hAnsi="Arial" w:cs="Arial"/>
                <w:noProof/>
                <w:lang w:val="es-CO" w:eastAsia="es-CO"/>
              </w:rPr>
            </w:pPr>
          </w:p>
          <w:p w14:paraId="487729C1"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54BD4C4A" wp14:editId="07777777">
                  <wp:extent cx="2057400" cy="1146572"/>
                  <wp:effectExtent l="0" t="0" r="0" b="0"/>
                  <wp:docPr id="37" name="Imagen 37" descr="http://www.parquesnacionales.gov.co/portal/wp-content/uploads/2013/07/Julia_Miranda_Londo%C3%B1o_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arquesnacionales.gov.co/portal/wp-content/uploads/2013/07/Julia_Miranda_Londo%C3%B1o_s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9027" cy="1147479"/>
                          </a:xfrm>
                          <a:prstGeom prst="rect">
                            <a:avLst/>
                          </a:prstGeom>
                          <a:noFill/>
                          <a:ln>
                            <a:noFill/>
                          </a:ln>
                        </pic:spPr>
                      </pic:pic>
                    </a:graphicData>
                  </a:graphic>
                </wp:inline>
              </w:drawing>
            </w:r>
          </w:p>
          <w:p w14:paraId="3F90497F" w14:textId="77777777" w:rsidR="001524C5" w:rsidRPr="00087642" w:rsidRDefault="001524C5" w:rsidP="00906062">
            <w:pPr>
              <w:jc w:val="both"/>
              <w:rPr>
                <w:rFonts w:ascii="Arial" w:hAnsi="Arial" w:cs="Arial"/>
                <w:noProof/>
                <w:lang w:eastAsia="es-CO"/>
              </w:rPr>
            </w:pPr>
          </w:p>
        </w:tc>
      </w:tr>
      <w:tr w:rsidR="001524C5" w:rsidRPr="00087642" w14:paraId="24202C16" w14:textId="77777777" w:rsidTr="00906062">
        <w:tc>
          <w:tcPr>
            <w:tcW w:w="2518" w:type="dxa"/>
          </w:tcPr>
          <w:p w14:paraId="6EE0BA68"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03345755" w14:textId="1EE70EE6" w:rsidR="001524C5" w:rsidRPr="00087642" w:rsidRDefault="001524C5" w:rsidP="009A3074">
            <w:pPr>
              <w:jc w:val="both"/>
              <w:rPr>
                <w:rFonts w:ascii="Arial" w:hAnsi="Arial" w:cs="Arial"/>
                <w:lang w:val="es-ES_tradnl"/>
              </w:rPr>
            </w:pPr>
            <w:r w:rsidRPr="00351C1A">
              <w:rPr>
                <w:rFonts w:ascii="Arial" w:hAnsi="Arial" w:cs="Arial"/>
              </w:rPr>
              <w:t xml:space="preserve">La </w:t>
            </w:r>
            <w:r w:rsidR="009A3074" w:rsidRPr="00351C1A">
              <w:rPr>
                <w:rFonts w:ascii="Arial" w:hAnsi="Arial" w:cs="Arial"/>
                <w:b/>
              </w:rPr>
              <w:t>i</w:t>
            </w:r>
            <w:r w:rsidRPr="00351C1A">
              <w:rPr>
                <w:rFonts w:ascii="Arial" w:hAnsi="Arial" w:cs="Arial"/>
                <w:b/>
              </w:rPr>
              <w:t>sla de Salamanca</w:t>
            </w:r>
            <w:r w:rsidRPr="00351C1A">
              <w:rPr>
                <w:rFonts w:ascii="Arial" w:hAnsi="Arial" w:cs="Arial"/>
              </w:rPr>
              <w:t xml:space="preserve"> fue declarada por la Organización de las Naciones Unidas para la Educación, la Ciencia y la Cultura (</w:t>
            </w:r>
            <w:r w:rsidRPr="00351C1A">
              <w:rPr>
                <w:rFonts w:ascii="Arial" w:hAnsi="Arial" w:cs="Arial"/>
                <w:b/>
              </w:rPr>
              <w:t>U</w:t>
            </w:r>
            <w:r w:rsidR="00E1277C" w:rsidRPr="00351C1A">
              <w:rPr>
                <w:rFonts w:ascii="Arial" w:hAnsi="Arial" w:cs="Arial"/>
                <w:b/>
              </w:rPr>
              <w:t>nesco</w:t>
            </w:r>
            <w:r w:rsidRPr="00351C1A">
              <w:rPr>
                <w:rFonts w:ascii="Arial" w:hAnsi="Arial" w:cs="Arial"/>
              </w:rPr>
              <w:t>) como “Reserva de la Bi</w:t>
            </w:r>
            <w:r w:rsidR="009A3074" w:rsidRPr="00351C1A">
              <w:rPr>
                <w:rFonts w:ascii="Arial" w:hAnsi="Arial" w:cs="Arial"/>
              </w:rPr>
              <w:t>o</w:t>
            </w:r>
            <w:r w:rsidRPr="00351C1A">
              <w:rPr>
                <w:rFonts w:ascii="Arial" w:hAnsi="Arial" w:cs="Arial"/>
              </w:rPr>
              <w:t>sfera” en el año 2000. Es de gran importancia como sitio de descanso y alimentación de aves migratorias. Figura en el Sistema de PNNC como “Vía Parque Isla de Salamanca”</w:t>
            </w:r>
            <w:r w:rsidR="009A3074" w:rsidRPr="00351C1A">
              <w:rPr>
                <w:rFonts w:ascii="Arial" w:hAnsi="Arial" w:cs="Arial"/>
              </w:rPr>
              <w:t>,</w:t>
            </w:r>
            <w:r w:rsidRPr="00351C1A">
              <w:rPr>
                <w:rFonts w:ascii="Arial" w:hAnsi="Arial" w:cs="Arial"/>
              </w:rPr>
              <w:t xml:space="preserve"> ya que desde la carretera que comunica Barranquilla con Santa Marta se puede contemplar el conjunto</w:t>
            </w:r>
            <w:r w:rsidRPr="00087642">
              <w:rPr>
                <w:rFonts w:ascii="Arial" w:hAnsi="Arial" w:cs="Arial"/>
              </w:rPr>
              <w:t xml:space="preserve"> de playones, ciénagas y bosque de manglar.</w:t>
            </w:r>
          </w:p>
        </w:tc>
      </w:tr>
    </w:tbl>
    <w:p w14:paraId="785A1D92" w14:textId="77777777" w:rsidR="001524C5" w:rsidRPr="00087642" w:rsidRDefault="001524C5" w:rsidP="00FF154D">
      <w:pPr>
        <w:rPr>
          <w:rFonts w:ascii="Arial" w:hAnsi="Arial" w:cs="Arial"/>
          <w:b/>
        </w:rPr>
      </w:pPr>
    </w:p>
    <w:p w14:paraId="684A864B" w14:textId="24BF935F" w:rsidR="001524C5" w:rsidRPr="00087642" w:rsidRDefault="001524C5" w:rsidP="001524C5">
      <w:pPr>
        <w:shd w:val="clear" w:color="auto" w:fill="FFFFFF"/>
        <w:spacing w:after="0"/>
        <w:jc w:val="both"/>
        <w:rPr>
          <w:rFonts w:ascii="Arial" w:hAnsi="Arial" w:cs="Arial"/>
        </w:rPr>
      </w:pPr>
      <w:r w:rsidRPr="00087642">
        <w:rPr>
          <w:rFonts w:ascii="Arial" w:hAnsi="Arial" w:cs="Arial"/>
        </w:rPr>
        <w:lastRenderedPageBreak/>
        <w:t xml:space="preserve">En el </w:t>
      </w:r>
      <w:r w:rsidR="009A3074">
        <w:rPr>
          <w:rFonts w:ascii="Arial" w:hAnsi="Arial" w:cs="Arial"/>
        </w:rPr>
        <w:t>o</w:t>
      </w:r>
      <w:r w:rsidRPr="00087642">
        <w:rPr>
          <w:rFonts w:ascii="Arial" w:hAnsi="Arial" w:cs="Arial"/>
        </w:rPr>
        <w:t>céano Pacífico</w:t>
      </w:r>
      <w:r w:rsidR="009A3074">
        <w:rPr>
          <w:rFonts w:ascii="Arial" w:hAnsi="Arial" w:cs="Arial"/>
        </w:rPr>
        <w:t xml:space="preserve"> de Colombia se encuentran</w:t>
      </w:r>
      <w:del w:id="457" w:author="TOSHIBA" w:date="2016-03-08T17:36:00Z">
        <w:r w:rsidR="009A3074" w:rsidDel="003E44C0">
          <w:rPr>
            <w:rFonts w:ascii="Arial" w:hAnsi="Arial" w:cs="Arial"/>
          </w:rPr>
          <w:delText>:</w:delText>
        </w:r>
      </w:del>
      <w:r w:rsidR="009A3074">
        <w:rPr>
          <w:rFonts w:ascii="Arial" w:hAnsi="Arial" w:cs="Arial"/>
        </w:rPr>
        <w:t xml:space="preserve"> el a</w:t>
      </w:r>
      <w:r w:rsidRPr="00087642">
        <w:rPr>
          <w:rFonts w:ascii="Arial" w:hAnsi="Arial" w:cs="Arial"/>
        </w:rPr>
        <w:t>rchipiélago de Gorgona y Gorgonilla</w:t>
      </w:r>
      <w:del w:id="458" w:author="TOSHIBA" w:date="2016-03-08T10:19:00Z">
        <w:r w:rsidR="009A3074" w:rsidDel="00351C1A">
          <w:rPr>
            <w:rFonts w:ascii="Arial" w:hAnsi="Arial" w:cs="Arial"/>
          </w:rPr>
          <w:delText>,</w:delText>
        </w:r>
      </w:del>
      <w:r w:rsidRPr="00087642">
        <w:rPr>
          <w:rFonts w:ascii="Arial" w:hAnsi="Arial" w:cs="Arial"/>
        </w:rPr>
        <w:t xml:space="preserve"> y la </w:t>
      </w:r>
      <w:r w:rsidR="009A3074">
        <w:rPr>
          <w:rFonts w:ascii="Arial" w:hAnsi="Arial" w:cs="Arial"/>
        </w:rPr>
        <w:t>i</w:t>
      </w:r>
      <w:r w:rsidRPr="00087642">
        <w:rPr>
          <w:rFonts w:ascii="Arial" w:hAnsi="Arial" w:cs="Arial"/>
        </w:rPr>
        <w:t xml:space="preserve">sla de Malpelo. </w:t>
      </w:r>
    </w:p>
    <w:p w14:paraId="6388CC5B" w14:textId="77777777" w:rsidR="001524C5" w:rsidRPr="00087642" w:rsidRDefault="001524C5" w:rsidP="001524C5">
      <w:pPr>
        <w:shd w:val="clear" w:color="auto" w:fill="FFFFFF"/>
        <w:spacing w:after="0"/>
        <w:jc w:val="both"/>
        <w:rPr>
          <w:rFonts w:ascii="Arial" w:hAnsi="Arial" w:cs="Arial"/>
          <w:b/>
        </w:rPr>
      </w:pPr>
    </w:p>
    <w:p w14:paraId="119BF25D" w14:textId="6FB5346F" w:rsidR="001524C5" w:rsidRPr="00087642" w:rsidRDefault="001524C5" w:rsidP="001524C5">
      <w:pPr>
        <w:shd w:val="clear" w:color="auto" w:fill="FFFFFF"/>
        <w:spacing w:after="0" w:line="270" w:lineRule="atLeast"/>
        <w:jc w:val="both"/>
        <w:rPr>
          <w:rFonts w:ascii="Arial" w:hAnsi="Arial" w:cs="Arial"/>
        </w:rPr>
      </w:pPr>
      <w:r w:rsidRPr="00087642">
        <w:rPr>
          <w:rFonts w:ascii="Arial" w:hAnsi="Arial" w:cs="Arial"/>
        </w:rPr>
        <w:t xml:space="preserve">El </w:t>
      </w:r>
      <w:r w:rsidR="009A3074">
        <w:rPr>
          <w:rFonts w:ascii="Arial" w:hAnsi="Arial" w:cs="Arial"/>
          <w:b/>
        </w:rPr>
        <w:t>a</w:t>
      </w:r>
      <w:r w:rsidRPr="00087642">
        <w:rPr>
          <w:rFonts w:ascii="Arial" w:hAnsi="Arial" w:cs="Arial"/>
          <w:b/>
        </w:rPr>
        <w:t>rchipiélago de Gorgona y Gorgonilla</w:t>
      </w:r>
      <w:r w:rsidRPr="00087642">
        <w:rPr>
          <w:rFonts w:ascii="Arial" w:hAnsi="Arial" w:cs="Arial"/>
        </w:rPr>
        <w:t xml:space="preserve"> son islas de origen oceánico y volcánico, formadas en el </w:t>
      </w:r>
      <w:del w:id="459" w:author="TOSHIBA" w:date="2016-03-08T10:19:00Z">
        <w:r w:rsidRPr="00087642" w:rsidDel="00351C1A">
          <w:rPr>
            <w:rFonts w:ascii="Arial" w:hAnsi="Arial" w:cs="Arial"/>
            <w:b/>
          </w:rPr>
          <w:delText>c</w:delText>
        </w:r>
      </w:del>
      <w:ins w:id="460" w:author="TOSHIBA" w:date="2016-03-08T10:19:00Z">
        <w:r w:rsidR="00351C1A">
          <w:rPr>
            <w:rFonts w:ascii="Arial" w:hAnsi="Arial" w:cs="Arial"/>
            <w:b/>
          </w:rPr>
          <w:t>C</w:t>
        </w:r>
      </w:ins>
      <w:r w:rsidRPr="00087642">
        <w:rPr>
          <w:rFonts w:ascii="Arial" w:hAnsi="Arial" w:cs="Arial"/>
          <w:b/>
        </w:rPr>
        <w:t>retáceo</w:t>
      </w:r>
      <w:r w:rsidR="002B106F" w:rsidRPr="00087642">
        <w:rPr>
          <w:rFonts w:ascii="Arial" w:hAnsi="Arial" w:cs="Arial"/>
          <w:b/>
        </w:rPr>
        <w:t>.</w:t>
      </w:r>
      <w:r w:rsidRPr="00087642">
        <w:rPr>
          <w:rFonts w:ascii="Arial" w:hAnsi="Arial" w:cs="Arial"/>
        </w:rPr>
        <w:t xml:space="preserve"> Pertenecen a la jurisdicción de Guapi, departamento del Cauca. Al nor</w:t>
      </w:r>
      <w:r w:rsidR="002B106F" w:rsidRPr="00087642">
        <w:rPr>
          <w:rFonts w:ascii="Arial" w:hAnsi="Arial" w:cs="Arial"/>
        </w:rPr>
        <w:t>oriente</w:t>
      </w:r>
      <w:r w:rsidRPr="00087642">
        <w:rPr>
          <w:rFonts w:ascii="Arial" w:hAnsi="Arial" w:cs="Arial"/>
        </w:rPr>
        <w:t xml:space="preserve"> se encuentra el islote Rocas de Hornos</w:t>
      </w:r>
      <w:ins w:id="461" w:author="TOSHIBA" w:date="2016-03-08T10:19:00Z">
        <w:r w:rsidR="00351C1A">
          <w:rPr>
            <w:rFonts w:ascii="Arial" w:hAnsi="Arial" w:cs="Arial"/>
          </w:rPr>
          <w:t>,</w:t>
        </w:r>
      </w:ins>
      <w:r w:rsidRPr="00087642">
        <w:rPr>
          <w:rFonts w:ascii="Arial" w:hAnsi="Arial" w:cs="Arial"/>
        </w:rPr>
        <w:t xml:space="preserve"> separado de Gorgona por el “paso del Horno”</w:t>
      </w:r>
      <w:ins w:id="462" w:author="TOSHIBA" w:date="2016-03-08T10:20:00Z">
        <w:r w:rsidR="00351C1A">
          <w:rPr>
            <w:rFonts w:ascii="Arial" w:hAnsi="Arial" w:cs="Arial"/>
          </w:rPr>
          <w:t>,</w:t>
        </w:r>
      </w:ins>
      <w:r w:rsidRPr="00087642">
        <w:rPr>
          <w:rFonts w:ascii="Arial" w:hAnsi="Arial" w:cs="Arial"/>
        </w:rPr>
        <w:t xml:space="preserve"> y al sur</w:t>
      </w:r>
      <w:r w:rsidR="002B106F" w:rsidRPr="00087642">
        <w:rPr>
          <w:rFonts w:ascii="Arial" w:hAnsi="Arial" w:cs="Arial"/>
        </w:rPr>
        <w:t>occidente</w:t>
      </w:r>
      <w:r w:rsidRPr="00087642">
        <w:rPr>
          <w:rFonts w:ascii="Arial" w:hAnsi="Arial" w:cs="Arial"/>
        </w:rPr>
        <w:t xml:space="preserve"> el islote El Viudo. Las aguas de Gorgona tienen profundidades de hasta 85 metros que la separan de la zona costera continental.</w:t>
      </w:r>
    </w:p>
    <w:p w14:paraId="07986D4D" w14:textId="77777777" w:rsidR="001524C5" w:rsidRPr="00087642" w:rsidRDefault="001524C5" w:rsidP="001524C5">
      <w:pPr>
        <w:shd w:val="clear" w:color="auto" w:fill="FFFFFF"/>
        <w:spacing w:after="0" w:line="270" w:lineRule="atLeast"/>
        <w:jc w:val="both"/>
        <w:rPr>
          <w:rFonts w:ascii="Arial" w:hAnsi="Arial" w:cs="Aria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5617CD5B" w14:textId="77777777" w:rsidTr="00906062">
        <w:tc>
          <w:tcPr>
            <w:tcW w:w="9054" w:type="dxa"/>
            <w:gridSpan w:val="2"/>
            <w:shd w:val="clear" w:color="auto" w:fill="0D0D0D" w:themeFill="text1" w:themeFillTint="F2"/>
          </w:tcPr>
          <w:p w14:paraId="1805E1EF"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43F30FB" w14:textId="77777777" w:rsidTr="00906062">
        <w:tc>
          <w:tcPr>
            <w:tcW w:w="2518" w:type="dxa"/>
          </w:tcPr>
          <w:p w14:paraId="0B4A733C"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73FC816F" w14:textId="64857329" w:rsidR="001524C5" w:rsidRPr="00087642" w:rsidRDefault="001524C5" w:rsidP="003E44C0">
            <w:pPr>
              <w:jc w:val="both"/>
              <w:rPr>
                <w:rFonts w:ascii="Arial" w:hAnsi="Arial" w:cs="Arial"/>
                <w:b/>
              </w:rPr>
            </w:pPr>
            <w:r w:rsidRPr="00087642">
              <w:rPr>
                <w:rFonts w:ascii="Arial" w:hAnsi="Arial" w:cs="Arial"/>
              </w:rPr>
              <w:t>CS_07_08_</w:t>
            </w:r>
            <w:r w:rsidR="009166BC">
              <w:rPr>
                <w:rFonts w:ascii="Arial" w:hAnsi="Arial" w:cs="Arial"/>
              </w:rPr>
              <w:t>CO</w:t>
            </w:r>
            <w:del w:id="463" w:author="TOSHIBA" w:date="2016-03-08T17:36:00Z">
              <w:r w:rsidR="009166BC" w:rsidDel="003E44C0">
                <w:rPr>
                  <w:rFonts w:ascii="Arial" w:hAnsi="Arial" w:cs="Arial"/>
                </w:rPr>
                <w:delText xml:space="preserve"> </w:delText>
              </w:r>
            </w:del>
            <w:r w:rsidR="009166BC">
              <w:rPr>
                <w:rFonts w:ascii="Arial" w:hAnsi="Arial" w:cs="Arial"/>
                <w:lang w:val="en-US"/>
              </w:rPr>
              <w:t>IMG1</w:t>
            </w:r>
            <w:r w:rsidRPr="00087642">
              <w:rPr>
                <w:rFonts w:ascii="Arial" w:hAnsi="Arial" w:cs="Arial"/>
                <w:lang w:val="en-US"/>
              </w:rPr>
              <w:t>5</w:t>
            </w:r>
          </w:p>
        </w:tc>
      </w:tr>
      <w:tr w:rsidR="001524C5" w:rsidRPr="00087642" w14:paraId="7FBABDA5" w14:textId="77777777" w:rsidTr="00906062">
        <w:tc>
          <w:tcPr>
            <w:tcW w:w="2518" w:type="dxa"/>
          </w:tcPr>
          <w:p w14:paraId="2073D37F"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1B68C8B9" w14:textId="77777777" w:rsidR="001524C5" w:rsidRPr="00087642" w:rsidRDefault="001524C5" w:rsidP="00906062">
            <w:pPr>
              <w:jc w:val="both"/>
              <w:rPr>
                <w:rFonts w:ascii="Arial" w:hAnsi="Arial" w:cs="Arial"/>
                <w:b/>
                <w:lang w:val="es-ES"/>
              </w:rPr>
            </w:pPr>
            <w:r w:rsidRPr="00087642">
              <w:rPr>
                <w:rFonts w:ascii="Arial" w:hAnsi="Arial" w:cs="Arial"/>
                <w:b/>
                <w:lang w:val="es-ES"/>
              </w:rPr>
              <w:t>Isla Gorgona y Gorgonilla</w:t>
            </w:r>
          </w:p>
        </w:tc>
      </w:tr>
      <w:tr w:rsidR="001524C5" w:rsidRPr="00087642" w14:paraId="31DFE5CD" w14:textId="77777777" w:rsidTr="00906062">
        <w:tc>
          <w:tcPr>
            <w:tcW w:w="2518" w:type="dxa"/>
          </w:tcPr>
          <w:p w14:paraId="6172B918"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1F0C5F34" w14:textId="77777777" w:rsidR="001524C5" w:rsidRPr="00087642" w:rsidRDefault="00485F03" w:rsidP="00906062">
            <w:pPr>
              <w:jc w:val="both"/>
              <w:rPr>
                <w:rFonts w:ascii="Arial" w:hAnsi="Arial" w:cs="Arial"/>
                <w:noProof/>
                <w:lang w:val="es-CO" w:eastAsia="es-CO"/>
              </w:rPr>
            </w:pPr>
            <w:hyperlink r:id="rId39" w:history="1">
              <w:r w:rsidR="001524C5" w:rsidRPr="00087642">
                <w:rPr>
                  <w:rStyle w:val="Hipervnculo"/>
                  <w:rFonts w:ascii="Arial" w:hAnsi="Arial" w:cs="Arial"/>
                  <w:noProof/>
                  <w:lang w:val="es-CO" w:eastAsia="es-CO"/>
                </w:rPr>
                <w:t>https://en.wikipedia.org/wiki/File:Mapa_de_la_Isla_Gorgona.svg</w:t>
              </w:r>
            </w:hyperlink>
          </w:p>
          <w:p w14:paraId="4B6DDDE1" w14:textId="77777777" w:rsidR="001524C5" w:rsidRPr="00087642" w:rsidRDefault="001524C5" w:rsidP="00906062">
            <w:pPr>
              <w:jc w:val="both"/>
              <w:rPr>
                <w:rFonts w:ascii="Arial" w:hAnsi="Arial" w:cs="Arial"/>
                <w:noProof/>
                <w:lang w:val="es-CO" w:eastAsia="es-CO"/>
              </w:rPr>
            </w:pPr>
          </w:p>
          <w:p w14:paraId="6EE62B16"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0A0A3E64" wp14:editId="07777777">
                  <wp:extent cx="1485900" cy="1765249"/>
                  <wp:effectExtent l="0" t="0" r="0" b="0"/>
                  <wp:docPr id="9" name="Imagen 9" descr="https://upload.wikimedia.org/wikipedia/commons/thumb/9/9b/Mapa_de_la_Isla_Gorgona.svg/250px-Mapa_de_la_Isla_Gorgon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b/Mapa_de_la_Isla_Gorgona.svg/250px-Mapa_de_la_Isla_Gorgona.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8872" cy="1768780"/>
                          </a:xfrm>
                          <a:prstGeom prst="rect">
                            <a:avLst/>
                          </a:prstGeom>
                          <a:noFill/>
                          <a:ln>
                            <a:noFill/>
                          </a:ln>
                        </pic:spPr>
                      </pic:pic>
                    </a:graphicData>
                  </a:graphic>
                </wp:inline>
              </w:drawing>
            </w:r>
          </w:p>
          <w:p w14:paraId="06D65560" w14:textId="77777777" w:rsidR="001524C5" w:rsidRPr="00087642" w:rsidRDefault="001524C5" w:rsidP="00906062">
            <w:pPr>
              <w:jc w:val="both"/>
              <w:rPr>
                <w:rFonts w:ascii="Arial" w:hAnsi="Arial" w:cs="Arial"/>
                <w:noProof/>
                <w:lang w:eastAsia="es-CO"/>
              </w:rPr>
            </w:pPr>
          </w:p>
        </w:tc>
      </w:tr>
      <w:tr w:rsidR="001524C5" w:rsidRPr="00087642" w14:paraId="6E6A8FC7" w14:textId="77777777" w:rsidTr="00906062">
        <w:tc>
          <w:tcPr>
            <w:tcW w:w="2518" w:type="dxa"/>
          </w:tcPr>
          <w:p w14:paraId="77FC7691"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40F18B87" w14:textId="0CF80732" w:rsidR="001524C5" w:rsidRPr="00087642" w:rsidRDefault="001524C5" w:rsidP="009A3074">
            <w:pPr>
              <w:jc w:val="both"/>
              <w:rPr>
                <w:rFonts w:ascii="Arial" w:hAnsi="Arial" w:cs="Arial"/>
                <w:lang w:val="es-ES_tradnl"/>
              </w:rPr>
            </w:pPr>
            <w:r w:rsidRPr="00087642">
              <w:rPr>
                <w:rFonts w:ascii="Arial" w:hAnsi="Arial" w:cs="Arial"/>
                <w:lang w:val="es-ES_tradnl"/>
              </w:rPr>
              <w:t xml:space="preserve">Mapa de la </w:t>
            </w:r>
            <w:r w:rsidR="009A3074">
              <w:rPr>
                <w:rFonts w:ascii="Arial" w:hAnsi="Arial" w:cs="Arial"/>
                <w:lang w:val="es-ES_tradnl"/>
              </w:rPr>
              <w:t>i</w:t>
            </w:r>
            <w:r w:rsidRPr="00087642">
              <w:rPr>
                <w:rFonts w:ascii="Arial" w:hAnsi="Arial" w:cs="Arial"/>
                <w:lang w:val="es-ES_tradnl"/>
              </w:rPr>
              <w:t>sla Gorgona.</w:t>
            </w:r>
          </w:p>
        </w:tc>
      </w:tr>
    </w:tbl>
    <w:p w14:paraId="5BDDDDDD" w14:textId="77777777" w:rsidR="001524C5" w:rsidRPr="00087642" w:rsidRDefault="001524C5" w:rsidP="001524C5">
      <w:pPr>
        <w:shd w:val="clear" w:color="auto" w:fill="FFFFFF"/>
        <w:spacing w:after="0" w:line="270" w:lineRule="atLeast"/>
        <w:jc w:val="both"/>
        <w:rPr>
          <w:rFonts w:ascii="Arial" w:hAnsi="Arial" w:cs="Arial"/>
          <w:color w:val="FF0000"/>
        </w:rPr>
      </w:pPr>
    </w:p>
    <w:p w14:paraId="3D7DBA1B" w14:textId="77777777" w:rsidR="001524C5" w:rsidRPr="00087642" w:rsidRDefault="001524C5" w:rsidP="001524C5">
      <w:pPr>
        <w:shd w:val="clear" w:color="auto" w:fill="FFFFFF"/>
        <w:spacing w:after="0"/>
        <w:jc w:val="both"/>
        <w:rPr>
          <w:rFonts w:ascii="Arial" w:hAnsi="Arial" w:cs="Arial"/>
        </w:rPr>
      </w:pPr>
    </w:p>
    <w:p w14:paraId="44CECD6B" w14:textId="6E9FC8F4" w:rsidR="001524C5" w:rsidRPr="00087642" w:rsidRDefault="001524C5" w:rsidP="001524C5">
      <w:pPr>
        <w:shd w:val="clear" w:color="auto" w:fill="FFFFFF"/>
        <w:spacing w:after="0"/>
        <w:jc w:val="both"/>
        <w:rPr>
          <w:rFonts w:ascii="Arial" w:hAnsi="Arial" w:cs="Arial"/>
        </w:rPr>
      </w:pPr>
      <w:r w:rsidRPr="00087642">
        <w:rPr>
          <w:rFonts w:ascii="Arial" w:hAnsi="Arial" w:cs="Arial"/>
        </w:rPr>
        <w:t xml:space="preserve">Este archipiélago tiene gran importancia desde el punto de vista </w:t>
      </w:r>
      <w:r w:rsidRPr="00087642">
        <w:rPr>
          <w:rFonts w:ascii="Arial" w:hAnsi="Arial" w:cs="Arial"/>
          <w:b/>
        </w:rPr>
        <w:t>biogeográfico</w:t>
      </w:r>
      <w:r w:rsidRPr="00087642">
        <w:rPr>
          <w:rFonts w:ascii="Arial" w:hAnsi="Arial" w:cs="Arial"/>
        </w:rPr>
        <w:t xml:space="preserve"> y </w:t>
      </w:r>
      <w:r w:rsidRPr="00087642">
        <w:rPr>
          <w:rFonts w:ascii="Arial" w:hAnsi="Arial" w:cs="Arial"/>
          <w:b/>
        </w:rPr>
        <w:t>ecológico</w:t>
      </w:r>
      <w:r w:rsidR="002B106F" w:rsidRPr="00087642">
        <w:rPr>
          <w:rFonts w:ascii="Arial" w:hAnsi="Arial" w:cs="Arial"/>
        </w:rPr>
        <w:t>. F</w:t>
      </w:r>
      <w:r w:rsidRPr="00087642">
        <w:rPr>
          <w:rFonts w:ascii="Arial" w:hAnsi="Arial" w:cs="Arial"/>
        </w:rPr>
        <w:t xml:space="preserve">orma parte del </w:t>
      </w:r>
      <w:r w:rsidRPr="00087642">
        <w:rPr>
          <w:rFonts w:ascii="Arial" w:hAnsi="Arial" w:cs="Arial"/>
          <w:b/>
        </w:rPr>
        <w:t>Sistema de P</w:t>
      </w:r>
      <w:r w:rsidR="00382215">
        <w:rPr>
          <w:rFonts w:ascii="Arial" w:hAnsi="Arial" w:cs="Arial"/>
          <w:b/>
        </w:rPr>
        <w:t xml:space="preserve">arques </w:t>
      </w:r>
      <w:r w:rsidRPr="00087642">
        <w:rPr>
          <w:rFonts w:ascii="Arial" w:hAnsi="Arial" w:cs="Arial"/>
          <w:b/>
        </w:rPr>
        <w:t>N</w:t>
      </w:r>
      <w:r w:rsidR="00382215">
        <w:rPr>
          <w:rFonts w:ascii="Arial" w:hAnsi="Arial" w:cs="Arial"/>
          <w:b/>
        </w:rPr>
        <w:t xml:space="preserve">acionales </w:t>
      </w:r>
      <w:r w:rsidRPr="00087642">
        <w:rPr>
          <w:rFonts w:ascii="Arial" w:hAnsi="Arial" w:cs="Arial"/>
          <w:b/>
        </w:rPr>
        <w:t>N</w:t>
      </w:r>
      <w:r w:rsidR="00382215">
        <w:rPr>
          <w:rFonts w:ascii="Arial" w:hAnsi="Arial" w:cs="Arial"/>
          <w:b/>
        </w:rPr>
        <w:t xml:space="preserve">aturales de </w:t>
      </w:r>
      <w:r w:rsidRPr="00087642">
        <w:rPr>
          <w:rFonts w:ascii="Arial" w:hAnsi="Arial" w:cs="Arial"/>
          <w:b/>
        </w:rPr>
        <w:t>C</w:t>
      </w:r>
      <w:r w:rsidR="00382215">
        <w:rPr>
          <w:rFonts w:ascii="Arial" w:hAnsi="Arial" w:cs="Arial"/>
          <w:b/>
        </w:rPr>
        <w:t>olombia</w:t>
      </w:r>
      <w:del w:id="464" w:author="TOSHIBA" w:date="2016-03-08T17:37:00Z">
        <w:r w:rsidR="00382215" w:rsidDel="003E44C0">
          <w:rPr>
            <w:rFonts w:ascii="Arial" w:hAnsi="Arial" w:cs="Arial"/>
            <w:b/>
          </w:rPr>
          <w:delText xml:space="preserve"> (SPNNC)</w:delText>
        </w:r>
      </w:del>
      <w:r w:rsidRPr="00087642">
        <w:rPr>
          <w:rFonts w:ascii="Arial" w:hAnsi="Arial" w:cs="Arial"/>
        </w:rPr>
        <w:t>.</w:t>
      </w:r>
    </w:p>
    <w:p w14:paraId="419E0B24" w14:textId="77777777" w:rsidR="001524C5" w:rsidRPr="00087642" w:rsidRDefault="001524C5" w:rsidP="001524C5">
      <w:pPr>
        <w:pStyle w:val="Prrafodelista"/>
        <w:shd w:val="clear" w:color="auto" w:fill="FFFFFF"/>
        <w:spacing w:after="0"/>
        <w:jc w:val="both"/>
        <w:rPr>
          <w:rFonts w:ascii="Arial" w:hAnsi="Arial" w:cs="Arial"/>
        </w:rPr>
      </w:pPr>
    </w:p>
    <w:p w14:paraId="5A635FE1" w14:textId="77777777" w:rsidR="001524C5" w:rsidRPr="00087642" w:rsidRDefault="001524C5" w:rsidP="001524C5">
      <w:pPr>
        <w:shd w:val="clear" w:color="auto" w:fill="FFFFFF"/>
        <w:spacing w:after="0"/>
        <w:jc w:val="both"/>
        <w:rPr>
          <w:rFonts w:ascii="Arial" w:hAnsi="Arial" w:cs="Arial"/>
        </w:rPr>
      </w:pPr>
      <w:r w:rsidRPr="00087642">
        <w:rPr>
          <w:rFonts w:ascii="Arial" w:hAnsi="Arial" w:cs="Arial"/>
        </w:rPr>
        <w:t xml:space="preserve">El </w:t>
      </w:r>
      <w:r w:rsidRPr="00087642">
        <w:rPr>
          <w:rFonts w:ascii="Arial" w:hAnsi="Arial" w:cs="Arial"/>
          <w:b/>
        </w:rPr>
        <w:t>Parque Gorgona</w:t>
      </w:r>
      <w:r w:rsidRPr="00087642">
        <w:rPr>
          <w:rFonts w:ascii="Arial" w:hAnsi="Arial" w:cs="Arial"/>
        </w:rPr>
        <w:t xml:space="preserve"> representa la zona más importante de </w:t>
      </w:r>
      <w:r w:rsidRPr="00087642">
        <w:rPr>
          <w:rFonts w:ascii="Arial" w:hAnsi="Arial" w:cs="Arial"/>
          <w:b/>
        </w:rPr>
        <w:t>anidación</w:t>
      </w:r>
      <w:r w:rsidRPr="00087642">
        <w:rPr>
          <w:rFonts w:ascii="Arial" w:hAnsi="Arial" w:cs="Arial"/>
        </w:rPr>
        <w:t xml:space="preserve"> y </w:t>
      </w:r>
      <w:r w:rsidRPr="00087642">
        <w:rPr>
          <w:rFonts w:ascii="Arial" w:hAnsi="Arial" w:cs="Arial"/>
          <w:b/>
        </w:rPr>
        <w:t>crianza</w:t>
      </w:r>
      <w:r w:rsidRPr="00087642">
        <w:rPr>
          <w:rFonts w:ascii="Arial" w:hAnsi="Arial" w:cs="Arial"/>
        </w:rPr>
        <w:t xml:space="preserve"> de </w:t>
      </w:r>
      <w:r w:rsidR="002B106F" w:rsidRPr="00087642">
        <w:rPr>
          <w:rFonts w:ascii="Arial" w:hAnsi="Arial" w:cs="Arial"/>
        </w:rPr>
        <w:t xml:space="preserve">las especies de aves marinas </w:t>
      </w:r>
      <w:r w:rsidR="002B106F" w:rsidRPr="00087642">
        <w:rPr>
          <w:rFonts w:ascii="Arial" w:hAnsi="Arial" w:cs="Arial"/>
          <w:b/>
        </w:rPr>
        <w:t>migratorias</w:t>
      </w:r>
      <w:r w:rsidR="002B106F" w:rsidRPr="00087642">
        <w:rPr>
          <w:rFonts w:ascii="Arial" w:hAnsi="Arial" w:cs="Arial"/>
        </w:rPr>
        <w:t xml:space="preserve">, también </w:t>
      </w:r>
      <w:r w:rsidRPr="00087642">
        <w:rPr>
          <w:rFonts w:ascii="Arial" w:hAnsi="Arial" w:cs="Arial"/>
        </w:rPr>
        <w:t xml:space="preserve">por su relación con varias especies, entre ellas la </w:t>
      </w:r>
      <w:r w:rsidRPr="00087642">
        <w:rPr>
          <w:rFonts w:ascii="Arial" w:hAnsi="Arial" w:cs="Arial"/>
          <w:b/>
        </w:rPr>
        <w:t>ballena yubarta</w:t>
      </w:r>
      <w:r w:rsidRPr="00087642">
        <w:rPr>
          <w:rFonts w:ascii="Arial" w:hAnsi="Arial" w:cs="Arial"/>
        </w:rPr>
        <w:t xml:space="preserve">. </w:t>
      </w:r>
      <w:r w:rsidR="002B106F" w:rsidRPr="00087642">
        <w:rPr>
          <w:rFonts w:ascii="Arial" w:hAnsi="Arial" w:cs="Arial"/>
        </w:rPr>
        <w:t>Es c</w:t>
      </w:r>
      <w:r w:rsidRPr="00087642">
        <w:rPr>
          <w:rFonts w:ascii="Arial" w:hAnsi="Arial" w:cs="Arial"/>
        </w:rPr>
        <w:t>onocida como la “</w:t>
      </w:r>
      <w:r w:rsidRPr="00087642">
        <w:rPr>
          <w:rFonts w:ascii="Arial" w:hAnsi="Arial" w:cs="Arial"/>
          <w:b/>
        </w:rPr>
        <w:t>Isla ciencia</w:t>
      </w:r>
      <w:r w:rsidRPr="00087642">
        <w:rPr>
          <w:rFonts w:ascii="Arial" w:hAnsi="Arial" w:cs="Arial"/>
        </w:rPr>
        <w:t>” por su potencial en investigación científica.</w:t>
      </w:r>
    </w:p>
    <w:p w14:paraId="6882EAAB" w14:textId="77777777" w:rsidR="001524C5" w:rsidRPr="00087642" w:rsidRDefault="001524C5" w:rsidP="001524C5">
      <w:pPr>
        <w:pStyle w:val="Prrafodelista"/>
        <w:shd w:val="clear" w:color="auto" w:fill="FFFFFF"/>
        <w:spacing w:after="0" w:line="270" w:lineRule="atLeast"/>
        <w:rPr>
          <w:rFonts w:ascii="Arial" w:hAnsi="Arial" w:cs="Aria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13ADF859" w14:textId="77777777" w:rsidTr="00906062">
        <w:tc>
          <w:tcPr>
            <w:tcW w:w="9054" w:type="dxa"/>
            <w:gridSpan w:val="2"/>
            <w:shd w:val="clear" w:color="auto" w:fill="0D0D0D" w:themeFill="text1" w:themeFillTint="F2"/>
          </w:tcPr>
          <w:p w14:paraId="0C022230"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06F0A7C4" w14:textId="77777777" w:rsidTr="00906062">
        <w:tc>
          <w:tcPr>
            <w:tcW w:w="2518" w:type="dxa"/>
          </w:tcPr>
          <w:p w14:paraId="3BF63C31"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6066F214" w14:textId="02ED2969" w:rsidR="001524C5" w:rsidRPr="00087642" w:rsidRDefault="001524C5" w:rsidP="003E44C0">
            <w:pPr>
              <w:jc w:val="both"/>
              <w:rPr>
                <w:rFonts w:ascii="Arial" w:hAnsi="Arial" w:cs="Arial"/>
                <w:b/>
              </w:rPr>
            </w:pPr>
            <w:r w:rsidRPr="00087642">
              <w:rPr>
                <w:rFonts w:ascii="Arial" w:hAnsi="Arial" w:cs="Arial"/>
              </w:rPr>
              <w:t>CS_07_08_</w:t>
            </w:r>
            <w:r w:rsidR="009166BC">
              <w:rPr>
                <w:rFonts w:ascii="Arial" w:hAnsi="Arial" w:cs="Arial"/>
              </w:rPr>
              <w:t>C0</w:t>
            </w:r>
            <w:del w:id="465" w:author="TOSHIBA" w:date="2016-03-08T17:38:00Z">
              <w:r w:rsidR="009166BC" w:rsidDel="003E44C0">
                <w:rPr>
                  <w:rFonts w:ascii="Arial" w:hAnsi="Arial" w:cs="Arial"/>
                </w:rPr>
                <w:delText xml:space="preserve"> </w:delText>
              </w:r>
            </w:del>
            <w:r w:rsidR="009166BC">
              <w:rPr>
                <w:rFonts w:ascii="Arial" w:hAnsi="Arial" w:cs="Arial"/>
                <w:lang w:val="en-US"/>
              </w:rPr>
              <w:t>IMG1</w:t>
            </w:r>
            <w:r w:rsidRPr="00087642">
              <w:rPr>
                <w:rFonts w:ascii="Arial" w:hAnsi="Arial" w:cs="Arial"/>
                <w:lang w:val="en-US"/>
              </w:rPr>
              <w:t>6</w:t>
            </w:r>
          </w:p>
        </w:tc>
      </w:tr>
      <w:tr w:rsidR="001524C5" w:rsidRPr="00087642" w14:paraId="7DC8FA2E" w14:textId="77777777" w:rsidTr="00906062">
        <w:tc>
          <w:tcPr>
            <w:tcW w:w="2518" w:type="dxa"/>
          </w:tcPr>
          <w:p w14:paraId="4DDAA6CC"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3D73869C" w14:textId="77777777" w:rsidR="001524C5" w:rsidRPr="00087642" w:rsidRDefault="001524C5" w:rsidP="00906062">
            <w:pPr>
              <w:jc w:val="both"/>
              <w:rPr>
                <w:rFonts w:ascii="Arial" w:hAnsi="Arial" w:cs="Arial"/>
                <w:b/>
                <w:lang w:val="es-ES"/>
              </w:rPr>
            </w:pPr>
            <w:r w:rsidRPr="00087642">
              <w:rPr>
                <w:rFonts w:ascii="Arial" w:hAnsi="Arial" w:cs="Arial"/>
                <w:b/>
                <w:lang w:val="es-ES"/>
              </w:rPr>
              <w:t>Archipiélago de Gorgona</w:t>
            </w:r>
          </w:p>
        </w:tc>
      </w:tr>
      <w:tr w:rsidR="001524C5" w:rsidRPr="00087642" w14:paraId="130F646D" w14:textId="77777777" w:rsidTr="00906062">
        <w:tc>
          <w:tcPr>
            <w:tcW w:w="2518" w:type="dxa"/>
          </w:tcPr>
          <w:p w14:paraId="431BDA1F"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18491836" w14:textId="77777777" w:rsidR="001524C5" w:rsidRPr="00087642" w:rsidRDefault="00485F03" w:rsidP="00906062">
            <w:pPr>
              <w:jc w:val="both"/>
              <w:rPr>
                <w:rFonts w:ascii="Arial" w:hAnsi="Arial" w:cs="Arial"/>
                <w:noProof/>
                <w:lang w:val="es-CO" w:eastAsia="es-CO"/>
              </w:rPr>
            </w:pPr>
            <w:hyperlink r:id="rId41" w:history="1">
              <w:r w:rsidR="001524C5" w:rsidRPr="00087642">
                <w:rPr>
                  <w:rStyle w:val="Hipervnculo"/>
                  <w:rFonts w:ascii="Arial" w:hAnsi="Arial" w:cs="Arial"/>
                  <w:noProof/>
                  <w:lang w:val="es-CO" w:eastAsia="es-CO"/>
                </w:rPr>
                <w:t>https://commons.wikimedia.org/wiki/File:Humpback_Whale_underwater_shot.jpg</w:t>
              </w:r>
            </w:hyperlink>
          </w:p>
          <w:p w14:paraId="4D5B0BE2"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2E85B4F6" wp14:editId="07777777">
                  <wp:extent cx="1800225" cy="1036930"/>
                  <wp:effectExtent l="0" t="0" r="0" b="0"/>
                  <wp:docPr id="39" name="Imagen 39" descr="Humpback Whale underwater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mpback Whale underwater sho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735" cy="1038952"/>
                          </a:xfrm>
                          <a:prstGeom prst="rect">
                            <a:avLst/>
                          </a:prstGeom>
                          <a:noFill/>
                          <a:ln>
                            <a:noFill/>
                          </a:ln>
                        </pic:spPr>
                      </pic:pic>
                    </a:graphicData>
                  </a:graphic>
                </wp:inline>
              </w:drawing>
            </w:r>
          </w:p>
          <w:p w14:paraId="648D659D" w14:textId="77777777" w:rsidR="001524C5" w:rsidRPr="00087642" w:rsidRDefault="001524C5" w:rsidP="00906062">
            <w:pPr>
              <w:jc w:val="both"/>
              <w:rPr>
                <w:rFonts w:ascii="Arial" w:hAnsi="Arial" w:cs="Arial"/>
                <w:noProof/>
                <w:lang w:eastAsia="es-CO"/>
              </w:rPr>
            </w:pPr>
          </w:p>
        </w:tc>
      </w:tr>
      <w:tr w:rsidR="001524C5" w:rsidRPr="00087642" w14:paraId="248E26A1" w14:textId="77777777" w:rsidTr="00906062">
        <w:tc>
          <w:tcPr>
            <w:tcW w:w="2518" w:type="dxa"/>
          </w:tcPr>
          <w:p w14:paraId="73AD6A49"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7DB8073A" w14:textId="77777777" w:rsidR="001524C5" w:rsidRPr="00087642" w:rsidRDefault="001524C5" w:rsidP="00906062">
            <w:pPr>
              <w:jc w:val="both"/>
              <w:rPr>
                <w:rFonts w:ascii="Arial" w:hAnsi="Arial" w:cs="Arial"/>
                <w:lang w:val="es-ES_tradnl"/>
              </w:rPr>
            </w:pPr>
            <w:r w:rsidRPr="00087642">
              <w:rPr>
                <w:rFonts w:ascii="Arial" w:hAnsi="Arial" w:cs="Arial"/>
              </w:rPr>
              <w:t xml:space="preserve">Uno de los grandes atractivos de la isla Gorgona es su vegetación y la visita que anualmente hace la </w:t>
            </w:r>
            <w:r w:rsidRPr="00087642">
              <w:rPr>
                <w:rFonts w:ascii="Arial" w:hAnsi="Arial" w:cs="Arial"/>
                <w:b/>
              </w:rPr>
              <w:t>ballena yubarta o jorobada</w:t>
            </w:r>
            <w:r w:rsidRPr="00087642">
              <w:rPr>
                <w:rFonts w:ascii="Arial" w:hAnsi="Arial" w:cs="Arial"/>
              </w:rPr>
              <w:t xml:space="preserve"> a la isla.</w:t>
            </w:r>
          </w:p>
        </w:tc>
      </w:tr>
    </w:tbl>
    <w:p w14:paraId="14C2E207" w14:textId="77777777" w:rsidR="001524C5" w:rsidRPr="00087642" w:rsidRDefault="001524C5" w:rsidP="001524C5">
      <w:pPr>
        <w:shd w:val="clear" w:color="auto" w:fill="FFFFFF"/>
        <w:spacing w:after="0" w:line="270" w:lineRule="atLeast"/>
        <w:rPr>
          <w:rFonts w:ascii="Arial" w:hAnsi="Arial" w:cs="Arial"/>
        </w:rPr>
      </w:pPr>
    </w:p>
    <w:p w14:paraId="47E49510" w14:textId="77777777" w:rsidR="001524C5" w:rsidRPr="00087642" w:rsidRDefault="001524C5" w:rsidP="001524C5">
      <w:pPr>
        <w:shd w:val="clear" w:color="auto" w:fill="FFFFFF"/>
        <w:spacing w:after="0"/>
        <w:ind w:left="360"/>
        <w:jc w:val="both"/>
        <w:rPr>
          <w:rFonts w:ascii="Arial" w:hAnsi="Arial" w:cs="Arial"/>
        </w:rPr>
      </w:pPr>
    </w:p>
    <w:p w14:paraId="549A5F40" w14:textId="29EFC55E" w:rsidR="001B7AB0" w:rsidRPr="00087642" w:rsidRDefault="001524C5" w:rsidP="001B7AB0">
      <w:pPr>
        <w:shd w:val="clear" w:color="auto" w:fill="FFFFFF"/>
        <w:spacing w:after="0"/>
        <w:jc w:val="both"/>
        <w:rPr>
          <w:rStyle w:val="Hipervnculo"/>
          <w:rFonts w:ascii="Arial" w:hAnsi="Arial" w:cs="Arial"/>
        </w:rPr>
      </w:pPr>
      <w:r w:rsidRPr="00087642">
        <w:rPr>
          <w:rFonts w:ascii="Arial" w:hAnsi="Arial" w:cs="Arial"/>
        </w:rPr>
        <w:t xml:space="preserve">La </w:t>
      </w:r>
      <w:r w:rsidR="009A3074">
        <w:rPr>
          <w:rFonts w:ascii="Arial" w:hAnsi="Arial" w:cs="Arial"/>
          <w:b/>
        </w:rPr>
        <w:t>i</w:t>
      </w:r>
      <w:r w:rsidRPr="00087642">
        <w:rPr>
          <w:rFonts w:ascii="Arial" w:hAnsi="Arial" w:cs="Arial"/>
          <w:b/>
        </w:rPr>
        <w:t>sla</w:t>
      </w:r>
      <w:ins w:id="466" w:author="TOSHIBA" w:date="2016-03-08T17:43:00Z">
        <w:r w:rsidR="00411841">
          <w:rPr>
            <w:rFonts w:ascii="Arial" w:hAnsi="Arial" w:cs="Arial"/>
            <w:b/>
          </w:rPr>
          <w:t xml:space="preserve"> de</w:t>
        </w:r>
      </w:ins>
      <w:r w:rsidRPr="00087642">
        <w:rPr>
          <w:rFonts w:ascii="Arial" w:hAnsi="Arial" w:cs="Arial"/>
          <w:b/>
        </w:rPr>
        <w:t xml:space="preserve"> Malpelo</w:t>
      </w:r>
      <w:r w:rsidR="00E54038">
        <w:rPr>
          <w:rFonts w:ascii="Arial" w:hAnsi="Arial" w:cs="Arial"/>
          <w:b/>
        </w:rPr>
        <w:t xml:space="preserve"> </w:t>
      </w:r>
      <w:r w:rsidRPr="00087642">
        <w:rPr>
          <w:rFonts w:ascii="Arial" w:hAnsi="Arial" w:cs="Arial"/>
        </w:rPr>
        <w:t xml:space="preserve">es la cúspide de </w:t>
      </w:r>
      <w:r w:rsidR="001B7AB0" w:rsidRPr="00087642">
        <w:rPr>
          <w:rFonts w:ascii="Arial" w:hAnsi="Arial" w:cs="Arial"/>
        </w:rPr>
        <w:t>una</w:t>
      </w:r>
      <w:r w:rsidR="00E54038">
        <w:rPr>
          <w:rFonts w:ascii="Arial" w:hAnsi="Arial" w:cs="Arial"/>
        </w:rPr>
        <w:t xml:space="preserve"> </w:t>
      </w:r>
      <w:r w:rsidRPr="00087642">
        <w:rPr>
          <w:rFonts w:ascii="Arial" w:hAnsi="Arial" w:cs="Arial"/>
          <w:b/>
        </w:rPr>
        <w:t>cordillera volcánica</w:t>
      </w:r>
      <w:r w:rsidRPr="00087642">
        <w:rPr>
          <w:rFonts w:ascii="Arial" w:hAnsi="Arial" w:cs="Arial"/>
        </w:rPr>
        <w:t xml:space="preserve"> llamada “</w:t>
      </w:r>
      <w:r w:rsidRPr="00087642">
        <w:rPr>
          <w:rFonts w:ascii="Arial" w:hAnsi="Arial" w:cs="Arial"/>
          <w:b/>
        </w:rPr>
        <w:t>Dorsal de Malpelo</w:t>
      </w:r>
      <w:r w:rsidRPr="00087642">
        <w:rPr>
          <w:rFonts w:ascii="Arial" w:hAnsi="Arial" w:cs="Arial"/>
        </w:rPr>
        <w:t xml:space="preserve">”. </w:t>
      </w:r>
      <w:r w:rsidR="001B7AB0" w:rsidRPr="00087642">
        <w:rPr>
          <w:rFonts w:ascii="Arial" w:hAnsi="Arial" w:cs="Arial"/>
        </w:rPr>
        <w:t xml:space="preserve">Se encuentra ubicada a 490 </w:t>
      </w:r>
      <w:ins w:id="467" w:author="TOSHIBA" w:date="2016-03-08T10:21:00Z">
        <w:r w:rsidR="00351C1A">
          <w:rPr>
            <w:rFonts w:ascii="Arial" w:hAnsi="Arial" w:cs="Arial"/>
          </w:rPr>
          <w:t>k</w:t>
        </w:r>
      </w:ins>
      <w:del w:id="468" w:author="TOSHIBA" w:date="2016-03-08T10:21:00Z">
        <w:r w:rsidR="001B7AB0" w:rsidRPr="00087642" w:rsidDel="00351C1A">
          <w:rPr>
            <w:rFonts w:ascii="Arial" w:hAnsi="Arial" w:cs="Arial"/>
          </w:rPr>
          <w:delText>K</w:delText>
        </w:r>
      </w:del>
      <w:r w:rsidR="001B7AB0" w:rsidRPr="00087642">
        <w:rPr>
          <w:rFonts w:ascii="Arial" w:hAnsi="Arial" w:cs="Arial"/>
        </w:rPr>
        <w:t xml:space="preserve">m. de la costa de Buenaventura y </w:t>
      </w:r>
      <w:r w:rsidR="007160F8">
        <w:rPr>
          <w:rFonts w:ascii="Arial" w:hAnsi="Arial" w:cs="Arial"/>
        </w:rPr>
        <w:t xml:space="preserve">allí </w:t>
      </w:r>
      <w:r w:rsidR="001B7AB0" w:rsidRPr="00087642">
        <w:rPr>
          <w:rFonts w:ascii="Arial" w:hAnsi="Arial" w:cs="Arial"/>
        </w:rPr>
        <w:t>se distingue</w:t>
      </w:r>
      <w:r w:rsidR="007160F8">
        <w:rPr>
          <w:rFonts w:ascii="Arial" w:hAnsi="Arial" w:cs="Arial"/>
        </w:rPr>
        <w:t>n</w:t>
      </w:r>
      <w:r w:rsidR="001B7AB0" w:rsidRPr="00087642">
        <w:rPr>
          <w:rFonts w:ascii="Arial" w:hAnsi="Arial" w:cs="Arial"/>
        </w:rPr>
        <w:t xml:space="preserve"> claramente dos ecosistemas</w:t>
      </w:r>
      <w:del w:id="469" w:author="TOSHIBA" w:date="2016-03-08T10:21:00Z">
        <w:r w:rsidR="007160F8" w:rsidDel="00351C1A">
          <w:rPr>
            <w:rFonts w:ascii="Arial" w:hAnsi="Arial" w:cs="Arial"/>
          </w:rPr>
          <w:delText>,</w:delText>
        </w:r>
      </w:del>
      <w:ins w:id="470" w:author="TOSHIBA" w:date="2016-03-08T10:21:00Z">
        <w:r w:rsidR="00351C1A">
          <w:rPr>
            <w:rFonts w:ascii="Arial" w:hAnsi="Arial" w:cs="Arial"/>
          </w:rPr>
          <w:t>:</w:t>
        </w:r>
      </w:ins>
      <w:r w:rsidR="001B7AB0" w:rsidRPr="00087642">
        <w:rPr>
          <w:rFonts w:ascii="Arial" w:hAnsi="Arial" w:cs="Arial"/>
        </w:rPr>
        <w:t xml:space="preserve"> uno terrestre y otro marino</w:t>
      </w:r>
      <w:ins w:id="471" w:author="Cuenta Microsoft" w:date="2016-03-14T12:28:00Z">
        <w:r w:rsidR="001C09A0">
          <w:rPr>
            <w:rFonts w:ascii="Arial" w:hAnsi="Arial" w:cs="Arial"/>
          </w:rPr>
          <w:t>.</w:t>
        </w:r>
      </w:ins>
      <w:del w:id="472" w:author="Cuenta Microsoft" w:date="2016-03-14T12:28:00Z">
        <w:r w:rsidR="009A3074" w:rsidDel="001C09A0">
          <w:rPr>
            <w:rFonts w:ascii="Arial" w:hAnsi="Arial" w:cs="Arial"/>
          </w:rPr>
          <w:delText xml:space="preserve"> </w:delText>
        </w:r>
        <w:commentRangeStart w:id="473"/>
        <w:r w:rsidR="001F45AE" w:rsidDel="001C09A0">
          <w:fldChar w:fldCharType="begin"/>
        </w:r>
        <w:r w:rsidR="001F45AE" w:rsidDel="001C09A0">
          <w:delInstrText xml:space="preserve"> HYPERLINK "http://fundacionmalpelo.org/wp-content/uploads/2012/12/mapa.jpg" </w:delInstrText>
        </w:r>
        <w:r w:rsidR="001F45AE" w:rsidDel="001C09A0">
          <w:fldChar w:fldCharType="separate"/>
        </w:r>
        <w:r w:rsidR="001B7AB0" w:rsidRPr="00087642" w:rsidDel="001C09A0">
          <w:rPr>
            <w:rStyle w:val="Hipervnculo"/>
            <w:rFonts w:ascii="Arial" w:hAnsi="Arial" w:cs="Arial"/>
          </w:rPr>
          <w:delText>[VER]</w:delText>
        </w:r>
        <w:r w:rsidR="001F45AE" w:rsidDel="001C09A0">
          <w:rPr>
            <w:rStyle w:val="Hipervnculo"/>
            <w:rFonts w:ascii="Arial" w:hAnsi="Arial" w:cs="Arial"/>
          </w:rPr>
          <w:fldChar w:fldCharType="end"/>
        </w:r>
        <w:commentRangeEnd w:id="473"/>
        <w:r w:rsidR="00351C1A" w:rsidDel="001C09A0">
          <w:rPr>
            <w:rStyle w:val="Refdecomentario"/>
          </w:rPr>
          <w:commentReference w:id="473"/>
        </w:r>
        <w:r w:rsidR="009A3074" w:rsidDel="001C09A0">
          <w:rPr>
            <w:rStyle w:val="Hipervnculo"/>
            <w:rFonts w:ascii="Arial" w:hAnsi="Arial" w:cs="Arial"/>
          </w:rPr>
          <w:delText>.</w:delText>
        </w:r>
      </w:del>
    </w:p>
    <w:p w14:paraId="296ACA8D" w14:textId="77777777" w:rsidR="001B7AB0" w:rsidRPr="00087642" w:rsidRDefault="001B7AB0" w:rsidP="001B7AB0">
      <w:pPr>
        <w:shd w:val="clear" w:color="auto" w:fill="FFFFFF"/>
        <w:spacing w:after="0"/>
        <w:jc w:val="both"/>
        <w:rPr>
          <w:rFonts w:ascii="Arial" w:hAnsi="Arial" w:cs="Arial"/>
        </w:rPr>
      </w:pPr>
    </w:p>
    <w:p w14:paraId="094F6E69" w14:textId="52596E37" w:rsidR="001524C5" w:rsidRPr="00087642" w:rsidRDefault="001524C5" w:rsidP="001524C5">
      <w:pPr>
        <w:shd w:val="clear" w:color="auto" w:fill="FFFFFF"/>
        <w:spacing w:after="0"/>
        <w:jc w:val="both"/>
        <w:rPr>
          <w:rFonts w:ascii="Arial" w:hAnsi="Arial" w:cs="Arial"/>
          <w:b/>
        </w:rPr>
      </w:pPr>
      <w:r w:rsidRPr="00087642">
        <w:rPr>
          <w:rFonts w:ascii="Arial" w:hAnsi="Arial" w:cs="Arial"/>
        </w:rPr>
        <w:t xml:space="preserve">Está rodeada de 11 islotes de tamaño </w:t>
      </w:r>
      <w:r w:rsidR="001B7AB0" w:rsidRPr="00087642">
        <w:rPr>
          <w:rFonts w:ascii="Arial" w:hAnsi="Arial" w:cs="Arial"/>
        </w:rPr>
        <w:t>pequeño</w:t>
      </w:r>
      <w:del w:id="474" w:author="TOSHIBA" w:date="2016-03-08T10:23:00Z">
        <w:r w:rsidR="001B7AB0" w:rsidRPr="00087642" w:rsidDel="00351C1A">
          <w:rPr>
            <w:rFonts w:ascii="Arial" w:hAnsi="Arial" w:cs="Arial"/>
          </w:rPr>
          <w:delText>;</w:delText>
        </w:r>
      </w:del>
      <w:ins w:id="475" w:author="TOSHIBA" w:date="2016-03-08T10:23:00Z">
        <w:r w:rsidR="00351C1A">
          <w:rPr>
            <w:rFonts w:ascii="Arial" w:hAnsi="Arial" w:cs="Arial"/>
          </w:rPr>
          <w:t>,</w:t>
        </w:r>
      </w:ins>
      <w:r w:rsidR="007160F8">
        <w:rPr>
          <w:rFonts w:ascii="Arial" w:hAnsi="Arial" w:cs="Arial"/>
        </w:rPr>
        <w:t xml:space="preserve"> </w:t>
      </w:r>
      <w:ins w:id="476" w:author="TOSHIBA" w:date="2016-03-08T10:23:00Z">
        <w:r w:rsidR="00351C1A">
          <w:rPr>
            <w:rFonts w:ascii="Arial" w:hAnsi="Arial" w:cs="Arial"/>
          </w:rPr>
          <w:t xml:space="preserve">que </w:t>
        </w:r>
      </w:ins>
      <w:del w:id="477" w:author="TOSHIBA" w:date="2016-03-08T10:23:00Z">
        <w:r w:rsidR="007160F8" w:rsidDel="00351C1A">
          <w:rPr>
            <w:rFonts w:ascii="Arial" w:hAnsi="Arial" w:cs="Arial"/>
          </w:rPr>
          <w:delText>estos</w:delText>
        </w:r>
        <w:r w:rsidR="001B7AB0" w:rsidRPr="00087642" w:rsidDel="00351C1A">
          <w:rPr>
            <w:rFonts w:ascii="Arial" w:hAnsi="Arial" w:cs="Arial"/>
          </w:rPr>
          <w:delText xml:space="preserve"> </w:delText>
        </w:r>
      </w:del>
      <w:r w:rsidR="001B7AB0" w:rsidRPr="00087642">
        <w:rPr>
          <w:rFonts w:ascii="Arial" w:hAnsi="Arial" w:cs="Arial"/>
        </w:rPr>
        <w:t>presentan</w:t>
      </w:r>
      <w:r w:rsidR="00382215">
        <w:rPr>
          <w:rFonts w:ascii="Arial" w:hAnsi="Arial" w:cs="Arial"/>
        </w:rPr>
        <w:t xml:space="preserve"> </w:t>
      </w:r>
      <w:r w:rsidRPr="00087642">
        <w:rPr>
          <w:rFonts w:ascii="Arial" w:hAnsi="Arial" w:cs="Arial"/>
          <w:b/>
        </w:rPr>
        <w:t>acantilados</w:t>
      </w:r>
      <w:r w:rsidRPr="00087642">
        <w:rPr>
          <w:rFonts w:ascii="Arial" w:hAnsi="Arial" w:cs="Arial"/>
        </w:rPr>
        <w:t xml:space="preserve"> que se extienden hasta los 180 metros de profundidad</w:t>
      </w:r>
      <w:r w:rsidR="007160F8">
        <w:rPr>
          <w:rFonts w:ascii="Arial" w:hAnsi="Arial" w:cs="Arial"/>
        </w:rPr>
        <w:t xml:space="preserve">. También hay </w:t>
      </w:r>
      <w:r w:rsidRPr="00087642">
        <w:rPr>
          <w:rFonts w:ascii="Arial" w:hAnsi="Arial" w:cs="Arial"/>
        </w:rPr>
        <w:t xml:space="preserve">algunas </w:t>
      </w:r>
      <w:r w:rsidRPr="00087642">
        <w:rPr>
          <w:rFonts w:ascii="Arial" w:hAnsi="Arial" w:cs="Arial"/>
          <w:b/>
        </w:rPr>
        <w:t>fallas geológicas</w:t>
      </w:r>
      <w:r w:rsidRPr="00087642">
        <w:rPr>
          <w:rFonts w:ascii="Arial" w:hAnsi="Arial" w:cs="Arial"/>
        </w:rPr>
        <w:t xml:space="preserve"> en la isla, tanto terrestres como submarinas.</w:t>
      </w:r>
    </w:p>
    <w:p w14:paraId="50AA1E68" w14:textId="77777777" w:rsidR="001524C5" w:rsidRPr="00087642" w:rsidRDefault="001524C5" w:rsidP="001B7AB0">
      <w:pPr>
        <w:shd w:val="clear" w:color="auto" w:fill="FFFFFF"/>
        <w:spacing w:after="0"/>
        <w:jc w:val="both"/>
        <w:rPr>
          <w:rFonts w:ascii="Arial" w:hAnsi="Arial" w:cs="Arial"/>
        </w:rPr>
      </w:pPr>
    </w:p>
    <w:p w14:paraId="1A15EDB2" w14:textId="44BB7D6D" w:rsidR="001524C5" w:rsidRPr="00087642" w:rsidRDefault="001524C5" w:rsidP="001524C5">
      <w:pPr>
        <w:shd w:val="clear" w:color="auto" w:fill="FFFFFF"/>
        <w:spacing w:after="0"/>
        <w:jc w:val="both"/>
        <w:rPr>
          <w:rFonts w:ascii="Arial" w:hAnsi="Arial" w:cs="Arial"/>
        </w:rPr>
      </w:pPr>
      <w:r w:rsidRPr="00087642">
        <w:rPr>
          <w:rFonts w:ascii="Arial" w:hAnsi="Arial" w:cs="Arial"/>
        </w:rPr>
        <w:t>Durante todo el año, en los alrededores de la isla pueden observarse concentraciones de más de 300 tiburones martillo, entre otras muchas especies oceánicas que esta isla alberga,</w:t>
      </w:r>
      <w:r w:rsidR="00106C18">
        <w:rPr>
          <w:rFonts w:ascii="Arial" w:hAnsi="Arial" w:cs="Arial"/>
        </w:rPr>
        <w:t xml:space="preserve"> </w:t>
      </w:r>
      <w:r w:rsidRPr="00087642">
        <w:rPr>
          <w:rFonts w:ascii="Arial" w:hAnsi="Arial" w:cs="Arial"/>
        </w:rPr>
        <w:t xml:space="preserve">por esto el gobierno colombiano en 1995 la declara área protegida en la categoría de </w:t>
      </w:r>
      <w:r w:rsidRPr="00087642">
        <w:rPr>
          <w:rFonts w:ascii="Arial" w:hAnsi="Arial" w:cs="Arial"/>
          <w:b/>
        </w:rPr>
        <w:t>Santuario de Fauna y Flora (SFF)</w:t>
      </w:r>
      <w:r w:rsidRPr="00087642">
        <w:rPr>
          <w:rFonts w:ascii="Arial" w:hAnsi="Arial" w:cs="Arial"/>
        </w:rPr>
        <w:t>.</w:t>
      </w:r>
      <w:r w:rsidR="007160F8">
        <w:rPr>
          <w:rFonts w:ascii="Arial" w:hAnsi="Arial" w:cs="Arial"/>
        </w:rPr>
        <w:t xml:space="preserve"> </w:t>
      </w:r>
      <w:r w:rsidRPr="00087642">
        <w:rPr>
          <w:rFonts w:ascii="Arial" w:hAnsi="Arial" w:cs="Arial"/>
        </w:rPr>
        <w:t>En el año 2002</w:t>
      </w:r>
      <w:r w:rsidR="007160F8">
        <w:rPr>
          <w:rFonts w:ascii="Arial" w:hAnsi="Arial" w:cs="Arial"/>
        </w:rPr>
        <w:t xml:space="preserve"> </w:t>
      </w:r>
      <w:r w:rsidRPr="00087642">
        <w:rPr>
          <w:rFonts w:ascii="Arial" w:hAnsi="Arial" w:cs="Arial"/>
        </w:rPr>
        <w:t xml:space="preserve">fue reconocida como </w:t>
      </w:r>
      <w:ins w:id="478" w:author="TOSHIBA" w:date="2016-03-08T10:24:00Z">
        <w:r w:rsidR="00351C1A">
          <w:rPr>
            <w:rFonts w:ascii="Arial" w:hAnsi="Arial" w:cs="Arial"/>
          </w:rPr>
          <w:t>“</w:t>
        </w:r>
      </w:ins>
      <w:del w:id="479" w:author="TOSHIBA" w:date="2016-03-08T10:24:00Z">
        <w:r w:rsidRPr="00087642" w:rsidDel="00351C1A">
          <w:rPr>
            <w:rFonts w:ascii="Arial" w:hAnsi="Arial" w:cs="Arial"/>
          </w:rPr>
          <w:delText>"</w:delText>
        </w:r>
      </w:del>
      <w:r w:rsidRPr="00087642">
        <w:rPr>
          <w:rFonts w:ascii="Arial" w:hAnsi="Arial" w:cs="Arial"/>
        </w:rPr>
        <w:t>Zona Marina Especialmente Sensible</w:t>
      </w:r>
      <w:ins w:id="480" w:author="TOSHIBA" w:date="2016-03-08T10:24:00Z">
        <w:r w:rsidR="00351C1A">
          <w:rPr>
            <w:rFonts w:ascii="Arial" w:hAnsi="Arial" w:cs="Arial"/>
          </w:rPr>
          <w:t>”</w:t>
        </w:r>
      </w:ins>
      <w:del w:id="481" w:author="TOSHIBA" w:date="2016-03-08T10:24:00Z">
        <w:r w:rsidRPr="00087642" w:rsidDel="00351C1A">
          <w:rPr>
            <w:rFonts w:ascii="Arial" w:hAnsi="Arial" w:cs="Arial"/>
          </w:rPr>
          <w:delText>"</w:delText>
        </w:r>
      </w:del>
      <w:r w:rsidRPr="00087642">
        <w:rPr>
          <w:rFonts w:ascii="Arial" w:hAnsi="Arial" w:cs="Arial"/>
        </w:rPr>
        <w:t xml:space="preserve"> </w:t>
      </w:r>
      <w:ins w:id="482" w:author="TOSHIBA" w:date="2016-03-08T17:44:00Z">
        <w:r w:rsidR="003C22BB">
          <w:rPr>
            <w:rFonts w:ascii="Arial" w:hAnsi="Arial" w:cs="Arial"/>
          </w:rPr>
          <w:t xml:space="preserve">por </w:t>
        </w:r>
      </w:ins>
      <w:del w:id="483" w:author="TOSHIBA" w:date="2016-03-08T17:44:00Z">
        <w:r w:rsidRPr="00087642" w:rsidDel="003C22BB">
          <w:rPr>
            <w:rFonts w:ascii="Arial" w:hAnsi="Arial" w:cs="Arial"/>
          </w:rPr>
          <w:delText xml:space="preserve">ante </w:delText>
        </w:r>
      </w:del>
      <w:r w:rsidRPr="00087642">
        <w:rPr>
          <w:rFonts w:ascii="Arial" w:hAnsi="Arial" w:cs="Arial"/>
        </w:rPr>
        <w:t xml:space="preserve">la </w:t>
      </w:r>
      <w:r w:rsidRPr="00087642">
        <w:rPr>
          <w:rFonts w:ascii="Arial" w:hAnsi="Arial" w:cs="Arial"/>
          <w:b/>
        </w:rPr>
        <w:t>Organización Marítima Internacional</w:t>
      </w:r>
      <w:r w:rsidRPr="00087642">
        <w:rPr>
          <w:rFonts w:ascii="Arial" w:hAnsi="Arial" w:cs="Arial"/>
        </w:rPr>
        <w:t xml:space="preserve"> (</w:t>
      </w:r>
      <w:r w:rsidRPr="00087642">
        <w:rPr>
          <w:rFonts w:ascii="Arial" w:hAnsi="Arial" w:cs="Arial"/>
          <w:b/>
        </w:rPr>
        <w:t>OMI</w:t>
      </w:r>
      <w:r w:rsidR="001B7AB0" w:rsidRPr="00087642">
        <w:rPr>
          <w:rFonts w:ascii="Arial" w:hAnsi="Arial" w:cs="Arial"/>
        </w:rPr>
        <w:t>).</w:t>
      </w:r>
      <w:r w:rsidR="007160F8">
        <w:rPr>
          <w:rFonts w:ascii="Arial" w:hAnsi="Arial" w:cs="Arial"/>
        </w:rPr>
        <w:t xml:space="preserve"> </w:t>
      </w:r>
      <w:r w:rsidR="001B7AB0" w:rsidRPr="00087642">
        <w:rPr>
          <w:rFonts w:ascii="Arial" w:hAnsi="Arial" w:cs="Arial"/>
        </w:rPr>
        <w:t xml:space="preserve">En 2006, </w:t>
      </w:r>
      <w:r w:rsidRPr="00087642">
        <w:rPr>
          <w:rFonts w:ascii="Arial" w:hAnsi="Arial" w:cs="Arial"/>
        </w:rPr>
        <w:t>la</w:t>
      </w:r>
      <w:r w:rsidR="0099659A">
        <w:rPr>
          <w:rFonts w:ascii="Arial" w:hAnsi="Arial" w:cs="Arial"/>
        </w:rPr>
        <w:t xml:space="preserve"> </w:t>
      </w:r>
      <w:r w:rsidRPr="00087642">
        <w:rPr>
          <w:rFonts w:ascii="Arial" w:hAnsi="Arial" w:cs="Arial"/>
          <w:b/>
        </w:rPr>
        <w:t>U</w:t>
      </w:r>
      <w:r w:rsidR="009A3074">
        <w:rPr>
          <w:rFonts w:ascii="Arial" w:hAnsi="Arial" w:cs="Arial"/>
          <w:b/>
        </w:rPr>
        <w:t>nesco</w:t>
      </w:r>
      <w:r w:rsidRPr="00087642">
        <w:rPr>
          <w:rFonts w:ascii="Arial" w:hAnsi="Arial" w:cs="Arial"/>
        </w:rPr>
        <w:t xml:space="preserve"> la declaró como “Sitio de Patrimonio Mundial Natural”, y como “Área de Importancia para la Conservación de las Aves” por la </w:t>
      </w:r>
      <w:r w:rsidRPr="00087642">
        <w:rPr>
          <w:rFonts w:ascii="Arial" w:hAnsi="Arial" w:cs="Arial"/>
          <w:b/>
        </w:rPr>
        <w:t>BirdLife International</w:t>
      </w:r>
      <w:r w:rsidRPr="00087642">
        <w:rPr>
          <w:rFonts w:ascii="Arial" w:hAnsi="Arial" w:cs="Arial"/>
        </w:rPr>
        <w:t>.</w:t>
      </w:r>
    </w:p>
    <w:p w14:paraId="680A6508" w14:textId="77777777" w:rsidR="001B7AB0" w:rsidRPr="00087642" w:rsidRDefault="001B7AB0" w:rsidP="001524C5">
      <w:pPr>
        <w:shd w:val="clear" w:color="auto" w:fill="FFFFFF"/>
        <w:spacing w:after="0"/>
        <w:jc w:val="both"/>
        <w:rPr>
          <w:rFonts w:ascii="Arial" w:hAnsi="Arial" w:cs="Arial"/>
        </w:rPr>
      </w:pPr>
    </w:p>
    <w:p w14:paraId="14C9C78D" w14:textId="47D3917B" w:rsidR="001B7AB0" w:rsidRPr="00087642" w:rsidRDefault="001B7AB0" w:rsidP="001B7AB0">
      <w:pPr>
        <w:shd w:val="clear" w:color="auto" w:fill="FFFFFF"/>
        <w:spacing w:after="0"/>
        <w:jc w:val="both"/>
        <w:rPr>
          <w:rFonts w:ascii="Arial" w:hAnsi="Arial" w:cs="Arial"/>
        </w:rPr>
      </w:pPr>
      <w:r w:rsidRPr="00087642">
        <w:rPr>
          <w:rFonts w:ascii="Arial" w:hAnsi="Arial" w:cs="Arial"/>
        </w:rPr>
        <w:t xml:space="preserve">Es una de las islas más visitadas del </w:t>
      </w:r>
      <w:r w:rsidR="009A3074">
        <w:rPr>
          <w:rFonts w:ascii="Arial" w:hAnsi="Arial" w:cs="Arial"/>
        </w:rPr>
        <w:t>P</w:t>
      </w:r>
      <w:r w:rsidRPr="00087642">
        <w:rPr>
          <w:rFonts w:ascii="Arial" w:hAnsi="Arial" w:cs="Arial"/>
        </w:rPr>
        <w:t xml:space="preserve">acífico cada año por científicos y buzos de todo el mundo. Está vigilada permanentemente por personal de la </w:t>
      </w:r>
      <w:r w:rsidRPr="00087642">
        <w:rPr>
          <w:rFonts w:ascii="Arial" w:hAnsi="Arial" w:cs="Arial"/>
          <w:b/>
        </w:rPr>
        <w:t>Armada Nacional de Colombia</w:t>
      </w:r>
      <w:r w:rsidRPr="00087642">
        <w:rPr>
          <w:rFonts w:ascii="Arial" w:hAnsi="Arial" w:cs="Arial"/>
        </w:rPr>
        <w:t>.</w:t>
      </w:r>
    </w:p>
    <w:p w14:paraId="005DA701" w14:textId="77777777" w:rsidR="001524C5" w:rsidRPr="00087642" w:rsidRDefault="001524C5" w:rsidP="001524C5">
      <w:pPr>
        <w:shd w:val="clear" w:color="auto" w:fill="FFFFFF"/>
        <w:spacing w:after="0"/>
        <w:jc w:val="both"/>
        <w:rPr>
          <w:rFonts w:ascii="Arial" w:hAnsi="Arial" w:cs="Arial"/>
        </w:rPr>
      </w:pPr>
    </w:p>
    <w:p w14:paraId="2758FAC4" w14:textId="77777777" w:rsidR="001524C5" w:rsidRPr="00087642" w:rsidRDefault="001524C5" w:rsidP="001524C5">
      <w:pPr>
        <w:shd w:val="clear" w:color="auto" w:fill="FFFFFF"/>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07AAEE7E" w14:textId="77777777" w:rsidTr="00906062">
        <w:tc>
          <w:tcPr>
            <w:tcW w:w="9054" w:type="dxa"/>
            <w:gridSpan w:val="2"/>
            <w:shd w:val="clear" w:color="auto" w:fill="0D0D0D" w:themeFill="text1" w:themeFillTint="F2"/>
          </w:tcPr>
          <w:p w14:paraId="541E3841"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42C99FE1" w14:textId="77777777" w:rsidTr="00906062">
        <w:tc>
          <w:tcPr>
            <w:tcW w:w="2518" w:type="dxa"/>
          </w:tcPr>
          <w:p w14:paraId="1479C237"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3DA2820D" w14:textId="2D514711" w:rsidR="001524C5" w:rsidRPr="00087642" w:rsidRDefault="001524C5" w:rsidP="00351C1A">
            <w:pPr>
              <w:jc w:val="both"/>
              <w:rPr>
                <w:rFonts w:ascii="Arial" w:hAnsi="Arial" w:cs="Arial"/>
              </w:rPr>
            </w:pPr>
            <w:r w:rsidRPr="00087642">
              <w:rPr>
                <w:rFonts w:ascii="Arial" w:hAnsi="Arial" w:cs="Arial"/>
              </w:rPr>
              <w:t>CS_07_08_</w:t>
            </w:r>
            <w:r w:rsidR="009166BC">
              <w:rPr>
                <w:rFonts w:ascii="Arial" w:hAnsi="Arial" w:cs="Arial"/>
              </w:rPr>
              <w:t>C</w:t>
            </w:r>
            <w:ins w:id="484" w:author="TOSHIBA" w:date="2016-03-08T10:25:00Z">
              <w:r w:rsidR="00351C1A">
                <w:rPr>
                  <w:rFonts w:ascii="Arial" w:hAnsi="Arial" w:cs="Arial"/>
                </w:rPr>
                <w:t>O</w:t>
              </w:r>
            </w:ins>
            <w:del w:id="485" w:author="TOSHIBA" w:date="2016-03-08T10:25:00Z">
              <w:r w:rsidR="009166BC" w:rsidDel="00351C1A">
                <w:rPr>
                  <w:rFonts w:ascii="Arial" w:hAnsi="Arial" w:cs="Arial"/>
                </w:rPr>
                <w:delText xml:space="preserve">0 </w:delText>
              </w:r>
            </w:del>
            <w:r w:rsidR="009166BC">
              <w:rPr>
                <w:rFonts w:ascii="Arial" w:hAnsi="Arial" w:cs="Arial"/>
                <w:lang w:val="en-US"/>
              </w:rPr>
              <w:t>IMG1</w:t>
            </w:r>
            <w:r w:rsidRPr="00087642">
              <w:rPr>
                <w:rFonts w:ascii="Arial" w:hAnsi="Arial" w:cs="Arial"/>
                <w:lang w:val="en-US"/>
              </w:rPr>
              <w:t>7</w:t>
            </w:r>
          </w:p>
        </w:tc>
      </w:tr>
      <w:tr w:rsidR="001524C5" w:rsidRPr="00087642" w14:paraId="7BBC464F" w14:textId="77777777" w:rsidTr="00906062">
        <w:tc>
          <w:tcPr>
            <w:tcW w:w="2518" w:type="dxa"/>
          </w:tcPr>
          <w:p w14:paraId="779C7AE2"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67FA5F3F" w14:textId="509196AC" w:rsidR="001524C5" w:rsidRPr="00087642" w:rsidRDefault="001524C5" w:rsidP="00906062">
            <w:pPr>
              <w:jc w:val="both"/>
              <w:rPr>
                <w:rFonts w:ascii="Arial" w:hAnsi="Arial" w:cs="Arial"/>
                <w:b/>
                <w:lang w:val="es-ES"/>
              </w:rPr>
            </w:pPr>
            <w:r w:rsidRPr="00087642">
              <w:rPr>
                <w:rFonts w:ascii="Arial" w:hAnsi="Arial" w:cs="Arial"/>
                <w:b/>
                <w:lang w:val="es-ES"/>
              </w:rPr>
              <w:t xml:space="preserve">Isla </w:t>
            </w:r>
            <w:ins w:id="486" w:author="TOSHIBA" w:date="2016-03-08T18:37:00Z">
              <w:r w:rsidR="0074400D">
                <w:rPr>
                  <w:rFonts w:ascii="Arial" w:hAnsi="Arial" w:cs="Arial"/>
                  <w:b/>
                  <w:lang w:val="es-ES"/>
                </w:rPr>
                <w:t xml:space="preserve">de </w:t>
              </w:r>
            </w:ins>
            <w:r w:rsidRPr="00087642">
              <w:rPr>
                <w:rFonts w:ascii="Arial" w:hAnsi="Arial" w:cs="Arial"/>
                <w:b/>
                <w:lang w:val="es-ES"/>
              </w:rPr>
              <w:t>Malpelo</w:t>
            </w:r>
          </w:p>
        </w:tc>
      </w:tr>
      <w:tr w:rsidR="001524C5" w:rsidRPr="00087642" w14:paraId="78CA15E1" w14:textId="77777777" w:rsidTr="00906062">
        <w:tc>
          <w:tcPr>
            <w:tcW w:w="2518" w:type="dxa"/>
          </w:tcPr>
          <w:p w14:paraId="647D974D"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3B01D6A4" w14:textId="77777777" w:rsidR="001524C5" w:rsidRPr="00087642" w:rsidRDefault="00485F03" w:rsidP="00906062">
            <w:pPr>
              <w:jc w:val="both"/>
              <w:rPr>
                <w:rFonts w:ascii="Arial" w:hAnsi="Arial" w:cs="Arial"/>
              </w:rPr>
            </w:pPr>
            <w:hyperlink r:id="rId43" w:history="1">
              <w:r w:rsidR="001524C5" w:rsidRPr="00087642">
                <w:rPr>
                  <w:rStyle w:val="Hipervnculo"/>
                  <w:rFonts w:ascii="Arial" w:hAnsi="Arial" w:cs="Arial"/>
                </w:rPr>
                <w:t>https://commons.wikimedia.org/wiki/File:Malpelo_nazca_booby_NOAA.jpg</w:t>
              </w:r>
            </w:hyperlink>
          </w:p>
          <w:p w14:paraId="3416EB9E" w14:textId="77777777" w:rsidR="001524C5" w:rsidRPr="00087642" w:rsidRDefault="001524C5" w:rsidP="00906062">
            <w:pPr>
              <w:jc w:val="both"/>
              <w:rPr>
                <w:rFonts w:ascii="Arial" w:hAnsi="Arial" w:cs="Arial"/>
                <w:noProof/>
                <w:lang w:eastAsia="es-ES_tradnl"/>
              </w:rPr>
            </w:pPr>
          </w:p>
          <w:p w14:paraId="1398124C"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6198D897" wp14:editId="07777777">
                  <wp:extent cx="1905000" cy="1266825"/>
                  <wp:effectExtent l="0" t="0" r="0" b="0"/>
                  <wp:docPr id="42" name="Imagen 42" descr="https://upload.wikimedia.org/wikipedia/commons/thumb/0/0b/Malpelo_nazca_booby_NOAA.jpg/200px-Malpelo_nazca_booby_NO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0/0b/Malpelo_nazca_booby_NOAA.jpg/200px-Malpelo_nazca_booby_NOA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inline>
              </w:drawing>
            </w:r>
          </w:p>
          <w:p w14:paraId="385E7974" w14:textId="77777777" w:rsidR="001524C5" w:rsidRPr="00087642" w:rsidRDefault="001524C5" w:rsidP="00906062">
            <w:pPr>
              <w:jc w:val="both"/>
              <w:rPr>
                <w:rFonts w:ascii="Arial" w:hAnsi="Arial" w:cs="Arial"/>
                <w:noProof/>
                <w:lang w:eastAsia="es-CO"/>
              </w:rPr>
            </w:pPr>
          </w:p>
        </w:tc>
      </w:tr>
      <w:tr w:rsidR="001524C5" w:rsidRPr="00087642" w14:paraId="2BCA50F7" w14:textId="77777777" w:rsidTr="00906062">
        <w:tc>
          <w:tcPr>
            <w:tcW w:w="2518" w:type="dxa"/>
          </w:tcPr>
          <w:p w14:paraId="71C1262D"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397B497D" w14:textId="7C4E11F5" w:rsidR="001524C5" w:rsidRPr="00087642" w:rsidRDefault="00122BD1" w:rsidP="00906062">
            <w:pPr>
              <w:jc w:val="both"/>
              <w:rPr>
                <w:rFonts w:ascii="Arial" w:hAnsi="Arial" w:cs="Arial"/>
                <w:lang w:val="es-ES_tradnl"/>
              </w:rPr>
            </w:pPr>
            <w:r w:rsidRPr="00087642">
              <w:rPr>
                <w:rFonts w:ascii="Arial" w:hAnsi="Arial" w:cs="Arial"/>
                <w:b/>
              </w:rPr>
              <w:t>Alcatraz de Nazca</w:t>
            </w:r>
            <w:r>
              <w:rPr>
                <w:rFonts w:ascii="Arial" w:hAnsi="Arial" w:cs="Arial"/>
                <w:b/>
              </w:rPr>
              <w:t xml:space="preserve"> </w:t>
            </w:r>
            <w:r w:rsidRPr="00087642">
              <w:rPr>
                <w:rFonts w:ascii="Arial" w:hAnsi="Arial" w:cs="Arial"/>
              </w:rPr>
              <w:t>sobre las costas y</w:t>
            </w:r>
            <w:r w:rsidRPr="00087642">
              <w:rPr>
                <w:rFonts w:ascii="Arial" w:hAnsi="Arial" w:cs="Arial"/>
                <w:b/>
              </w:rPr>
              <w:t xml:space="preserve"> acantilados</w:t>
            </w:r>
            <w:r w:rsidRPr="00087642">
              <w:rPr>
                <w:rFonts w:ascii="Arial" w:hAnsi="Arial" w:cs="Arial"/>
              </w:rPr>
              <w:t xml:space="preserve"> de la </w:t>
            </w:r>
            <w:del w:id="487" w:author="TOSHIBA" w:date="2016-03-08T15:47:00Z">
              <w:r w:rsidRPr="00087642" w:rsidDel="00EE1B4E">
                <w:rPr>
                  <w:rFonts w:ascii="Arial" w:hAnsi="Arial" w:cs="Arial"/>
                </w:rPr>
                <w:delText>I</w:delText>
              </w:r>
            </w:del>
            <w:ins w:id="488" w:author="TOSHIBA" w:date="2016-03-08T15:47:00Z">
              <w:r>
                <w:rPr>
                  <w:rFonts w:ascii="Arial" w:hAnsi="Arial" w:cs="Arial"/>
                </w:rPr>
                <w:t>i</w:t>
              </w:r>
            </w:ins>
            <w:r w:rsidRPr="00087642">
              <w:rPr>
                <w:rFonts w:ascii="Arial" w:hAnsi="Arial" w:cs="Arial"/>
              </w:rPr>
              <w:t xml:space="preserve">sla </w:t>
            </w:r>
            <w:ins w:id="489" w:author="TOSHIBA" w:date="2016-03-08T18:37:00Z">
              <w:r w:rsidR="0074400D">
                <w:rPr>
                  <w:rFonts w:ascii="Arial" w:hAnsi="Arial" w:cs="Arial"/>
                </w:rPr>
                <w:t xml:space="preserve">de </w:t>
              </w:r>
            </w:ins>
            <w:r w:rsidRPr="00087642">
              <w:rPr>
                <w:rFonts w:ascii="Arial" w:hAnsi="Arial" w:cs="Arial"/>
              </w:rPr>
              <w:t>Malpelo.</w:t>
            </w:r>
          </w:p>
        </w:tc>
      </w:tr>
    </w:tbl>
    <w:p w14:paraId="3FE4DAD1" w14:textId="77777777" w:rsidR="001524C5" w:rsidRPr="00087642" w:rsidRDefault="001524C5" w:rsidP="001524C5">
      <w:pPr>
        <w:shd w:val="clear" w:color="auto" w:fill="FFFFFF"/>
        <w:spacing w:after="0"/>
        <w:jc w:val="both"/>
        <w:rPr>
          <w:rFonts w:ascii="Arial" w:hAnsi="Arial" w:cs="Arial"/>
        </w:rPr>
      </w:pPr>
    </w:p>
    <w:p w14:paraId="136F10F4" w14:textId="77777777" w:rsidR="001524C5" w:rsidRPr="00087642" w:rsidRDefault="001524C5" w:rsidP="001524C5">
      <w:pPr>
        <w:shd w:val="clear" w:color="auto" w:fill="FFFFFF"/>
        <w:spacing w:after="0" w:line="270" w:lineRule="atLeast"/>
        <w:rPr>
          <w:rFonts w:ascii="Arial" w:hAnsi="Arial" w:cs="Arial"/>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7C6F45" w:rsidRPr="0099771C" w14:paraId="1C6364E6" w14:textId="77777777" w:rsidTr="00E22274">
        <w:tc>
          <w:tcPr>
            <w:tcW w:w="9054" w:type="dxa"/>
            <w:gridSpan w:val="2"/>
            <w:shd w:val="clear" w:color="auto" w:fill="000000" w:themeFill="text1"/>
          </w:tcPr>
          <w:p w14:paraId="68307393" w14:textId="77777777" w:rsidR="007C6F45" w:rsidRPr="0099771C" w:rsidRDefault="007C6F45"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7C6F45" w:rsidRPr="0099771C" w14:paraId="3FC5B2E0" w14:textId="77777777" w:rsidTr="00E22274">
        <w:tc>
          <w:tcPr>
            <w:tcW w:w="1809" w:type="dxa"/>
          </w:tcPr>
          <w:p w14:paraId="300BEB64"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79B97613"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_REC8</w:t>
            </w:r>
            <w:r w:rsidRPr="0099771C">
              <w:rPr>
                <w:rFonts w:ascii="Times New Roman" w:eastAsiaTheme="minorEastAsia" w:hAnsi="Times New Roman" w:cs="Times New Roman"/>
                <w:color w:val="000000"/>
                <w:lang w:eastAsia="es-CO"/>
              </w:rPr>
              <w:t>0</w:t>
            </w:r>
          </w:p>
        </w:tc>
      </w:tr>
      <w:tr w:rsidR="007C6F45" w:rsidRPr="0099771C" w14:paraId="05C900A1" w14:textId="77777777" w:rsidTr="00E22274">
        <w:tc>
          <w:tcPr>
            <w:tcW w:w="1809" w:type="dxa"/>
          </w:tcPr>
          <w:p w14:paraId="3F18201E"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A5E89F0" w14:textId="77777777" w:rsidR="007C6F45" w:rsidRPr="0099771C" w:rsidRDefault="007C6F45" w:rsidP="00E22274">
            <w:pPr>
              <w:spacing w:before="2" w:after="2"/>
              <w:rPr>
                <w:rFonts w:ascii="Times New Roman" w:eastAsiaTheme="minorEastAsia" w:hAnsi="Times New Roman" w:cs="Times New Roman"/>
                <w:color w:val="000000"/>
                <w:lang w:eastAsia="es-CO"/>
              </w:rPr>
            </w:pPr>
          </w:p>
          <w:p w14:paraId="3B5803C7"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6CDABA11" w14:textId="77777777" w:rsidTr="00E22274">
        <w:tc>
          <w:tcPr>
            <w:tcW w:w="1809" w:type="dxa"/>
          </w:tcPr>
          <w:p w14:paraId="53EBD728"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4B9D2A87"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7D6B532D" w14:textId="77777777" w:rsidTr="00E22274">
        <w:tc>
          <w:tcPr>
            <w:tcW w:w="1809" w:type="dxa"/>
          </w:tcPr>
          <w:p w14:paraId="2681AC08"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35C8981E" w14:textId="537CA329"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Identifica</w:t>
            </w:r>
            <w:r w:rsidR="00106C18">
              <w:rPr>
                <w:rFonts w:ascii="Times New Roman" w:eastAsiaTheme="minorEastAsia" w:hAnsi="Times New Roman" w:cs="Times New Roman"/>
                <w:color w:val="000000"/>
                <w:lang w:eastAsia="es-CO"/>
              </w:rPr>
              <w:t xml:space="preserve"> </w:t>
            </w:r>
            <w:r w:rsidRPr="007C6F45">
              <w:rPr>
                <w:rFonts w:ascii="Times New Roman" w:eastAsiaTheme="minorEastAsia" w:hAnsi="Times New Roman" w:cs="Times New Roman"/>
                <w:color w:val="000000"/>
                <w:lang w:eastAsia="es-CO"/>
              </w:rPr>
              <w:t>características de las llanuras costeras e islas de Colombia</w:t>
            </w:r>
          </w:p>
        </w:tc>
      </w:tr>
      <w:tr w:rsidR="007C6F45" w:rsidRPr="0099771C" w14:paraId="3EF12C2B" w14:textId="77777777" w:rsidTr="00E22274">
        <w:tc>
          <w:tcPr>
            <w:tcW w:w="1809" w:type="dxa"/>
          </w:tcPr>
          <w:p w14:paraId="00523A3E"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03CF55FF"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Actividad que permite reconocer c</w:t>
            </w:r>
            <w:r>
              <w:rPr>
                <w:rFonts w:ascii="Times New Roman" w:eastAsiaTheme="minorEastAsia" w:hAnsi="Times New Roman" w:cs="Times New Roman"/>
                <w:color w:val="000000"/>
                <w:lang w:eastAsia="es-CO"/>
              </w:rPr>
              <w:t>aracterísticas determinantes de</w:t>
            </w:r>
            <w:r w:rsidRPr="007C6F45">
              <w:rPr>
                <w:rFonts w:ascii="Times New Roman" w:eastAsiaTheme="minorEastAsia" w:hAnsi="Times New Roman" w:cs="Times New Roman"/>
                <w:color w:val="000000"/>
                <w:lang w:eastAsia="es-CO"/>
              </w:rPr>
              <w:t xml:space="preserve"> las llanuras costeras y las islas de Colombia</w:t>
            </w:r>
          </w:p>
          <w:p w14:paraId="0FB889D5"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bl>
    <w:p w14:paraId="32C96EA6" w14:textId="77777777" w:rsidR="008930EE" w:rsidRDefault="008930EE" w:rsidP="001524C5">
      <w:pPr>
        <w:pStyle w:val="Prrafodelista"/>
        <w:ind w:left="360"/>
        <w:rPr>
          <w:rFonts w:ascii="Arial" w:hAnsi="Arial" w:cs="Arial"/>
          <w:b/>
        </w:rPr>
      </w:pPr>
    </w:p>
    <w:p w14:paraId="6CF0EABA" w14:textId="77777777" w:rsidR="004A081D" w:rsidRPr="00087642" w:rsidRDefault="004A081D" w:rsidP="001524C5">
      <w:pPr>
        <w:pStyle w:val="Prrafodelista"/>
        <w:ind w:left="360"/>
        <w:rPr>
          <w:rFonts w:ascii="Arial" w:hAnsi="Arial" w:cs="Arial"/>
          <w:b/>
        </w:rPr>
      </w:pPr>
    </w:p>
    <w:p w14:paraId="3C93C761" w14:textId="4A4B9D15" w:rsidR="001524C5" w:rsidRPr="007160F8" w:rsidRDefault="00087642" w:rsidP="007160F8">
      <w:pPr>
        <w:rPr>
          <w:rFonts w:ascii="Arial" w:hAnsi="Arial" w:cs="Arial"/>
          <w:b/>
        </w:rPr>
      </w:pPr>
      <w:r w:rsidRPr="00087642">
        <w:rPr>
          <w:rFonts w:ascii="Arial" w:hAnsi="Arial" w:cs="Arial"/>
          <w:highlight w:val="yellow"/>
        </w:rPr>
        <w:t>[SECCIÓN 3]</w:t>
      </w:r>
      <w:r w:rsidR="008930EE" w:rsidRPr="00087642">
        <w:rPr>
          <w:rFonts w:ascii="Arial" w:hAnsi="Arial" w:cs="Arial"/>
          <w:b/>
        </w:rPr>
        <w:t xml:space="preserve">3.2.4 </w:t>
      </w:r>
      <w:ins w:id="490" w:author="TOSHIBA" w:date="2016-03-08T17:46:00Z">
        <w:r w:rsidR="00EC00DB">
          <w:rPr>
            <w:rFonts w:ascii="Arial" w:hAnsi="Arial" w:cs="Arial"/>
            <w:b/>
          </w:rPr>
          <w:t xml:space="preserve">La </w:t>
        </w:r>
      </w:ins>
      <w:del w:id="491" w:author="TOSHIBA" w:date="2016-03-08T17:46:00Z">
        <w:r w:rsidR="001524C5" w:rsidRPr="00087642" w:rsidDel="00EC00DB">
          <w:rPr>
            <w:rFonts w:ascii="Arial" w:hAnsi="Arial" w:cs="Arial"/>
            <w:b/>
          </w:rPr>
          <w:delText>L</w:delText>
        </w:r>
      </w:del>
      <w:ins w:id="492" w:author="TOSHIBA" w:date="2016-03-08T17:46:00Z">
        <w:r w:rsidR="00EC00DB">
          <w:rPr>
            <w:rFonts w:ascii="Arial" w:hAnsi="Arial" w:cs="Arial"/>
            <w:b/>
          </w:rPr>
          <w:t>l</w:t>
        </w:r>
      </w:ins>
      <w:r w:rsidR="001524C5" w:rsidRPr="00087642">
        <w:rPr>
          <w:rFonts w:ascii="Arial" w:hAnsi="Arial" w:cs="Arial"/>
          <w:b/>
        </w:rPr>
        <w:t>lanura del Orinoco</w:t>
      </w:r>
    </w:p>
    <w:p w14:paraId="7AE35467" w14:textId="1AC9E92C" w:rsidR="001524C5" w:rsidRPr="00087642" w:rsidRDefault="00FF154D" w:rsidP="001524C5">
      <w:pPr>
        <w:pStyle w:val="u"/>
        <w:shd w:val="clear" w:color="auto" w:fill="FFFFFF"/>
        <w:spacing w:before="0" w:beforeAutospacing="0" w:after="0"/>
        <w:jc w:val="both"/>
        <w:rPr>
          <w:rFonts w:ascii="Arial" w:hAnsi="Arial" w:cs="Arial"/>
          <w:b/>
          <w:sz w:val="22"/>
          <w:szCs w:val="22"/>
        </w:rPr>
      </w:pPr>
      <w:r w:rsidRPr="00087642">
        <w:rPr>
          <w:rFonts w:ascii="Arial" w:hAnsi="Arial" w:cs="Arial"/>
          <w:b/>
          <w:sz w:val="22"/>
          <w:szCs w:val="22"/>
        </w:rPr>
        <w:t xml:space="preserve">La </w:t>
      </w:r>
      <w:r w:rsidR="00E866F9" w:rsidRPr="00087642">
        <w:rPr>
          <w:rFonts w:ascii="Arial" w:hAnsi="Arial" w:cs="Arial"/>
          <w:b/>
          <w:sz w:val="22"/>
          <w:szCs w:val="22"/>
        </w:rPr>
        <w:t>llanura del Orino</w:t>
      </w:r>
      <w:r w:rsidRPr="00087642">
        <w:rPr>
          <w:rFonts w:ascii="Arial" w:hAnsi="Arial" w:cs="Arial"/>
          <w:b/>
          <w:sz w:val="22"/>
          <w:szCs w:val="22"/>
        </w:rPr>
        <w:t>co</w:t>
      </w:r>
      <w:r w:rsidR="00E866F9" w:rsidRPr="00351C1A">
        <w:rPr>
          <w:rFonts w:ascii="Arial" w:hAnsi="Arial" w:cs="Arial"/>
          <w:sz w:val="22"/>
          <w:szCs w:val="22"/>
          <w:rPrChange w:id="493" w:author="TOSHIBA" w:date="2016-03-08T10:26:00Z">
            <w:rPr>
              <w:rFonts w:ascii="Arial" w:hAnsi="Arial" w:cs="Arial"/>
              <w:b/>
              <w:sz w:val="22"/>
              <w:szCs w:val="22"/>
            </w:rPr>
          </w:rPrChange>
        </w:rPr>
        <w:t>,</w:t>
      </w:r>
      <w:r w:rsidR="00E866F9" w:rsidRPr="00087642">
        <w:rPr>
          <w:rFonts w:ascii="Arial" w:hAnsi="Arial" w:cs="Arial"/>
          <w:b/>
          <w:sz w:val="22"/>
          <w:szCs w:val="22"/>
        </w:rPr>
        <w:t xml:space="preserve"> </w:t>
      </w:r>
      <w:r w:rsidR="00E866F9" w:rsidRPr="00087642">
        <w:rPr>
          <w:rFonts w:ascii="Arial" w:hAnsi="Arial" w:cs="Arial"/>
          <w:sz w:val="22"/>
          <w:szCs w:val="22"/>
        </w:rPr>
        <w:t>conocida en nuestro país como</w:t>
      </w:r>
      <w:r w:rsidR="00382215">
        <w:rPr>
          <w:rFonts w:ascii="Arial" w:hAnsi="Arial" w:cs="Arial"/>
          <w:sz w:val="22"/>
          <w:szCs w:val="22"/>
        </w:rPr>
        <w:t xml:space="preserve"> </w:t>
      </w:r>
      <w:r w:rsidR="00E866F9" w:rsidRPr="00087642">
        <w:rPr>
          <w:rFonts w:ascii="Arial" w:hAnsi="Arial" w:cs="Arial"/>
          <w:sz w:val="22"/>
          <w:szCs w:val="22"/>
        </w:rPr>
        <w:t>los</w:t>
      </w:r>
      <w:r w:rsidR="00382215">
        <w:rPr>
          <w:rFonts w:ascii="Arial" w:hAnsi="Arial" w:cs="Arial"/>
          <w:sz w:val="22"/>
          <w:szCs w:val="22"/>
        </w:rPr>
        <w:t xml:space="preserve"> </w:t>
      </w:r>
      <w:r w:rsidR="00E866F9" w:rsidRPr="00382215">
        <w:rPr>
          <w:rFonts w:ascii="Arial" w:hAnsi="Arial" w:cs="Arial"/>
          <w:b/>
          <w:sz w:val="22"/>
          <w:szCs w:val="22"/>
        </w:rPr>
        <w:t>Llanos Orientales</w:t>
      </w:r>
      <w:r w:rsidR="00E866F9" w:rsidRPr="00087642">
        <w:rPr>
          <w:rFonts w:ascii="Arial" w:hAnsi="Arial" w:cs="Arial"/>
          <w:sz w:val="22"/>
          <w:szCs w:val="22"/>
        </w:rPr>
        <w:t xml:space="preserve"> por su ubicación en el territorio, </w:t>
      </w:r>
      <w:r w:rsidR="001524C5" w:rsidRPr="00087642">
        <w:rPr>
          <w:rFonts w:ascii="Arial" w:hAnsi="Arial" w:cs="Arial"/>
          <w:sz w:val="22"/>
          <w:szCs w:val="22"/>
        </w:rPr>
        <w:t>se</w:t>
      </w:r>
      <w:r w:rsidRPr="00087642">
        <w:rPr>
          <w:rFonts w:ascii="Arial" w:hAnsi="Arial" w:cs="Arial"/>
          <w:sz w:val="22"/>
          <w:szCs w:val="22"/>
        </w:rPr>
        <w:t xml:space="preserve"> caracteriza</w:t>
      </w:r>
      <w:r w:rsidR="001524C5" w:rsidRPr="00087642">
        <w:rPr>
          <w:rFonts w:ascii="Arial" w:hAnsi="Arial" w:cs="Arial"/>
          <w:sz w:val="22"/>
          <w:szCs w:val="22"/>
        </w:rPr>
        <w:t xml:space="preserve"> por su relieve plano</w:t>
      </w:r>
      <w:r w:rsidRPr="00087642">
        <w:rPr>
          <w:rFonts w:ascii="Arial" w:hAnsi="Arial" w:cs="Arial"/>
          <w:sz w:val="22"/>
          <w:szCs w:val="22"/>
        </w:rPr>
        <w:t xml:space="preserve"> con algunas ondulaciones</w:t>
      </w:r>
      <w:r w:rsidR="00E866F9" w:rsidRPr="00087642">
        <w:rPr>
          <w:rFonts w:ascii="Arial" w:hAnsi="Arial" w:cs="Arial"/>
          <w:sz w:val="22"/>
          <w:szCs w:val="22"/>
        </w:rPr>
        <w:t xml:space="preserve"> o desniveles</w:t>
      </w:r>
      <w:r w:rsidR="00382215">
        <w:rPr>
          <w:rFonts w:ascii="Arial" w:hAnsi="Arial" w:cs="Arial"/>
          <w:sz w:val="22"/>
          <w:szCs w:val="22"/>
        </w:rPr>
        <w:t xml:space="preserve"> </w:t>
      </w:r>
      <w:r w:rsidR="00E866F9" w:rsidRPr="00087642">
        <w:rPr>
          <w:rFonts w:ascii="Arial" w:hAnsi="Arial" w:cs="Arial"/>
          <w:sz w:val="22"/>
          <w:szCs w:val="22"/>
        </w:rPr>
        <w:t>como en la</w:t>
      </w:r>
      <w:r w:rsidR="00382215">
        <w:rPr>
          <w:rFonts w:ascii="Arial" w:hAnsi="Arial" w:cs="Arial"/>
          <w:sz w:val="22"/>
          <w:szCs w:val="22"/>
        </w:rPr>
        <w:t xml:space="preserve"> </w:t>
      </w:r>
      <w:r w:rsidR="00E866F9" w:rsidRPr="00087642">
        <w:rPr>
          <w:rFonts w:ascii="Arial" w:hAnsi="Arial" w:cs="Arial"/>
          <w:sz w:val="22"/>
          <w:szCs w:val="22"/>
        </w:rPr>
        <w:t>región del Vaupés</w:t>
      </w:r>
      <w:r w:rsidR="007160F8">
        <w:rPr>
          <w:rFonts w:ascii="Arial" w:hAnsi="Arial" w:cs="Arial"/>
          <w:sz w:val="22"/>
          <w:szCs w:val="22"/>
        </w:rPr>
        <w:t>, donde</w:t>
      </w:r>
      <w:r w:rsidR="00E866F9" w:rsidRPr="00087642">
        <w:rPr>
          <w:rFonts w:ascii="Arial" w:hAnsi="Arial" w:cs="Arial"/>
          <w:sz w:val="22"/>
          <w:szCs w:val="22"/>
        </w:rPr>
        <w:t xml:space="preserve"> se encuentran varios cerros, mesetas y largos filos como parte de la </w:t>
      </w:r>
      <w:r w:rsidR="007160F8">
        <w:rPr>
          <w:rFonts w:ascii="Arial" w:hAnsi="Arial" w:cs="Arial"/>
          <w:sz w:val="22"/>
          <w:szCs w:val="22"/>
        </w:rPr>
        <w:t>estructura del macizo Guayanés, que t</w:t>
      </w:r>
      <w:r w:rsidR="00520888" w:rsidRPr="00087642">
        <w:rPr>
          <w:rFonts w:ascii="Arial" w:hAnsi="Arial" w:cs="Arial"/>
          <w:sz w:val="22"/>
          <w:szCs w:val="22"/>
        </w:rPr>
        <w:t>iene</w:t>
      </w:r>
      <w:r w:rsidR="007160F8">
        <w:rPr>
          <w:rFonts w:ascii="Arial" w:hAnsi="Arial" w:cs="Arial"/>
          <w:sz w:val="22"/>
          <w:szCs w:val="22"/>
        </w:rPr>
        <w:t>n</w:t>
      </w:r>
      <w:r w:rsidR="00520888" w:rsidRPr="00087642">
        <w:rPr>
          <w:rFonts w:ascii="Arial" w:hAnsi="Arial" w:cs="Arial"/>
          <w:sz w:val="22"/>
          <w:szCs w:val="22"/>
        </w:rPr>
        <w:t xml:space="preserve"> inclinación desde el piedemonte de la cordillera Oriental hacia el río Orinoco y continúan en los </w:t>
      </w:r>
      <w:del w:id="494" w:author="TOSHIBA" w:date="2016-03-08T10:27:00Z">
        <w:r w:rsidR="00520888" w:rsidRPr="00087642" w:rsidDel="001F45AE">
          <w:rPr>
            <w:rFonts w:ascii="Arial" w:hAnsi="Arial" w:cs="Arial"/>
            <w:sz w:val="22"/>
            <w:szCs w:val="22"/>
          </w:rPr>
          <w:delText>L</w:delText>
        </w:r>
      </w:del>
      <w:ins w:id="495" w:author="TOSHIBA" w:date="2016-03-08T10:27:00Z">
        <w:r w:rsidR="001F45AE">
          <w:rPr>
            <w:rFonts w:ascii="Arial" w:hAnsi="Arial" w:cs="Arial"/>
            <w:sz w:val="22"/>
            <w:szCs w:val="22"/>
          </w:rPr>
          <w:t>l</w:t>
        </w:r>
      </w:ins>
      <w:r w:rsidR="00520888" w:rsidRPr="00087642">
        <w:rPr>
          <w:rFonts w:ascii="Arial" w:hAnsi="Arial" w:cs="Arial"/>
          <w:sz w:val="22"/>
          <w:szCs w:val="22"/>
        </w:rPr>
        <w:t>lanos de la Orinoqu</w:t>
      </w:r>
      <w:del w:id="496" w:author="TOSHIBA" w:date="2016-03-08T10:27:00Z">
        <w:r w:rsidR="00520888" w:rsidRPr="00087642" w:rsidDel="001F45AE">
          <w:rPr>
            <w:rFonts w:ascii="Arial" w:hAnsi="Arial" w:cs="Arial"/>
            <w:sz w:val="22"/>
            <w:szCs w:val="22"/>
          </w:rPr>
          <w:delText>í</w:delText>
        </w:r>
      </w:del>
      <w:ins w:id="497" w:author="TOSHIBA" w:date="2016-03-08T10:27:00Z">
        <w:r w:rsidR="001F45AE">
          <w:rPr>
            <w:rFonts w:ascii="Arial" w:hAnsi="Arial" w:cs="Arial"/>
            <w:sz w:val="22"/>
            <w:szCs w:val="22"/>
          </w:rPr>
          <w:t>i</w:t>
        </w:r>
      </w:ins>
      <w:r w:rsidR="00520888" w:rsidRPr="00087642">
        <w:rPr>
          <w:rFonts w:ascii="Arial" w:hAnsi="Arial" w:cs="Arial"/>
          <w:sz w:val="22"/>
          <w:szCs w:val="22"/>
        </w:rPr>
        <w:t xml:space="preserve">a venezolana formando </w:t>
      </w:r>
      <w:r w:rsidR="00520888" w:rsidRPr="00087642">
        <w:rPr>
          <w:rFonts w:ascii="Arial" w:hAnsi="Arial" w:cs="Arial"/>
          <w:b/>
          <w:sz w:val="22"/>
          <w:szCs w:val="22"/>
        </w:rPr>
        <w:t>terrazas escalonadas</w:t>
      </w:r>
      <w:r w:rsidR="00520888" w:rsidRPr="00087642">
        <w:rPr>
          <w:rFonts w:ascii="Arial" w:hAnsi="Arial" w:cs="Arial"/>
          <w:sz w:val="22"/>
          <w:szCs w:val="22"/>
        </w:rPr>
        <w:t>.</w:t>
      </w:r>
    </w:p>
    <w:p w14:paraId="193A6FED" w14:textId="4F02F182" w:rsidR="001524C5" w:rsidRPr="00087642" w:rsidRDefault="00520888"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Los desniveles de la superficie de la llanura y la estructura de sus</w:t>
      </w:r>
      <w:r w:rsidR="001524C5" w:rsidRPr="00087642">
        <w:rPr>
          <w:rFonts w:ascii="Arial" w:hAnsi="Arial" w:cs="Arial"/>
          <w:sz w:val="22"/>
          <w:szCs w:val="22"/>
        </w:rPr>
        <w:t xml:space="preserve"> rocas dificu</w:t>
      </w:r>
      <w:r w:rsidR="00E866F9" w:rsidRPr="00087642">
        <w:rPr>
          <w:rFonts w:ascii="Arial" w:hAnsi="Arial" w:cs="Arial"/>
          <w:sz w:val="22"/>
          <w:szCs w:val="22"/>
        </w:rPr>
        <w:t>ltan la navegación de los ríos que</w:t>
      </w:r>
      <w:r w:rsidR="001524C5" w:rsidRPr="00087642">
        <w:rPr>
          <w:rFonts w:ascii="Arial" w:hAnsi="Arial" w:cs="Arial"/>
          <w:sz w:val="22"/>
          <w:szCs w:val="22"/>
        </w:rPr>
        <w:t xml:space="preserve"> se desvían hacia el norte y hacia el sur</w:t>
      </w:r>
      <w:ins w:id="498" w:author="TOSHIBA" w:date="2016-03-08T10:28:00Z">
        <w:r w:rsidR="001F45AE">
          <w:rPr>
            <w:rFonts w:ascii="Arial" w:hAnsi="Arial" w:cs="Arial"/>
            <w:sz w:val="22"/>
            <w:szCs w:val="22"/>
          </w:rPr>
          <w:t>,</w:t>
        </w:r>
      </w:ins>
      <w:r w:rsidR="001524C5" w:rsidRPr="00087642">
        <w:rPr>
          <w:rFonts w:ascii="Arial" w:hAnsi="Arial" w:cs="Arial"/>
          <w:sz w:val="22"/>
          <w:szCs w:val="22"/>
        </w:rPr>
        <w:t xml:space="preserve"> </w:t>
      </w:r>
      <w:r w:rsidR="00E866F9" w:rsidRPr="00087642">
        <w:rPr>
          <w:rFonts w:ascii="Arial" w:hAnsi="Arial" w:cs="Arial"/>
          <w:sz w:val="22"/>
          <w:szCs w:val="22"/>
        </w:rPr>
        <w:t>buscando</w:t>
      </w:r>
      <w:r w:rsidR="001524C5" w:rsidRPr="00087642">
        <w:rPr>
          <w:rFonts w:ascii="Arial" w:hAnsi="Arial" w:cs="Arial"/>
          <w:sz w:val="22"/>
          <w:szCs w:val="22"/>
        </w:rPr>
        <w:t xml:space="preserve"> las </w:t>
      </w:r>
      <w:r w:rsidRPr="00087642">
        <w:rPr>
          <w:rFonts w:ascii="Arial" w:hAnsi="Arial" w:cs="Arial"/>
          <w:sz w:val="22"/>
          <w:szCs w:val="22"/>
        </w:rPr>
        <w:t xml:space="preserve">zonas o </w:t>
      </w:r>
      <w:r w:rsidR="001524C5" w:rsidRPr="00087642">
        <w:rPr>
          <w:rFonts w:ascii="Arial" w:hAnsi="Arial" w:cs="Arial"/>
          <w:sz w:val="22"/>
          <w:szCs w:val="22"/>
        </w:rPr>
        <w:t xml:space="preserve">llanuras aluviales que </w:t>
      </w:r>
      <w:r w:rsidRPr="00087642">
        <w:rPr>
          <w:rFonts w:ascii="Arial" w:hAnsi="Arial" w:cs="Arial"/>
          <w:sz w:val="22"/>
          <w:szCs w:val="22"/>
        </w:rPr>
        <w:t xml:space="preserve">sus cauces y caudales </w:t>
      </w:r>
      <w:r w:rsidR="001524C5" w:rsidRPr="00087642">
        <w:rPr>
          <w:rFonts w:ascii="Arial" w:hAnsi="Arial" w:cs="Arial"/>
          <w:sz w:val="22"/>
          <w:szCs w:val="22"/>
        </w:rPr>
        <w:t>han formado.</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59C10B62" w14:textId="77777777" w:rsidTr="00906062">
        <w:tc>
          <w:tcPr>
            <w:tcW w:w="9054" w:type="dxa"/>
            <w:gridSpan w:val="2"/>
            <w:shd w:val="clear" w:color="auto" w:fill="0D0D0D" w:themeFill="text1" w:themeFillTint="F2"/>
          </w:tcPr>
          <w:p w14:paraId="13CDA972"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41024CF4" w14:textId="77777777" w:rsidTr="00906062">
        <w:tc>
          <w:tcPr>
            <w:tcW w:w="2518" w:type="dxa"/>
          </w:tcPr>
          <w:p w14:paraId="47D1F1F5"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50F0F4F4"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18</w:t>
            </w:r>
          </w:p>
        </w:tc>
      </w:tr>
      <w:tr w:rsidR="001524C5" w:rsidRPr="00087642" w14:paraId="24DFCD71" w14:textId="77777777" w:rsidTr="00906062">
        <w:tc>
          <w:tcPr>
            <w:tcW w:w="2518" w:type="dxa"/>
          </w:tcPr>
          <w:p w14:paraId="2854C784"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2E8F1B8B" w14:textId="77777777" w:rsidR="001524C5" w:rsidRPr="00087642" w:rsidRDefault="001524C5" w:rsidP="00906062">
            <w:pPr>
              <w:jc w:val="both"/>
              <w:rPr>
                <w:rFonts w:ascii="Arial" w:hAnsi="Arial" w:cs="Arial"/>
                <w:b/>
                <w:lang w:val="es-ES"/>
              </w:rPr>
            </w:pPr>
            <w:r w:rsidRPr="00087642">
              <w:rPr>
                <w:rFonts w:ascii="Arial" w:hAnsi="Arial" w:cs="Arial"/>
                <w:b/>
                <w:lang w:val="es-ES"/>
              </w:rPr>
              <w:t>Llanos Orientales</w:t>
            </w:r>
          </w:p>
        </w:tc>
      </w:tr>
      <w:tr w:rsidR="001524C5" w:rsidRPr="00087642" w14:paraId="54E4ECBB" w14:textId="77777777" w:rsidTr="00906062">
        <w:tc>
          <w:tcPr>
            <w:tcW w:w="2518" w:type="dxa"/>
          </w:tcPr>
          <w:p w14:paraId="6CEE960C"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0AF595DE" w14:textId="77777777" w:rsidR="001524C5" w:rsidRPr="00087642" w:rsidRDefault="00485F03" w:rsidP="00906062">
            <w:pPr>
              <w:jc w:val="both"/>
              <w:rPr>
                <w:rFonts w:ascii="Arial" w:hAnsi="Arial" w:cs="Arial"/>
                <w:noProof/>
                <w:lang w:eastAsia="es-CO"/>
              </w:rPr>
            </w:pPr>
            <w:hyperlink r:id="rId45" w:history="1">
              <w:r w:rsidR="001524C5" w:rsidRPr="00087642">
                <w:rPr>
                  <w:rStyle w:val="Hipervnculo"/>
                  <w:rFonts w:ascii="Arial" w:hAnsi="Arial" w:cs="Arial"/>
                  <w:noProof/>
                  <w:lang w:eastAsia="es-CO"/>
                </w:rPr>
                <w:t>http://www.imeditores.com/banocc/orinoquia/fotos.php?id=2</w:t>
              </w:r>
            </w:hyperlink>
          </w:p>
          <w:p w14:paraId="1F7A7AEA" w14:textId="77777777" w:rsidR="001524C5" w:rsidRPr="00087642" w:rsidRDefault="001524C5" w:rsidP="00906062">
            <w:pPr>
              <w:jc w:val="both"/>
              <w:rPr>
                <w:rFonts w:ascii="Arial" w:hAnsi="Arial" w:cs="Arial"/>
                <w:noProof/>
                <w:lang w:eastAsia="es-CO"/>
              </w:rPr>
            </w:pPr>
          </w:p>
          <w:p w14:paraId="14588561"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12BDB47D" wp14:editId="07777777">
                  <wp:extent cx="1714500" cy="1135380"/>
                  <wp:effectExtent l="0" t="0" r="0" b="0"/>
                  <wp:docPr id="61" name="Imagen 61" descr="http://www.imeditores.com/banocc/orinoquia/display_image.php?src=fotos/450x50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imeditores.com/banocc/orinoquia/display_image.php?src=fotos/450x500/4_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8986" cy="1138351"/>
                          </a:xfrm>
                          <a:prstGeom prst="rect">
                            <a:avLst/>
                          </a:prstGeom>
                          <a:noFill/>
                          <a:ln>
                            <a:noFill/>
                          </a:ln>
                        </pic:spPr>
                      </pic:pic>
                    </a:graphicData>
                  </a:graphic>
                </wp:inline>
              </w:drawing>
            </w:r>
          </w:p>
        </w:tc>
      </w:tr>
      <w:tr w:rsidR="001524C5" w:rsidRPr="00087642" w14:paraId="1AC04C23" w14:textId="77777777" w:rsidTr="00906062">
        <w:tc>
          <w:tcPr>
            <w:tcW w:w="2518" w:type="dxa"/>
          </w:tcPr>
          <w:p w14:paraId="37D9816C"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3CA42631" w14:textId="201B5FE2" w:rsidR="001524C5" w:rsidRPr="00087642" w:rsidRDefault="001524C5" w:rsidP="001F45AE">
            <w:pPr>
              <w:jc w:val="both"/>
              <w:rPr>
                <w:rFonts w:ascii="Arial" w:hAnsi="Arial" w:cs="Arial"/>
                <w:lang w:val="es-ES_tradnl"/>
              </w:rPr>
            </w:pPr>
            <w:r w:rsidRPr="00087642">
              <w:rPr>
                <w:rFonts w:ascii="Arial" w:hAnsi="Arial" w:cs="Arial"/>
                <w:b/>
                <w:lang w:val="es-ES_tradnl"/>
              </w:rPr>
              <w:t>Llanos Orientales</w:t>
            </w:r>
            <w:r w:rsidRPr="00087642">
              <w:rPr>
                <w:rFonts w:ascii="Arial" w:hAnsi="Arial" w:cs="Arial"/>
                <w:lang w:val="es-ES_tradnl"/>
              </w:rPr>
              <w:t xml:space="preserve"> de la Orinoqu</w:t>
            </w:r>
            <w:del w:id="499" w:author="TOSHIBA" w:date="2016-03-08T10:28:00Z">
              <w:r w:rsidRPr="00087642" w:rsidDel="001F45AE">
                <w:rPr>
                  <w:rFonts w:ascii="Arial" w:hAnsi="Arial" w:cs="Arial"/>
                  <w:lang w:val="es-ES_tradnl"/>
                </w:rPr>
                <w:delText>í</w:delText>
              </w:r>
            </w:del>
            <w:ins w:id="500" w:author="TOSHIBA" w:date="2016-03-08T10:28:00Z">
              <w:r w:rsidR="001F45AE">
                <w:rPr>
                  <w:rFonts w:ascii="Arial" w:hAnsi="Arial" w:cs="Arial"/>
                  <w:lang w:val="es-ES_tradnl"/>
                </w:rPr>
                <w:t>i</w:t>
              </w:r>
            </w:ins>
            <w:r w:rsidRPr="00087642">
              <w:rPr>
                <w:rFonts w:ascii="Arial" w:hAnsi="Arial" w:cs="Arial"/>
                <w:lang w:val="es-ES_tradnl"/>
              </w:rPr>
              <w:t>a colombiana.</w:t>
            </w:r>
          </w:p>
        </w:tc>
      </w:tr>
    </w:tbl>
    <w:p w14:paraId="6D3DF0F2" w14:textId="77777777" w:rsidR="001524C5" w:rsidRPr="00087642" w:rsidRDefault="001524C5" w:rsidP="001524C5">
      <w:pPr>
        <w:rPr>
          <w:rFonts w:ascii="Arial" w:hAnsi="Arial" w:cs="Arial"/>
        </w:rPr>
      </w:pPr>
    </w:p>
    <w:p w14:paraId="2CA25B78" w14:textId="7D9636ED" w:rsidR="001524C5" w:rsidRPr="00087642" w:rsidRDefault="00087642" w:rsidP="005C24F3">
      <w:pPr>
        <w:rPr>
          <w:rFonts w:ascii="Arial" w:hAnsi="Arial" w:cs="Arial"/>
          <w:b/>
        </w:rPr>
      </w:pPr>
      <w:r w:rsidRPr="00087642">
        <w:rPr>
          <w:rFonts w:ascii="Arial" w:hAnsi="Arial" w:cs="Arial"/>
          <w:highlight w:val="yellow"/>
        </w:rPr>
        <w:t>[SECCIÓN 3]</w:t>
      </w:r>
      <w:r w:rsidR="005C24F3" w:rsidRPr="00087642">
        <w:rPr>
          <w:rFonts w:ascii="Arial" w:hAnsi="Arial" w:cs="Arial"/>
          <w:b/>
        </w:rPr>
        <w:t xml:space="preserve">3.2.5 </w:t>
      </w:r>
      <w:ins w:id="501" w:author="TOSHIBA" w:date="2016-03-08T17:47:00Z">
        <w:r w:rsidR="00EC00DB">
          <w:rPr>
            <w:rFonts w:ascii="Arial" w:hAnsi="Arial" w:cs="Arial"/>
            <w:b/>
          </w:rPr>
          <w:t xml:space="preserve">La </w:t>
        </w:r>
      </w:ins>
      <w:del w:id="502" w:author="TOSHIBA" w:date="2016-03-08T17:47:00Z">
        <w:r w:rsidR="001524C5" w:rsidRPr="00087642" w:rsidDel="00EC00DB">
          <w:rPr>
            <w:rFonts w:ascii="Arial" w:hAnsi="Arial" w:cs="Arial"/>
            <w:b/>
          </w:rPr>
          <w:delText>L</w:delText>
        </w:r>
      </w:del>
      <w:ins w:id="503" w:author="TOSHIBA" w:date="2016-03-08T17:47:00Z">
        <w:r w:rsidR="00EC00DB">
          <w:rPr>
            <w:rFonts w:ascii="Arial" w:hAnsi="Arial" w:cs="Arial"/>
            <w:b/>
          </w:rPr>
          <w:t>l</w:t>
        </w:r>
      </w:ins>
      <w:r w:rsidR="001524C5" w:rsidRPr="00087642">
        <w:rPr>
          <w:rFonts w:ascii="Arial" w:hAnsi="Arial" w:cs="Arial"/>
          <w:b/>
        </w:rPr>
        <w:t>lanura del Amazonas</w:t>
      </w:r>
    </w:p>
    <w:p w14:paraId="0BEF5BD0" w14:textId="56946763"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lang w:val="es-ES_tradnl"/>
        </w:rPr>
        <w:t xml:space="preserve">La </w:t>
      </w:r>
      <w:r w:rsidR="00520888" w:rsidRPr="00087642">
        <w:rPr>
          <w:rFonts w:ascii="Arial" w:hAnsi="Arial" w:cs="Arial"/>
          <w:sz w:val="22"/>
          <w:szCs w:val="22"/>
          <w:lang w:val="es-ES_tradnl"/>
        </w:rPr>
        <w:t xml:space="preserve">llanura del </w:t>
      </w:r>
      <w:r w:rsidR="00520888" w:rsidRPr="00087642">
        <w:rPr>
          <w:rFonts w:ascii="Arial" w:hAnsi="Arial" w:cs="Arial"/>
          <w:b/>
          <w:sz w:val="22"/>
          <w:szCs w:val="22"/>
        </w:rPr>
        <w:t>Amazonas</w:t>
      </w:r>
      <w:r w:rsidRPr="00087642">
        <w:rPr>
          <w:rFonts w:ascii="Arial" w:hAnsi="Arial" w:cs="Arial"/>
          <w:sz w:val="22"/>
          <w:szCs w:val="22"/>
        </w:rPr>
        <w:t xml:space="preserve"> se diferencia de </w:t>
      </w:r>
      <w:r w:rsidR="00520888" w:rsidRPr="00087642">
        <w:rPr>
          <w:rFonts w:ascii="Arial" w:hAnsi="Arial" w:cs="Arial"/>
          <w:sz w:val="22"/>
          <w:szCs w:val="22"/>
        </w:rPr>
        <w:t>la del Orinoco</w:t>
      </w:r>
      <w:r w:rsidRPr="00087642">
        <w:rPr>
          <w:rFonts w:ascii="Arial" w:hAnsi="Arial" w:cs="Arial"/>
          <w:sz w:val="22"/>
          <w:szCs w:val="22"/>
        </w:rPr>
        <w:t xml:space="preserve"> por la cobertura vegetal constituida esencialmente por enormes selvas. El límite con la Orinoqu</w:t>
      </w:r>
      <w:r w:rsidR="009A3074">
        <w:rPr>
          <w:rFonts w:ascii="Arial" w:hAnsi="Arial" w:cs="Arial"/>
          <w:sz w:val="22"/>
          <w:szCs w:val="22"/>
        </w:rPr>
        <w:t>i</w:t>
      </w:r>
      <w:r w:rsidRPr="00087642">
        <w:rPr>
          <w:rFonts w:ascii="Arial" w:hAnsi="Arial" w:cs="Arial"/>
          <w:sz w:val="22"/>
          <w:szCs w:val="22"/>
        </w:rPr>
        <w:t>a se basa en un criterio biogeográfico y ecológico (regió</w:t>
      </w:r>
      <w:r w:rsidR="00520888" w:rsidRPr="00087642">
        <w:rPr>
          <w:rFonts w:ascii="Arial" w:hAnsi="Arial" w:cs="Arial"/>
          <w:sz w:val="22"/>
          <w:szCs w:val="22"/>
        </w:rPr>
        <w:t>n amazónica selvática) más que a</w:t>
      </w:r>
      <w:r w:rsidRPr="00087642">
        <w:rPr>
          <w:rFonts w:ascii="Arial" w:hAnsi="Arial" w:cs="Arial"/>
          <w:sz w:val="22"/>
          <w:szCs w:val="22"/>
        </w:rPr>
        <w:t>l límite</w:t>
      </w:r>
      <w:r w:rsidR="007160F8">
        <w:rPr>
          <w:rFonts w:ascii="Arial" w:hAnsi="Arial" w:cs="Arial"/>
          <w:sz w:val="22"/>
          <w:szCs w:val="22"/>
        </w:rPr>
        <w:t xml:space="preserve"> tradicionalmente</w:t>
      </w:r>
      <w:r w:rsidRPr="00087642">
        <w:rPr>
          <w:rFonts w:ascii="Arial" w:hAnsi="Arial" w:cs="Arial"/>
          <w:sz w:val="22"/>
          <w:szCs w:val="22"/>
        </w:rPr>
        <w:t xml:space="preserve"> definido por el </w:t>
      </w:r>
      <w:r w:rsidRPr="00087642">
        <w:rPr>
          <w:rFonts w:ascii="Arial" w:hAnsi="Arial" w:cs="Arial"/>
          <w:b/>
          <w:sz w:val="22"/>
          <w:szCs w:val="22"/>
        </w:rPr>
        <w:t>río Guaviare</w:t>
      </w:r>
      <w:r w:rsidRPr="00087642">
        <w:rPr>
          <w:rFonts w:ascii="Arial" w:hAnsi="Arial" w:cs="Arial"/>
          <w:sz w:val="22"/>
          <w:szCs w:val="22"/>
        </w:rPr>
        <w:t>. La Amazon</w:t>
      </w:r>
      <w:r w:rsidR="009A3074">
        <w:rPr>
          <w:rFonts w:ascii="Arial" w:hAnsi="Arial" w:cs="Arial"/>
          <w:sz w:val="22"/>
          <w:szCs w:val="22"/>
        </w:rPr>
        <w:t>i</w:t>
      </w:r>
      <w:r w:rsidRPr="00087642">
        <w:rPr>
          <w:rFonts w:ascii="Arial" w:hAnsi="Arial" w:cs="Arial"/>
          <w:sz w:val="22"/>
          <w:szCs w:val="22"/>
        </w:rPr>
        <w:t xml:space="preserve">a se extiende desde las selvas del </w:t>
      </w:r>
      <w:r w:rsidR="00520888" w:rsidRPr="00087642">
        <w:rPr>
          <w:rFonts w:ascii="Arial" w:hAnsi="Arial" w:cs="Arial"/>
          <w:sz w:val="22"/>
          <w:szCs w:val="22"/>
        </w:rPr>
        <w:t>oriente</w:t>
      </w:r>
      <w:r w:rsidRPr="00087642">
        <w:rPr>
          <w:rFonts w:ascii="Arial" w:hAnsi="Arial" w:cs="Arial"/>
          <w:sz w:val="22"/>
          <w:szCs w:val="22"/>
        </w:rPr>
        <w:t xml:space="preserve"> y sur del </w:t>
      </w:r>
      <w:r w:rsidRPr="00087642">
        <w:rPr>
          <w:rFonts w:ascii="Arial" w:hAnsi="Arial" w:cs="Arial"/>
          <w:b/>
          <w:sz w:val="22"/>
          <w:szCs w:val="22"/>
        </w:rPr>
        <w:t>río Vichada</w:t>
      </w:r>
      <w:r w:rsidRPr="00087642">
        <w:rPr>
          <w:rFonts w:ascii="Arial" w:hAnsi="Arial" w:cs="Arial"/>
          <w:sz w:val="22"/>
          <w:szCs w:val="22"/>
        </w:rPr>
        <w:t xml:space="preserve">, hasta la confluencia del </w:t>
      </w:r>
      <w:r w:rsidRPr="00087642">
        <w:rPr>
          <w:rFonts w:ascii="Arial" w:hAnsi="Arial" w:cs="Arial"/>
          <w:b/>
          <w:sz w:val="22"/>
          <w:szCs w:val="22"/>
        </w:rPr>
        <w:t>río Ariari</w:t>
      </w:r>
      <w:r w:rsidRPr="00087642">
        <w:rPr>
          <w:rFonts w:ascii="Arial" w:hAnsi="Arial" w:cs="Arial"/>
          <w:sz w:val="22"/>
          <w:szCs w:val="22"/>
        </w:rPr>
        <w:t xml:space="preserve">, y desde allí hasta las estribaciones </w:t>
      </w:r>
      <w:r w:rsidR="00371B76" w:rsidRPr="00087642">
        <w:rPr>
          <w:rFonts w:ascii="Arial" w:hAnsi="Arial" w:cs="Arial"/>
          <w:sz w:val="22"/>
          <w:szCs w:val="22"/>
        </w:rPr>
        <w:t xml:space="preserve">del sur </w:t>
      </w:r>
      <w:r w:rsidRPr="00087642">
        <w:rPr>
          <w:rFonts w:ascii="Arial" w:hAnsi="Arial" w:cs="Arial"/>
          <w:sz w:val="22"/>
          <w:szCs w:val="22"/>
        </w:rPr>
        <w:t xml:space="preserve">de la </w:t>
      </w:r>
      <w:r w:rsidR="009A3074">
        <w:rPr>
          <w:rFonts w:ascii="Arial" w:hAnsi="Arial" w:cs="Arial"/>
          <w:sz w:val="22"/>
          <w:szCs w:val="22"/>
        </w:rPr>
        <w:t>c</w:t>
      </w:r>
      <w:r w:rsidRPr="00087642">
        <w:rPr>
          <w:rFonts w:ascii="Arial" w:hAnsi="Arial" w:cs="Arial"/>
          <w:sz w:val="22"/>
          <w:szCs w:val="22"/>
        </w:rPr>
        <w:t>ordillera Oriental.</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1091C025" w14:textId="77777777" w:rsidTr="00906062">
        <w:tc>
          <w:tcPr>
            <w:tcW w:w="9054" w:type="dxa"/>
            <w:gridSpan w:val="2"/>
            <w:shd w:val="clear" w:color="auto" w:fill="0D0D0D" w:themeFill="text1" w:themeFillTint="F2"/>
          </w:tcPr>
          <w:p w14:paraId="6F64AC1C"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36AB9870" w14:textId="77777777" w:rsidTr="00906062">
        <w:tc>
          <w:tcPr>
            <w:tcW w:w="2518" w:type="dxa"/>
          </w:tcPr>
          <w:p w14:paraId="6D166643"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2BD04079" w14:textId="06C62779" w:rsidR="001524C5" w:rsidRPr="00087642" w:rsidRDefault="001524C5" w:rsidP="00EC00DB">
            <w:pPr>
              <w:jc w:val="both"/>
              <w:rPr>
                <w:rFonts w:ascii="Arial" w:hAnsi="Arial" w:cs="Arial"/>
              </w:rPr>
            </w:pPr>
            <w:r w:rsidRPr="00087642">
              <w:rPr>
                <w:rFonts w:ascii="Arial" w:hAnsi="Arial" w:cs="Arial"/>
              </w:rPr>
              <w:t>CS_07_08_</w:t>
            </w:r>
            <w:r w:rsidR="009166BC">
              <w:rPr>
                <w:rFonts w:ascii="Arial" w:hAnsi="Arial" w:cs="Arial"/>
              </w:rPr>
              <w:t>C0</w:t>
            </w:r>
            <w:del w:id="504" w:author="TOSHIBA" w:date="2016-03-08T17:48:00Z">
              <w:r w:rsidR="009166BC" w:rsidDel="00EC00DB">
                <w:rPr>
                  <w:rFonts w:ascii="Arial" w:hAnsi="Arial" w:cs="Arial"/>
                </w:rPr>
                <w:delText xml:space="preserve"> </w:delText>
              </w:r>
            </w:del>
            <w:r w:rsidRPr="00087642">
              <w:rPr>
                <w:rFonts w:ascii="Arial" w:hAnsi="Arial" w:cs="Arial"/>
                <w:lang w:val="en-US"/>
              </w:rPr>
              <w:t>IMG</w:t>
            </w:r>
            <w:r w:rsidR="009166BC">
              <w:rPr>
                <w:rFonts w:ascii="Arial" w:hAnsi="Arial" w:cs="Arial"/>
                <w:lang w:val="en-US"/>
              </w:rPr>
              <w:t>19</w:t>
            </w:r>
          </w:p>
        </w:tc>
      </w:tr>
      <w:tr w:rsidR="001524C5" w:rsidRPr="00087642" w14:paraId="796D4D48" w14:textId="77777777" w:rsidTr="00906062">
        <w:tc>
          <w:tcPr>
            <w:tcW w:w="2518" w:type="dxa"/>
          </w:tcPr>
          <w:p w14:paraId="2B7816B9"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6DF1D02E" w14:textId="0705E034" w:rsidR="001524C5" w:rsidRPr="00087642" w:rsidRDefault="001524C5" w:rsidP="001F45AE">
            <w:pPr>
              <w:jc w:val="both"/>
              <w:rPr>
                <w:rFonts w:ascii="Arial" w:hAnsi="Arial" w:cs="Arial"/>
                <w:b/>
                <w:lang w:val="es-ES"/>
              </w:rPr>
            </w:pPr>
            <w:r w:rsidRPr="00087642">
              <w:rPr>
                <w:rFonts w:ascii="Arial" w:hAnsi="Arial" w:cs="Arial"/>
                <w:b/>
                <w:lang w:val="es-ES"/>
              </w:rPr>
              <w:t>Amazon</w:t>
            </w:r>
            <w:del w:id="505" w:author="TOSHIBA" w:date="2016-03-08T10:29:00Z">
              <w:r w:rsidRPr="00087642" w:rsidDel="001F45AE">
                <w:rPr>
                  <w:rFonts w:ascii="Arial" w:hAnsi="Arial" w:cs="Arial"/>
                  <w:b/>
                  <w:lang w:val="es-ES"/>
                </w:rPr>
                <w:delText>í</w:delText>
              </w:r>
            </w:del>
            <w:ins w:id="506" w:author="TOSHIBA" w:date="2016-03-08T10:29:00Z">
              <w:r w:rsidR="001F45AE">
                <w:rPr>
                  <w:rFonts w:ascii="Arial" w:hAnsi="Arial" w:cs="Arial"/>
                  <w:b/>
                  <w:lang w:val="es-ES"/>
                </w:rPr>
                <w:t>i</w:t>
              </w:r>
            </w:ins>
            <w:r w:rsidRPr="00087642">
              <w:rPr>
                <w:rFonts w:ascii="Arial" w:hAnsi="Arial" w:cs="Arial"/>
                <w:b/>
                <w:lang w:val="es-ES"/>
              </w:rPr>
              <w:t>a colombiana</w:t>
            </w:r>
          </w:p>
        </w:tc>
      </w:tr>
      <w:tr w:rsidR="001524C5" w:rsidRPr="00087642" w14:paraId="29C2BFA8" w14:textId="77777777" w:rsidTr="00906062">
        <w:tc>
          <w:tcPr>
            <w:tcW w:w="2518" w:type="dxa"/>
          </w:tcPr>
          <w:p w14:paraId="0D1B6C2B"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267E2639" w14:textId="77777777" w:rsidR="001524C5" w:rsidRPr="00087642" w:rsidRDefault="00485F03" w:rsidP="00906062">
            <w:pPr>
              <w:jc w:val="both"/>
              <w:rPr>
                <w:rFonts w:ascii="Arial" w:hAnsi="Arial" w:cs="Arial"/>
                <w:noProof/>
                <w:lang w:eastAsia="es-CO"/>
              </w:rPr>
            </w:pPr>
            <w:hyperlink r:id="rId47" w:history="1">
              <w:r w:rsidR="001524C5" w:rsidRPr="00087642">
                <w:rPr>
                  <w:rStyle w:val="Hipervnculo"/>
                  <w:rFonts w:ascii="Arial" w:hAnsi="Arial" w:cs="Arial"/>
                  <w:noProof/>
                  <w:lang w:eastAsia="es-CO"/>
                </w:rPr>
                <w:t>http://www.imeditores.com/banocc/amazonia/fotos.php?id=30</w:t>
              </w:r>
            </w:hyperlink>
          </w:p>
          <w:p w14:paraId="5FCF9D84" w14:textId="77777777" w:rsidR="001524C5" w:rsidRPr="00087642" w:rsidRDefault="001524C5" w:rsidP="00906062">
            <w:pPr>
              <w:jc w:val="both"/>
              <w:rPr>
                <w:rFonts w:ascii="Arial" w:hAnsi="Arial" w:cs="Arial"/>
                <w:noProof/>
                <w:lang w:eastAsia="es-CO"/>
              </w:rPr>
            </w:pPr>
          </w:p>
          <w:p w14:paraId="6D4D1F2B"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268B42F3" wp14:editId="07777777">
                  <wp:extent cx="1033843" cy="1543050"/>
                  <wp:effectExtent l="0" t="0" r="0" b="0"/>
                  <wp:docPr id="63" name="Imagen 63" descr="http://www.imeditores.com/banocc/amazonia/display_image.php?src=fotos/450x500/P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imeditores.com/banocc/amazonia/display_image.php?src=fotos/450x500/P2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5947" cy="1546190"/>
                          </a:xfrm>
                          <a:prstGeom prst="rect">
                            <a:avLst/>
                          </a:prstGeom>
                          <a:noFill/>
                          <a:ln>
                            <a:noFill/>
                          </a:ln>
                        </pic:spPr>
                      </pic:pic>
                    </a:graphicData>
                  </a:graphic>
                </wp:inline>
              </w:drawing>
            </w:r>
          </w:p>
        </w:tc>
      </w:tr>
      <w:tr w:rsidR="001524C5" w:rsidRPr="00087642" w14:paraId="564AE001" w14:textId="77777777" w:rsidTr="00906062">
        <w:tc>
          <w:tcPr>
            <w:tcW w:w="2518" w:type="dxa"/>
          </w:tcPr>
          <w:p w14:paraId="65EBCCA1"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44C6B3AC" w14:textId="7AE50CB8" w:rsidR="001524C5" w:rsidRPr="00087642" w:rsidRDefault="001524C5" w:rsidP="00EC00DB">
            <w:pPr>
              <w:jc w:val="both"/>
              <w:rPr>
                <w:rFonts w:ascii="Arial" w:hAnsi="Arial" w:cs="Arial"/>
                <w:lang w:val="es-ES_tradnl"/>
              </w:rPr>
            </w:pPr>
            <w:r w:rsidRPr="00087642">
              <w:rPr>
                <w:rFonts w:ascii="Arial" w:hAnsi="Arial" w:cs="Arial"/>
                <w:lang w:val="es-ES_tradnl"/>
              </w:rPr>
              <w:t xml:space="preserve">La </w:t>
            </w:r>
            <w:r w:rsidRPr="00087642">
              <w:rPr>
                <w:rFonts w:ascii="Arial" w:hAnsi="Arial" w:cs="Arial"/>
                <w:b/>
                <w:lang w:val="es-ES_tradnl"/>
              </w:rPr>
              <w:t>Amazon</w:t>
            </w:r>
            <w:r w:rsidR="009A3074">
              <w:rPr>
                <w:rFonts w:ascii="Arial" w:hAnsi="Arial" w:cs="Arial"/>
                <w:b/>
                <w:lang w:val="es-ES_tradnl"/>
              </w:rPr>
              <w:t>i</w:t>
            </w:r>
            <w:r w:rsidRPr="00087642">
              <w:rPr>
                <w:rFonts w:ascii="Arial" w:hAnsi="Arial" w:cs="Arial"/>
                <w:b/>
                <w:lang w:val="es-ES_tradnl"/>
              </w:rPr>
              <w:t>a</w:t>
            </w:r>
            <w:r w:rsidRPr="00087642">
              <w:rPr>
                <w:rFonts w:ascii="Arial" w:hAnsi="Arial" w:cs="Arial"/>
                <w:lang w:val="es-ES_tradnl"/>
              </w:rPr>
              <w:t xml:space="preserve"> se ha visto afectada por la tala y quema </w:t>
            </w:r>
            <w:del w:id="507" w:author="TOSHIBA" w:date="2016-03-08T17:48:00Z">
              <w:r w:rsidRPr="00087642" w:rsidDel="00EC00DB">
                <w:rPr>
                  <w:rFonts w:ascii="Arial" w:hAnsi="Arial" w:cs="Arial"/>
                  <w:lang w:val="es-ES_tradnl"/>
                </w:rPr>
                <w:delText xml:space="preserve">que se ha </w:delText>
              </w:r>
            </w:del>
            <w:r w:rsidRPr="00087642">
              <w:rPr>
                <w:rFonts w:ascii="Arial" w:hAnsi="Arial" w:cs="Arial"/>
                <w:lang w:val="es-ES_tradnl"/>
              </w:rPr>
              <w:t>llevada a cabo para la agricultura y la ganadería extensiva.</w:t>
            </w:r>
          </w:p>
        </w:tc>
      </w:tr>
    </w:tbl>
    <w:p w14:paraId="77462E28" w14:textId="77777777" w:rsidR="001524C5" w:rsidRPr="00087642" w:rsidRDefault="001524C5" w:rsidP="001524C5">
      <w:pPr>
        <w:pStyle w:val="u"/>
        <w:shd w:val="clear" w:color="auto" w:fill="FFFFFF"/>
        <w:spacing w:before="0" w:beforeAutospacing="0" w:after="0"/>
        <w:jc w:val="both"/>
        <w:rPr>
          <w:rFonts w:ascii="Arial" w:hAnsi="Arial" w:cs="Arial"/>
          <w:sz w:val="22"/>
          <w:szCs w:val="22"/>
          <w:lang w:val="es-ES_tradnl"/>
        </w:rPr>
      </w:pPr>
    </w:p>
    <w:p w14:paraId="396D94FB" w14:textId="77777777" w:rsidR="00371B76" w:rsidRPr="00087642" w:rsidRDefault="00371B76"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La llanura presenta algunas formaciones de relieves ondulados y aislados.</w:t>
      </w:r>
    </w:p>
    <w:p w14:paraId="16783656" w14:textId="1B9A1DE3"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La</w:t>
      </w:r>
      <w:r w:rsidRPr="00087642">
        <w:rPr>
          <w:rFonts w:ascii="Arial" w:hAnsi="Arial" w:cs="Arial"/>
          <w:b/>
          <w:sz w:val="22"/>
          <w:szCs w:val="22"/>
        </w:rPr>
        <w:t xml:space="preserve"> </w:t>
      </w:r>
      <w:r w:rsidR="009A3074">
        <w:rPr>
          <w:rFonts w:ascii="Arial" w:hAnsi="Arial" w:cs="Arial"/>
          <w:b/>
          <w:sz w:val="22"/>
          <w:szCs w:val="22"/>
        </w:rPr>
        <w:t>s</w:t>
      </w:r>
      <w:r w:rsidRPr="00087642">
        <w:rPr>
          <w:rFonts w:ascii="Arial" w:hAnsi="Arial" w:cs="Arial"/>
          <w:b/>
          <w:sz w:val="22"/>
          <w:szCs w:val="22"/>
        </w:rPr>
        <w:t xml:space="preserve">ierra de la Macarena </w:t>
      </w:r>
      <w:r w:rsidRPr="00087642">
        <w:rPr>
          <w:rFonts w:ascii="Arial" w:hAnsi="Arial" w:cs="Arial"/>
          <w:sz w:val="22"/>
          <w:szCs w:val="22"/>
        </w:rPr>
        <w:t>se encuentra anexa al piedemonte andino, al suro</w:t>
      </w:r>
      <w:r w:rsidR="00371B76" w:rsidRPr="00087642">
        <w:rPr>
          <w:rFonts w:ascii="Arial" w:hAnsi="Arial" w:cs="Arial"/>
          <w:sz w:val="22"/>
          <w:szCs w:val="22"/>
        </w:rPr>
        <w:t>riente</w:t>
      </w:r>
      <w:r w:rsidRPr="00087642">
        <w:rPr>
          <w:rFonts w:ascii="Arial" w:hAnsi="Arial" w:cs="Arial"/>
          <w:sz w:val="22"/>
          <w:szCs w:val="22"/>
        </w:rPr>
        <w:t xml:space="preserve"> del departamento del Me</w:t>
      </w:r>
      <w:r w:rsidR="007160F8">
        <w:rPr>
          <w:rFonts w:ascii="Arial" w:hAnsi="Arial" w:cs="Arial"/>
          <w:sz w:val="22"/>
          <w:szCs w:val="22"/>
        </w:rPr>
        <w:t xml:space="preserve">ta. Se extiende sobre unos 120 </w:t>
      </w:r>
      <w:r w:rsidR="009A3074">
        <w:rPr>
          <w:rFonts w:ascii="Arial" w:hAnsi="Arial" w:cs="Arial"/>
          <w:sz w:val="22"/>
          <w:szCs w:val="22"/>
        </w:rPr>
        <w:t>k</w:t>
      </w:r>
      <w:r w:rsidRPr="00087642">
        <w:rPr>
          <w:rFonts w:ascii="Arial" w:hAnsi="Arial" w:cs="Arial"/>
          <w:sz w:val="22"/>
          <w:szCs w:val="22"/>
        </w:rPr>
        <w:t xml:space="preserve">m en dirección </w:t>
      </w:r>
      <w:del w:id="508" w:author="TOSHIBA" w:date="2016-03-08T10:30:00Z">
        <w:r w:rsidRPr="00087642" w:rsidDel="001F45AE">
          <w:rPr>
            <w:rFonts w:ascii="Arial" w:hAnsi="Arial" w:cs="Arial"/>
            <w:sz w:val="22"/>
            <w:szCs w:val="22"/>
          </w:rPr>
          <w:delText>N</w:delText>
        </w:r>
      </w:del>
      <w:ins w:id="509" w:author="TOSHIBA" w:date="2016-03-08T10:30:00Z">
        <w:r w:rsidR="001F45AE">
          <w:rPr>
            <w:rFonts w:ascii="Arial" w:hAnsi="Arial" w:cs="Arial"/>
            <w:sz w:val="22"/>
            <w:szCs w:val="22"/>
          </w:rPr>
          <w:t>n</w:t>
        </w:r>
      </w:ins>
      <w:r w:rsidR="00371B76" w:rsidRPr="00087642">
        <w:rPr>
          <w:rFonts w:ascii="Arial" w:hAnsi="Arial" w:cs="Arial"/>
          <w:sz w:val="22"/>
          <w:szCs w:val="22"/>
        </w:rPr>
        <w:t>orte-</w:t>
      </w:r>
      <w:del w:id="510" w:author="TOSHIBA" w:date="2016-03-08T10:30:00Z">
        <w:r w:rsidRPr="00087642" w:rsidDel="001F45AE">
          <w:rPr>
            <w:rFonts w:ascii="Arial" w:hAnsi="Arial" w:cs="Arial"/>
            <w:sz w:val="22"/>
            <w:szCs w:val="22"/>
          </w:rPr>
          <w:delText>S</w:delText>
        </w:r>
      </w:del>
      <w:ins w:id="511" w:author="TOSHIBA" w:date="2016-03-08T10:30:00Z">
        <w:r w:rsidR="001F45AE">
          <w:rPr>
            <w:rFonts w:ascii="Arial" w:hAnsi="Arial" w:cs="Arial"/>
            <w:sz w:val="22"/>
            <w:szCs w:val="22"/>
          </w:rPr>
          <w:t>s</w:t>
        </w:r>
      </w:ins>
      <w:r w:rsidR="00371B76" w:rsidRPr="00087642">
        <w:rPr>
          <w:rFonts w:ascii="Arial" w:hAnsi="Arial" w:cs="Arial"/>
          <w:sz w:val="22"/>
          <w:szCs w:val="22"/>
        </w:rPr>
        <w:t>ur</w:t>
      </w:r>
      <w:r w:rsidRPr="00087642">
        <w:rPr>
          <w:rFonts w:ascii="Arial" w:hAnsi="Arial" w:cs="Arial"/>
          <w:sz w:val="22"/>
          <w:szCs w:val="22"/>
        </w:rPr>
        <w:t>, cuyas mayores elevaciones exceden los 2000 m</w:t>
      </w:r>
      <w:del w:id="512" w:author="TOSHIBA" w:date="2016-03-08T10:30:00Z">
        <w:r w:rsidRPr="00087642" w:rsidDel="001F45AE">
          <w:rPr>
            <w:rFonts w:ascii="Arial" w:hAnsi="Arial" w:cs="Arial"/>
            <w:sz w:val="22"/>
            <w:szCs w:val="22"/>
          </w:rPr>
          <w:delText>snm</w:delText>
        </w:r>
      </w:del>
      <w:r w:rsidRPr="00087642">
        <w:rPr>
          <w:rFonts w:ascii="Arial" w:hAnsi="Arial" w:cs="Arial"/>
          <w:sz w:val="22"/>
          <w:szCs w:val="22"/>
        </w:rPr>
        <w:t xml:space="preserve">. Tiene una estructura geológica intermedia entre el </w:t>
      </w:r>
      <w:ins w:id="513" w:author="TOSHIBA" w:date="2016-03-08T10:30:00Z">
        <w:r w:rsidR="001F45AE">
          <w:rPr>
            <w:rFonts w:ascii="Arial" w:hAnsi="Arial" w:cs="Arial"/>
            <w:b/>
            <w:sz w:val="22"/>
            <w:szCs w:val="22"/>
          </w:rPr>
          <w:t>m</w:t>
        </w:r>
      </w:ins>
      <w:del w:id="514" w:author="TOSHIBA" w:date="2016-03-08T10:30:00Z">
        <w:r w:rsidRPr="00087642" w:rsidDel="001F45AE">
          <w:rPr>
            <w:rFonts w:ascii="Arial" w:hAnsi="Arial" w:cs="Arial"/>
            <w:b/>
            <w:sz w:val="22"/>
            <w:szCs w:val="22"/>
          </w:rPr>
          <w:delText>M</w:delText>
        </w:r>
      </w:del>
      <w:r w:rsidRPr="00087642">
        <w:rPr>
          <w:rFonts w:ascii="Arial" w:hAnsi="Arial" w:cs="Arial"/>
          <w:b/>
          <w:sz w:val="22"/>
          <w:szCs w:val="22"/>
        </w:rPr>
        <w:t>acizo Gu</w:t>
      </w:r>
      <w:ins w:id="515" w:author="TOSHIBA" w:date="2016-03-08T17:52:00Z">
        <w:r w:rsidR="00FA6A23">
          <w:rPr>
            <w:rFonts w:ascii="Arial" w:hAnsi="Arial" w:cs="Arial"/>
            <w:b/>
            <w:sz w:val="22"/>
            <w:szCs w:val="22"/>
          </w:rPr>
          <w:t>a</w:t>
        </w:r>
      </w:ins>
      <w:r w:rsidRPr="00087642">
        <w:rPr>
          <w:rFonts w:ascii="Arial" w:hAnsi="Arial" w:cs="Arial"/>
          <w:b/>
          <w:sz w:val="22"/>
          <w:szCs w:val="22"/>
        </w:rPr>
        <w:t>yanés</w:t>
      </w:r>
      <w:r w:rsidRPr="00087642">
        <w:rPr>
          <w:rFonts w:ascii="Arial" w:hAnsi="Arial" w:cs="Arial"/>
          <w:sz w:val="22"/>
          <w:szCs w:val="22"/>
        </w:rPr>
        <w:t xml:space="preserve"> y la cordillera Oriental.</w:t>
      </w:r>
    </w:p>
    <w:p w14:paraId="4485F28D" w14:textId="74F9568D"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Al sur del río Guaviare aparece</w:t>
      </w:r>
      <w:r w:rsidR="007160F8">
        <w:rPr>
          <w:rFonts w:ascii="Arial" w:hAnsi="Arial" w:cs="Arial"/>
          <w:sz w:val="22"/>
          <w:szCs w:val="22"/>
        </w:rPr>
        <w:t>n</w:t>
      </w:r>
      <w:r w:rsidRPr="00087642">
        <w:rPr>
          <w:rFonts w:ascii="Arial" w:hAnsi="Arial" w:cs="Arial"/>
          <w:sz w:val="22"/>
          <w:szCs w:val="22"/>
        </w:rPr>
        <w:t xml:space="preserve"> afloramientos rocosos, mesas, cerros-islas (</w:t>
      </w:r>
      <w:r w:rsidRPr="00087642">
        <w:rPr>
          <w:rFonts w:ascii="Arial" w:hAnsi="Arial" w:cs="Arial"/>
          <w:i/>
          <w:sz w:val="22"/>
          <w:szCs w:val="22"/>
        </w:rPr>
        <w:t>inselbergs)</w:t>
      </w:r>
      <w:ins w:id="516" w:author="TOSHIBA" w:date="2016-03-08T10:31:00Z">
        <w:r w:rsidR="001F45AE">
          <w:rPr>
            <w:rFonts w:ascii="Arial" w:hAnsi="Arial" w:cs="Arial"/>
            <w:i/>
            <w:sz w:val="22"/>
            <w:szCs w:val="22"/>
          </w:rPr>
          <w:t>,</w:t>
        </w:r>
      </w:ins>
      <w:r w:rsidRPr="00087642">
        <w:rPr>
          <w:rFonts w:ascii="Arial" w:hAnsi="Arial" w:cs="Arial"/>
          <w:sz w:val="22"/>
          <w:szCs w:val="22"/>
        </w:rPr>
        <w:t xml:space="preserve"> que interrumpen la uniformidad de la planicie. Son de gran interés por las peculiaridades de su flora y fauna. El conjunto que alcanza la mayor extensión y elevación es la </w:t>
      </w:r>
      <w:del w:id="517" w:author="TOSHIBA" w:date="2016-03-08T17:52:00Z">
        <w:r w:rsidRPr="00087642" w:rsidDel="00FA6A23">
          <w:rPr>
            <w:rFonts w:ascii="Arial" w:hAnsi="Arial" w:cs="Arial"/>
            <w:b/>
            <w:sz w:val="22"/>
            <w:szCs w:val="22"/>
          </w:rPr>
          <w:delText>S</w:delText>
        </w:r>
      </w:del>
      <w:ins w:id="518" w:author="TOSHIBA" w:date="2016-03-08T17:52:00Z">
        <w:r w:rsidR="00FA6A23">
          <w:rPr>
            <w:rFonts w:ascii="Arial" w:hAnsi="Arial" w:cs="Arial"/>
            <w:b/>
            <w:sz w:val="22"/>
            <w:szCs w:val="22"/>
          </w:rPr>
          <w:t>s</w:t>
        </w:r>
      </w:ins>
      <w:r w:rsidRPr="00087642">
        <w:rPr>
          <w:rFonts w:ascii="Arial" w:hAnsi="Arial" w:cs="Arial"/>
          <w:b/>
          <w:sz w:val="22"/>
          <w:szCs w:val="22"/>
        </w:rPr>
        <w:t>erranía de Chiribiquete</w:t>
      </w:r>
      <w:r w:rsidRPr="00087642">
        <w:rPr>
          <w:rFonts w:ascii="Arial" w:hAnsi="Arial" w:cs="Arial"/>
          <w:sz w:val="22"/>
          <w:szCs w:val="22"/>
        </w:rPr>
        <w:t xml:space="preserve"> y </w:t>
      </w:r>
      <w:ins w:id="519" w:author="TOSHIBA" w:date="2016-03-08T17:52:00Z">
        <w:r w:rsidR="00FA6A23">
          <w:rPr>
            <w:rFonts w:ascii="Arial" w:hAnsi="Arial" w:cs="Arial"/>
            <w:sz w:val="22"/>
            <w:szCs w:val="22"/>
          </w:rPr>
          <w:t xml:space="preserve"> la</w:t>
        </w:r>
      </w:ins>
      <w:ins w:id="520" w:author="TOSHIBA" w:date="2016-03-08T18:05:00Z">
        <w:r w:rsidR="00781496">
          <w:rPr>
            <w:rFonts w:ascii="Arial" w:hAnsi="Arial" w:cs="Arial"/>
            <w:sz w:val="22"/>
            <w:szCs w:val="22"/>
          </w:rPr>
          <w:t>s</w:t>
        </w:r>
      </w:ins>
      <w:ins w:id="521" w:author="TOSHIBA" w:date="2016-03-08T17:52:00Z">
        <w:r w:rsidR="00FA6A23">
          <w:rPr>
            <w:rFonts w:ascii="Arial" w:hAnsi="Arial" w:cs="Arial"/>
            <w:sz w:val="22"/>
            <w:szCs w:val="22"/>
          </w:rPr>
          <w:t xml:space="preserve"> </w:t>
        </w:r>
      </w:ins>
      <w:del w:id="522" w:author="TOSHIBA" w:date="2016-03-08T17:56:00Z">
        <w:r w:rsidRPr="00087642" w:rsidDel="00781496">
          <w:rPr>
            <w:rFonts w:ascii="Arial" w:hAnsi="Arial" w:cs="Arial"/>
            <w:b/>
            <w:sz w:val="22"/>
            <w:szCs w:val="22"/>
          </w:rPr>
          <w:delText>M</w:delText>
        </w:r>
      </w:del>
      <w:ins w:id="523" w:author="TOSHIBA" w:date="2016-03-08T17:56:00Z">
        <w:r w:rsidR="00781496">
          <w:rPr>
            <w:rFonts w:ascii="Arial" w:hAnsi="Arial" w:cs="Arial"/>
            <w:b/>
            <w:sz w:val="22"/>
            <w:szCs w:val="22"/>
          </w:rPr>
          <w:t>m</w:t>
        </w:r>
      </w:ins>
      <w:r w:rsidRPr="00087642">
        <w:rPr>
          <w:rFonts w:ascii="Arial" w:hAnsi="Arial" w:cs="Arial"/>
          <w:b/>
          <w:sz w:val="22"/>
          <w:szCs w:val="22"/>
        </w:rPr>
        <w:t>esas de Iguaje</w:t>
      </w:r>
      <w:r w:rsidRPr="00087642">
        <w:rPr>
          <w:rFonts w:ascii="Arial" w:hAnsi="Arial" w:cs="Arial"/>
          <w:sz w:val="22"/>
          <w:szCs w:val="22"/>
        </w:rPr>
        <w:t xml:space="preserve">, </w:t>
      </w:r>
      <w:r w:rsidR="007160F8">
        <w:rPr>
          <w:rFonts w:ascii="Arial" w:hAnsi="Arial" w:cs="Arial"/>
          <w:sz w:val="22"/>
          <w:szCs w:val="22"/>
        </w:rPr>
        <w:t xml:space="preserve">donde </w:t>
      </w:r>
      <w:r w:rsidRPr="00087642">
        <w:rPr>
          <w:rFonts w:ascii="Arial" w:hAnsi="Arial" w:cs="Arial"/>
          <w:sz w:val="22"/>
          <w:szCs w:val="22"/>
        </w:rPr>
        <w:t>la mayor elevación es de 1</w:t>
      </w:r>
      <w:del w:id="524" w:author="TOSHIBA" w:date="2016-03-08T10:31:00Z">
        <w:r w:rsidR="009A3074" w:rsidDel="001F45AE">
          <w:rPr>
            <w:rFonts w:ascii="Arial" w:hAnsi="Arial" w:cs="Arial"/>
            <w:sz w:val="22"/>
            <w:szCs w:val="22"/>
          </w:rPr>
          <w:delText xml:space="preserve"> </w:delText>
        </w:r>
      </w:del>
      <w:r w:rsidRPr="00087642">
        <w:rPr>
          <w:rFonts w:ascii="Arial" w:hAnsi="Arial" w:cs="Arial"/>
          <w:sz w:val="22"/>
          <w:szCs w:val="22"/>
        </w:rPr>
        <w:t>300 m</w:t>
      </w:r>
      <w:del w:id="525" w:author="TOSHIBA" w:date="2016-03-08T10:31:00Z">
        <w:r w:rsidRPr="00087642" w:rsidDel="001F45AE">
          <w:rPr>
            <w:rFonts w:ascii="Arial" w:hAnsi="Arial" w:cs="Arial"/>
            <w:sz w:val="22"/>
            <w:szCs w:val="22"/>
          </w:rPr>
          <w:delText>snm</w:delText>
        </w:r>
      </w:del>
      <w:r w:rsidRPr="00087642">
        <w:rPr>
          <w:rFonts w:ascii="Arial" w:hAnsi="Arial" w:cs="Arial"/>
          <w:sz w:val="22"/>
          <w:szCs w:val="22"/>
        </w:rPr>
        <w:t>. Están situados entre el sur del departamento del Guaviare y el departamento del Caquetá.</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255CBB9D" w14:textId="77777777" w:rsidTr="00906062">
        <w:tc>
          <w:tcPr>
            <w:tcW w:w="9054" w:type="dxa"/>
            <w:gridSpan w:val="2"/>
            <w:shd w:val="clear" w:color="auto" w:fill="0D0D0D" w:themeFill="text1" w:themeFillTint="F2"/>
          </w:tcPr>
          <w:p w14:paraId="76B83DCB"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107CBD21" w14:textId="77777777" w:rsidTr="00906062">
        <w:tc>
          <w:tcPr>
            <w:tcW w:w="2518" w:type="dxa"/>
          </w:tcPr>
          <w:p w14:paraId="1B8C162A"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164E1D34" w14:textId="1C7A4B32" w:rsidR="001524C5" w:rsidRPr="00087642" w:rsidRDefault="001524C5" w:rsidP="00781496">
            <w:pPr>
              <w:jc w:val="both"/>
              <w:rPr>
                <w:rFonts w:ascii="Arial" w:hAnsi="Arial" w:cs="Arial"/>
              </w:rPr>
            </w:pPr>
            <w:r w:rsidRPr="00087642">
              <w:rPr>
                <w:rFonts w:ascii="Arial" w:hAnsi="Arial" w:cs="Arial"/>
              </w:rPr>
              <w:t>CS_07_08_</w:t>
            </w:r>
            <w:r w:rsidR="009166BC">
              <w:rPr>
                <w:rFonts w:ascii="Arial" w:hAnsi="Arial" w:cs="Arial"/>
              </w:rPr>
              <w:t>CO</w:t>
            </w:r>
            <w:del w:id="526" w:author="TOSHIBA" w:date="2016-03-08T18:06:00Z">
              <w:r w:rsidR="009166BC" w:rsidDel="00781496">
                <w:rPr>
                  <w:rFonts w:ascii="Arial" w:hAnsi="Arial" w:cs="Arial"/>
                </w:rPr>
                <w:delText xml:space="preserve"> </w:delText>
              </w:r>
            </w:del>
            <w:r w:rsidRPr="00087642">
              <w:rPr>
                <w:rFonts w:ascii="Arial" w:hAnsi="Arial" w:cs="Arial"/>
                <w:lang w:val="en-US"/>
              </w:rPr>
              <w:t>IMG</w:t>
            </w:r>
            <w:r w:rsidR="009166BC">
              <w:rPr>
                <w:rFonts w:ascii="Arial" w:hAnsi="Arial" w:cs="Arial"/>
                <w:lang w:val="en-US"/>
              </w:rPr>
              <w:t>20</w:t>
            </w:r>
          </w:p>
        </w:tc>
      </w:tr>
      <w:tr w:rsidR="001524C5" w:rsidRPr="00087642" w14:paraId="2A98A6CA" w14:textId="77777777" w:rsidTr="00906062">
        <w:tc>
          <w:tcPr>
            <w:tcW w:w="2518" w:type="dxa"/>
          </w:tcPr>
          <w:p w14:paraId="6D9485C0"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690F09DB" w14:textId="77777777" w:rsidR="001524C5" w:rsidRPr="00087642" w:rsidRDefault="001524C5" w:rsidP="00906062">
            <w:pPr>
              <w:jc w:val="both"/>
              <w:rPr>
                <w:rFonts w:ascii="Arial" w:hAnsi="Arial" w:cs="Arial"/>
                <w:b/>
                <w:lang w:val="es-ES"/>
              </w:rPr>
            </w:pPr>
            <w:r w:rsidRPr="00087642">
              <w:rPr>
                <w:rFonts w:ascii="Arial" w:hAnsi="Arial" w:cs="Arial"/>
                <w:b/>
                <w:lang w:val="es-ES"/>
              </w:rPr>
              <w:t>Sierra de la Macarena</w:t>
            </w:r>
          </w:p>
        </w:tc>
      </w:tr>
      <w:tr w:rsidR="001524C5" w:rsidRPr="00087642" w14:paraId="57DF0868" w14:textId="77777777" w:rsidTr="00906062">
        <w:tc>
          <w:tcPr>
            <w:tcW w:w="2518" w:type="dxa"/>
          </w:tcPr>
          <w:p w14:paraId="76254874"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7FB2F9C7" w14:textId="77777777" w:rsidR="001524C5" w:rsidRPr="00087642" w:rsidRDefault="00485F03" w:rsidP="00906062">
            <w:pPr>
              <w:jc w:val="both"/>
              <w:rPr>
                <w:rFonts w:ascii="Arial" w:hAnsi="Arial" w:cs="Arial"/>
                <w:noProof/>
                <w:lang w:eastAsia="es-CO"/>
              </w:rPr>
            </w:pPr>
            <w:hyperlink r:id="rId49" w:history="1">
              <w:r w:rsidR="001524C5" w:rsidRPr="00087642">
                <w:rPr>
                  <w:rStyle w:val="Hipervnculo"/>
                  <w:rFonts w:ascii="Arial" w:hAnsi="Arial" w:cs="Arial"/>
                  <w:noProof/>
                  <w:lang w:eastAsia="es-CO"/>
                </w:rPr>
                <w:t>https://commons.wikimedia.org/wiki/File:CA%C3%91O_CRISTALES,_EL_R%C3%8DO_DE_COLORES.jpg</w:t>
              </w:r>
            </w:hyperlink>
          </w:p>
          <w:p w14:paraId="0FF16BE9" w14:textId="77777777" w:rsidR="001524C5" w:rsidRPr="00087642" w:rsidRDefault="001524C5" w:rsidP="00906062">
            <w:pPr>
              <w:jc w:val="both"/>
              <w:rPr>
                <w:rFonts w:ascii="Arial" w:hAnsi="Arial" w:cs="Arial"/>
                <w:noProof/>
                <w:lang w:eastAsia="es-CO"/>
              </w:rPr>
            </w:pPr>
          </w:p>
          <w:p w14:paraId="6EF3F897"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08A8AFC8" wp14:editId="07777777">
                  <wp:extent cx="1838325" cy="1223048"/>
                  <wp:effectExtent l="0" t="0" r="0" b="0"/>
                  <wp:docPr id="66" name="Imagen 66" descr="CAÑO CRISTALES, EL RÍO DE 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ÑO CRISTALES, EL RÍO DE COLORE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39036" cy="1223521"/>
                          </a:xfrm>
                          <a:prstGeom prst="rect">
                            <a:avLst/>
                          </a:prstGeom>
                          <a:noFill/>
                          <a:ln>
                            <a:noFill/>
                          </a:ln>
                        </pic:spPr>
                      </pic:pic>
                    </a:graphicData>
                  </a:graphic>
                </wp:inline>
              </w:drawing>
            </w:r>
          </w:p>
        </w:tc>
      </w:tr>
      <w:tr w:rsidR="001524C5" w:rsidRPr="00087642" w14:paraId="6A5C5F45" w14:textId="77777777" w:rsidTr="00906062">
        <w:tc>
          <w:tcPr>
            <w:tcW w:w="2518" w:type="dxa"/>
          </w:tcPr>
          <w:p w14:paraId="5D221101"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53EBE6B0" w14:textId="757B5E49" w:rsidR="001524C5" w:rsidRPr="00087642" w:rsidRDefault="001524C5" w:rsidP="001F45AE">
            <w:pPr>
              <w:jc w:val="both"/>
              <w:rPr>
                <w:rFonts w:ascii="Arial" w:hAnsi="Arial" w:cs="Arial"/>
                <w:lang w:val="es-ES_tradnl"/>
              </w:rPr>
            </w:pPr>
            <w:r w:rsidRPr="00087642">
              <w:rPr>
                <w:rFonts w:ascii="Arial" w:hAnsi="Arial" w:cs="Arial"/>
                <w:lang w:val="es-ES_tradnl"/>
              </w:rPr>
              <w:t xml:space="preserve">El río </w:t>
            </w:r>
            <w:r w:rsidRPr="00087642">
              <w:rPr>
                <w:rFonts w:ascii="Arial" w:hAnsi="Arial" w:cs="Arial"/>
                <w:b/>
                <w:lang w:val="es-ES_tradnl"/>
              </w:rPr>
              <w:t>Caño Cristales</w:t>
            </w:r>
            <w:r w:rsidRPr="00087642">
              <w:rPr>
                <w:rFonts w:ascii="Arial" w:hAnsi="Arial" w:cs="Arial"/>
                <w:lang w:val="es-ES_tradnl"/>
              </w:rPr>
              <w:t xml:space="preserve"> nace en la </w:t>
            </w:r>
            <w:r w:rsidR="009A3074">
              <w:rPr>
                <w:rFonts w:ascii="Arial" w:hAnsi="Arial" w:cs="Arial"/>
                <w:b/>
                <w:lang w:val="es-ES_tradnl"/>
              </w:rPr>
              <w:t>s</w:t>
            </w:r>
            <w:r w:rsidRPr="00087642">
              <w:rPr>
                <w:rFonts w:ascii="Arial" w:hAnsi="Arial" w:cs="Arial"/>
                <w:b/>
                <w:lang w:val="es-ES_tradnl"/>
              </w:rPr>
              <w:t>erranía de la Macarena</w:t>
            </w:r>
            <w:r w:rsidRPr="00087642">
              <w:rPr>
                <w:rFonts w:ascii="Arial" w:hAnsi="Arial" w:cs="Arial"/>
                <w:lang w:val="es-ES_tradnl"/>
              </w:rPr>
              <w:t xml:space="preserve">. Su coloración rojiza es </w:t>
            </w:r>
            <w:ins w:id="527" w:author="TOSHIBA" w:date="2016-03-08T10:32:00Z">
              <w:r w:rsidR="001F45AE">
                <w:rPr>
                  <w:rFonts w:ascii="Arial" w:hAnsi="Arial" w:cs="Arial"/>
                  <w:lang w:val="es-ES_tradnl"/>
                </w:rPr>
                <w:t xml:space="preserve">por </w:t>
              </w:r>
            </w:ins>
            <w:del w:id="528" w:author="TOSHIBA" w:date="2016-03-08T10:32:00Z">
              <w:r w:rsidRPr="00087642" w:rsidDel="001F45AE">
                <w:rPr>
                  <w:rFonts w:ascii="Arial" w:hAnsi="Arial" w:cs="Arial"/>
                  <w:lang w:val="es-ES_tradnl"/>
                </w:rPr>
                <w:delText xml:space="preserve">debido a </w:delText>
              </w:r>
            </w:del>
            <w:r w:rsidRPr="00087642">
              <w:rPr>
                <w:rFonts w:ascii="Arial" w:hAnsi="Arial" w:cs="Arial"/>
                <w:lang w:val="es-ES_tradnl"/>
              </w:rPr>
              <w:t>las plantas acuáticas que tiene en su lecho rocoso.</w:t>
            </w:r>
          </w:p>
        </w:tc>
      </w:tr>
    </w:tbl>
    <w:p w14:paraId="1C01B17C" w14:textId="77777777" w:rsidR="001524C5" w:rsidRPr="00087642" w:rsidRDefault="001524C5" w:rsidP="005C24F3">
      <w:pPr>
        <w:rPr>
          <w:rFonts w:ascii="Arial" w:hAnsi="Arial" w:cs="Arial"/>
          <w:b/>
        </w:rPr>
      </w:pPr>
    </w:p>
    <w:p w14:paraId="5783A7AB" w14:textId="35BF13E0" w:rsidR="001524C5" w:rsidRPr="00087642" w:rsidRDefault="00087642" w:rsidP="005C24F3">
      <w:pPr>
        <w:rPr>
          <w:rFonts w:ascii="Arial" w:hAnsi="Arial" w:cs="Arial"/>
          <w:b/>
        </w:rPr>
      </w:pPr>
      <w:r w:rsidRPr="00087642">
        <w:rPr>
          <w:rFonts w:ascii="Arial" w:hAnsi="Arial" w:cs="Arial"/>
          <w:highlight w:val="yellow"/>
        </w:rPr>
        <w:t>[SECCIÓN 3]</w:t>
      </w:r>
      <w:r w:rsidR="005C24F3" w:rsidRPr="00087642">
        <w:rPr>
          <w:rFonts w:ascii="Arial" w:hAnsi="Arial" w:cs="Arial"/>
          <w:b/>
        </w:rPr>
        <w:t xml:space="preserve">3.2.6 </w:t>
      </w:r>
      <w:ins w:id="529" w:author="TOSHIBA" w:date="2016-03-08T18:06:00Z">
        <w:r w:rsidR="00781496">
          <w:rPr>
            <w:rFonts w:ascii="Arial" w:hAnsi="Arial" w:cs="Arial"/>
            <w:b/>
          </w:rPr>
          <w:t xml:space="preserve">Las </w:t>
        </w:r>
      </w:ins>
      <w:del w:id="530" w:author="TOSHIBA" w:date="2016-03-08T18:06:00Z">
        <w:r w:rsidR="001524C5" w:rsidRPr="00087642" w:rsidDel="00781496">
          <w:rPr>
            <w:rFonts w:ascii="Arial" w:hAnsi="Arial" w:cs="Arial"/>
            <w:b/>
          </w:rPr>
          <w:delText>C</w:delText>
        </w:r>
      </w:del>
      <w:ins w:id="531" w:author="TOSHIBA" w:date="2016-03-08T18:06:00Z">
        <w:r w:rsidR="00781496">
          <w:rPr>
            <w:rFonts w:ascii="Arial" w:hAnsi="Arial" w:cs="Arial"/>
            <w:b/>
          </w:rPr>
          <w:t>c</w:t>
        </w:r>
      </w:ins>
      <w:r w:rsidR="001524C5" w:rsidRPr="00087642">
        <w:rPr>
          <w:rFonts w:ascii="Arial" w:hAnsi="Arial" w:cs="Arial"/>
          <w:b/>
        </w:rPr>
        <w:t>ordilleras andinas</w:t>
      </w:r>
      <w:r w:rsidR="00106C18">
        <w:rPr>
          <w:rFonts w:ascii="Arial" w:hAnsi="Arial" w:cs="Arial"/>
          <w:b/>
        </w:rPr>
        <w:t xml:space="preserve"> </w:t>
      </w:r>
    </w:p>
    <w:p w14:paraId="7967B6B7" w14:textId="761748DF" w:rsidR="00342BC4" w:rsidRPr="00087642" w:rsidRDefault="004553CE" w:rsidP="001524C5">
      <w:pPr>
        <w:rPr>
          <w:rFonts w:ascii="Arial" w:hAnsi="Arial" w:cs="Arial"/>
        </w:rPr>
      </w:pPr>
      <w:r w:rsidRPr="00087642">
        <w:rPr>
          <w:rFonts w:ascii="Arial" w:hAnsi="Arial" w:cs="Arial"/>
        </w:rPr>
        <w:t xml:space="preserve">Las cordilleras colombianas recorren el </w:t>
      </w:r>
      <w:r w:rsidR="007160F8">
        <w:rPr>
          <w:rFonts w:ascii="Arial" w:hAnsi="Arial" w:cs="Arial"/>
        </w:rPr>
        <w:t>territorio desde el extremo sur</w:t>
      </w:r>
      <w:r w:rsidRPr="00087642">
        <w:rPr>
          <w:rFonts w:ascii="Arial" w:hAnsi="Arial" w:cs="Arial"/>
        </w:rPr>
        <w:t>occidental</w:t>
      </w:r>
      <w:r w:rsidR="007160F8">
        <w:rPr>
          <w:rFonts w:ascii="Arial" w:hAnsi="Arial" w:cs="Arial"/>
        </w:rPr>
        <w:t>,</w:t>
      </w:r>
      <w:r w:rsidRPr="00087642">
        <w:rPr>
          <w:rFonts w:ascii="Arial" w:hAnsi="Arial" w:cs="Arial"/>
        </w:rPr>
        <w:t xml:space="preserve"> donde las cordilleras ecuatorianas se unen al entrar a nuestro territorio en el </w:t>
      </w:r>
      <w:del w:id="532" w:author="TOSHIBA" w:date="2016-03-08T18:07:00Z">
        <w:r w:rsidRPr="00087642" w:rsidDel="00C85314">
          <w:rPr>
            <w:rFonts w:ascii="Arial" w:hAnsi="Arial" w:cs="Arial"/>
            <w:b/>
          </w:rPr>
          <w:delText>N</w:delText>
        </w:r>
      </w:del>
      <w:ins w:id="533" w:author="TOSHIBA" w:date="2016-03-08T18:07:00Z">
        <w:r w:rsidR="00C85314">
          <w:rPr>
            <w:rFonts w:ascii="Arial" w:hAnsi="Arial" w:cs="Arial"/>
            <w:b/>
          </w:rPr>
          <w:t>n</w:t>
        </w:r>
      </w:ins>
      <w:r w:rsidRPr="00087642">
        <w:rPr>
          <w:rFonts w:ascii="Arial" w:hAnsi="Arial" w:cs="Arial"/>
          <w:b/>
        </w:rPr>
        <w:t xml:space="preserve">udo de los Pastos </w:t>
      </w:r>
      <w:r w:rsidRPr="00087642">
        <w:rPr>
          <w:rFonts w:ascii="Arial" w:hAnsi="Arial" w:cs="Arial"/>
        </w:rPr>
        <w:t xml:space="preserve">(complejo de conjunto de volcanes y cuencas de gran altura) y se divide en dos cordilleras: </w:t>
      </w:r>
      <w:del w:id="534" w:author="TOSHIBA" w:date="2016-03-08T10:33:00Z">
        <w:r w:rsidRPr="00087642" w:rsidDel="001F45AE">
          <w:rPr>
            <w:rFonts w:ascii="Arial" w:hAnsi="Arial" w:cs="Arial"/>
          </w:rPr>
          <w:delText>o</w:delText>
        </w:r>
      </w:del>
      <w:ins w:id="535" w:author="TOSHIBA" w:date="2016-03-08T10:33:00Z">
        <w:r w:rsidR="001F45AE">
          <w:rPr>
            <w:rFonts w:ascii="Arial" w:hAnsi="Arial" w:cs="Arial"/>
          </w:rPr>
          <w:t>O</w:t>
        </w:r>
      </w:ins>
      <w:r w:rsidRPr="00087642">
        <w:rPr>
          <w:rFonts w:ascii="Arial" w:hAnsi="Arial" w:cs="Arial"/>
        </w:rPr>
        <w:t xml:space="preserve">ccidental y </w:t>
      </w:r>
      <w:del w:id="536" w:author="TOSHIBA" w:date="2016-03-08T10:33:00Z">
        <w:r w:rsidRPr="00087642" w:rsidDel="001F45AE">
          <w:rPr>
            <w:rFonts w:ascii="Arial" w:hAnsi="Arial" w:cs="Arial"/>
          </w:rPr>
          <w:delText>c</w:delText>
        </w:r>
      </w:del>
      <w:ins w:id="537" w:author="TOSHIBA" w:date="2016-03-08T10:33:00Z">
        <w:r w:rsidR="001F45AE">
          <w:rPr>
            <w:rFonts w:ascii="Arial" w:hAnsi="Arial" w:cs="Arial"/>
          </w:rPr>
          <w:t>C</w:t>
        </w:r>
      </w:ins>
      <w:r w:rsidRPr="00087642">
        <w:rPr>
          <w:rFonts w:ascii="Arial" w:hAnsi="Arial" w:cs="Arial"/>
        </w:rPr>
        <w:t>entral</w:t>
      </w:r>
      <w:r w:rsidR="007160F8">
        <w:rPr>
          <w:rFonts w:ascii="Arial" w:hAnsi="Arial" w:cs="Arial"/>
        </w:rPr>
        <w:t>,</w:t>
      </w:r>
      <w:r w:rsidRPr="00087642">
        <w:rPr>
          <w:rFonts w:ascii="Arial" w:hAnsi="Arial" w:cs="Arial"/>
        </w:rPr>
        <w:t xml:space="preserve"> continuando hacia el norte y </w:t>
      </w:r>
      <w:del w:id="538" w:author="Cuenta Microsoft" w:date="2016-03-14T12:29:00Z">
        <w:r w:rsidRPr="00087642" w:rsidDel="001C09A0">
          <w:rPr>
            <w:rFonts w:ascii="Arial" w:hAnsi="Arial" w:cs="Arial"/>
          </w:rPr>
          <w:delText>centro oriente</w:delText>
        </w:r>
      </w:del>
      <w:ins w:id="539" w:author="Cuenta Microsoft" w:date="2016-03-14T12:29:00Z">
        <w:r w:rsidR="001C09A0" w:rsidRPr="00087642">
          <w:rPr>
            <w:rFonts w:ascii="Arial" w:hAnsi="Arial" w:cs="Arial"/>
          </w:rPr>
          <w:t>centro oriente</w:t>
        </w:r>
      </w:ins>
      <w:r w:rsidR="007160F8">
        <w:rPr>
          <w:rFonts w:ascii="Arial" w:hAnsi="Arial" w:cs="Arial"/>
        </w:rPr>
        <w:t xml:space="preserve">; más adelante, desde el </w:t>
      </w:r>
      <w:ins w:id="540" w:author="TOSHIBA" w:date="2016-03-08T10:33:00Z">
        <w:r w:rsidR="001F45AE">
          <w:rPr>
            <w:rFonts w:ascii="Arial" w:hAnsi="Arial" w:cs="Arial"/>
            <w:b/>
          </w:rPr>
          <w:t>m</w:t>
        </w:r>
      </w:ins>
      <w:del w:id="541" w:author="TOSHIBA" w:date="2016-03-08T10:33:00Z">
        <w:r w:rsidR="007160F8" w:rsidRPr="007160F8" w:rsidDel="001F45AE">
          <w:rPr>
            <w:rFonts w:ascii="Arial" w:hAnsi="Arial" w:cs="Arial"/>
            <w:b/>
          </w:rPr>
          <w:delText>M</w:delText>
        </w:r>
      </w:del>
      <w:r w:rsidR="007160F8" w:rsidRPr="007160F8">
        <w:rPr>
          <w:rFonts w:ascii="Arial" w:hAnsi="Arial" w:cs="Arial"/>
          <w:b/>
        </w:rPr>
        <w:t>acizo C</w:t>
      </w:r>
      <w:r w:rsidR="00342BC4" w:rsidRPr="007160F8">
        <w:rPr>
          <w:rFonts w:ascii="Arial" w:hAnsi="Arial" w:cs="Arial"/>
          <w:b/>
        </w:rPr>
        <w:t>olombiano</w:t>
      </w:r>
      <w:r w:rsidR="00342BC4" w:rsidRPr="00087642">
        <w:rPr>
          <w:rFonts w:ascii="Arial" w:hAnsi="Arial" w:cs="Arial"/>
        </w:rPr>
        <w:t xml:space="preserve"> se levanta la cordillera </w:t>
      </w:r>
      <w:del w:id="542" w:author="TOSHIBA" w:date="2016-03-08T10:33:00Z">
        <w:r w:rsidR="00342BC4" w:rsidRPr="00087642" w:rsidDel="001F45AE">
          <w:rPr>
            <w:rFonts w:ascii="Arial" w:hAnsi="Arial" w:cs="Arial"/>
          </w:rPr>
          <w:delText>o</w:delText>
        </w:r>
      </w:del>
      <w:ins w:id="543" w:author="TOSHIBA" w:date="2016-03-08T10:33:00Z">
        <w:r w:rsidR="001F45AE">
          <w:rPr>
            <w:rFonts w:ascii="Arial" w:hAnsi="Arial" w:cs="Arial"/>
          </w:rPr>
          <w:t>O</w:t>
        </w:r>
      </w:ins>
      <w:r w:rsidR="00342BC4" w:rsidRPr="00087642">
        <w:rPr>
          <w:rFonts w:ascii="Arial" w:hAnsi="Arial" w:cs="Arial"/>
        </w:rPr>
        <w:t>riental.</w:t>
      </w:r>
    </w:p>
    <w:p w14:paraId="3A62F755" w14:textId="43668F5B" w:rsidR="004553CE" w:rsidRPr="00087642" w:rsidRDefault="007160F8" w:rsidP="001524C5">
      <w:pPr>
        <w:rPr>
          <w:rFonts w:ascii="Arial" w:hAnsi="Arial" w:cs="Arial"/>
        </w:rPr>
      </w:pPr>
      <w:r>
        <w:rPr>
          <w:rFonts w:ascii="Arial" w:hAnsi="Arial" w:cs="Arial"/>
        </w:rPr>
        <w:t xml:space="preserve">El </w:t>
      </w:r>
      <w:del w:id="544" w:author="TOSHIBA" w:date="2016-03-08T18:07:00Z">
        <w:r w:rsidDel="00C85314">
          <w:rPr>
            <w:rFonts w:ascii="Arial" w:hAnsi="Arial" w:cs="Arial"/>
          </w:rPr>
          <w:delText>N</w:delText>
        </w:r>
      </w:del>
      <w:ins w:id="545" w:author="TOSHIBA" w:date="2016-03-08T18:08:00Z">
        <w:r w:rsidR="00C85314">
          <w:rPr>
            <w:rFonts w:ascii="Arial" w:hAnsi="Arial" w:cs="Arial"/>
          </w:rPr>
          <w:t>n</w:t>
        </w:r>
      </w:ins>
      <w:r>
        <w:rPr>
          <w:rFonts w:ascii="Arial" w:hAnsi="Arial" w:cs="Arial"/>
        </w:rPr>
        <w:t>udo de los P</w:t>
      </w:r>
      <w:r w:rsidR="004553CE" w:rsidRPr="00087642">
        <w:rPr>
          <w:rFonts w:ascii="Arial" w:hAnsi="Arial" w:cs="Arial"/>
        </w:rPr>
        <w:t>astos y las cordilleras inicia</w:t>
      </w:r>
      <w:r>
        <w:rPr>
          <w:rFonts w:ascii="Arial" w:hAnsi="Arial" w:cs="Arial"/>
        </w:rPr>
        <w:t>ro</w:t>
      </w:r>
      <w:r w:rsidR="004553CE" w:rsidRPr="00087642">
        <w:rPr>
          <w:rFonts w:ascii="Arial" w:hAnsi="Arial" w:cs="Arial"/>
        </w:rPr>
        <w:t>n su levantamiento a partir del</w:t>
      </w:r>
      <w:r>
        <w:rPr>
          <w:rFonts w:ascii="Arial" w:hAnsi="Arial" w:cs="Arial"/>
        </w:rPr>
        <w:t xml:space="preserve"> periodo</w:t>
      </w:r>
      <w:r w:rsidR="004553CE" w:rsidRPr="00087642">
        <w:rPr>
          <w:rFonts w:ascii="Arial" w:hAnsi="Arial" w:cs="Arial"/>
        </w:rPr>
        <w:t xml:space="preserve"> </w:t>
      </w:r>
      <w:del w:id="546" w:author="TOSHIBA" w:date="2016-03-08T10:33:00Z">
        <w:r w:rsidR="004553CE" w:rsidRPr="00087642" w:rsidDel="001F45AE">
          <w:rPr>
            <w:rFonts w:ascii="Arial" w:hAnsi="Arial" w:cs="Arial"/>
            <w:b/>
          </w:rPr>
          <w:delText>c</w:delText>
        </w:r>
      </w:del>
      <w:ins w:id="547" w:author="TOSHIBA" w:date="2016-03-08T10:33:00Z">
        <w:r w:rsidR="001F45AE">
          <w:rPr>
            <w:rFonts w:ascii="Arial" w:hAnsi="Arial" w:cs="Arial"/>
            <w:b/>
          </w:rPr>
          <w:t>C</w:t>
        </w:r>
      </w:ins>
      <w:r w:rsidR="004553CE" w:rsidRPr="00087642">
        <w:rPr>
          <w:rFonts w:ascii="Arial" w:hAnsi="Arial" w:cs="Arial"/>
          <w:b/>
        </w:rPr>
        <w:t xml:space="preserve">retáceo </w:t>
      </w:r>
      <w:r w:rsidR="004553CE" w:rsidRPr="00087642">
        <w:rPr>
          <w:rFonts w:ascii="Arial" w:hAnsi="Arial" w:cs="Arial"/>
        </w:rPr>
        <w:t xml:space="preserve">y terminan su proceso </w:t>
      </w:r>
      <w:r w:rsidR="00342BC4" w:rsidRPr="00087642">
        <w:rPr>
          <w:rFonts w:ascii="Arial" w:hAnsi="Arial" w:cs="Arial"/>
        </w:rPr>
        <w:t xml:space="preserve">en el </w:t>
      </w:r>
      <w:del w:id="548" w:author="TOSHIBA" w:date="2016-03-08T10:33:00Z">
        <w:r w:rsidR="00342BC4" w:rsidRPr="00087642" w:rsidDel="001F45AE">
          <w:rPr>
            <w:rFonts w:ascii="Arial" w:hAnsi="Arial" w:cs="Arial"/>
            <w:b/>
          </w:rPr>
          <w:delText>t</w:delText>
        </w:r>
      </w:del>
      <w:ins w:id="549" w:author="TOSHIBA" w:date="2016-03-08T10:33:00Z">
        <w:r w:rsidR="001F45AE">
          <w:rPr>
            <w:rFonts w:ascii="Arial" w:hAnsi="Arial" w:cs="Arial"/>
            <w:b/>
          </w:rPr>
          <w:t>T</w:t>
        </w:r>
      </w:ins>
      <w:r w:rsidR="00342BC4" w:rsidRPr="00087642">
        <w:rPr>
          <w:rFonts w:ascii="Arial" w:hAnsi="Arial" w:cs="Arial"/>
          <w:b/>
        </w:rPr>
        <w:t xml:space="preserve">erciario o </w:t>
      </w:r>
      <w:del w:id="550" w:author="TOSHIBA" w:date="2016-03-08T10:34:00Z">
        <w:r w:rsidR="00342BC4" w:rsidRPr="00087642" w:rsidDel="001F45AE">
          <w:rPr>
            <w:rFonts w:ascii="Arial" w:hAnsi="Arial" w:cs="Arial"/>
            <w:b/>
          </w:rPr>
          <w:delText>c</w:delText>
        </w:r>
      </w:del>
      <w:ins w:id="551" w:author="TOSHIBA" w:date="2016-03-08T10:34:00Z">
        <w:r w:rsidR="001F45AE">
          <w:rPr>
            <w:rFonts w:ascii="Arial" w:hAnsi="Arial" w:cs="Arial"/>
            <w:b/>
          </w:rPr>
          <w:t>C</w:t>
        </w:r>
      </w:ins>
      <w:r w:rsidR="00342BC4" w:rsidRPr="00087642">
        <w:rPr>
          <w:rFonts w:ascii="Arial" w:hAnsi="Arial" w:cs="Arial"/>
          <w:b/>
        </w:rPr>
        <w:t>enozoico</w:t>
      </w:r>
      <w:r w:rsidR="00342BC4" w:rsidRPr="00087642">
        <w:rPr>
          <w:rFonts w:ascii="Arial" w:hAnsi="Arial" w:cs="Arial"/>
        </w:rPr>
        <w:t>, paralelamente se presenta</w:t>
      </w:r>
      <w:r w:rsidR="004553CE" w:rsidRPr="00087642">
        <w:rPr>
          <w:rFonts w:ascii="Arial" w:hAnsi="Arial" w:cs="Arial"/>
        </w:rPr>
        <w:t xml:space="preserve"> el hundimiento de lo</w:t>
      </w:r>
      <w:r w:rsidR="00342BC4" w:rsidRPr="00087642">
        <w:rPr>
          <w:rFonts w:ascii="Arial" w:hAnsi="Arial" w:cs="Arial"/>
        </w:rPr>
        <w:t>s sectores periféricos</w:t>
      </w:r>
      <w:ins w:id="552" w:author="TOSHIBA" w:date="2016-03-08T10:34:00Z">
        <w:r w:rsidR="001F45AE">
          <w:rPr>
            <w:rFonts w:ascii="Arial" w:hAnsi="Arial" w:cs="Arial"/>
          </w:rPr>
          <w:t>,</w:t>
        </w:r>
      </w:ins>
      <w:r w:rsidR="00342BC4" w:rsidRPr="00087642">
        <w:rPr>
          <w:rFonts w:ascii="Arial" w:hAnsi="Arial" w:cs="Arial"/>
        </w:rPr>
        <w:t xml:space="preserve"> como los valles interandino</w:t>
      </w:r>
      <w:r>
        <w:rPr>
          <w:rFonts w:ascii="Arial" w:hAnsi="Arial" w:cs="Arial"/>
        </w:rPr>
        <w:t xml:space="preserve">s y sus cuencas hidrográficas, junto </w:t>
      </w:r>
      <w:ins w:id="553" w:author="TOSHIBA" w:date="2016-03-08T10:34:00Z">
        <w:r w:rsidR="001F45AE">
          <w:rPr>
            <w:rFonts w:ascii="Arial" w:hAnsi="Arial" w:cs="Arial"/>
          </w:rPr>
          <w:t>con</w:t>
        </w:r>
      </w:ins>
      <w:del w:id="554" w:author="TOSHIBA" w:date="2016-03-08T10:34:00Z">
        <w:r w:rsidDel="001F45AE">
          <w:rPr>
            <w:rFonts w:ascii="Arial" w:hAnsi="Arial" w:cs="Arial"/>
          </w:rPr>
          <w:delText>a</w:delText>
        </w:r>
      </w:del>
      <w:r>
        <w:rPr>
          <w:rFonts w:ascii="Arial" w:hAnsi="Arial" w:cs="Arial"/>
        </w:rPr>
        <w:t xml:space="preserve"> la formación de l</w:t>
      </w:r>
      <w:r w:rsidR="00342BC4" w:rsidRPr="00087642">
        <w:rPr>
          <w:rFonts w:ascii="Arial" w:hAnsi="Arial" w:cs="Arial"/>
        </w:rPr>
        <w:t xml:space="preserve">os </w:t>
      </w:r>
      <w:r w:rsidR="00342BC4" w:rsidRPr="00087642">
        <w:rPr>
          <w:rFonts w:ascii="Arial" w:hAnsi="Arial" w:cs="Arial"/>
          <w:b/>
        </w:rPr>
        <w:t>glaciares</w:t>
      </w:r>
      <w:r w:rsidR="00342BC4" w:rsidRPr="00087642">
        <w:rPr>
          <w:rFonts w:ascii="Arial" w:hAnsi="Arial" w:cs="Arial"/>
        </w:rPr>
        <w:t xml:space="preserve"> que cubren las regiones altas de l</w:t>
      </w:r>
      <w:r>
        <w:rPr>
          <w:rFonts w:ascii="Arial" w:hAnsi="Arial" w:cs="Arial"/>
        </w:rPr>
        <w:t>as cordilleras (encima de los 3</w:t>
      </w:r>
      <w:r w:rsidR="00342BC4" w:rsidRPr="00087642">
        <w:rPr>
          <w:rFonts w:ascii="Arial" w:hAnsi="Arial" w:cs="Arial"/>
        </w:rPr>
        <w:t>000 m</w:t>
      </w:r>
      <w:r>
        <w:rPr>
          <w:rFonts w:ascii="Arial" w:hAnsi="Arial" w:cs="Arial"/>
        </w:rPr>
        <w:t>etros). Hace aproximadamente 20</w:t>
      </w:r>
      <w:r w:rsidR="009A3074">
        <w:rPr>
          <w:rFonts w:ascii="Arial" w:hAnsi="Arial" w:cs="Arial"/>
        </w:rPr>
        <w:t xml:space="preserve"> </w:t>
      </w:r>
      <w:r w:rsidR="00342BC4" w:rsidRPr="00087642">
        <w:rPr>
          <w:rFonts w:ascii="Arial" w:hAnsi="Arial" w:cs="Arial"/>
        </w:rPr>
        <w:t>000 años empezó el deshielo.</w:t>
      </w:r>
    </w:p>
    <w:p w14:paraId="04CC5BE3" w14:textId="4A118DF5" w:rsidR="001524C5" w:rsidRPr="00087642" w:rsidRDefault="00342BC4" w:rsidP="001524C5">
      <w:pPr>
        <w:rPr>
          <w:rFonts w:ascii="Arial" w:hAnsi="Arial" w:cs="Arial"/>
        </w:rPr>
      </w:pPr>
      <w:r w:rsidRPr="00087642">
        <w:rPr>
          <w:rFonts w:ascii="Arial" w:hAnsi="Arial" w:cs="Arial"/>
        </w:rPr>
        <w:t xml:space="preserve">Las formaciones recientes (del </w:t>
      </w:r>
      <w:r w:rsidR="009A3074">
        <w:rPr>
          <w:rFonts w:ascii="Arial" w:hAnsi="Arial" w:cs="Arial"/>
        </w:rPr>
        <w:t>C</w:t>
      </w:r>
      <w:r w:rsidRPr="00087642">
        <w:rPr>
          <w:rFonts w:ascii="Arial" w:hAnsi="Arial" w:cs="Arial"/>
        </w:rPr>
        <w:t xml:space="preserve">retáceo y el </w:t>
      </w:r>
      <w:r w:rsidR="009A3074">
        <w:rPr>
          <w:rFonts w:ascii="Arial" w:hAnsi="Arial" w:cs="Arial"/>
        </w:rPr>
        <w:t>C</w:t>
      </w:r>
      <w:r w:rsidRPr="00087642">
        <w:rPr>
          <w:rFonts w:ascii="Arial" w:hAnsi="Arial" w:cs="Arial"/>
        </w:rPr>
        <w:t>enozoico) se consideran de alta sismicidad y activación volcánica.</w:t>
      </w:r>
    </w:p>
    <w:p w14:paraId="47C98090" w14:textId="7B896AAF"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La </w:t>
      </w:r>
      <w:r w:rsidR="009A3074">
        <w:rPr>
          <w:rFonts w:ascii="Arial" w:hAnsi="Arial" w:cs="Arial"/>
          <w:b/>
          <w:sz w:val="22"/>
          <w:szCs w:val="22"/>
        </w:rPr>
        <w:t>c</w:t>
      </w:r>
      <w:r w:rsidRPr="00087642">
        <w:rPr>
          <w:rFonts w:ascii="Arial" w:hAnsi="Arial" w:cs="Arial"/>
          <w:b/>
          <w:sz w:val="22"/>
          <w:szCs w:val="22"/>
        </w:rPr>
        <w:t xml:space="preserve">ordillera Occidental </w:t>
      </w:r>
      <w:r w:rsidRPr="00087642">
        <w:rPr>
          <w:rFonts w:ascii="Arial" w:hAnsi="Arial" w:cs="Arial"/>
          <w:sz w:val="22"/>
          <w:szCs w:val="22"/>
        </w:rPr>
        <w:t xml:space="preserve">se desprende de la Central en el </w:t>
      </w:r>
      <w:del w:id="555" w:author="TOSHIBA" w:date="2016-03-08T18:09:00Z">
        <w:r w:rsidRPr="00087642" w:rsidDel="00C85314">
          <w:rPr>
            <w:rFonts w:ascii="Arial" w:hAnsi="Arial" w:cs="Arial"/>
            <w:b/>
            <w:sz w:val="22"/>
            <w:szCs w:val="22"/>
          </w:rPr>
          <w:delText>N</w:delText>
        </w:r>
      </w:del>
      <w:ins w:id="556" w:author="TOSHIBA" w:date="2016-03-08T18:09:00Z">
        <w:r w:rsidR="00C85314">
          <w:rPr>
            <w:rFonts w:ascii="Arial" w:hAnsi="Arial" w:cs="Arial"/>
            <w:b/>
            <w:sz w:val="22"/>
            <w:szCs w:val="22"/>
          </w:rPr>
          <w:t>n</w:t>
        </w:r>
      </w:ins>
      <w:r w:rsidRPr="00087642">
        <w:rPr>
          <w:rFonts w:ascii="Arial" w:hAnsi="Arial" w:cs="Arial"/>
          <w:b/>
          <w:sz w:val="22"/>
          <w:szCs w:val="22"/>
        </w:rPr>
        <w:t>udo de los Pastos</w:t>
      </w:r>
      <w:r w:rsidRPr="00087642">
        <w:rPr>
          <w:rFonts w:ascii="Arial" w:hAnsi="Arial" w:cs="Arial"/>
          <w:sz w:val="22"/>
          <w:szCs w:val="22"/>
        </w:rPr>
        <w:t xml:space="preserve"> o </w:t>
      </w:r>
      <w:r w:rsidRPr="00087642">
        <w:rPr>
          <w:rFonts w:ascii="Arial" w:hAnsi="Arial" w:cs="Arial"/>
          <w:b/>
          <w:sz w:val="22"/>
          <w:szCs w:val="22"/>
        </w:rPr>
        <w:t>Huaca</w:t>
      </w:r>
      <w:r w:rsidRPr="00087642">
        <w:rPr>
          <w:rFonts w:ascii="Arial" w:hAnsi="Arial" w:cs="Arial"/>
          <w:sz w:val="22"/>
          <w:szCs w:val="22"/>
        </w:rPr>
        <w:t xml:space="preserve">, en el sector fronterizo con Ecuador. Continúa en dirección septentrional hasta el </w:t>
      </w:r>
      <w:del w:id="557" w:author="TOSHIBA" w:date="2016-03-08T18:09:00Z">
        <w:r w:rsidRPr="00087642" w:rsidDel="00C85314">
          <w:rPr>
            <w:rFonts w:ascii="Arial" w:hAnsi="Arial" w:cs="Arial"/>
            <w:b/>
            <w:sz w:val="22"/>
            <w:szCs w:val="22"/>
          </w:rPr>
          <w:delText>N</w:delText>
        </w:r>
      </w:del>
      <w:ins w:id="558" w:author="TOSHIBA" w:date="2016-03-08T18:09:00Z">
        <w:r w:rsidR="00C85314">
          <w:rPr>
            <w:rFonts w:ascii="Arial" w:hAnsi="Arial" w:cs="Arial"/>
            <w:b/>
            <w:sz w:val="22"/>
            <w:szCs w:val="22"/>
          </w:rPr>
          <w:t>n</w:t>
        </w:r>
      </w:ins>
      <w:r w:rsidRPr="00087642">
        <w:rPr>
          <w:rFonts w:ascii="Arial" w:hAnsi="Arial" w:cs="Arial"/>
          <w:b/>
          <w:sz w:val="22"/>
          <w:szCs w:val="22"/>
        </w:rPr>
        <w:t>udo de Paramillo del Sinú</w:t>
      </w:r>
      <w:r w:rsidR="009A3074">
        <w:rPr>
          <w:rFonts w:ascii="Arial" w:hAnsi="Arial" w:cs="Arial"/>
          <w:sz w:val="22"/>
          <w:szCs w:val="22"/>
        </w:rPr>
        <w:t>, en el d</w:t>
      </w:r>
      <w:r w:rsidRPr="00087642">
        <w:rPr>
          <w:rFonts w:ascii="Arial" w:hAnsi="Arial" w:cs="Arial"/>
          <w:sz w:val="22"/>
          <w:szCs w:val="22"/>
        </w:rPr>
        <w:t xml:space="preserve">epartamento de Antioquia, donde se desprenden tres </w:t>
      </w:r>
      <w:r w:rsidR="007160F8">
        <w:rPr>
          <w:rFonts w:ascii="Arial" w:hAnsi="Arial" w:cs="Arial"/>
          <w:sz w:val="22"/>
          <w:szCs w:val="22"/>
        </w:rPr>
        <w:t xml:space="preserve">ramales en dirección </w:t>
      </w:r>
      <w:del w:id="559" w:author="TOSHIBA" w:date="2016-03-08T10:35:00Z">
        <w:r w:rsidR="007160F8" w:rsidDel="001F45AE">
          <w:rPr>
            <w:rFonts w:ascii="Arial" w:hAnsi="Arial" w:cs="Arial"/>
            <w:sz w:val="22"/>
            <w:szCs w:val="22"/>
          </w:rPr>
          <w:delText>S</w:delText>
        </w:r>
      </w:del>
      <w:ins w:id="560" w:author="TOSHIBA" w:date="2016-03-08T10:35:00Z">
        <w:r w:rsidR="001F45AE">
          <w:rPr>
            <w:rFonts w:ascii="Arial" w:hAnsi="Arial" w:cs="Arial"/>
            <w:sz w:val="22"/>
            <w:szCs w:val="22"/>
          </w:rPr>
          <w:t>s</w:t>
        </w:r>
      </w:ins>
      <w:r w:rsidR="007160F8">
        <w:rPr>
          <w:rFonts w:ascii="Arial" w:hAnsi="Arial" w:cs="Arial"/>
          <w:sz w:val="22"/>
          <w:szCs w:val="22"/>
        </w:rPr>
        <w:t>ur-</w:t>
      </w:r>
      <w:del w:id="561" w:author="TOSHIBA" w:date="2016-03-08T10:35:00Z">
        <w:r w:rsidR="007160F8" w:rsidDel="001F45AE">
          <w:rPr>
            <w:rFonts w:ascii="Arial" w:hAnsi="Arial" w:cs="Arial"/>
            <w:sz w:val="22"/>
            <w:szCs w:val="22"/>
          </w:rPr>
          <w:delText>N</w:delText>
        </w:r>
      </w:del>
      <w:ins w:id="562" w:author="TOSHIBA" w:date="2016-03-08T10:35:00Z">
        <w:r w:rsidR="001F45AE">
          <w:rPr>
            <w:rFonts w:ascii="Arial" w:hAnsi="Arial" w:cs="Arial"/>
            <w:sz w:val="22"/>
            <w:szCs w:val="22"/>
          </w:rPr>
          <w:t>n</w:t>
        </w:r>
      </w:ins>
      <w:r w:rsidR="007160F8">
        <w:rPr>
          <w:rFonts w:ascii="Arial" w:hAnsi="Arial" w:cs="Arial"/>
          <w:sz w:val="22"/>
          <w:szCs w:val="22"/>
        </w:rPr>
        <w:t xml:space="preserve">orte. Estos son (en orden </w:t>
      </w:r>
      <w:r w:rsidRPr="00087642">
        <w:rPr>
          <w:rFonts w:ascii="Arial" w:hAnsi="Arial" w:cs="Arial"/>
          <w:sz w:val="22"/>
          <w:szCs w:val="22"/>
        </w:rPr>
        <w:t xml:space="preserve">de </w:t>
      </w:r>
      <w:del w:id="563" w:author="TOSHIBA" w:date="2016-03-08T10:35:00Z">
        <w:r w:rsidRPr="00087642" w:rsidDel="001F45AE">
          <w:rPr>
            <w:rFonts w:ascii="Arial" w:hAnsi="Arial" w:cs="Arial"/>
            <w:sz w:val="22"/>
            <w:szCs w:val="22"/>
          </w:rPr>
          <w:delText>E</w:delText>
        </w:r>
      </w:del>
      <w:ins w:id="564" w:author="TOSHIBA" w:date="2016-03-08T10:35:00Z">
        <w:r w:rsidR="001F45AE">
          <w:rPr>
            <w:rFonts w:ascii="Arial" w:hAnsi="Arial" w:cs="Arial"/>
            <w:sz w:val="22"/>
            <w:szCs w:val="22"/>
          </w:rPr>
          <w:t>e</w:t>
        </w:r>
      </w:ins>
      <w:r w:rsidRPr="00087642">
        <w:rPr>
          <w:rFonts w:ascii="Arial" w:hAnsi="Arial" w:cs="Arial"/>
          <w:sz w:val="22"/>
          <w:szCs w:val="22"/>
        </w:rPr>
        <w:t xml:space="preserve">ste a </w:t>
      </w:r>
      <w:del w:id="565" w:author="TOSHIBA" w:date="2016-03-08T10:35:00Z">
        <w:r w:rsidRPr="00087642" w:rsidDel="001F45AE">
          <w:rPr>
            <w:rFonts w:ascii="Arial" w:hAnsi="Arial" w:cs="Arial"/>
            <w:sz w:val="22"/>
            <w:szCs w:val="22"/>
          </w:rPr>
          <w:delText>O</w:delText>
        </w:r>
      </w:del>
      <w:ins w:id="566" w:author="TOSHIBA" w:date="2016-03-08T10:35:00Z">
        <w:r w:rsidR="001F45AE">
          <w:rPr>
            <w:rFonts w:ascii="Arial" w:hAnsi="Arial" w:cs="Arial"/>
            <w:sz w:val="22"/>
            <w:szCs w:val="22"/>
          </w:rPr>
          <w:t>o</w:t>
        </w:r>
      </w:ins>
      <w:r w:rsidRPr="00087642">
        <w:rPr>
          <w:rFonts w:ascii="Arial" w:hAnsi="Arial" w:cs="Arial"/>
          <w:sz w:val="22"/>
          <w:szCs w:val="22"/>
        </w:rPr>
        <w:t>este</w:t>
      </w:r>
      <w:r w:rsidR="007160F8">
        <w:rPr>
          <w:rFonts w:ascii="Arial" w:hAnsi="Arial" w:cs="Arial"/>
          <w:sz w:val="22"/>
          <w:szCs w:val="22"/>
        </w:rPr>
        <w:t>)</w:t>
      </w:r>
      <w:r w:rsidRPr="00087642">
        <w:rPr>
          <w:rFonts w:ascii="Arial" w:hAnsi="Arial" w:cs="Arial"/>
          <w:sz w:val="22"/>
          <w:szCs w:val="22"/>
        </w:rPr>
        <w:t xml:space="preserve">: la </w:t>
      </w:r>
      <w:r w:rsidR="009A3074">
        <w:rPr>
          <w:rFonts w:ascii="Arial" w:hAnsi="Arial" w:cs="Arial"/>
          <w:b/>
          <w:sz w:val="22"/>
          <w:szCs w:val="22"/>
        </w:rPr>
        <w:t>s</w:t>
      </w:r>
      <w:r w:rsidRPr="00087642">
        <w:rPr>
          <w:rFonts w:ascii="Arial" w:hAnsi="Arial" w:cs="Arial"/>
          <w:b/>
          <w:sz w:val="22"/>
          <w:szCs w:val="22"/>
        </w:rPr>
        <w:t>erranía de Ayapel</w:t>
      </w:r>
      <w:r w:rsidRPr="00087642">
        <w:rPr>
          <w:rFonts w:ascii="Arial" w:hAnsi="Arial" w:cs="Arial"/>
          <w:sz w:val="22"/>
          <w:szCs w:val="22"/>
        </w:rPr>
        <w:t>, interpuesta entre los valles de los ríos Cauca y San Jorge (tributarios del río Magdalena)</w:t>
      </w:r>
      <w:del w:id="567" w:author="TOSHIBA" w:date="2016-03-08T18:10:00Z">
        <w:r w:rsidRPr="00087642" w:rsidDel="00C85314">
          <w:rPr>
            <w:rFonts w:ascii="Arial" w:hAnsi="Arial" w:cs="Arial"/>
            <w:sz w:val="22"/>
            <w:szCs w:val="22"/>
          </w:rPr>
          <w:delText>;</w:delText>
        </w:r>
      </w:del>
      <w:ins w:id="568" w:author="TOSHIBA" w:date="2016-03-08T18:10:00Z">
        <w:r w:rsidR="00C85314">
          <w:rPr>
            <w:rFonts w:ascii="Arial" w:hAnsi="Arial" w:cs="Arial"/>
            <w:sz w:val="22"/>
            <w:szCs w:val="22"/>
          </w:rPr>
          <w:t>,</w:t>
        </w:r>
      </w:ins>
      <w:r w:rsidRPr="00087642">
        <w:rPr>
          <w:rFonts w:ascii="Arial" w:hAnsi="Arial" w:cs="Arial"/>
          <w:sz w:val="22"/>
          <w:szCs w:val="22"/>
        </w:rPr>
        <w:t xml:space="preserve"> </w:t>
      </w:r>
      <w:del w:id="569" w:author="TOSHIBA" w:date="2016-03-08T10:35:00Z">
        <w:r w:rsidRPr="00087642" w:rsidDel="001F45AE">
          <w:rPr>
            <w:rFonts w:ascii="Arial" w:hAnsi="Arial" w:cs="Arial"/>
            <w:b/>
            <w:sz w:val="22"/>
            <w:szCs w:val="22"/>
          </w:rPr>
          <w:delText xml:space="preserve">La </w:delText>
        </w:r>
      </w:del>
      <w:ins w:id="570" w:author="TOSHIBA" w:date="2016-03-08T10:35:00Z">
        <w:r w:rsidR="001F45AE">
          <w:rPr>
            <w:rFonts w:ascii="Arial" w:hAnsi="Arial" w:cs="Arial"/>
            <w:b/>
            <w:sz w:val="22"/>
            <w:szCs w:val="22"/>
          </w:rPr>
          <w:t xml:space="preserve"> la </w:t>
        </w:r>
      </w:ins>
      <w:r w:rsidRPr="00087642">
        <w:rPr>
          <w:rFonts w:ascii="Arial" w:hAnsi="Arial" w:cs="Arial"/>
          <w:b/>
          <w:sz w:val="22"/>
          <w:szCs w:val="22"/>
        </w:rPr>
        <w:t>serranía de San Jerónimo</w:t>
      </w:r>
      <w:r w:rsidRPr="00087642">
        <w:rPr>
          <w:rFonts w:ascii="Arial" w:hAnsi="Arial" w:cs="Arial"/>
          <w:sz w:val="22"/>
          <w:szCs w:val="22"/>
        </w:rPr>
        <w:t>, interpuesta entre los cursos superiores de los ríos San Jorge y Sinú</w:t>
      </w:r>
      <w:del w:id="571" w:author="TOSHIBA" w:date="2016-03-08T18:10:00Z">
        <w:r w:rsidRPr="00087642" w:rsidDel="00C85314">
          <w:rPr>
            <w:rFonts w:ascii="Arial" w:hAnsi="Arial" w:cs="Arial"/>
            <w:sz w:val="22"/>
            <w:szCs w:val="22"/>
          </w:rPr>
          <w:delText>;</w:delText>
        </w:r>
      </w:del>
      <w:ins w:id="572" w:author="TOSHIBA" w:date="2016-03-08T18:11:00Z">
        <w:r w:rsidR="00C85314">
          <w:rPr>
            <w:rFonts w:ascii="Arial" w:hAnsi="Arial" w:cs="Arial"/>
            <w:sz w:val="22"/>
            <w:szCs w:val="22"/>
          </w:rPr>
          <w:t>,</w:t>
        </w:r>
      </w:ins>
      <w:r w:rsidRPr="00087642">
        <w:rPr>
          <w:rFonts w:ascii="Arial" w:hAnsi="Arial" w:cs="Arial"/>
          <w:sz w:val="22"/>
          <w:szCs w:val="22"/>
        </w:rPr>
        <w:t xml:space="preserve"> y la </w:t>
      </w:r>
      <w:r w:rsidR="009A3074">
        <w:rPr>
          <w:rFonts w:ascii="Arial" w:hAnsi="Arial" w:cs="Arial"/>
          <w:b/>
          <w:sz w:val="22"/>
          <w:szCs w:val="22"/>
        </w:rPr>
        <w:t>s</w:t>
      </w:r>
      <w:r w:rsidRPr="00087642">
        <w:rPr>
          <w:rFonts w:ascii="Arial" w:hAnsi="Arial" w:cs="Arial"/>
          <w:b/>
          <w:sz w:val="22"/>
          <w:szCs w:val="22"/>
        </w:rPr>
        <w:t>erranía de Abibe</w:t>
      </w:r>
      <w:r w:rsidRPr="00087642">
        <w:rPr>
          <w:rFonts w:ascii="Arial" w:hAnsi="Arial" w:cs="Arial"/>
          <w:sz w:val="22"/>
          <w:szCs w:val="22"/>
        </w:rPr>
        <w:t xml:space="preserve">, al oeste del valle del Sinú, cuyas estribaciones inferiores llegan al litoral </w:t>
      </w:r>
      <w:del w:id="573" w:author="TOSHIBA" w:date="2016-03-08T10:36:00Z">
        <w:r w:rsidRPr="00087642" w:rsidDel="001F45AE">
          <w:rPr>
            <w:rFonts w:ascii="Arial" w:hAnsi="Arial" w:cs="Arial"/>
            <w:sz w:val="22"/>
            <w:szCs w:val="22"/>
          </w:rPr>
          <w:delText>C</w:delText>
        </w:r>
      </w:del>
      <w:ins w:id="574" w:author="TOSHIBA" w:date="2016-03-08T10:36:00Z">
        <w:r w:rsidR="001F45AE">
          <w:rPr>
            <w:rFonts w:ascii="Arial" w:hAnsi="Arial" w:cs="Arial"/>
            <w:sz w:val="22"/>
            <w:szCs w:val="22"/>
          </w:rPr>
          <w:t>c</w:t>
        </w:r>
      </w:ins>
      <w:r w:rsidRPr="00087642">
        <w:rPr>
          <w:rFonts w:ascii="Arial" w:hAnsi="Arial" w:cs="Arial"/>
          <w:sz w:val="22"/>
          <w:szCs w:val="22"/>
        </w:rPr>
        <w:t>aribeño.</w:t>
      </w:r>
    </w:p>
    <w:p w14:paraId="46706FD3" w14:textId="6C45B1D0" w:rsidR="001524C5" w:rsidRPr="00087642" w:rsidRDefault="001524C5" w:rsidP="001524C5">
      <w:pPr>
        <w:pStyle w:val="u"/>
        <w:shd w:val="clear" w:color="auto" w:fill="FFFFFF"/>
        <w:spacing w:before="0" w:beforeAutospacing="0" w:after="0"/>
        <w:jc w:val="both"/>
        <w:rPr>
          <w:rFonts w:ascii="Arial" w:hAnsi="Arial" w:cs="Arial"/>
          <w:sz w:val="22"/>
          <w:szCs w:val="22"/>
        </w:rPr>
      </w:pPr>
      <w:del w:id="575" w:author="TOSHIBA" w:date="2016-03-08T10:37:00Z">
        <w:r w:rsidRPr="00087642" w:rsidDel="00576F42">
          <w:rPr>
            <w:rFonts w:ascii="Arial" w:hAnsi="Arial" w:cs="Arial"/>
            <w:sz w:val="22"/>
            <w:szCs w:val="22"/>
          </w:rPr>
          <w:delText xml:space="preserve">Es la </w:delText>
        </w:r>
      </w:del>
      <w:ins w:id="576" w:author="TOSHIBA" w:date="2016-03-08T10:37:00Z">
        <w:r w:rsidR="00576F42">
          <w:rPr>
            <w:rFonts w:ascii="Arial" w:hAnsi="Arial" w:cs="Arial"/>
            <w:sz w:val="22"/>
            <w:szCs w:val="22"/>
          </w:rPr>
          <w:t xml:space="preserve"> La Occidental es la </w:t>
        </w:r>
      </w:ins>
      <w:r w:rsidRPr="00087642">
        <w:rPr>
          <w:rFonts w:ascii="Arial" w:hAnsi="Arial" w:cs="Arial"/>
          <w:sz w:val="22"/>
          <w:szCs w:val="22"/>
        </w:rPr>
        <w:t>menos elevada de las tres cordilleras andinas de Colombia, pero alcanza alturas superiores a los 4000 m</w:t>
      </w:r>
      <w:del w:id="577" w:author="TOSHIBA" w:date="2016-03-08T11:12:00Z">
        <w:r w:rsidRPr="00087642" w:rsidDel="00CC1A3D">
          <w:rPr>
            <w:rFonts w:ascii="Arial" w:hAnsi="Arial" w:cs="Arial"/>
            <w:sz w:val="22"/>
            <w:szCs w:val="22"/>
          </w:rPr>
          <w:delText>snm</w:delText>
        </w:r>
      </w:del>
      <w:r w:rsidRPr="00087642">
        <w:rPr>
          <w:rFonts w:ascii="Arial" w:hAnsi="Arial" w:cs="Arial"/>
          <w:sz w:val="22"/>
          <w:szCs w:val="22"/>
        </w:rPr>
        <w:t xml:space="preserve">. La máxima altura se encuentra en los </w:t>
      </w:r>
      <w:r w:rsidR="009A3074">
        <w:rPr>
          <w:rFonts w:ascii="Arial" w:hAnsi="Arial" w:cs="Arial"/>
          <w:b/>
          <w:sz w:val="22"/>
          <w:szCs w:val="22"/>
        </w:rPr>
        <w:t>f</w:t>
      </w:r>
      <w:r w:rsidRPr="00087642">
        <w:rPr>
          <w:rFonts w:ascii="Arial" w:hAnsi="Arial" w:cs="Arial"/>
          <w:b/>
          <w:sz w:val="22"/>
          <w:szCs w:val="22"/>
        </w:rPr>
        <w:t>arallones de Cali</w:t>
      </w:r>
      <w:r w:rsidRPr="00087642">
        <w:rPr>
          <w:rFonts w:ascii="Arial" w:hAnsi="Arial" w:cs="Arial"/>
          <w:sz w:val="22"/>
          <w:szCs w:val="22"/>
        </w:rPr>
        <w:t xml:space="preserve"> (4280 m</w:t>
      </w:r>
      <w:del w:id="578" w:author="TOSHIBA" w:date="2016-03-08T11:12:00Z">
        <w:r w:rsidRPr="00087642" w:rsidDel="00CC1A3D">
          <w:rPr>
            <w:rFonts w:ascii="Arial" w:hAnsi="Arial" w:cs="Arial"/>
            <w:sz w:val="22"/>
            <w:szCs w:val="22"/>
          </w:rPr>
          <w:delText>snm</w:delText>
        </w:r>
      </w:del>
      <w:r w:rsidRPr="00087642">
        <w:rPr>
          <w:rFonts w:ascii="Arial" w:hAnsi="Arial" w:cs="Arial"/>
          <w:sz w:val="22"/>
          <w:szCs w:val="22"/>
        </w:rPr>
        <w:t>). En la parte meridional está formada por material volcánico y su principal característica es la discontinuidad por la presencia de depresiones que la atraviesan.</w:t>
      </w:r>
    </w:p>
    <w:p w14:paraId="2B25F859" w14:textId="77777777" w:rsidR="001524C5" w:rsidRPr="00087642" w:rsidRDefault="001524C5" w:rsidP="001524C5">
      <w:pPr>
        <w:pStyle w:val="u"/>
        <w:shd w:val="clear" w:color="auto" w:fill="FFFFFF"/>
        <w:spacing w:before="0" w:beforeAutospacing="0" w:after="0"/>
        <w:jc w:val="both"/>
        <w:rPr>
          <w:rFonts w:ascii="Arial" w:hAnsi="Arial" w:cs="Arial"/>
          <w:sz w:val="22"/>
          <w:szCs w:val="22"/>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322D5BBE" w14:textId="77777777" w:rsidTr="00906062">
        <w:tc>
          <w:tcPr>
            <w:tcW w:w="9054" w:type="dxa"/>
            <w:gridSpan w:val="2"/>
            <w:shd w:val="clear" w:color="auto" w:fill="0D0D0D" w:themeFill="text1" w:themeFillTint="F2"/>
          </w:tcPr>
          <w:p w14:paraId="6DCD426D"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3C72D47B" w14:textId="77777777" w:rsidTr="00906062">
        <w:tc>
          <w:tcPr>
            <w:tcW w:w="2518" w:type="dxa"/>
          </w:tcPr>
          <w:p w14:paraId="34D47F81"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7312CDBF" w14:textId="61CEB495" w:rsidR="001524C5" w:rsidRPr="00087642" w:rsidRDefault="001524C5" w:rsidP="00C85314">
            <w:pPr>
              <w:jc w:val="both"/>
              <w:rPr>
                <w:rFonts w:ascii="Arial" w:hAnsi="Arial" w:cs="Arial"/>
              </w:rPr>
            </w:pPr>
            <w:r w:rsidRPr="00087642">
              <w:rPr>
                <w:rFonts w:ascii="Arial" w:hAnsi="Arial" w:cs="Arial"/>
              </w:rPr>
              <w:t>CS_07_08_</w:t>
            </w:r>
            <w:r w:rsidR="009166BC">
              <w:rPr>
                <w:rFonts w:ascii="Arial" w:hAnsi="Arial" w:cs="Arial"/>
              </w:rPr>
              <w:t>CO</w:t>
            </w:r>
            <w:del w:id="579" w:author="TOSHIBA" w:date="2016-03-08T18:12:00Z">
              <w:r w:rsidR="009166BC" w:rsidDel="00C85314">
                <w:rPr>
                  <w:rFonts w:ascii="Arial" w:hAnsi="Arial" w:cs="Arial"/>
                </w:rPr>
                <w:delText xml:space="preserve"> </w:delText>
              </w:r>
            </w:del>
            <w:r w:rsidRPr="00087642">
              <w:rPr>
                <w:rFonts w:ascii="Arial" w:hAnsi="Arial" w:cs="Arial"/>
                <w:lang w:val="en-US"/>
              </w:rPr>
              <w:t>IMG</w:t>
            </w:r>
            <w:r w:rsidR="009166BC">
              <w:rPr>
                <w:rFonts w:ascii="Arial" w:hAnsi="Arial" w:cs="Arial"/>
                <w:lang w:val="en-US"/>
              </w:rPr>
              <w:t>21</w:t>
            </w:r>
          </w:p>
        </w:tc>
      </w:tr>
      <w:tr w:rsidR="001524C5" w:rsidRPr="00087642" w14:paraId="455DF808" w14:textId="77777777" w:rsidTr="00906062">
        <w:tc>
          <w:tcPr>
            <w:tcW w:w="2518" w:type="dxa"/>
          </w:tcPr>
          <w:p w14:paraId="33D05BF7"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162A2522" w14:textId="77777777" w:rsidR="001524C5" w:rsidRPr="00087642" w:rsidRDefault="001524C5" w:rsidP="00906062">
            <w:pPr>
              <w:jc w:val="both"/>
              <w:rPr>
                <w:rFonts w:ascii="Arial" w:hAnsi="Arial" w:cs="Arial"/>
                <w:b/>
                <w:lang w:val="es-ES"/>
              </w:rPr>
            </w:pPr>
            <w:r w:rsidRPr="00087642">
              <w:rPr>
                <w:rFonts w:ascii="Arial" w:hAnsi="Arial" w:cs="Arial"/>
                <w:b/>
                <w:lang w:val="es-ES"/>
              </w:rPr>
              <w:t>Punta Pance farallones de Cali</w:t>
            </w:r>
          </w:p>
        </w:tc>
      </w:tr>
      <w:tr w:rsidR="001524C5" w:rsidRPr="00087642" w14:paraId="47696942" w14:textId="77777777" w:rsidTr="00906062">
        <w:tc>
          <w:tcPr>
            <w:tcW w:w="2518" w:type="dxa"/>
          </w:tcPr>
          <w:p w14:paraId="6B350487"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78AC6E50" w14:textId="77777777" w:rsidR="001524C5" w:rsidRPr="00087642" w:rsidRDefault="00485F03" w:rsidP="00906062">
            <w:pPr>
              <w:jc w:val="both"/>
              <w:rPr>
                <w:rFonts w:ascii="Arial" w:hAnsi="Arial" w:cs="Arial"/>
                <w:noProof/>
                <w:lang w:eastAsia="es-CO"/>
              </w:rPr>
            </w:pPr>
            <w:hyperlink r:id="rId51" w:history="1">
              <w:r w:rsidR="001524C5" w:rsidRPr="00087642">
                <w:rPr>
                  <w:rStyle w:val="Hipervnculo"/>
                  <w:rFonts w:ascii="Arial" w:hAnsi="Arial" w:cs="Arial"/>
                  <w:noProof/>
                  <w:lang w:eastAsia="es-CO"/>
                </w:rPr>
                <w:t>https://commons.wikimedia.org/wiki/File:Punta_Pance.jpg</w:t>
              </w:r>
            </w:hyperlink>
          </w:p>
          <w:p w14:paraId="262EDB4F" w14:textId="77777777" w:rsidR="001524C5" w:rsidRPr="00087642" w:rsidRDefault="001524C5" w:rsidP="00906062">
            <w:pPr>
              <w:jc w:val="both"/>
              <w:rPr>
                <w:rFonts w:ascii="Arial" w:hAnsi="Arial" w:cs="Arial"/>
                <w:noProof/>
                <w:lang w:eastAsia="es-CO"/>
              </w:rPr>
            </w:pPr>
          </w:p>
          <w:p w14:paraId="518A5019"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15822345" wp14:editId="07777777">
                  <wp:extent cx="1685925" cy="1219997"/>
                  <wp:effectExtent l="0" t="0" r="0" b="0"/>
                  <wp:docPr id="41" name="Imagen 41" descr="https://upload.wikimedia.org/wikipedia/commons/thumb/e/eb/Punta_Pance.jpg/275px-Punta_P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e/eb/Punta_Pance.jpg/275px-Punta_Panc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1168" cy="1223791"/>
                          </a:xfrm>
                          <a:prstGeom prst="rect">
                            <a:avLst/>
                          </a:prstGeom>
                          <a:noFill/>
                          <a:ln>
                            <a:noFill/>
                          </a:ln>
                        </pic:spPr>
                      </pic:pic>
                    </a:graphicData>
                  </a:graphic>
                </wp:inline>
              </w:drawing>
            </w:r>
          </w:p>
        </w:tc>
      </w:tr>
      <w:tr w:rsidR="001524C5" w:rsidRPr="00087642" w14:paraId="4ED4A67E" w14:textId="77777777" w:rsidTr="00906062">
        <w:tc>
          <w:tcPr>
            <w:tcW w:w="2518" w:type="dxa"/>
          </w:tcPr>
          <w:p w14:paraId="3DE390F8"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04E2C653" w14:textId="77777777" w:rsidR="001524C5" w:rsidRPr="00087642" w:rsidRDefault="001524C5" w:rsidP="00906062">
            <w:pPr>
              <w:jc w:val="both"/>
              <w:rPr>
                <w:rFonts w:ascii="Arial" w:hAnsi="Arial" w:cs="Arial"/>
                <w:color w:val="252525"/>
                <w:shd w:val="clear" w:color="auto" w:fill="FFFFFF"/>
              </w:rPr>
            </w:pPr>
            <w:r w:rsidRPr="00087642">
              <w:rPr>
                <w:rFonts w:ascii="Arial" w:hAnsi="Arial" w:cs="Arial"/>
                <w:color w:val="252525"/>
                <w:shd w:val="clear" w:color="auto" w:fill="FFFFFF"/>
              </w:rPr>
              <w:t xml:space="preserve">Los </w:t>
            </w:r>
            <w:r w:rsidRPr="00087642">
              <w:rPr>
                <w:rFonts w:ascii="Arial" w:hAnsi="Arial" w:cs="Arial"/>
                <w:b/>
                <w:color w:val="252525"/>
                <w:shd w:val="clear" w:color="auto" w:fill="FFFFFF"/>
              </w:rPr>
              <w:t>farallones de Cali</w:t>
            </w:r>
            <w:r w:rsidRPr="00087642">
              <w:rPr>
                <w:rFonts w:ascii="Arial" w:hAnsi="Arial" w:cs="Arial"/>
                <w:color w:val="252525"/>
                <w:shd w:val="clear" w:color="auto" w:fill="FFFFFF"/>
              </w:rPr>
              <w:t xml:space="preserve"> son un </w:t>
            </w:r>
            <w:r w:rsidRPr="00087642">
              <w:rPr>
                <w:rFonts w:ascii="Arial" w:hAnsi="Arial" w:cs="Arial"/>
                <w:b/>
                <w:color w:val="252525"/>
                <w:shd w:val="clear" w:color="auto" w:fill="FFFFFF"/>
              </w:rPr>
              <w:t>plegamiento</w:t>
            </w:r>
            <w:r w:rsidR="002D46BA">
              <w:rPr>
                <w:rFonts w:ascii="Arial" w:hAnsi="Arial" w:cs="Arial"/>
                <w:b/>
                <w:color w:val="252525"/>
                <w:shd w:val="clear" w:color="auto" w:fill="FFFFFF"/>
              </w:rPr>
              <w:t xml:space="preserve"> </w:t>
            </w:r>
            <w:r w:rsidRPr="00087642">
              <w:rPr>
                <w:rFonts w:ascii="Arial" w:hAnsi="Arial" w:cs="Arial"/>
                <w:color w:val="252525"/>
                <w:shd w:val="clear" w:color="auto" w:fill="FFFFFF"/>
              </w:rPr>
              <w:t xml:space="preserve">de formaciones rocosas. </w:t>
            </w:r>
          </w:p>
        </w:tc>
      </w:tr>
    </w:tbl>
    <w:p w14:paraId="51E3B73F" w14:textId="77777777" w:rsidR="001524C5" w:rsidRPr="00087642" w:rsidRDefault="001524C5" w:rsidP="001524C5">
      <w:pPr>
        <w:pStyle w:val="u"/>
        <w:shd w:val="clear" w:color="auto" w:fill="FFFFFF"/>
        <w:spacing w:before="0" w:beforeAutospacing="0" w:after="0"/>
        <w:jc w:val="both"/>
        <w:rPr>
          <w:rFonts w:ascii="Arial" w:hAnsi="Arial" w:cs="Arial"/>
          <w:sz w:val="22"/>
          <w:szCs w:val="22"/>
        </w:rPr>
      </w:pPr>
    </w:p>
    <w:p w14:paraId="16F623B6" w14:textId="77777777" w:rsidR="001524C5" w:rsidRPr="00087642" w:rsidRDefault="001524C5" w:rsidP="001524C5">
      <w:pPr>
        <w:rPr>
          <w:rFonts w:ascii="Arial" w:hAnsi="Arial" w:cs="Arial"/>
          <w:b/>
        </w:rPr>
      </w:pPr>
    </w:p>
    <w:p w14:paraId="26CB2C71" w14:textId="77777777" w:rsidR="001524C5" w:rsidRPr="00087642" w:rsidRDefault="001524C5" w:rsidP="001524C5">
      <w:pPr>
        <w:rPr>
          <w:rFonts w:ascii="Arial" w:hAnsi="Arial" w:cs="Arial"/>
          <w:b/>
        </w:rPr>
      </w:pPr>
    </w:p>
    <w:p w14:paraId="4FDE319B" w14:textId="77777777" w:rsidR="001524C5" w:rsidRPr="00087642" w:rsidRDefault="001524C5" w:rsidP="001524C5">
      <w:pPr>
        <w:rPr>
          <w:rFonts w:ascii="Arial" w:hAnsi="Arial" w:cs="Arial"/>
          <w:b/>
        </w:rPr>
      </w:pPr>
    </w:p>
    <w:p w14:paraId="7E592693" w14:textId="77777777" w:rsidR="001524C5" w:rsidRPr="00087642" w:rsidRDefault="001524C5" w:rsidP="001524C5">
      <w:pPr>
        <w:rPr>
          <w:rFonts w:ascii="Arial" w:hAnsi="Arial" w:cs="Arial"/>
          <w:b/>
        </w:rPr>
      </w:pPr>
    </w:p>
    <w:p w14:paraId="1DE2932B" w14:textId="77777777" w:rsidR="001524C5" w:rsidRPr="00087642" w:rsidRDefault="001524C5" w:rsidP="001524C5">
      <w:pPr>
        <w:rPr>
          <w:rFonts w:ascii="Arial" w:hAnsi="Arial" w:cs="Arial"/>
          <w:b/>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6BEE80BB" w14:textId="77777777" w:rsidTr="00906062">
        <w:tc>
          <w:tcPr>
            <w:tcW w:w="9054" w:type="dxa"/>
            <w:gridSpan w:val="2"/>
            <w:shd w:val="clear" w:color="auto" w:fill="0D0D0D" w:themeFill="text1" w:themeFillTint="F2"/>
          </w:tcPr>
          <w:p w14:paraId="08C9BBA0"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70DACCFB" w14:textId="77777777" w:rsidTr="00906062">
        <w:tc>
          <w:tcPr>
            <w:tcW w:w="2518" w:type="dxa"/>
          </w:tcPr>
          <w:p w14:paraId="5B447CAC"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61E9ED4F"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009166BC">
              <w:rPr>
                <w:rFonts w:ascii="Arial" w:hAnsi="Arial" w:cs="Arial"/>
                <w:lang w:val="en-US"/>
              </w:rPr>
              <w:t>IMG22</w:t>
            </w:r>
          </w:p>
        </w:tc>
      </w:tr>
      <w:tr w:rsidR="001524C5" w:rsidRPr="00087642" w14:paraId="1D107F9E" w14:textId="77777777" w:rsidTr="00906062">
        <w:tc>
          <w:tcPr>
            <w:tcW w:w="2518" w:type="dxa"/>
          </w:tcPr>
          <w:p w14:paraId="0A22FB38"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20905FBA" w14:textId="63DC117C" w:rsidR="001524C5" w:rsidRPr="00087642" w:rsidRDefault="001524C5" w:rsidP="00C85314">
            <w:pPr>
              <w:jc w:val="both"/>
              <w:rPr>
                <w:rFonts w:ascii="Arial" w:hAnsi="Arial" w:cs="Arial"/>
                <w:b/>
                <w:lang w:val="es-ES"/>
              </w:rPr>
            </w:pPr>
            <w:r w:rsidRPr="00087642">
              <w:rPr>
                <w:rFonts w:ascii="Arial" w:hAnsi="Arial" w:cs="Arial"/>
                <w:b/>
                <w:lang w:val="es-ES"/>
              </w:rPr>
              <w:t xml:space="preserve">Volcán </w:t>
            </w:r>
            <w:del w:id="580" w:author="TOSHIBA" w:date="2016-03-08T18:12:00Z">
              <w:r w:rsidRPr="00087642" w:rsidDel="00C85314">
                <w:rPr>
                  <w:rFonts w:ascii="Arial" w:hAnsi="Arial" w:cs="Arial"/>
                  <w:b/>
                  <w:lang w:val="es-ES"/>
                </w:rPr>
                <w:delText>N</w:delText>
              </w:r>
            </w:del>
            <w:ins w:id="581" w:author="TOSHIBA" w:date="2016-03-08T18:12:00Z">
              <w:r w:rsidR="00C85314">
                <w:rPr>
                  <w:rFonts w:ascii="Arial" w:hAnsi="Arial" w:cs="Arial"/>
                  <w:b/>
                  <w:lang w:val="es-ES"/>
                </w:rPr>
                <w:t>n</w:t>
              </w:r>
            </w:ins>
            <w:r w:rsidRPr="00087642">
              <w:rPr>
                <w:rFonts w:ascii="Arial" w:hAnsi="Arial" w:cs="Arial"/>
                <w:b/>
                <w:lang w:val="es-ES"/>
              </w:rPr>
              <w:t>evado del Ruiz</w:t>
            </w:r>
          </w:p>
        </w:tc>
      </w:tr>
      <w:tr w:rsidR="001524C5" w:rsidRPr="00087642" w14:paraId="2EEEBD3B" w14:textId="77777777" w:rsidTr="00906062">
        <w:tc>
          <w:tcPr>
            <w:tcW w:w="2518" w:type="dxa"/>
          </w:tcPr>
          <w:p w14:paraId="4A0C4D4D"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70661DD0" w14:textId="77777777" w:rsidR="001524C5" w:rsidRPr="00087642" w:rsidRDefault="00485F03" w:rsidP="00906062">
            <w:pPr>
              <w:jc w:val="both"/>
              <w:rPr>
                <w:rFonts w:ascii="Arial" w:hAnsi="Arial" w:cs="Arial"/>
                <w:noProof/>
                <w:lang w:eastAsia="es-CO"/>
              </w:rPr>
            </w:pPr>
            <w:hyperlink r:id="rId53" w:history="1">
              <w:r w:rsidR="001524C5" w:rsidRPr="00087642">
                <w:rPr>
                  <w:rStyle w:val="Hipervnculo"/>
                  <w:rFonts w:ascii="Arial" w:hAnsi="Arial" w:cs="Arial"/>
                  <w:noProof/>
                  <w:lang w:eastAsia="es-CO"/>
                </w:rPr>
                <w:t>https://commons.wikimedia.org/wiki/File:Nevado_del_Ruiz_by_Edgar.png</w:t>
              </w:r>
            </w:hyperlink>
          </w:p>
          <w:p w14:paraId="6420C175" w14:textId="77777777" w:rsidR="001524C5" w:rsidRPr="00087642" w:rsidRDefault="001524C5" w:rsidP="00906062">
            <w:pPr>
              <w:jc w:val="both"/>
              <w:rPr>
                <w:rFonts w:ascii="Arial" w:hAnsi="Arial" w:cs="Arial"/>
                <w:noProof/>
                <w:lang w:eastAsia="es-CO"/>
              </w:rPr>
            </w:pPr>
          </w:p>
          <w:p w14:paraId="3CCB645C"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3121B145" wp14:editId="07777777">
                  <wp:extent cx="1657350" cy="1107110"/>
                  <wp:effectExtent l="0" t="0" r="0" b="0"/>
                  <wp:docPr id="35" name="Imagen 35" descr="Nevado del Ruiz by Ed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vado del Ruiz by Edga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0664" cy="1109324"/>
                          </a:xfrm>
                          <a:prstGeom prst="rect">
                            <a:avLst/>
                          </a:prstGeom>
                          <a:noFill/>
                          <a:ln>
                            <a:noFill/>
                          </a:ln>
                        </pic:spPr>
                      </pic:pic>
                    </a:graphicData>
                  </a:graphic>
                </wp:inline>
              </w:drawing>
            </w:r>
          </w:p>
          <w:p w14:paraId="343A8A5A" w14:textId="77777777" w:rsidR="001524C5" w:rsidRPr="00087642" w:rsidRDefault="001524C5" w:rsidP="00906062">
            <w:pPr>
              <w:jc w:val="both"/>
              <w:rPr>
                <w:rFonts w:ascii="Arial" w:hAnsi="Arial" w:cs="Arial"/>
                <w:noProof/>
                <w:lang w:eastAsia="es-CO"/>
              </w:rPr>
            </w:pPr>
          </w:p>
        </w:tc>
      </w:tr>
      <w:tr w:rsidR="001524C5" w:rsidRPr="00087642" w14:paraId="64CC3AA8" w14:textId="77777777" w:rsidTr="00906062">
        <w:tc>
          <w:tcPr>
            <w:tcW w:w="2518" w:type="dxa"/>
          </w:tcPr>
          <w:p w14:paraId="30C7506C"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4BE29DD0" w14:textId="621947AA" w:rsidR="001524C5" w:rsidRPr="00087642" w:rsidRDefault="001524C5" w:rsidP="00576F42">
            <w:pPr>
              <w:jc w:val="both"/>
              <w:rPr>
                <w:rFonts w:ascii="Arial" w:hAnsi="Arial" w:cs="Arial"/>
                <w:lang w:val="es-ES_tradnl"/>
              </w:rPr>
            </w:pPr>
            <w:r w:rsidRPr="00087642">
              <w:rPr>
                <w:rFonts w:ascii="Arial" w:hAnsi="Arial" w:cs="Arial"/>
                <w:lang w:val="es-ES_tradnl"/>
              </w:rPr>
              <w:t xml:space="preserve">El </w:t>
            </w:r>
            <w:del w:id="582" w:author="TOSHIBA" w:date="2016-03-08T10:38:00Z">
              <w:r w:rsidRPr="00087642" w:rsidDel="00576F42">
                <w:rPr>
                  <w:rFonts w:ascii="Arial" w:hAnsi="Arial" w:cs="Arial"/>
                  <w:b/>
                  <w:lang w:val="es-ES_tradnl"/>
                </w:rPr>
                <w:delText>V</w:delText>
              </w:r>
            </w:del>
            <w:ins w:id="583" w:author="TOSHIBA" w:date="2016-03-08T10:38:00Z">
              <w:r w:rsidR="00576F42">
                <w:rPr>
                  <w:rFonts w:ascii="Arial" w:hAnsi="Arial" w:cs="Arial"/>
                  <w:b/>
                  <w:lang w:val="es-ES_tradnl"/>
                </w:rPr>
                <w:t>v</w:t>
              </w:r>
            </w:ins>
            <w:r w:rsidRPr="00087642">
              <w:rPr>
                <w:rFonts w:ascii="Arial" w:hAnsi="Arial" w:cs="Arial"/>
                <w:b/>
                <w:lang w:val="es-ES_tradnl"/>
              </w:rPr>
              <w:t xml:space="preserve">olcán </w:t>
            </w:r>
            <w:del w:id="584" w:author="TOSHIBA" w:date="2016-03-08T10:38:00Z">
              <w:r w:rsidRPr="00087642" w:rsidDel="00576F42">
                <w:rPr>
                  <w:rFonts w:ascii="Arial" w:hAnsi="Arial" w:cs="Arial"/>
                  <w:b/>
                  <w:lang w:val="es-ES_tradnl"/>
                </w:rPr>
                <w:delText>N</w:delText>
              </w:r>
            </w:del>
            <w:ins w:id="585" w:author="TOSHIBA" w:date="2016-03-08T10:38:00Z">
              <w:r w:rsidR="00576F42">
                <w:rPr>
                  <w:rFonts w:ascii="Arial" w:hAnsi="Arial" w:cs="Arial"/>
                  <w:b/>
                  <w:lang w:val="es-ES_tradnl"/>
                </w:rPr>
                <w:t>n</w:t>
              </w:r>
            </w:ins>
            <w:r w:rsidRPr="00087642">
              <w:rPr>
                <w:rFonts w:ascii="Arial" w:hAnsi="Arial" w:cs="Arial"/>
                <w:b/>
                <w:lang w:val="es-ES_tradnl"/>
              </w:rPr>
              <w:t>evado del Ruiz</w:t>
            </w:r>
            <w:r w:rsidRPr="00087642">
              <w:rPr>
                <w:rFonts w:ascii="Arial" w:hAnsi="Arial" w:cs="Arial"/>
                <w:lang w:val="es-ES_tradnl"/>
              </w:rPr>
              <w:t xml:space="preserve"> está ubicado entre los departamentos de Caldas y Tolima. Es el volcán más septentrional del </w:t>
            </w:r>
            <w:r w:rsidRPr="00087642">
              <w:rPr>
                <w:rFonts w:ascii="Arial" w:hAnsi="Arial" w:cs="Arial"/>
                <w:b/>
                <w:lang w:val="es-ES_tradnl"/>
              </w:rPr>
              <w:t>cinturón volcánico de los Andes</w:t>
            </w:r>
            <w:r w:rsidRPr="00087642">
              <w:rPr>
                <w:rFonts w:ascii="Arial" w:hAnsi="Arial" w:cs="Arial"/>
                <w:lang w:val="es-ES_tradnl"/>
              </w:rPr>
              <w:t xml:space="preserve"> y ha estado activo durante cerca de dos millones de años, desde el </w:t>
            </w:r>
            <w:r w:rsidRPr="00087642">
              <w:rPr>
                <w:rFonts w:ascii="Arial" w:hAnsi="Arial" w:cs="Arial"/>
                <w:b/>
                <w:lang w:val="es-ES_tradnl"/>
              </w:rPr>
              <w:t>Pleistoceno temprano</w:t>
            </w:r>
            <w:r w:rsidRPr="00087642">
              <w:rPr>
                <w:rFonts w:ascii="Arial" w:hAnsi="Arial" w:cs="Arial"/>
                <w:lang w:val="es-ES_tradnl"/>
              </w:rPr>
              <w:t xml:space="preserve"> o el </w:t>
            </w:r>
            <w:r w:rsidRPr="00087642">
              <w:rPr>
                <w:rFonts w:ascii="Arial" w:hAnsi="Arial" w:cs="Arial"/>
                <w:b/>
                <w:lang w:val="es-ES_tradnl"/>
              </w:rPr>
              <w:t>Plioceno tardío</w:t>
            </w:r>
            <w:r w:rsidRPr="00087642">
              <w:rPr>
                <w:rFonts w:ascii="Arial" w:hAnsi="Arial" w:cs="Arial"/>
                <w:lang w:val="es-ES_tradnl"/>
              </w:rPr>
              <w:t>.</w:t>
            </w:r>
          </w:p>
        </w:tc>
      </w:tr>
    </w:tbl>
    <w:p w14:paraId="79C746C6" w14:textId="77777777" w:rsidR="001524C5" w:rsidRPr="00087642" w:rsidRDefault="001524C5" w:rsidP="001524C5">
      <w:pPr>
        <w:rPr>
          <w:rFonts w:ascii="Arial" w:hAnsi="Arial" w:cs="Arial"/>
          <w:b/>
        </w:rPr>
      </w:pPr>
    </w:p>
    <w:p w14:paraId="278A8F55" w14:textId="63D0D01A"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La </w:t>
      </w:r>
      <w:r w:rsidR="009A3074">
        <w:rPr>
          <w:rFonts w:ascii="Arial" w:hAnsi="Arial" w:cs="Arial"/>
          <w:b/>
          <w:sz w:val="22"/>
          <w:szCs w:val="22"/>
        </w:rPr>
        <w:t>c</w:t>
      </w:r>
      <w:r w:rsidRPr="00087642">
        <w:rPr>
          <w:rFonts w:ascii="Arial" w:hAnsi="Arial" w:cs="Arial"/>
          <w:b/>
          <w:sz w:val="22"/>
          <w:szCs w:val="22"/>
        </w:rPr>
        <w:t>ordillera Central</w:t>
      </w:r>
      <w:r w:rsidR="00382215">
        <w:rPr>
          <w:rFonts w:ascii="Arial" w:hAnsi="Arial" w:cs="Arial"/>
          <w:b/>
          <w:sz w:val="22"/>
          <w:szCs w:val="22"/>
        </w:rPr>
        <w:t xml:space="preserve"> </w:t>
      </w:r>
      <w:r w:rsidRPr="00087642">
        <w:rPr>
          <w:rFonts w:ascii="Arial" w:hAnsi="Arial" w:cs="Arial"/>
          <w:sz w:val="22"/>
          <w:szCs w:val="22"/>
        </w:rPr>
        <w:t xml:space="preserve">es una prolongación septentrional de la </w:t>
      </w:r>
      <w:r w:rsidR="009A3074">
        <w:rPr>
          <w:rFonts w:ascii="Arial" w:hAnsi="Arial" w:cs="Arial"/>
          <w:sz w:val="22"/>
          <w:szCs w:val="22"/>
        </w:rPr>
        <w:t>c</w:t>
      </w:r>
      <w:r w:rsidRPr="00087642">
        <w:rPr>
          <w:rFonts w:ascii="Arial" w:hAnsi="Arial" w:cs="Arial"/>
          <w:sz w:val="22"/>
          <w:szCs w:val="22"/>
        </w:rPr>
        <w:t xml:space="preserve">ordillera Real de Ecuador, y desde la frontera colombo-ecuatoriana hasta el </w:t>
      </w:r>
      <w:del w:id="586" w:author="TOSHIBA" w:date="2016-03-08T10:39:00Z">
        <w:r w:rsidRPr="00087642" w:rsidDel="00576F42">
          <w:rPr>
            <w:rFonts w:ascii="Arial" w:hAnsi="Arial" w:cs="Arial"/>
            <w:b/>
            <w:sz w:val="22"/>
            <w:szCs w:val="22"/>
          </w:rPr>
          <w:delText>M</w:delText>
        </w:r>
      </w:del>
      <w:ins w:id="587" w:author="TOSHIBA" w:date="2016-03-08T10:39:00Z">
        <w:r w:rsidR="00576F42">
          <w:rPr>
            <w:rFonts w:ascii="Arial" w:hAnsi="Arial" w:cs="Arial"/>
            <w:b/>
            <w:sz w:val="22"/>
            <w:szCs w:val="22"/>
          </w:rPr>
          <w:t>m</w:t>
        </w:r>
      </w:ins>
      <w:r w:rsidRPr="00087642">
        <w:rPr>
          <w:rFonts w:ascii="Arial" w:hAnsi="Arial" w:cs="Arial"/>
          <w:b/>
          <w:sz w:val="22"/>
          <w:szCs w:val="22"/>
        </w:rPr>
        <w:t>acizo de Almaguer</w:t>
      </w:r>
      <w:r w:rsidRPr="00087642">
        <w:rPr>
          <w:rFonts w:ascii="Arial" w:hAnsi="Arial" w:cs="Arial"/>
          <w:sz w:val="22"/>
          <w:szCs w:val="22"/>
        </w:rPr>
        <w:t xml:space="preserve"> constituye la </w:t>
      </w:r>
      <w:r w:rsidRPr="00087642">
        <w:rPr>
          <w:rFonts w:ascii="Arial" w:hAnsi="Arial" w:cs="Arial"/>
          <w:b/>
          <w:sz w:val="22"/>
          <w:szCs w:val="22"/>
        </w:rPr>
        <w:t xml:space="preserve">divisoria </w:t>
      </w:r>
      <w:r w:rsidRPr="00087642">
        <w:rPr>
          <w:rFonts w:ascii="Arial" w:hAnsi="Arial" w:cs="Arial"/>
          <w:sz w:val="22"/>
          <w:szCs w:val="22"/>
        </w:rPr>
        <w:t xml:space="preserve">continental entre los </w:t>
      </w:r>
      <w:r w:rsidRPr="00087642">
        <w:rPr>
          <w:rFonts w:ascii="Arial" w:hAnsi="Arial" w:cs="Arial"/>
          <w:b/>
          <w:sz w:val="22"/>
          <w:szCs w:val="22"/>
        </w:rPr>
        <w:t>drenajes</w:t>
      </w:r>
      <w:r w:rsidRPr="00087642">
        <w:rPr>
          <w:rFonts w:ascii="Arial" w:hAnsi="Arial" w:cs="Arial"/>
          <w:sz w:val="22"/>
          <w:szCs w:val="22"/>
        </w:rPr>
        <w:t xml:space="preserve"> del océano Atlántico y del </w:t>
      </w:r>
      <w:del w:id="588" w:author="TOSHIBA" w:date="2016-03-08T10:39:00Z">
        <w:r w:rsidRPr="00087642" w:rsidDel="00576F42">
          <w:rPr>
            <w:rFonts w:ascii="Arial" w:hAnsi="Arial" w:cs="Arial"/>
            <w:sz w:val="22"/>
            <w:szCs w:val="22"/>
          </w:rPr>
          <w:delText xml:space="preserve">océano </w:delText>
        </w:r>
      </w:del>
      <w:r w:rsidRPr="00087642">
        <w:rPr>
          <w:rFonts w:ascii="Arial" w:hAnsi="Arial" w:cs="Arial"/>
          <w:sz w:val="22"/>
          <w:szCs w:val="22"/>
        </w:rPr>
        <w:t>Pacífico.</w:t>
      </w:r>
    </w:p>
    <w:p w14:paraId="1D73AB40" w14:textId="392CCF1E"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Es la más elevada de las tres cordilleras. La vertiente oriental sobre el río Magdalena es más amplia que la vertiente occidental sobre el río Cauca. Tiene una gran actividad volcánica. Presenta algunos nevados permanentes</w:t>
      </w:r>
      <w:ins w:id="589" w:author="TOSHIBA" w:date="2016-03-08T11:11:00Z">
        <w:r w:rsidR="00CC1A3D">
          <w:rPr>
            <w:rFonts w:ascii="Arial" w:hAnsi="Arial" w:cs="Arial"/>
            <w:sz w:val="22"/>
            <w:szCs w:val="22"/>
          </w:rPr>
          <w:t>,</w:t>
        </w:r>
      </w:ins>
      <w:r w:rsidRPr="00087642">
        <w:rPr>
          <w:rFonts w:ascii="Arial" w:hAnsi="Arial" w:cs="Arial"/>
          <w:sz w:val="22"/>
          <w:szCs w:val="22"/>
        </w:rPr>
        <w:t xml:space="preserve"> como los </w:t>
      </w:r>
      <w:r w:rsidRPr="00087642">
        <w:rPr>
          <w:rFonts w:ascii="Arial" w:hAnsi="Arial" w:cs="Arial"/>
          <w:b/>
          <w:sz w:val="22"/>
          <w:szCs w:val="22"/>
        </w:rPr>
        <w:t>volcanes nevados del Ru</w:t>
      </w:r>
      <w:r w:rsidR="009A3074">
        <w:rPr>
          <w:rFonts w:ascii="Arial" w:hAnsi="Arial" w:cs="Arial"/>
          <w:b/>
          <w:sz w:val="22"/>
          <w:szCs w:val="22"/>
        </w:rPr>
        <w:t>i</w:t>
      </w:r>
      <w:r w:rsidRPr="00087642">
        <w:rPr>
          <w:rFonts w:ascii="Arial" w:hAnsi="Arial" w:cs="Arial"/>
          <w:b/>
          <w:sz w:val="22"/>
          <w:szCs w:val="22"/>
        </w:rPr>
        <w:t>z</w:t>
      </w:r>
      <w:r w:rsidRPr="00087642">
        <w:rPr>
          <w:rFonts w:ascii="Arial" w:hAnsi="Arial" w:cs="Arial"/>
          <w:sz w:val="22"/>
          <w:szCs w:val="22"/>
        </w:rPr>
        <w:t xml:space="preserve"> (5400 m</w:t>
      </w:r>
      <w:del w:id="590" w:author="TOSHIBA" w:date="2016-03-08T10:39:00Z">
        <w:r w:rsidRPr="00087642" w:rsidDel="00576F42">
          <w:rPr>
            <w:rFonts w:ascii="Arial" w:hAnsi="Arial" w:cs="Arial"/>
            <w:sz w:val="22"/>
            <w:szCs w:val="22"/>
          </w:rPr>
          <w:delText>snm</w:delText>
        </w:r>
      </w:del>
      <w:r w:rsidRPr="00087642">
        <w:rPr>
          <w:rFonts w:ascii="Arial" w:hAnsi="Arial" w:cs="Arial"/>
          <w:sz w:val="22"/>
          <w:szCs w:val="22"/>
        </w:rPr>
        <w:t xml:space="preserve">), </w:t>
      </w:r>
      <w:r w:rsidRPr="00087642">
        <w:rPr>
          <w:rFonts w:ascii="Arial" w:hAnsi="Arial" w:cs="Arial"/>
          <w:b/>
          <w:sz w:val="22"/>
          <w:szCs w:val="22"/>
        </w:rPr>
        <w:t>Santa Isabel</w:t>
      </w:r>
      <w:r w:rsidRPr="00087642">
        <w:rPr>
          <w:rFonts w:ascii="Arial" w:hAnsi="Arial" w:cs="Arial"/>
          <w:sz w:val="22"/>
          <w:szCs w:val="22"/>
        </w:rPr>
        <w:t xml:space="preserve"> (4900 m</w:t>
      </w:r>
      <w:del w:id="591" w:author="TOSHIBA" w:date="2016-03-08T10:39:00Z">
        <w:r w:rsidRPr="00087642" w:rsidDel="00576F42">
          <w:rPr>
            <w:rFonts w:ascii="Arial" w:hAnsi="Arial" w:cs="Arial"/>
            <w:sz w:val="22"/>
            <w:szCs w:val="22"/>
          </w:rPr>
          <w:delText>snm</w:delText>
        </w:r>
      </w:del>
      <w:r w:rsidRPr="00087642">
        <w:rPr>
          <w:rFonts w:ascii="Arial" w:hAnsi="Arial" w:cs="Arial"/>
          <w:sz w:val="22"/>
          <w:szCs w:val="22"/>
        </w:rPr>
        <w:t xml:space="preserve">), </w:t>
      </w:r>
      <w:r w:rsidRPr="00087642">
        <w:rPr>
          <w:rFonts w:ascii="Arial" w:hAnsi="Arial" w:cs="Arial"/>
          <w:b/>
          <w:sz w:val="22"/>
          <w:szCs w:val="22"/>
        </w:rPr>
        <w:t>Tolima</w:t>
      </w:r>
      <w:r w:rsidRPr="00087642">
        <w:rPr>
          <w:rFonts w:ascii="Arial" w:hAnsi="Arial" w:cs="Arial"/>
          <w:sz w:val="22"/>
          <w:szCs w:val="22"/>
        </w:rPr>
        <w:t xml:space="preserve"> (5200 m</w:t>
      </w:r>
      <w:del w:id="592" w:author="TOSHIBA" w:date="2016-03-08T10:40:00Z">
        <w:r w:rsidRPr="00087642" w:rsidDel="00576F42">
          <w:rPr>
            <w:rFonts w:ascii="Arial" w:hAnsi="Arial" w:cs="Arial"/>
            <w:sz w:val="22"/>
            <w:szCs w:val="22"/>
          </w:rPr>
          <w:delText>snm</w:delText>
        </w:r>
      </w:del>
      <w:r w:rsidRPr="00087642">
        <w:rPr>
          <w:rFonts w:ascii="Arial" w:hAnsi="Arial" w:cs="Arial"/>
          <w:sz w:val="22"/>
          <w:szCs w:val="22"/>
        </w:rPr>
        <w:t xml:space="preserve">) </w:t>
      </w:r>
      <w:r w:rsidRPr="00087642">
        <w:rPr>
          <w:rFonts w:ascii="Arial" w:hAnsi="Arial" w:cs="Arial"/>
          <w:b/>
          <w:sz w:val="22"/>
          <w:szCs w:val="22"/>
        </w:rPr>
        <w:t>Huila</w:t>
      </w:r>
      <w:r w:rsidRPr="00087642">
        <w:rPr>
          <w:rFonts w:ascii="Arial" w:hAnsi="Arial" w:cs="Arial"/>
          <w:sz w:val="22"/>
          <w:szCs w:val="22"/>
        </w:rPr>
        <w:t xml:space="preserve"> (5365 m</w:t>
      </w:r>
      <w:del w:id="593" w:author="TOSHIBA" w:date="2016-03-08T10:40:00Z">
        <w:r w:rsidRPr="00087642" w:rsidDel="00576F42">
          <w:rPr>
            <w:rFonts w:ascii="Arial" w:hAnsi="Arial" w:cs="Arial"/>
            <w:sz w:val="22"/>
            <w:szCs w:val="22"/>
          </w:rPr>
          <w:delText>snm</w:delText>
        </w:r>
      </w:del>
      <w:r w:rsidRPr="00087642">
        <w:rPr>
          <w:rFonts w:ascii="Arial" w:hAnsi="Arial" w:cs="Arial"/>
          <w:sz w:val="22"/>
          <w:szCs w:val="22"/>
        </w:rPr>
        <w:t xml:space="preserve">) y </w:t>
      </w:r>
      <w:r w:rsidRPr="00087642">
        <w:rPr>
          <w:rFonts w:ascii="Arial" w:hAnsi="Arial" w:cs="Arial"/>
          <w:b/>
          <w:sz w:val="22"/>
          <w:szCs w:val="22"/>
        </w:rPr>
        <w:t>Pan de Azúcar</w:t>
      </w:r>
      <w:r w:rsidRPr="00087642">
        <w:rPr>
          <w:rFonts w:ascii="Arial" w:hAnsi="Arial" w:cs="Arial"/>
          <w:sz w:val="22"/>
          <w:szCs w:val="22"/>
        </w:rPr>
        <w:t xml:space="preserve"> (</w:t>
      </w:r>
      <w:del w:id="594" w:author="TOSHIBA" w:date="2016-03-08T10:40:00Z">
        <w:r w:rsidRPr="00087642" w:rsidDel="00576F42">
          <w:rPr>
            <w:rFonts w:ascii="Arial" w:hAnsi="Arial" w:cs="Arial"/>
            <w:sz w:val="22"/>
            <w:szCs w:val="22"/>
          </w:rPr>
          <w:delText>S</w:delText>
        </w:r>
      </w:del>
      <w:ins w:id="595" w:author="TOSHIBA" w:date="2016-03-08T10:40:00Z">
        <w:r w:rsidR="00576F42">
          <w:rPr>
            <w:rFonts w:ascii="Arial" w:hAnsi="Arial" w:cs="Arial"/>
            <w:sz w:val="22"/>
            <w:szCs w:val="22"/>
          </w:rPr>
          <w:t>s</w:t>
        </w:r>
      </w:ins>
      <w:r w:rsidRPr="00087642">
        <w:rPr>
          <w:rFonts w:ascii="Arial" w:hAnsi="Arial" w:cs="Arial"/>
          <w:sz w:val="22"/>
          <w:szCs w:val="22"/>
        </w:rPr>
        <w:t>ierra de los Coconucos, 5000 m</w:t>
      </w:r>
      <w:del w:id="596" w:author="TOSHIBA" w:date="2016-03-08T10:40:00Z">
        <w:r w:rsidRPr="00087642" w:rsidDel="00576F42">
          <w:rPr>
            <w:rFonts w:ascii="Arial" w:hAnsi="Arial" w:cs="Arial"/>
            <w:sz w:val="22"/>
            <w:szCs w:val="22"/>
          </w:rPr>
          <w:delText>snm</w:delText>
        </w:r>
      </w:del>
      <w:r w:rsidRPr="00087642">
        <w:rPr>
          <w:rFonts w:ascii="Arial" w:hAnsi="Arial" w:cs="Arial"/>
          <w:sz w:val="22"/>
          <w:szCs w:val="22"/>
        </w:rPr>
        <w:t>).</w:t>
      </w:r>
    </w:p>
    <w:p w14:paraId="71AFF0F4" w14:textId="1DFE5536"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Al norte sobre el área antioqueña, la cordillera pierde altura por la depresión de varios ramales en forma de abanico, terminando en la </w:t>
      </w:r>
      <w:r w:rsidR="009A3074">
        <w:rPr>
          <w:rFonts w:ascii="Arial" w:hAnsi="Arial" w:cs="Arial"/>
          <w:b/>
          <w:sz w:val="22"/>
          <w:szCs w:val="22"/>
        </w:rPr>
        <w:t>s</w:t>
      </w:r>
      <w:r w:rsidRPr="00087642">
        <w:rPr>
          <w:rFonts w:ascii="Arial" w:hAnsi="Arial" w:cs="Arial"/>
          <w:b/>
          <w:sz w:val="22"/>
          <w:szCs w:val="22"/>
        </w:rPr>
        <w:t>erranía de San Lucas</w:t>
      </w:r>
      <w:r w:rsidRPr="00087642">
        <w:rPr>
          <w:rFonts w:ascii="Arial" w:hAnsi="Arial" w:cs="Arial"/>
          <w:sz w:val="22"/>
          <w:szCs w:val="22"/>
        </w:rPr>
        <w:t xml:space="preserve"> en el </w:t>
      </w:r>
      <w:r w:rsidR="009A3074">
        <w:rPr>
          <w:rFonts w:ascii="Arial" w:hAnsi="Arial" w:cs="Arial"/>
          <w:sz w:val="22"/>
          <w:szCs w:val="22"/>
        </w:rPr>
        <w:t>d</w:t>
      </w:r>
      <w:r w:rsidRPr="00087642">
        <w:rPr>
          <w:rFonts w:ascii="Arial" w:hAnsi="Arial" w:cs="Arial"/>
          <w:sz w:val="22"/>
          <w:szCs w:val="22"/>
        </w:rPr>
        <w:t>epartamento de Bolívar.</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36F335B2" w14:textId="77777777" w:rsidTr="00906062">
        <w:tc>
          <w:tcPr>
            <w:tcW w:w="9054" w:type="dxa"/>
            <w:gridSpan w:val="2"/>
            <w:shd w:val="clear" w:color="auto" w:fill="0D0D0D" w:themeFill="text1" w:themeFillTint="F2"/>
          </w:tcPr>
          <w:p w14:paraId="02619697"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067F8E37" w14:textId="77777777" w:rsidTr="00906062">
        <w:tc>
          <w:tcPr>
            <w:tcW w:w="2518" w:type="dxa"/>
          </w:tcPr>
          <w:p w14:paraId="08AF012D"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3B8425BF" w14:textId="0C97B4EA" w:rsidR="001524C5" w:rsidRPr="00087642" w:rsidRDefault="001524C5" w:rsidP="00C85314">
            <w:pPr>
              <w:jc w:val="both"/>
              <w:rPr>
                <w:rFonts w:ascii="Arial" w:hAnsi="Arial" w:cs="Arial"/>
              </w:rPr>
            </w:pPr>
            <w:r w:rsidRPr="00087642">
              <w:rPr>
                <w:rFonts w:ascii="Arial" w:hAnsi="Arial" w:cs="Arial"/>
              </w:rPr>
              <w:t>CS_07_08_</w:t>
            </w:r>
            <w:r w:rsidR="009166BC">
              <w:rPr>
                <w:rFonts w:ascii="Arial" w:hAnsi="Arial" w:cs="Arial"/>
              </w:rPr>
              <w:t>CO</w:t>
            </w:r>
            <w:del w:id="597" w:author="TOSHIBA" w:date="2016-03-08T18:14:00Z">
              <w:r w:rsidR="009166BC" w:rsidDel="00C85314">
                <w:rPr>
                  <w:rFonts w:ascii="Arial" w:hAnsi="Arial" w:cs="Arial"/>
                </w:rPr>
                <w:delText xml:space="preserve"> </w:delText>
              </w:r>
            </w:del>
            <w:r w:rsidRPr="00087642">
              <w:rPr>
                <w:rFonts w:ascii="Arial" w:hAnsi="Arial" w:cs="Arial"/>
                <w:lang w:val="en-US"/>
              </w:rPr>
              <w:t>IMG</w:t>
            </w:r>
            <w:r w:rsidR="009166BC">
              <w:rPr>
                <w:rFonts w:ascii="Arial" w:hAnsi="Arial" w:cs="Arial"/>
                <w:lang w:val="en-US"/>
              </w:rPr>
              <w:t>23</w:t>
            </w:r>
          </w:p>
        </w:tc>
      </w:tr>
      <w:tr w:rsidR="001524C5" w:rsidRPr="00087642" w14:paraId="35803102" w14:textId="77777777" w:rsidTr="00906062">
        <w:tc>
          <w:tcPr>
            <w:tcW w:w="2518" w:type="dxa"/>
          </w:tcPr>
          <w:p w14:paraId="32E8A4A3"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30D35CDA" w14:textId="77777777" w:rsidR="001524C5" w:rsidRPr="00087642" w:rsidRDefault="001524C5" w:rsidP="00906062">
            <w:pPr>
              <w:jc w:val="both"/>
              <w:rPr>
                <w:rFonts w:ascii="Arial" w:hAnsi="Arial" w:cs="Arial"/>
                <w:b/>
                <w:lang w:val="es-ES"/>
              </w:rPr>
            </w:pPr>
            <w:r w:rsidRPr="00087642">
              <w:rPr>
                <w:rFonts w:ascii="Arial" w:hAnsi="Arial" w:cs="Arial"/>
                <w:b/>
                <w:lang w:val="es-ES"/>
              </w:rPr>
              <w:t>Serranía de San Lucas</w:t>
            </w:r>
          </w:p>
        </w:tc>
      </w:tr>
      <w:tr w:rsidR="001524C5" w:rsidRPr="00087642" w14:paraId="1FA54362" w14:textId="77777777" w:rsidTr="00906062">
        <w:tc>
          <w:tcPr>
            <w:tcW w:w="2518" w:type="dxa"/>
          </w:tcPr>
          <w:p w14:paraId="5B47C6BD"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33D4352A" w14:textId="77777777" w:rsidR="001524C5" w:rsidRPr="00087642" w:rsidRDefault="00485F03" w:rsidP="00906062">
            <w:pPr>
              <w:jc w:val="both"/>
              <w:rPr>
                <w:rFonts w:ascii="Arial" w:hAnsi="Arial" w:cs="Arial"/>
              </w:rPr>
            </w:pPr>
            <w:hyperlink r:id="rId55" w:history="1">
              <w:r w:rsidR="001524C5" w:rsidRPr="00087642">
                <w:rPr>
                  <w:rStyle w:val="Hipervnculo"/>
                  <w:rFonts w:ascii="Arial" w:hAnsi="Arial" w:cs="Arial"/>
                </w:rPr>
                <w:t>http://www.imeditores.com/banocc/sierras/fotos.php?id=267</w:t>
              </w:r>
            </w:hyperlink>
          </w:p>
          <w:p w14:paraId="4FEAAF42" w14:textId="77777777" w:rsidR="001524C5" w:rsidRPr="00087642" w:rsidRDefault="001524C5" w:rsidP="00906062">
            <w:pPr>
              <w:jc w:val="both"/>
              <w:rPr>
                <w:rFonts w:ascii="Arial" w:hAnsi="Arial" w:cs="Arial"/>
                <w:noProof/>
                <w:lang w:eastAsia="es-CO"/>
              </w:rPr>
            </w:pPr>
          </w:p>
          <w:p w14:paraId="508453BF"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2C0AC3E1" wp14:editId="07777777">
                  <wp:extent cx="1136809" cy="1466850"/>
                  <wp:effectExtent l="0" t="0" r="0" b="0"/>
                  <wp:docPr id="50" name="Imagen 50" descr="La serrania tiene una longtud mayor a los 200 km y sus mayores alturas sobrepasan los 2.000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serrania tiene una longtud mayor a los 200 km y sus mayores alturas sobrepasan los 2.000 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6809" cy="1466850"/>
                          </a:xfrm>
                          <a:prstGeom prst="rect">
                            <a:avLst/>
                          </a:prstGeom>
                          <a:noFill/>
                          <a:ln>
                            <a:noFill/>
                          </a:ln>
                        </pic:spPr>
                      </pic:pic>
                    </a:graphicData>
                  </a:graphic>
                </wp:inline>
              </w:drawing>
            </w:r>
          </w:p>
        </w:tc>
      </w:tr>
      <w:tr w:rsidR="001524C5" w:rsidRPr="00087642" w14:paraId="023800C4" w14:textId="77777777" w:rsidTr="00906062">
        <w:tc>
          <w:tcPr>
            <w:tcW w:w="2518" w:type="dxa"/>
          </w:tcPr>
          <w:p w14:paraId="6A197B5B"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51E66EA7" w14:textId="44D2DF26" w:rsidR="001524C5" w:rsidRPr="00087642" w:rsidRDefault="001524C5" w:rsidP="009A3074">
            <w:pPr>
              <w:jc w:val="both"/>
              <w:rPr>
                <w:rFonts w:ascii="Arial" w:hAnsi="Arial" w:cs="Arial"/>
                <w:lang w:val="es-ES_tradnl"/>
              </w:rPr>
            </w:pPr>
            <w:r w:rsidRPr="00087642">
              <w:rPr>
                <w:rFonts w:ascii="Arial" w:hAnsi="Arial" w:cs="Arial"/>
                <w:lang w:val="es-ES_tradnl"/>
              </w:rPr>
              <w:t xml:space="preserve">Mapa de la </w:t>
            </w:r>
            <w:r w:rsidR="009A3074">
              <w:rPr>
                <w:rFonts w:ascii="Arial" w:hAnsi="Arial" w:cs="Arial"/>
                <w:b/>
                <w:lang w:val="es-ES_tradnl"/>
              </w:rPr>
              <w:t>s</w:t>
            </w:r>
            <w:r w:rsidRPr="00087642">
              <w:rPr>
                <w:rFonts w:ascii="Arial" w:hAnsi="Arial" w:cs="Arial"/>
                <w:b/>
                <w:lang w:val="es-ES_tradnl"/>
              </w:rPr>
              <w:t>erranía de San Lucas</w:t>
            </w:r>
            <w:r w:rsidRPr="00087642">
              <w:rPr>
                <w:rFonts w:ascii="Arial" w:hAnsi="Arial" w:cs="Arial"/>
                <w:lang w:val="es-ES_tradnl"/>
              </w:rPr>
              <w:t>.</w:t>
            </w:r>
          </w:p>
        </w:tc>
      </w:tr>
    </w:tbl>
    <w:p w14:paraId="7919A583" w14:textId="77777777" w:rsidR="001524C5" w:rsidRPr="00087642" w:rsidRDefault="001524C5" w:rsidP="001524C5">
      <w:pPr>
        <w:pStyle w:val="u"/>
        <w:shd w:val="clear" w:color="auto" w:fill="FFFFFF"/>
        <w:tabs>
          <w:tab w:val="left" w:pos="2940"/>
        </w:tabs>
        <w:spacing w:after="0"/>
        <w:jc w:val="both"/>
        <w:rPr>
          <w:rFonts w:ascii="Arial" w:hAnsi="Arial" w:cs="Arial"/>
          <w:sz w:val="22"/>
          <w:szCs w:val="22"/>
          <w:lang w:val="es-ES_tradnl"/>
        </w:rPr>
      </w:pPr>
      <w:r w:rsidRPr="00087642">
        <w:rPr>
          <w:rFonts w:ascii="Arial" w:hAnsi="Arial" w:cs="Arial"/>
          <w:sz w:val="22"/>
          <w:szCs w:val="22"/>
          <w:lang w:val="es-ES_tradnl"/>
        </w:rPr>
        <w:tab/>
      </w:r>
    </w:p>
    <w:p w14:paraId="3D466E0A" w14:textId="04B335FA"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El </w:t>
      </w:r>
      <w:r w:rsidR="009A3074">
        <w:rPr>
          <w:rFonts w:ascii="Arial" w:hAnsi="Arial" w:cs="Arial"/>
          <w:b/>
          <w:sz w:val="22"/>
          <w:szCs w:val="22"/>
        </w:rPr>
        <w:t>v</w:t>
      </w:r>
      <w:r w:rsidRPr="00087642">
        <w:rPr>
          <w:rFonts w:ascii="Arial" w:hAnsi="Arial" w:cs="Arial"/>
          <w:b/>
          <w:sz w:val="22"/>
          <w:szCs w:val="22"/>
        </w:rPr>
        <w:t>alle del río Cauca</w:t>
      </w:r>
      <w:r w:rsidRPr="00087642">
        <w:rPr>
          <w:rFonts w:ascii="Arial" w:hAnsi="Arial" w:cs="Arial"/>
          <w:sz w:val="22"/>
          <w:szCs w:val="22"/>
        </w:rPr>
        <w:t xml:space="preserve"> está formado por una serie de fosas tectónicas e interpuestas por las cordilleras Central y O</w:t>
      </w:r>
      <w:r w:rsidR="00342BC4" w:rsidRPr="00087642">
        <w:rPr>
          <w:rFonts w:ascii="Arial" w:hAnsi="Arial" w:cs="Arial"/>
          <w:sz w:val="22"/>
          <w:szCs w:val="22"/>
        </w:rPr>
        <w:t>cc</w:t>
      </w:r>
      <w:r w:rsidR="002D46BA">
        <w:rPr>
          <w:rFonts w:ascii="Arial" w:hAnsi="Arial" w:cs="Arial"/>
          <w:sz w:val="22"/>
          <w:szCs w:val="22"/>
        </w:rPr>
        <w:t xml:space="preserve">idental. Tiene un recorrido en la dirección </w:t>
      </w:r>
      <w:del w:id="598" w:author="TOSHIBA" w:date="2016-03-08T10:40:00Z">
        <w:r w:rsidR="002D46BA" w:rsidDel="00576F42">
          <w:rPr>
            <w:rFonts w:ascii="Arial" w:hAnsi="Arial" w:cs="Arial"/>
            <w:sz w:val="22"/>
            <w:szCs w:val="22"/>
          </w:rPr>
          <w:delText>S</w:delText>
        </w:r>
      </w:del>
      <w:ins w:id="599" w:author="TOSHIBA" w:date="2016-03-08T10:41:00Z">
        <w:r w:rsidR="00576F42">
          <w:rPr>
            <w:rFonts w:ascii="Arial" w:hAnsi="Arial" w:cs="Arial"/>
            <w:sz w:val="22"/>
            <w:szCs w:val="22"/>
          </w:rPr>
          <w:t>s</w:t>
        </w:r>
      </w:ins>
      <w:r w:rsidR="002D46BA">
        <w:rPr>
          <w:rFonts w:ascii="Arial" w:hAnsi="Arial" w:cs="Arial"/>
          <w:sz w:val="22"/>
          <w:szCs w:val="22"/>
        </w:rPr>
        <w:t>uroccidente</w:t>
      </w:r>
      <w:ins w:id="600" w:author="TOSHIBA" w:date="2016-03-08T10:41:00Z">
        <w:r w:rsidR="00576F42">
          <w:rPr>
            <w:rFonts w:ascii="Arial" w:hAnsi="Arial" w:cs="Arial"/>
            <w:sz w:val="22"/>
            <w:szCs w:val="22"/>
          </w:rPr>
          <w:t>-</w:t>
        </w:r>
      </w:ins>
      <w:del w:id="601" w:author="TOSHIBA" w:date="2016-03-08T10:41:00Z">
        <w:r w:rsidR="00342BC4" w:rsidRPr="00087642" w:rsidDel="00576F42">
          <w:rPr>
            <w:rFonts w:ascii="Arial" w:hAnsi="Arial" w:cs="Arial"/>
            <w:sz w:val="22"/>
            <w:szCs w:val="22"/>
          </w:rPr>
          <w:delText>–</w:delText>
        </w:r>
      </w:del>
      <w:r w:rsidRPr="00087642">
        <w:rPr>
          <w:rFonts w:ascii="Arial" w:hAnsi="Arial" w:cs="Arial"/>
          <w:sz w:val="22"/>
          <w:szCs w:val="22"/>
        </w:rPr>
        <w:t xml:space="preserve"> </w:t>
      </w:r>
      <w:del w:id="602" w:author="TOSHIBA" w:date="2016-03-08T10:41:00Z">
        <w:r w:rsidRPr="00087642" w:rsidDel="00576F42">
          <w:rPr>
            <w:rFonts w:ascii="Arial" w:hAnsi="Arial" w:cs="Arial"/>
            <w:sz w:val="22"/>
            <w:szCs w:val="22"/>
          </w:rPr>
          <w:delText>N</w:delText>
        </w:r>
      </w:del>
      <w:ins w:id="603" w:author="TOSHIBA" w:date="2016-03-08T10:41:00Z">
        <w:r w:rsidR="00576F42">
          <w:rPr>
            <w:rFonts w:ascii="Arial" w:hAnsi="Arial" w:cs="Arial"/>
            <w:sz w:val="22"/>
            <w:szCs w:val="22"/>
          </w:rPr>
          <w:t>n</w:t>
        </w:r>
      </w:ins>
      <w:r w:rsidR="002D46BA">
        <w:rPr>
          <w:rFonts w:ascii="Arial" w:hAnsi="Arial" w:cs="Arial"/>
          <w:sz w:val="22"/>
          <w:szCs w:val="22"/>
        </w:rPr>
        <w:t>orte-</w:t>
      </w:r>
      <w:del w:id="604" w:author="TOSHIBA" w:date="2016-03-08T10:41:00Z">
        <w:r w:rsidRPr="00087642" w:rsidDel="00576F42">
          <w:rPr>
            <w:rFonts w:ascii="Arial" w:hAnsi="Arial" w:cs="Arial"/>
            <w:sz w:val="22"/>
            <w:szCs w:val="22"/>
          </w:rPr>
          <w:delText>N</w:delText>
        </w:r>
      </w:del>
      <w:ins w:id="605" w:author="TOSHIBA" w:date="2016-03-08T10:41:00Z">
        <w:r w:rsidR="00576F42">
          <w:rPr>
            <w:rFonts w:ascii="Arial" w:hAnsi="Arial" w:cs="Arial"/>
            <w:sz w:val="22"/>
            <w:szCs w:val="22"/>
          </w:rPr>
          <w:t>n</w:t>
        </w:r>
      </w:ins>
      <w:r w:rsidR="00342BC4" w:rsidRPr="00087642">
        <w:rPr>
          <w:rFonts w:ascii="Arial" w:hAnsi="Arial" w:cs="Arial"/>
          <w:sz w:val="22"/>
          <w:szCs w:val="22"/>
        </w:rPr>
        <w:t>ororiente</w:t>
      </w:r>
      <w:r w:rsidRPr="00087642">
        <w:rPr>
          <w:rFonts w:ascii="Arial" w:hAnsi="Arial" w:cs="Arial"/>
          <w:sz w:val="22"/>
          <w:szCs w:val="22"/>
        </w:rPr>
        <w:t>. Desemboca en la margen izquierda del río Magdalena (</w:t>
      </w:r>
      <w:ins w:id="606" w:author="TOSHIBA" w:date="2016-03-08T10:42:00Z">
        <w:r w:rsidR="00576F42">
          <w:rPr>
            <w:rFonts w:ascii="Arial" w:hAnsi="Arial" w:cs="Arial"/>
            <w:sz w:val="22"/>
            <w:szCs w:val="22"/>
          </w:rPr>
          <w:t>d</w:t>
        </w:r>
      </w:ins>
      <w:r w:rsidRPr="00087642">
        <w:rPr>
          <w:rFonts w:ascii="Arial" w:hAnsi="Arial" w:cs="Arial"/>
          <w:sz w:val="22"/>
          <w:szCs w:val="22"/>
        </w:rPr>
        <w:t xml:space="preserve">el </w:t>
      </w:r>
      <w:ins w:id="607" w:author="TOSHIBA" w:date="2016-03-08T10:42:00Z">
        <w:r w:rsidR="00576F42">
          <w:rPr>
            <w:rFonts w:ascii="Arial" w:hAnsi="Arial" w:cs="Arial"/>
            <w:sz w:val="22"/>
            <w:szCs w:val="22"/>
          </w:rPr>
          <w:t xml:space="preserve">que </w:t>
        </w:r>
      </w:ins>
      <w:del w:id="608" w:author="TOSHIBA" w:date="2016-03-08T10:42:00Z">
        <w:r w:rsidRPr="00087642" w:rsidDel="00576F42">
          <w:rPr>
            <w:rFonts w:ascii="Arial" w:hAnsi="Arial" w:cs="Arial"/>
            <w:sz w:val="22"/>
            <w:szCs w:val="22"/>
          </w:rPr>
          <w:delText xml:space="preserve">cual </w:delText>
        </w:r>
      </w:del>
      <w:r w:rsidRPr="00087642">
        <w:rPr>
          <w:rFonts w:ascii="Arial" w:hAnsi="Arial" w:cs="Arial"/>
          <w:sz w:val="22"/>
          <w:szCs w:val="22"/>
        </w:rPr>
        <w:t>es su principal afluente), formando un gran delta que corresponde a un</w:t>
      </w:r>
      <w:r w:rsidR="00342BC4" w:rsidRPr="00087642">
        <w:rPr>
          <w:rFonts w:ascii="Arial" w:hAnsi="Arial" w:cs="Arial"/>
          <w:sz w:val="22"/>
          <w:szCs w:val="22"/>
        </w:rPr>
        <w:t xml:space="preserve">a fosa tectónica, la </w:t>
      </w:r>
      <w:r w:rsidR="00342BC4" w:rsidRPr="002D46BA">
        <w:rPr>
          <w:rFonts w:ascii="Arial" w:hAnsi="Arial" w:cs="Arial"/>
          <w:b/>
          <w:sz w:val="22"/>
          <w:szCs w:val="22"/>
        </w:rPr>
        <w:t>depresión M</w:t>
      </w:r>
      <w:r w:rsidRPr="002D46BA">
        <w:rPr>
          <w:rFonts w:ascii="Arial" w:hAnsi="Arial" w:cs="Arial"/>
          <w:b/>
          <w:sz w:val="22"/>
          <w:szCs w:val="22"/>
        </w:rPr>
        <w:t>omposina</w:t>
      </w:r>
      <w:r w:rsidRPr="00087642">
        <w:rPr>
          <w:rFonts w:ascii="Arial" w:hAnsi="Arial" w:cs="Arial"/>
          <w:sz w:val="22"/>
          <w:szCs w:val="22"/>
        </w:rPr>
        <w:t>.</w:t>
      </w:r>
    </w:p>
    <w:p w14:paraId="4AA4A4CD" w14:textId="39C26E20"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Al sur del valle del Cauca, separado por un ramal m</w:t>
      </w:r>
      <w:r w:rsidR="002D46BA">
        <w:rPr>
          <w:rFonts w:ascii="Arial" w:hAnsi="Arial" w:cs="Arial"/>
          <w:sz w:val="22"/>
          <w:szCs w:val="22"/>
        </w:rPr>
        <w:t xml:space="preserve">ontañoso (la </w:t>
      </w:r>
      <w:del w:id="609" w:author="TOSHIBA" w:date="2016-03-08T10:42:00Z">
        <w:r w:rsidR="002D46BA" w:rsidDel="00576F42">
          <w:rPr>
            <w:rFonts w:ascii="Arial" w:hAnsi="Arial" w:cs="Arial"/>
            <w:sz w:val="22"/>
            <w:szCs w:val="22"/>
          </w:rPr>
          <w:delText>C</w:delText>
        </w:r>
      </w:del>
      <w:ins w:id="610" w:author="TOSHIBA" w:date="2016-03-08T10:42:00Z">
        <w:r w:rsidR="00576F42">
          <w:rPr>
            <w:rFonts w:ascii="Arial" w:hAnsi="Arial" w:cs="Arial"/>
            <w:sz w:val="22"/>
            <w:szCs w:val="22"/>
          </w:rPr>
          <w:t>c</w:t>
        </w:r>
      </w:ins>
      <w:r w:rsidR="002D46BA">
        <w:rPr>
          <w:rFonts w:ascii="Arial" w:hAnsi="Arial" w:cs="Arial"/>
          <w:sz w:val="22"/>
          <w:szCs w:val="22"/>
        </w:rPr>
        <w:t>uchilla del Tambo o</w:t>
      </w:r>
      <w:r w:rsidR="00106C18">
        <w:rPr>
          <w:rFonts w:ascii="Arial" w:hAnsi="Arial" w:cs="Arial"/>
          <w:sz w:val="22"/>
          <w:szCs w:val="22"/>
        </w:rPr>
        <w:t xml:space="preserve"> </w:t>
      </w:r>
      <w:del w:id="611" w:author="TOSHIBA" w:date="2016-03-08T10:42:00Z">
        <w:r w:rsidRPr="00087642" w:rsidDel="00576F42">
          <w:rPr>
            <w:rFonts w:ascii="Arial" w:hAnsi="Arial" w:cs="Arial"/>
            <w:sz w:val="22"/>
            <w:szCs w:val="22"/>
          </w:rPr>
          <w:delText>D</w:delText>
        </w:r>
      </w:del>
      <w:ins w:id="612" w:author="TOSHIBA" w:date="2016-03-08T10:42:00Z">
        <w:r w:rsidR="00576F42">
          <w:rPr>
            <w:rFonts w:ascii="Arial" w:hAnsi="Arial" w:cs="Arial"/>
            <w:sz w:val="22"/>
            <w:szCs w:val="22"/>
          </w:rPr>
          <w:t>d</w:t>
        </w:r>
      </w:ins>
      <w:r w:rsidRPr="00087642">
        <w:rPr>
          <w:rFonts w:ascii="Arial" w:hAnsi="Arial" w:cs="Arial"/>
          <w:sz w:val="22"/>
          <w:szCs w:val="22"/>
        </w:rPr>
        <w:t xml:space="preserve">intel de Popayán), se encuentra otro valle interandino, el alto valle del río Patía, </w:t>
      </w:r>
      <w:ins w:id="613" w:author="TOSHIBA" w:date="2016-03-08T10:43:00Z">
        <w:r w:rsidR="00576F42">
          <w:rPr>
            <w:rFonts w:ascii="Arial" w:hAnsi="Arial" w:cs="Arial"/>
            <w:sz w:val="22"/>
            <w:szCs w:val="22"/>
          </w:rPr>
          <w:t xml:space="preserve">que </w:t>
        </w:r>
      </w:ins>
      <w:del w:id="614" w:author="TOSHIBA" w:date="2016-03-08T10:43:00Z">
        <w:r w:rsidRPr="00087642" w:rsidDel="00576F42">
          <w:rPr>
            <w:rFonts w:ascii="Arial" w:hAnsi="Arial" w:cs="Arial"/>
            <w:sz w:val="22"/>
            <w:szCs w:val="22"/>
          </w:rPr>
          <w:delText xml:space="preserve">y </w:delText>
        </w:r>
      </w:del>
      <w:r w:rsidRPr="00087642">
        <w:rPr>
          <w:rFonts w:ascii="Arial" w:hAnsi="Arial" w:cs="Arial"/>
          <w:sz w:val="22"/>
          <w:szCs w:val="22"/>
        </w:rPr>
        <w:t xml:space="preserve">corresponde a otra fosa tectónica (depresión). El Patía es tributario del océano Pacífico y su valle corta hacia el </w:t>
      </w:r>
      <w:r w:rsidR="00191CC6" w:rsidRPr="00087642">
        <w:rPr>
          <w:rFonts w:ascii="Arial" w:hAnsi="Arial" w:cs="Arial"/>
          <w:sz w:val="22"/>
          <w:szCs w:val="22"/>
        </w:rPr>
        <w:t>occidente</w:t>
      </w:r>
      <w:r w:rsidRPr="00087642">
        <w:rPr>
          <w:rFonts w:ascii="Arial" w:hAnsi="Arial" w:cs="Arial"/>
          <w:sz w:val="22"/>
          <w:szCs w:val="22"/>
        </w:rPr>
        <w:t xml:space="preserve"> la cordillera Occidental</w:t>
      </w:r>
      <w:r w:rsidR="002D46BA">
        <w:rPr>
          <w:rFonts w:ascii="Arial" w:hAnsi="Arial" w:cs="Arial"/>
          <w:sz w:val="22"/>
          <w:szCs w:val="22"/>
        </w:rPr>
        <w:t>, en la</w:t>
      </w:r>
      <w:r w:rsidRPr="00087642">
        <w:rPr>
          <w:rFonts w:ascii="Arial" w:hAnsi="Arial" w:cs="Arial"/>
          <w:sz w:val="22"/>
          <w:szCs w:val="22"/>
        </w:rPr>
        <w:t xml:space="preserve"> denominada </w:t>
      </w:r>
      <w:r w:rsidRPr="00087642">
        <w:rPr>
          <w:rFonts w:ascii="Arial" w:hAnsi="Arial" w:cs="Arial"/>
          <w:b/>
          <w:sz w:val="22"/>
          <w:szCs w:val="22"/>
        </w:rPr>
        <w:t>Hoz de Minamá</w:t>
      </w:r>
      <w:r w:rsidRPr="00087642">
        <w:rPr>
          <w:rFonts w:ascii="Arial" w:hAnsi="Arial" w:cs="Arial"/>
          <w:sz w:val="22"/>
          <w:szCs w:val="22"/>
        </w:rPr>
        <w:t xml:space="preserve"> o </w:t>
      </w:r>
      <w:r w:rsidRPr="00087642">
        <w:rPr>
          <w:rFonts w:ascii="Arial" w:hAnsi="Arial" w:cs="Arial"/>
          <w:b/>
          <w:sz w:val="22"/>
          <w:szCs w:val="22"/>
        </w:rPr>
        <w:t>Quiebra del Patía</w:t>
      </w:r>
      <w:r w:rsidRPr="00087642">
        <w:rPr>
          <w:rFonts w:ascii="Arial" w:hAnsi="Arial" w:cs="Arial"/>
          <w:sz w:val="22"/>
          <w:szCs w:val="22"/>
        </w:rPr>
        <w:t>.</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49BDB115" w14:textId="77777777" w:rsidTr="00906062">
        <w:tc>
          <w:tcPr>
            <w:tcW w:w="9054" w:type="dxa"/>
            <w:gridSpan w:val="2"/>
            <w:shd w:val="clear" w:color="auto" w:fill="0D0D0D" w:themeFill="text1" w:themeFillTint="F2"/>
          </w:tcPr>
          <w:p w14:paraId="5C228E01"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1243248" w14:textId="77777777" w:rsidTr="00906062">
        <w:tc>
          <w:tcPr>
            <w:tcW w:w="2518" w:type="dxa"/>
          </w:tcPr>
          <w:p w14:paraId="316161CF"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12094222"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24</w:t>
            </w:r>
          </w:p>
        </w:tc>
      </w:tr>
      <w:tr w:rsidR="001524C5" w:rsidRPr="00087642" w14:paraId="0CC1DFB3" w14:textId="77777777" w:rsidTr="00906062">
        <w:tc>
          <w:tcPr>
            <w:tcW w:w="2518" w:type="dxa"/>
          </w:tcPr>
          <w:p w14:paraId="50A83BF8"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6D177C96" w14:textId="77777777" w:rsidR="001524C5" w:rsidRPr="00087642" w:rsidRDefault="001524C5" w:rsidP="00906062">
            <w:pPr>
              <w:jc w:val="both"/>
              <w:rPr>
                <w:rFonts w:ascii="Arial" w:hAnsi="Arial" w:cs="Arial"/>
                <w:b/>
                <w:lang w:val="es-ES"/>
              </w:rPr>
            </w:pPr>
            <w:r w:rsidRPr="00087642">
              <w:rPr>
                <w:rFonts w:ascii="Arial" w:hAnsi="Arial" w:cs="Arial"/>
                <w:b/>
                <w:lang w:val="es-ES"/>
              </w:rPr>
              <w:t>Valle del río Cauca</w:t>
            </w:r>
          </w:p>
        </w:tc>
      </w:tr>
      <w:tr w:rsidR="001524C5" w:rsidRPr="00087642" w14:paraId="662ED349" w14:textId="77777777" w:rsidTr="00906062">
        <w:tc>
          <w:tcPr>
            <w:tcW w:w="2518" w:type="dxa"/>
          </w:tcPr>
          <w:p w14:paraId="5AE88EA0"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5616EAD4" w14:textId="77777777" w:rsidR="001524C5" w:rsidRPr="00087642" w:rsidRDefault="00485F03" w:rsidP="00906062">
            <w:pPr>
              <w:jc w:val="both"/>
              <w:rPr>
                <w:rFonts w:ascii="Arial" w:hAnsi="Arial" w:cs="Arial"/>
              </w:rPr>
            </w:pPr>
            <w:hyperlink r:id="rId57" w:history="1">
              <w:r w:rsidR="001524C5" w:rsidRPr="00087642">
                <w:rPr>
                  <w:rStyle w:val="Hipervnculo"/>
                  <w:rFonts w:ascii="Arial" w:hAnsi="Arial" w:cs="Arial"/>
                </w:rPr>
                <w:t>https://commons.wikimedia.org/wiki/File:Cauca_River_Canyon_-_home_of_the_new_wren_Thryophilus_sernai_(Cucarachero_Paisa)_(7241470126).jpg</w:t>
              </w:r>
            </w:hyperlink>
          </w:p>
          <w:p w14:paraId="56CE973E" w14:textId="77777777" w:rsidR="001524C5" w:rsidRPr="00087642" w:rsidRDefault="001524C5" w:rsidP="00906062">
            <w:pPr>
              <w:jc w:val="both"/>
              <w:rPr>
                <w:rFonts w:ascii="Arial" w:hAnsi="Arial" w:cs="Arial"/>
                <w:noProof/>
                <w:lang w:eastAsia="es-CO"/>
              </w:rPr>
            </w:pPr>
          </w:p>
          <w:p w14:paraId="006EE7EB"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7A3E8FC6" wp14:editId="07777777">
                  <wp:extent cx="1123202" cy="1638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srcRect l="69302" t="22054" r="4030" b="8761"/>
                          <a:stretch/>
                        </pic:blipFill>
                        <pic:spPr bwMode="auto">
                          <a:xfrm>
                            <a:off x="0" y="0"/>
                            <a:ext cx="1125578" cy="1641765"/>
                          </a:xfrm>
                          <a:prstGeom prst="rect">
                            <a:avLst/>
                          </a:prstGeom>
                          <a:ln>
                            <a:noFill/>
                          </a:ln>
                          <a:extLst>
                            <a:ext uri="{53640926-AAD7-44D8-BBD7-CCE9431645EC}">
                              <a14:shadowObscured xmlns:a14="http://schemas.microsoft.com/office/drawing/2010/main"/>
                            </a:ext>
                          </a:extLst>
                        </pic:spPr>
                      </pic:pic>
                    </a:graphicData>
                  </a:graphic>
                </wp:inline>
              </w:drawing>
            </w:r>
          </w:p>
        </w:tc>
      </w:tr>
      <w:tr w:rsidR="001524C5" w:rsidRPr="00087642" w14:paraId="51D685ED" w14:textId="77777777" w:rsidTr="00906062">
        <w:tc>
          <w:tcPr>
            <w:tcW w:w="2518" w:type="dxa"/>
          </w:tcPr>
          <w:p w14:paraId="6E793664"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54C4EE75" w14:textId="6C5F82C2" w:rsidR="001524C5" w:rsidRPr="00087642" w:rsidRDefault="001524C5" w:rsidP="00CC5C4B">
            <w:pPr>
              <w:jc w:val="both"/>
              <w:rPr>
                <w:rFonts w:ascii="Arial" w:hAnsi="Arial" w:cs="Arial"/>
                <w:lang w:val="es-ES_tradnl"/>
              </w:rPr>
            </w:pPr>
            <w:r w:rsidRPr="00087642">
              <w:rPr>
                <w:rFonts w:ascii="Arial" w:hAnsi="Arial" w:cs="Arial"/>
              </w:rPr>
              <w:t xml:space="preserve">El </w:t>
            </w:r>
            <w:r w:rsidRPr="00087642">
              <w:rPr>
                <w:rFonts w:ascii="Arial" w:hAnsi="Arial" w:cs="Arial"/>
                <w:b/>
              </w:rPr>
              <w:t>río Cauca</w:t>
            </w:r>
            <w:r w:rsidRPr="00087642">
              <w:rPr>
                <w:rFonts w:ascii="Arial" w:hAnsi="Arial" w:cs="Arial"/>
              </w:rPr>
              <w:t xml:space="preserve"> nace </w:t>
            </w:r>
            <w:ins w:id="615" w:author="TOSHIBA" w:date="2016-03-08T18:21:00Z">
              <w:r w:rsidR="00CC5C4B">
                <w:rPr>
                  <w:rFonts w:ascii="Arial" w:hAnsi="Arial" w:cs="Arial"/>
                </w:rPr>
                <w:t xml:space="preserve">en el macizo Colombiano </w:t>
              </w:r>
            </w:ins>
            <w:r w:rsidRPr="00087642">
              <w:rPr>
                <w:rFonts w:ascii="Arial" w:hAnsi="Arial" w:cs="Arial"/>
              </w:rPr>
              <w:t xml:space="preserve">a poca distancia </w:t>
            </w:r>
            <w:del w:id="616" w:author="TOSHIBA" w:date="2016-03-08T18:22:00Z">
              <w:r w:rsidRPr="00087642" w:rsidDel="00CC5C4B">
                <w:rPr>
                  <w:rFonts w:ascii="Arial" w:hAnsi="Arial" w:cs="Arial"/>
                </w:rPr>
                <w:delText xml:space="preserve">al sur, </w:delText>
              </w:r>
            </w:del>
            <w:r w:rsidRPr="00087642">
              <w:rPr>
                <w:rFonts w:ascii="Arial" w:hAnsi="Arial" w:cs="Arial"/>
              </w:rPr>
              <w:t xml:space="preserve">de la </w:t>
            </w:r>
            <w:del w:id="617" w:author="TOSHIBA" w:date="2016-03-08T10:44:00Z">
              <w:r w:rsidRPr="00087642" w:rsidDel="00576F42">
                <w:rPr>
                  <w:rFonts w:ascii="Arial" w:hAnsi="Arial" w:cs="Arial"/>
                  <w:b/>
                </w:rPr>
                <w:delText>L</w:delText>
              </w:r>
            </w:del>
            <w:ins w:id="618" w:author="TOSHIBA" w:date="2016-03-08T10:44:00Z">
              <w:r w:rsidR="00576F42">
                <w:rPr>
                  <w:rFonts w:ascii="Arial" w:hAnsi="Arial" w:cs="Arial"/>
                  <w:b/>
                </w:rPr>
                <w:t>l</w:t>
              </w:r>
            </w:ins>
            <w:r w:rsidRPr="00087642">
              <w:rPr>
                <w:rFonts w:ascii="Arial" w:hAnsi="Arial" w:cs="Arial"/>
                <w:b/>
              </w:rPr>
              <w:t>aguna El Buey</w:t>
            </w:r>
            <w:r w:rsidRPr="00087642">
              <w:rPr>
                <w:rFonts w:ascii="Arial" w:hAnsi="Arial" w:cs="Arial"/>
              </w:rPr>
              <w:t>.</w:t>
            </w:r>
          </w:p>
        </w:tc>
      </w:tr>
    </w:tbl>
    <w:p w14:paraId="593AEC22" w14:textId="77777777" w:rsidR="001524C5" w:rsidRPr="00087642" w:rsidRDefault="001524C5" w:rsidP="001524C5">
      <w:pPr>
        <w:pStyle w:val="u"/>
        <w:shd w:val="clear" w:color="auto" w:fill="FFFFFF"/>
        <w:spacing w:before="0" w:beforeAutospacing="0" w:after="0"/>
        <w:jc w:val="both"/>
        <w:rPr>
          <w:rFonts w:ascii="Arial" w:hAnsi="Arial" w:cs="Arial"/>
          <w:sz w:val="22"/>
          <w:szCs w:val="22"/>
          <w:lang w:val="es-ES_tradnl"/>
        </w:rPr>
      </w:pPr>
    </w:p>
    <w:p w14:paraId="618C59DE" w14:textId="045B79B0" w:rsidR="001524C5" w:rsidRPr="00087642" w:rsidRDefault="001524C5" w:rsidP="001524C5">
      <w:pPr>
        <w:pStyle w:val="u"/>
        <w:shd w:val="clear" w:color="auto" w:fill="FFFFFF"/>
        <w:spacing w:before="0" w:beforeAutospacing="0" w:after="0"/>
        <w:jc w:val="both"/>
        <w:rPr>
          <w:rFonts w:ascii="Arial" w:hAnsi="Arial" w:cs="Arial"/>
          <w:b/>
          <w:sz w:val="22"/>
          <w:szCs w:val="22"/>
        </w:rPr>
      </w:pPr>
      <w:r w:rsidRPr="00087642">
        <w:rPr>
          <w:rFonts w:ascii="Arial" w:hAnsi="Arial" w:cs="Arial"/>
          <w:sz w:val="22"/>
          <w:szCs w:val="22"/>
        </w:rPr>
        <w:t xml:space="preserve">La </w:t>
      </w:r>
      <w:r w:rsidR="009A3074">
        <w:rPr>
          <w:rFonts w:ascii="Arial" w:hAnsi="Arial" w:cs="Arial"/>
          <w:b/>
          <w:sz w:val="22"/>
          <w:szCs w:val="22"/>
        </w:rPr>
        <w:t>c</w:t>
      </w:r>
      <w:r w:rsidRPr="00087642">
        <w:rPr>
          <w:rFonts w:ascii="Arial" w:hAnsi="Arial" w:cs="Arial"/>
          <w:b/>
          <w:sz w:val="22"/>
          <w:szCs w:val="22"/>
        </w:rPr>
        <w:t xml:space="preserve">ordillera Oriental </w:t>
      </w:r>
      <w:r w:rsidRPr="00087642">
        <w:rPr>
          <w:rFonts w:ascii="Arial" w:hAnsi="Arial" w:cs="Arial"/>
          <w:sz w:val="22"/>
          <w:szCs w:val="22"/>
        </w:rPr>
        <w:t xml:space="preserve">se origina en el </w:t>
      </w:r>
      <w:r w:rsidR="009A3074">
        <w:rPr>
          <w:rFonts w:ascii="Arial" w:hAnsi="Arial" w:cs="Arial"/>
          <w:sz w:val="22"/>
          <w:szCs w:val="22"/>
        </w:rPr>
        <w:t>n</w:t>
      </w:r>
      <w:r w:rsidRPr="00087642">
        <w:rPr>
          <w:rFonts w:ascii="Arial" w:hAnsi="Arial" w:cs="Arial"/>
          <w:sz w:val="22"/>
          <w:szCs w:val="22"/>
        </w:rPr>
        <w:t xml:space="preserve">udo de Almaguer al </w:t>
      </w:r>
      <w:r w:rsidR="002D46BA">
        <w:rPr>
          <w:rFonts w:ascii="Arial" w:hAnsi="Arial" w:cs="Arial"/>
          <w:sz w:val="22"/>
          <w:szCs w:val="22"/>
        </w:rPr>
        <w:t>sur</w:t>
      </w:r>
      <w:r w:rsidR="00191CC6" w:rsidRPr="00087642">
        <w:rPr>
          <w:rFonts w:ascii="Arial" w:hAnsi="Arial" w:cs="Arial"/>
          <w:sz w:val="22"/>
          <w:szCs w:val="22"/>
        </w:rPr>
        <w:t>occidente</w:t>
      </w:r>
      <w:r w:rsidRPr="00087642">
        <w:rPr>
          <w:rFonts w:ascii="Arial" w:hAnsi="Arial" w:cs="Arial"/>
          <w:sz w:val="22"/>
          <w:szCs w:val="22"/>
        </w:rPr>
        <w:t xml:space="preserve"> del país, como un ramal de la </w:t>
      </w:r>
      <w:r w:rsidR="009A3074">
        <w:rPr>
          <w:rFonts w:ascii="Arial" w:hAnsi="Arial" w:cs="Arial"/>
          <w:sz w:val="22"/>
          <w:szCs w:val="22"/>
        </w:rPr>
        <w:t>c</w:t>
      </w:r>
      <w:r w:rsidRPr="00087642">
        <w:rPr>
          <w:rFonts w:ascii="Arial" w:hAnsi="Arial" w:cs="Arial"/>
          <w:sz w:val="22"/>
          <w:szCs w:val="22"/>
        </w:rPr>
        <w:t xml:space="preserve">ordillera Central. El recorrido se </w:t>
      </w:r>
      <w:ins w:id="619" w:author="TOSHIBA" w:date="2016-03-08T18:23:00Z">
        <w:r w:rsidR="00CC5C4B">
          <w:rPr>
            <w:rFonts w:ascii="Arial" w:hAnsi="Arial" w:cs="Arial"/>
            <w:sz w:val="22"/>
            <w:szCs w:val="22"/>
          </w:rPr>
          <w:t xml:space="preserve">dirige </w:t>
        </w:r>
      </w:ins>
      <w:del w:id="620" w:author="TOSHIBA" w:date="2016-03-08T18:23:00Z">
        <w:r w:rsidRPr="00087642" w:rsidDel="00CC5C4B">
          <w:rPr>
            <w:rFonts w:ascii="Arial" w:hAnsi="Arial" w:cs="Arial"/>
            <w:sz w:val="22"/>
            <w:szCs w:val="22"/>
          </w:rPr>
          <w:delText xml:space="preserve">orienta </w:delText>
        </w:r>
      </w:del>
      <w:r w:rsidRPr="00087642">
        <w:rPr>
          <w:rFonts w:ascii="Arial" w:hAnsi="Arial" w:cs="Arial"/>
          <w:sz w:val="22"/>
          <w:szCs w:val="22"/>
        </w:rPr>
        <w:t xml:space="preserve">hacia el </w:t>
      </w:r>
      <w:r w:rsidR="002D46BA">
        <w:rPr>
          <w:rFonts w:ascii="Arial" w:hAnsi="Arial" w:cs="Arial"/>
          <w:sz w:val="22"/>
          <w:szCs w:val="22"/>
        </w:rPr>
        <w:t>nor</w:t>
      </w:r>
      <w:r w:rsidR="00191CC6" w:rsidRPr="00087642">
        <w:rPr>
          <w:rFonts w:ascii="Arial" w:hAnsi="Arial" w:cs="Arial"/>
          <w:sz w:val="22"/>
          <w:szCs w:val="22"/>
        </w:rPr>
        <w:t>oriente</w:t>
      </w:r>
      <w:r w:rsidRPr="00087642">
        <w:rPr>
          <w:rFonts w:ascii="Arial" w:hAnsi="Arial" w:cs="Arial"/>
          <w:sz w:val="22"/>
          <w:szCs w:val="22"/>
        </w:rPr>
        <w:t xml:space="preserve"> hasta el </w:t>
      </w:r>
      <w:r w:rsidRPr="00087642">
        <w:rPr>
          <w:rFonts w:ascii="Arial" w:hAnsi="Arial" w:cs="Arial"/>
          <w:b/>
          <w:sz w:val="22"/>
          <w:szCs w:val="22"/>
        </w:rPr>
        <w:t>macizo del Tamá</w:t>
      </w:r>
      <w:r w:rsidRPr="00087642">
        <w:rPr>
          <w:rFonts w:ascii="Arial" w:hAnsi="Arial" w:cs="Arial"/>
          <w:sz w:val="22"/>
          <w:szCs w:val="22"/>
        </w:rPr>
        <w:t xml:space="preserve"> o </w:t>
      </w:r>
      <w:r w:rsidRPr="00087642">
        <w:rPr>
          <w:rFonts w:ascii="Arial" w:hAnsi="Arial" w:cs="Arial"/>
          <w:b/>
          <w:sz w:val="22"/>
          <w:szCs w:val="22"/>
        </w:rPr>
        <w:t>Táchira</w:t>
      </w:r>
      <w:ins w:id="621" w:author="TOSHIBA" w:date="2016-03-08T10:45:00Z">
        <w:r w:rsidR="00576F42" w:rsidRPr="00576F42">
          <w:rPr>
            <w:rFonts w:ascii="Arial" w:hAnsi="Arial" w:cs="Arial"/>
            <w:sz w:val="22"/>
            <w:szCs w:val="22"/>
            <w:rPrChange w:id="622" w:author="TOSHIBA" w:date="2016-03-08T10:45:00Z">
              <w:rPr>
                <w:rFonts w:ascii="Arial" w:hAnsi="Arial" w:cs="Arial"/>
                <w:b/>
                <w:sz w:val="22"/>
                <w:szCs w:val="22"/>
              </w:rPr>
            </w:rPrChange>
          </w:rPr>
          <w:t>,</w:t>
        </w:r>
      </w:ins>
      <w:r w:rsidRPr="00087642">
        <w:rPr>
          <w:rFonts w:ascii="Arial" w:hAnsi="Arial" w:cs="Arial"/>
          <w:sz w:val="22"/>
          <w:szCs w:val="22"/>
        </w:rPr>
        <w:t xml:space="preserve"> en frontera con Venezuela. Después de la </w:t>
      </w:r>
      <w:r w:rsidRPr="00087642">
        <w:rPr>
          <w:rFonts w:ascii="Arial" w:hAnsi="Arial" w:cs="Arial"/>
          <w:b/>
          <w:sz w:val="22"/>
          <w:szCs w:val="22"/>
        </w:rPr>
        <w:t>depresión del Táchira</w:t>
      </w:r>
      <w:r w:rsidRPr="00087642">
        <w:rPr>
          <w:rFonts w:ascii="Arial" w:hAnsi="Arial" w:cs="Arial"/>
          <w:sz w:val="22"/>
          <w:szCs w:val="22"/>
        </w:rPr>
        <w:t xml:space="preserve"> o </w:t>
      </w:r>
      <w:r w:rsidRPr="00087642">
        <w:rPr>
          <w:rFonts w:ascii="Arial" w:hAnsi="Arial" w:cs="Arial"/>
          <w:b/>
          <w:sz w:val="22"/>
          <w:szCs w:val="22"/>
        </w:rPr>
        <w:t>Burbúa</w:t>
      </w:r>
      <w:r w:rsidRPr="00087642">
        <w:rPr>
          <w:rFonts w:ascii="Arial" w:hAnsi="Arial" w:cs="Arial"/>
          <w:sz w:val="22"/>
          <w:szCs w:val="22"/>
        </w:rPr>
        <w:t xml:space="preserve"> se divide en dos ramales</w:t>
      </w:r>
      <w:del w:id="623" w:author="TOSHIBA" w:date="2016-03-08T10:45:00Z">
        <w:r w:rsidRPr="00087642" w:rsidDel="00576F42">
          <w:rPr>
            <w:rFonts w:ascii="Arial" w:hAnsi="Arial" w:cs="Arial"/>
            <w:sz w:val="22"/>
            <w:szCs w:val="22"/>
          </w:rPr>
          <w:delText>,</w:delText>
        </w:r>
      </w:del>
      <w:ins w:id="624" w:author="TOSHIBA" w:date="2016-03-08T10:45:00Z">
        <w:r w:rsidR="00576F42">
          <w:rPr>
            <w:rFonts w:ascii="Arial" w:hAnsi="Arial" w:cs="Arial"/>
            <w:sz w:val="22"/>
            <w:szCs w:val="22"/>
          </w:rPr>
          <w:t>:</w:t>
        </w:r>
      </w:ins>
      <w:r w:rsidRPr="00087642">
        <w:rPr>
          <w:rFonts w:ascii="Arial" w:hAnsi="Arial" w:cs="Arial"/>
          <w:sz w:val="22"/>
          <w:szCs w:val="22"/>
        </w:rPr>
        <w:t xml:space="preserve"> uno se prolonga hacia el </w:t>
      </w:r>
      <w:r w:rsidR="002D46BA">
        <w:rPr>
          <w:rFonts w:ascii="Arial" w:hAnsi="Arial" w:cs="Arial"/>
          <w:sz w:val="22"/>
          <w:szCs w:val="22"/>
        </w:rPr>
        <w:t>nor</w:t>
      </w:r>
      <w:r w:rsidR="00191CC6" w:rsidRPr="00087642">
        <w:rPr>
          <w:rFonts w:ascii="Arial" w:hAnsi="Arial" w:cs="Arial"/>
          <w:sz w:val="22"/>
          <w:szCs w:val="22"/>
        </w:rPr>
        <w:t>oriente</w:t>
      </w:r>
      <w:r w:rsidRPr="00087642">
        <w:rPr>
          <w:rFonts w:ascii="Arial" w:hAnsi="Arial" w:cs="Arial"/>
          <w:sz w:val="22"/>
          <w:szCs w:val="22"/>
        </w:rPr>
        <w:t xml:space="preserve"> formando la </w:t>
      </w:r>
      <w:r w:rsidR="009A3074">
        <w:rPr>
          <w:rFonts w:ascii="Arial" w:hAnsi="Arial" w:cs="Arial"/>
          <w:b/>
          <w:sz w:val="22"/>
          <w:szCs w:val="22"/>
        </w:rPr>
        <w:t>c</w:t>
      </w:r>
      <w:r w:rsidRPr="00087642">
        <w:rPr>
          <w:rFonts w:ascii="Arial" w:hAnsi="Arial" w:cs="Arial"/>
          <w:b/>
          <w:sz w:val="22"/>
          <w:szCs w:val="22"/>
        </w:rPr>
        <w:t>ordillera de Mérida</w:t>
      </w:r>
      <w:r w:rsidR="002D46BA">
        <w:rPr>
          <w:rFonts w:ascii="Arial" w:hAnsi="Arial" w:cs="Arial"/>
          <w:b/>
          <w:sz w:val="22"/>
          <w:szCs w:val="22"/>
        </w:rPr>
        <w:t xml:space="preserve"> </w:t>
      </w:r>
      <w:r w:rsidR="002D46BA">
        <w:rPr>
          <w:rFonts w:ascii="Arial" w:hAnsi="Arial" w:cs="Arial"/>
          <w:sz w:val="22"/>
          <w:szCs w:val="22"/>
        </w:rPr>
        <w:t>(ubicada en territorio venezolano)</w:t>
      </w:r>
      <w:r w:rsidRPr="00087642">
        <w:rPr>
          <w:rFonts w:ascii="Arial" w:hAnsi="Arial" w:cs="Arial"/>
          <w:sz w:val="22"/>
          <w:szCs w:val="22"/>
        </w:rPr>
        <w:t xml:space="preserve">, y el otro ramal, la </w:t>
      </w:r>
      <w:r w:rsidR="002F12A4">
        <w:rPr>
          <w:rFonts w:ascii="Arial" w:hAnsi="Arial" w:cs="Arial"/>
          <w:b/>
          <w:sz w:val="22"/>
          <w:szCs w:val="22"/>
        </w:rPr>
        <w:t>s</w:t>
      </w:r>
      <w:r w:rsidRPr="00087642">
        <w:rPr>
          <w:rFonts w:ascii="Arial" w:hAnsi="Arial" w:cs="Arial"/>
          <w:b/>
          <w:sz w:val="22"/>
          <w:szCs w:val="22"/>
        </w:rPr>
        <w:t>erranía de Perijá</w:t>
      </w:r>
      <w:r w:rsidRPr="00087642">
        <w:rPr>
          <w:rFonts w:ascii="Arial" w:hAnsi="Arial" w:cs="Arial"/>
          <w:sz w:val="22"/>
          <w:szCs w:val="22"/>
        </w:rPr>
        <w:t xml:space="preserve"> o </w:t>
      </w:r>
      <w:r w:rsidR="002F12A4" w:rsidRPr="002F12A4">
        <w:rPr>
          <w:rFonts w:ascii="Arial" w:hAnsi="Arial" w:cs="Arial"/>
          <w:b/>
          <w:sz w:val="22"/>
          <w:szCs w:val="22"/>
        </w:rPr>
        <w:t>l</w:t>
      </w:r>
      <w:r w:rsidRPr="00087642">
        <w:rPr>
          <w:rFonts w:ascii="Arial" w:hAnsi="Arial" w:cs="Arial"/>
          <w:b/>
          <w:sz w:val="22"/>
          <w:szCs w:val="22"/>
        </w:rPr>
        <w:t>os Motilones</w:t>
      </w:r>
      <w:ins w:id="625" w:author="TOSHIBA" w:date="2016-03-08T10:45:00Z">
        <w:r w:rsidR="00576F42">
          <w:rPr>
            <w:rFonts w:ascii="Arial" w:hAnsi="Arial" w:cs="Arial"/>
            <w:b/>
            <w:sz w:val="22"/>
            <w:szCs w:val="22"/>
          </w:rPr>
          <w:t>,</w:t>
        </w:r>
      </w:ins>
      <w:r w:rsidRPr="00087642">
        <w:rPr>
          <w:rFonts w:ascii="Arial" w:hAnsi="Arial" w:cs="Arial"/>
          <w:sz w:val="22"/>
          <w:szCs w:val="22"/>
        </w:rPr>
        <w:t xml:space="preserve"> incluyendo los </w:t>
      </w:r>
      <w:del w:id="626" w:author="TOSHIBA" w:date="2016-03-08T10:45:00Z">
        <w:r w:rsidRPr="00087642" w:rsidDel="00576F42">
          <w:rPr>
            <w:rFonts w:ascii="Arial" w:hAnsi="Arial" w:cs="Arial"/>
            <w:b/>
            <w:sz w:val="22"/>
            <w:szCs w:val="22"/>
          </w:rPr>
          <w:delText>M</w:delText>
        </w:r>
      </w:del>
      <w:ins w:id="627" w:author="TOSHIBA" w:date="2016-03-08T10:45:00Z">
        <w:r w:rsidR="00576F42">
          <w:rPr>
            <w:rFonts w:ascii="Arial" w:hAnsi="Arial" w:cs="Arial"/>
            <w:b/>
            <w:sz w:val="22"/>
            <w:szCs w:val="22"/>
          </w:rPr>
          <w:t>m</w:t>
        </w:r>
      </w:ins>
      <w:r w:rsidRPr="00087642">
        <w:rPr>
          <w:rFonts w:ascii="Arial" w:hAnsi="Arial" w:cs="Arial"/>
          <w:b/>
          <w:sz w:val="22"/>
          <w:szCs w:val="22"/>
        </w:rPr>
        <w:t xml:space="preserve">ontes de Oca </w:t>
      </w:r>
      <w:r w:rsidRPr="00087642">
        <w:rPr>
          <w:rFonts w:ascii="Arial" w:hAnsi="Arial" w:cs="Arial"/>
          <w:sz w:val="22"/>
          <w:szCs w:val="22"/>
        </w:rPr>
        <w:t xml:space="preserve">y </w:t>
      </w:r>
      <w:del w:id="628" w:author="TOSHIBA" w:date="2016-03-08T10:45:00Z">
        <w:r w:rsidRPr="00087642" w:rsidDel="00576F42">
          <w:rPr>
            <w:rFonts w:ascii="Arial" w:hAnsi="Arial" w:cs="Arial"/>
            <w:b/>
            <w:sz w:val="22"/>
            <w:szCs w:val="22"/>
          </w:rPr>
          <w:delText>S</w:delText>
        </w:r>
      </w:del>
      <w:ins w:id="629" w:author="TOSHIBA" w:date="2016-03-08T10:45:00Z">
        <w:r w:rsidR="00576F42">
          <w:rPr>
            <w:rFonts w:ascii="Arial" w:hAnsi="Arial" w:cs="Arial"/>
            <w:b/>
            <w:sz w:val="22"/>
            <w:szCs w:val="22"/>
          </w:rPr>
          <w:t>s</w:t>
        </w:r>
      </w:ins>
      <w:r w:rsidRPr="00087642">
        <w:rPr>
          <w:rFonts w:ascii="Arial" w:hAnsi="Arial" w:cs="Arial"/>
          <w:b/>
          <w:sz w:val="22"/>
          <w:szCs w:val="22"/>
        </w:rPr>
        <w:t>ierra Negra</w:t>
      </w:r>
      <w:r w:rsidR="00191CC6" w:rsidRPr="00087642">
        <w:rPr>
          <w:rFonts w:ascii="Arial" w:hAnsi="Arial" w:cs="Arial"/>
          <w:sz w:val="22"/>
          <w:szCs w:val="22"/>
        </w:rPr>
        <w:t xml:space="preserve">, </w:t>
      </w:r>
      <w:del w:id="630" w:author="TOSHIBA" w:date="2016-03-08T18:24:00Z">
        <w:r w:rsidR="002D46BA" w:rsidDel="00CC5C4B">
          <w:rPr>
            <w:rFonts w:ascii="Arial" w:hAnsi="Arial" w:cs="Arial"/>
            <w:sz w:val="22"/>
            <w:szCs w:val="22"/>
          </w:rPr>
          <w:delText xml:space="preserve">que </w:delText>
        </w:r>
      </w:del>
      <w:r w:rsidR="00191CC6" w:rsidRPr="00087642">
        <w:rPr>
          <w:rFonts w:ascii="Arial" w:hAnsi="Arial" w:cs="Arial"/>
          <w:sz w:val="22"/>
          <w:szCs w:val="22"/>
        </w:rPr>
        <w:t>se prolonga hacia el norte y termina al sur</w:t>
      </w:r>
      <w:r w:rsidRPr="00087642">
        <w:rPr>
          <w:rFonts w:ascii="Arial" w:hAnsi="Arial" w:cs="Arial"/>
          <w:sz w:val="22"/>
          <w:szCs w:val="22"/>
        </w:rPr>
        <w:t xml:space="preserve"> de la península de la Guajira en el </w:t>
      </w:r>
      <w:r w:rsidRPr="00087642">
        <w:rPr>
          <w:rFonts w:ascii="Arial" w:hAnsi="Arial" w:cs="Arial"/>
          <w:b/>
          <w:sz w:val="22"/>
          <w:szCs w:val="22"/>
        </w:rPr>
        <w:t>alto de Cedro.</w:t>
      </w:r>
    </w:p>
    <w:p w14:paraId="54A2CA35" w14:textId="1823AD6F" w:rsidR="001524C5" w:rsidRPr="00087642" w:rsidRDefault="002F12A4" w:rsidP="001524C5">
      <w:pPr>
        <w:pStyle w:val="u"/>
        <w:shd w:val="clear" w:color="auto" w:fill="FFFFFF"/>
        <w:spacing w:before="0" w:beforeAutospacing="0" w:after="0"/>
        <w:jc w:val="both"/>
        <w:rPr>
          <w:rFonts w:ascii="Arial" w:hAnsi="Arial" w:cs="Arial"/>
          <w:sz w:val="22"/>
          <w:szCs w:val="22"/>
        </w:rPr>
      </w:pPr>
      <w:r>
        <w:rPr>
          <w:rFonts w:ascii="Arial" w:hAnsi="Arial" w:cs="Arial"/>
          <w:sz w:val="22"/>
          <w:szCs w:val="22"/>
        </w:rPr>
        <w:t>La c</w:t>
      </w:r>
      <w:r w:rsidR="001524C5" w:rsidRPr="00087642">
        <w:rPr>
          <w:rFonts w:ascii="Arial" w:hAnsi="Arial" w:cs="Arial"/>
          <w:sz w:val="22"/>
          <w:szCs w:val="22"/>
        </w:rPr>
        <w:t>ordillera Oriental es la más ancha de las tres cordilleras, presenta valles transversales y a la altura de Neiva se produce una depresión, la de Uribe (1840 m</w:t>
      </w:r>
      <w:del w:id="631" w:author="TOSHIBA" w:date="2016-03-08T10:46:00Z">
        <w:r w:rsidR="001524C5" w:rsidRPr="00087642" w:rsidDel="00576F42">
          <w:rPr>
            <w:rFonts w:ascii="Arial" w:hAnsi="Arial" w:cs="Arial"/>
            <w:sz w:val="22"/>
            <w:szCs w:val="22"/>
          </w:rPr>
          <w:delText>snm</w:delText>
        </w:r>
      </w:del>
      <w:r w:rsidR="001524C5" w:rsidRPr="00087642">
        <w:rPr>
          <w:rFonts w:ascii="Arial" w:hAnsi="Arial" w:cs="Arial"/>
          <w:sz w:val="22"/>
          <w:szCs w:val="22"/>
        </w:rPr>
        <w:t xml:space="preserve">), siendo la más baja. Hacia el norte sigue el </w:t>
      </w:r>
      <w:r>
        <w:rPr>
          <w:rFonts w:ascii="Arial" w:hAnsi="Arial" w:cs="Arial"/>
          <w:b/>
          <w:sz w:val="22"/>
          <w:szCs w:val="22"/>
        </w:rPr>
        <w:t>m</w:t>
      </w:r>
      <w:r w:rsidR="001524C5" w:rsidRPr="00087642">
        <w:rPr>
          <w:rFonts w:ascii="Arial" w:hAnsi="Arial" w:cs="Arial"/>
          <w:b/>
          <w:sz w:val="22"/>
          <w:szCs w:val="22"/>
        </w:rPr>
        <w:t>acizo o páramo de Sumapaz</w:t>
      </w:r>
      <w:r w:rsidR="002D46BA">
        <w:rPr>
          <w:rFonts w:ascii="Arial" w:hAnsi="Arial" w:cs="Arial"/>
          <w:sz w:val="22"/>
          <w:szCs w:val="22"/>
        </w:rPr>
        <w:t xml:space="preserve"> con una altura media de 3500 a 4</w:t>
      </w:r>
      <w:r w:rsidR="001524C5" w:rsidRPr="00087642">
        <w:rPr>
          <w:rFonts w:ascii="Arial" w:hAnsi="Arial" w:cs="Arial"/>
          <w:sz w:val="22"/>
          <w:szCs w:val="22"/>
        </w:rPr>
        <w:t>000 m</w:t>
      </w:r>
      <w:del w:id="632" w:author="TOSHIBA" w:date="2016-03-08T10:46:00Z">
        <w:r w:rsidR="001524C5" w:rsidRPr="00087642" w:rsidDel="00576F42">
          <w:rPr>
            <w:rFonts w:ascii="Arial" w:hAnsi="Arial" w:cs="Arial"/>
            <w:sz w:val="22"/>
            <w:szCs w:val="22"/>
          </w:rPr>
          <w:delText>snm</w:delText>
        </w:r>
      </w:del>
      <w:r w:rsidR="001524C5" w:rsidRPr="00087642">
        <w:rPr>
          <w:rFonts w:ascii="Arial" w:hAnsi="Arial" w:cs="Arial"/>
          <w:sz w:val="22"/>
          <w:szCs w:val="22"/>
        </w:rPr>
        <w:t>. A partir de allí</w:t>
      </w:r>
      <w:r w:rsidR="002D46BA">
        <w:rPr>
          <w:rFonts w:ascii="Arial" w:hAnsi="Arial" w:cs="Arial"/>
          <w:sz w:val="22"/>
          <w:szCs w:val="22"/>
        </w:rPr>
        <w:t>,</w:t>
      </w:r>
      <w:r w:rsidR="001524C5" w:rsidRPr="00087642">
        <w:rPr>
          <w:rFonts w:ascii="Arial" w:hAnsi="Arial" w:cs="Arial"/>
          <w:sz w:val="22"/>
          <w:szCs w:val="22"/>
        </w:rPr>
        <w:t xml:space="preserve"> la cordillera se ensancha formando altiplanicies como la Sabana de Bogotá, rodeada de cordones mont</w:t>
      </w:r>
      <w:r w:rsidR="002D46BA">
        <w:rPr>
          <w:rFonts w:ascii="Arial" w:hAnsi="Arial" w:cs="Arial"/>
          <w:sz w:val="22"/>
          <w:szCs w:val="22"/>
        </w:rPr>
        <w:t>añosos que alcanzan hasta los 3</w:t>
      </w:r>
      <w:r w:rsidR="001524C5" w:rsidRPr="00087642">
        <w:rPr>
          <w:rFonts w:ascii="Arial" w:hAnsi="Arial" w:cs="Arial"/>
          <w:sz w:val="22"/>
          <w:szCs w:val="22"/>
        </w:rPr>
        <w:t>300 m</w:t>
      </w:r>
      <w:del w:id="633" w:author="TOSHIBA" w:date="2016-03-08T10:47:00Z">
        <w:r w:rsidR="001524C5" w:rsidRPr="00087642" w:rsidDel="00576F42">
          <w:rPr>
            <w:rFonts w:ascii="Arial" w:hAnsi="Arial" w:cs="Arial"/>
            <w:sz w:val="22"/>
            <w:szCs w:val="22"/>
          </w:rPr>
          <w:delText>snm</w:delText>
        </w:r>
      </w:del>
      <w:r w:rsidR="001524C5" w:rsidRPr="00087642">
        <w:rPr>
          <w:rFonts w:ascii="Arial" w:hAnsi="Arial" w:cs="Arial"/>
          <w:sz w:val="22"/>
          <w:szCs w:val="22"/>
        </w:rPr>
        <w:t>.</w:t>
      </w:r>
    </w:p>
    <w:p w14:paraId="6DA7BB16" w14:textId="247B76B9"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Este ensanchamiento termina en un valle transversal</w:t>
      </w:r>
      <w:ins w:id="634" w:author="TOSHIBA" w:date="2016-03-08T10:47:00Z">
        <w:r w:rsidR="00FF3C6F">
          <w:rPr>
            <w:rFonts w:ascii="Arial" w:hAnsi="Arial" w:cs="Arial"/>
            <w:sz w:val="22"/>
            <w:szCs w:val="22"/>
          </w:rPr>
          <w:t xml:space="preserve"> muy profundo</w:t>
        </w:r>
      </w:ins>
      <w:r w:rsidRPr="00087642">
        <w:rPr>
          <w:rFonts w:ascii="Arial" w:hAnsi="Arial" w:cs="Arial"/>
          <w:sz w:val="22"/>
          <w:szCs w:val="22"/>
        </w:rPr>
        <w:t xml:space="preserve"> de origen tectónico</w:t>
      </w:r>
      <w:del w:id="635" w:author="TOSHIBA" w:date="2016-03-08T10:47:00Z">
        <w:r w:rsidRPr="00087642" w:rsidDel="00FF3C6F">
          <w:rPr>
            <w:rFonts w:ascii="Arial" w:hAnsi="Arial" w:cs="Arial"/>
            <w:sz w:val="22"/>
            <w:szCs w:val="22"/>
          </w:rPr>
          <w:delText>, muy profundo</w:delText>
        </w:r>
      </w:del>
      <w:r w:rsidRPr="00087642">
        <w:rPr>
          <w:rFonts w:ascii="Arial" w:hAnsi="Arial" w:cs="Arial"/>
          <w:sz w:val="22"/>
          <w:szCs w:val="22"/>
        </w:rPr>
        <w:t xml:space="preserve">: el </w:t>
      </w:r>
      <w:r w:rsidRPr="00087642">
        <w:rPr>
          <w:rFonts w:ascii="Arial" w:hAnsi="Arial" w:cs="Arial"/>
          <w:b/>
          <w:sz w:val="22"/>
          <w:szCs w:val="22"/>
        </w:rPr>
        <w:t>río Chicamocha</w:t>
      </w:r>
      <w:r w:rsidRPr="00087642">
        <w:rPr>
          <w:rFonts w:ascii="Arial" w:hAnsi="Arial" w:cs="Arial"/>
          <w:sz w:val="22"/>
          <w:szCs w:val="22"/>
        </w:rPr>
        <w:t xml:space="preserve"> (también llamado Chulo, Gallinazo, Sogamoso o Sube). Las cimas más elevadas se hallan en el sector de la </w:t>
      </w:r>
      <w:del w:id="636" w:author="TOSHIBA" w:date="2016-03-08T10:48:00Z">
        <w:r w:rsidRPr="00087642" w:rsidDel="00FF3C6F">
          <w:rPr>
            <w:rFonts w:ascii="Arial" w:hAnsi="Arial" w:cs="Arial"/>
            <w:b/>
            <w:sz w:val="22"/>
            <w:szCs w:val="22"/>
          </w:rPr>
          <w:delText>S</w:delText>
        </w:r>
      </w:del>
      <w:ins w:id="637" w:author="TOSHIBA" w:date="2016-03-08T10:48:00Z">
        <w:r w:rsidR="00FF3C6F">
          <w:rPr>
            <w:rFonts w:ascii="Arial" w:hAnsi="Arial" w:cs="Arial"/>
            <w:b/>
            <w:sz w:val="22"/>
            <w:szCs w:val="22"/>
          </w:rPr>
          <w:t>s</w:t>
        </w:r>
      </w:ins>
      <w:r w:rsidRPr="00087642">
        <w:rPr>
          <w:rFonts w:ascii="Arial" w:hAnsi="Arial" w:cs="Arial"/>
          <w:b/>
          <w:sz w:val="22"/>
          <w:szCs w:val="22"/>
        </w:rPr>
        <w:t>ierra Nevada del Cocuy</w:t>
      </w:r>
      <w:r w:rsidRPr="00087642">
        <w:rPr>
          <w:rFonts w:ascii="Arial" w:hAnsi="Arial" w:cs="Arial"/>
          <w:sz w:val="22"/>
          <w:szCs w:val="22"/>
        </w:rPr>
        <w:t xml:space="preserve"> (Chita o Gü</w:t>
      </w:r>
      <w:r w:rsidR="002D46BA">
        <w:rPr>
          <w:rFonts w:ascii="Arial" w:hAnsi="Arial" w:cs="Arial"/>
          <w:sz w:val="22"/>
          <w:szCs w:val="22"/>
        </w:rPr>
        <w:t>icán) en el pico Ritacuba con 5</w:t>
      </w:r>
      <w:r w:rsidRPr="00087642">
        <w:rPr>
          <w:rFonts w:ascii="Arial" w:hAnsi="Arial" w:cs="Arial"/>
          <w:sz w:val="22"/>
          <w:szCs w:val="22"/>
        </w:rPr>
        <w:t>330 m</w:t>
      </w:r>
      <w:del w:id="638" w:author="TOSHIBA" w:date="2016-03-08T10:48:00Z">
        <w:r w:rsidRPr="00087642" w:rsidDel="00FF3C6F">
          <w:rPr>
            <w:rFonts w:ascii="Arial" w:hAnsi="Arial" w:cs="Arial"/>
            <w:sz w:val="22"/>
            <w:szCs w:val="22"/>
          </w:rPr>
          <w:delText>snm</w:delText>
        </w:r>
      </w:del>
      <w:r w:rsidRPr="00087642">
        <w:rPr>
          <w:rFonts w:ascii="Arial" w:hAnsi="Arial" w:cs="Arial"/>
          <w:sz w:val="22"/>
          <w:szCs w:val="22"/>
        </w:rPr>
        <w:t>.</w:t>
      </w:r>
    </w:p>
    <w:p w14:paraId="7E1B6060" w14:textId="53556EE9" w:rsidR="001524C5" w:rsidRPr="00087642" w:rsidRDefault="002F12A4" w:rsidP="001524C5">
      <w:pPr>
        <w:pStyle w:val="u"/>
        <w:shd w:val="clear" w:color="auto" w:fill="FFFFFF"/>
        <w:spacing w:before="0" w:beforeAutospacing="0" w:after="0"/>
        <w:jc w:val="both"/>
        <w:rPr>
          <w:rFonts w:ascii="Arial" w:hAnsi="Arial" w:cs="Arial"/>
          <w:sz w:val="22"/>
          <w:szCs w:val="22"/>
        </w:rPr>
      </w:pPr>
      <w:r>
        <w:rPr>
          <w:rFonts w:ascii="Arial" w:hAnsi="Arial" w:cs="Arial"/>
          <w:sz w:val="22"/>
          <w:szCs w:val="22"/>
        </w:rPr>
        <w:t>En el d</w:t>
      </w:r>
      <w:r w:rsidR="001524C5" w:rsidRPr="00087642">
        <w:rPr>
          <w:rFonts w:ascii="Arial" w:hAnsi="Arial" w:cs="Arial"/>
          <w:sz w:val="22"/>
          <w:szCs w:val="22"/>
        </w:rPr>
        <w:t xml:space="preserve">epartamento de Norte de Santander, entre la cordillera de Mérida y la </w:t>
      </w:r>
      <w:del w:id="639" w:author="TOSHIBA" w:date="2016-03-08T10:48:00Z">
        <w:r w:rsidR="001524C5" w:rsidRPr="00087642" w:rsidDel="00FF3C6F">
          <w:rPr>
            <w:rFonts w:ascii="Arial" w:hAnsi="Arial" w:cs="Arial"/>
            <w:sz w:val="22"/>
            <w:szCs w:val="22"/>
          </w:rPr>
          <w:delText>S</w:delText>
        </w:r>
      </w:del>
      <w:ins w:id="640" w:author="TOSHIBA" w:date="2016-03-08T10:48:00Z">
        <w:r w:rsidR="00FF3C6F">
          <w:rPr>
            <w:rFonts w:ascii="Arial" w:hAnsi="Arial" w:cs="Arial"/>
            <w:sz w:val="22"/>
            <w:szCs w:val="22"/>
          </w:rPr>
          <w:t>s</w:t>
        </w:r>
      </w:ins>
      <w:r w:rsidR="001524C5" w:rsidRPr="00087642">
        <w:rPr>
          <w:rFonts w:ascii="Arial" w:hAnsi="Arial" w:cs="Arial"/>
          <w:sz w:val="22"/>
          <w:szCs w:val="22"/>
        </w:rPr>
        <w:t xml:space="preserve">erranía de Perijá, se halla la </w:t>
      </w:r>
      <w:r w:rsidR="001524C5" w:rsidRPr="00087642">
        <w:rPr>
          <w:rFonts w:ascii="Arial" w:hAnsi="Arial" w:cs="Arial"/>
          <w:b/>
          <w:sz w:val="22"/>
          <w:szCs w:val="22"/>
        </w:rPr>
        <w:t>cuenca del río Catatumbo</w:t>
      </w:r>
      <w:r w:rsidRPr="002F12A4">
        <w:rPr>
          <w:rFonts w:ascii="Arial" w:hAnsi="Arial" w:cs="Arial"/>
          <w:sz w:val="22"/>
          <w:szCs w:val="22"/>
        </w:rPr>
        <w:t>,</w:t>
      </w:r>
      <w:r w:rsidR="001524C5" w:rsidRPr="00087642">
        <w:rPr>
          <w:rFonts w:ascii="Arial" w:hAnsi="Arial" w:cs="Arial"/>
          <w:sz w:val="22"/>
          <w:szCs w:val="22"/>
        </w:rPr>
        <w:t xml:space="preserve"> que drena al lago de Maracaibo en Venezuela.</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2A6709EB" w14:textId="77777777" w:rsidTr="00906062">
        <w:tc>
          <w:tcPr>
            <w:tcW w:w="9054" w:type="dxa"/>
            <w:gridSpan w:val="2"/>
            <w:shd w:val="clear" w:color="auto" w:fill="0D0D0D" w:themeFill="text1" w:themeFillTint="F2"/>
          </w:tcPr>
          <w:p w14:paraId="151E5713"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304C8C4B" w14:textId="77777777" w:rsidTr="00906062">
        <w:tc>
          <w:tcPr>
            <w:tcW w:w="2518" w:type="dxa"/>
          </w:tcPr>
          <w:p w14:paraId="6CE0B519"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609D5D85"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25</w:t>
            </w:r>
          </w:p>
        </w:tc>
      </w:tr>
      <w:tr w:rsidR="001524C5" w:rsidRPr="00087642" w14:paraId="082FC679" w14:textId="77777777" w:rsidTr="00906062">
        <w:tc>
          <w:tcPr>
            <w:tcW w:w="2518" w:type="dxa"/>
          </w:tcPr>
          <w:p w14:paraId="629439E4"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46ADD510" w14:textId="77777777" w:rsidR="001524C5" w:rsidRPr="00087642" w:rsidRDefault="001524C5" w:rsidP="00906062">
            <w:pPr>
              <w:jc w:val="both"/>
              <w:rPr>
                <w:rFonts w:ascii="Arial" w:hAnsi="Arial" w:cs="Arial"/>
                <w:b/>
                <w:lang w:val="es-ES"/>
              </w:rPr>
            </w:pPr>
            <w:r w:rsidRPr="00087642">
              <w:rPr>
                <w:rFonts w:ascii="Arial" w:hAnsi="Arial" w:cs="Arial"/>
                <w:b/>
                <w:lang w:val="es-ES"/>
              </w:rPr>
              <w:t>Cordillera Oriental</w:t>
            </w:r>
          </w:p>
        </w:tc>
      </w:tr>
      <w:tr w:rsidR="001524C5" w:rsidRPr="00087642" w14:paraId="79FC2F28" w14:textId="77777777" w:rsidTr="00906062">
        <w:tc>
          <w:tcPr>
            <w:tcW w:w="2518" w:type="dxa"/>
          </w:tcPr>
          <w:p w14:paraId="00ADA143"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6A44214A" w14:textId="77777777" w:rsidR="001524C5" w:rsidRPr="00087642" w:rsidRDefault="00485F03" w:rsidP="00906062">
            <w:pPr>
              <w:jc w:val="both"/>
              <w:rPr>
                <w:rFonts w:ascii="Arial" w:hAnsi="Arial" w:cs="Arial"/>
                <w:noProof/>
                <w:lang w:eastAsia="es-CO"/>
              </w:rPr>
            </w:pPr>
            <w:hyperlink r:id="rId59" w:history="1">
              <w:r w:rsidR="001524C5" w:rsidRPr="00087642">
                <w:rPr>
                  <w:rStyle w:val="Hipervnculo"/>
                  <w:rFonts w:ascii="Arial" w:hAnsi="Arial" w:cs="Arial"/>
                  <w:noProof/>
                  <w:lang w:eastAsia="es-CO"/>
                </w:rPr>
                <w:t>https://commons.wikimedia.org/wiki/File:Rio_Magdalena_map.png</w:t>
              </w:r>
            </w:hyperlink>
          </w:p>
          <w:p w14:paraId="52CF0672"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27F23FDF" wp14:editId="07777777">
                  <wp:extent cx="1483753" cy="1504950"/>
                  <wp:effectExtent l="0" t="0" r="0" b="0"/>
                  <wp:docPr id="55" name="Imagen 55" descr="Cuenca del río Magda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enca del río Magdalen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7932" cy="1509189"/>
                          </a:xfrm>
                          <a:prstGeom prst="rect">
                            <a:avLst/>
                          </a:prstGeom>
                          <a:noFill/>
                          <a:ln>
                            <a:noFill/>
                          </a:ln>
                        </pic:spPr>
                      </pic:pic>
                    </a:graphicData>
                  </a:graphic>
                </wp:inline>
              </w:drawing>
            </w:r>
          </w:p>
          <w:p w14:paraId="5AD0A7B0" w14:textId="77777777" w:rsidR="001524C5" w:rsidRPr="00087642" w:rsidRDefault="001524C5" w:rsidP="00906062">
            <w:pPr>
              <w:jc w:val="both"/>
              <w:rPr>
                <w:rFonts w:ascii="Arial" w:hAnsi="Arial" w:cs="Arial"/>
                <w:noProof/>
                <w:lang w:eastAsia="es-CO"/>
              </w:rPr>
            </w:pPr>
          </w:p>
        </w:tc>
      </w:tr>
      <w:tr w:rsidR="001524C5" w:rsidRPr="00087642" w14:paraId="213D644E" w14:textId="77777777" w:rsidTr="00906062">
        <w:tc>
          <w:tcPr>
            <w:tcW w:w="2518" w:type="dxa"/>
          </w:tcPr>
          <w:p w14:paraId="551E2C67"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76A5BF0A" w14:textId="011C529D" w:rsidR="001524C5" w:rsidRPr="00087642" w:rsidRDefault="001524C5" w:rsidP="00CC5C4B">
            <w:pPr>
              <w:jc w:val="both"/>
              <w:rPr>
                <w:rFonts w:ascii="Arial" w:hAnsi="Arial" w:cs="Arial"/>
                <w:lang w:val="es-ES_tradnl"/>
              </w:rPr>
            </w:pPr>
            <w:r w:rsidRPr="00087642">
              <w:rPr>
                <w:rFonts w:ascii="Arial" w:hAnsi="Arial" w:cs="Arial"/>
              </w:rPr>
              <w:t xml:space="preserve">La </w:t>
            </w:r>
            <w:r w:rsidRPr="00087642">
              <w:rPr>
                <w:rFonts w:ascii="Arial" w:hAnsi="Arial" w:cs="Arial"/>
                <w:b/>
              </w:rPr>
              <w:t>cresta</w:t>
            </w:r>
            <w:r w:rsidRPr="00087642">
              <w:rPr>
                <w:rFonts w:ascii="Arial" w:hAnsi="Arial" w:cs="Arial"/>
              </w:rPr>
              <w:t xml:space="preserve"> de la </w:t>
            </w:r>
            <w:r w:rsidRPr="00087642">
              <w:rPr>
                <w:rFonts w:ascii="Arial" w:hAnsi="Arial" w:cs="Arial"/>
                <w:b/>
              </w:rPr>
              <w:t xml:space="preserve">cordillera Oriental </w:t>
            </w:r>
            <w:r w:rsidRPr="00087642">
              <w:rPr>
                <w:rFonts w:ascii="Arial" w:hAnsi="Arial" w:cs="Arial"/>
              </w:rPr>
              <w:t xml:space="preserve">separa las cuencas del Amazonas y </w:t>
            </w:r>
            <w:ins w:id="641" w:author="TOSHIBA" w:date="2016-03-08T10:48:00Z">
              <w:r w:rsidR="00FF3C6F">
                <w:rPr>
                  <w:rFonts w:ascii="Arial" w:hAnsi="Arial" w:cs="Arial"/>
                </w:rPr>
                <w:t xml:space="preserve">el </w:t>
              </w:r>
            </w:ins>
            <w:r w:rsidRPr="00087642">
              <w:rPr>
                <w:rFonts w:ascii="Arial" w:hAnsi="Arial" w:cs="Arial"/>
              </w:rPr>
              <w:t>Orinoco</w:t>
            </w:r>
            <w:r w:rsidR="002F12A4">
              <w:rPr>
                <w:rFonts w:ascii="Arial" w:hAnsi="Arial" w:cs="Arial"/>
              </w:rPr>
              <w:t>,</w:t>
            </w:r>
            <w:r w:rsidRPr="00087642">
              <w:rPr>
                <w:rFonts w:ascii="Arial" w:hAnsi="Arial" w:cs="Arial"/>
              </w:rPr>
              <w:t xml:space="preserve"> que drenan sus aguas al océano Atlántico, de la </w:t>
            </w:r>
            <w:r w:rsidRPr="00087642">
              <w:rPr>
                <w:rFonts w:ascii="Arial" w:hAnsi="Arial" w:cs="Arial"/>
                <w:b/>
              </w:rPr>
              <w:t>cuenca</w:t>
            </w:r>
            <w:r w:rsidRPr="00087642">
              <w:rPr>
                <w:rFonts w:ascii="Arial" w:hAnsi="Arial" w:cs="Arial"/>
              </w:rPr>
              <w:t xml:space="preserve"> del río Magdalena</w:t>
            </w:r>
            <w:ins w:id="642" w:author="TOSHIBA" w:date="2016-03-08T10:49:00Z">
              <w:r w:rsidR="00FF3C6F">
                <w:rPr>
                  <w:rFonts w:ascii="Arial" w:hAnsi="Arial" w:cs="Arial"/>
                </w:rPr>
                <w:t>,</w:t>
              </w:r>
            </w:ins>
            <w:r w:rsidRPr="00087642">
              <w:rPr>
                <w:rFonts w:ascii="Arial" w:hAnsi="Arial" w:cs="Arial"/>
              </w:rPr>
              <w:t xml:space="preserve"> que </w:t>
            </w:r>
            <w:ins w:id="643" w:author="TOSHIBA" w:date="2016-03-08T10:49:00Z">
              <w:r w:rsidR="00FF3C6F">
                <w:rPr>
                  <w:rFonts w:ascii="Arial" w:hAnsi="Arial" w:cs="Arial"/>
                </w:rPr>
                <w:t xml:space="preserve">desemboca </w:t>
              </w:r>
            </w:ins>
            <w:del w:id="644" w:author="TOSHIBA" w:date="2016-03-08T10:49:00Z">
              <w:r w:rsidRPr="00087642" w:rsidDel="00FF3C6F">
                <w:rPr>
                  <w:rFonts w:ascii="Arial" w:hAnsi="Arial" w:cs="Arial"/>
                </w:rPr>
                <w:delText xml:space="preserve">drena </w:delText>
              </w:r>
            </w:del>
            <w:del w:id="645" w:author="TOSHIBA" w:date="2016-03-08T18:26:00Z">
              <w:r w:rsidRPr="00087642" w:rsidDel="00CC5C4B">
                <w:rPr>
                  <w:rFonts w:ascii="Arial" w:hAnsi="Arial" w:cs="Arial"/>
                </w:rPr>
                <w:delText>al</w:delText>
              </w:r>
            </w:del>
            <w:ins w:id="646" w:author="TOSHIBA" w:date="2016-03-08T18:26:00Z">
              <w:r w:rsidR="00CC5C4B">
                <w:rPr>
                  <w:rFonts w:ascii="Arial" w:hAnsi="Arial" w:cs="Arial"/>
                </w:rPr>
                <w:t xml:space="preserve"> en</w:t>
              </w:r>
            </w:ins>
            <w:r w:rsidRPr="00087642">
              <w:rPr>
                <w:rFonts w:ascii="Arial" w:hAnsi="Arial" w:cs="Arial"/>
              </w:rPr>
              <w:t xml:space="preserve"> mar Caribe.</w:t>
            </w:r>
          </w:p>
        </w:tc>
      </w:tr>
    </w:tbl>
    <w:p w14:paraId="2EC2460C" w14:textId="77777777" w:rsidR="001524C5" w:rsidRPr="00087642" w:rsidRDefault="001524C5" w:rsidP="001524C5">
      <w:pPr>
        <w:pStyle w:val="u"/>
        <w:shd w:val="clear" w:color="auto" w:fill="FFFFFF"/>
        <w:spacing w:before="0" w:beforeAutospacing="0" w:after="0"/>
        <w:jc w:val="both"/>
        <w:rPr>
          <w:rFonts w:ascii="Arial" w:hAnsi="Arial" w:cs="Arial"/>
          <w:sz w:val="22"/>
          <w:szCs w:val="22"/>
        </w:rPr>
      </w:pPr>
    </w:p>
    <w:p w14:paraId="64D7F509" w14:textId="6303E3C5"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El </w:t>
      </w:r>
      <w:r w:rsidR="002F12A4">
        <w:rPr>
          <w:rFonts w:ascii="Arial" w:hAnsi="Arial" w:cs="Arial"/>
          <w:b/>
          <w:sz w:val="22"/>
          <w:szCs w:val="22"/>
        </w:rPr>
        <w:t>v</w:t>
      </w:r>
      <w:r w:rsidRPr="00087642">
        <w:rPr>
          <w:rFonts w:ascii="Arial" w:hAnsi="Arial" w:cs="Arial"/>
          <w:b/>
          <w:sz w:val="22"/>
          <w:szCs w:val="22"/>
        </w:rPr>
        <w:t xml:space="preserve">alle del </w:t>
      </w:r>
      <w:del w:id="647" w:author="TOSHIBA" w:date="2016-03-08T10:50:00Z">
        <w:r w:rsidRPr="00087642" w:rsidDel="00FF3C6F">
          <w:rPr>
            <w:rFonts w:ascii="Arial" w:hAnsi="Arial" w:cs="Arial"/>
            <w:b/>
            <w:sz w:val="22"/>
            <w:szCs w:val="22"/>
          </w:rPr>
          <w:delText>R</w:delText>
        </w:r>
      </w:del>
      <w:ins w:id="648" w:author="TOSHIBA" w:date="2016-03-08T10:50:00Z">
        <w:r w:rsidR="00FF3C6F">
          <w:rPr>
            <w:rFonts w:ascii="Arial" w:hAnsi="Arial" w:cs="Arial"/>
            <w:b/>
            <w:sz w:val="22"/>
            <w:szCs w:val="22"/>
          </w:rPr>
          <w:t>r</w:t>
        </w:r>
      </w:ins>
      <w:r w:rsidRPr="00087642">
        <w:rPr>
          <w:rFonts w:ascii="Arial" w:hAnsi="Arial" w:cs="Arial"/>
          <w:b/>
          <w:sz w:val="22"/>
          <w:szCs w:val="22"/>
        </w:rPr>
        <w:t>ío Magdalena</w:t>
      </w:r>
      <w:r w:rsidRPr="00087642">
        <w:rPr>
          <w:rFonts w:ascii="Arial" w:hAnsi="Arial" w:cs="Arial"/>
          <w:sz w:val="22"/>
          <w:szCs w:val="22"/>
        </w:rPr>
        <w:t xml:space="preserve"> está formado por una serie de depresiones o fosas tectónica</w:t>
      </w:r>
      <w:r w:rsidR="00191CC6" w:rsidRPr="00087642">
        <w:rPr>
          <w:rFonts w:ascii="Arial" w:hAnsi="Arial" w:cs="Arial"/>
          <w:sz w:val="22"/>
          <w:szCs w:val="22"/>
        </w:rPr>
        <w:t>s y está flanqueado al occidente</w:t>
      </w:r>
      <w:r w:rsidRPr="00087642">
        <w:rPr>
          <w:rFonts w:ascii="Arial" w:hAnsi="Arial" w:cs="Arial"/>
          <w:sz w:val="22"/>
          <w:szCs w:val="22"/>
        </w:rPr>
        <w:t xml:space="preserve"> p</w:t>
      </w:r>
      <w:r w:rsidR="002F12A4">
        <w:rPr>
          <w:rFonts w:ascii="Arial" w:hAnsi="Arial" w:cs="Arial"/>
          <w:sz w:val="22"/>
          <w:szCs w:val="22"/>
        </w:rPr>
        <w:t>or la c</w:t>
      </w:r>
      <w:r w:rsidR="00191CC6" w:rsidRPr="00087642">
        <w:rPr>
          <w:rFonts w:ascii="Arial" w:hAnsi="Arial" w:cs="Arial"/>
          <w:sz w:val="22"/>
          <w:szCs w:val="22"/>
        </w:rPr>
        <w:t>ordillera Oriental</w:t>
      </w:r>
      <w:r w:rsidR="002F12A4">
        <w:rPr>
          <w:rFonts w:ascii="Arial" w:hAnsi="Arial" w:cs="Arial"/>
          <w:sz w:val="22"/>
          <w:szCs w:val="22"/>
        </w:rPr>
        <w:t>,</w:t>
      </w:r>
      <w:r w:rsidR="00191CC6" w:rsidRPr="00087642">
        <w:rPr>
          <w:rFonts w:ascii="Arial" w:hAnsi="Arial" w:cs="Arial"/>
          <w:sz w:val="22"/>
          <w:szCs w:val="22"/>
        </w:rPr>
        <w:t xml:space="preserve"> y al oriente</w:t>
      </w:r>
      <w:r w:rsidR="002F12A4">
        <w:rPr>
          <w:rFonts w:ascii="Arial" w:hAnsi="Arial" w:cs="Arial"/>
          <w:sz w:val="22"/>
          <w:szCs w:val="22"/>
        </w:rPr>
        <w:t>,</w:t>
      </w:r>
      <w:r w:rsidRPr="00087642">
        <w:rPr>
          <w:rFonts w:ascii="Arial" w:hAnsi="Arial" w:cs="Arial"/>
          <w:sz w:val="22"/>
          <w:szCs w:val="22"/>
        </w:rPr>
        <w:t xml:space="preserve"> por la </w:t>
      </w:r>
      <w:r w:rsidR="002F12A4">
        <w:rPr>
          <w:rFonts w:ascii="Arial" w:hAnsi="Arial" w:cs="Arial"/>
          <w:sz w:val="22"/>
          <w:szCs w:val="22"/>
        </w:rPr>
        <w:t>c</w:t>
      </w:r>
      <w:r w:rsidRPr="00087642">
        <w:rPr>
          <w:rFonts w:ascii="Arial" w:hAnsi="Arial" w:cs="Arial"/>
          <w:sz w:val="22"/>
          <w:szCs w:val="22"/>
        </w:rPr>
        <w:t>ordillera Central.</w:t>
      </w:r>
    </w:p>
    <w:p w14:paraId="45D1280C" w14:textId="369A0603"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 xml:space="preserve">Para </w:t>
      </w:r>
      <w:r w:rsidR="00191CC6" w:rsidRPr="00087642">
        <w:rPr>
          <w:rFonts w:ascii="Arial" w:hAnsi="Arial" w:cs="Arial"/>
          <w:sz w:val="22"/>
          <w:szCs w:val="22"/>
        </w:rPr>
        <w:t>la</w:t>
      </w:r>
      <w:r w:rsidRPr="00087642">
        <w:rPr>
          <w:rFonts w:ascii="Arial" w:hAnsi="Arial" w:cs="Arial"/>
          <w:sz w:val="22"/>
          <w:szCs w:val="22"/>
        </w:rPr>
        <w:t xml:space="preserve"> navegación el río se ha dividido en tres zonas: alta, media y baja. El alto Magdalena es una caída rápida de agua, no navegable (100 </w:t>
      </w:r>
      <w:r w:rsidR="002F12A4">
        <w:rPr>
          <w:rFonts w:ascii="Arial" w:hAnsi="Arial" w:cs="Arial"/>
          <w:sz w:val="22"/>
          <w:szCs w:val="22"/>
        </w:rPr>
        <w:t>k</w:t>
      </w:r>
      <w:r w:rsidRPr="00087642">
        <w:rPr>
          <w:rFonts w:ascii="Arial" w:hAnsi="Arial" w:cs="Arial"/>
          <w:sz w:val="22"/>
          <w:szCs w:val="22"/>
        </w:rPr>
        <w:t>m)</w:t>
      </w:r>
      <w:ins w:id="649" w:author="TOSHIBA" w:date="2016-03-08T18:27:00Z">
        <w:r w:rsidR="00CC5C4B">
          <w:rPr>
            <w:rFonts w:ascii="Arial" w:hAnsi="Arial" w:cs="Arial"/>
            <w:sz w:val="22"/>
            <w:szCs w:val="22"/>
          </w:rPr>
          <w:t>,</w:t>
        </w:r>
      </w:ins>
      <w:r w:rsidRPr="00087642">
        <w:rPr>
          <w:rFonts w:ascii="Arial" w:hAnsi="Arial" w:cs="Arial"/>
          <w:sz w:val="22"/>
          <w:szCs w:val="22"/>
        </w:rPr>
        <w:t xml:space="preserve"> con muy pocos afluentes importante</w:t>
      </w:r>
      <w:r w:rsidR="00191CC6" w:rsidRPr="00087642">
        <w:rPr>
          <w:rFonts w:ascii="Arial" w:hAnsi="Arial" w:cs="Arial"/>
          <w:sz w:val="22"/>
          <w:szCs w:val="22"/>
        </w:rPr>
        <w:t>s</w:t>
      </w:r>
      <w:r w:rsidRPr="00087642">
        <w:rPr>
          <w:rFonts w:ascii="Arial" w:hAnsi="Arial" w:cs="Arial"/>
          <w:sz w:val="22"/>
          <w:szCs w:val="22"/>
        </w:rPr>
        <w:t>.</w:t>
      </w:r>
    </w:p>
    <w:p w14:paraId="4AA48990" w14:textId="556A215A" w:rsidR="001524C5" w:rsidRPr="00087642" w:rsidRDefault="001524C5"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El curso medio llega hasta</w:t>
      </w:r>
      <w:ins w:id="650" w:author="Cuenta Microsoft" w:date="2016-03-14T12:30:00Z">
        <w:r w:rsidR="001C09A0">
          <w:rPr>
            <w:rFonts w:ascii="Arial" w:hAnsi="Arial" w:cs="Arial"/>
            <w:sz w:val="22"/>
            <w:szCs w:val="22"/>
          </w:rPr>
          <w:t xml:space="preserve"> Puerto </w:t>
        </w:r>
      </w:ins>
      <w:del w:id="651" w:author="Cuenta Microsoft" w:date="2016-03-14T12:30:00Z">
        <w:r w:rsidRPr="00087642" w:rsidDel="001C09A0">
          <w:rPr>
            <w:rFonts w:ascii="Arial" w:hAnsi="Arial" w:cs="Arial"/>
            <w:sz w:val="22"/>
            <w:szCs w:val="22"/>
          </w:rPr>
          <w:delText xml:space="preserve"> </w:delText>
        </w:r>
        <w:commentRangeStart w:id="652"/>
        <w:r w:rsidRPr="00087642" w:rsidDel="001C09A0">
          <w:rPr>
            <w:rFonts w:ascii="Arial" w:hAnsi="Arial" w:cs="Arial"/>
            <w:sz w:val="22"/>
            <w:szCs w:val="22"/>
          </w:rPr>
          <w:delText>Pu</w:delText>
        </w:r>
      </w:del>
      <w:del w:id="653" w:author="Cuenta Microsoft" w:date="2016-03-14T12:29:00Z">
        <w:r w:rsidRPr="00087642" w:rsidDel="001C09A0">
          <w:rPr>
            <w:rFonts w:ascii="Arial" w:hAnsi="Arial" w:cs="Arial"/>
            <w:sz w:val="22"/>
            <w:szCs w:val="22"/>
          </w:rPr>
          <w:delText>nto</w:delText>
        </w:r>
        <w:commentRangeEnd w:id="652"/>
        <w:r w:rsidR="001C59B5" w:rsidDel="001C09A0">
          <w:rPr>
            <w:rStyle w:val="Refdecomentario"/>
            <w:rFonts w:asciiTheme="minorHAnsi" w:eastAsiaTheme="minorHAnsi" w:hAnsiTheme="minorHAnsi" w:cstheme="minorBidi"/>
            <w:lang w:eastAsia="en-US"/>
          </w:rPr>
          <w:commentReference w:id="652"/>
        </w:r>
        <w:r w:rsidRPr="00087642" w:rsidDel="001C09A0">
          <w:rPr>
            <w:rFonts w:ascii="Arial" w:hAnsi="Arial" w:cs="Arial"/>
            <w:sz w:val="22"/>
            <w:szCs w:val="22"/>
          </w:rPr>
          <w:delText xml:space="preserve"> </w:delText>
        </w:r>
      </w:del>
      <w:r w:rsidRPr="00087642">
        <w:rPr>
          <w:rFonts w:ascii="Arial" w:hAnsi="Arial" w:cs="Arial"/>
          <w:sz w:val="22"/>
          <w:szCs w:val="22"/>
        </w:rPr>
        <w:t xml:space="preserve">Nare, en Antioquia (a 640 </w:t>
      </w:r>
      <w:r w:rsidR="002F12A4">
        <w:rPr>
          <w:rFonts w:ascii="Arial" w:hAnsi="Arial" w:cs="Arial"/>
          <w:sz w:val="22"/>
          <w:szCs w:val="22"/>
        </w:rPr>
        <w:t>k</w:t>
      </w:r>
      <w:r w:rsidRPr="00087642">
        <w:rPr>
          <w:rFonts w:ascii="Arial" w:hAnsi="Arial" w:cs="Arial"/>
          <w:sz w:val="22"/>
          <w:szCs w:val="22"/>
        </w:rPr>
        <w:t>m de recorrido).</w:t>
      </w:r>
      <w:r w:rsidR="002F12A4">
        <w:rPr>
          <w:rFonts w:ascii="Arial" w:hAnsi="Arial" w:cs="Arial"/>
          <w:sz w:val="22"/>
          <w:szCs w:val="22"/>
        </w:rPr>
        <w:t xml:space="preserve"> </w:t>
      </w:r>
      <w:r w:rsidRPr="00087642">
        <w:rPr>
          <w:rFonts w:ascii="Arial" w:hAnsi="Arial" w:cs="Arial"/>
          <w:sz w:val="22"/>
          <w:szCs w:val="22"/>
        </w:rPr>
        <w:t>El río se desplaza sobre un valle más extenso y muy fértil. Recibe numerosos afluentes que aumentan su caudal.</w:t>
      </w:r>
    </w:p>
    <w:p w14:paraId="44BCB4C1" w14:textId="0BCB3499" w:rsidR="001524C5" w:rsidRPr="00087642" w:rsidRDefault="001524C5" w:rsidP="001524C5">
      <w:pPr>
        <w:pStyle w:val="u"/>
        <w:shd w:val="clear" w:color="auto" w:fill="FFFFFF"/>
        <w:spacing w:before="0" w:beforeAutospacing="0" w:after="0"/>
        <w:jc w:val="both"/>
        <w:rPr>
          <w:rFonts w:ascii="Arial" w:hAnsi="Arial" w:cs="Arial"/>
          <w:b/>
          <w:sz w:val="22"/>
          <w:szCs w:val="22"/>
        </w:rPr>
      </w:pPr>
      <w:r w:rsidRPr="00087642">
        <w:rPr>
          <w:rFonts w:ascii="Arial" w:hAnsi="Arial" w:cs="Arial"/>
          <w:sz w:val="22"/>
          <w:szCs w:val="22"/>
        </w:rPr>
        <w:t xml:space="preserve">Los 810 </w:t>
      </w:r>
      <w:r w:rsidR="002F12A4">
        <w:rPr>
          <w:rFonts w:ascii="Arial" w:hAnsi="Arial" w:cs="Arial"/>
          <w:sz w:val="22"/>
          <w:szCs w:val="22"/>
        </w:rPr>
        <w:t>k</w:t>
      </w:r>
      <w:r w:rsidRPr="00087642">
        <w:rPr>
          <w:rFonts w:ascii="Arial" w:hAnsi="Arial" w:cs="Arial"/>
          <w:sz w:val="22"/>
          <w:szCs w:val="22"/>
        </w:rPr>
        <w:t>m restantes son de recorrido más lento, con mucho</w:t>
      </w:r>
      <w:r w:rsidR="002D46BA">
        <w:rPr>
          <w:rFonts w:ascii="Arial" w:hAnsi="Arial" w:cs="Arial"/>
          <w:sz w:val="22"/>
          <w:szCs w:val="22"/>
        </w:rPr>
        <w:t>s depósitos de</w:t>
      </w:r>
      <w:r w:rsidRPr="00087642">
        <w:rPr>
          <w:rFonts w:ascii="Arial" w:hAnsi="Arial" w:cs="Arial"/>
          <w:sz w:val="22"/>
          <w:szCs w:val="22"/>
        </w:rPr>
        <w:t xml:space="preserve"> sedimento</w:t>
      </w:r>
      <w:r w:rsidR="002D46BA">
        <w:rPr>
          <w:rFonts w:ascii="Arial" w:hAnsi="Arial" w:cs="Arial"/>
          <w:sz w:val="22"/>
          <w:szCs w:val="22"/>
        </w:rPr>
        <w:t>s</w:t>
      </w:r>
      <w:r w:rsidRPr="00087642">
        <w:rPr>
          <w:rFonts w:ascii="Arial" w:hAnsi="Arial" w:cs="Arial"/>
          <w:sz w:val="22"/>
          <w:szCs w:val="22"/>
        </w:rPr>
        <w:t xml:space="preserve"> y forma numerosos </w:t>
      </w:r>
      <w:r w:rsidR="002D46BA">
        <w:rPr>
          <w:rFonts w:ascii="Arial" w:hAnsi="Arial" w:cs="Arial"/>
          <w:b/>
          <w:sz w:val="22"/>
          <w:szCs w:val="22"/>
        </w:rPr>
        <w:t>meandros</w:t>
      </w:r>
      <w:r w:rsidR="002D46BA">
        <w:rPr>
          <w:rFonts w:ascii="Arial" w:hAnsi="Arial" w:cs="Arial"/>
          <w:sz w:val="22"/>
          <w:szCs w:val="22"/>
        </w:rPr>
        <w:t xml:space="preserve">, </w:t>
      </w:r>
      <w:ins w:id="654" w:author="TOSHIBA" w:date="2016-03-08T10:59:00Z">
        <w:r w:rsidR="00BA4F4E">
          <w:rPr>
            <w:rFonts w:ascii="Arial" w:hAnsi="Arial" w:cs="Arial"/>
            <w:sz w:val="22"/>
            <w:szCs w:val="22"/>
          </w:rPr>
          <w:t xml:space="preserve">que </w:t>
        </w:r>
      </w:ins>
      <w:r w:rsidR="002D46BA">
        <w:rPr>
          <w:rFonts w:ascii="Arial" w:hAnsi="Arial" w:cs="Arial"/>
          <w:sz w:val="22"/>
          <w:szCs w:val="22"/>
        </w:rPr>
        <w:t>dan</w:t>
      </w:r>
      <w:del w:id="655" w:author="TOSHIBA" w:date="2016-03-08T10:59:00Z">
        <w:r w:rsidR="002D46BA" w:rsidDel="00BA4F4E">
          <w:rPr>
            <w:rFonts w:ascii="Arial" w:hAnsi="Arial" w:cs="Arial"/>
            <w:sz w:val="22"/>
            <w:szCs w:val="22"/>
          </w:rPr>
          <w:delText>do</w:delText>
        </w:r>
      </w:del>
      <w:r w:rsidR="002D46BA">
        <w:rPr>
          <w:rFonts w:ascii="Arial" w:hAnsi="Arial" w:cs="Arial"/>
          <w:sz w:val="22"/>
          <w:szCs w:val="22"/>
        </w:rPr>
        <w:t xml:space="preserve"> origen a</w:t>
      </w:r>
      <w:r w:rsidRPr="00087642">
        <w:rPr>
          <w:rFonts w:ascii="Arial" w:hAnsi="Arial" w:cs="Arial"/>
          <w:sz w:val="22"/>
          <w:szCs w:val="22"/>
        </w:rPr>
        <w:t xml:space="preserve"> </w:t>
      </w:r>
      <w:r w:rsidRPr="00087642">
        <w:rPr>
          <w:rFonts w:ascii="Arial" w:hAnsi="Arial" w:cs="Arial"/>
          <w:b/>
          <w:sz w:val="22"/>
          <w:szCs w:val="22"/>
        </w:rPr>
        <w:t>caños</w:t>
      </w:r>
      <w:r w:rsidRPr="00087642">
        <w:rPr>
          <w:rFonts w:ascii="Arial" w:hAnsi="Arial" w:cs="Arial"/>
          <w:sz w:val="22"/>
          <w:szCs w:val="22"/>
        </w:rPr>
        <w:t xml:space="preserve">, </w:t>
      </w:r>
      <w:r w:rsidRPr="00087642">
        <w:rPr>
          <w:rFonts w:ascii="Arial" w:hAnsi="Arial" w:cs="Arial"/>
          <w:b/>
          <w:sz w:val="22"/>
          <w:szCs w:val="22"/>
        </w:rPr>
        <w:t>ciénagas</w:t>
      </w:r>
      <w:r w:rsidRPr="00087642">
        <w:rPr>
          <w:rFonts w:ascii="Arial" w:hAnsi="Arial" w:cs="Arial"/>
          <w:sz w:val="22"/>
          <w:szCs w:val="22"/>
        </w:rPr>
        <w:t xml:space="preserve"> y </w:t>
      </w:r>
      <w:r w:rsidRPr="00087642">
        <w:rPr>
          <w:rFonts w:ascii="Arial" w:hAnsi="Arial" w:cs="Arial"/>
          <w:b/>
          <w:sz w:val="22"/>
          <w:szCs w:val="22"/>
        </w:rPr>
        <w:t>playones</w:t>
      </w:r>
      <w:r w:rsidRPr="00BA4F4E">
        <w:rPr>
          <w:rFonts w:ascii="Arial" w:hAnsi="Arial" w:cs="Arial"/>
          <w:sz w:val="22"/>
          <w:szCs w:val="22"/>
          <w:rPrChange w:id="656" w:author="TOSHIBA" w:date="2016-03-08T11:01:00Z">
            <w:rPr>
              <w:rFonts w:ascii="Arial" w:hAnsi="Arial" w:cs="Arial"/>
              <w:b/>
              <w:sz w:val="22"/>
              <w:szCs w:val="22"/>
            </w:rPr>
          </w:rPrChange>
        </w:rPr>
        <w:t>.</w:t>
      </w:r>
      <w:r w:rsidRPr="00087642">
        <w:rPr>
          <w:rFonts w:ascii="Arial" w:hAnsi="Arial" w:cs="Arial"/>
          <w:b/>
          <w:sz w:val="22"/>
          <w:szCs w:val="22"/>
        </w:rPr>
        <w:t xml:space="preserve"> </w:t>
      </w:r>
      <w:r w:rsidRPr="00087642">
        <w:rPr>
          <w:rFonts w:ascii="Arial" w:hAnsi="Arial" w:cs="Arial"/>
          <w:sz w:val="22"/>
          <w:szCs w:val="22"/>
        </w:rPr>
        <w:t xml:space="preserve">A esta altura se forma la </w:t>
      </w:r>
      <w:r w:rsidRPr="00087642">
        <w:rPr>
          <w:rFonts w:ascii="Arial" w:hAnsi="Arial" w:cs="Arial"/>
          <w:b/>
          <w:sz w:val="22"/>
          <w:szCs w:val="22"/>
        </w:rPr>
        <w:t>depresión Momposina</w:t>
      </w:r>
      <w:r w:rsidRPr="00087642">
        <w:rPr>
          <w:rFonts w:ascii="Arial" w:hAnsi="Arial" w:cs="Arial"/>
          <w:sz w:val="22"/>
          <w:szCs w:val="22"/>
        </w:rPr>
        <w:t xml:space="preserve">, donde el río se bifurca en dos brazos: el de Loba y el de Mompós, </w:t>
      </w:r>
      <w:ins w:id="657" w:author="TOSHIBA" w:date="2016-03-08T18:28:00Z">
        <w:r w:rsidR="001B20F0">
          <w:rPr>
            <w:rFonts w:ascii="Arial" w:hAnsi="Arial" w:cs="Arial"/>
            <w:sz w:val="22"/>
            <w:szCs w:val="22"/>
          </w:rPr>
          <w:t xml:space="preserve">que </w:t>
        </w:r>
      </w:ins>
      <w:r w:rsidRPr="00087642">
        <w:rPr>
          <w:rFonts w:ascii="Arial" w:hAnsi="Arial" w:cs="Arial"/>
          <w:sz w:val="22"/>
          <w:szCs w:val="22"/>
        </w:rPr>
        <w:t>crean</w:t>
      </w:r>
      <w:del w:id="658" w:author="TOSHIBA" w:date="2016-03-08T18:28:00Z">
        <w:r w:rsidRPr="00087642" w:rsidDel="001B20F0">
          <w:rPr>
            <w:rFonts w:ascii="Arial" w:hAnsi="Arial" w:cs="Arial"/>
            <w:sz w:val="22"/>
            <w:szCs w:val="22"/>
          </w:rPr>
          <w:delText>do</w:delText>
        </w:r>
      </w:del>
      <w:r w:rsidRPr="00087642">
        <w:rPr>
          <w:rFonts w:ascii="Arial" w:hAnsi="Arial" w:cs="Arial"/>
          <w:sz w:val="22"/>
          <w:szCs w:val="22"/>
        </w:rPr>
        <w:t xml:space="preserve"> una gran extensión cenagosa.</w:t>
      </w:r>
    </w:p>
    <w:p w14:paraId="0530DBE9" w14:textId="4BD7D0F3" w:rsidR="001524C5" w:rsidRPr="00087642" w:rsidRDefault="00191CC6" w:rsidP="001524C5">
      <w:pPr>
        <w:pStyle w:val="u"/>
        <w:shd w:val="clear" w:color="auto" w:fill="FFFFFF"/>
        <w:spacing w:before="0" w:beforeAutospacing="0" w:after="0"/>
        <w:jc w:val="both"/>
        <w:rPr>
          <w:rFonts w:ascii="Arial" w:hAnsi="Arial" w:cs="Arial"/>
          <w:sz w:val="22"/>
          <w:szCs w:val="22"/>
        </w:rPr>
      </w:pPr>
      <w:r w:rsidRPr="00087642">
        <w:rPr>
          <w:rFonts w:ascii="Arial" w:hAnsi="Arial" w:cs="Arial"/>
          <w:sz w:val="22"/>
          <w:szCs w:val="22"/>
        </w:rPr>
        <w:t>Al llegar</w:t>
      </w:r>
      <w:r w:rsidR="001524C5" w:rsidRPr="00087642">
        <w:rPr>
          <w:rFonts w:ascii="Arial" w:hAnsi="Arial" w:cs="Arial"/>
          <w:sz w:val="22"/>
          <w:szCs w:val="22"/>
        </w:rPr>
        <w:t xml:space="preserve"> a la costa se explaya y forma la </w:t>
      </w:r>
      <w:del w:id="659" w:author="TOSHIBA" w:date="2016-03-08T18:28:00Z">
        <w:r w:rsidR="001524C5" w:rsidRPr="00087642" w:rsidDel="001B20F0">
          <w:rPr>
            <w:rFonts w:ascii="Arial" w:hAnsi="Arial" w:cs="Arial"/>
            <w:b/>
            <w:sz w:val="22"/>
            <w:szCs w:val="22"/>
          </w:rPr>
          <w:delText>C</w:delText>
        </w:r>
      </w:del>
      <w:ins w:id="660" w:author="TOSHIBA" w:date="2016-03-08T18:28:00Z">
        <w:r w:rsidR="001B20F0">
          <w:rPr>
            <w:rFonts w:ascii="Arial" w:hAnsi="Arial" w:cs="Arial"/>
            <w:b/>
            <w:sz w:val="22"/>
            <w:szCs w:val="22"/>
          </w:rPr>
          <w:t>c</w:t>
        </w:r>
      </w:ins>
      <w:r w:rsidR="001524C5" w:rsidRPr="00087642">
        <w:rPr>
          <w:rFonts w:ascii="Arial" w:hAnsi="Arial" w:cs="Arial"/>
          <w:b/>
          <w:sz w:val="22"/>
          <w:szCs w:val="22"/>
        </w:rPr>
        <w:t>iénaga Grande de Santa Marta</w:t>
      </w:r>
      <w:r w:rsidR="001524C5" w:rsidRPr="00BA4F4E">
        <w:rPr>
          <w:rFonts w:ascii="Arial" w:hAnsi="Arial" w:cs="Arial"/>
          <w:sz w:val="22"/>
          <w:szCs w:val="22"/>
          <w:rPrChange w:id="661" w:author="TOSHIBA" w:date="2016-03-08T11:01:00Z">
            <w:rPr>
              <w:rFonts w:ascii="Arial" w:hAnsi="Arial" w:cs="Arial"/>
              <w:b/>
              <w:sz w:val="22"/>
              <w:szCs w:val="22"/>
            </w:rPr>
          </w:rPrChange>
        </w:rPr>
        <w:t>.</w:t>
      </w:r>
      <w:r w:rsidR="001524C5" w:rsidRPr="00087642">
        <w:rPr>
          <w:rFonts w:ascii="Arial" w:hAnsi="Arial" w:cs="Arial"/>
          <w:b/>
          <w:sz w:val="22"/>
          <w:szCs w:val="22"/>
        </w:rPr>
        <w:t xml:space="preserve"> </w:t>
      </w:r>
      <w:r w:rsidR="001524C5" w:rsidRPr="00087642">
        <w:rPr>
          <w:rFonts w:ascii="Arial" w:hAnsi="Arial" w:cs="Arial"/>
          <w:sz w:val="22"/>
          <w:szCs w:val="22"/>
        </w:rPr>
        <w:t>Un antiguo brazo del río</w:t>
      </w:r>
      <w:r w:rsidR="001524C5" w:rsidRPr="00BA4F4E">
        <w:rPr>
          <w:rFonts w:ascii="Arial" w:hAnsi="Arial" w:cs="Arial"/>
          <w:sz w:val="22"/>
          <w:szCs w:val="22"/>
          <w:rPrChange w:id="662" w:author="TOSHIBA" w:date="2016-03-08T11:01:00Z">
            <w:rPr>
              <w:rFonts w:ascii="Arial" w:hAnsi="Arial" w:cs="Arial"/>
              <w:b/>
              <w:sz w:val="22"/>
              <w:szCs w:val="22"/>
            </w:rPr>
          </w:rPrChange>
        </w:rPr>
        <w:t>,</w:t>
      </w:r>
      <w:r w:rsidR="001524C5" w:rsidRPr="00087642">
        <w:rPr>
          <w:rFonts w:ascii="Arial" w:hAnsi="Arial" w:cs="Arial"/>
          <w:b/>
          <w:sz w:val="22"/>
          <w:szCs w:val="22"/>
        </w:rPr>
        <w:t xml:space="preserve"> </w:t>
      </w:r>
      <w:r w:rsidR="001524C5" w:rsidRPr="00087642">
        <w:rPr>
          <w:rFonts w:ascii="Arial" w:hAnsi="Arial" w:cs="Arial"/>
          <w:sz w:val="22"/>
          <w:szCs w:val="22"/>
        </w:rPr>
        <w:t>al occidente</w:t>
      </w:r>
      <w:r w:rsidR="001524C5" w:rsidRPr="00BA4F4E">
        <w:rPr>
          <w:rFonts w:ascii="Arial" w:hAnsi="Arial" w:cs="Arial"/>
          <w:sz w:val="22"/>
          <w:szCs w:val="22"/>
          <w:rPrChange w:id="663" w:author="TOSHIBA" w:date="2016-03-08T11:01:00Z">
            <w:rPr>
              <w:rFonts w:ascii="Arial" w:hAnsi="Arial" w:cs="Arial"/>
              <w:b/>
              <w:sz w:val="22"/>
              <w:szCs w:val="22"/>
            </w:rPr>
          </w:rPrChange>
        </w:rPr>
        <w:t>,</w:t>
      </w:r>
      <w:r w:rsidR="001524C5" w:rsidRPr="00087642">
        <w:rPr>
          <w:rFonts w:ascii="Arial" w:hAnsi="Arial" w:cs="Arial"/>
          <w:b/>
          <w:sz w:val="22"/>
          <w:szCs w:val="22"/>
        </w:rPr>
        <w:t xml:space="preserve"> </w:t>
      </w:r>
      <w:r w:rsidR="001524C5" w:rsidRPr="00087642">
        <w:rPr>
          <w:rFonts w:ascii="Arial" w:hAnsi="Arial" w:cs="Arial"/>
          <w:sz w:val="22"/>
          <w:szCs w:val="22"/>
        </w:rPr>
        <w:t>fue rehabilitado para construir el</w:t>
      </w:r>
      <w:r w:rsidR="002F12A4">
        <w:rPr>
          <w:rFonts w:ascii="Arial" w:hAnsi="Arial" w:cs="Arial"/>
          <w:sz w:val="22"/>
          <w:szCs w:val="22"/>
        </w:rPr>
        <w:t xml:space="preserve"> c</w:t>
      </w:r>
      <w:r w:rsidR="002D46BA">
        <w:rPr>
          <w:rFonts w:ascii="Arial" w:hAnsi="Arial" w:cs="Arial"/>
          <w:sz w:val="22"/>
          <w:szCs w:val="22"/>
        </w:rPr>
        <w:t>anal del Dique</w:t>
      </w:r>
      <w:ins w:id="664" w:author="TOSHIBA" w:date="2016-03-08T11:02:00Z">
        <w:r w:rsidR="00BA4F4E">
          <w:rPr>
            <w:rFonts w:ascii="Arial" w:hAnsi="Arial" w:cs="Arial"/>
            <w:sz w:val="22"/>
            <w:szCs w:val="22"/>
          </w:rPr>
          <w:t>,</w:t>
        </w:r>
      </w:ins>
      <w:r w:rsidR="002D46BA">
        <w:rPr>
          <w:rFonts w:ascii="Arial" w:hAnsi="Arial" w:cs="Arial"/>
          <w:sz w:val="22"/>
          <w:szCs w:val="22"/>
        </w:rPr>
        <w:t xml:space="preserve"> que desemboca en e</w:t>
      </w:r>
      <w:r w:rsidR="001524C5" w:rsidRPr="00087642">
        <w:rPr>
          <w:rFonts w:ascii="Arial" w:hAnsi="Arial" w:cs="Arial"/>
          <w:sz w:val="22"/>
          <w:szCs w:val="22"/>
        </w:rPr>
        <w:t>l</w:t>
      </w:r>
      <w:r w:rsidR="002D46BA">
        <w:rPr>
          <w:rFonts w:ascii="Arial" w:hAnsi="Arial" w:cs="Arial"/>
          <w:sz w:val="22"/>
          <w:szCs w:val="22"/>
        </w:rPr>
        <w:t xml:space="preserve"> mar</w:t>
      </w:r>
      <w:r w:rsidR="001524C5" w:rsidRPr="00087642">
        <w:rPr>
          <w:rFonts w:ascii="Arial" w:hAnsi="Arial" w:cs="Arial"/>
          <w:sz w:val="22"/>
          <w:szCs w:val="22"/>
        </w:rPr>
        <w:t xml:space="preserve"> Caribe al sur de Cartagena</w:t>
      </w:r>
      <w:ins w:id="665" w:author="TOSHIBA" w:date="2016-03-08T11:02:00Z">
        <w:r w:rsidR="00BA4F4E">
          <w:rPr>
            <w:rFonts w:ascii="Arial" w:hAnsi="Arial" w:cs="Arial"/>
            <w:sz w:val="22"/>
            <w:szCs w:val="22"/>
          </w:rPr>
          <w:t>,</w:t>
        </w:r>
      </w:ins>
      <w:r w:rsidR="001524C5" w:rsidRPr="00087642">
        <w:rPr>
          <w:rFonts w:ascii="Arial" w:hAnsi="Arial" w:cs="Arial"/>
          <w:sz w:val="22"/>
          <w:szCs w:val="22"/>
        </w:rPr>
        <w:t xml:space="preserve"> y el c</w:t>
      </w:r>
      <w:r w:rsidRPr="00087642">
        <w:rPr>
          <w:rFonts w:ascii="Arial" w:hAnsi="Arial" w:cs="Arial"/>
          <w:sz w:val="22"/>
          <w:szCs w:val="22"/>
        </w:rPr>
        <w:t xml:space="preserve">anal principal </w:t>
      </w:r>
      <w:ins w:id="666" w:author="TOSHIBA" w:date="2016-03-08T11:35:00Z">
        <w:r w:rsidR="00B23549">
          <w:rPr>
            <w:rFonts w:ascii="Arial" w:hAnsi="Arial" w:cs="Arial"/>
            <w:sz w:val="22"/>
            <w:szCs w:val="22"/>
          </w:rPr>
          <w:t xml:space="preserve">termina en </w:t>
        </w:r>
      </w:ins>
      <w:ins w:id="667" w:author="TOSHIBA" w:date="2016-03-08T18:29:00Z">
        <w:r w:rsidR="001B20F0">
          <w:rPr>
            <w:rFonts w:ascii="Arial" w:hAnsi="Arial" w:cs="Arial"/>
            <w:sz w:val="22"/>
            <w:szCs w:val="22"/>
          </w:rPr>
          <w:t>b</w:t>
        </w:r>
      </w:ins>
      <w:ins w:id="668" w:author="TOSHIBA" w:date="2016-03-08T11:35:00Z">
        <w:r w:rsidR="00B23549">
          <w:rPr>
            <w:rFonts w:ascii="Arial" w:hAnsi="Arial" w:cs="Arial"/>
            <w:sz w:val="22"/>
            <w:szCs w:val="22"/>
          </w:rPr>
          <w:t xml:space="preserve">ocas de Ceniza </w:t>
        </w:r>
      </w:ins>
      <w:del w:id="669" w:author="TOSHIBA" w:date="2016-03-08T11:35:00Z">
        <w:r w:rsidRPr="00087642" w:rsidDel="00B23549">
          <w:rPr>
            <w:rFonts w:ascii="Arial" w:hAnsi="Arial" w:cs="Arial"/>
            <w:sz w:val="22"/>
            <w:szCs w:val="22"/>
          </w:rPr>
          <w:delText xml:space="preserve">desemboca </w:delText>
        </w:r>
      </w:del>
      <w:r w:rsidRPr="00087642">
        <w:rPr>
          <w:rFonts w:ascii="Arial" w:hAnsi="Arial" w:cs="Arial"/>
          <w:sz w:val="22"/>
          <w:szCs w:val="22"/>
        </w:rPr>
        <w:t>en el d</w:t>
      </w:r>
      <w:r w:rsidR="001524C5" w:rsidRPr="00087642">
        <w:rPr>
          <w:rFonts w:ascii="Arial" w:hAnsi="Arial" w:cs="Arial"/>
          <w:sz w:val="22"/>
          <w:szCs w:val="22"/>
        </w:rPr>
        <w:t>epartamento del Atlántico</w:t>
      </w:r>
      <w:ins w:id="670" w:author="TOSHIBA" w:date="2016-03-08T11:35:00Z">
        <w:r w:rsidR="00B23549">
          <w:rPr>
            <w:rFonts w:ascii="Arial" w:hAnsi="Arial" w:cs="Arial"/>
            <w:sz w:val="22"/>
            <w:szCs w:val="22"/>
          </w:rPr>
          <w:t xml:space="preserve">, donde </w:t>
        </w:r>
      </w:ins>
      <w:del w:id="671" w:author="TOSHIBA" w:date="2016-03-08T11:35:00Z">
        <w:r w:rsidR="001524C5" w:rsidRPr="00087642" w:rsidDel="00B23549">
          <w:rPr>
            <w:rFonts w:ascii="Arial" w:hAnsi="Arial" w:cs="Arial"/>
            <w:sz w:val="22"/>
            <w:szCs w:val="22"/>
          </w:rPr>
          <w:delText xml:space="preserve"> en Bocas de Ceniza </w:delText>
        </w:r>
      </w:del>
      <w:r w:rsidR="001524C5" w:rsidRPr="00087642">
        <w:rPr>
          <w:rFonts w:ascii="Arial" w:hAnsi="Arial" w:cs="Arial"/>
          <w:sz w:val="22"/>
          <w:szCs w:val="22"/>
        </w:rPr>
        <w:t>forma</w:t>
      </w:r>
      <w:del w:id="672" w:author="TOSHIBA" w:date="2016-03-08T11:35:00Z">
        <w:r w:rsidR="001524C5" w:rsidRPr="00087642" w:rsidDel="00B23549">
          <w:rPr>
            <w:rFonts w:ascii="Arial" w:hAnsi="Arial" w:cs="Arial"/>
            <w:sz w:val="22"/>
            <w:szCs w:val="22"/>
          </w:rPr>
          <w:delText>ndo</w:delText>
        </w:r>
      </w:del>
      <w:r w:rsidR="001524C5" w:rsidRPr="00087642">
        <w:rPr>
          <w:rFonts w:ascii="Arial" w:hAnsi="Arial" w:cs="Arial"/>
          <w:sz w:val="22"/>
          <w:szCs w:val="22"/>
        </w:rPr>
        <w:t xml:space="preserve"> un delta y descarga</w:t>
      </w:r>
      <w:del w:id="673" w:author="TOSHIBA" w:date="2016-03-08T11:35:00Z">
        <w:r w:rsidR="002D46BA" w:rsidDel="00B23549">
          <w:rPr>
            <w:rFonts w:ascii="Arial" w:hAnsi="Arial" w:cs="Arial"/>
            <w:sz w:val="22"/>
            <w:szCs w:val="22"/>
          </w:rPr>
          <w:delText>ndo</w:delText>
        </w:r>
      </w:del>
      <w:r w:rsidR="002D46BA">
        <w:rPr>
          <w:rFonts w:ascii="Arial" w:hAnsi="Arial" w:cs="Arial"/>
          <w:sz w:val="22"/>
          <w:szCs w:val="22"/>
        </w:rPr>
        <w:t xml:space="preserve"> toneladas de sedimento en el Caribe</w:t>
      </w:r>
      <w:r w:rsidR="001524C5" w:rsidRPr="00087642">
        <w:rPr>
          <w:rFonts w:ascii="Arial" w:hAnsi="Arial" w:cs="Arial"/>
          <w:sz w:val="22"/>
          <w:szCs w:val="22"/>
        </w:rPr>
        <w:t>.</w:t>
      </w:r>
    </w:p>
    <w:tbl>
      <w:tblPr>
        <w:tblStyle w:val="Tablaconcuadrcula"/>
        <w:tblW w:w="0" w:type="auto"/>
        <w:tblLayout w:type="fixed"/>
        <w:tblLook w:val="04A0" w:firstRow="1" w:lastRow="0" w:firstColumn="1" w:lastColumn="0" w:noHBand="0" w:noVBand="1"/>
      </w:tblPr>
      <w:tblGrid>
        <w:gridCol w:w="2518"/>
        <w:gridCol w:w="6536"/>
      </w:tblGrid>
      <w:tr w:rsidR="001524C5" w:rsidRPr="00087642" w14:paraId="5D059DEB" w14:textId="77777777" w:rsidTr="00906062">
        <w:tc>
          <w:tcPr>
            <w:tcW w:w="9054" w:type="dxa"/>
            <w:gridSpan w:val="2"/>
            <w:shd w:val="clear" w:color="auto" w:fill="0D0D0D" w:themeFill="text1" w:themeFillTint="F2"/>
          </w:tcPr>
          <w:p w14:paraId="4F7BC757"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5645C3F8" w14:textId="77777777" w:rsidTr="00906062">
        <w:tc>
          <w:tcPr>
            <w:tcW w:w="2518" w:type="dxa"/>
          </w:tcPr>
          <w:p w14:paraId="5A343DF3"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13BECA5F" w14:textId="3177CC53" w:rsidR="001524C5" w:rsidRPr="00087642" w:rsidRDefault="001524C5" w:rsidP="001B20F0">
            <w:pPr>
              <w:jc w:val="both"/>
              <w:rPr>
                <w:rFonts w:ascii="Arial" w:hAnsi="Arial" w:cs="Arial"/>
              </w:rPr>
            </w:pPr>
            <w:r w:rsidRPr="00087642">
              <w:rPr>
                <w:rFonts w:ascii="Arial" w:hAnsi="Arial" w:cs="Arial"/>
              </w:rPr>
              <w:t>CS_07_08_</w:t>
            </w:r>
            <w:r w:rsidR="009166BC">
              <w:rPr>
                <w:rFonts w:ascii="Arial" w:hAnsi="Arial" w:cs="Arial"/>
              </w:rPr>
              <w:t>CO</w:t>
            </w:r>
            <w:del w:id="674" w:author="TOSHIBA" w:date="2016-03-08T18:29:00Z">
              <w:r w:rsidR="009166BC" w:rsidDel="001B20F0">
                <w:rPr>
                  <w:rFonts w:ascii="Arial" w:hAnsi="Arial" w:cs="Arial"/>
                </w:rPr>
                <w:delText xml:space="preserve"> </w:delText>
              </w:r>
            </w:del>
            <w:r w:rsidRPr="00087642">
              <w:rPr>
                <w:rFonts w:ascii="Arial" w:hAnsi="Arial" w:cs="Arial"/>
                <w:lang w:val="en-US"/>
              </w:rPr>
              <w:t>IMG</w:t>
            </w:r>
            <w:r w:rsidR="009166BC">
              <w:rPr>
                <w:rFonts w:ascii="Arial" w:hAnsi="Arial" w:cs="Arial"/>
                <w:lang w:val="en-US"/>
              </w:rPr>
              <w:t>26</w:t>
            </w:r>
          </w:p>
        </w:tc>
      </w:tr>
      <w:tr w:rsidR="001524C5" w:rsidRPr="00087642" w14:paraId="15548CE6" w14:textId="77777777" w:rsidTr="00906062">
        <w:tc>
          <w:tcPr>
            <w:tcW w:w="2518" w:type="dxa"/>
          </w:tcPr>
          <w:p w14:paraId="78AB8284"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178D4BA5" w14:textId="77777777" w:rsidR="001524C5" w:rsidRPr="00087642" w:rsidRDefault="001524C5" w:rsidP="00906062">
            <w:pPr>
              <w:jc w:val="both"/>
              <w:rPr>
                <w:rFonts w:ascii="Arial" w:hAnsi="Arial" w:cs="Arial"/>
                <w:b/>
                <w:lang w:val="es-ES"/>
              </w:rPr>
            </w:pPr>
            <w:r w:rsidRPr="00087642">
              <w:rPr>
                <w:rFonts w:ascii="Arial" w:hAnsi="Arial" w:cs="Arial"/>
                <w:b/>
                <w:lang w:val="es-ES"/>
              </w:rPr>
              <w:t>Valle del río Magdalena</w:t>
            </w:r>
          </w:p>
        </w:tc>
      </w:tr>
      <w:tr w:rsidR="001524C5" w:rsidRPr="00087642" w14:paraId="68A3A3D4" w14:textId="77777777" w:rsidTr="00906062">
        <w:tc>
          <w:tcPr>
            <w:tcW w:w="2518" w:type="dxa"/>
          </w:tcPr>
          <w:p w14:paraId="5CFCE9B6"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4BA250B4" w14:textId="77777777" w:rsidR="001524C5" w:rsidRPr="00087642" w:rsidRDefault="00485F03" w:rsidP="00906062">
            <w:pPr>
              <w:jc w:val="both"/>
              <w:rPr>
                <w:rFonts w:ascii="Arial" w:hAnsi="Arial" w:cs="Arial"/>
                <w:noProof/>
                <w:lang w:eastAsia="es-CO"/>
              </w:rPr>
            </w:pPr>
            <w:hyperlink r:id="rId61" w:history="1">
              <w:r w:rsidR="001524C5" w:rsidRPr="00087642">
                <w:rPr>
                  <w:rStyle w:val="Hipervnculo"/>
                  <w:rFonts w:ascii="Arial" w:hAnsi="Arial" w:cs="Arial"/>
                  <w:noProof/>
                  <w:lang w:eastAsia="es-CO"/>
                </w:rPr>
                <w:t>http://imeditores.com/banocc/rio/fotos.php?id=128</w:t>
              </w:r>
            </w:hyperlink>
          </w:p>
          <w:p w14:paraId="31BB8416" w14:textId="77777777" w:rsidR="001524C5" w:rsidRPr="00087642" w:rsidRDefault="001524C5" w:rsidP="00906062">
            <w:pPr>
              <w:jc w:val="both"/>
              <w:rPr>
                <w:rFonts w:ascii="Arial" w:hAnsi="Arial" w:cs="Arial"/>
                <w:noProof/>
                <w:lang w:eastAsia="es-CO"/>
              </w:rPr>
            </w:pPr>
          </w:p>
          <w:p w14:paraId="4C05DB35"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0114D584" wp14:editId="07777777">
                  <wp:extent cx="1452753" cy="1562100"/>
                  <wp:effectExtent l="0" t="0" r="0" b="0"/>
                  <wp:docPr id="57" name="Imagen 57" descr="Río Magdalena en Altam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ío Magdalena en Altami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52753" cy="1562100"/>
                          </a:xfrm>
                          <a:prstGeom prst="rect">
                            <a:avLst/>
                          </a:prstGeom>
                          <a:noFill/>
                          <a:ln>
                            <a:noFill/>
                          </a:ln>
                        </pic:spPr>
                      </pic:pic>
                    </a:graphicData>
                  </a:graphic>
                </wp:inline>
              </w:drawing>
            </w:r>
          </w:p>
        </w:tc>
      </w:tr>
      <w:tr w:rsidR="001524C5" w:rsidRPr="00087642" w14:paraId="25288D08" w14:textId="77777777" w:rsidTr="00906062">
        <w:tc>
          <w:tcPr>
            <w:tcW w:w="2518" w:type="dxa"/>
          </w:tcPr>
          <w:p w14:paraId="2C24822D"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4878757F" w14:textId="0E1987A9" w:rsidR="001524C5" w:rsidRPr="00087642" w:rsidRDefault="001524C5" w:rsidP="00CC1A3D">
            <w:pPr>
              <w:jc w:val="both"/>
              <w:rPr>
                <w:rFonts w:ascii="Arial" w:hAnsi="Arial" w:cs="Arial"/>
                <w:lang w:val="es-ES_tradnl"/>
              </w:rPr>
            </w:pPr>
            <w:r w:rsidRPr="00087642">
              <w:rPr>
                <w:rFonts w:ascii="Arial" w:hAnsi="Arial" w:cs="Arial"/>
              </w:rPr>
              <w:t xml:space="preserve">El </w:t>
            </w:r>
            <w:r w:rsidRPr="00087642">
              <w:rPr>
                <w:rFonts w:ascii="Arial" w:hAnsi="Arial" w:cs="Arial"/>
                <w:b/>
              </w:rPr>
              <w:t>río Magdalena</w:t>
            </w:r>
            <w:r w:rsidRPr="00087642">
              <w:rPr>
                <w:rFonts w:ascii="Arial" w:hAnsi="Arial" w:cs="Arial"/>
              </w:rPr>
              <w:t xml:space="preserve"> tiene su origen en la </w:t>
            </w:r>
            <w:r w:rsidR="002F12A4">
              <w:rPr>
                <w:rFonts w:ascii="Arial" w:hAnsi="Arial" w:cs="Arial"/>
              </w:rPr>
              <w:t>l</w:t>
            </w:r>
            <w:r w:rsidRPr="00087642">
              <w:rPr>
                <w:rFonts w:ascii="Arial" w:hAnsi="Arial" w:cs="Arial"/>
              </w:rPr>
              <w:t xml:space="preserve">aguna de La Magdalena, en el </w:t>
            </w:r>
            <w:r w:rsidRPr="00087642">
              <w:rPr>
                <w:rFonts w:ascii="Arial" w:hAnsi="Arial" w:cs="Arial"/>
                <w:b/>
              </w:rPr>
              <w:t>valle de las Papas</w:t>
            </w:r>
            <w:r w:rsidRPr="00087642">
              <w:rPr>
                <w:rFonts w:ascii="Arial" w:hAnsi="Arial" w:cs="Arial"/>
              </w:rPr>
              <w:t xml:space="preserve"> a 3600 m</w:t>
            </w:r>
            <w:del w:id="675" w:author="TOSHIBA" w:date="2016-03-08T11:14:00Z">
              <w:r w:rsidRPr="00087642" w:rsidDel="00CC1A3D">
                <w:rPr>
                  <w:rFonts w:ascii="Arial" w:hAnsi="Arial" w:cs="Arial"/>
                </w:rPr>
                <w:delText>snm</w:delText>
              </w:r>
            </w:del>
            <w:ins w:id="676" w:author="TOSHIBA" w:date="2016-03-08T11:14:00Z">
              <w:r w:rsidR="00CC1A3D">
                <w:rPr>
                  <w:rFonts w:ascii="Arial" w:hAnsi="Arial" w:cs="Arial"/>
                </w:rPr>
                <w:t>,</w:t>
              </w:r>
            </w:ins>
            <w:r w:rsidRPr="00087642">
              <w:rPr>
                <w:rFonts w:ascii="Arial" w:hAnsi="Arial" w:cs="Arial"/>
              </w:rPr>
              <w:t xml:space="preserve"> en el </w:t>
            </w:r>
            <w:r w:rsidR="002F12A4">
              <w:rPr>
                <w:rFonts w:ascii="Arial" w:hAnsi="Arial" w:cs="Arial"/>
              </w:rPr>
              <w:t>d</w:t>
            </w:r>
            <w:r w:rsidRPr="00087642">
              <w:rPr>
                <w:rFonts w:ascii="Arial" w:hAnsi="Arial" w:cs="Arial"/>
              </w:rPr>
              <w:t>epartamento del Huila y hace un recorrido de 1550 m.</w:t>
            </w:r>
          </w:p>
        </w:tc>
      </w:tr>
    </w:tbl>
    <w:p w14:paraId="0A8342B2" w14:textId="77777777" w:rsidR="001524C5" w:rsidRPr="00087642" w:rsidRDefault="001524C5" w:rsidP="001524C5">
      <w:pPr>
        <w:rPr>
          <w:rFonts w:ascii="Arial" w:hAnsi="Arial" w:cs="Arial"/>
          <w:b/>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7C6F45" w:rsidRPr="0099771C" w14:paraId="1F80FE39" w14:textId="77777777" w:rsidTr="00E22274">
        <w:tc>
          <w:tcPr>
            <w:tcW w:w="9054" w:type="dxa"/>
            <w:gridSpan w:val="2"/>
            <w:shd w:val="clear" w:color="auto" w:fill="000000" w:themeFill="text1"/>
          </w:tcPr>
          <w:p w14:paraId="60EC5F77" w14:textId="77777777" w:rsidR="007C6F45" w:rsidRPr="0099771C" w:rsidRDefault="007C6F45"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7C6F45" w:rsidRPr="0099771C" w14:paraId="55694991" w14:textId="77777777" w:rsidTr="00E22274">
        <w:tc>
          <w:tcPr>
            <w:tcW w:w="1809" w:type="dxa"/>
          </w:tcPr>
          <w:p w14:paraId="6C8A75F3"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2D9FE178"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_REC9</w:t>
            </w:r>
            <w:r w:rsidRPr="0099771C">
              <w:rPr>
                <w:rFonts w:ascii="Times New Roman" w:eastAsiaTheme="minorEastAsia" w:hAnsi="Times New Roman" w:cs="Times New Roman"/>
                <w:color w:val="000000"/>
                <w:lang w:eastAsia="es-CO"/>
              </w:rPr>
              <w:t>0</w:t>
            </w:r>
          </w:p>
        </w:tc>
      </w:tr>
      <w:tr w:rsidR="007C6F45" w:rsidRPr="0099771C" w14:paraId="524C4FE7" w14:textId="77777777" w:rsidTr="00E22274">
        <w:tc>
          <w:tcPr>
            <w:tcW w:w="1809" w:type="dxa"/>
          </w:tcPr>
          <w:p w14:paraId="7705DE3C"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4D3BD216" w14:textId="77777777" w:rsidR="007C6F45" w:rsidRPr="0099771C" w:rsidRDefault="007C6F45" w:rsidP="00E22274">
            <w:pPr>
              <w:spacing w:before="2" w:after="2"/>
              <w:rPr>
                <w:rFonts w:ascii="Times New Roman" w:eastAsiaTheme="minorEastAsia" w:hAnsi="Times New Roman" w:cs="Times New Roman"/>
                <w:color w:val="000000"/>
                <w:lang w:eastAsia="es-CO"/>
              </w:rPr>
            </w:pPr>
          </w:p>
          <w:p w14:paraId="7FA6C20D"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62952D17" w14:textId="77777777" w:rsidTr="00E22274">
        <w:tc>
          <w:tcPr>
            <w:tcW w:w="1809" w:type="dxa"/>
          </w:tcPr>
          <w:p w14:paraId="32CA13D2"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6FCAD52B"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27D6930A" w14:textId="77777777" w:rsidTr="00E22274">
        <w:tc>
          <w:tcPr>
            <w:tcW w:w="1809" w:type="dxa"/>
          </w:tcPr>
          <w:p w14:paraId="3376D6D0"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65AA5529"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Reconoce características del relieve plano y quebrado de Colombia</w:t>
            </w:r>
          </w:p>
        </w:tc>
      </w:tr>
      <w:tr w:rsidR="007C6F45" w:rsidRPr="0099771C" w14:paraId="0FED7B2A" w14:textId="77777777" w:rsidTr="00E22274">
        <w:tc>
          <w:tcPr>
            <w:tcW w:w="1809" w:type="dxa"/>
          </w:tcPr>
          <w:p w14:paraId="5346EE5F"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1D64EDC2"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Actividad para identificar características de las regiones planas y de la región Andina de Colombia</w:t>
            </w:r>
          </w:p>
          <w:p w14:paraId="0A57998D"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bl>
    <w:p w14:paraId="2DFB8885" w14:textId="77777777" w:rsidR="001524C5" w:rsidRPr="00087642" w:rsidRDefault="001524C5" w:rsidP="001524C5">
      <w:pPr>
        <w:rPr>
          <w:rFonts w:ascii="Arial" w:hAnsi="Arial" w:cs="Arial"/>
          <w:b/>
        </w:rPr>
      </w:pPr>
    </w:p>
    <w:p w14:paraId="4ED56F85" w14:textId="77777777" w:rsidR="001524C5" w:rsidRPr="00087642" w:rsidRDefault="00087642" w:rsidP="005C24F3">
      <w:pPr>
        <w:rPr>
          <w:rFonts w:ascii="Arial" w:hAnsi="Arial" w:cs="Arial"/>
          <w:b/>
        </w:rPr>
      </w:pPr>
      <w:r w:rsidRPr="00087642">
        <w:rPr>
          <w:rFonts w:ascii="Arial" w:hAnsi="Arial" w:cs="Arial"/>
          <w:highlight w:val="yellow"/>
        </w:rPr>
        <w:t>[SECCIÓN 2]</w:t>
      </w:r>
      <w:r w:rsidR="005C24F3" w:rsidRPr="00087642">
        <w:rPr>
          <w:rFonts w:ascii="Arial" w:hAnsi="Arial" w:cs="Arial"/>
          <w:b/>
        </w:rPr>
        <w:t xml:space="preserve">3.3 </w:t>
      </w:r>
      <w:r w:rsidR="001524C5" w:rsidRPr="00087642">
        <w:rPr>
          <w:rFonts w:ascii="Arial" w:hAnsi="Arial" w:cs="Arial"/>
          <w:b/>
        </w:rPr>
        <w:t>Consolidación</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7C6F45" w:rsidRPr="0099771C" w14:paraId="3159482A" w14:textId="77777777" w:rsidTr="00E22274">
        <w:tc>
          <w:tcPr>
            <w:tcW w:w="9054" w:type="dxa"/>
            <w:gridSpan w:val="2"/>
            <w:shd w:val="clear" w:color="auto" w:fill="000000" w:themeFill="text1"/>
          </w:tcPr>
          <w:p w14:paraId="0150ACA4" w14:textId="77777777" w:rsidR="007C6F45" w:rsidRPr="0099771C" w:rsidRDefault="007C6F45"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7C6F45" w:rsidRPr="0099771C" w14:paraId="6920559D" w14:textId="77777777" w:rsidTr="00E22274">
        <w:tc>
          <w:tcPr>
            <w:tcW w:w="1809" w:type="dxa"/>
          </w:tcPr>
          <w:p w14:paraId="01A07D76"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75D21CBB"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_REC10</w:t>
            </w:r>
            <w:r w:rsidRPr="0099771C">
              <w:rPr>
                <w:rFonts w:ascii="Times New Roman" w:eastAsiaTheme="minorEastAsia" w:hAnsi="Times New Roman" w:cs="Times New Roman"/>
                <w:color w:val="000000"/>
                <w:lang w:eastAsia="es-CO"/>
              </w:rPr>
              <w:t>0</w:t>
            </w:r>
          </w:p>
        </w:tc>
      </w:tr>
      <w:tr w:rsidR="007C6F45" w:rsidRPr="0099771C" w14:paraId="5C4FEF2A" w14:textId="77777777" w:rsidTr="00E22274">
        <w:tc>
          <w:tcPr>
            <w:tcW w:w="1809" w:type="dxa"/>
          </w:tcPr>
          <w:p w14:paraId="2915239A"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55378918" w14:textId="77777777" w:rsidR="007C6F45" w:rsidRPr="0099771C" w:rsidRDefault="007C6F45" w:rsidP="00E22274">
            <w:pPr>
              <w:spacing w:before="2" w:after="2"/>
              <w:rPr>
                <w:rFonts w:ascii="Times New Roman" w:eastAsiaTheme="minorEastAsia" w:hAnsi="Times New Roman" w:cs="Times New Roman"/>
                <w:color w:val="000000"/>
                <w:lang w:eastAsia="es-CO"/>
              </w:rPr>
            </w:pPr>
          </w:p>
          <w:p w14:paraId="540956E3"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517D3202" w14:textId="77777777" w:rsidTr="00E22274">
        <w:tc>
          <w:tcPr>
            <w:tcW w:w="1809" w:type="dxa"/>
          </w:tcPr>
          <w:p w14:paraId="029DC3DF"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1C5F7F8A"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3B4DE55A" w14:textId="77777777" w:rsidTr="00E22274">
        <w:tc>
          <w:tcPr>
            <w:tcW w:w="1809" w:type="dxa"/>
          </w:tcPr>
          <w:p w14:paraId="2B238B57"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63D05549"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 xml:space="preserve">Refuerza tu aprendizaje: </w:t>
            </w:r>
            <w:commentRangeStart w:id="677"/>
            <w:r w:rsidRPr="007C6F45">
              <w:rPr>
                <w:rFonts w:ascii="Times New Roman" w:eastAsiaTheme="minorEastAsia" w:hAnsi="Times New Roman" w:cs="Times New Roman"/>
                <w:color w:val="000000"/>
                <w:lang w:eastAsia="es-CO"/>
              </w:rPr>
              <w:t>Geomorfología de Colombia</w:t>
            </w:r>
            <w:commentRangeEnd w:id="677"/>
            <w:r w:rsidR="004F4F90">
              <w:rPr>
                <w:rStyle w:val="Refdecomentario"/>
              </w:rPr>
              <w:commentReference w:id="677"/>
            </w:r>
          </w:p>
        </w:tc>
      </w:tr>
      <w:tr w:rsidR="007C6F45" w:rsidRPr="0099771C" w14:paraId="2FC79257" w14:textId="77777777" w:rsidTr="00E22274">
        <w:tc>
          <w:tcPr>
            <w:tcW w:w="1809" w:type="dxa"/>
          </w:tcPr>
          <w:p w14:paraId="707B27F7"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21DBE5DF"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Actividad sobre la Geomorfología y relieve de Colombia</w:t>
            </w:r>
          </w:p>
          <w:p w14:paraId="03F97411"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bl>
    <w:p w14:paraId="632E5FB6" w14:textId="77777777" w:rsidR="005C24F3" w:rsidRPr="00087642" w:rsidRDefault="005C24F3" w:rsidP="005C24F3">
      <w:pPr>
        <w:rPr>
          <w:rFonts w:ascii="Arial" w:hAnsi="Arial" w:cs="Arial"/>
          <w:b/>
        </w:rPr>
      </w:pPr>
    </w:p>
    <w:p w14:paraId="4682F848" w14:textId="49478554" w:rsidR="001524C5" w:rsidRPr="00087642" w:rsidRDefault="00087642" w:rsidP="001524C5">
      <w:pPr>
        <w:tabs>
          <w:tab w:val="left" w:pos="3600"/>
        </w:tabs>
        <w:rPr>
          <w:rFonts w:ascii="Arial" w:hAnsi="Arial" w:cs="Arial"/>
          <w:b/>
        </w:rPr>
      </w:pPr>
      <w:r w:rsidRPr="00087642">
        <w:rPr>
          <w:rFonts w:ascii="Arial" w:hAnsi="Arial" w:cs="Arial"/>
          <w:highlight w:val="yellow"/>
        </w:rPr>
        <w:t>[SECCIÓN 1]</w:t>
      </w:r>
      <w:r w:rsidR="007C6F45">
        <w:rPr>
          <w:rFonts w:ascii="Arial" w:hAnsi="Arial" w:cs="Arial"/>
          <w:b/>
        </w:rPr>
        <w:t>4</w:t>
      </w:r>
      <w:r w:rsidR="001524C5" w:rsidRPr="00087642">
        <w:rPr>
          <w:rFonts w:ascii="Arial" w:hAnsi="Arial" w:cs="Arial"/>
          <w:b/>
        </w:rPr>
        <w:t xml:space="preserve"> </w:t>
      </w:r>
      <w:ins w:id="678" w:author="TOSHIBA" w:date="2016-03-08T18:41:00Z">
        <w:r w:rsidR="00B65744">
          <w:rPr>
            <w:rFonts w:ascii="Arial" w:hAnsi="Arial" w:cs="Arial"/>
            <w:b/>
          </w:rPr>
          <w:t xml:space="preserve">La </w:t>
        </w:r>
      </w:ins>
      <w:del w:id="679" w:author="TOSHIBA" w:date="2016-03-08T18:41:00Z">
        <w:r w:rsidR="001524C5" w:rsidRPr="00087642" w:rsidDel="00B65744">
          <w:rPr>
            <w:rFonts w:ascii="Arial" w:hAnsi="Arial" w:cs="Arial"/>
            <w:b/>
          </w:rPr>
          <w:delText>H</w:delText>
        </w:r>
      </w:del>
      <w:ins w:id="680" w:author="TOSHIBA" w:date="2016-03-08T18:41:00Z">
        <w:r w:rsidR="00B65744">
          <w:rPr>
            <w:rFonts w:ascii="Arial" w:hAnsi="Arial" w:cs="Arial"/>
            <w:b/>
          </w:rPr>
          <w:t>h</w:t>
        </w:r>
      </w:ins>
      <w:r w:rsidR="001524C5" w:rsidRPr="00087642">
        <w:rPr>
          <w:rFonts w:ascii="Arial" w:hAnsi="Arial" w:cs="Arial"/>
          <w:b/>
        </w:rPr>
        <w:t>idrografía de Colombia</w:t>
      </w:r>
    </w:p>
    <w:p w14:paraId="15ADCAD8"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Por la</w:t>
      </w:r>
      <w:r w:rsidR="002D46BA">
        <w:rPr>
          <w:rFonts w:ascii="Arial" w:eastAsia="Times New Roman" w:hAnsi="Arial" w:cs="Arial"/>
          <w:lang w:eastAsia="es-ES_tradnl"/>
        </w:rPr>
        <w:t>s</w:t>
      </w:r>
      <w:r w:rsidRPr="00087642">
        <w:rPr>
          <w:rFonts w:ascii="Arial" w:eastAsia="Times New Roman" w:hAnsi="Arial" w:cs="Arial"/>
          <w:lang w:eastAsia="es-ES_tradnl"/>
        </w:rPr>
        <w:t xml:space="preserve"> forma del relieve, Colombia es un país rico en recurso</w:t>
      </w:r>
      <w:r w:rsidR="002D46BA">
        <w:rPr>
          <w:rFonts w:ascii="Arial" w:eastAsia="Times New Roman" w:hAnsi="Arial" w:cs="Arial"/>
          <w:lang w:eastAsia="es-ES_tradnl"/>
        </w:rPr>
        <w:t>s</w:t>
      </w:r>
      <w:r w:rsidRPr="00087642">
        <w:rPr>
          <w:rFonts w:ascii="Arial" w:eastAsia="Times New Roman" w:hAnsi="Arial" w:cs="Arial"/>
          <w:lang w:eastAsia="es-ES_tradnl"/>
        </w:rPr>
        <w:t xml:space="preserve"> hídrico</w:t>
      </w:r>
      <w:r w:rsidR="002D46BA">
        <w:rPr>
          <w:rFonts w:ascii="Arial" w:eastAsia="Times New Roman" w:hAnsi="Arial" w:cs="Arial"/>
          <w:lang w:eastAsia="es-ES_tradnl"/>
        </w:rPr>
        <w:t>s</w:t>
      </w:r>
      <w:r w:rsidRPr="00087642">
        <w:rPr>
          <w:rFonts w:ascii="Arial" w:eastAsia="Times New Roman" w:hAnsi="Arial" w:cs="Arial"/>
          <w:lang w:eastAsia="es-ES_tradnl"/>
        </w:rPr>
        <w:t>.</w:t>
      </w:r>
    </w:p>
    <w:p w14:paraId="1616556D" w14:textId="1EB73568" w:rsidR="001524C5" w:rsidRPr="00087642" w:rsidRDefault="002D46BA" w:rsidP="001524C5">
      <w:pPr>
        <w:shd w:val="clear" w:color="auto" w:fill="FFFFFF"/>
        <w:spacing w:before="100" w:beforeAutospacing="1" w:after="0"/>
        <w:jc w:val="both"/>
        <w:rPr>
          <w:rFonts w:ascii="Arial" w:eastAsia="Times New Roman" w:hAnsi="Arial" w:cs="Arial"/>
          <w:lang w:eastAsia="es-ES_tradnl"/>
        </w:rPr>
      </w:pPr>
      <w:r>
        <w:rPr>
          <w:rFonts w:ascii="Arial" w:eastAsia="Times New Roman" w:hAnsi="Arial" w:cs="Arial"/>
          <w:lang w:eastAsia="es-ES_tradnl"/>
        </w:rPr>
        <w:t>A</w:t>
      </w:r>
      <w:r w:rsidR="001524C5" w:rsidRPr="00087642">
        <w:rPr>
          <w:rFonts w:ascii="Arial" w:eastAsia="Times New Roman" w:hAnsi="Arial" w:cs="Arial"/>
          <w:lang w:eastAsia="es-ES_tradnl"/>
        </w:rPr>
        <w:t xml:space="preserve"> grandes rasgos</w:t>
      </w:r>
      <w:r>
        <w:rPr>
          <w:rFonts w:ascii="Arial" w:eastAsia="Times New Roman" w:hAnsi="Arial" w:cs="Arial"/>
          <w:lang w:eastAsia="es-ES_tradnl"/>
        </w:rPr>
        <w:t>,</w:t>
      </w:r>
      <w:r w:rsidR="001524C5" w:rsidRPr="00087642">
        <w:rPr>
          <w:rFonts w:ascii="Arial" w:eastAsia="Times New Roman" w:hAnsi="Arial" w:cs="Arial"/>
          <w:lang w:eastAsia="es-ES_tradnl"/>
        </w:rPr>
        <w:t xml:space="preserve"> los ríos de Colombia se pueden agrupar en función del lugar donde desembocan. Las cinco grandes masas de agua en donde </w:t>
      </w:r>
      <w:r>
        <w:rPr>
          <w:rFonts w:ascii="Arial" w:eastAsia="Times New Roman" w:hAnsi="Arial" w:cs="Arial"/>
          <w:lang w:eastAsia="es-ES_tradnl"/>
        </w:rPr>
        <w:t xml:space="preserve">los ríos </w:t>
      </w:r>
      <w:r w:rsidR="001524C5" w:rsidRPr="00087642">
        <w:rPr>
          <w:rFonts w:ascii="Arial" w:eastAsia="Times New Roman" w:hAnsi="Arial" w:cs="Arial"/>
          <w:lang w:eastAsia="es-ES_tradnl"/>
        </w:rPr>
        <w:t>v</w:t>
      </w:r>
      <w:r>
        <w:rPr>
          <w:rFonts w:ascii="Arial" w:eastAsia="Times New Roman" w:hAnsi="Arial" w:cs="Arial"/>
          <w:lang w:eastAsia="es-ES_tradnl"/>
        </w:rPr>
        <w:t>i</w:t>
      </w:r>
      <w:r w:rsidR="001524C5" w:rsidRPr="00087642">
        <w:rPr>
          <w:rFonts w:ascii="Arial" w:eastAsia="Times New Roman" w:hAnsi="Arial" w:cs="Arial"/>
          <w:lang w:eastAsia="es-ES_tradnl"/>
        </w:rPr>
        <w:t>erte</w:t>
      </w:r>
      <w:r>
        <w:rPr>
          <w:rFonts w:ascii="Arial" w:eastAsia="Times New Roman" w:hAnsi="Arial" w:cs="Arial"/>
          <w:lang w:eastAsia="es-ES_tradnl"/>
        </w:rPr>
        <w:t xml:space="preserve">n sus caudales </w:t>
      </w:r>
      <w:r w:rsidR="001524C5" w:rsidRPr="00087642">
        <w:rPr>
          <w:rFonts w:ascii="Arial" w:eastAsia="Times New Roman" w:hAnsi="Arial" w:cs="Arial"/>
          <w:lang w:eastAsia="es-ES_tradnl"/>
        </w:rPr>
        <w:t xml:space="preserve">son: </w:t>
      </w:r>
      <w:r w:rsidR="002F12A4">
        <w:rPr>
          <w:rFonts w:ascii="Arial" w:eastAsia="Times New Roman" w:hAnsi="Arial" w:cs="Arial"/>
          <w:lang w:eastAsia="es-ES_tradnl"/>
        </w:rPr>
        <w:t>o</w:t>
      </w:r>
      <w:r w:rsidR="001524C5" w:rsidRPr="00087642">
        <w:rPr>
          <w:rFonts w:ascii="Arial" w:eastAsia="Times New Roman" w:hAnsi="Arial" w:cs="Arial"/>
          <w:lang w:eastAsia="es-ES_tradnl"/>
        </w:rPr>
        <w:t xml:space="preserve">céano Pacífico, </w:t>
      </w:r>
      <w:r w:rsidR="002F12A4">
        <w:rPr>
          <w:rFonts w:ascii="Arial" w:eastAsia="Times New Roman" w:hAnsi="Arial" w:cs="Arial"/>
          <w:lang w:eastAsia="es-ES_tradnl"/>
        </w:rPr>
        <w:t>m</w:t>
      </w:r>
      <w:r w:rsidR="001524C5" w:rsidRPr="00087642">
        <w:rPr>
          <w:rFonts w:ascii="Arial" w:eastAsia="Times New Roman" w:hAnsi="Arial" w:cs="Arial"/>
          <w:lang w:eastAsia="es-ES_tradnl"/>
        </w:rPr>
        <w:t xml:space="preserve">ar Caribe, </w:t>
      </w:r>
      <w:r w:rsidR="002F12A4">
        <w:rPr>
          <w:rFonts w:ascii="Arial" w:eastAsia="Times New Roman" w:hAnsi="Arial" w:cs="Arial"/>
          <w:lang w:eastAsia="es-ES_tradnl"/>
        </w:rPr>
        <w:t>r</w:t>
      </w:r>
      <w:r w:rsidR="001524C5" w:rsidRPr="00087642">
        <w:rPr>
          <w:rFonts w:ascii="Arial" w:eastAsia="Times New Roman" w:hAnsi="Arial" w:cs="Arial"/>
          <w:lang w:eastAsia="es-ES_tradnl"/>
        </w:rPr>
        <w:t xml:space="preserve">ío Amazonas, </w:t>
      </w:r>
      <w:r w:rsidR="002F12A4">
        <w:rPr>
          <w:rFonts w:ascii="Arial" w:eastAsia="Times New Roman" w:hAnsi="Arial" w:cs="Arial"/>
          <w:lang w:eastAsia="es-ES_tradnl"/>
        </w:rPr>
        <w:t>r</w:t>
      </w:r>
      <w:r w:rsidR="001524C5" w:rsidRPr="00087642">
        <w:rPr>
          <w:rFonts w:ascii="Arial" w:eastAsia="Times New Roman" w:hAnsi="Arial" w:cs="Arial"/>
          <w:lang w:eastAsia="es-ES_tradnl"/>
        </w:rPr>
        <w:t xml:space="preserve">ío Orinoco y </w:t>
      </w:r>
      <w:r w:rsidR="002F12A4">
        <w:rPr>
          <w:rFonts w:ascii="Arial" w:eastAsia="Times New Roman" w:hAnsi="Arial" w:cs="Arial"/>
          <w:lang w:eastAsia="es-ES_tradnl"/>
        </w:rPr>
        <w:t>l</w:t>
      </w:r>
      <w:r w:rsidR="001524C5" w:rsidRPr="00087642">
        <w:rPr>
          <w:rFonts w:ascii="Arial" w:eastAsia="Times New Roman" w:hAnsi="Arial" w:cs="Arial"/>
          <w:lang w:eastAsia="es-ES_tradnl"/>
        </w:rPr>
        <w:t xml:space="preserve">ago </w:t>
      </w:r>
      <w:r>
        <w:rPr>
          <w:rFonts w:ascii="Arial" w:eastAsia="Times New Roman" w:hAnsi="Arial" w:cs="Arial"/>
          <w:lang w:eastAsia="es-ES_tradnl"/>
        </w:rPr>
        <w:t xml:space="preserve">de </w:t>
      </w:r>
      <w:r w:rsidR="001524C5" w:rsidRPr="00087642">
        <w:rPr>
          <w:rFonts w:ascii="Arial" w:eastAsia="Times New Roman" w:hAnsi="Arial" w:cs="Arial"/>
          <w:lang w:eastAsia="es-ES_tradnl"/>
        </w:rPr>
        <w:t xml:space="preserve">Maracaibo. A esta distribución se le conoce como </w:t>
      </w:r>
      <w:r w:rsidR="001524C5" w:rsidRPr="00087642">
        <w:rPr>
          <w:rFonts w:ascii="Arial" w:eastAsia="Times New Roman" w:hAnsi="Arial" w:cs="Arial"/>
          <w:b/>
          <w:lang w:eastAsia="es-ES_tradnl"/>
        </w:rPr>
        <w:t>vertiente.</w:t>
      </w:r>
    </w:p>
    <w:p w14:paraId="64C337D2" w14:textId="77777777" w:rsidR="001524C5" w:rsidRPr="00087642" w:rsidRDefault="001524C5" w:rsidP="001524C5">
      <w:pPr>
        <w:tabs>
          <w:tab w:val="left" w:pos="3600"/>
        </w:tabs>
        <w:rPr>
          <w:rFonts w:ascii="Arial" w:hAnsi="Arial" w:cs="Arial"/>
          <w:b/>
        </w:rPr>
      </w:pPr>
    </w:p>
    <w:p w14:paraId="78D8CEA8" w14:textId="33A9894B"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Las principales fuentes de </w:t>
      </w:r>
      <w:r w:rsidRPr="00087642">
        <w:rPr>
          <w:rFonts w:ascii="Arial" w:eastAsia="Times New Roman" w:hAnsi="Arial" w:cs="Arial"/>
          <w:b/>
          <w:lang w:eastAsia="es-ES_tradnl"/>
        </w:rPr>
        <w:t>agua dulce</w:t>
      </w:r>
      <w:r w:rsidRPr="00087642">
        <w:rPr>
          <w:rFonts w:ascii="Arial" w:eastAsia="Times New Roman" w:hAnsi="Arial" w:cs="Arial"/>
          <w:lang w:eastAsia="es-ES_tradnl"/>
        </w:rPr>
        <w:t xml:space="preserve"> provienen de los picos de las altas montañas, que generalmente por el deshielo</w:t>
      </w:r>
      <w:ins w:id="681" w:author="TOSHIBA" w:date="2016-03-08T11:42:00Z">
        <w:r w:rsidR="00722943">
          <w:rPr>
            <w:rFonts w:ascii="Arial" w:eastAsia="Times New Roman" w:hAnsi="Arial" w:cs="Arial"/>
            <w:lang w:eastAsia="es-ES_tradnl"/>
          </w:rPr>
          <w:t xml:space="preserve"> dan origen a </w:t>
        </w:r>
      </w:ins>
      <w:del w:id="682" w:author="TOSHIBA" w:date="2016-03-08T11:39:00Z">
        <w:r w:rsidRPr="00087642" w:rsidDel="00722943">
          <w:rPr>
            <w:rFonts w:ascii="Arial" w:eastAsia="Times New Roman" w:hAnsi="Arial" w:cs="Arial"/>
            <w:lang w:eastAsia="es-ES_tradnl"/>
          </w:rPr>
          <w:delText>,</w:delText>
        </w:r>
      </w:del>
      <w:del w:id="683" w:author="TOSHIBA" w:date="2016-03-08T11:42:00Z">
        <w:r w:rsidRPr="00087642" w:rsidDel="00722943">
          <w:rPr>
            <w:rFonts w:ascii="Arial" w:eastAsia="Times New Roman" w:hAnsi="Arial" w:cs="Arial"/>
            <w:lang w:eastAsia="es-ES_tradnl"/>
          </w:rPr>
          <w:delText xml:space="preserve"> nacen varios </w:delText>
        </w:r>
      </w:del>
      <w:r w:rsidRPr="00087642">
        <w:rPr>
          <w:rFonts w:ascii="Arial" w:eastAsia="Times New Roman" w:hAnsi="Arial" w:cs="Arial"/>
          <w:lang w:eastAsia="es-ES_tradnl"/>
        </w:rPr>
        <w:t xml:space="preserve">ríos y </w:t>
      </w:r>
      <w:del w:id="684" w:author="TOSHIBA" w:date="2016-03-08T11:42:00Z">
        <w:r w:rsidRPr="00087642" w:rsidDel="00722943">
          <w:rPr>
            <w:rFonts w:ascii="Arial" w:eastAsia="Times New Roman" w:hAnsi="Arial" w:cs="Arial"/>
            <w:lang w:eastAsia="es-ES_tradnl"/>
          </w:rPr>
          <w:delText xml:space="preserve">se </w:delText>
        </w:r>
      </w:del>
      <w:r w:rsidRPr="00087642">
        <w:rPr>
          <w:rFonts w:ascii="Arial" w:eastAsia="Times New Roman" w:hAnsi="Arial" w:cs="Arial"/>
          <w:lang w:eastAsia="es-ES_tradnl"/>
        </w:rPr>
        <w:t>forman depósitos de agua como lagunas.</w:t>
      </w:r>
    </w:p>
    <w:p w14:paraId="352656AC"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p>
    <w:tbl>
      <w:tblPr>
        <w:tblStyle w:val="Tablaconcuadrcula"/>
        <w:tblW w:w="0" w:type="auto"/>
        <w:tblLook w:val="04A0" w:firstRow="1" w:lastRow="0" w:firstColumn="1" w:lastColumn="0" w:noHBand="0" w:noVBand="1"/>
      </w:tblPr>
      <w:tblGrid>
        <w:gridCol w:w="3208"/>
        <w:gridCol w:w="2287"/>
        <w:gridCol w:w="3559"/>
      </w:tblGrid>
      <w:tr w:rsidR="001524C5" w:rsidRPr="00087642" w14:paraId="182B79E4" w14:textId="77777777" w:rsidTr="00906062">
        <w:tc>
          <w:tcPr>
            <w:tcW w:w="0" w:type="auto"/>
            <w:vAlign w:val="center"/>
          </w:tcPr>
          <w:p w14:paraId="4C112EEC" w14:textId="77777777" w:rsidR="001524C5" w:rsidRPr="00087642" w:rsidRDefault="001524C5" w:rsidP="00906062">
            <w:pPr>
              <w:spacing w:before="100" w:beforeAutospacing="1" w:line="276" w:lineRule="auto"/>
              <w:jc w:val="center"/>
              <w:rPr>
                <w:rFonts w:ascii="Arial" w:eastAsia="Times New Roman" w:hAnsi="Arial" w:cs="Arial"/>
                <w:b/>
                <w:color w:val="000000"/>
                <w:lang w:eastAsia="es-ES_tradnl"/>
              </w:rPr>
            </w:pPr>
            <w:r w:rsidRPr="00087642">
              <w:rPr>
                <w:rFonts w:ascii="Arial" w:eastAsia="Times New Roman" w:hAnsi="Arial" w:cs="Arial"/>
                <w:b/>
                <w:color w:val="000000"/>
                <w:lang w:eastAsia="es-ES_tradnl"/>
              </w:rPr>
              <w:t>Centros hidrográficos</w:t>
            </w:r>
          </w:p>
        </w:tc>
        <w:tc>
          <w:tcPr>
            <w:tcW w:w="2287" w:type="dxa"/>
            <w:vAlign w:val="center"/>
          </w:tcPr>
          <w:p w14:paraId="3C18600B" w14:textId="77777777" w:rsidR="001524C5" w:rsidRPr="00087642" w:rsidRDefault="001524C5" w:rsidP="00906062">
            <w:pPr>
              <w:spacing w:before="100" w:beforeAutospacing="1" w:line="276" w:lineRule="auto"/>
              <w:jc w:val="center"/>
              <w:rPr>
                <w:rFonts w:ascii="Arial" w:eastAsia="Times New Roman" w:hAnsi="Arial" w:cs="Arial"/>
                <w:b/>
                <w:color w:val="000000"/>
                <w:lang w:eastAsia="es-ES_tradnl"/>
              </w:rPr>
            </w:pPr>
            <w:r w:rsidRPr="00087642">
              <w:rPr>
                <w:rFonts w:ascii="Arial" w:eastAsia="Times New Roman" w:hAnsi="Arial" w:cs="Arial"/>
                <w:b/>
                <w:color w:val="000000"/>
                <w:lang w:eastAsia="es-ES_tradnl"/>
              </w:rPr>
              <w:t>Ubicación</w:t>
            </w:r>
          </w:p>
        </w:tc>
        <w:tc>
          <w:tcPr>
            <w:tcW w:w="3559" w:type="dxa"/>
            <w:vAlign w:val="center"/>
          </w:tcPr>
          <w:p w14:paraId="2DCDE724" w14:textId="14603E4E" w:rsidR="001524C5" w:rsidRPr="00087642" w:rsidRDefault="001524C5" w:rsidP="002F12A4">
            <w:pPr>
              <w:spacing w:before="100" w:beforeAutospacing="1" w:line="276" w:lineRule="auto"/>
              <w:jc w:val="center"/>
              <w:rPr>
                <w:rFonts w:ascii="Arial" w:eastAsia="Times New Roman" w:hAnsi="Arial" w:cs="Arial"/>
                <w:b/>
                <w:color w:val="000000"/>
                <w:lang w:eastAsia="es-ES_tradnl"/>
              </w:rPr>
            </w:pPr>
            <w:r w:rsidRPr="00087642">
              <w:rPr>
                <w:rFonts w:ascii="Arial" w:eastAsia="Times New Roman" w:hAnsi="Arial" w:cs="Arial"/>
                <w:b/>
                <w:color w:val="000000"/>
                <w:lang w:eastAsia="es-ES_tradnl"/>
              </w:rPr>
              <w:t xml:space="preserve">Nacimiento de los </w:t>
            </w:r>
            <w:r w:rsidR="002F12A4">
              <w:rPr>
                <w:rFonts w:ascii="Arial" w:eastAsia="Times New Roman" w:hAnsi="Arial" w:cs="Arial"/>
                <w:b/>
                <w:color w:val="000000"/>
                <w:lang w:eastAsia="es-ES_tradnl"/>
              </w:rPr>
              <w:t>r</w:t>
            </w:r>
            <w:r w:rsidRPr="00087642">
              <w:rPr>
                <w:rFonts w:ascii="Arial" w:eastAsia="Times New Roman" w:hAnsi="Arial" w:cs="Arial"/>
                <w:b/>
                <w:color w:val="000000"/>
                <w:lang w:eastAsia="es-ES_tradnl"/>
              </w:rPr>
              <w:t>íos</w:t>
            </w:r>
          </w:p>
        </w:tc>
      </w:tr>
      <w:tr w:rsidR="001524C5" w:rsidRPr="00087642" w14:paraId="07C39F46" w14:textId="77777777" w:rsidTr="00906062">
        <w:tc>
          <w:tcPr>
            <w:tcW w:w="0" w:type="auto"/>
          </w:tcPr>
          <w:p w14:paraId="21CCE8A0" w14:textId="2B91E165" w:rsidR="001524C5" w:rsidRPr="00087642" w:rsidRDefault="001524C5" w:rsidP="00722943">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 xml:space="preserve">Macizo Colombiano o </w:t>
            </w:r>
            <w:del w:id="685" w:author="TOSHIBA" w:date="2016-03-08T11:43:00Z">
              <w:r w:rsidRPr="00087642" w:rsidDel="00722943">
                <w:rPr>
                  <w:rFonts w:ascii="Arial" w:eastAsia="Times New Roman" w:hAnsi="Arial" w:cs="Arial"/>
                  <w:color w:val="000000"/>
                  <w:lang w:eastAsia="es-ES_tradnl"/>
                </w:rPr>
                <w:delText>N</w:delText>
              </w:r>
            </w:del>
            <w:ins w:id="686" w:author="TOSHIBA" w:date="2016-03-08T11:43:00Z">
              <w:r w:rsidR="00722943">
                <w:rPr>
                  <w:rFonts w:ascii="Arial" w:eastAsia="Times New Roman" w:hAnsi="Arial" w:cs="Arial"/>
                  <w:color w:val="000000"/>
                  <w:lang w:eastAsia="es-ES_tradnl"/>
                </w:rPr>
                <w:t>n</w:t>
              </w:r>
            </w:ins>
            <w:r w:rsidRPr="00087642">
              <w:rPr>
                <w:rFonts w:ascii="Arial" w:eastAsia="Times New Roman" w:hAnsi="Arial" w:cs="Arial"/>
                <w:color w:val="000000"/>
                <w:lang w:eastAsia="es-ES_tradnl"/>
              </w:rPr>
              <w:t>udo de Almaguer (estrella fluvial o esponja hídrica de Colombia)</w:t>
            </w:r>
            <w:ins w:id="687" w:author="TOSHIBA" w:date="2016-03-08T11:43:00Z">
              <w:r w:rsidR="00F804A4">
                <w:rPr>
                  <w:rFonts w:ascii="Arial" w:eastAsia="Times New Roman" w:hAnsi="Arial" w:cs="Arial"/>
                  <w:color w:val="000000"/>
                  <w:lang w:eastAsia="es-ES_tradnl"/>
                </w:rPr>
                <w:t>,</w:t>
              </w:r>
            </w:ins>
            <w:r w:rsidRPr="00087642">
              <w:rPr>
                <w:rFonts w:ascii="Arial" w:eastAsia="Times New Roman" w:hAnsi="Arial" w:cs="Arial"/>
                <w:color w:val="000000"/>
                <w:lang w:eastAsia="es-ES_tradnl"/>
              </w:rPr>
              <w:t xml:space="preserve"> posee 65 lagunas y más de 15 páramos.</w:t>
            </w:r>
          </w:p>
        </w:tc>
        <w:tc>
          <w:tcPr>
            <w:tcW w:w="2287" w:type="dxa"/>
          </w:tcPr>
          <w:p w14:paraId="1A7CECFA" w14:textId="60244D10"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Cordillera Central, departamento del Cauca</w:t>
            </w:r>
            <w:ins w:id="688" w:author="TOSHIBA" w:date="2016-03-08T11:43:00Z">
              <w:r w:rsidR="00F804A4">
                <w:rPr>
                  <w:rFonts w:ascii="Arial" w:eastAsia="Times New Roman" w:hAnsi="Arial" w:cs="Arial"/>
                  <w:color w:val="000000"/>
                  <w:lang w:eastAsia="es-ES_tradnl"/>
                </w:rPr>
                <w:t>.</w:t>
              </w:r>
            </w:ins>
          </w:p>
        </w:tc>
        <w:tc>
          <w:tcPr>
            <w:tcW w:w="3559" w:type="dxa"/>
          </w:tcPr>
          <w:p w14:paraId="3BADD32C" w14:textId="1680A41B"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Magdalena, Cauca, Patía y Caquetá</w:t>
            </w:r>
            <w:ins w:id="689" w:author="TOSHIBA" w:date="2016-03-08T11:43:00Z">
              <w:r w:rsidR="00F804A4">
                <w:rPr>
                  <w:rFonts w:ascii="Arial" w:eastAsia="Times New Roman" w:hAnsi="Arial" w:cs="Arial"/>
                  <w:color w:val="000000"/>
                  <w:lang w:eastAsia="es-ES_tradnl"/>
                </w:rPr>
                <w:t>.</w:t>
              </w:r>
            </w:ins>
          </w:p>
        </w:tc>
      </w:tr>
      <w:tr w:rsidR="001524C5" w:rsidRPr="00087642" w14:paraId="6E27B60E" w14:textId="77777777" w:rsidTr="00906062">
        <w:tc>
          <w:tcPr>
            <w:tcW w:w="0" w:type="auto"/>
          </w:tcPr>
          <w:p w14:paraId="5F9BB2D3" w14:textId="77777777"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Cerro de Caramanta</w:t>
            </w:r>
          </w:p>
        </w:tc>
        <w:tc>
          <w:tcPr>
            <w:tcW w:w="2287" w:type="dxa"/>
          </w:tcPr>
          <w:p w14:paraId="6C48F3F3" w14:textId="77777777"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 xml:space="preserve">Cordillera Occidental </w:t>
            </w:r>
          </w:p>
        </w:tc>
        <w:tc>
          <w:tcPr>
            <w:tcW w:w="3559" w:type="dxa"/>
          </w:tcPr>
          <w:p w14:paraId="6AE9F87D" w14:textId="379FDA39"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San Juan, San Juan antioqueño, Risaralda y algunos afluentes del Atrato</w:t>
            </w:r>
            <w:ins w:id="690" w:author="TOSHIBA" w:date="2016-03-08T11:44:00Z">
              <w:r w:rsidR="00F804A4">
                <w:rPr>
                  <w:rFonts w:ascii="Arial" w:eastAsia="Times New Roman" w:hAnsi="Arial" w:cs="Arial"/>
                  <w:color w:val="000000"/>
                  <w:lang w:eastAsia="es-ES_tradnl"/>
                </w:rPr>
                <w:t>.</w:t>
              </w:r>
            </w:ins>
          </w:p>
        </w:tc>
      </w:tr>
      <w:tr w:rsidR="001524C5" w:rsidRPr="00087642" w14:paraId="37CDC4BC" w14:textId="77777777" w:rsidTr="00906062">
        <w:tc>
          <w:tcPr>
            <w:tcW w:w="0" w:type="auto"/>
          </w:tcPr>
          <w:p w14:paraId="75FC60BC" w14:textId="6BAD53EC"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Nudo de los Pastos o de Huaca</w:t>
            </w:r>
            <w:ins w:id="691" w:author="TOSHIBA" w:date="2016-03-08T11:43:00Z">
              <w:r w:rsidR="00F804A4">
                <w:rPr>
                  <w:rFonts w:ascii="Arial" w:eastAsia="Times New Roman" w:hAnsi="Arial" w:cs="Arial"/>
                  <w:color w:val="000000"/>
                  <w:lang w:eastAsia="es-ES_tradnl"/>
                </w:rPr>
                <w:t>.</w:t>
              </w:r>
            </w:ins>
          </w:p>
        </w:tc>
        <w:tc>
          <w:tcPr>
            <w:tcW w:w="2287" w:type="dxa"/>
          </w:tcPr>
          <w:p w14:paraId="4DF0BAA2" w14:textId="7555C8FA" w:rsidR="001524C5" w:rsidRPr="00087642" w:rsidRDefault="001524C5" w:rsidP="00F804A4">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 xml:space="preserve">Sur del </w:t>
            </w:r>
            <w:del w:id="692" w:author="TOSHIBA" w:date="2016-03-08T11:44:00Z">
              <w:r w:rsidRPr="00087642" w:rsidDel="00F804A4">
                <w:rPr>
                  <w:rFonts w:ascii="Arial" w:eastAsia="Times New Roman" w:hAnsi="Arial" w:cs="Arial"/>
                  <w:color w:val="000000"/>
                  <w:lang w:eastAsia="es-ES_tradnl"/>
                </w:rPr>
                <w:delText>D</w:delText>
              </w:r>
            </w:del>
            <w:ins w:id="693" w:author="TOSHIBA" w:date="2016-03-08T11:44:00Z">
              <w:r w:rsidR="00F804A4">
                <w:rPr>
                  <w:rFonts w:ascii="Arial" w:eastAsia="Times New Roman" w:hAnsi="Arial" w:cs="Arial"/>
                  <w:color w:val="000000"/>
                  <w:lang w:eastAsia="es-ES_tradnl"/>
                </w:rPr>
                <w:t>d</w:t>
              </w:r>
            </w:ins>
            <w:r w:rsidRPr="00087642">
              <w:rPr>
                <w:rFonts w:ascii="Arial" w:eastAsia="Times New Roman" w:hAnsi="Arial" w:cs="Arial"/>
                <w:color w:val="000000"/>
                <w:lang w:eastAsia="es-ES_tradnl"/>
              </w:rPr>
              <w:t>epartamento de Nariño</w:t>
            </w:r>
          </w:p>
        </w:tc>
        <w:tc>
          <w:tcPr>
            <w:tcW w:w="3559" w:type="dxa"/>
          </w:tcPr>
          <w:p w14:paraId="780448FD" w14:textId="698627D6"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Putumayo,</w:t>
            </w:r>
            <w:r w:rsidR="00106C18">
              <w:rPr>
                <w:rFonts w:ascii="Arial" w:eastAsia="Times New Roman" w:hAnsi="Arial" w:cs="Arial"/>
                <w:color w:val="000000"/>
                <w:lang w:eastAsia="es-ES_tradnl"/>
              </w:rPr>
              <w:t xml:space="preserve"> </w:t>
            </w:r>
            <w:r w:rsidRPr="00087642">
              <w:rPr>
                <w:rFonts w:ascii="Arial" w:eastAsia="Times New Roman" w:hAnsi="Arial" w:cs="Arial"/>
                <w:color w:val="000000"/>
                <w:lang w:eastAsia="es-ES_tradnl"/>
              </w:rPr>
              <w:t>Mira</w:t>
            </w:r>
            <w:r w:rsidR="00106C18">
              <w:rPr>
                <w:rFonts w:ascii="Arial" w:eastAsia="Times New Roman" w:hAnsi="Arial" w:cs="Arial"/>
                <w:color w:val="000000"/>
                <w:lang w:eastAsia="es-ES_tradnl"/>
              </w:rPr>
              <w:t xml:space="preserve"> </w:t>
            </w:r>
            <w:r w:rsidRPr="00087642">
              <w:rPr>
                <w:rFonts w:ascii="Arial" w:eastAsia="Times New Roman" w:hAnsi="Arial" w:cs="Arial"/>
                <w:color w:val="000000"/>
                <w:lang w:eastAsia="es-ES_tradnl"/>
              </w:rPr>
              <w:t>y algunos afluentes del Patía.</w:t>
            </w:r>
          </w:p>
        </w:tc>
      </w:tr>
      <w:tr w:rsidR="001524C5" w:rsidRPr="00087642" w14:paraId="2B9D6B2A" w14:textId="77777777" w:rsidTr="00906062">
        <w:tc>
          <w:tcPr>
            <w:tcW w:w="0" w:type="auto"/>
          </w:tcPr>
          <w:p w14:paraId="1117FB15" w14:textId="77777777"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Nudo de Paramillo</w:t>
            </w:r>
          </w:p>
        </w:tc>
        <w:tc>
          <w:tcPr>
            <w:tcW w:w="2287" w:type="dxa"/>
          </w:tcPr>
          <w:p w14:paraId="302C4FF3" w14:textId="2E61835F" w:rsidR="001524C5" w:rsidRPr="00087642" w:rsidRDefault="001524C5" w:rsidP="00F804A4">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 xml:space="preserve">Bifurcación de la </w:t>
            </w:r>
            <w:del w:id="694" w:author="TOSHIBA" w:date="2016-03-08T11:44:00Z">
              <w:r w:rsidRPr="00087642" w:rsidDel="00F804A4">
                <w:rPr>
                  <w:rFonts w:ascii="Arial" w:eastAsia="Times New Roman" w:hAnsi="Arial" w:cs="Arial"/>
                  <w:color w:val="000000"/>
                  <w:lang w:eastAsia="es-ES_tradnl"/>
                </w:rPr>
                <w:delText>C</w:delText>
              </w:r>
            </w:del>
            <w:ins w:id="695" w:author="TOSHIBA" w:date="2016-03-08T11:44:00Z">
              <w:r w:rsidR="00F804A4">
                <w:rPr>
                  <w:rFonts w:ascii="Arial" w:eastAsia="Times New Roman" w:hAnsi="Arial" w:cs="Arial"/>
                  <w:color w:val="000000"/>
                  <w:lang w:eastAsia="es-ES_tradnl"/>
                </w:rPr>
                <w:t>c</w:t>
              </w:r>
            </w:ins>
            <w:r w:rsidRPr="00087642">
              <w:rPr>
                <w:rFonts w:ascii="Arial" w:eastAsia="Times New Roman" w:hAnsi="Arial" w:cs="Arial"/>
                <w:color w:val="000000"/>
                <w:lang w:eastAsia="es-ES_tradnl"/>
              </w:rPr>
              <w:t>ordillera Occidental, departamentos de Antioquia y Córdoba</w:t>
            </w:r>
            <w:ins w:id="696" w:author="TOSHIBA" w:date="2016-03-08T11:44:00Z">
              <w:r w:rsidR="00F804A4">
                <w:rPr>
                  <w:rFonts w:ascii="Arial" w:eastAsia="Times New Roman" w:hAnsi="Arial" w:cs="Arial"/>
                  <w:color w:val="000000"/>
                  <w:lang w:eastAsia="es-ES_tradnl"/>
                </w:rPr>
                <w:t>.</w:t>
              </w:r>
            </w:ins>
          </w:p>
        </w:tc>
        <w:tc>
          <w:tcPr>
            <w:tcW w:w="3559" w:type="dxa"/>
          </w:tcPr>
          <w:p w14:paraId="536B55A1" w14:textId="6DF99140"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Sinú, León, San Jorge y Riosucio</w:t>
            </w:r>
            <w:ins w:id="697" w:author="TOSHIBA" w:date="2016-03-08T11:45:00Z">
              <w:r w:rsidR="00F804A4">
                <w:rPr>
                  <w:rFonts w:ascii="Arial" w:eastAsia="Times New Roman" w:hAnsi="Arial" w:cs="Arial"/>
                  <w:color w:val="000000"/>
                  <w:lang w:eastAsia="es-ES_tradnl"/>
                </w:rPr>
                <w:t>.</w:t>
              </w:r>
            </w:ins>
          </w:p>
        </w:tc>
      </w:tr>
      <w:tr w:rsidR="001524C5" w:rsidRPr="00087642" w14:paraId="6C88ADAF" w14:textId="77777777" w:rsidTr="00906062">
        <w:tc>
          <w:tcPr>
            <w:tcW w:w="0" w:type="auto"/>
          </w:tcPr>
          <w:p w14:paraId="08534B79" w14:textId="77777777" w:rsidR="001524C5" w:rsidRPr="00087642" w:rsidRDefault="002D46BA" w:rsidP="00906062">
            <w:pPr>
              <w:spacing w:before="100" w:beforeAutospacing="1" w:line="276" w:lineRule="auto"/>
              <w:rPr>
                <w:rFonts w:ascii="Arial" w:eastAsia="Times New Roman" w:hAnsi="Arial" w:cs="Arial"/>
                <w:color w:val="000000"/>
                <w:lang w:eastAsia="es-ES_tradnl"/>
              </w:rPr>
            </w:pPr>
            <w:r>
              <w:rPr>
                <w:rFonts w:ascii="Arial" w:eastAsia="Times New Roman" w:hAnsi="Arial" w:cs="Arial"/>
                <w:color w:val="000000"/>
                <w:lang w:eastAsia="es-ES_tradnl"/>
              </w:rPr>
              <w:t>Páramo de Sumapa</w:t>
            </w:r>
            <w:r w:rsidR="001524C5" w:rsidRPr="00087642">
              <w:rPr>
                <w:rFonts w:ascii="Arial" w:eastAsia="Times New Roman" w:hAnsi="Arial" w:cs="Arial"/>
                <w:color w:val="000000"/>
                <w:lang w:eastAsia="es-ES_tradnl"/>
              </w:rPr>
              <w:t>z</w:t>
            </w:r>
          </w:p>
        </w:tc>
        <w:tc>
          <w:tcPr>
            <w:tcW w:w="2287" w:type="dxa"/>
          </w:tcPr>
          <w:p w14:paraId="01D9FFE0" w14:textId="646A9043"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Cordillera Oriental, departamento de Cundinamarca</w:t>
            </w:r>
            <w:ins w:id="698" w:author="TOSHIBA" w:date="2016-03-08T11:49:00Z">
              <w:r w:rsidR="00F804A4">
                <w:rPr>
                  <w:rFonts w:ascii="Arial" w:eastAsia="Times New Roman" w:hAnsi="Arial" w:cs="Arial"/>
                  <w:color w:val="000000"/>
                  <w:lang w:eastAsia="es-ES_tradnl"/>
                </w:rPr>
                <w:t>.</w:t>
              </w:r>
            </w:ins>
            <w:r w:rsidRPr="00087642">
              <w:rPr>
                <w:rFonts w:ascii="Arial" w:eastAsia="Times New Roman" w:hAnsi="Arial" w:cs="Arial"/>
                <w:color w:val="000000"/>
                <w:lang w:eastAsia="es-ES_tradnl"/>
              </w:rPr>
              <w:t xml:space="preserve"> </w:t>
            </w:r>
          </w:p>
        </w:tc>
        <w:tc>
          <w:tcPr>
            <w:tcW w:w="3559" w:type="dxa"/>
          </w:tcPr>
          <w:p w14:paraId="6025E8D2" w14:textId="1A4637DE"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Guayabero</w:t>
            </w:r>
            <w:r w:rsidR="002D46BA">
              <w:rPr>
                <w:rFonts w:ascii="Arial" w:eastAsia="Times New Roman" w:hAnsi="Arial" w:cs="Arial"/>
                <w:color w:val="000000"/>
                <w:lang w:eastAsia="es-ES_tradnl"/>
              </w:rPr>
              <w:t>,</w:t>
            </w:r>
            <w:r w:rsidRPr="00087642">
              <w:rPr>
                <w:rFonts w:ascii="Arial" w:eastAsia="Times New Roman" w:hAnsi="Arial" w:cs="Arial"/>
                <w:color w:val="000000"/>
                <w:lang w:eastAsia="es-ES_tradnl"/>
              </w:rPr>
              <w:t xml:space="preserve"> qu</w:t>
            </w:r>
            <w:r w:rsidR="002D46BA">
              <w:rPr>
                <w:rFonts w:ascii="Arial" w:eastAsia="Times New Roman" w:hAnsi="Arial" w:cs="Arial"/>
                <w:color w:val="000000"/>
                <w:lang w:eastAsia="es-ES_tradnl"/>
              </w:rPr>
              <w:t>e al unirse con el Ariari forma</w:t>
            </w:r>
            <w:r w:rsidRPr="00087642">
              <w:rPr>
                <w:rFonts w:ascii="Arial" w:eastAsia="Times New Roman" w:hAnsi="Arial" w:cs="Arial"/>
                <w:color w:val="000000"/>
                <w:lang w:eastAsia="es-ES_tradnl"/>
              </w:rPr>
              <w:t xml:space="preserve"> el Guaviare; otros afluentes de los</w:t>
            </w:r>
            <w:r w:rsidR="002D46BA">
              <w:rPr>
                <w:rFonts w:ascii="Arial" w:eastAsia="Times New Roman" w:hAnsi="Arial" w:cs="Arial"/>
                <w:color w:val="000000"/>
                <w:lang w:eastAsia="es-ES_tradnl"/>
              </w:rPr>
              <w:t xml:space="preserve"> ríos Meta y Guaviare; Sumapa</w:t>
            </w:r>
            <w:r w:rsidRPr="00087642">
              <w:rPr>
                <w:rFonts w:ascii="Arial" w:eastAsia="Times New Roman" w:hAnsi="Arial" w:cs="Arial"/>
                <w:color w:val="000000"/>
                <w:lang w:eastAsia="es-ES_tradnl"/>
              </w:rPr>
              <w:t>z y Cabrera</w:t>
            </w:r>
            <w:r w:rsidR="002D46BA">
              <w:rPr>
                <w:rFonts w:ascii="Arial" w:eastAsia="Times New Roman" w:hAnsi="Arial" w:cs="Arial"/>
                <w:color w:val="000000"/>
                <w:lang w:eastAsia="es-ES_tradnl"/>
              </w:rPr>
              <w:t>, que son afluentes del Magdalena</w:t>
            </w:r>
            <w:ins w:id="699" w:author="TOSHIBA" w:date="2016-03-08T11:45:00Z">
              <w:r w:rsidR="00F804A4">
                <w:rPr>
                  <w:rFonts w:ascii="Arial" w:eastAsia="Times New Roman" w:hAnsi="Arial" w:cs="Arial"/>
                  <w:color w:val="000000"/>
                  <w:lang w:eastAsia="es-ES_tradnl"/>
                </w:rPr>
                <w:t>.</w:t>
              </w:r>
            </w:ins>
          </w:p>
        </w:tc>
      </w:tr>
      <w:tr w:rsidR="001524C5" w:rsidRPr="00F804A4" w14:paraId="62CBC667" w14:textId="77777777" w:rsidTr="00906062">
        <w:tc>
          <w:tcPr>
            <w:tcW w:w="0" w:type="auto"/>
          </w:tcPr>
          <w:p w14:paraId="7B8907E2" w14:textId="77777777"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Páramo de Guachaneque</w:t>
            </w:r>
          </w:p>
        </w:tc>
        <w:tc>
          <w:tcPr>
            <w:tcW w:w="2287" w:type="dxa"/>
          </w:tcPr>
          <w:p w14:paraId="065E257C" w14:textId="12D9FD9E"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Cordillera Oriental, norte de Cundinamarca</w:t>
            </w:r>
            <w:ins w:id="700" w:author="TOSHIBA" w:date="2016-03-08T11:45:00Z">
              <w:r w:rsidR="00F804A4">
                <w:rPr>
                  <w:rFonts w:ascii="Arial" w:eastAsia="Times New Roman" w:hAnsi="Arial" w:cs="Arial"/>
                  <w:color w:val="000000"/>
                  <w:lang w:eastAsia="es-ES_tradnl"/>
                </w:rPr>
                <w:t>.</w:t>
              </w:r>
            </w:ins>
          </w:p>
        </w:tc>
        <w:tc>
          <w:tcPr>
            <w:tcW w:w="3559" w:type="dxa"/>
          </w:tcPr>
          <w:p w14:paraId="4ACD28CE" w14:textId="490B737B" w:rsidR="001524C5" w:rsidRPr="00087642" w:rsidRDefault="001524C5" w:rsidP="00F804A4">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Ríos Bogotá, Upía, Sogamoso, Blanco, Guatiquí</w:t>
            </w:r>
            <w:ins w:id="701" w:author="TOSHIBA" w:date="2016-03-08T11:48:00Z">
              <w:r w:rsidR="00F804A4">
                <w:rPr>
                  <w:rFonts w:ascii="Arial" w:eastAsia="Times New Roman" w:hAnsi="Arial" w:cs="Arial"/>
                  <w:color w:val="000000"/>
                  <w:lang w:eastAsia="es-ES_tradnl"/>
                </w:rPr>
                <w:t>a</w:t>
              </w:r>
            </w:ins>
            <w:r w:rsidRPr="00087642">
              <w:rPr>
                <w:rFonts w:ascii="Arial" w:eastAsia="Times New Roman" w:hAnsi="Arial" w:cs="Arial"/>
                <w:color w:val="000000"/>
                <w:lang w:eastAsia="es-ES_tradnl"/>
              </w:rPr>
              <w:t>, Negro, Opón</w:t>
            </w:r>
            <w:ins w:id="702" w:author="TOSHIBA" w:date="2016-03-08T11:45:00Z">
              <w:r w:rsidR="00F804A4">
                <w:rPr>
                  <w:rFonts w:ascii="Arial" w:eastAsia="Times New Roman" w:hAnsi="Arial" w:cs="Arial"/>
                  <w:color w:val="000000"/>
                  <w:lang w:eastAsia="es-ES_tradnl"/>
                </w:rPr>
                <w:t>, entre</w:t>
              </w:r>
            </w:ins>
            <w:r w:rsidR="00106C18">
              <w:rPr>
                <w:rFonts w:ascii="Arial" w:eastAsia="Times New Roman" w:hAnsi="Arial" w:cs="Arial"/>
                <w:color w:val="000000"/>
                <w:lang w:eastAsia="es-ES_tradnl"/>
              </w:rPr>
              <w:t xml:space="preserve"> </w:t>
            </w:r>
            <w:del w:id="703" w:author="TOSHIBA" w:date="2016-03-08T11:45:00Z">
              <w:r w:rsidRPr="00087642" w:rsidDel="00F804A4">
                <w:rPr>
                  <w:rFonts w:ascii="Arial" w:eastAsia="Times New Roman" w:hAnsi="Arial" w:cs="Arial"/>
                  <w:color w:val="000000"/>
                  <w:lang w:eastAsia="es-ES_tradnl"/>
                </w:rPr>
                <w:delText xml:space="preserve">y </w:delText>
              </w:r>
            </w:del>
            <w:r w:rsidRPr="00087642">
              <w:rPr>
                <w:rFonts w:ascii="Arial" w:eastAsia="Times New Roman" w:hAnsi="Arial" w:cs="Arial"/>
                <w:color w:val="000000"/>
                <w:lang w:eastAsia="es-ES_tradnl"/>
              </w:rPr>
              <w:t>otros</w:t>
            </w:r>
            <w:ins w:id="704" w:author="TOSHIBA" w:date="2016-03-08T11:48:00Z">
              <w:r w:rsidR="00F804A4">
                <w:rPr>
                  <w:rFonts w:ascii="Arial" w:eastAsia="Times New Roman" w:hAnsi="Arial" w:cs="Arial"/>
                  <w:color w:val="000000"/>
                  <w:lang w:eastAsia="es-ES_tradnl"/>
                </w:rPr>
                <w:t>.</w:t>
              </w:r>
            </w:ins>
          </w:p>
        </w:tc>
      </w:tr>
      <w:tr w:rsidR="001524C5" w:rsidRPr="00087642" w14:paraId="0852773D" w14:textId="77777777" w:rsidTr="00906062">
        <w:tc>
          <w:tcPr>
            <w:tcW w:w="0" w:type="auto"/>
          </w:tcPr>
          <w:p w14:paraId="1BAB7D52" w14:textId="77777777" w:rsidR="001524C5" w:rsidRPr="00087642" w:rsidRDefault="002D46BA" w:rsidP="00906062">
            <w:pPr>
              <w:spacing w:before="100" w:beforeAutospacing="1" w:line="276" w:lineRule="auto"/>
              <w:rPr>
                <w:rFonts w:ascii="Arial" w:eastAsia="Times New Roman" w:hAnsi="Arial" w:cs="Arial"/>
                <w:color w:val="000000"/>
                <w:lang w:eastAsia="es-ES_tradnl"/>
              </w:rPr>
            </w:pPr>
            <w:r>
              <w:rPr>
                <w:rFonts w:ascii="Arial" w:eastAsia="Times New Roman" w:hAnsi="Arial" w:cs="Arial"/>
                <w:color w:val="000000"/>
                <w:lang w:eastAsia="es-ES_tradnl"/>
              </w:rPr>
              <w:t>Nudo de Sant</w:t>
            </w:r>
            <w:r w:rsidR="001524C5" w:rsidRPr="00087642">
              <w:rPr>
                <w:rFonts w:ascii="Arial" w:eastAsia="Times New Roman" w:hAnsi="Arial" w:cs="Arial"/>
                <w:color w:val="000000"/>
                <w:lang w:eastAsia="es-ES_tradnl"/>
              </w:rPr>
              <w:t>urbán</w:t>
            </w:r>
          </w:p>
        </w:tc>
        <w:tc>
          <w:tcPr>
            <w:tcW w:w="2287" w:type="dxa"/>
          </w:tcPr>
          <w:p w14:paraId="6B3A5736" w14:textId="575A2088"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Cordillera Oriental</w:t>
            </w:r>
            <w:r w:rsidR="002F12A4">
              <w:rPr>
                <w:rFonts w:ascii="Arial" w:eastAsia="Times New Roman" w:hAnsi="Arial" w:cs="Arial"/>
                <w:color w:val="000000"/>
                <w:lang w:eastAsia="es-ES_tradnl"/>
              </w:rPr>
              <w:t>,</w:t>
            </w:r>
            <w:r w:rsidRPr="00087642">
              <w:rPr>
                <w:rFonts w:ascii="Arial" w:eastAsia="Times New Roman" w:hAnsi="Arial" w:cs="Arial"/>
                <w:color w:val="000000"/>
                <w:lang w:eastAsia="es-ES_tradnl"/>
              </w:rPr>
              <w:t xml:space="preserve"> donde se bifurca en la región de los Santanderes</w:t>
            </w:r>
            <w:ins w:id="705" w:author="TOSHIBA" w:date="2016-03-08T11:48:00Z">
              <w:r w:rsidR="00F804A4">
                <w:rPr>
                  <w:rFonts w:ascii="Arial" w:eastAsia="Times New Roman" w:hAnsi="Arial" w:cs="Arial"/>
                  <w:color w:val="000000"/>
                  <w:lang w:eastAsia="es-ES_tradnl"/>
                </w:rPr>
                <w:t>.</w:t>
              </w:r>
            </w:ins>
          </w:p>
        </w:tc>
        <w:tc>
          <w:tcPr>
            <w:tcW w:w="3559" w:type="dxa"/>
          </w:tcPr>
          <w:p w14:paraId="045D1DCB" w14:textId="379EDBFF"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Zulia, Lebrija; afluentes del Catatumbo y del Arauca</w:t>
            </w:r>
            <w:ins w:id="706" w:author="TOSHIBA" w:date="2016-03-08T11:48:00Z">
              <w:r w:rsidR="00F804A4">
                <w:rPr>
                  <w:rFonts w:ascii="Arial" w:eastAsia="Times New Roman" w:hAnsi="Arial" w:cs="Arial"/>
                  <w:color w:val="000000"/>
                  <w:lang w:eastAsia="es-ES_tradnl"/>
                </w:rPr>
                <w:t>.</w:t>
              </w:r>
            </w:ins>
          </w:p>
        </w:tc>
      </w:tr>
      <w:tr w:rsidR="001524C5" w:rsidRPr="00087642" w14:paraId="08C7AECD" w14:textId="77777777" w:rsidTr="00906062">
        <w:tc>
          <w:tcPr>
            <w:tcW w:w="0" w:type="auto"/>
          </w:tcPr>
          <w:p w14:paraId="40ABC60F" w14:textId="7AF8D8BE" w:rsidR="001524C5" w:rsidRPr="00087642" w:rsidRDefault="001524C5" w:rsidP="00F804A4">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Sierra Nevada de Santa Marta (</w:t>
            </w:r>
            <w:del w:id="707" w:author="TOSHIBA" w:date="2016-03-08T11:44:00Z">
              <w:r w:rsidRPr="00087642" w:rsidDel="00F804A4">
                <w:rPr>
                  <w:rFonts w:ascii="Arial" w:eastAsia="Times New Roman" w:hAnsi="Arial" w:cs="Arial"/>
                  <w:color w:val="000000"/>
                  <w:lang w:eastAsia="es-ES_tradnl"/>
                </w:rPr>
                <w:delText>F</w:delText>
              </w:r>
            </w:del>
            <w:ins w:id="708" w:author="TOSHIBA" w:date="2016-03-08T11:44:00Z">
              <w:r w:rsidR="00F804A4">
                <w:rPr>
                  <w:rFonts w:ascii="Arial" w:eastAsia="Times New Roman" w:hAnsi="Arial" w:cs="Arial"/>
                  <w:color w:val="000000"/>
                  <w:lang w:eastAsia="es-ES_tradnl"/>
                </w:rPr>
                <w:t>f</w:t>
              </w:r>
            </w:ins>
            <w:r w:rsidRPr="00087642">
              <w:rPr>
                <w:rFonts w:ascii="Arial" w:eastAsia="Times New Roman" w:hAnsi="Arial" w:cs="Arial"/>
                <w:color w:val="000000"/>
                <w:lang w:eastAsia="es-ES_tradnl"/>
              </w:rPr>
              <w:t>uente de 35 cuencas hidrográficas)</w:t>
            </w:r>
            <w:ins w:id="709" w:author="TOSHIBA" w:date="2016-03-08T11:44:00Z">
              <w:r w:rsidR="00F804A4">
                <w:rPr>
                  <w:rFonts w:ascii="Arial" w:eastAsia="Times New Roman" w:hAnsi="Arial" w:cs="Arial"/>
                  <w:color w:val="000000"/>
                  <w:lang w:eastAsia="es-ES_tradnl"/>
                </w:rPr>
                <w:t>.</w:t>
              </w:r>
            </w:ins>
          </w:p>
        </w:tc>
        <w:tc>
          <w:tcPr>
            <w:tcW w:w="2287" w:type="dxa"/>
          </w:tcPr>
          <w:p w14:paraId="44247546" w14:textId="672D573E"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Región del Caribe</w:t>
            </w:r>
            <w:ins w:id="710" w:author="TOSHIBA" w:date="2016-03-08T11:49:00Z">
              <w:r w:rsidR="00F804A4">
                <w:rPr>
                  <w:rFonts w:ascii="Arial" w:eastAsia="Times New Roman" w:hAnsi="Arial" w:cs="Arial"/>
                  <w:color w:val="000000"/>
                  <w:lang w:eastAsia="es-ES_tradnl"/>
                </w:rPr>
                <w:t>.</w:t>
              </w:r>
            </w:ins>
          </w:p>
        </w:tc>
        <w:tc>
          <w:tcPr>
            <w:tcW w:w="3559" w:type="dxa"/>
          </w:tcPr>
          <w:p w14:paraId="5D03F4AD" w14:textId="4C963DEE" w:rsidR="001524C5" w:rsidRPr="00087642" w:rsidRDefault="001524C5" w:rsidP="00906062">
            <w:pPr>
              <w:spacing w:before="100" w:beforeAutospacing="1" w:line="276" w:lineRule="auto"/>
              <w:rPr>
                <w:rFonts w:ascii="Arial" w:eastAsia="Times New Roman" w:hAnsi="Arial" w:cs="Arial"/>
                <w:color w:val="000000"/>
                <w:lang w:eastAsia="es-ES_tradnl"/>
              </w:rPr>
            </w:pPr>
            <w:r w:rsidRPr="00087642">
              <w:rPr>
                <w:rFonts w:ascii="Arial" w:eastAsia="Times New Roman" w:hAnsi="Arial" w:cs="Arial"/>
                <w:color w:val="000000"/>
                <w:lang w:eastAsia="es-ES_tradnl"/>
              </w:rPr>
              <w:t>Cesar, Ranchería, Aracataca, Fundación,</w:t>
            </w:r>
            <w:r w:rsidR="00106C18">
              <w:rPr>
                <w:rFonts w:ascii="Arial" w:eastAsia="Times New Roman" w:hAnsi="Arial" w:cs="Arial"/>
                <w:color w:val="000000"/>
                <w:lang w:eastAsia="es-ES_tradnl"/>
              </w:rPr>
              <w:t xml:space="preserve"> </w:t>
            </w:r>
            <w:r w:rsidRPr="00087642">
              <w:rPr>
                <w:rFonts w:ascii="Arial" w:eastAsia="Times New Roman" w:hAnsi="Arial" w:cs="Arial"/>
                <w:color w:val="000000"/>
                <w:lang w:eastAsia="es-ES_tradnl"/>
              </w:rPr>
              <w:t>Ariguaní, Guatapurí</w:t>
            </w:r>
          </w:p>
        </w:tc>
      </w:tr>
    </w:tbl>
    <w:p w14:paraId="191F290D" w14:textId="77777777" w:rsidR="001524C5" w:rsidRPr="00087642" w:rsidRDefault="001524C5" w:rsidP="001524C5">
      <w:pPr>
        <w:tabs>
          <w:tab w:val="left" w:pos="3600"/>
        </w:tabs>
        <w:rPr>
          <w:rFonts w:ascii="Arial" w:hAnsi="Arial" w:cs="Arial"/>
          <w:b/>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7C6F45" w:rsidRPr="0099771C" w14:paraId="263B6FBF" w14:textId="77777777" w:rsidTr="00E22274">
        <w:tc>
          <w:tcPr>
            <w:tcW w:w="9054" w:type="dxa"/>
            <w:gridSpan w:val="2"/>
            <w:shd w:val="clear" w:color="auto" w:fill="000000" w:themeFill="text1"/>
          </w:tcPr>
          <w:p w14:paraId="49B992BC" w14:textId="77777777" w:rsidR="007C6F45" w:rsidRPr="0099771C" w:rsidRDefault="007C6F45"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Profundiza</w:t>
            </w:r>
            <w:r w:rsidRPr="0099771C">
              <w:rPr>
                <w:rFonts w:ascii="Times New Roman" w:eastAsiaTheme="minorEastAsia" w:hAnsi="Times New Roman" w:cs="Times New Roman"/>
                <w:b/>
                <w:color w:val="FFFFFF" w:themeColor="background1"/>
                <w:lang w:eastAsia="es-CO"/>
              </w:rPr>
              <w:t>: recurso nuevo</w:t>
            </w:r>
          </w:p>
        </w:tc>
      </w:tr>
      <w:tr w:rsidR="007C6F45" w:rsidRPr="0099771C" w14:paraId="60D0DB3E" w14:textId="77777777" w:rsidTr="00E22274">
        <w:tc>
          <w:tcPr>
            <w:tcW w:w="1809" w:type="dxa"/>
          </w:tcPr>
          <w:p w14:paraId="01E29290"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7FA0122D"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_REC11</w:t>
            </w:r>
            <w:r w:rsidRPr="0099771C">
              <w:rPr>
                <w:rFonts w:ascii="Times New Roman" w:eastAsiaTheme="minorEastAsia" w:hAnsi="Times New Roman" w:cs="Times New Roman"/>
                <w:color w:val="000000"/>
                <w:lang w:eastAsia="es-CO"/>
              </w:rPr>
              <w:t>0</w:t>
            </w:r>
          </w:p>
        </w:tc>
      </w:tr>
      <w:tr w:rsidR="007C6F45" w:rsidRPr="0099771C" w14:paraId="3CFBD548" w14:textId="77777777" w:rsidTr="00E22274">
        <w:tc>
          <w:tcPr>
            <w:tcW w:w="1809" w:type="dxa"/>
          </w:tcPr>
          <w:p w14:paraId="0434A276"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437E9E63" w14:textId="77777777" w:rsidR="007C6F45" w:rsidRPr="0099771C" w:rsidRDefault="007C6F45" w:rsidP="00E22274">
            <w:pPr>
              <w:spacing w:before="2" w:after="2"/>
              <w:rPr>
                <w:rFonts w:ascii="Times New Roman" w:eastAsiaTheme="minorEastAsia" w:hAnsi="Times New Roman" w:cs="Times New Roman"/>
                <w:color w:val="000000"/>
                <w:lang w:eastAsia="es-CO"/>
              </w:rPr>
            </w:pPr>
          </w:p>
          <w:p w14:paraId="05912F7A"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6A0E2122" w14:textId="77777777" w:rsidTr="00E22274">
        <w:tc>
          <w:tcPr>
            <w:tcW w:w="1809" w:type="dxa"/>
          </w:tcPr>
          <w:p w14:paraId="0DFD1354"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153DA514"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r w:rsidR="007C6F45" w:rsidRPr="0099771C" w14:paraId="4E7EAF4A" w14:textId="77777777" w:rsidTr="00E22274">
        <w:tc>
          <w:tcPr>
            <w:tcW w:w="1809" w:type="dxa"/>
          </w:tcPr>
          <w:p w14:paraId="6A105FAD"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04FE5A58"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Los ríos y lagunas de Colombia</w:t>
            </w:r>
          </w:p>
        </w:tc>
      </w:tr>
      <w:tr w:rsidR="007C6F45" w:rsidRPr="0099771C" w14:paraId="3496E7DF" w14:textId="77777777" w:rsidTr="00E22274">
        <w:tc>
          <w:tcPr>
            <w:tcW w:w="1809" w:type="dxa"/>
          </w:tcPr>
          <w:p w14:paraId="256D7907" w14:textId="77777777" w:rsidR="007C6F45" w:rsidRPr="0099771C" w:rsidRDefault="007C6F45"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489DA8FC" w14:textId="77777777" w:rsidR="007C6F45" w:rsidRPr="0099771C" w:rsidRDefault="007C6F45" w:rsidP="00E22274">
            <w:pPr>
              <w:spacing w:before="2" w:after="2"/>
              <w:rPr>
                <w:rFonts w:ascii="Times New Roman" w:eastAsiaTheme="minorEastAsia" w:hAnsi="Times New Roman" w:cs="Times New Roman"/>
                <w:color w:val="000000"/>
                <w:lang w:eastAsia="es-CO"/>
              </w:rPr>
            </w:pPr>
            <w:r w:rsidRPr="007C6F45">
              <w:rPr>
                <w:rFonts w:ascii="Times New Roman" w:eastAsiaTheme="minorEastAsia" w:hAnsi="Times New Roman" w:cs="Times New Roman"/>
                <w:color w:val="000000"/>
                <w:lang w:eastAsia="es-CO"/>
              </w:rPr>
              <w:t>Interactivo que permite conocer las principales fuentes hidrográficas en Colombia</w:t>
            </w:r>
          </w:p>
          <w:p w14:paraId="0FD82E6B" w14:textId="77777777" w:rsidR="007C6F45" w:rsidRPr="0099771C" w:rsidRDefault="007C6F45" w:rsidP="00E22274">
            <w:pPr>
              <w:spacing w:before="2" w:after="2"/>
              <w:rPr>
                <w:rFonts w:ascii="Times New Roman" w:eastAsiaTheme="minorEastAsia" w:hAnsi="Times New Roman" w:cs="Times New Roman"/>
                <w:color w:val="000000"/>
                <w:lang w:eastAsia="es-CO"/>
              </w:rPr>
            </w:pPr>
          </w:p>
        </w:tc>
      </w:tr>
    </w:tbl>
    <w:p w14:paraId="4A372F0C" w14:textId="77777777" w:rsidR="007C6F45" w:rsidRDefault="007C6F45" w:rsidP="001524C5">
      <w:pPr>
        <w:tabs>
          <w:tab w:val="left" w:pos="3600"/>
          <w:tab w:val="left" w:pos="4950"/>
        </w:tabs>
        <w:rPr>
          <w:rFonts w:ascii="Arial" w:hAnsi="Arial" w:cs="Arial"/>
          <w:highlight w:val="yellow"/>
        </w:rPr>
      </w:pPr>
    </w:p>
    <w:p w14:paraId="5BF27738" w14:textId="77777777" w:rsidR="007C6F45" w:rsidRDefault="007C6F45" w:rsidP="001524C5">
      <w:pPr>
        <w:tabs>
          <w:tab w:val="left" w:pos="3600"/>
          <w:tab w:val="left" w:pos="4950"/>
        </w:tabs>
        <w:rPr>
          <w:rFonts w:ascii="Arial" w:hAnsi="Arial" w:cs="Arial"/>
          <w:highlight w:val="yellow"/>
        </w:rPr>
      </w:pPr>
    </w:p>
    <w:p w14:paraId="4B0220BC" w14:textId="0BFF8D1E" w:rsidR="001524C5" w:rsidRPr="00087642" w:rsidRDefault="00087642" w:rsidP="001524C5">
      <w:pPr>
        <w:tabs>
          <w:tab w:val="left" w:pos="3600"/>
          <w:tab w:val="left" w:pos="4950"/>
        </w:tabs>
        <w:rPr>
          <w:rFonts w:ascii="Arial" w:hAnsi="Arial" w:cs="Arial"/>
          <w:b/>
        </w:rPr>
      </w:pPr>
      <w:r w:rsidRPr="00087642">
        <w:rPr>
          <w:rFonts w:ascii="Arial" w:hAnsi="Arial" w:cs="Arial"/>
          <w:highlight w:val="yellow"/>
        </w:rPr>
        <w:t>[SECCIÓN 2]</w:t>
      </w:r>
      <w:r w:rsidR="001524C5" w:rsidRPr="00087642">
        <w:rPr>
          <w:rFonts w:ascii="Arial" w:hAnsi="Arial" w:cs="Arial"/>
          <w:b/>
        </w:rPr>
        <w:t xml:space="preserve">4.1 </w:t>
      </w:r>
      <w:ins w:id="711" w:author="TOSHIBA" w:date="2016-03-08T18:47:00Z">
        <w:r w:rsidR="00A47E37">
          <w:rPr>
            <w:rFonts w:ascii="Arial" w:hAnsi="Arial" w:cs="Arial"/>
            <w:b/>
          </w:rPr>
          <w:t xml:space="preserve">Las </w:t>
        </w:r>
      </w:ins>
      <w:del w:id="712" w:author="TOSHIBA" w:date="2016-03-08T18:47:00Z">
        <w:r w:rsidR="001524C5" w:rsidRPr="00087642" w:rsidDel="00A47E37">
          <w:rPr>
            <w:rFonts w:ascii="Arial" w:hAnsi="Arial" w:cs="Arial"/>
            <w:b/>
          </w:rPr>
          <w:delText>V</w:delText>
        </w:r>
      </w:del>
      <w:ins w:id="713" w:author="TOSHIBA" w:date="2016-03-08T18:47:00Z">
        <w:r w:rsidR="00A47E37">
          <w:rPr>
            <w:rFonts w:ascii="Arial" w:hAnsi="Arial" w:cs="Arial"/>
            <w:b/>
          </w:rPr>
          <w:t>v</w:t>
        </w:r>
      </w:ins>
      <w:r w:rsidR="001524C5" w:rsidRPr="00087642">
        <w:rPr>
          <w:rFonts w:ascii="Arial" w:hAnsi="Arial" w:cs="Arial"/>
          <w:b/>
        </w:rPr>
        <w:t>ertientes hidrográficas de Colombia</w:t>
      </w:r>
      <w:r w:rsidR="001524C5" w:rsidRPr="00087642">
        <w:rPr>
          <w:rFonts w:ascii="Arial" w:hAnsi="Arial" w:cs="Arial"/>
          <w:b/>
        </w:rPr>
        <w:tab/>
      </w:r>
    </w:p>
    <w:p w14:paraId="0C3A9763"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Colombia hidrográficamente está dividida en cinco vertientes, áreas hidrográficas o macrocuencas:</w:t>
      </w:r>
    </w:p>
    <w:p w14:paraId="1B6EC324" w14:textId="5178DDDC" w:rsidR="001524C5" w:rsidRPr="00087642" w:rsidRDefault="001524C5" w:rsidP="001524C5">
      <w:pPr>
        <w:pStyle w:val="Prrafodelista"/>
        <w:numPr>
          <w:ilvl w:val="0"/>
          <w:numId w:val="2"/>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vertiente</w:t>
      </w:r>
      <w:r w:rsidRPr="00087642">
        <w:rPr>
          <w:rFonts w:ascii="Arial" w:eastAsia="Times New Roman" w:hAnsi="Arial" w:cs="Arial"/>
          <w:lang w:eastAsia="es-ES_tradnl"/>
        </w:rPr>
        <w:t xml:space="preserve"> del Caribe</w:t>
      </w:r>
      <w:ins w:id="714" w:author="TOSHIBA" w:date="2016-03-08T11:50:00Z">
        <w:r w:rsidR="00F804A4">
          <w:rPr>
            <w:rFonts w:ascii="Arial" w:eastAsia="Times New Roman" w:hAnsi="Arial" w:cs="Arial"/>
            <w:lang w:eastAsia="es-ES_tradnl"/>
          </w:rPr>
          <w:t>.</w:t>
        </w:r>
      </w:ins>
    </w:p>
    <w:p w14:paraId="4FAFC42B" w14:textId="24E40FD3" w:rsidR="001524C5" w:rsidRPr="00087642" w:rsidRDefault="001524C5" w:rsidP="001524C5">
      <w:pPr>
        <w:pStyle w:val="Prrafodelista"/>
        <w:numPr>
          <w:ilvl w:val="0"/>
          <w:numId w:val="2"/>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vertiente</w:t>
      </w:r>
      <w:r w:rsidRPr="00087642">
        <w:rPr>
          <w:rFonts w:ascii="Arial" w:eastAsia="Times New Roman" w:hAnsi="Arial" w:cs="Arial"/>
          <w:lang w:eastAsia="es-ES_tradnl"/>
        </w:rPr>
        <w:t xml:space="preserve"> del Pacífico</w:t>
      </w:r>
      <w:ins w:id="715" w:author="TOSHIBA" w:date="2016-03-08T11:50:00Z">
        <w:r w:rsidR="00F804A4">
          <w:rPr>
            <w:rFonts w:ascii="Arial" w:eastAsia="Times New Roman" w:hAnsi="Arial" w:cs="Arial"/>
            <w:lang w:eastAsia="es-ES_tradnl"/>
          </w:rPr>
          <w:t>.</w:t>
        </w:r>
      </w:ins>
    </w:p>
    <w:p w14:paraId="335B5BEF" w14:textId="5C3FCF64" w:rsidR="001524C5" w:rsidRPr="00087642" w:rsidRDefault="001524C5" w:rsidP="001524C5">
      <w:pPr>
        <w:pStyle w:val="Prrafodelista"/>
        <w:numPr>
          <w:ilvl w:val="0"/>
          <w:numId w:val="2"/>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vertiente</w:t>
      </w:r>
      <w:r w:rsidRPr="00087642">
        <w:rPr>
          <w:rFonts w:ascii="Arial" w:eastAsia="Times New Roman" w:hAnsi="Arial" w:cs="Arial"/>
          <w:lang w:eastAsia="es-ES_tradnl"/>
        </w:rPr>
        <w:t xml:space="preserve"> del Orinoco</w:t>
      </w:r>
      <w:ins w:id="716" w:author="TOSHIBA" w:date="2016-03-08T11:50:00Z">
        <w:r w:rsidR="00F804A4">
          <w:rPr>
            <w:rFonts w:ascii="Arial" w:eastAsia="Times New Roman" w:hAnsi="Arial" w:cs="Arial"/>
            <w:lang w:eastAsia="es-ES_tradnl"/>
          </w:rPr>
          <w:t>.</w:t>
        </w:r>
      </w:ins>
    </w:p>
    <w:p w14:paraId="527C38BC" w14:textId="170422F2" w:rsidR="001524C5" w:rsidRPr="00087642" w:rsidRDefault="001524C5" w:rsidP="001524C5">
      <w:pPr>
        <w:pStyle w:val="Prrafodelista"/>
        <w:numPr>
          <w:ilvl w:val="0"/>
          <w:numId w:val="2"/>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La</w:t>
      </w:r>
      <w:r w:rsidR="00106C18">
        <w:rPr>
          <w:rFonts w:ascii="Arial" w:eastAsia="Times New Roman" w:hAnsi="Arial" w:cs="Arial"/>
          <w:lang w:eastAsia="es-ES_tradnl"/>
        </w:rPr>
        <w:t xml:space="preserve"> </w:t>
      </w:r>
      <w:r w:rsidRPr="00087642">
        <w:rPr>
          <w:rFonts w:ascii="Arial" w:eastAsia="Times New Roman" w:hAnsi="Arial" w:cs="Arial"/>
          <w:b/>
          <w:lang w:eastAsia="es-ES_tradnl"/>
        </w:rPr>
        <w:t xml:space="preserve">vertiente </w:t>
      </w:r>
      <w:r w:rsidRPr="00087642">
        <w:rPr>
          <w:rFonts w:ascii="Arial" w:eastAsia="Times New Roman" w:hAnsi="Arial" w:cs="Arial"/>
          <w:lang w:eastAsia="es-ES_tradnl"/>
        </w:rPr>
        <w:t>del Catatumbo</w:t>
      </w:r>
      <w:ins w:id="717" w:author="TOSHIBA" w:date="2016-03-08T11:50:00Z">
        <w:r w:rsidR="00F804A4">
          <w:rPr>
            <w:rFonts w:ascii="Arial" w:eastAsia="Times New Roman" w:hAnsi="Arial" w:cs="Arial"/>
            <w:lang w:eastAsia="es-ES_tradnl"/>
          </w:rPr>
          <w:t>.</w:t>
        </w:r>
      </w:ins>
    </w:p>
    <w:p w14:paraId="74615B9C" w14:textId="14BD5BCF" w:rsidR="001524C5" w:rsidRPr="00087642" w:rsidRDefault="001524C5" w:rsidP="00906062">
      <w:pPr>
        <w:pStyle w:val="Prrafodelista"/>
        <w:numPr>
          <w:ilvl w:val="0"/>
          <w:numId w:val="2"/>
        </w:numPr>
        <w:shd w:val="clear" w:color="auto" w:fill="FFFFFF"/>
        <w:spacing w:before="100" w:beforeAutospacing="1" w:after="0" w:line="276" w:lineRule="auto"/>
        <w:jc w:val="both"/>
        <w:rPr>
          <w:rFonts w:ascii="Arial" w:eastAsia="Times New Roman" w:hAnsi="Arial" w:cs="Arial"/>
          <w:color w:val="000000"/>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vertiente</w:t>
      </w:r>
      <w:r w:rsidRPr="00087642">
        <w:rPr>
          <w:rFonts w:ascii="Arial" w:eastAsia="Times New Roman" w:hAnsi="Arial" w:cs="Arial"/>
          <w:lang w:eastAsia="es-ES_tradnl"/>
        </w:rPr>
        <w:t xml:space="preserve"> del Amazonas</w:t>
      </w:r>
      <w:ins w:id="718" w:author="TOSHIBA" w:date="2016-03-08T11:50:00Z">
        <w:r w:rsidR="00F804A4">
          <w:rPr>
            <w:rFonts w:ascii="Arial" w:eastAsia="Times New Roman" w:hAnsi="Arial" w:cs="Arial"/>
            <w:lang w:eastAsia="es-ES_tradnl"/>
          </w:rPr>
          <w:t>.</w:t>
        </w:r>
      </w:ins>
    </w:p>
    <w:tbl>
      <w:tblPr>
        <w:tblStyle w:val="Tablaconcuadrcula"/>
        <w:tblW w:w="0" w:type="auto"/>
        <w:tblLayout w:type="fixed"/>
        <w:tblLook w:val="04A0" w:firstRow="1" w:lastRow="0" w:firstColumn="1" w:lastColumn="0" w:noHBand="0" w:noVBand="1"/>
      </w:tblPr>
      <w:tblGrid>
        <w:gridCol w:w="2518"/>
        <w:gridCol w:w="6536"/>
      </w:tblGrid>
      <w:tr w:rsidR="001524C5" w:rsidRPr="00087642" w14:paraId="67EBD628" w14:textId="77777777" w:rsidTr="00906062">
        <w:tc>
          <w:tcPr>
            <w:tcW w:w="9054" w:type="dxa"/>
            <w:gridSpan w:val="2"/>
            <w:shd w:val="clear" w:color="auto" w:fill="0D0D0D" w:themeFill="text1" w:themeFillTint="F2"/>
          </w:tcPr>
          <w:p w14:paraId="622249B0"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7721FEAC" w14:textId="77777777" w:rsidTr="00906062">
        <w:tc>
          <w:tcPr>
            <w:tcW w:w="2518" w:type="dxa"/>
          </w:tcPr>
          <w:p w14:paraId="31D7EB76"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70ECC5F4"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27</w:t>
            </w:r>
          </w:p>
        </w:tc>
      </w:tr>
      <w:tr w:rsidR="001524C5" w:rsidRPr="00087642" w14:paraId="5EE51FF0" w14:textId="77777777" w:rsidTr="00906062">
        <w:tc>
          <w:tcPr>
            <w:tcW w:w="2518" w:type="dxa"/>
          </w:tcPr>
          <w:p w14:paraId="0561FB6B"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475E6858" w14:textId="77777777" w:rsidR="001524C5" w:rsidRPr="00087642" w:rsidRDefault="001524C5" w:rsidP="00906062">
            <w:pPr>
              <w:jc w:val="both"/>
              <w:rPr>
                <w:rFonts w:ascii="Arial" w:hAnsi="Arial" w:cs="Arial"/>
                <w:b/>
                <w:lang w:val="es-ES"/>
              </w:rPr>
            </w:pPr>
            <w:r w:rsidRPr="00087642">
              <w:rPr>
                <w:rFonts w:ascii="Arial" w:hAnsi="Arial" w:cs="Arial"/>
                <w:b/>
                <w:lang w:val="es-ES"/>
              </w:rPr>
              <w:t>Mapa de las regiones hidrogeológicas de Colombia</w:t>
            </w:r>
          </w:p>
        </w:tc>
      </w:tr>
      <w:tr w:rsidR="001524C5" w:rsidRPr="00087642" w14:paraId="4F5B74B4" w14:textId="77777777" w:rsidTr="00906062">
        <w:tc>
          <w:tcPr>
            <w:tcW w:w="2518" w:type="dxa"/>
          </w:tcPr>
          <w:p w14:paraId="5188C311" w14:textId="6AD83CEF" w:rsidR="001524C5" w:rsidRPr="00087642" w:rsidRDefault="00122BD1" w:rsidP="00906062">
            <w:pPr>
              <w:jc w:val="both"/>
              <w:rPr>
                <w:rFonts w:ascii="Arial" w:hAnsi="Arial" w:cs="Arial"/>
              </w:rPr>
            </w:pPr>
            <w:r w:rsidRPr="00087642">
              <w:rPr>
                <w:rFonts w:ascii="Arial" w:hAnsi="Arial" w:cs="Arial"/>
                <w:b/>
              </w:rPr>
              <w:t>Código Shutterstock</w:t>
            </w:r>
            <w:ins w:id="719" w:author="TOSHIBA" w:date="2016-03-08T15:49:00Z">
              <w:r>
                <w:rPr>
                  <w:rFonts w:ascii="Arial" w:hAnsi="Arial" w:cs="Arial"/>
                  <w:b/>
                </w:rPr>
                <w:t xml:space="preserve"> </w:t>
              </w:r>
            </w:ins>
            <w:r w:rsidRPr="00087642">
              <w:rPr>
                <w:rFonts w:ascii="Arial" w:hAnsi="Arial" w:cs="Arial"/>
                <w:b/>
              </w:rPr>
              <w:t>(o URL o la ruta en AulaPlaneta)</w:t>
            </w:r>
          </w:p>
        </w:tc>
        <w:tc>
          <w:tcPr>
            <w:tcW w:w="6536" w:type="dxa"/>
          </w:tcPr>
          <w:p w14:paraId="6CE89B81" w14:textId="77777777" w:rsidR="001524C5" w:rsidRPr="00087642" w:rsidRDefault="00485F03" w:rsidP="00906062">
            <w:pPr>
              <w:jc w:val="both"/>
              <w:rPr>
                <w:rFonts w:ascii="Arial" w:hAnsi="Arial" w:cs="Arial"/>
                <w:noProof/>
                <w:lang w:eastAsia="es-ES_tradnl"/>
              </w:rPr>
            </w:pPr>
            <w:hyperlink r:id="rId63" w:history="1">
              <w:r w:rsidR="001524C5" w:rsidRPr="00087642">
                <w:rPr>
                  <w:rStyle w:val="Hipervnculo"/>
                  <w:rFonts w:ascii="Arial" w:hAnsi="Arial" w:cs="Arial"/>
                  <w:noProof/>
                  <w:lang w:eastAsia="es-ES_tradnl"/>
                </w:rPr>
                <w:t>http://www.zonu.com/detail/2011-08-26-14559/Regiones-hidrogeologicas-de-Colombia-2002.html</w:t>
              </w:r>
            </w:hyperlink>
          </w:p>
          <w:p w14:paraId="4B577630" w14:textId="77777777" w:rsidR="001524C5" w:rsidRPr="00087642" w:rsidRDefault="001524C5" w:rsidP="00906062">
            <w:pPr>
              <w:jc w:val="both"/>
              <w:rPr>
                <w:rFonts w:ascii="Arial" w:hAnsi="Arial" w:cs="Arial"/>
                <w:noProof/>
                <w:lang w:eastAsia="es-CO"/>
              </w:rPr>
            </w:pPr>
          </w:p>
          <w:p w14:paraId="7DA55D69"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1CA74A6F" wp14:editId="07777777">
                  <wp:extent cx="1726625" cy="1571625"/>
                  <wp:effectExtent l="19050" t="0" r="6925" b="0"/>
                  <wp:docPr id="25" name="Imagen 7" descr="Regiones hidrogeológicas de Colombia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ones hidrogeológicas de Colombia 2002"/>
                          <pic:cNvPicPr>
                            <a:picLocks noChangeAspect="1" noChangeArrowheads="1"/>
                          </pic:cNvPicPr>
                        </pic:nvPicPr>
                        <pic:blipFill>
                          <a:blip r:embed="rId64"/>
                          <a:srcRect/>
                          <a:stretch>
                            <a:fillRect/>
                          </a:stretch>
                        </pic:blipFill>
                        <pic:spPr bwMode="auto">
                          <a:xfrm>
                            <a:off x="0" y="0"/>
                            <a:ext cx="1726625" cy="1571625"/>
                          </a:xfrm>
                          <a:prstGeom prst="rect">
                            <a:avLst/>
                          </a:prstGeom>
                          <a:noFill/>
                          <a:ln w="9525">
                            <a:noFill/>
                            <a:miter lim="800000"/>
                            <a:headEnd/>
                            <a:tailEnd/>
                          </a:ln>
                        </pic:spPr>
                      </pic:pic>
                    </a:graphicData>
                  </a:graphic>
                </wp:inline>
              </w:drawing>
            </w:r>
          </w:p>
        </w:tc>
      </w:tr>
      <w:tr w:rsidR="001524C5" w:rsidRPr="00087642" w14:paraId="5D3A96ED" w14:textId="77777777" w:rsidTr="00906062">
        <w:tc>
          <w:tcPr>
            <w:tcW w:w="2518" w:type="dxa"/>
          </w:tcPr>
          <w:p w14:paraId="117AE6C0"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78611227" w14:textId="77777777" w:rsidR="001524C5" w:rsidRPr="00087642" w:rsidRDefault="001524C5" w:rsidP="00906062">
            <w:pPr>
              <w:jc w:val="both"/>
              <w:rPr>
                <w:rFonts w:ascii="Arial" w:hAnsi="Arial" w:cs="Arial"/>
                <w:lang w:val="es-ES_tradnl"/>
              </w:rPr>
            </w:pPr>
            <w:r w:rsidRPr="00087642">
              <w:rPr>
                <w:rFonts w:ascii="Arial" w:hAnsi="Arial" w:cs="Arial"/>
              </w:rPr>
              <w:t xml:space="preserve">El mapa muestra la riqueza </w:t>
            </w:r>
            <w:r w:rsidRPr="00087642">
              <w:rPr>
                <w:rFonts w:ascii="Arial" w:hAnsi="Arial" w:cs="Arial"/>
                <w:b/>
              </w:rPr>
              <w:t>hídrica</w:t>
            </w:r>
            <w:r w:rsidRPr="00087642">
              <w:rPr>
                <w:rFonts w:ascii="Arial" w:hAnsi="Arial" w:cs="Arial"/>
              </w:rPr>
              <w:t xml:space="preserve"> de Colombia. </w:t>
            </w:r>
            <w:r w:rsidRPr="00087642">
              <w:rPr>
                <w:rFonts w:ascii="Arial" w:hAnsi="Arial" w:cs="Arial"/>
                <w:color w:val="FF0000"/>
              </w:rPr>
              <w:t>Pedir a Rocío que simplifique la información</w:t>
            </w:r>
          </w:p>
        </w:tc>
      </w:tr>
    </w:tbl>
    <w:p w14:paraId="358F83BA" w14:textId="77777777" w:rsidR="001524C5" w:rsidRPr="00087642" w:rsidRDefault="005C24F3" w:rsidP="005C24F3">
      <w:pPr>
        <w:shd w:val="clear" w:color="auto" w:fill="FFFFFF"/>
        <w:tabs>
          <w:tab w:val="left" w:pos="7335"/>
        </w:tabs>
        <w:spacing w:before="100" w:beforeAutospacing="1" w:after="0" w:line="276" w:lineRule="auto"/>
        <w:jc w:val="both"/>
        <w:rPr>
          <w:rFonts w:ascii="Arial" w:eastAsia="Times New Roman" w:hAnsi="Arial" w:cs="Arial"/>
          <w:color w:val="000000"/>
          <w:lang w:eastAsia="es-ES_tradnl"/>
        </w:rPr>
      </w:pPr>
      <w:r w:rsidRPr="00087642">
        <w:rPr>
          <w:rFonts w:ascii="Arial" w:eastAsia="Times New Roman" w:hAnsi="Arial" w:cs="Arial"/>
          <w:color w:val="000000"/>
          <w:lang w:eastAsia="es-ES_tradnl"/>
        </w:rPr>
        <w:tab/>
      </w:r>
    </w:p>
    <w:p w14:paraId="39D3C7F2" w14:textId="4940D029" w:rsidR="001524C5" w:rsidRPr="00087642" w:rsidRDefault="00087642" w:rsidP="001524C5">
      <w:pPr>
        <w:tabs>
          <w:tab w:val="left" w:pos="3600"/>
        </w:tabs>
        <w:rPr>
          <w:rFonts w:ascii="Arial" w:hAnsi="Arial" w:cs="Arial"/>
          <w:b/>
        </w:rPr>
      </w:pPr>
      <w:r w:rsidRPr="00087642">
        <w:rPr>
          <w:rFonts w:ascii="Arial" w:hAnsi="Arial" w:cs="Arial"/>
          <w:highlight w:val="yellow"/>
        </w:rPr>
        <w:t>[SECCIÓN 3]</w:t>
      </w:r>
      <w:r w:rsidR="001524C5" w:rsidRPr="00087642">
        <w:rPr>
          <w:rFonts w:ascii="Arial" w:hAnsi="Arial" w:cs="Arial"/>
          <w:b/>
        </w:rPr>
        <w:t xml:space="preserve">4.1.1 </w:t>
      </w:r>
      <w:ins w:id="720" w:author="TOSHIBA" w:date="2016-03-08T18:47:00Z">
        <w:r w:rsidR="00A47E37">
          <w:rPr>
            <w:rFonts w:ascii="Arial" w:hAnsi="Arial" w:cs="Arial"/>
            <w:b/>
          </w:rPr>
          <w:t xml:space="preserve">La </w:t>
        </w:r>
      </w:ins>
      <w:del w:id="721" w:author="TOSHIBA" w:date="2016-03-08T18:47:00Z">
        <w:r w:rsidR="001524C5" w:rsidRPr="00087642" w:rsidDel="00A47E37">
          <w:rPr>
            <w:rFonts w:ascii="Arial" w:hAnsi="Arial" w:cs="Arial"/>
            <w:b/>
          </w:rPr>
          <w:delText>V</w:delText>
        </w:r>
      </w:del>
      <w:ins w:id="722" w:author="TOSHIBA" w:date="2016-03-08T18:47:00Z">
        <w:r w:rsidR="00A47E37">
          <w:rPr>
            <w:rFonts w:ascii="Arial" w:hAnsi="Arial" w:cs="Arial"/>
            <w:b/>
          </w:rPr>
          <w:t>v</w:t>
        </w:r>
      </w:ins>
      <w:r w:rsidR="001524C5" w:rsidRPr="00087642">
        <w:rPr>
          <w:rFonts w:ascii="Arial" w:hAnsi="Arial" w:cs="Arial"/>
          <w:b/>
        </w:rPr>
        <w:t>ertiente del Caribe</w:t>
      </w:r>
    </w:p>
    <w:p w14:paraId="319B1DA4" w14:textId="5078B0FE"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Es la </w:t>
      </w:r>
      <w:r w:rsidRPr="00087642">
        <w:rPr>
          <w:rFonts w:ascii="Arial" w:eastAsia="Times New Roman" w:hAnsi="Arial" w:cs="Arial"/>
          <w:b/>
          <w:lang w:eastAsia="es-ES_tradnl"/>
        </w:rPr>
        <w:t>vertiente</w:t>
      </w:r>
      <w:r w:rsidRPr="00087642">
        <w:rPr>
          <w:rFonts w:ascii="Arial" w:eastAsia="Times New Roman" w:hAnsi="Arial" w:cs="Arial"/>
          <w:lang w:eastAsia="es-ES_tradnl"/>
        </w:rPr>
        <w:t xml:space="preserve"> más importante del país por recorrer </w:t>
      </w:r>
      <w:del w:id="723" w:author="TOSHIBA" w:date="2016-03-08T18:48:00Z">
        <w:r w:rsidRPr="00087642" w:rsidDel="00A47E37">
          <w:rPr>
            <w:rFonts w:ascii="Arial" w:eastAsia="Times New Roman" w:hAnsi="Arial" w:cs="Arial"/>
            <w:lang w:eastAsia="es-ES_tradnl"/>
          </w:rPr>
          <w:delText xml:space="preserve">el territorio </w:delText>
        </w:r>
      </w:del>
      <w:r w:rsidRPr="00087642">
        <w:rPr>
          <w:rFonts w:ascii="Arial" w:eastAsia="Times New Roman" w:hAnsi="Arial" w:cs="Arial"/>
          <w:lang w:eastAsia="es-ES_tradnl"/>
        </w:rPr>
        <w:t>de sur a norte</w:t>
      </w:r>
      <w:ins w:id="724" w:author="TOSHIBA" w:date="2016-03-08T18:48:00Z">
        <w:r w:rsidR="00A47E37">
          <w:rPr>
            <w:rFonts w:ascii="Arial" w:eastAsia="Times New Roman" w:hAnsi="Arial" w:cs="Arial"/>
            <w:lang w:eastAsia="es-ES_tradnl"/>
          </w:rPr>
          <w:t xml:space="preserve"> el territorio</w:t>
        </w:r>
      </w:ins>
      <w:r w:rsidRPr="00087642">
        <w:rPr>
          <w:rFonts w:ascii="Arial" w:eastAsia="Times New Roman" w:hAnsi="Arial" w:cs="Arial"/>
          <w:lang w:eastAsia="es-ES_tradnl"/>
        </w:rPr>
        <w:t xml:space="preserve">. Se desarrolla un gran intercambio entre las regiones </w:t>
      </w:r>
      <w:ins w:id="725" w:author="TOSHIBA" w:date="2016-03-08T11:51:00Z">
        <w:r w:rsidR="00F804A4">
          <w:rPr>
            <w:rFonts w:ascii="Arial" w:eastAsia="Times New Roman" w:hAnsi="Arial" w:cs="Arial"/>
            <w:lang w:eastAsia="es-ES_tradnl"/>
          </w:rPr>
          <w:t>por donde pasa</w:t>
        </w:r>
      </w:ins>
      <w:del w:id="726" w:author="TOSHIBA" w:date="2016-03-08T11:51:00Z">
        <w:r w:rsidRPr="00087642" w:rsidDel="00F804A4">
          <w:rPr>
            <w:rFonts w:ascii="Arial" w:eastAsia="Times New Roman" w:hAnsi="Arial" w:cs="Arial"/>
            <w:lang w:eastAsia="es-ES_tradnl"/>
          </w:rPr>
          <w:delText>que recorre</w:delText>
        </w:r>
      </w:del>
      <w:r w:rsidRPr="00087642">
        <w:rPr>
          <w:rFonts w:ascii="Arial" w:eastAsia="Times New Roman" w:hAnsi="Arial" w:cs="Arial"/>
          <w:lang w:eastAsia="es-ES_tradnl"/>
        </w:rPr>
        <w:t>, activando la economía a través de la navegación.</w:t>
      </w:r>
      <w:r w:rsidR="00106C18">
        <w:rPr>
          <w:rFonts w:ascii="Arial" w:eastAsia="Times New Roman" w:hAnsi="Arial" w:cs="Arial"/>
          <w:lang w:eastAsia="es-ES_tradnl"/>
        </w:rPr>
        <w:t xml:space="preserve"> </w:t>
      </w:r>
      <w:r w:rsidRPr="00087642">
        <w:rPr>
          <w:rFonts w:ascii="Arial" w:eastAsia="Times New Roman" w:hAnsi="Arial" w:cs="Arial"/>
          <w:lang w:eastAsia="es-ES_tradnl"/>
        </w:rPr>
        <w:t xml:space="preserve">Es alimentada por </w:t>
      </w:r>
      <w:ins w:id="727" w:author="TOSHIBA" w:date="2016-03-08T11:53:00Z">
        <w:r w:rsidR="00E27BBB">
          <w:rPr>
            <w:rFonts w:ascii="Arial" w:eastAsia="Times New Roman" w:hAnsi="Arial" w:cs="Arial"/>
            <w:lang w:eastAsia="es-ES_tradnl"/>
          </w:rPr>
          <w:t xml:space="preserve">los </w:t>
        </w:r>
      </w:ins>
      <w:r w:rsidRPr="00087642">
        <w:rPr>
          <w:rFonts w:ascii="Arial" w:eastAsia="Times New Roman" w:hAnsi="Arial" w:cs="Arial"/>
          <w:lang w:eastAsia="es-ES_tradnl"/>
        </w:rPr>
        <w:t xml:space="preserve">ríos que nacen en las tres cordilleras </w:t>
      </w:r>
      <w:ins w:id="728" w:author="TOSHIBA" w:date="2016-03-08T11:52:00Z">
        <w:r w:rsidR="00F804A4">
          <w:rPr>
            <w:rFonts w:ascii="Arial" w:eastAsia="Times New Roman" w:hAnsi="Arial" w:cs="Arial"/>
            <w:lang w:eastAsia="es-ES_tradnl"/>
          </w:rPr>
          <w:t>y</w:t>
        </w:r>
      </w:ins>
      <w:ins w:id="729" w:author="TOSHIBA" w:date="2016-03-08T11:53:00Z">
        <w:r w:rsidR="00E27BBB">
          <w:rPr>
            <w:rFonts w:ascii="Arial" w:eastAsia="Times New Roman" w:hAnsi="Arial" w:cs="Arial"/>
            <w:lang w:eastAsia="es-ES_tradnl"/>
          </w:rPr>
          <w:t xml:space="preserve"> que </w:t>
        </w:r>
      </w:ins>
      <w:ins w:id="730" w:author="TOSHIBA" w:date="2016-03-08T11:54:00Z">
        <w:r w:rsidR="00E27BBB">
          <w:rPr>
            <w:rFonts w:ascii="Arial" w:eastAsia="Times New Roman" w:hAnsi="Arial" w:cs="Arial"/>
            <w:lang w:eastAsia="es-ES_tradnl"/>
          </w:rPr>
          <w:t xml:space="preserve">corren </w:t>
        </w:r>
      </w:ins>
      <w:del w:id="731" w:author="TOSHIBA" w:date="2016-03-08T11:54:00Z">
        <w:r w:rsidRPr="00087642" w:rsidDel="00E27BBB">
          <w:rPr>
            <w:rFonts w:ascii="Arial" w:eastAsia="Times New Roman" w:hAnsi="Arial" w:cs="Arial"/>
            <w:lang w:eastAsia="es-ES_tradnl"/>
          </w:rPr>
          <w:delText xml:space="preserve">recorriendo </w:delText>
        </w:r>
      </w:del>
      <w:r w:rsidRPr="00087642">
        <w:rPr>
          <w:rFonts w:ascii="Arial" w:eastAsia="Times New Roman" w:hAnsi="Arial" w:cs="Arial"/>
          <w:lang w:eastAsia="es-ES_tradnl"/>
        </w:rPr>
        <w:t>los grandes valles interandinos</w:t>
      </w:r>
      <w:r w:rsidR="002D46BA">
        <w:rPr>
          <w:rFonts w:ascii="Arial" w:eastAsia="Times New Roman" w:hAnsi="Arial" w:cs="Arial"/>
          <w:lang w:eastAsia="es-ES_tradnl"/>
        </w:rPr>
        <w:t>,</w:t>
      </w:r>
      <w:r w:rsidRPr="00087642">
        <w:rPr>
          <w:rFonts w:ascii="Arial" w:eastAsia="Times New Roman" w:hAnsi="Arial" w:cs="Arial"/>
          <w:lang w:eastAsia="es-ES_tradnl"/>
        </w:rPr>
        <w:t xml:space="preserve"> </w:t>
      </w:r>
      <w:ins w:id="732" w:author="TOSHIBA" w:date="2016-03-08T11:55:00Z">
        <w:r w:rsidR="00E27BBB">
          <w:rPr>
            <w:rFonts w:ascii="Arial" w:eastAsia="Times New Roman" w:hAnsi="Arial" w:cs="Arial"/>
            <w:lang w:eastAsia="es-ES_tradnl"/>
          </w:rPr>
          <w:t xml:space="preserve">así </w:t>
        </w:r>
      </w:ins>
      <w:del w:id="733" w:author="TOSHIBA" w:date="2016-03-08T11:55:00Z">
        <w:r w:rsidRPr="00087642" w:rsidDel="00E27BBB">
          <w:rPr>
            <w:rFonts w:ascii="Arial" w:eastAsia="Times New Roman" w:hAnsi="Arial" w:cs="Arial"/>
            <w:lang w:eastAsia="es-ES_tradnl"/>
          </w:rPr>
          <w:delText xml:space="preserve">y </w:delText>
        </w:r>
      </w:del>
      <w:r w:rsidR="002D46BA">
        <w:rPr>
          <w:rFonts w:ascii="Arial" w:eastAsia="Times New Roman" w:hAnsi="Arial" w:cs="Arial"/>
          <w:lang w:eastAsia="es-ES_tradnl"/>
        </w:rPr>
        <w:t>por los que nacen en la Sierra N</w:t>
      </w:r>
      <w:r w:rsidRPr="00087642">
        <w:rPr>
          <w:rFonts w:ascii="Arial" w:eastAsia="Times New Roman" w:hAnsi="Arial" w:cs="Arial"/>
          <w:lang w:eastAsia="es-ES_tradnl"/>
        </w:rPr>
        <w:t xml:space="preserve">evada de Santa Marta. La mayoría son afluentes del río Magdalena. </w:t>
      </w:r>
    </w:p>
    <w:p w14:paraId="663BFCDE" w14:textId="562C7EAD"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La vertiente del Caribe tiene una extensión de 363</w:t>
      </w:r>
      <w:r w:rsidR="002F12A4">
        <w:rPr>
          <w:rFonts w:ascii="Arial" w:eastAsia="Times New Roman" w:hAnsi="Arial" w:cs="Arial"/>
          <w:lang w:eastAsia="es-ES_tradnl"/>
        </w:rPr>
        <w:t xml:space="preserve"> </w:t>
      </w:r>
      <w:r w:rsidRPr="00087642">
        <w:rPr>
          <w:rFonts w:ascii="Arial" w:eastAsia="Times New Roman" w:hAnsi="Arial" w:cs="Arial"/>
          <w:lang w:eastAsia="es-ES_tradnl"/>
        </w:rPr>
        <w:t>878 km</w:t>
      </w:r>
      <w:ins w:id="734" w:author="TOSHIBA" w:date="2016-03-08T11:56:00Z">
        <w:r w:rsidR="00E27BBB" w:rsidRPr="00E27BBB">
          <w:rPr>
            <w:rFonts w:ascii="Arial" w:eastAsia="Times New Roman" w:hAnsi="Arial" w:cs="Arial"/>
            <w:vertAlign w:val="superscript"/>
            <w:lang w:eastAsia="es-ES_tradnl"/>
            <w:rPrChange w:id="735" w:author="TOSHIBA" w:date="2016-03-08T11:56:00Z">
              <w:rPr>
                <w:rFonts w:ascii="Arial" w:eastAsia="Times New Roman" w:hAnsi="Arial" w:cs="Arial"/>
                <w:lang w:eastAsia="es-ES_tradnl"/>
              </w:rPr>
            </w:rPrChange>
          </w:rPr>
          <w:t>2</w:t>
        </w:r>
        <w:r w:rsidR="00E27BBB">
          <w:rPr>
            <w:rFonts w:ascii="Arial" w:eastAsia="Times New Roman" w:hAnsi="Arial" w:cs="Arial"/>
            <w:lang w:eastAsia="es-ES_tradnl"/>
          </w:rPr>
          <w:t>.</w:t>
        </w:r>
      </w:ins>
      <w:del w:id="736" w:author="TOSHIBA" w:date="2016-03-08T11:57:00Z">
        <w:r w:rsidRPr="00087642" w:rsidDel="00E27BBB">
          <w:rPr>
            <w:rFonts w:ascii="Arial" w:eastAsia="Times New Roman" w:hAnsi="Arial" w:cs="Arial"/>
            <w:vertAlign w:val="superscript"/>
            <w:lang w:eastAsia="es-ES_tradnl"/>
          </w:rPr>
          <w:delText>2</w:delText>
        </w:r>
      </w:del>
      <w:r w:rsidRPr="00087642">
        <w:rPr>
          <w:rFonts w:ascii="Arial" w:eastAsia="Times New Roman" w:hAnsi="Arial" w:cs="Arial"/>
          <w:vertAlign w:val="superscript"/>
          <w:lang w:eastAsia="es-ES_tradnl"/>
        </w:rPr>
        <w:t xml:space="preserve"> </w:t>
      </w:r>
      <w:r w:rsidRPr="00087642">
        <w:rPr>
          <w:rFonts w:ascii="Arial" w:eastAsia="Times New Roman" w:hAnsi="Arial" w:cs="Arial"/>
          <w:lang w:eastAsia="es-ES_tradnl"/>
        </w:rPr>
        <w:t xml:space="preserve">Los ríos más importantes </w:t>
      </w:r>
      <w:del w:id="737" w:author="TOSHIBA" w:date="2016-03-08T11:57:00Z">
        <w:r w:rsidR="0018193C" w:rsidDel="00E27BBB">
          <w:rPr>
            <w:rFonts w:ascii="Arial" w:eastAsia="Times New Roman" w:hAnsi="Arial" w:cs="Arial"/>
            <w:lang w:eastAsia="es-ES_tradnl"/>
          </w:rPr>
          <w:delText xml:space="preserve">allí </w:delText>
        </w:r>
      </w:del>
      <w:r w:rsidRPr="00087642">
        <w:rPr>
          <w:rFonts w:ascii="Arial" w:eastAsia="Times New Roman" w:hAnsi="Arial" w:cs="Arial"/>
          <w:lang w:eastAsia="es-ES_tradnl"/>
        </w:rPr>
        <w:t xml:space="preserve">son: </w:t>
      </w:r>
      <w:del w:id="738" w:author="TOSHIBA" w:date="2016-03-08T11:57:00Z">
        <w:r w:rsidR="002F12A4" w:rsidDel="00E27BBB">
          <w:rPr>
            <w:rFonts w:ascii="Arial" w:eastAsia="Times New Roman" w:hAnsi="Arial" w:cs="Arial"/>
            <w:lang w:eastAsia="es-ES_tradnl"/>
          </w:rPr>
          <w:delText>r</w:delText>
        </w:r>
        <w:r w:rsidRPr="00087642" w:rsidDel="00E27BBB">
          <w:rPr>
            <w:rFonts w:ascii="Arial" w:eastAsia="Times New Roman" w:hAnsi="Arial" w:cs="Arial"/>
            <w:lang w:eastAsia="es-ES_tradnl"/>
          </w:rPr>
          <w:delText xml:space="preserve">ío </w:delText>
        </w:r>
      </w:del>
      <w:ins w:id="739" w:author="TOSHIBA" w:date="2016-03-09T08:22:00Z">
        <w:r w:rsidR="00927CE9">
          <w:rPr>
            <w:rFonts w:ascii="Arial" w:eastAsia="Times New Roman" w:hAnsi="Arial" w:cs="Arial"/>
            <w:lang w:eastAsia="es-ES_tradnl"/>
          </w:rPr>
          <w:t xml:space="preserve"> el </w:t>
        </w:r>
      </w:ins>
      <w:r w:rsidRPr="00087642">
        <w:rPr>
          <w:rFonts w:ascii="Arial" w:eastAsia="Times New Roman" w:hAnsi="Arial" w:cs="Arial"/>
          <w:lang w:eastAsia="es-ES_tradnl"/>
        </w:rPr>
        <w:t>Magdalena, donde confluyen los ríos Saldaña, Negro, Sumapaz, Bogotá, San Jorge, Cauca, Carare, Sogamoso, Chicamocha, L</w:t>
      </w:r>
      <w:r w:rsidR="0018193C">
        <w:rPr>
          <w:rFonts w:ascii="Arial" w:eastAsia="Times New Roman" w:hAnsi="Arial" w:cs="Arial"/>
          <w:lang w:eastAsia="es-ES_tradnl"/>
        </w:rPr>
        <w:t xml:space="preserve">ebrija, Guarinó, Lagunilla, La Miel y </w:t>
      </w:r>
      <w:r w:rsidRPr="00087642">
        <w:rPr>
          <w:rFonts w:ascii="Arial" w:eastAsia="Times New Roman" w:hAnsi="Arial" w:cs="Arial"/>
          <w:lang w:eastAsia="es-ES_tradnl"/>
        </w:rPr>
        <w:t>Cesar. Otros ríos como el Atrato</w:t>
      </w:r>
      <w:r w:rsidR="0018193C">
        <w:rPr>
          <w:rFonts w:ascii="Arial" w:eastAsia="Times New Roman" w:hAnsi="Arial" w:cs="Arial"/>
          <w:lang w:eastAsia="es-ES_tradnl"/>
        </w:rPr>
        <w:t xml:space="preserve"> y Sinú, son de escasa longitud y</w:t>
      </w:r>
      <w:r w:rsidRPr="00087642">
        <w:rPr>
          <w:rFonts w:ascii="Arial" w:eastAsia="Times New Roman" w:hAnsi="Arial" w:cs="Arial"/>
          <w:lang w:eastAsia="es-ES_tradnl"/>
        </w:rPr>
        <w:t xml:space="preserve"> recorren zonas de </w:t>
      </w:r>
      <w:r w:rsidRPr="00087642">
        <w:rPr>
          <w:rFonts w:ascii="Arial" w:eastAsia="Times New Roman" w:hAnsi="Arial" w:cs="Arial"/>
          <w:b/>
          <w:lang w:eastAsia="es-ES_tradnl"/>
        </w:rPr>
        <w:t>alta pluviosidad</w:t>
      </w:r>
      <w:r w:rsidR="0018193C">
        <w:rPr>
          <w:rFonts w:ascii="Arial" w:eastAsia="Times New Roman" w:hAnsi="Arial" w:cs="Arial"/>
          <w:b/>
          <w:lang w:eastAsia="es-ES_tradnl"/>
        </w:rPr>
        <w:t>,</w:t>
      </w:r>
      <w:r w:rsidRPr="00087642">
        <w:rPr>
          <w:rFonts w:ascii="Arial" w:eastAsia="Times New Roman" w:hAnsi="Arial" w:cs="Arial"/>
          <w:lang w:eastAsia="es-ES_tradnl"/>
        </w:rPr>
        <w:t xml:space="preserve"> que los hace bastante </w:t>
      </w:r>
      <w:r w:rsidRPr="00087642">
        <w:rPr>
          <w:rFonts w:ascii="Arial" w:eastAsia="Times New Roman" w:hAnsi="Arial" w:cs="Arial"/>
          <w:b/>
          <w:lang w:eastAsia="es-ES_tradnl"/>
        </w:rPr>
        <w:t>caudalosos</w:t>
      </w:r>
      <w:r w:rsidRPr="00087642">
        <w:rPr>
          <w:rFonts w:ascii="Arial" w:eastAsia="Times New Roman" w:hAnsi="Arial" w:cs="Arial"/>
          <w:lang w:eastAsia="es-ES_tradnl"/>
        </w:rPr>
        <w:t xml:space="preserve">. </w:t>
      </w:r>
    </w:p>
    <w:p w14:paraId="4FC635EB" w14:textId="77777777" w:rsidR="001524C5" w:rsidRPr="00087642" w:rsidRDefault="001524C5" w:rsidP="001524C5">
      <w:pPr>
        <w:tabs>
          <w:tab w:val="left" w:pos="765"/>
          <w:tab w:val="left" w:pos="6780"/>
        </w:tabs>
        <w:rPr>
          <w:rFonts w:ascii="Arial" w:hAnsi="Arial" w:cs="Arial"/>
          <w:b/>
        </w:rPr>
      </w:pPr>
      <w:r w:rsidRPr="00087642">
        <w:rPr>
          <w:rFonts w:ascii="Arial" w:hAnsi="Arial" w:cs="Arial"/>
          <w:b/>
        </w:rPr>
        <w:tab/>
      </w:r>
    </w:p>
    <w:p w14:paraId="635A35C5" w14:textId="27A89F1E"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El sistema fluvial de la </w:t>
      </w:r>
      <w:r w:rsidRPr="00087642">
        <w:rPr>
          <w:rFonts w:ascii="Arial" w:eastAsia="Times New Roman" w:hAnsi="Arial" w:cs="Arial"/>
          <w:b/>
          <w:lang w:eastAsia="es-ES_tradnl"/>
        </w:rPr>
        <w:t>cuenca Magdalena-Cauca</w:t>
      </w:r>
      <w:del w:id="740" w:author="TOSHIBA" w:date="2016-03-08T11:58:00Z">
        <w:r w:rsidRPr="00087642" w:rsidDel="00E27BBB">
          <w:rPr>
            <w:rFonts w:ascii="Arial" w:eastAsia="Times New Roman" w:hAnsi="Arial" w:cs="Arial"/>
            <w:lang w:eastAsia="es-ES_tradnl"/>
          </w:rPr>
          <w:delText>,</w:delText>
        </w:r>
      </w:del>
      <w:r w:rsidRPr="00087642">
        <w:rPr>
          <w:rFonts w:ascii="Arial" w:eastAsia="Times New Roman" w:hAnsi="Arial" w:cs="Arial"/>
          <w:lang w:eastAsia="es-ES_tradnl"/>
        </w:rPr>
        <w:t xml:space="preserve"> es el más importante de Colombia por su gran extensión y por la riqueza económica de las tierras que recorren. </w:t>
      </w:r>
    </w:p>
    <w:p w14:paraId="780E1D12" w14:textId="5D3D8D14"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Atrato</w:t>
      </w:r>
      <w:del w:id="741" w:author="TOSHIBA" w:date="2016-03-08T11:59:00Z">
        <w:r w:rsidRPr="00087642" w:rsidDel="00E27BBB">
          <w:rPr>
            <w:rFonts w:ascii="Arial" w:eastAsia="Times New Roman" w:hAnsi="Arial" w:cs="Arial"/>
            <w:lang w:eastAsia="es-ES_tradnl"/>
          </w:rPr>
          <w:delText>,</w:delText>
        </w:r>
      </w:del>
      <w:r w:rsidRPr="00087642">
        <w:rPr>
          <w:rFonts w:ascii="Arial" w:eastAsia="Times New Roman" w:hAnsi="Arial" w:cs="Arial"/>
          <w:lang w:eastAsia="es-ES_tradnl"/>
        </w:rPr>
        <w:t xml:space="preserve"> es la principal vía de comunicación del Chocó.</w:t>
      </w:r>
      <w:r w:rsidR="00106C18">
        <w:rPr>
          <w:rFonts w:ascii="Arial" w:eastAsia="Times New Roman" w:hAnsi="Arial" w:cs="Arial"/>
          <w:lang w:eastAsia="es-ES_tradnl"/>
        </w:rPr>
        <w:t xml:space="preserve"> </w:t>
      </w:r>
      <w:r w:rsidRPr="00087642">
        <w:rPr>
          <w:rFonts w:ascii="Arial" w:eastAsia="Times New Roman" w:hAnsi="Arial" w:cs="Arial"/>
          <w:lang w:eastAsia="es-ES_tradnl"/>
        </w:rPr>
        <w:t xml:space="preserve">En relación con su longitud es uno de los ríos más </w:t>
      </w:r>
      <w:r w:rsidRPr="00087642">
        <w:rPr>
          <w:rFonts w:ascii="Arial" w:eastAsia="Times New Roman" w:hAnsi="Arial" w:cs="Arial"/>
          <w:b/>
          <w:lang w:eastAsia="es-ES_tradnl"/>
        </w:rPr>
        <w:t>caudalosos</w:t>
      </w:r>
      <w:r w:rsidRPr="00087642">
        <w:rPr>
          <w:rFonts w:ascii="Arial" w:eastAsia="Times New Roman" w:hAnsi="Arial" w:cs="Arial"/>
          <w:lang w:eastAsia="es-ES_tradnl"/>
        </w:rPr>
        <w:t xml:space="preserve"> del mundo. Nace en el </w:t>
      </w:r>
      <w:r w:rsidRPr="00087642">
        <w:rPr>
          <w:rFonts w:ascii="Arial" w:eastAsia="Times New Roman" w:hAnsi="Arial" w:cs="Arial"/>
          <w:b/>
          <w:lang w:eastAsia="es-ES_tradnl"/>
        </w:rPr>
        <w:t>cerro Plateado</w:t>
      </w:r>
      <w:r w:rsidRPr="00087642">
        <w:rPr>
          <w:rFonts w:ascii="Arial" w:eastAsia="Times New Roman" w:hAnsi="Arial" w:cs="Arial"/>
          <w:lang w:eastAsia="es-ES_tradnl"/>
        </w:rPr>
        <w:t xml:space="preserve"> y recorre </w:t>
      </w:r>
      <w:r w:rsidR="0018193C">
        <w:rPr>
          <w:rFonts w:ascii="Arial" w:eastAsia="Times New Roman" w:hAnsi="Arial" w:cs="Arial"/>
          <w:lang w:eastAsia="es-ES_tradnl"/>
        </w:rPr>
        <w:t>en dirección</w:t>
      </w:r>
      <w:r w:rsidRPr="00087642">
        <w:rPr>
          <w:rFonts w:ascii="Arial" w:eastAsia="Times New Roman" w:hAnsi="Arial" w:cs="Arial"/>
          <w:lang w:eastAsia="es-ES_tradnl"/>
        </w:rPr>
        <w:t xml:space="preserve"> </w:t>
      </w:r>
      <w:r w:rsidR="002F12A4">
        <w:rPr>
          <w:rFonts w:ascii="Arial" w:eastAsia="Times New Roman" w:hAnsi="Arial" w:cs="Arial"/>
          <w:lang w:eastAsia="es-ES_tradnl"/>
        </w:rPr>
        <w:t>s</w:t>
      </w:r>
      <w:r w:rsidR="0018193C">
        <w:rPr>
          <w:rFonts w:ascii="Arial" w:eastAsia="Times New Roman" w:hAnsi="Arial" w:cs="Arial"/>
          <w:lang w:eastAsia="es-ES_tradnl"/>
        </w:rPr>
        <w:t>ur</w:t>
      </w:r>
      <w:r w:rsidRPr="00087642">
        <w:rPr>
          <w:rFonts w:ascii="Arial" w:eastAsia="Times New Roman" w:hAnsi="Arial" w:cs="Arial"/>
          <w:lang w:eastAsia="es-ES_tradnl"/>
        </w:rPr>
        <w:t>-</w:t>
      </w:r>
      <w:r w:rsidR="002F12A4">
        <w:rPr>
          <w:rFonts w:ascii="Arial" w:eastAsia="Times New Roman" w:hAnsi="Arial" w:cs="Arial"/>
          <w:lang w:eastAsia="es-ES_tradnl"/>
        </w:rPr>
        <w:t>n</w:t>
      </w:r>
      <w:r w:rsidR="0018193C">
        <w:rPr>
          <w:rFonts w:ascii="Arial" w:eastAsia="Times New Roman" w:hAnsi="Arial" w:cs="Arial"/>
          <w:lang w:eastAsia="es-ES_tradnl"/>
        </w:rPr>
        <w:t>orte el valle húmedo localizado</w:t>
      </w:r>
      <w:r w:rsidRPr="00087642">
        <w:rPr>
          <w:rFonts w:ascii="Arial" w:eastAsia="Times New Roman" w:hAnsi="Arial" w:cs="Arial"/>
          <w:lang w:eastAsia="es-ES_tradnl"/>
        </w:rPr>
        <w:t xml:space="preserve"> entre la cordillera Occidental y la </w:t>
      </w:r>
      <w:r w:rsidR="002F12A4">
        <w:rPr>
          <w:rFonts w:ascii="Arial" w:eastAsia="Times New Roman" w:hAnsi="Arial" w:cs="Arial"/>
          <w:lang w:eastAsia="es-ES_tradnl"/>
        </w:rPr>
        <w:t>s</w:t>
      </w:r>
      <w:r w:rsidRPr="00087642">
        <w:rPr>
          <w:rFonts w:ascii="Arial" w:eastAsia="Times New Roman" w:hAnsi="Arial" w:cs="Arial"/>
          <w:lang w:eastAsia="es-ES_tradnl"/>
        </w:rPr>
        <w:t>erranía del Ba</w:t>
      </w:r>
      <w:r w:rsidR="0018193C">
        <w:rPr>
          <w:rFonts w:ascii="Arial" w:eastAsia="Times New Roman" w:hAnsi="Arial" w:cs="Arial"/>
          <w:lang w:eastAsia="es-ES_tradnl"/>
        </w:rPr>
        <w:t>udó</w:t>
      </w:r>
      <w:r w:rsidRPr="00087642">
        <w:rPr>
          <w:rFonts w:ascii="Arial" w:eastAsia="Times New Roman" w:hAnsi="Arial" w:cs="Arial"/>
          <w:lang w:eastAsia="es-ES_tradnl"/>
        </w:rPr>
        <w:t xml:space="preserve">. Vierte sus aguas al </w:t>
      </w:r>
      <w:del w:id="742" w:author="TOSHIBA" w:date="2016-03-08T11:59:00Z">
        <w:r w:rsidRPr="00087642" w:rsidDel="00E27BBB">
          <w:rPr>
            <w:rFonts w:ascii="Arial" w:eastAsia="Times New Roman" w:hAnsi="Arial" w:cs="Arial"/>
            <w:lang w:eastAsia="es-ES_tradnl"/>
          </w:rPr>
          <w:delText>G</w:delText>
        </w:r>
      </w:del>
      <w:ins w:id="743" w:author="TOSHIBA" w:date="2016-03-08T11:59:00Z">
        <w:r w:rsidR="00E27BBB">
          <w:rPr>
            <w:rFonts w:ascii="Arial" w:eastAsia="Times New Roman" w:hAnsi="Arial" w:cs="Arial"/>
            <w:lang w:eastAsia="es-ES_tradnl"/>
          </w:rPr>
          <w:t>g</w:t>
        </w:r>
      </w:ins>
      <w:r w:rsidRPr="00087642">
        <w:rPr>
          <w:rFonts w:ascii="Arial" w:eastAsia="Times New Roman" w:hAnsi="Arial" w:cs="Arial"/>
          <w:lang w:eastAsia="es-ES_tradnl"/>
        </w:rPr>
        <w:t xml:space="preserve">olfo de Urabá. Los afluentes más destacados son el río </w:t>
      </w:r>
      <w:r w:rsidRPr="0018193C">
        <w:rPr>
          <w:rFonts w:ascii="Arial" w:eastAsia="Times New Roman" w:hAnsi="Arial" w:cs="Arial"/>
          <w:b/>
          <w:lang w:eastAsia="es-ES_tradnl"/>
        </w:rPr>
        <w:t>Sucio</w:t>
      </w:r>
      <w:r w:rsidRPr="00087642">
        <w:rPr>
          <w:rFonts w:ascii="Arial" w:eastAsia="Times New Roman" w:hAnsi="Arial" w:cs="Arial"/>
          <w:lang w:eastAsia="es-ES_tradnl"/>
        </w:rPr>
        <w:t xml:space="preserve">, el </w:t>
      </w:r>
      <w:r w:rsidR="0018193C">
        <w:rPr>
          <w:rFonts w:ascii="Arial" w:eastAsia="Times New Roman" w:hAnsi="Arial" w:cs="Arial"/>
          <w:b/>
          <w:lang w:eastAsia="es-ES_tradnl"/>
        </w:rPr>
        <w:t>Murrí</w:t>
      </w:r>
      <w:r w:rsidRPr="00087642">
        <w:rPr>
          <w:rFonts w:ascii="Arial" w:eastAsia="Times New Roman" w:hAnsi="Arial" w:cs="Arial"/>
          <w:lang w:eastAsia="es-ES_tradnl"/>
        </w:rPr>
        <w:t xml:space="preserve">, el </w:t>
      </w:r>
      <w:r w:rsidRPr="00087642">
        <w:rPr>
          <w:rFonts w:ascii="Arial" w:eastAsia="Times New Roman" w:hAnsi="Arial" w:cs="Arial"/>
          <w:b/>
          <w:lang w:eastAsia="es-ES_tradnl"/>
        </w:rPr>
        <w:t>Arquía</w:t>
      </w:r>
      <w:r w:rsidRPr="00087642">
        <w:rPr>
          <w:rFonts w:ascii="Arial" w:eastAsia="Times New Roman" w:hAnsi="Arial" w:cs="Arial"/>
          <w:lang w:eastAsia="es-ES_tradnl"/>
        </w:rPr>
        <w:t xml:space="preserve"> y el </w:t>
      </w:r>
      <w:r w:rsidRPr="00087642">
        <w:rPr>
          <w:rFonts w:ascii="Arial" w:eastAsia="Times New Roman" w:hAnsi="Arial" w:cs="Arial"/>
          <w:b/>
          <w:lang w:eastAsia="es-ES_tradnl"/>
        </w:rPr>
        <w:t>Truandó</w:t>
      </w:r>
      <w:r w:rsidRPr="00087642">
        <w:rPr>
          <w:rFonts w:ascii="Arial" w:eastAsia="Times New Roman" w:hAnsi="Arial" w:cs="Arial"/>
          <w:lang w:eastAsia="es-ES_tradnl"/>
        </w:rPr>
        <w:t>. Es una cuenca rica en oro, madera y es una región fértil.</w:t>
      </w:r>
    </w:p>
    <w:p w14:paraId="344C46DB"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 la Sierra Nevada de Santa Marta y La Guajira</w:t>
      </w:r>
      <w:r w:rsidR="0018193C">
        <w:rPr>
          <w:rFonts w:ascii="Arial" w:eastAsia="Times New Roman" w:hAnsi="Arial" w:cs="Arial"/>
          <w:lang w:eastAsia="es-ES_tradnl"/>
        </w:rPr>
        <w:t>, p</w:t>
      </w:r>
      <w:r w:rsidRPr="00087642">
        <w:rPr>
          <w:rFonts w:ascii="Arial" w:eastAsia="Times New Roman" w:hAnsi="Arial" w:cs="Arial"/>
          <w:lang w:eastAsia="es-ES_tradnl"/>
        </w:rPr>
        <w:t xml:space="preserve">or su cercanía al mar y por la pendiente de la sierra, </w:t>
      </w:r>
      <w:r w:rsidR="0018193C">
        <w:rPr>
          <w:rFonts w:ascii="Arial" w:eastAsia="Times New Roman" w:hAnsi="Arial" w:cs="Arial"/>
          <w:lang w:eastAsia="es-ES_tradnl"/>
        </w:rPr>
        <w:t>se caracteriza por tener ríos</w:t>
      </w:r>
      <w:r w:rsidRPr="00087642">
        <w:rPr>
          <w:rFonts w:ascii="Arial" w:eastAsia="Times New Roman" w:hAnsi="Arial" w:cs="Arial"/>
          <w:lang w:eastAsia="es-ES_tradnl"/>
        </w:rPr>
        <w:t xml:space="preserve"> cortos y torrentosos, aprovechables para el regadío y la producción hidroeléctrica. Los principales ríos son</w:t>
      </w:r>
      <w:r w:rsidR="0018193C">
        <w:rPr>
          <w:rFonts w:ascii="Arial" w:eastAsia="Times New Roman" w:hAnsi="Arial" w:cs="Arial"/>
          <w:lang w:eastAsia="es-ES_tradnl"/>
        </w:rPr>
        <w:t xml:space="preserve"> el</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Fundación</w:t>
      </w:r>
      <w:r w:rsidRPr="00087642">
        <w:rPr>
          <w:rFonts w:ascii="Arial" w:eastAsia="Times New Roman" w:hAnsi="Arial" w:cs="Arial"/>
          <w:lang w:eastAsia="es-ES_tradnl"/>
        </w:rPr>
        <w:t>,</w:t>
      </w:r>
      <w:r w:rsidR="0018193C">
        <w:rPr>
          <w:rFonts w:ascii="Arial" w:eastAsia="Times New Roman" w:hAnsi="Arial" w:cs="Arial"/>
          <w:lang w:eastAsia="es-ES_tradnl"/>
        </w:rPr>
        <w:t xml:space="preserve"> el</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Ranchería</w:t>
      </w:r>
      <w:r w:rsidRPr="00087642">
        <w:rPr>
          <w:rFonts w:ascii="Arial" w:eastAsia="Times New Roman" w:hAnsi="Arial" w:cs="Arial"/>
          <w:lang w:eastAsia="es-ES_tradnl"/>
        </w:rPr>
        <w:t xml:space="preserve"> o </w:t>
      </w:r>
      <w:r w:rsidRPr="00087642">
        <w:rPr>
          <w:rFonts w:ascii="Arial" w:eastAsia="Times New Roman" w:hAnsi="Arial" w:cs="Arial"/>
          <w:b/>
          <w:lang w:eastAsia="es-ES_tradnl"/>
        </w:rPr>
        <w:t xml:space="preserve">Riohacha </w:t>
      </w:r>
      <w:r w:rsidRPr="00087642">
        <w:rPr>
          <w:rFonts w:ascii="Arial" w:eastAsia="Times New Roman" w:hAnsi="Arial" w:cs="Arial"/>
          <w:lang w:eastAsia="es-ES_tradnl"/>
        </w:rPr>
        <w:t xml:space="preserve">y </w:t>
      </w:r>
      <w:r w:rsidR="0018193C">
        <w:rPr>
          <w:rFonts w:ascii="Arial" w:eastAsia="Times New Roman" w:hAnsi="Arial" w:cs="Arial"/>
          <w:lang w:eastAsia="es-ES_tradnl"/>
        </w:rPr>
        <w:t>el</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Cesar</w:t>
      </w:r>
      <w:r w:rsidRPr="00087642">
        <w:rPr>
          <w:rFonts w:ascii="Arial" w:eastAsia="Times New Roman" w:hAnsi="Arial" w:cs="Arial"/>
          <w:lang w:eastAsia="es-ES_tradnl"/>
        </w:rPr>
        <w:t>.</w:t>
      </w:r>
    </w:p>
    <w:p w14:paraId="12CCC5A1" w14:textId="77777777" w:rsidR="001524C5" w:rsidRDefault="001524C5" w:rsidP="001524C5">
      <w:pPr>
        <w:shd w:val="clear" w:color="auto" w:fill="FFFFFF"/>
        <w:spacing w:before="100" w:beforeAutospacing="1" w:after="0"/>
        <w:jc w:val="both"/>
        <w:rPr>
          <w:rFonts w:ascii="Arial" w:eastAsia="Times New Roman" w:hAnsi="Arial" w:cs="Arial"/>
          <w:lang w:eastAsia="es-ES_tradnl"/>
        </w:rPr>
      </w:pPr>
    </w:p>
    <w:p w14:paraId="3D2CB1D4" w14:textId="77777777" w:rsidR="009166BC" w:rsidRPr="00087642" w:rsidRDefault="009166BC" w:rsidP="001524C5">
      <w:pPr>
        <w:shd w:val="clear" w:color="auto" w:fill="FFFFFF"/>
        <w:spacing w:before="100" w:beforeAutospacing="1" w:after="0"/>
        <w:jc w:val="both"/>
        <w:rPr>
          <w:rFonts w:ascii="Arial" w:eastAsia="Times New Roman" w:hAnsi="Arial" w:cs="Arial"/>
          <w:lang w:eastAsia="es-ES_tradn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5B394F02" w14:textId="77777777" w:rsidTr="00906062">
        <w:tc>
          <w:tcPr>
            <w:tcW w:w="9054" w:type="dxa"/>
            <w:gridSpan w:val="2"/>
            <w:shd w:val="clear" w:color="auto" w:fill="0D0D0D" w:themeFill="text1" w:themeFillTint="F2"/>
          </w:tcPr>
          <w:p w14:paraId="3D7EFB59"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4562181A" w14:textId="77777777" w:rsidTr="00906062">
        <w:tc>
          <w:tcPr>
            <w:tcW w:w="2518" w:type="dxa"/>
          </w:tcPr>
          <w:p w14:paraId="3232CE64"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4C44B63E" w14:textId="1D5A2956" w:rsidR="001524C5" w:rsidRPr="00087642" w:rsidRDefault="001524C5" w:rsidP="00E27BBB">
            <w:pPr>
              <w:jc w:val="both"/>
              <w:rPr>
                <w:rFonts w:ascii="Arial" w:hAnsi="Arial" w:cs="Arial"/>
              </w:rPr>
            </w:pPr>
            <w:r w:rsidRPr="00087642">
              <w:rPr>
                <w:rFonts w:ascii="Arial" w:hAnsi="Arial" w:cs="Arial"/>
              </w:rPr>
              <w:t>CS_07_08_</w:t>
            </w:r>
            <w:r w:rsidR="009166BC">
              <w:rPr>
                <w:rFonts w:ascii="Arial" w:hAnsi="Arial" w:cs="Arial"/>
              </w:rPr>
              <w:t>CO</w:t>
            </w:r>
            <w:del w:id="744" w:author="TOSHIBA" w:date="2016-03-08T12:00:00Z">
              <w:r w:rsidR="009166BC" w:rsidDel="00E27BBB">
                <w:rPr>
                  <w:rFonts w:ascii="Arial" w:hAnsi="Arial" w:cs="Arial"/>
                </w:rPr>
                <w:delText xml:space="preserve"> </w:delText>
              </w:r>
            </w:del>
            <w:r w:rsidRPr="00087642">
              <w:rPr>
                <w:rFonts w:ascii="Arial" w:hAnsi="Arial" w:cs="Arial"/>
                <w:lang w:val="en-US"/>
              </w:rPr>
              <w:t>IMG</w:t>
            </w:r>
            <w:r w:rsidR="009166BC">
              <w:rPr>
                <w:rFonts w:ascii="Arial" w:hAnsi="Arial" w:cs="Arial"/>
                <w:lang w:val="en-US"/>
              </w:rPr>
              <w:t>28</w:t>
            </w:r>
          </w:p>
        </w:tc>
      </w:tr>
      <w:tr w:rsidR="001524C5" w:rsidRPr="00087642" w14:paraId="6A7F9C8B" w14:textId="77777777" w:rsidTr="00906062">
        <w:tc>
          <w:tcPr>
            <w:tcW w:w="2518" w:type="dxa"/>
          </w:tcPr>
          <w:p w14:paraId="0FD346D9"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5B92C83A" w14:textId="77777777" w:rsidR="001524C5" w:rsidRPr="00087642" w:rsidRDefault="001524C5" w:rsidP="00906062">
            <w:pPr>
              <w:jc w:val="both"/>
              <w:rPr>
                <w:rFonts w:ascii="Arial" w:hAnsi="Arial" w:cs="Arial"/>
                <w:b/>
                <w:lang w:val="es-ES"/>
              </w:rPr>
            </w:pPr>
            <w:r w:rsidRPr="00087642">
              <w:rPr>
                <w:rFonts w:ascii="Arial" w:hAnsi="Arial" w:cs="Arial"/>
                <w:b/>
                <w:lang w:val="es-ES"/>
              </w:rPr>
              <w:t>Río Ranchería</w:t>
            </w:r>
          </w:p>
        </w:tc>
      </w:tr>
      <w:tr w:rsidR="001524C5" w:rsidRPr="00087642" w14:paraId="236EE5C9" w14:textId="77777777" w:rsidTr="00906062">
        <w:tc>
          <w:tcPr>
            <w:tcW w:w="2518" w:type="dxa"/>
          </w:tcPr>
          <w:p w14:paraId="72EC2275"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5C2527DD" w14:textId="77777777" w:rsidR="001524C5" w:rsidRPr="00087642" w:rsidRDefault="00485F03" w:rsidP="00906062">
            <w:pPr>
              <w:jc w:val="both"/>
              <w:rPr>
                <w:rFonts w:ascii="Arial" w:hAnsi="Arial" w:cs="Arial"/>
              </w:rPr>
            </w:pPr>
            <w:hyperlink r:id="rId65" w:history="1">
              <w:r w:rsidR="001524C5" w:rsidRPr="00087642">
                <w:rPr>
                  <w:rStyle w:val="Hipervnculo"/>
                  <w:rFonts w:ascii="Arial" w:hAnsi="Arial" w:cs="Arial"/>
                </w:rPr>
                <w:t>https://commons.wikimedia.org/wiki/File:RancheraFonseca2.JPG</w:t>
              </w:r>
            </w:hyperlink>
          </w:p>
          <w:p w14:paraId="2450DF1F" w14:textId="77777777" w:rsidR="001524C5" w:rsidRPr="00087642" w:rsidRDefault="001524C5" w:rsidP="00906062">
            <w:pPr>
              <w:jc w:val="both"/>
              <w:rPr>
                <w:rFonts w:ascii="Arial" w:hAnsi="Arial" w:cs="Arial"/>
                <w:noProof/>
                <w:lang w:eastAsia="es-CO"/>
              </w:rPr>
            </w:pPr>
          </w:p>
          <w:p w14:paraId="6F998F59"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64AE6442" wp14:editId="07777777">
                  <wp:extent cx="2046588" cy="1514475"/>
                  <wp:effectExtent l="0" t="0" r="0" b="0"/>
                  <wp:docPr id="44" name="Imagen 44" descr="RancheraFonse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cheraFonseca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6588" cy="1514475"/>
                          </a:xfrm>
                          <a:prstGeom prst="rect">
                            <a:avLst/>
                          </a:prstGeom>
                          <a:noFill/>
                          <a:ln>
                            <a:noFill/>
                          </a:ln>
                        </pic:spPr>
                      </pic:pic>
                    </a:graphicData>
                  </a:graphic>
                </wp:inline>
              </w:drawing>
            </w:r>
          </w:p>
        </w:tc>
      </w:tr>
      <w:tr w:rsidR="001524C5" w:rsidRPr="00087642" w14:paraId="3D9FF1FF" w14:textId="77777777" w:rsidTr="00906062">
        <w:tc>
          <w:tcPr>
            <w:tcW w:w="2518" w:type="dxa"/>
          </w:tcPr>
          <w:p w14:paraId="653B732A"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53E4B5F5" w14:textId="77777777" w:rsidR="001524C5" w:rsidRPr="00087642" w:rsidRDefault="001524C5" w:rsidP="00906062">
            <w:pPr>
              <w:jc w:val="both"/>
              <w:rPr>
                <w:rFonts w:ascii="Arial" w:hAnsi="Arial" w:cs="Arial"/>
                <w:lang w:val="es-ES_tradnl"/>
              </w:rPr>
            </w:pPr>
            <w:r w:rsidRPr="00087642">
              <w:rPr>
                <w:rFonts w:ascii="Arial" w:hAnsi="Arial" w:cs="Arial"/>
              </w:rPr>
              <w:t xml:space="preserve">El río </w:t>
            </w:r>
            <w:r w:rsidRPr="00087642">
              <w:rPr>
                <w:rFonts w:ascii="Arial" w:hAnsi="Arial" w:cs="Arial"/>
                <w:b/>
              </w:rPr>
              <w:t>Ranchería</w:t>
            </w:r>
            <w:r w:rsidRPr="00087642">
              <w:rPr>
                <w:rFonts w:ascii="Arial" w:hAnsi="Arial" w:cs="Arial"/>
              </w:rPr>
              <w:t xml:space="preserve"> es una arteria fluvial importante para el departamento de </w:t>
            </w:r>
            <w:r w:rsidRPr="00087642">
              <w:rPr>
                <w:rFonts w:ascii="Arial" w:hAnsi="Arial" w:cs="Arial"/>
                <w:b/>
              </w:rPr>
              <w:t>La Guajira</w:t>
            </w:r>
            <w:r w:rsidRPr="00087642">
              <w:rPr>
                <w:rFonts w:ascii="Arial" w:hAnsi="Arial" w:cs="Arial"/>
              </w:rPr>
              <w:t>.</w:t>
            </w:r>
          </w:p>
        </w:tc>
      </w:tr>
    </w:tbl>
    <w:p w14:paraId="5BB50D7A" w14:textId="3B52246E"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Sinú</w:t>
      </w:r>
      <w:r w:rsidRPr="00087642">
        <w:rPr>
          <w:rFonts w:ascii="Arial" w:eastAsia="Times New Roman" w:hAnsi="Arial" w:cs="Arial"/>
          <w:lang w:eastAsia="es-ES_tradnl"/>
        </w:rPr>
        <w:t xml:space="preserve"> ocupa el tercer lugar en importancia</w:t>
      </w:r>
      <w:r w:rsidR="002F12A4">
        <w:rPr>
          <w:rFonts w:ascii="Arial" w:eastAsia="Times New Roman" w:hAnsi="Arial" w:cs="Arial"/>
          <w:lang w:eastAsia="es-ES_tradnl"/>
        </w:rPr>
        <w:t>,</w:t>
      </w:r>
      <w:r w:rsidRPr="00087642">
        <w:rPr>
          <w:rFonts w:ascii="Arial" w:eastAsia="Times New Roman" w:hAnsi="Arial" w:cs="Arial"/>
          <w:lang w:eastAsia="es-ES_tradnl"/>
        </w:rPr>
        <w:t xml:space="preserve"> después del Magdalena y el Cauca en la vertiente del Caribe. Es una cuenca rica en ganadería</w:t>
      </w:r>
      <w:r w:rsidR="0018193C">
        <w:rPr>
          <w:rFonts w:ascii="Arial" w:eastAsia="Times New Roman" w:hAnsi="Arial" w:cs="Arial"/>
          <w:lang w:eastAsia="es-ES_tradnl"/>
        </w:rPr>
        <w:t xml:space="preserve"> vacuna</w:t>
      </w:r>
      <w:r w:rsidRPr="00087642">
        <w:rPr>
          <w:rFonts w:ascii="Arial" w:eastAsia="Times New Roman" w:hAnsi="Arial" w:cs="Arial"/>
          <w:lang w:eastAsia="es-ES_tradnl"/>
        </w:rPr>
        <w:t xml:space="preserve"> y una de las regiones más fértiles de Colombia. Nace en el </w:t>
      </w:r>
      <w:r w:rsidR="002F12A4">
        <w:rPr>
          <w:rFonts w:ascii="Arial" w:eastAsia="Times New Roman" w:hAnsi="Arial" w:cs="Arial"/>
          <w:b/>
          <w:lang w:eastAsia="es-ES_tradnl"/>
        </w:rPr>
        <w:t>n</w:t>
      </w:r>
      <w:r w:rsidRPr="00087642">
        <w:rPr>
          <w:rFonts w:ascii="Arial" w:eastAsia="Times New Roman" w:hAnsi="Arial" w:cs="Arial"/>
          <w:b/>
          <w:lang w:eastAsia="es-ES_tradnl"/>
        </w:rPr>
        <w:t xml:space="preserve">udo </w:t>
      </w:r>
      <w:r w:rsidR="0018193C">
        <w:rPr>
          <w:rFonts w:ascii="Arial" w:eastAsia="Times New Roman" w:hAnsi="Arial" w:cs="Arial"/>
          <w:b/>
          <w:lang w:eastAsia="es-ES_tradnl"/>
        </w:rPr>
        <w:t xml:space="preserve">de </w:t>
      </w:r>
      <w:r w:rsidRPr="00087642">
        <w:rPr>
          <w:rFonts w:ascii="Arial" w:eastAsia="Times New Roman" w:hAnsi="Arial" w:cs="Arial"/>
          <w:b/>
          <w:lang w:eastAsia="es-ES_tradnl"/>
        </w:rPr>
        <w:t>Paramillo</w:t>
      </w:r>
      <w:r w:rsidRPr="00087642">
        <w:rPr>
          <w:rFonts w:ascii="Arial" w:eastAsia="Times New Roman" w:hAnsi="Arial" w:cs="Arial"/>
          <w:lang w:eastAsia="es-ES_tradnl"/>
        </w:rPr>
        <w:t xml:space="preserve"> y se divide en dos brazos: el </w:t>
      </w:r>
      <w:r w:rsidRPr="00087642">
        <w:rPr>
          <w:rFonts w:ascii="Arial" w:eastAsia="Times New Roman" w:hAnsi="Arial" w:cs="Arial"/>
          <w:b/>
          <w:lang w:eastAsia="es-ES_tradnl"/>
        </w:rPr>
        <w:t>Lara</w:t>
      </w:r>
      <w:r w:rsidRPr="00087642">
        <w:rPr>
          <w:rFonts w:ascii="Arial" w:eastAsia="Times New Roman" w:hAnsi="Arial" w:cs="Arial"/>
          <w:lang w:eastAsia="es-ES_tradnl"/>
        </w:rPr>
        <w:t xml:space="preserve"> y el </w:t>
      </w:r>
      <w:del w:id="745" w:author="TOSHIBA" w:date="2016-03-08T12:11:00Z">
        <w:r w:rsidRPr="00087642" w:rsidDel="007961A9">
          <w:rPr>
            <w:rFonts w:ascii="Arial" w:eastAsia="Times New Roman" w:hAnsi="Arial" w:cs="Arial"/>
            <w:b/>
            <w:lang w:eastAsia="es-ES_tradnl"/>
          </w:rPr>
          <w:delText>C</w:delText>
        </w:r>
      </w:del>
      <w:ins w:id="746" w:author="TOSHIBA" w:date="2016-03-08T12:11:00Z">
        <w:r w:rsidR="007961A9">
          <w:rPr>
            <w:rFonts w:ascii="Arial" w:eastAsia="Times New Roman" w:hAnsi="Arial" w:cs="Arial"/>
            <w:b/>
            <w:lang w:eastAsia="es-ES_tradnl"/>
          </w:rPr>
          <w:t>c</w:t>
        </w:r>
      </w:ins>
      <w:r w:rsidRPr="00087642">
        <w:rPr>
          <w:rFonts w:ascii="Arial" w:eastAsia="Times New Roman" w:hAnsi="Arial" w:cs="Arial"/>
          <w:b/>
          <w:lang w:eastAsia="es-ES_tradnl"/>
        </w:rPr>
        <w:t>año Burge</w:t>
      </w:r>
      <w:r w:rsidRPr="00087642">
        <w:rPr>
          <w:rFonts w:ascii="Arial" w:eastAsia="Times New Roman" w:hAnsi="Arial" w:cs="Arial"/>
          <w:lang w:eastAsia="es-ES_tradnl"/>
        </w:rPr>
        <w:t>, que se unen en el municipio de Lorica.</w:t>
      </w:r>
    </w:p>
    <w:p w14:paraId="4480B83A"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4C91D1A2" w14:textId="77777777" w:rsidTr="00906062">
        <w:tc>
          <w:tcPr>
            <w:tcW w:w="9054" w:type="dxa"/>
            <w:gridSpan w:val="2"/>
            <w:shd w:val="clear" w:color="auto" w:fill="0D0D0D" w:themeFill="text1" w:themeFillTint="F2"/>
          </w:tcPr>
          <w:p w14:paraId="3F4B2CC9"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6DC789CE" w14:textId="77777777" w:rsidTr="00906062">
        <w:tc>
          <w:tcPr>
            <w:tcW w:w="2518" w:type="dxa"/>
          </w:tcPr>
          <w:p w14:paraId="7ABFB0A2"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230DB0FC"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29</w:t>
            </w:r>
          </w:p>
        </w:tc>
      </w:tr>
      <w:tr w:rsidR="001524C5" w:rsidRPr="00087642" w14:paraId="1A204071" w14:textId="77777777" w:rsidTr="00906062">
        <w:tc>
          <w:tcPr>
            <w:tcW w:w="2518" w:type="dxa"/>
          </w:tcPr>
          <w:p w14:paraId="798793FC"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20E11B18" w14:textId="77777777" w:rsidR="001524C5" w:rsidRPr="00087642" w:rsidRDefault="001524C5" w:rsidP="00906062">
            <w:pPr>
              <w:jc w:val="both"/>
              <w:rPr>
                <w:rFonts w:ascii="Arial" w:hAnsi="Arial" w:cs="Arial"/>
                <w:b/>
                <w:lang w:val="es-ES"/>
              </w:rPr>
            </w:pPr>
            <w:r w:rsidRPr="00087642">
              <w:rPr>
                <w:rFonts w:ascii="Arial" w:hAnsi="Arial" w:cs="Arial"/>
                <w:b/>
                <w:lang w:val="es-ES"/>
              </w:rPr>
              <w:t>Río Sinú</w:t>
            </w:r>
          </w:p>
        </w:tc>
      </w:tr>
      <w:tr w:rsidR="001524C5" w:rsidRPr="00087642" w14:paraId="0E255EBE" w14:textId="77777777" w:rsidTr="00906062">
        <w:tc>
          <w:tcPr>
            <w:tcW w:w="2518" w:type="dxa"/>
          </w:tcPr>
          <w:p w14:paraId="1825A03D"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7EC813EA" w14:textId="77777777" w:rsidR="001524C5" w:rsidRPr="00087642" w:rsidRDefault="00485F03" w:rsidP="00906062">
            <w:pPr>
              <w:jc w:val="both"/>
              <w:rPr>
                <w:rFonts w:ascii="Arial" w:hAnsi="Arial" w:cs="Arial"/>
              </w:rPr>
            </w:pPr>
            <w:hyperlink r:id="rId67" w:history="1">
              <w:r w:rsidR="001524C5" w:rsidRPr="00087642">
                <w:rPr>
                  <w:rStyle w:val="Hipervnculo"/>
                  <w:rFonts w:ascii="Arial" w:hAnsi="Arial" w:cs="Arial"/>
                </w:rPr>
                <w:t>http://www.imeditores.com/banocc/golfos/fotos.php?id=118</w:t>
              </w:r>
            </w:hyperlink>
          </w:p>
          <w:p w14:paraId="7F13E199" w14:textId="77777777" w:rsidR="001524C5" w:rsidRPr="00087642" w:rsidRDefault="001524C5" w:rsidP="00906062">
            <w:pPr>
              <w:jc w:val="both"/>
              <w:rPr>
                <w:rFonts w:ascii="Arial" w:hAnsi="Arial" w:cs="Arial"/>
              </w:rPr>
            </w:pPr>
          </w:p>
          <w:p w14:paraId="7D8BA49A" w14:textId="77777777" w:rsidR="001524C5" w:rsidRPr="00087642" w:rsidRDefault="001524C5" w:rsidP="00906062">
            <w:pPr>
              <w:jc w:val="both"/>
              <w:rPr>
                <w:rFonts w:ascii="Arial" w:hAnsi="Arial" w:cs="Arial"/>
                <w:noProof/>
                <w:lang w:eastAsia="es-CO"/>
              </w:rPr>
            </w:pPr>
          </w:p>
          <w:p w14:paraId="5E200053"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21B86E1C" wp14:editId="07777777">
                  <wp:extent cx="1752600" cy="1441026"/>
                  <wp:effectExtent l="0" t="0" r="0" b="0"/>
                  <wp:docPr id="49" name="Imagen 49" descr="http://www.imeditores.com/banocc/golfos/display_image.php?src=fotos/450x500/P8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meditores.com/banocc/golfos/display_image.php?src=fotos/450x500/P84D.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5386" cy="1443317"/>
                          </a:xfrm>
                          <a:prstGeom prst="rect">
                            <a:avLst/>
                          </a:prstGeom>
                          <a:noFill/>
                          <a:ln>
                            <a:noFill/>
                          </a:ln>
                        </pic:spPr>
                      </pic:pic>
                    </a:graphicData>
                  </a:graphic>
                </wp:inline>
              </w:drawing>
            </w:r>
          </w:p>
        </w:tc>
      </w:tr>
      <w:tr w:rsidR="001524C5" w:rsidRPr="00087642" w14:paraId="2A28AC68" w14:textId="77777777" w:rsidTr="00906062">
        <w:tc>
          <w:tcPr>
            <w:tcW w:w="2518" w:type="dxa"/>
          </w:tcPr>
          <w:p w14:paraId="09DF6CFF"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09F95C9A" w14:textId="77777777" w:rsidR="001524C5" w:rsidRPr="00087642" w:rsidRDefault="001524C5" w:rsidP="00906062">
            <w:pPr>
              <w:jc w:val="both"/>
              <w:rPr>
                <w:rFonts w:ascii="Arial" w:hAnsi="Arial" w:cs="Arial"/>
                <w:lang w:val="es-ES_tradnl"/>
              </w:rPr>
            </w:pPr>
            <w:r w:rsidRPr="00087642">
              <w:rPr>
                <w:rFonts w:ascii="Arial" w:hAnsi="Arial" w:cs="Arial"/>
                <w:b/>
              </w:rPr>
              <w:t>Desembocadura</w:t>
            </w:r>
            <w:r w:rsidRPr="00087642">
              <w:rPr>
                <w:rFonts w:ascii="Arial" w:hAnsi="Arial" w:cs="Arial"/>
              </w:rPr>
              <w:t xml:space="preserve"> del río </w:t>
            </w:r>
            <w:r w:rsidRPr="00087642">
              <w:rPr>
                <w:rFonts w:ascii="Arial" w:hAnsi="Arial" w:cs="Arial"/>
                <w:b/>
              </w:rPr>
              <w:t>Sinú</w:t>
            </w:r>
            <w:r w:rsidRPr="00087642">
              <w:rPr>
                <w:rFonts w:ascii="Arial" w:hAnsi="Arial" w:cs="Arial"/>
              </w:rPr>
              <w:t>.</w:t>
            </w:r>
          </w:p>
        </w:tc>
      </w:tr>
    </w:tbl>
    <w:p w14:paraId="1F55F4AD" w14:textId="77777777" w:rsidR="001524C5" w:rsidRPr="00087642" w:rsidRDefault="001524C5" w:rsidP="00371B76">
      <w:pPr>
        <w:tabs>
          <w:tab w:val="left" w:pos="765"/>
          <w:tab w:val="left" w:pos="6780"/>
        </w:tabs>
        <w:rPr>
          <w:rFonts w:ascii="Arial" w:hAnsi="Arial" w:cs="Arial"/>
          <w:b/>
        </w:rPr>
      </w:pPr>
    </w:p>
    <w:p w14:paraId="20A3E543" w14:textId="7B957EAF" w:rsidR="001524C5" w:rsidRPr="00087642" w:rsidRDefault="00087642" w:rsidP="001524C5">
      <w:pPr>
        <w:tabs>
          <w:tab w:val="left" w:pos="3600"/>
        </w:tabs>
        <w:rPr>
          <w:rFonts w:ascii="Arial" w:hAnsi="Arial" w:cs="Arial"/>
          <w:b/>
        </w:rPr>
      </w:pPr>
      <w:r w:rsidRPr="00087642">
        <w:rPr>
          <w:rFonts w:ascii="Arial" w:hAnsi="Arial" w:cs="Arial"/>
          <w:highlight w:val="yellow"/>
        </w:rPr>
        <w:t>[SECCIÓN 3]</w:t>
      </w:r>
      <w:r w:rsidR="001524C5" w:rsidRPr="00087642">
        <w:rPr>
          <w:rFonts w:ascii="Arial" w:hAnsi="Arial" w:cs="Arial"/>
          <w:b/>
        </w:rPr>
        <w:t xml:space="preserve">4.1.2 </w:t>
      </w:r>
      <w:ins w:id="747" w:author="TOSHIBA" w:date="2016-03-09T08:26:00Z">
        <w:r w:rsidR="00927CE9">
          <w:rPr>
            <w:rFonts w:ascii="Arial" w:hAnsi="Arial" w:cs="Arial"/>
            <w:b/>
          </w:rPr>
          <w:t xml:space="preserve">La </w:t>
        </w:r>
      </w:ins>
      <w:del w:id="748" w:author="TOSHIBA" w:date="2016-03-09T08:26:00Z">
        <w:r w:rsidR="001524C5" w:rsidRPr="00087642" w:rsidDel="00927CE9">
          <w:rPr>
            <w:rFonts w:ascii="Arial" w:hAnsi="Arial" w:cs="Arial"/>
            <w:b/>
          </w:rPr>
          <w:delText>V</w:delText>
        </w:r>
      </w:del>
      <w:ins w:id="749" w:author="TOSHIBA" w:date="2016-03-09T08:26:00Z">
        <w:r w:rsidR="00927CE9">
          <w:rPr>
            <w:rFonts w:ascii="Arial" w:hAnsi="Arial" w:cs="Arial"/>
            <w:b/>
          </w:rPr>
          <w:t>v</w:t>
        </w:r>
      </w:ins>
      <w:r w:rsidR="001524C5" w:rsidRPr="00087642">
        <w:rPr>
          <w:rFonts w:ascii="Arial" w:hAnsi="Arial" w:cs="Arial"/>
          <w:b/>
        </w:rPr>
        <w:t>ertiente del Pacífico</w:t>
      </w:r>
    </w:p>
    <w:p w14:paraId="60D7D9A4" w14:textId="12B2667C"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La vertiente del Pacífico tiene una extensión de 76</w:t>
      </w:r>
      <w:r w:rsidR="002F12A4">
        <w:rPr>
          <w:rFonts w:ascii="Arial" w:eastAsia="Times New Roman" w:hAnsi="Arial" w:cs="Arial"/>
          <w:lang w:eastAsia="es-ES_tradnl"/>
        </w:rPr>
        <w:t xml:space="preserve"> </w:t>
      </w:r>
      <w:r w:rsidRPr="00087642">
        <w:rPr>
          <w:rFonts w:ascii="Arial" w:eastAsia="Times New Roman" w:hAnsi="Arial" w:cs="Arial"/>
          <w:lang w:eastAsia="es-ES_tradnl"/>
        </w:rPr>
        <w:t>500 km</w:t>
      </w:r>
      <w:r w:rsidRPr="00087642">
        <w:rPr>
          <w:rFonts w:ascii="Arial" w:eastAsia="Times New Roman" w:hAnsi="Arial" w:cs="Arial"/>
          <w:vertAlign w:val="superscript"/>
          <w:lang w:eastAsia="es-ES_tradnl"/>
        </w:rPr>
        <w:t>2</w:t>
      </w:r>
      <w:del w:id="750" w:author="TOSHIBA" w:date="2016-03-08T12:13:00Z">
        <w:r w:rsidRPr="00087642" w:rsidDel="007961A9">
          <w:rPr>
            <w:rFonts w:ascii="Arial" w:eastAsia="Times New Roman" w:hAnsi="Arial" w:cs="Arial"/>
            <w:lang w:eastAsia="es-ES_tradnl"/>
          </w:rPr>
          <w:delText>,</w:delText>
        </w:r>
      </w:del>
      <w:ins w:id="751" w:author="TOSHIBA" w:date="2016-03-08T12:13:00Z">
        <w:r w:rsidR="007961A9">
          <w:rPr>
            <w:rFonts w:ascii="Arial" w:eastAsia="Times New Roman" w:hAnsi="Arial" w:cs="Arial"/>
            <w:lang w:eastAsia="es-ES_tradnl"/>
          </w:rPr>
          <w:t xml:space="preserve"> y está</w:t>
        </w:r>
      </w:ins>
      <w:r w:rsidRPr="00087642">
        <w:rPr>
          <w:rFonts w:ascii="Arial" w:eastAsia="Times New Roman" w:hAnsi="Arial" w:cs="Arial"/>
          <w:lang w:eastAsia="es-ES_tradnl"/>
        </w:rPr>
        <w:t xml:space="preserve"> formada por más de 240 ríos. Se caracterizan por ser relativamente </w:t>
      </w:r>
      <w:r w:rsidRPr="00087642">
        <w:rPr>
          <w:rFonts w:ascii="Arial" w:eastAsia="Times New Roman" w:hAnsi="Arial" w:cs="Arial"/>
          <w:b/>
          <w:lang w:eastAsia="es-ES_tradnl"/>
        </w:rPr>
        <w:t xml:space="preserve">cortos </w:t>
      </w:r>
      <w:r w:rsidRPr="00087642">
        <w:rPr>
          <w:rFonts w:ascii="Arial" w:eastAsia="Times New Roman" w:hAnsi="Arial" w:cs="Arial"/>
          <w:lang w:eastAsia="es-ES_tradnl"/>
        </w:rPr>
        <w:t xml:space="preserve">y bastante caudalosos, pues descienden de las serranías </w:t>
      </w:r>
      <w:del w:id="752" w:author="TOSHIBA" w:date="2016-03-08T12:13:00Z">
        <w:r w:rsidRPr="00087642" w:rsidDel="007961A9">
          <w:rPr>
            <w:rFonts w:ascii="Arial" w:eastAsia="Times New Roman" w:hAnsi="Arial" w:cs="Arial"/>
            <w:lang w:eastAsia="es-ES_tradnl"/>
          </w:rPr>
          <w:delText xml:space="preserve">y el recorrido es relativamente corto </w:delText>
        </w:r>
      </w:del>
      <w:r w:rsidRPr="00087642">
        <w:rPr>
          <w:rFonts w:ascii="Arial" w:eastAsia="Times New Roman" w:hAnsi="Arial" w:cs="Arial"/>
          <w:lang w:eastAsia="es-ES_tradnl"/>
        </w:rPr>
        <w:t xml:space="preserve">hasta llegar al </w:t>
      </w:r>
      <w:del w:id="753" w:author="TOSHIBA" w:date="2016-03-08T12:12:00Z">
        <w:r w:rsidRPr="00087642" w:rsidDel="007961A9">
          <w:rPr>
            <w:rFonts w:ascii="Arial" w:eastAsia="Times New Roman" w:hAnsi="Arial" w:cs="Arial"/>
            <w:lang w:eastAsia="es-ES_tradnl"/>
          </w:rPr>
          <w:delText>O</w:delText>
        </w:r>
      </w:del>
      <w:ins w:id="754" w:author="TOSHIBA" w:date="2016-03-08T12:12:00Z">
        <w:r w:rsidR="007961A9">
          <w:rPr>
            <w:rFonts w:ascii="Arial" w:eastAsia="Times New Roman" w:hAnsi="Arial" w:cs="Arial"/>
            <w:lang w:eastAsia="es-ES_tradnl"/>
          </w:rPr>
          <w:t>o</w:t>
        </w:r>
      </w:ins>
      <w:r w:rsidRPr="00087642">
        <w:rPr>
          <w:rFonts w:ascii="Arial" w:eastAsia="Times New Roman" w:hAnsi="Arial" w:cs="Arial"/>
          <w:lang w:eastAsia="es-ES_tradnl"/>
        </w:rPr>
        <w:t>céano. Nacen en la cordillera Occidental</w:t>
      </w:r>
      <w:del w:id="755" w:author="TOSHIBA" w:date="2016-03-09T08:27:00Z">
        <w:r w:rsidRPr="00087642" w:rsidDel="00927CE9">
          <w:rPr>
            <w:rFonts w:ascii="Arial" w:eastAsia="Times New Roman" w:hAnsi="Arial" w:cs="Arial"/>
            <w:lang w:eastAsia="es-ES_tradnl"/>
          </w:rPr>
          <w:delText>,</w:delText>
        </w:r>
      </w:del>
      <w:r w:rsidRPr="00087642">
        <w:rPr>
          <w:rFonts w:ascii="Arial" w:eastAsia="Times New Roman" w:hAnsi="Arial" w:cs="Arial"/>
          <w:lang w:eastAsia="es-ES_tradnl"/>
        </w:rPr>
        <w:t xml:space="preserve"> </w:t>
      </w:r>
      <w:ins w:id="756" w:author="Cuenta Microsoft" w:date="2016-03-14T12:30:00Z">
        <w:r w:rsidR="001C09A0">
          <w:rPr>
            <w:rFonts w:ascii="Arial" w:eastAsia="Times New Roman" w:hAnsi="Arial" w:cs="Arial"/>
            <w:lang w:eastAsia="es-ES_tradnl"/>
          </w:rPr>
          <w:t>y la Serranía de Baudó,</w:t>
        </w:r>
      </w:ins>
      <w:commentRangeStart w:id="757"/>
      <w:del w:id="758" w:author="Cuenta Microsoft" w:date="2016-03-14T12:30:00Z">
        <w:r w:rsidRPr="00087642" w:rsidDel="001C09A0">
          <w:rPr>
            <w:rFonts w:ascii="Arial" w:eastAsia="Times New Roman" w:hAnsi="Arial" w:cs="Arial"/>
            <w:lang w:eastAsia="es-ES_tradnl"/>
          </w:rPr>
          <w:delText>y la cordillera del Pacífico</w:delText>
        </w:r>
        <w:commentRangeEnd w:id="757"/>
        <w:r w:rsidR="00927CE9" w:rsidDel="001C09A0">
          <w:rPr>
            <w:rStyle w:val="Refdecomentario"/>
          </w:rPr>
          <w:commentReference w:id="757"/>
        </w:r>
        <w:r w:rsidRPr="00087642" w:rsidDel="001C09A0">
          <w:rPr>
            <w:rFonts w:ascii="Arial" w:eastAsia="Times New Roman" w:hAnsi="Arial" w:cs="Arial"/>
            <w:lang w:eastAsia="es-ES_tradnl"/>
          </w:rPr>
          <w:delText>,</w:delText>
        </w:r>
      </w:del>
      <w:r w:rsidRPr="00087642">
        <w:rPr>
          <w:rFonts w:ascii="Arial" w:eastAsia="Times New Roman" w:hAnsi="Arial" w:cs="Arial"/>
          <w:lang w:eastAsia="es-ES_tradnl"/>
        </w:rPr>
        <w:t xml:space="preserve"> </w:t>
      </w:r>
      <w:r w:rsidRPr="00087642">
        <w:rPr>
          <w:rFonts w:ascii="Arial" w:eastAsia="Times New Roman" w:hAnsi="Arial" w:cs="Arial"/>
          <w:b/>
          <w:lang w:eastAsia="es-ES_tradnl"/>
        </w:rPr>
        <w:t>barreras naturales</w:t>
      </w:r>
      <w:r w:rsidRPr="00087642">
        <w:rPr>
          <w:rFonts w:ascii="Arial" w:eastAsia="Times New Roman" w:hAnsi="Arial" w:cs="Arial"/>
          <w:lang w:eastAsia="es-ES_tradnl"/>
        </w:rPr>
        <w:t xml:space="preserve"> de los vientos oceánicos</w:t>
      </w:r>
      <w:r w:rsidR="0018193C">
        <w:rPr>
          <w:rFonts w:ascii="Arial" w:eastAsia="Times New Roman" w:hAnsi="Arial" w:cs="Arial"/>
          <w:lang w:eastAsia="es-ES_tradnl"/>
        </w:rPr>
        <w:t>, lo que origina</w:t>
      </w:r>
      <w:r w:rsidRPr="00087642">
        <w:rPr>
          <w:rFonts w:ascii="Arial" w:eastAsia="Times New Roman" w:hAnsi="Arial" w:cs="Arial"/>
          <w:lang w:eastAsia="es-ES_tradnl"/>
        </w:rPr>
        <w:t xml:space="preserve"> a</w:t>
      </w:r>
      <w:r w:rsidR="0018193C">
        <w:rPr>
          <w:rFonts w:ascii="Arial" w:eastAsia="Times New Roman" w:hAnsi="Arial" w:cs="Arial"/>
          <w:lang w:eastAsia="es-ES_tradnl"/>
        </w:rPr>
        <w:t>ltas precipitaciones y alimenta</w:t>
      </w:r>
      <w:r w:rsidRPr="00087642">
        <w:rPr>
          <w:rFonts w:ascii="Arial" w:eastAsia="Times New Roman" w:hAnsi="Arial" w:cs="Arial"/>
          <w:lang w:eastAsia="es-ES_tradnl"/>
        </w:rPr>
        <w:t xml:space="preserve"> el caudal de los ríos de esta vertiente.</w:t>
      </w:r>
    </w:p>
    <w:p w14:paraId="6DD21690" w14:textId="16C7ED7B" w:rsidR="001524C5" w:rsidRPr="00087642" w:rsidRDefault="001524C5" w:rsidP="001524C5">
      <w:pPr>
        <w:shd w:val="clear" w:color="auto" w:fill="FFFFFF"/>
        <w:spacing w:before="100" w:beforeAutospacing="1" w:after="0"/>
        <w:jc w:val="both"/>
        <w:rPr>
          <w:rFonts w:ascii="Arial" w:eastAsia="Times New Roman" w:hAnsi="Arial" w:cs="Arial"/>
          <w:b/>
          <w:lang w:eastAsia="es-ES_tradnl"/>
        </w:rPr>
      </w:pPr>
      <w:r w:rsidRPr="00087642">
        <w:rPr>
          <w:rFonts w:ascii="Arial" w:eastAsia="Times New Roman" w:hAnsi="Arial" w:cs="Arial"/>
          <w:lang w:eastAsia="es-ES_tradnl"/>
        </w:rPr>
        <w:t>Las cuencas de esta vertiente la constituye</w:t>
      </w:r>
      <w:ins w:id="759" w:author="TOSHIBA" w:date="2016-03-09T08:29:00Z">
        <w:r w:rsidR="00927CE9">
          <w:rPr>
            <w:rFonts w:ascii="Arial" w:eastAsia="Times New Roman" w:hAnsi="Arial" w:cs="Arial"/>
            <w:lang w:eastAsia="es-ES_tradnl"/>
          </w:rPr>
          <w:t>n</w:t>
        </w:r>
      </w:ins>
      <w:r w:rsidRPr="00087642">
        <w:rPr>
          <w:rFonts w:ascii="Arial" w:eastAsia="Times New Roman" w:hAnsi="Arial" w:cs="Arial"/>
          <w:lang w:eastAsia="es-ES_tradnl"/>
        </w:rPr>
        <w:t xml:space="preserve"> los ríos</w:t>
      </w:r>
      <w:del w:id="760" w:author="TOSHIBA" w:date="2016-03-09T08:29:00Z">
        <w:r w:rsidRPr="00087642" w:rsidDel="00927CE9">
          <w:rPr>
            <w:rFonts w:ascii="Arial" w:eastAsia="Times New Roman" w:hAnsi="Arial" w:cs="Arial"/>
            <w:lang w:eastAsia="es-ES_tradnl"/>
          </w:rPr>
          <w:delText>:</w:delText>
        </w:r>
      </w:del>
      <w:r w:rsidRPr="00087642">
        <w:rPr>
          <w:rFonts w:ascii="Arial" w:eastAsia="Times New Roman" w:hAnsi="Arial" w:cs="Arial"/>
          <w:lang w:eastAsia="es-ES_tradnl"/>
        </w:rPr>
        <w:t xml:space="preserve"> </w:t>
      </w:r>
      <w:r w:rsidRPr="00087642">
        <w:rPr>
          <w:rFonts w:ascii="Arial" w:eastAsia="Times New Roman" w:hAnsi="Arial" w:cs="Arial"/>
          <w:b/>
          <w:lang w:eastAsia="es-ES_tradnl"/>
        </w:rPr>
        <w:t>Mira</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Patía</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San Juan</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 xml:space="preserve">Baudó </w:t>
      </w:r>
      <w:r w:rsidRPr="00087642">
        <w:rPr>
          <w:rFonts w:ascii="Arial" w:eastAsia="Times New Roman" w:hAnsi="Arial" w:cs="Arial"/>
          <w:lang w:eastAsia="es-ES_tradnl"/>
        </w:rPr>
        <w:t>y otras cuencas menores</w:t>
      </w:r>
      <w:r w:rsidR="002F12A4">
        <w:rPr>
          <w:rFonts w:ascii="Arial" w:eastAsia="Times New Roman" w:hAnsi="Arial" w:cs="Arial"/>
          <w:lang w:eastAsia="es-ES_tradnl"/>
        </w:rPr>
        <w:t>,</w:t>
      </w:r>
      <w:r w:rsidRPr="00087642">
        <w:rPr>
          <w:rFonts w:ascii="Arial" w:eastAsia="Times New Roman" w:hAnsi="Arial" w:cs="Arial"/>
          <w:lang w:eastAsia="es-ES_tradnl"/>
        </w:rPr>
        <w:t xml:space="preserve"> como </w:t>
      </w:r>
      <w:r w:rsidRPr="00087642">
        <w:rPr>
          <w:rFonts w:ascii="Arial" w:eastAsia="Times New Roman" w:hAnsi="Arial" w:cs="Arial"/>
          <w:b/>
          <w:lang w:eastAsia="es-ES_tradnl"/>
        </w:rPr>
        <w:t>Guapi</w:t>
      </w:r>
      <w:r w:rsidRPr="00087642">
        <w:rPr>
          <w:rFonts w:ascii="Arial" w:eastAsia="Times New Roman" w:hAnsi="Arial" w:cs="Arial"/>
          <w:lang w:eastAsia="es-ES_tradnl"/>
        </w:rPr>
        <w:t xml:space="preserve"> y </w:t>
      </w:r>
      <w:r w:rsidRPr="00087642">
        <w:rPr>
          <w:rFonts w:ascii="Arial" w:eastAsia="Times New Roman" w:hAnsi="Arial" w:cs="Arial"/>
          <w:b/>
          <w:lang w:eastAsia="es-ES_tradnl"/>
        </w:rPr>
        <w:t>Micay.</w:t>
      </w:r>
    </w:p>
    <w:p w14:paraId="41148234" w14:textId="0DDCAB65"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San Juan</w:t>
      </w:r>
      <w:r w:rsidRPr="00087642">
        <w:rPr>
          <w:rFonts w:ascii="Arial" w:eastAsia="Times New Roman" w:hAnsi="Arial" w:cs="Arial"/>
          <w:lang w:eastAsia="es-ES_tradnl"/>
        </w:rPr>
        <w:t xml:space="preserve"> es la más importante de la vertiente del Pacífico, </w:t>
      </w:r>
      <w:del w:id="761" w:author="TOSHIBA" w:date="2016-03-09T08:31:00Z">
        <w:r w:rsidRPr="00087642" w:rsidDel="00927CE9">
          <w:rPr>
            <w:rFonts w:ascii="Arial" w:eastAsia="Times New Roman" w:hAnsi="Arial" w:cs="Arial"/>
            <w:lang w:eastAsia="es-ES_tradnl"/>
          </w:rPr>
          <w:delText>es</w:delText>
        </w:r>
        <w:r w:rsidR="0018193C" w:rsidDel="00927CE9">
          <w:rPr>
            <w:rFonts w:ascii="Arial" w:eastAsia="Times New Roman" w:hAnsi="Arial" w:cs="Arial"/>
            <w:lang w:eastAsia="es-ES_tradnl"/>
          </w:rPr>
          <w:delText>te</w:delText>
        </w:r>
        <w:r w:rsidRPr="00087642" w:rsidDel="00927CE9">
          <w:rPr>
            <w:rFonts w:ascii="Arial" w:eastAsia="Times New Roman" w:hAnsi="Arial" w:cs="Arial"/>
            <w:lang w:eastAsia="es-ES_tradnl"/>
          </w:rPr>
          <w:delText xml:space="preserve"> </w:delText>
        </w:r>
      </w:del>
      <w:ins w:id="762" w:author="TOSHIBA" w:date="2016-03-08T12:15:00Z">
        <w:r w:rsidR="007961A9">
          <w:rPr>
            <w:rFonts w:ascii="Arial" w:eastAsia="Times New Roman" w:hAnsi="Arial" w:cs="Arial"/>
            <w:lang w:eastAsia="es-ES_tradnl"/>
          </w:rPr>
          <w:t xml:space="preserve">es </w:t>
        </w:r>
      </w:ins>
      <w:r w:rsidRPr="00087642">
        <w:rPr>
          <w:rFonts w:ascii="Arial" w:eastAsia="Times New Roman" w:hAnsi="Arial" w:cs="Arial"/>
          <w:lang w:eastAsia="es-ES_tradnl"/>
        </w:rPr>
        <w:t xml:space="preserve">el segundo río en extensión del Pacífico </w:t>
      </w:r>
      <w:r w:rsidR="002F12A4">
        <w:rPr>
          <w:rFonts w:ascii="Arial" w:eastAsia="Times New Roman" w:hAnsi="Arial" w:cs="Arial"/>
          <w:lang w:eastAsia="es-ES_tradnl"/>
        </w:rPr>
        <w:t>c</w:t>
      </w:r>
      <w:r w:rsidRPr="00087642">
        <w:rPr>
          <w:rFonts w:ascii="Arial" w:eastAsia="Times New Roman" w:hAnsi="Arial" w:cs="Arial"/>
          <w:lang w:eastAsia="es-ES_tradnl"/>
        </w:rPr>
        <w:t xml:space="preserve">olombiano y el más caudaloso del </w:t>
      </w:r>
      <w:r w:rsidR="002F12A4">
        <w:rPr>
          <w:rFonts w:ascii="Arial" w:eastAsia="Times New Roman" w:hAnsi="Arial" w:cs="Arial"/>
          <w:lang w:eastAsia="es-ES_tradnl"/>
        </w:rPr>
        <w:t>P</w:t>
      </w:r>
      <w:r w:rsidRPr="00087642">
        <w:rPr>
          <w:rFonts w:ascii="Arial" w:eastAsia="Times New Roman" w:hAnsi="Arial" w:cs="Arial"/>
          <w:lang w:eastAsia="es-ES_tradnl"/>
        </w:rPr>
        <w:t xml:space="preserve">acífico </w:t>
      </w:r>
      <w:r w:rsidR="002F12A4">
        <w:rPr>
          <w:rFonts w:ascii="Arial" w:eastAsia="Times New Roman" w:hAnsi="Arial" w:cs="Arial"/>
          <w:lang w:eastAsia="es-ES_tradnl"/>
        </w:rPr>
        <w:t>s</w:t>
      </w:r>
      <w:r w:rsidRPr="00087642">
        <w:rPr>
          <w:rFonts w:ascii="Arial" w:eastAsia="Times New Roman" w:hAnsi="Arial" w:cs="Arial"/>
          <w:lang w:eastAsia="es-ES_tradnl"/>
        </w:rPr>
        <w:t>u</w:t>
      </w:r>
      <w:r w:rsidR="002F12A4">
        <w:rPr>
          <w:rFonts w:ascii="Arial" w:eastAsia="Times New Roman" w:hAnsi="Arial" w:cs="Arial"/>
          <w:lang w:eastAsia="es-ES_tradnl"/>
        </w:rPr>
        <w:t>r</w:t>
      </w:r>
      <w:r w:rsidRPr="00087642">
        <w:rPr>
          <w:rFonts w:ascii="Arial" w:eastAsia="Times New Roman" w:hAnsi="Arial" w:cs="Arial"/>
          <w:lang w:eastAsia="es-ES_tradnl"/>
        </w:rPr>
        <w:t>americano. Desemboca formando un extenso delta que arrastra abundante sedimentos. Entre los afluentes más importantes está</w:t>
      </w:r>
      <w:r w:rsidR="0018193C">
        <w:rPr>
          <w:rFonts w:ascii="Arial" w:eastAsia="Times New Roman" w:hAnsi="Arial" w:cs="Arial"/>
          <w:lang w:eastAsia="es-ES_tradnl"/>
        </w:rPr>
        <w:t>n los</w:t>
      </w:r>
      <w:r w:rsidRPr="00087642">
        <w:rPr>
          <w:rFonts w:ascii="Arial" w:eastAsia="Times New Roman" w:hAnsi="Arial" w:cs="Arial"/>
          <w:lang w:eastAsia="es-ES_tradnl"/>
        </w:rPr>
        <w:t xml:space="preserve"> río</w:t>
      </w:r>
      <w:r w:rsidR="0018193C">
        <w:rPr>
          <w:rFonts w:ascii="Arial" w:eastAsia="Times New Roman" w:hAnsi="Arial" w:cs="Arial"/>
          <w:lang w:eastAsia="es-ES_tradnl"/>
        </w:rPr>
        <w:t>s</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Pimadó</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Tamaná</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Sipí</w:t>
      </w:r>
      <w:r w:rsidRPr="00087642">
        <w:rPr>
          <w:rFonts w:ascii="Arial" w:eastAsia="Times New Roman" w:hAnsi="Arial" w:cs="Arial"/>
          <w:lang w:eastAsia="es-ES_tradnl"/>
        </w:rPr>
        <w:t xml:space="preserve"> y </w:t>
      </w:r>
      <w:r w:rsidRPr="00087642">
        <w:rPr>
          <w:rFonts w:ascii="Arial" w:eastAsia="Times New Roman" w:hAnsi="Arial" w:cs="Arial"/>
          <w:b/>
          <w:lang w:eastAsia="es-ES_tradnl"/>
        </w:rPr>
        <w:t>Calima</w:t>
      </w:r>
      <w:r w:rsidRPr="00087642">
        <w:rPr>
          <w:rFonts w:ascii="Arial" w:eastAsia="Times New Roman" w:hAnsi="Arial" w:cs="Arial"/>
          <w:lang w:eastAsia="es-ES_tradnl"/>
        </w:rPr>
        <w:t>.</w:t>
      </w:r>
    </w:p>
    <w:p w14:paraId="39CBB124" w14:textId="4DCCC365" w:rsidR="001524C5" w:rsidRPr="00087642" w:rsidRDefault="001524C5" w:rsidP="001524C5">
      <w:pPr>
        <w:shd w:val="clear" w:color="auto" w:fill="FFFFFF"/>
        <w:spacing w:before="100" w:beforeAutospacing="1" w:after="0"/>
        <w:jc w:val="both"/>
        <w:rPr>
          <w:rFonts w:ascii="Arial" w:eastAsia="Times New Roman" w:hAnsi="Arial" w:cs="Arial"/>
          <w:b/>
          <w:lang w:eastAsia="es-ES_tradnl"/>
        </w:rPr>
      </w:pPr>
      <w:r w:rsidRPr="00087642">
        <w:rPr>
          <w:rFonts w:ascii="Arial" w:eastAsia="Times New Roman" w:hAnsi="Arial" w:cs="Arial"/>
          <w:lang w:eastAsia="es-ES_tradnl"/>
        </w:rPr>
        <w:t xml:space="preserve">La </w:t>
      </w:r>
      <w:r w:rsidR="0018193C">
        <w:rPr>
          <w:rFonts w:ascii="Arial" w:eastAsia="Times New Roman" w:hAnsi="Arial" w:cs="Arial"/>
          <w:b/>
          <w:lang w:eastAsia="es-ES_tradnl"/>
        </w:rPr>
        <w:t>cuenca del río Patía</w:t>
      </w:r>
      <w:del w:id="763" w:author="TOSHIBA" w:date="2016-03-08T12:15:00Z">
        <w:r w:rsidRPr="00087642" w:rsidDel="007961A9">
          <w:rPr>
            <w:rFonts w:ascii="Arial" w:eastAsia="Times New Roman" w:hAnsi="Arial" w:cs="Arial"/>
            <w:lang w:eastAsia="es-ES_tradnl"/>
          </w:rPr>
          <w:delText>,</w:delText>
        </w:r>
      </w:del>
      <w:r w:rsidRPr="00087642">
        <w:rPr>
          <w:rFonts w:ascii="Arial" w:eastAsia="Times New Roman" w:hAnsi="Arial" w:cs="Arial"/>
          <w:lang w:eastAsia="es-ES_tradnl"/>
        </w:rPr>
        <w:t xml:space="preserve"> es la más extensa de la vertiente </w:t>
      </w:r>
      <w:ins w:id="764" w:author="TOSHIBA" w:date="2016-03-09T08:32:00Z">
        <w:r w:rsidR="00AD5CED">
          <w:rPr>
            <w:rFonts w:ascii="Arial" w:eastAsia="Times New Roman" w:hAnsi="Arial" w:cs="Arial"/>
            <w:lang w:eastAsia="es-ES_tradnl"/>
          </w:rPr>
          <w:t xml:space="preserve">del </w:t>
        </w:r>
      </w:ins>
      <w:r w:rsidRPr="00087642">
        <w:rPr>
          <w:rFonts w:ascii="Arial" w:eastAsia="Times New Roman" w:hAnsi="Arial" w:cs="Arial"/>
          <w:lang w:eastAsia="es-ES_tradnl"/>
        </w:rPr>
        <w:t>Pacífic</w:t>
      </w:r>
      <w:del w:id="765" w:author="TOSHIBA" w:date="2016-03-09T08:32:00Z">
        <w:r w:rsidRPr="00087642" w:rsidDel="00AD5CED">
          <w:rPr>
            <w:rFonts w:ascii="Arial" w:eastAsia="Times New Roman" w:hAnsi="Arial" w:cs="Arial"/>
            <w:lang w:eastAsia="es-ES_tradnl"/>
          </w:rPr>
          <w:delText>a</w:delText>
        </w:r>
      </w:del>
      <w:ins w:id="766" w:author="TOSHIBA" w:date="2016-03-09T08:32:00Z">
        <w:r w:rsidR="00AD5CED">
          <w:rPr>
            <w:rFonts w:ascii="Arial" w:eastAsia="Times New Roman" w:hAnsi="Arial" w:cs="Arial"/>
            <w:lang w:eastAsia="es-ES_tradnl"/>
          </w:rPr>
          <w:t>o</w:t>
        </w:r>
      </w:ins>
      <w:r w:rsidRPr="00087642">
        <w:rPr>
          <w:rFonts w:ascii="Arial" w:eastAsia="Times New Roman" w:hAnsi="Arial" w:cs="Arial"/>
          <w:lang w:eastAsia="es-ES_tradnl"/>
        </w:rPr>
        <w:t xml:space="preserve"> de Colombia y de Su</w:t>
      </w:r>
      <w:r w:rsidR="002F12A4">
        <w:rPr>
          <w:rFonts w:ascii="Arial" w:eastAsia="Times New Roman" w:hAnsi="Arial" w:cs="Arial"/>
          <w:lang w:eastAsia="es-ES_tradnl"/>
        </w:rPr>
        <w:t>r</w:t>
      </w:r>
      <w:r w:rsidRPr="00087642">
        <w:rPr>
          <w:rFonts w:ascii="Arial" w:eastAsia="Times New Roman" w:hAnsi="Arial" w:cs="Arial"/>
          <w:lang w:eastAsia="es-ES_tradnl"/>
        </w:rPr>
        <w:t xml:space="preserve">américa. Es un río de montaña y llanura, nace en el </w:t>
      </w:r>
      <w:del w:id="767" w:author="TOSHIBA" w:date="2016-03-08T12:15:00Z">
        <w:r w:rsidRPr="00087642" w:rsidDel="007961A9">
          <w:rPr>
            <w:rFonts w:ascii="Arial" w:eastAsia="Times New Roman" w:hAnsi="Arial" w:cs="Arial"/>
            <w:b/>
            <w:lang w:eastAsia="es-ES_tradnl"/>
          </w:rPr>
          <w:delText>N</w:delText>
        </w:r>
      </w:del>
      <w:r w:rsidR="002F12A4">
        <w:rPr>
          <w:rFonts w:ascii="Arial" w:eastAsia="Times New Roman" w:hAnsi="Arial" w:cs="Arial"/>
          <w:b/>
          <w:lang w:eastAsia="es-ES_tradnl"/>
        </w:rPr>
        <w:t>n</w:t>
      </w:r>
      <w:r w:rsidRPr="00087642">
        <w:rPr>
          <w:rFonts w:ascii="Arial" w:eastAsia="Times New Roman" w:hAnsi="Arial" w:cs="Arial"/>
          <w:b/>
          <w:lang w:eastAsia="es-ES_tradnl"/>
        </w:rPr>
        <w:t>udo de los Pastos</w:t>
      </w:r>
      <w:r w:rsidRPr="00087642">
        <w:rPr>
          <w:rFonts w:ascii="Arial" w:eastAsia="Times New Roman" w:hAnsi="Arial" w:cs="Arial"/>
          <w:lang w:eastAsia="es-ES_tradnl"/>
        </w:rPr>
        <w:t xml:space="preserve"> y su recorrido va en dirección </w:t>
      </w:r>
      <w:r w:rsidR="002F12A4">
        <w:rPr>
          <w:rFonts w:ascii="Arial" w:eastAsia="Times New Roman" w:hAnsi="Arial" w:cs="Arial"/>
          <w:lang w:eastAsia="es-ES_tradnl"/>
        </w:rPr>
        <w:t>n</w:t>
      </w:r>
      <w:r w:rsidR="0018193C">
        <w:rPr>
          <w:rFonts w:ascii="Arial" w:eastAsia="Times New Roman" w:hAnsi="Arial" w:cs="Arial"/>
          <w:lang w:eastAsia="es-ES_tradnl"/>
        </w:rPr>
        <w:t>orte-</w:t>
      </w:r>
      <w:r w:rsidR="002F12A4">
        <w:rPr>
          <w:rFonts w:ascii="Arial" w:eastAsia="Times New Roman" w:hAnsi="Arial" w:cs="Arial"/>
          <w:lang w:eastAsia="es-ES_tradnl"/>
        </w:rPr>
        <w:t>s</w:t>
      </w:r>
      <w:r w:rsidRPr="00087642">
        <w:rPr>
          <w:rFonts w:ascii="Arial" w:eastAsia="Times New Roman" w:hAnsi="Arial" w:cs="Arial"/>
          <w:lang w:eastAsia="es-ES_tradnl"/>
        </w:rPr>
        <w:t xml:space="preserve">ur. Sus principales afluentes son los ríos </w:t>
      </w:r>
      <w:r w:rsidRPr="00087642">
        <w:rPr>
          <w:rFonts w:ascii="Arial" w:eastAsia="Times New Roman" w:hAnsi="Arial" w:cs="Arial"/>
          <w:b/>
          <w:lang w:eastAsia="es-ES_tradnl"/>
        </w:rPr>
        <w:t>Mamaconde</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J</w:t>
      </w:r>
      <w:r w:rsidR="0018193C">
        <w:rPr>
          <w:rFonts w:ascii="Arial" w:eastAsia="Times New Roman" w:hAnsi="Arial" w:cs="Arial"/>
          <w:b/>
          <w:lang w:eastAsia="es-ES_tradnl"/>
        </w:rPr>
        <w:t>u</w:t>
      </w:r>
      <w:r w:rsidRPr="00087642">
        <w:rPr>
          <w:rFonts w:ascii="Arial" w:eastAsia="Times New Roman" w:hAnsi="Arial" w:cs="Arial"/>
          <w:b/>
          <w:lang w:eastAsia="es-ES_tradnl"/>
        </w:rPr>
        <w:t>anambú</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Mayo</w:t>
      </w:r>
      <w:r w:rsidRPr="00087642">
        <w:rPr>
          <w:rFonts w:ascii="Arial" w:eastAsia="Times New Roman" w:hAnsi="Arial" w:cs="Arial"/>
          <w:lang w:eastAsia="es-ES_tradnl"/>
        </w:rPr>
        <w:t xml:space="preserve"> y </w:t>
      </w:r>
      <w:r w:rsidRPr="00087642">
        <w:rPr>
          <w:rFonts w:ascii="Arial" w:eastAsia="Times New Roman" w:hAnsi="Arial" w:cs="Arial"/>
          <w:b/>
          <w:lang w:eastAsia="es-ES_tradnl"/>
        </w:rPr>
        <w:t>Telembí</w:t>
      </w:r>
      <w:r w:rsidRPr="00087642">
        <w:rPr>
          <w:rFonts w:ascii="Arial" w:eastAsia="Times New Roman" w:hAnsi="Arial" w:cs="Arial"/>
          <w:lang w:eastAsia="es-ES_tradnl"/>
        </w:rPr>
        <w:t>.</w:t>
      </w:r>
    </w:p>
    <w:p w14:paraId="1E8EC44A" w14:textId="4AAAF649"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Baudó</w:t>
      </w:r>
      <w:r w:rsidRPr="00087642">
        <w:rPr>
          <w:rFonts w:ascii="Arial" w:eastAsia="Times New Roman" w:hAnsi="Arial" w:cs="Arial"/>
          <w:lang w:eastAsia="es-ES_tradnl"/>
        </w:rPr>
        <w:t xml:space="preserve"> es la más pequeñas de la hoyas hidrográficas del Chocó. En su recorrido recibe las aguas de 112 afluentes</w:t>
      </w:r>
      <w:ins w:id="768" w:author="TOSHIBA" w:date="2016-03-08T12:15:00Z">
        <w:r w:rsidR="007961A9">
          <w:rPr>
            <w:rFonts w:ascii="Arial" w:eastAsia="Times New Roman" w:hAnsi="Arial" w:cs="Arial"/>
            <w:lang w:eastAsia="es-ES_tradnl"/>
          </w:rPr>
          <w:t>,</w:t>
        </w:r>
      </w:ins>
      <w:r w:rsidRPr="00087642">
        <w:rPr>
          <w:rFonts w:ascii="Arial" w:eastAsia="Times New Roman" w:hAnsi="Arial" w:cs="Arial"/>
          <w:lang w:eastAsia="es-ES_tradnl"/>
        </w:rPr>
        <w:t xml:space="preserve"> entre ríos, quebradas y arroyos. Otros ríos de esta cuenca desembocan directamente al Pacífico</w:t>
      </w:r>
      <w:r w:rsidR="002F12A4">
        <w:rPr>
          <w:rFonts w:ascii="Arial" w:eastAsia="Times New Roman" w:hAnsi="Arial" w:cs="Arial"/>
          <w:lang w:eastAsia="es-ES_tradnl"/>
        </w:rPr>
        <w:t>,</w:t>
      </w:r>
      <w:r w:rsidRPr="00087642">
        <w:rPr>
          <w:rFonts w:ascii="Arial" w:eastAsia="Times New Roman" w:hAnsi="Arial" w:cs="Arial"/>
          <w:lang w:eastAsia="es-ES_tradnl"/>
        </w:rPr>
        <w:t xml:space="preserve"> como los ríos </w:t>
      </w:r>
      <w:r w:rsidRPr="00087642">
        <w:rPr>
          <w:rFonts w:ascii="Arial" w:eastAsia="Times New Roman" w:hAnsi="Arial" w:cs="Arial"/>
          <w:b/>
          <w:lang w:eastAsia="es-ES_tradnl"/>
        </w:rPr>
        <w:t>Nuquí</w:t>
      </w:r>
      <w:r w:rsidRPr="00087642">
        <w:rPr>
          <w:rFonts w:ascii="Arial" w:eastAsia="Times New Roman" w:hAnsi="Arial" w:cs="Arial"/>
          <w:lang w:eastAsia="es-ES_tradnl"/>
        </w:rPr>
        <w:t>,</w:t>
      </w:r>
      <w:r w:rsidR="00DC3911">
        <w:rPr>
          <w:rFonts w:ascii="Arial" w:eastAsia="Times New Roman" w:hAnsi="Arial" w:cs="Arial"/>
          <w:lang w:eastAsia="es-ES_tradnl"/>
        </w:rPr>
        <w:t xml:space="preserve"> </w:t>
      </w:r>
      <w:r w:rsidRPr="00087642">
        <w:rPr>
          <w:rFonts w:ascii="Arial" w:eastAsia="Times New Roman" w:hAnsi="Arial" w:cs="Arial"/>
          <w:b/>
          <w:lang w:eastAsia="es-ES_tradnl"/>
        </w:rPr>
        <w:t>Juradó</w:t>
      </w:r>
      <w:r w:rsidR="00DC3911">
        <w:rPr>
          <w:rFonts w:ascii="Arial" w:eastAsia="Times New Roman" w:hAnsi="Arial" w:cs="Arial"/>
          <w:lang w:eastAsia="es-ES_tradnl"/>
        </w:rPr>
        <w:t xml:space="preserve"> y</w:t>
      </w:r>
      <w:r w:rsidRPr="00087642">
        <w:rPr>
          <w:rFonts w:ascii="Arial" w:eastAsia="Times New Roman" w:hAnsi="Arial" w:cs="Arial"/>
          <w:lang w:eastAsia="es-ES_tradnl"/>
        </w:rPr>
        <w:t xml:space="preserve"> </w:t>
      </w:r>
      <w:r w:rsidR="0018193C">
        <w:rPr>
          <w:rFonts w:ascii="Arial" w:eastAsia="Times New Roman" w:hAnsi="Arial" w:cs="Arial"/>
          <w:b/>
          <w:lang w:eastAsia="es-ES_tradnl"/>
        </w:rPr>
        <w:t>Vall</w:t>
      </w:r>
      <w:r w:rsidRPr="00087642">
        <w:rPr>
          <w:rFonts w:ascii="Arial" w:eastAsia="Times New Roman" w:hAnsi="Arial" w:cs="Arial"/>
          <w:b/>
          <w:lang w:eastAsia="es-ES_tradnl"/>
        </w:rPr>
        <w:t>e</w:t>
      </w:r>
      <w:r w:rsidRPr="00087642">
        <w:rPr>
          <w:rFonts w:ascii="Arial" w:eastAsia="Times New Roman" w:hAnsi="Arial" w:cs="Arial"/>
          <w:lang w:eastAsia="es-ES_tradnl"/>
        </w:rPr>
        <w:t>.</w:t>
      </w:r>
    </w:p>
    <w:p w14:paraId="1C3BEA4A"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113EA49B" w14:textId="77777777" w:rsidTr="00906062">
        <w:tc>
          <w:tcPr>
            <w:tcW w:w="9054" w:type="dxa"/>
            <w:gridSpan w:val="2"/>
            <w:shd w:val="clear" w:color="auto" w:fill="0D0D0D" w:themeFill="text1" w:themeFillTint="F2"/>
          </w:tcPr>
          <w:p w14:paraId="4A3A3898"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4CECB961" w14:textId="77777777" w:rsidTr="00906062">
        <w:tc>
          <w:tcPr>
            <w:tcW w:w="2518" w:type="dxa"/>
          </w:tcPr>
          <w:p w14:paraId="289C0ADF"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6A8AC2C0"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30</w:t>
            </w:r>
          </w:p>
        </w:tc>
      </w:tr>
      <w:tr w:rsidR="001524C5" w:rsidRPr="00087642" w14:paraId="0F757FD0" w14:textId="77777777" w:rsidTr="00906062">
        <w:tc>
          <w:tcPr>
            <w:tcW w:w="2518" w:type="dxa"/>
          </w:tcPr>
          <w:p w14:paraId="1C590F98"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6FCB8EA0" w14:textId="4965EC6E" w:rsidR="001524C5" w:rsidRPr="00087642" w:rsidRDefault="00AD5CED" w:rsidP="00AD5CED">
            <w:pPr>
              <w:jc w:val="both"/>
              <w:rPr>
                <w:rFonts w:ascii="Arial" w:hAnsi="Arial" w:cs="Arial"/>
                <w:b/>
                <w:lang w:val="es-ES"/>
              </w:rPr>
            </w:pPr>
            <w:ins w:id="769" w:author="TOSHIBA" w:date="2016-03-09T08:33:00Z">
              <w:r>
                <w:rPr>
                  <w:rFonts w:ascii="Arial" w:hAnsi="Arial" w:cs="Arial"/>
                  <w:b/>
                  <w:lang w:val="es-ES"/>
                </w:rPr>
                <w:t xml:space="preserve">El </w:t>
              </w:r>
            </w:ins>
            <w:del w:id="770" w:author="TOSHIBA" w:date="2016-03-09T08:33:00Z">
              <w:r w:rsidR="001524C5" w:rsidRPr="00087642" w:rsidDel="00AD5CED">
                <w:rPr>
                  <w:rFonts w:ascii="Arial" w:hAnsi="Arial" w:cs="Arial"/>
                  <w:b/>
                  <w:lang w:val="es-ES"/>
                </w:rPr>
                <w:delText>R</w:delText>
              </w:r>
            </w:del>
            <w:ins w:id="771" w:author="TOSHIBA" w:date="2016-03-09T08:33:00Z">
              <w:r>
                <w:rPr>
                  <w:rFonts w:ascii="Arial" w:hAnsi="Arial" w:cs="Arial"/>
                  <w:b/>
                  <w:lang w:val="es-ES"/>
                </w:rPr>
                <w:t>r</w:t>
              </w:r>
            </w:ins>
            <w:r w:rsidR="001524C5" w:rsidRPr="00087642">
              <w:rPr>
                <w:rFonts w:ascii="Arial" w:hAnsi="Arial" w:cs="Arial"/>
                <w:b/>
                <w:lang w:val="es-ES"/>
              </w:rPr>
              <w:t>ío Baudó</w:t>
            </w:r>
          </w:p>
        </w:tc>
      </w:tr>
      <w:tr w:rsidR="001524C5" w:rsidRPr="00087642" w14:paraId="463AF3FE" w14:textId="77777777" w:rsidTr="00906062">
        <w:tc>
          <w:tcPr>
            <w:tcW w:w="2518" w:type="dxa"/>
          </w:tcPr>
          <w:p w14:paraId="7DE1850A"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6D71C533" w14:textId="77777777" w:rsidR="001524C5" w:rsidRPr="00087642" w:rsidRDefault="00485F03" w:rsidP="00906062">
            <w:pPr>
              <w:jc w:val="both"/>
              <w:rPr>
                <w:rFonts w:ascii="Arial" w:hAnsi="Arial" w:cs="Arial"/>
              </w:rPr>
            </w:pPr>
            <w:hyperlink r:id="rId69" w:history="1">
              <w:r w:rsidR="001524C5" w:rsidRPr="00087642">
                <w:rPr>
                  <w:rStyle w:val="Hipervnculo"/>
                  <w:rFonts w:ascii="Arial" w:hAnsi="Arial" w:cs="Arial"/>
                </w:rPr>
                <w:t>https://commons.wikimedia.org/wiki/File:Rio_baudo4.png</w:t>
              </w:r>
            </w:hyperlink>
          </w:p>
          <w:p w14:paraId="42BF4AB6" w14:textId="77777777" w:rsidR="001524C5" w:rsidRPr="00087642" w:rsidRDefault="001524C5" w:rsidP="00906062">
            <w:pPr>
              <w:jc w:val="both"/>
              <w:rPr>
                <w:rFonts w:ascii="Arial" w:hAnsi="Arial" w:cs="Arial"/>
                <w:noProof/>
                <w:lang w:eastAsia="es-CO"/>
              </w:rPr>
            </w:pPr>
          </w:p>
          <w:p w14:paraId="2254671E"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18128DF3" wp14:editId="07777777">
                  <wp:extent cx="2333625" cy="1066800"/>
                  <wp:effectExtent l="0" t="0" r="0" b="0"/>
                  <wp:docPr id="52" name="Imagen 52" descr="Rio bau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o baudo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33625" cy="1066800"/>
                          </a:xfrm>
                          <a:prstGeom prst="rect">
                            <a:avLst/>
                          </a:prstGeom>
                          <a:noFill/>
                          <a:ln>
                            <a:noFill/>
                          </a:ln>
                        </pic:spPr>
                      </pic:pic>
                    </a:graphicData>
                  </a:graphic>
                </wp:inline>
              </w:drawing>
            </w:r>
          </w:p>
        </w:tc>
      </w:tr>
      <w:tr w:rsidR="001524C5" w:rsidRPr="00087642" w14:paraId="52BD2241" w14:textId="77777777" w:rsidTr="00906062">
        <w:tc>
          <w:tcPr>
            <w:tcW w:w="2518" w:type="dxa"/>
          </w:tcPr>
          <w:p w14:paraId="499E8173"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01ADE81B" w14:textId="51279E33" w:rsidR="001524C5" w:rsidRPr="00087642" w:rsidRDefault="001524C5" w:rsidP="00906062">
            <w:pPr>
              <w:jc w:val="both"/>
              <w:rPr>
                <w:rFonts w:ascii="Arial" w:hAnsi="Arial" w:cs="Arial"/>
                <w:lang w:val="es-ES_tradnl"/>
              </w:rPr>
            </w:pPr>
            <w:r w:rsidRPr="00087642">
              <w:rPr>
                <w:rFonts w:ascii="Arial" w:hAnsi="Arial" w:cs="Arial"/>
              </w:rPr>
              <w:t xml:space="preserve">El río </w:t>
            </w:r>
            <w:r w:rsidRPr="00087642">
              <w:rPr>
                <w:rFonts w:ascii="Arial" w:hAnsi="Arial" w:cs="Arial"/>
                <w:b/>
              </w:rPr>
              <w:t>Baudó</w:t>
            </w:r>
            <w:r w:rsidRPr="00087642">
              <w:rPr>
                <w:rFonts w:ascii="Arial" w:hAnsi="Arial" w:cs="Arial"/>
              </w:rPr>
              <w:t xml:space="preserve"> atraviesa algunos municipios del departamento del Chocó</w:t>
            </w:r>
            <w:r w:rsidR="002F12A4">
              <w:rPr>
                <w:rFonts w:ascii="Arial" w:hAnsi="Arial" w:cs="Arial"/>
              </w:rPr>
              <w:t>,</w:t>
            </w:r>
            <w:r w:rsidRPr="00087642">
              <w:rPr>
                <w:rFonts w:ascii="Arial" w:hAnsi="Arial" w:cs="Arial"/>
              </w:rPr>
              <w:t xml:space="preserve"> como el Alto B</w:t>
            </w:r>
            <w:r w:rsidR="002F12A4">
              <w:rPr>
                <w:rFonts w:ascii="Arial" w:hAnsi="Arial" w:cs="Arial"/>
              </w:rPr>
              <w:t>a</w:t>
            </w:r>
            <w:r w:rsidRPr="00087642">
              <w:rPr>
                <w:rFonts w:ascii="Arial" w:hAnsi="Arial" w:cs="Arial"/>
              </w:rPr>
              <w:t>udó y el Bajo Baudó.</w:t>
            </w:r>
          </w:p>
        </w:tc>
      </w:tr>
    </w:tbl>
    <w:p w14:paraId="436D27FD" w14:textId="77777777" w:rsidR="001524C5" w:rsidRPr="00087642" w:rsidRDefault="001524C5" w:rsidP="001524C5">
      <w:pPr>
        <w:tabs>
          <w:tab w:val="left" w:pos="3600"/>
        </w:tabs>
        <w:rPr>
          <w:rFonts w:ascii="Arial" w:hAnsi="Arial" w:cs="Arial"/>
          <w:b/>
        </w:rPr>
      </w:pPr>
    </w:p>
    <w:p w14:paraId="24A6D1DE" w14:textId="5442BBB3" w:rsidR="001524C5" w:rsidRPr="00087642" w:rsidRDefault="00087642" w:rsidP="001524C5">
      <w:pPr>
        <w:tabs>
          <w:tab w:val="left" w:pos="3600"/>
        </w:tabs>
        <w:rPr>
          <w:rFonts w:ascii="Arial" w:hAnsi="Arial" w:cs="Arial"/>
          <w:b/>
        </w:rPr>
      </w:pPr>
      <w:r w:rsidRPr="00087642">
        <w:rPr>
          <w:rFonts w:ascii="Arial" w:hAnsi="Arial" w:cs="Arial"/>
          <w:highlight w:val="yellow"/>
        </w:rPr>
        <w:t>[SECCIÓN 3]</w:t>
      </w:r>
      <w:r w:rsidR="001524C5" w:rsidRPr="00087642">
        <w:rPr>
          <w:rFonts w:ascii="Arial" w:hAnsi="Arial" w:cs="Arial"/>
          <w:b/>
        </w:rPr>
        <w:t xml:space="preserve">4.1.3 </w:t>
      </w:r>
      <w:ins w:id="772" w:author="TOSHIBA" w:date="2016-03-09T08:33:00Z">
        <w:r w:rsidR="00AD5CED">
          <w:rPr>
            <w:rFonts w:ascii="Arial" w:hAnsi="Arial" w:cs="Arial"/>
            <w:b/>
          </w:rPr>
          <w:t xml:space="preserve">La </w:t>
        </w:r>
      </w:ins>
      <w:del w:id="773" w:author="TOSHIBA" w:date="2016-03-09T08:33:00Z">
        <w:r w:rsidR="001524C5" w:rsidRPr="00087642" w:rsidDel="00AD5CED">
          <w:rPr>
            <w:rFonts w:ascii="Arial" w:hAnsi="Arial" w:cs="Arial"/>
            <w:b/>
          </w:rPr>
          <w:delText>V</w:delText>
        </w:r>
      </w:del>
      <w:ins w:id="774" w:author="TOSHIBA" w:date="2016-03-09T08:33:00Z">
        <w:r w:rsidR="00AD5CED">
          <w:rPr>
            <w:rFonts w:ascii="Arial" w:hAnsi="Arial" w:cs="Arial"/>
            <w:b/>
          </w:rPr>
          <w:t>v</w:t>
        </w:r>
      </w:ins>
      <w:r w:rsidR="001524C5" w:rsidRPr="00087642">
        <w:rPr>
          <w:rFonts w:ascii="Arial" w:hAnsi="Arial" w:cs="Arial"/>
          <w:b/>
        </w:rPr>
        <w:t>ertiente del Orinoco</w:t>
      </w:r>
    </w:p>
    <w:p w14:paraId="73D840DB" w14:textId="1FD7AA50" w:rsidR="001524C5" w:rsidRPr="00087642" w:rsidRDefault="00DC3911" w:rsidP="001524C5">
      <w:pPr>
        <w:shd w:val="clear" w:color="auto" w:fill="FFFFFF"/>
        <w:spacing w:before="100" w:beforeAutospacing="1" w:after="0"/>
        <w:jc w:val="both"/>
        <w:rPr>
          <w:rFonts w:ascii="Arial" w:eastAsia="Times New Roman" w:hAnsi="Arial" w:cs="Arial"/>
          <w:lang w:eastAsia="es-ES_tradnl"/>
        </w:rPr>
      </w:pPr>
      <w:r>
        <w:rPr>
          <w:rFonts w:ascii="Arial" w:eastAsia="Times New Roman" w:hAnsi="Arial" w:cs="Arial"/>
          <w:lang w:eastAsia="es-ES_tradnl"/>
        </w:rPr>
        <w:t>Abarca los Llanos O</w:t>
      </w:r>
      <w:r w:rsidR="001524C5" w:rsidRPr="00087642">
        <w:rPr>
          <w:rFonts w:ascii="Arial" w:eastAsia="Times New Roman" w:hAnsi="Arial" w:cs="Arial"/>
          <w:lang w:eastAsia="es-ES_tradnl"/>
        </w:rPr>
        <w:t>rientales y los ríos vierten sus aguas al río Orinoco. Incluye grandes ríos</w:t>
      </w:r>
      <w:ins w:id="775" w:author="TOSHIBA" w:date="2016-03-08T12:17:00Z">
        <w:r w:rsidR="00D30FD2">
          <w:rPr>
            <w:rFonts w:ascii="Arial" w:eastAsia="Times New Roman" w:hAnsi="Arial" w:cs="Arial"/>
            <w:lang w:eastAsia="es-ES_tradnl"/>
          </w:rPr>
          <w:t>,</w:t>
        </w:r>
      </w:ins>
      <w:r w:rsidR="001524C5" w:rsidRPr="00087642">
        <w:rPr>
          <w:rFonts w:ascii="Arial" w:eastAsia="Times New Roman" w:hAnsi="Arial" w:cs="Arial"/>
          <w:lang w:eastAsia="es-ES_tradnl"/>
        </w:rPr>
        <w:t xml:space="preserve"> como el </w:t>
      </w:r>
      <w:r w:rsidR="001524C5" w:rsidRPr="00087642">
        <w:rPr>
          <w:rFonts w:ascii="Arial" w:eastAsia="Times New Roman" w:hAnsi="Arial" w:cs="Arial"/>
          <w:b/>
          <w:lang w:eastAsia="es-ES_tradnl"/>
        </w:rPr>
        <w:t>Guaviare</w:t>
      </w:r>
      <w:r w:rsidR="001524C5" w:rsidRPr="00087642">
        <w:rPr>
          <w:rFonts w:ascii="Arial" w:eastAsia="Times New Roman" w:hAnsi="Arial" w:cs="Arial"/>
          <w:lang w:eastAsia="es-ES_tradnl"/>
        </w:rPr>
        <w:t xml:space="preserve">, el </w:t>
      </w:r>
      <w:r w:rsidR="001524C5" w:rsidRPr="00087642">
        <w:rPr>
          <w:rFonts w:ascii="Arial" w:eastAsia="Times New Roman" w:hAnsi="Arial" w:cs="Arial"/>
          <w:b/>
          <w:lang w:eastAsia="es-ES_tradnl"/>
        </w:rPr>
        <w:t>Meta</w:t>
      </w:r>
      <w:r w:rsidR="001524C5" w:rsidRPr="00087642">
        <w:rPr>
          <w:rFonts w:ascii="Arial" w:eastAsia="Times New Roman" w:hAnsi="Arial" w:cs="Arial"/>
          <w:lang w:eastAsia="es-ES_tradnl"/>
        </w:rPr>
        <w:t>,</w:t>
      </w:r>
      <w:r>
        <w:rPr>
          <w:rFonts w:ascii="Arial" w:eastAsia="Times New Roman" w:hAnsi="Arial" w:cs="Arial"/>
          <w:lang w:eastAsia="es-ES_tradnl"/>
        </w:rPr>
        <w:t xml:space="preserve"> el</w:t>
      </w:r>
      <w:r w:rsidR="001524C5" w:rsidRPr="00087642">
        <w:rPr>
          <w:rFonts w:ascii="Arial" w:eastAsia="Times New Roman" w:hAnsi="Arial" w:cs="Arial"/>
          <w:lang w:eastAsia="es-ES_tradnl"/>
        </w:rPr>
        <w:t xml:space="preserve"> </w:t>
      </w:r>
      <w:r w:rsidR="001524C5" w:rsidRPr="00087642">
        <w:rPr>
          <w:rFonts w:ascii="Arial" w:eastAsia="Times New Roman" w:hAnsi="Arial" w:cs="Arial"/>
          <w:b/>
          <w:lang w:eastAsia="es-ES_tradnl"/>
        </w:rPr>
        <w:t>Arauca</w:t>
      </w:r>
      <w:ins w:id="776" w:author="TOSHIBA" w:date="2016-03-08T12:17:00Z">
        <w:r w:rsidR="00D30FD2" w:rsidRPr="00D30FD2">
          <w:rPr>
            <w:rFonts w:ascii="Arial" w:eastAsia="Times New Roman" w:hAnsi="Arial" w:cs="Arial"/>
            <w:lang w:eastAsia="es-ES_tradnl"/>
            <w:rPrChange w:id="777" w:author="TOSHIBA" w:date="2016-03-08T12:17:00Z">
              <w:rPr>
                <w:rFonts w:ascii="Arial" w:eastAsia="Times New Roman" w:hAnsi="Arial" w:cs="Arial"/>
                <w:b/>
                <w:lang w:eastAsia="es-ES_tradnl"/>
              </w:rPr>
            </w:rPrChange>
          </w:rPr>
          <w:t>,</w:t>
        </w:r>
      </w:ins>
      <w:r w:rsidR="001524C5" w:rsidRPr="00087642">
        <w:rPr>
          <w:rFonts w:ascii="Arial" w:eastAsia="Times New Roman" w:hAnsi="Arial" w:cs="Arial"/>
          <w:lang w:eastAsia="es-ES_tradnl"/>
        </w:rPr>
        <w:t xml:space="preserve"> y otros más pequeños</w:t>
      </w:r>
      <w:ins w:id="778" w:author="TOSHIBA" w:date="2016-03-08T12:17:00Z">
        <w:r w:rsidR="00D30FD2">
          <w:rPr>
            <w:rFonts w:ascii="Arial" w:eastAsia="Times New Roman" w:hAnsi="Arial" w:cs="Arial"/>
            <w:lang w:eastAsia="es-ES_tradnl"/>
          </w:rPr>
          <w:t>,</w:t>
        </w:r>
      </w:ins>
      <w:r w:rsidR="001524C5" w:rsidRPr="00087642">
        <w:rPr>
          <w:rFonts w:ascii="Arial" w:eastAsia="Times New Roman" w:hAnsi="Arial" w:cs="Arial"/>
          <w:lang w:eastAsia="es-ES_tradnl"/>
        </w:rPr>
        <w:t xml:space="preserve"> como el </w:t>
      </w:r>
      <w:r w:rsidR="001524C5" w:rsidRPr="00087642">
        <w:rPr>
          <w:rFonts w:ascii="Arial" w:eastAsia="Times New Roman" w:hAnsi="Arial" w:cs="Arial"/>
          <w:b/>
          <w:lang w:eastAsia="es-ES_tradnl"/>
        </w:rPr>
        <w:t>Tomo</w:t>
      </w:r>
      <w:r w:rsidR="001524C5" w:rsidRPr="00087642">
        <w:rPr>
          <w:rFonts w:ascii="Arial" w:eastAsia="Times New Roman" w:hAnsi="Arial" w:cs="Arial"/>
          <w:lang w:eastAsia="es-ES_tradnl"/>
        </w:rPr>
        <w:t xml:space="preserve"> y el </w:t>
      </w:r>
      <w:r w:rsidR="001524C5" w:rsidRPr="00087642">
        <w:rPr>
          <w:rFonts w:ascii="Arial" w:eastAsia="Times New Roman" w:hAnsi="Arial" w:cs="Arial"/>
          <w:b/>
          <w:lang w:eastAsia="es-ES_tradnl"/>
        </w:rPr>
        <w:t>Vichada</w:t>
      </w:r>
      <w:r w:rsidR="001524C5" w:rsidRPr="00087642">
        <w:rPr>
          <w:rFonts w:ascii="Arial" w:eastAsia="Times New Roman" w:hAnsi="Arial" w:cs="Arial"/>
          <w:lang w:eastAsia="es-ES_tradnl"/>
        </w:rPr>
        <w:t>. La mayoría de los ríos de esta vertiente nacen en la cordillera Oriental</w:t>
      </w:r>
      <w:ins w:id="779" w:author="TOSHIBA" w:date="2016-03-08T12:18:00Z">
        <w:r w:rsidR="00D30FD2">
          <w:rPr>
            <w:rFonts w:ascii="Arial" w:eastAsia="Times New Roman" w:hAnsi="Arial" w:cs="Arial"/>
            <w:lang w:eastAsia="es-ES_tradnl"/>
          </w:rPr>
          <w:t>,</w:t>
        </w:r>
      </w:ins>
      <w:r w:rsidR="001524C5" w:rsidRPr="00087642">
        <w:rPr>
          <w:rFonts w:ascii="Arial" w:eastAsia="Times New Roman" w:hAnsi="Arial" w:cs="Arial"/>
          <w:lang w:eastAsia="es-ES_tradnl"/>
        </w:rPr>
        <w:t xml:space="preserve"> descienden a la llanura y se explayan formando amplias </w:t>
      </w:r>
      <w:r w:rsidR="001524C5" w:rsidRPr="00087642">
        <w:rPr>
          <w:rFonts w:ascii="Arial" w:eastAsia="Times New Roman" w:hAnsi="Arial" w:cs="Arial"/>
          <w:b/>
          <w:lang w:eastAsia="es-ES_tradnl"/>
        </w:rPr>
        <w:t>zonas de inundación</w:t>
      </w:r>
      <w:r w:rsidR="001524C5" w:rsidRPr="00087642">
        <w:rPr>
          <w:rFonts w:ascii="Arial" w:eastAsia="Times New Roman" w:hAnsi="Arial" w:cs="Arial"/>
          <w:lang w:eastAsia="es-ES_tradnl"/>
        </w:rPr>
        <w:t>.</w:t>
      </w:r>
    </w:p>
    <w:p w14:paraId="5E998342" w14:textId="1F279D11"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Meta</w:t>
      </w:r>
      <w:del w:id="780" w:author="TOSHIBA" w:date="2016-03-08T12:18:00Z">
        <w:r w:rsidRPr="00087642" w:rsidDel="00D30FD2">
          <w:rPr>
            <w:rFonts w:ascii="Arial" w:eastAsia="Times New Roman" w:hAnsi="Arial" w:cs="Arial"/>
            <w:lang w:eastAsia="es-ES_tradnl"/>
          </w:rPr>
          <w:delText>,</w:delText>
        </w:r>
      </w:del>
      <w:r w:rsidRPr="00087642">
        <w:rPr>
          <w:rFonts w:ascii="Arial" w:eastAsia="Times New Roman" w:hAnsi="Arial" w:cs="Arial"/>
          <w:lang w:eastAsia="es-ES_tradnl"/>
        </w:rPr>
        <w:t xml:space="preserve"> es </w:t>
      </w:r>
      <w:ins w:id="781" w:author="TOSHIBA" w:date="2016-03-08T12:19:00Z">
        <w:r w:rsidR="00D30FD2">
          <w:rPr>
            <w:rFonts w:ascii="Arial" w:eastAsia="Times New Roman" w:hAnsi="Arial" w:cs="Arial"/>
            <w:lang w:eastAsia="es-ES_tradnl"/>
          </w:rPr>
          <w:t>la</w:t>
        </w:r>
      </w:ins>
      <w:ins w:id="782" w:author="TOSHIBA" w:date="2016-03-09T08:34:00Z">
        <w:r w:rsidR="00AD5CED">
          <w:rPr>
            <w:rFonts w:ascii="Arial" w:eastAsia="Times New Roman" w:hAnsi="Arial" w:cs="Arial"/>
            <w:lang w:eastAsia="es-ES_tradnl"/>
          </w:rPr>
          <w:t xml:space="preserve"> </w:t>
        </w:r>
      </w:ins>
      <w:del w:id="783" w:author="TOSHIBA" w:date="2016-03-08T12:19:00Z">
        <w:r w:rsidRPr="00087642" w:rsidDel="00D30FD2">
          <w:rPr>
            <w:rFonts w:ascii="Arial" w:eastAsia="Times New Roman" w:hAnsi="Arial" w:cs="Arial"/>
            <w:lang w:eastAsia="es-ES_tradnl"/>
          </w:rPr>
          <w:delText>el</w:delText>
        </w:r>
      </w:del>
      <w:r w:rsidRPr="00087642">
        <w:rPr>
          <w:rFonts w:ascii="Arial" w:eastAsia="Times New Roman" w:hAnsi="Arial" w:cs="Arial"/>
          <w:lang w:eastAsia="es-ES_tradnl"/>
        </w:rPr>
        <w:t xml:space="preserve"> principal de los Llanos Orientales. La mayor parte de este río es navegable</w:t>
      </w:r>
      <w:ins w:id="784" w:author="TOSHIBA" w:date="2016-03-08T12:19:00Z">
        <w:r w:rsidR="00D30FD2">
          <w:rPr>
            <w:rFonts w:ascii="Arial" w:eastAsia="Times New Roman" w:hAnsi="Arial" w:cs="Arial"/>
            <w:lang w:eastAsia="es-ES_tradnl"/>
          </w:rPr>
          <w:t>,</w:t>
        </w:r>
      </w:ins>
      <w:r w:rsidRPr="00087642">
        <w:rPr>
          <w:rFonts w:ascii="Arial" w:eastAsia="Times New Roman" w:hAnsi="Arial" w:cs="Arial"/>
          <w:lang w:eastAsia="es-ES_tradnl"/>
        </w:rPr>
        <w:t xml:space="preserve"> por lo que es de gran utilidad para el comercio de esta extensa región y con Venezuela. Sus principales afluentes son los ríos </w:t>
      </w:r>
      <w:r w:rsidRPr="00087642">
        <w:rPr>
          <w:rFonts w:ascii="Arial" w:eastAsia="Times New Roman" w:hAnsi="Arial" w:cs="Arial"/>
          <w:b/>
          <w:lang w:eastAsia="es-ES_tradnl"/>
        </w:rPr>
        <w:t>Cravo Sur</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Casanare</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Cusiana</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Upía</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Manacacías</w:t>
      </w:r>
      <w:r w:rsidRPr="00087642">
        <w:rPr>
          <w:rFonts w:ascii="Arial" w:eastAsia="Times New Roman" w:hAnsi="Arial" w:cs="Arial"/>
          <w:lang w:eastAsia="es-ES_tradnl"/>
        </w:rPr>
        <w:t>, entre otros.</w:t>
      </w:r>
    </w:p>
    <w:p w14:paraId="4630DECB" w14:textId="463CE5CD"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Guaviare</w:t>
      </w:r>
      <w:r w:rsidRPr="00087642">
        <w:rPr>
          <w:rFonts w:ascii="Arial" w:eastAsia="Times New Roman" w:hAnsi="Arial" w:cs="Arial"/>
          <w:lang w:eastAsia="es-ES_tradnl"/>
        </w:rPr>
        <w:t xml:space="preserve"> </w:t>
      </w:r>
      <w:r w:rsidR="00DC3911">
        <w:rPr>
          <w:rFonts w:ascii="Arial" w:eastAsia="Times New Roman" w:hAnsi="Arial" w:cs="Arial"/>
          <w:lang w:eastAsia="es-ES_tradnl"/>
        </w:rPr>
        <w:t xml:space="preserve">se caracteriza por poseer </w:t>
      </w:r>
      <w:r w:rsidRPr="00087642">
        <w:rPr>
          <w:rFonts w:ascii="Arial" w:eastAsia="Times New Roman" w:hAnsi="Arial" w:cs="Arial"/>
          <w:lang w:eastAsia="es-ES_tradnl"/>
        </w:rPr>
        <w:t>río</w:t>
      </w:r>
      <w:r w:rsidR="00DC3911">
        <w:rPr>
          <w:rFonts w:ascii="Arial" w:eastAsia="Times New Roman" w:hAnsi="Arial" w:cs="Arial"/>
          <w:lang w:eastAsia="es-ES_tradnl"/>
        </w:rPr>
        <w:t>s</w:t>
      </w:r>
      <w:r w:rsidRPr="00087642">
        <w:rPr>
          <w:rFonts w:ascii="Arial" w:eastAsia="Times New Roman" w:hAnsi="Arial" w:cs="Arial"/>
          <w:lang w:eastAsia="es-ES_tradnl"/>
        </w:rPr>
        <w:t xml:space="preserve"> de selva con muchos raudales que dificultan la navegación. Su principal afluente es el río </w:t>
      </w:r>
      <w:r w:rsidRPr="00087642">
        <w:rPr>
          <w:rFonts w:ascii="Arial" w:eastAsia="Times New Roman" w:hAnsi="Arial" w:cs="Arial"/>
          <w:b/>
          <w:lang w:eastAsia="es-ES_tradnl"/>
        </w:rPr>
        <w:t>Inírida</w:t>
      </w:r>
      <w:r w:rsidRPr="00087642">
        <w:rPr>
          <w:rFonts w:ascii="Arial" w:eastAsia="Times New Roman" w:hAnsi="Arial" w:cs="Arial"/>
          <w:lang w:eastAsia="es-ES_tradnl"/>
        </w:rPr>
        <w:t>.</w:t>
      </w:r>
    </w:p>
    <w:p w14:paraId="4DE1213D" w14:textId="77777777" w:rsidR="001524C5" w:rsidRPr="00087642" w:rsidRDefault="001524C5" w:rsidP="001524C5">
      <w:pPr>
        <w:tabs>
          <w:tab w:val="left" w:pos="3600"/>
        </w:tabs>
        <w:rPr>
          <w:rFonts w:ascii="Arial" w:hAnsi="Arial" w:cs="Arial"/>
          <w:b/>
        </w:rPr>
      </w:pPr>
    </w:p>
    <w:p w14:paraId="3A85B7DA" w14:textId="7877BA2D" w:rsidR="001524C5" w:rsidRPr="00087642" w:rsidRDefault="00087642" w:rsidP="001524C5">
      <w:pPr>
        <w:tabs>
          <w:tab w:val="left" w:pos="3600"/>
        </w:tabs>
        <w:rPr>
          <w:rFonts w:ascii="Arial" w:hAnsi="Arial" w:cs="Arial"/>
          <w:b/>
        </w:rPr>
      </w:pPr>
      <w:r w:rsidRPr="00087642">
        <w:rPr>
          <w:rFonts w:ascii="Arial" w:hAnsi="Arial" w:cs="Arial"/>
          <w:highlight w:val="yellow"/>
        </w:rPr>
        <w:t>[SECCIÓN 3]</w:t>
      </w:r>
      <w:r w:rsidR="001524C5" w:rsidRPr="00087642">
        <w:rPr>
          <w:rFonts w:ascii="Arial" w:hAnsi="Arial" w:cs="Arial"/>
          <w:b/>
        </w:rPr>
        <w:t xml:space="preserve">4.1.4 </w:t>
      </w:r>
      <w:ins w:id="785" w:author="TOSHIBA" w:date="2016-03-09T08:34:00Z">
        <w:r w:rsidR="00AD5CED">
          <w:rPr>
            <w:rFonts w:ascii="Arial" w:hAnsi="Arial" w:cs="Arial"/>
            <w:b/>
          </w:rPr>
          <w:t xml:space="preserve">La </w:t>
        </w:r>
      </w:ins>
      <w:del w:id="786" w:author="TOSHIBA" w:date="2016-03-09T08:34:00Z">
        <w:r w:rsidR="001524C5" w:rsidRPr="00087642" w:rsidDel="00AD5CED">
          <w:rPr>
            <w:rFonts w:ascii="Arial" w:hAnsi="Arial" w:cs="Arial"/>
            <w:b/>
          </w:rPr>
          <w:delText>V</w:delText>
        </w:r>
      </w:del>
      <w:ins w:id="787" w:author="TOSHIBA" w:date="2016-03-09T08:34:00Z">
        <w:r w:rsidR="00AD5CED">
          <w:rPr>
            <w:rFonts w:ascii="Arial" w:hAnsi="Arial" w:cs="Arial"/>
            <w:b/>
          </w:rPr>
          <w:t>v</w:t>
        </w:r>
      </w:ins>
      <w:r w:rsidR="001524C5" w:rsidRPr="00087642">
        <w:rPr>
          <w:rFonts w:ascii="Arial" w:hAnsi="Arial" w:cs="Arial"/>
          <w:b/>
        </w:rPr>
        <w:t>ertiente del Catatumbo</w:t>
      </w:r>
    </w:p>
    <w:p w14:paraId="33C08500" w14:textId="27535069"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Es la más pequeña de las vertiente</w:t>
      </w:r>
      <w:r w:rsidR="00475D8D">
        <w:rPr>
          <w:rFonts w:ascii="Arial" w:eastAsia="Times New Roman" w:hAnsi="Arial" w:cs="Arial"/>
          <w:lang w:eastAsia="es-ES_tradnl"/>
        </w:rPr>
        <w:t>s</w:t>
      </w:r>
      <w:r w:rsidRPr="00087642">
        <w:rPr>
          <w:rFonts w:ascii="Arial" w:eastAsia="Times New Roman" w:hAnsi="Arial" w:cs="Arial"/>
          <w:lang w:eastAsia="es-ES_tradnl"/>
        </w:rPr>
        <w:t xml:space="preserve">, la atraviesan ríos de poca longitud que drenan al </w:t>
      </w:r>
      <w:r w:rsidR="00475D8D">
        <w:rPr>
          <w:rFonts w:ascii="Arial" w:eastAsia="Times New Roman" w:hAnsi="Arial" w:cs="Arial"/>
          <w:b/>
          <w:lang w:eastAsia="es-ES_tradnl"/>
        </w:rPr>
        <w:t>l</w:t>
      </w:r>
      <w:r w:rsidRPr="00087642">
        <w:rPr>
          <w:rFonts w:ascii="Arial" w:eastAsia="Times New Roman" w:hAnsi="Arial" w:cs="Arial"/>
          <w:b/>
          <w:lang w:eastAsia="es-ES_tradnl"/>
        </w:rPr>
        <w:t>ago Maracaibo</w:t>
      </w:r>
      <w:r w:rsidRPr="00087642">
        <w:rPr>
          <w:rFonts w:ascii="Arial" w:eastAsia="Times New Roman" w:hAnsi="Arial" w:cs="Arial"/>
          <w:lang w:eastAsia="es-ES_tradnl"/>
        </w:rPr>
        <w:t xml:space="preserve"> en Venezuela. Los ríos recorren </w:t>
      </w:r>
      <w:del w:id="788" w:author="TOSHIBA" w:date="2016-03-09T08:37:00Z">
        <w:r w:rsidRPr="00087642" w:rsidDel="00AD5CED">
          <w:rPr>
            <w:rFonts w:ascii="Arial" w:eastAsia="Times New Roman" w:hAnsi="Arial" w:cs="Arial"/>
            <w:lang w:eastAsia="es-ES_tradnl"/>
          </w:rPr>
          <w:delText xml:space="preserve">a Colombia </w:delText>
        </w:r>
      </w:del>
      <w:r w:rsidRPr="00087642">
        <w:rPr>
          <w:rFonts w:ascii="Arial" w:eastAsia="Times New Roman" w:hAnsi="Arial" w:cs="Arial"/>
          <w:lang w:eastAsia="es-ES_tradnl"/>
        </w:rPr>
        <w:t>en un corto trecho</w:t>
      </w:r>
      <w:ins w:id="789" w:author="TOSHIBA" w:date="2016-03-09T08:37:00Z">
        <w:r w:rsidR="00AD5CED">
          <w:rPr>
            <w:rFonts w:ascii="Arial" w:eastAsia="Times New Roman" w:hAnsi="Arial" w:cs="Arial"/>
            <w:lang w:eastAsia="es-ES_tradnl"/>
          </w:rPr>
          <w:t xml:space="preserve"> a Colombia</w:t>
        </w:r>
      </w:ins>
      <w:r w:rsidRPr="00087642">
        <w:rPr>
          <w:rFonts w:ascii="Arial" w:eastAsia="Times New Roman" w:hAnsi="Arial" w:cs="Arial"/>
          <w:lang w:eastAsia="es-ES_tradnl"/>
        </w:rPr>
        <w:t xml:space="preserve">, siendo </w:t>
      </w:r>
      <w:ins w:id="790" w:author="TOSHIBA" w:date="2016-03-09T08:39:00Z">
        <w:r w:rsidR="00AD5CED">
          <w:rPr>
            <w:rFonts w:ascii="Arial" w:eastAsia="Times New Roman" w:hAnsi="Arial" w:cs="Arial"/>
            <w:lang w:eastAsia="es-ES_tradnl"/>
          </w:rPr>
          <w:t xml:space="preserve">el </w:t>
        </w:r>
      </w:ins>
      <w:del w:id="791" w:author="TOSHIBA" w:date="2016-03-09T08:39:00Z">
        <w:r w:rsidRPr="00087642" w:rsidDel="00AD5CED">
          <w:rPr>
            <w:rFonts w:ascii="Arial" w:eastAsia="Times New Roman" w:hAnsi="Arial" w:cs="Arial"/>
            <w:lang w:eastAsia="es-ES_tradnl"/>
          </w:rPr>
          <w:delText xml:space="preserve">los </w:delText>
        </w:r>
      </w:del>
      <w:r w:rsidRPr="00087642">
        <w:rPr>
          <w:rFonts w:ascii="Arial" w:eastAsia="Times New Roman" w:hAnsi="Arial" w:cs="Arial"/>
          <w:lang w:eastAsia="es-ES_tradnl"/>
        </w:rPr>
        <w:t>más importante</w:t>
      </w:r>
      <w:del w:id="792" w:author="TOSHIBA" w:date="2016-03-09T08:40:00Z">
        <w:r w:rsidRPr="00087642" w:rsidDel="00AD5CED">
          <w:rPr>
            <w:rFonts w:ascii="Arial" w:eastAsia="Times New Roman" w:hAnsi="Arial" w:cs="Arial"/>
            <w:lang w:eastAsia="es-ES_tradnl"/>
          </w:rPr>
          <w:delText>s</w:delText>
        </w:r>
      </w:del>
      <w:r w:rsidRPr="00087642">
        <w:rPr>
          <w:rFonts w:ascii="Arial" w:eastAsia="Times New Roman" w:hAnsi="Arial" w:cs="Arial"/>
          <w:lang w:eastAsia="es-ES_tradnl"/>
        </w:rPr>
        <w:t xml:space="preserve"> el </w:t>
      </w:r>
      <w:r w:rsidRPr="00087642">
        <w:rPr>
          <w:rFonts w:ascii="Arial" w:eastAsia="Times New Roman" w:hAnsi="Arial" w:cs="Arial"/>
          <w:b/>
          <w:lang w:eastAsia="es-ES_tradnl"/>
        </w:rPr>
        <w:t>Catatumbo</w:t>
      </w:r>
      <w:r w:rsidR="00DC3911">
        <w:rPr>
          <w:rFonts w:ascii="Arial" w:eastAsia="Times New Roman" w:hAnsi="Arial" w:cs="Arial"/>
          <w:lang w:eastAsia="es-ES_tradnl"/>
        </w:rPr>
        <w:t>. Esta es una</w:t>
      </w:r>
      <w:r w:rsidRPr="00087642">
        <w:rPr>
          <w:rFonts w:ascii="Arial" w:eastAsia="Times New Roman" w:hAnsi="Arial" w:cs="Arial"/>
          <w:lang w:eastAsia="es-ES_tradnl"/>
        </w:rPr>
        <w:t xml:space="preserve"> cuenca selvática con gran riqueza en fauna y flora,</w:t>
      </w:r>
      <w:r w:rsidR="00DC3911">
        <w:rPr>
          <w:rFonts w:ascii="Arial" w:eastAsia="Times New Roman" w:hAnsi="Arial" w:cs="Arial"/>
          <w:lang w:eastAsia="es-ES_tradnl"/>
        </w:rPr>
        <w:t xml:space="preserve"> y sus principales afluentes son los ríos</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Zulia</w:t>
      </w:r>
      <w:r w:rsidRPr="00087642">
        <w:rPr>
          <w:rFonts w:ascii="Arial" w:eastAsia="Times New Roman" w:hAnsi="Arial" w:cs="Arial"/>
          <w:lang w:eastAsia="es-ES_tradnl"/>
        </w:rPr>
        <w:t xml:space="preserve"> y </w:t>
      </w:r>
      <w:r w:rsidRPr="00087642">
        <w:rPr>
          <w:rFonts w:ascii="Arial" w:eastAsia="Times New Roman" w:hAnsi="Arial" w:cs="Arial"/>
          <w:b/>
          <w:lang w:eastAsia="es-ES_tradnl"/>
        </w:rPr>
        <w:t>Sardinata</w:t>
      </w:r>
      <w:r w:rsidRPr="00087642">
        <w:rPr>
          <w:rFonts w:ascii="Arial" w:eastAsia="Times New Roman" w:hAnsi="Arial" w:cs="Arial"/>
          <w:lang w:eastAsia="es-ES_tradnl"/>
        </w:rPr>
        <w:t>.</w:t>
      </w:r>
    </w:p>
    <w:p w14:paraId="5B421690" w14:textId="77777777" w:rsidR="001524C5" w:rsidRPr="00087642" w:rsidRDefault="001524C5" w:rsidP="001524C5">
      <w:pPr>
        <w:tabs>
          <w:tab w:val="left" w:pos="3600"/>
        </w:tabs>
        <w:rPr>
          <w:rFonts w:ascii="Arial" w:hAnsi="Arial" w:cs="Arial"/>
          <w:b/>
        </w:rPr>
      </w:pPr>
    </w:p>
    <w:p w14:paraId="348EC148" w14:textId="346BBEEC" w:rsidR="001524C5" w:rsidRPr="00087642" w:rsidRDefault="007C6F45" w:rsidP="001524C5">
      <w:pPr>
        <w:tabs>
          <w:tab w:val="left" w:pos="3600"/>
        </w:tabs>
        <w:rPr>
          <w:rFonts w:ascii="Arial" w:hAnsi="Arial" w:cs="Arial"/>
          <w:b/>
        </w:rPr>
      </w:pPr>
      <w:r w:rsidRPr="00087642">
        <w:rPr>
          <w:rFonts w:ascii="Arial" w:hAnsi="Arial" w:cs="Arial"/>
          <w:highlight w:val="yellow"/>
        </w:rPr>
        <w:t>[SECCIÓN 3]</w:t>
      </w:r>
      <w:r w:rsidR="001524C5" w:rsidRPr="00087642">
        <w:rPr>
          <w:rFonts w:ascii="Arial" w:hAnsi="Arial" w:cs="Arial"/>
          <w:b/>
        </w:rPr>
        <w:t xml:space="preserve">4.1.5 </w:t>
      </w:r>
      <w:ins w:id="793" w:author="TOSHIBA" w:date="2016-03-09T08:37:00Z">
        <w:r w:rsidR="00AD5CED">
          <w:rPr>
            <w:rFonts w:ascii="Arial" w:hAnsi="Arial" w:cs="Arial"/>
            <w:b/>
          </w:rPr>
          <w:t xml:space="preserve">La </w:t>
        </w:r>
      </w:ins>
      <w:del w:id="794" w:author="TOSHIBA" w:date="2016-03-09T08:38:00Z">
        <w:r w:rsidR="001524C5" w:rsidRPr="00087642" w:rsidDel="00AD5CED">
          <w:rPr>
            <w:rFonts w:ascii="Arial" w:hAnsi="Arial" w:cs="Arial"/>
            <w:b/>
          </w:rPr>
          <w:delText>V</w:delText>
        </w:r>
      </w:del>
      <w:ins w:id="795" w:author="TOSHIBA" w:date="2016-03-09T08:38:00Z">
        <w:r w:rsidR="00AD5CED">
          <w:rPr>
            <w:rFonts w:ascii="Arial" w:hAnsi="Arial" w:cs="Arial"/>
            <w:b/>
          </w:rPr>
          <w:t>v</w:t>
        </w:r>
      </w:ins>
      <w:r w:rsidR="001524C5" w:rsidRPr="00087642">
        <w:rPr>
          <w:rFonts w:ascii="Arial" w:hAnsi="Arial" w:cs="Arial"/>
          <w:b/>
        </w:rPr>
        <w:t>ertiente del Amazonas</w:t>
      </w:r>
    </w:p>
    <w:p w14:paraId="3B112837" w14:textId="4499ECD0"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Es la mayor vertiente del mundo y a Colombia le corresponde cerca de 332</w:t>
      </w:r>
      <w:r w:rsidR="00475D8D">
        <w:rPr>
          <w:rFonts w:ascii="Arial" w:eastAsia="Times New Roman" w:hAnsi="Arial" w:cs="Arial"/>
          <w:lang w:eastAsia="es-ES_tradnl"/>
        </w:rPr>
        <w:t xml:space="preserve"> </w:t>
      </w:r>
      <w:r w:rsidRPr="00087642">
        <w:rPr>
          <w:rFonts w:ascii="Arial" w:eastAsia="Times New Roman" w:hAnsi="Arial" w:cs="Arial"/>
          <w:lang w:eastAsia="es-ES_tradnl"/>
        </w:rPr>
        <w:t>000 km</w:t>
      </w:r>
      <w:r w:rsidRPr="00087642">
        <w:rPr>
          <w:rFonts w:ascii="Arial" w:eastAsia="Times New Roman" w:hAnsi="Arial" w:cs="Arial"/>
          <w:vertAlign w:val="superscript"/>
          <w:lang w:eastAsia="es-ES_tradnl"/>
        </w:rPr>
        <w:t>2</w:t>
      </w:r>
      <w:r w:rsidRPr="00087642">
        <w:rPr>
          <w:rFonts w:ascii="Arial" w:eastAsia="Times New Roman" w:hAnsi="Arial" w:cs="Arial"/>
          <w:lang w:eastAsia="es-ES_tradnl"/>
        </w:rPr>
        <w:t>,</w:t>
      </w:r>
      <w:ins w:id="796" w:author="TOSHIBA" w:date="2016-03-09T08:41:00Z">
        <w:r w:rsidR="00AD5CED">
          <w:rPr>
            <w:rFonts w:ascii="Arial" w:eastAsia="Times New Roman" w:hAnsi="Arial" w:cs="Arial"/>
            <w:lang w:eastAsia="es-ES_tradnl"/>
          </w:rPr>
          <w:t xml:space="preserve"> y en ella</w:t>
        </w:r>
      </w:ins>
      <w:ins w:id="797" w:author="TOSHIBA" w:date="2016-03-08T12:28:00Z">
        <w:r w:rsidR="003B1B05">
          <w:rPr>
            <w:rFonts w:ascii="Arial" w:eastAsia="Times New Roman" w:hAnsi="Arial" w:cs="Arial"/>
            <w:lang w:eastAsia="es-ES_tradnl"/>
          </w:rPr>
          <w:t xml:space="preserve"> están</w:t>
        </w:r>
      </w:ins>
      <w:del w:id="798" w:author="TOSHIBA" w:date="2016-03-08T12:28:00Z">
        <w:r w:rsidRPr="00087642" w:rsidDel="003B1B05">
          <w:rPr>
            <w:rFonts w:ascii="Arial" w:eastAsia="Times New Roman" w:hAnsi="Arial" w:cs="Arial"/>
            <w:lang w:eastAsia="es-ES_tradnl"/>
          </w:rPr>
          <w:delText xml:space="preserve"> comprendiendo</w:delText>
        </w:r>
      </w:del>
      <w:r w:rsidRPr="00087642">
        <w:rPr>
          <w:rFonts w:ascii="Arial" w:eastAsia="Times New Roman" w:hAnsi="Arial" w:cs="Arial"/>
          <w:lang w:eastAsia="es-ES_tradnl"/>
        </w:rPr>
        <w:t xml:space="preserve"> los ríos más largos del país. Los ríos de esta vertiente tienen un caudal considerable</w:t>
      </w:r>
      <w:r w:rsidR="00475D8D">
        <w:rPr>
          <w:rFonts w:ascii="Arial" w:eastAsia="Times New Roman" w:hAnsi="Arial" w:cs="Arial"/>
          <w:lang w:eastAsia="es-ES_tradnl"/>
        </w:rPr>
        <w:t>,</w:t>
      </w:r>
      <w:r w:rsidRPr="00087642">
        <w:rPr>
          <w:rFonts w:ascii="Arial" w:eastAsia="Times New Roman" w:hAnsi="Arial" w:cs="Arial"/>
          <w:lang w:eastAsia="es-ES_tradnl"/>
        </w:rPr>
        <w:t xml:space="preserve"> pero su navegación se dificulta </w:t>
      </w:r>
      <w:r w:rsidR="00475D8D">
        <w:rPr>
          <w:rFonts w:ascii="Arial" w:eastAsia="Times New Roman" w:hAnsi="Arial" w:cs="Arial"/>
          <w:lang w:eastAsia="es-ES_tradnl"/>
        </w:rPr>
        <w:t>por</w:t>
      </w:r>
      <w:r w:rsidRPr="00087642">
        <w:rPr>
          <w:rFonts w:ascii="Arial" w:eastAsia="Times New Roman" w:hAnsi="Arial" w:cs="Arial"/>
          <w:lang w:eastAsia="es-ES_tradnl"/>
        </w:rPr>
        <w:t xml:space="preserve">que el suelo presenta desniveles </w:t>
      </w:r>
      <w:r w:rsidR="00475D8D">
        <w:rPr>
          <w:rFonts w:ascii="Arial" w:eastAsia="Times New Roman" w:hAnsi="Arial" w:cs="Arial"/>
          <w:lang w:eastAsia="es-ES_tradnl"/>
        </w:rPr>
        <w:t xml:space="preserve">que </w:t>
      </w:r>
      <w:r w:rsidRPr="00087642">
        <w:rPr>
          <w:rFonts w:ascii="Arial" w:eastAsia="Times New Roman" w:hAnsi="Arial" w:cs="Arial"/>
          <w:lang w:eastAsia="es-ES_tradnl"/>
        </w:rPr>
        <w:t>forman</w:t>
      </w:r>
      <w:del w:id="799" w:author="TOSHIBA" w:date="2016-03-08T12:34:00Z">
        <w:r w:rsidRPr="00087642" w:rsidDel="003B1B05">
          <w:rPr>
            <w:rFonts w:ascii="Arial" w:eastAsia="Times New Roman" w:hAnsi="Arial" w:cs="Arial"/>
            <w:lang w:eastAsia="es-ES_tradnl"/>
          </w:rPr>
          <w:delText>do</w:delText>
        </w:r>
      </w:del>
      <w:r w:rsidRPr="00087642">
        <w:rPr>
          <w:rFonts w:ascii="Arial" w:eastAsia="Times New Roman" w:hAnsi="Arial" w:cs="Arial"/>
          <w:lang w:eastAsia="es-ES_tradnl"/>
        </w:rPr>
        <w:t xml:space="preserve"> </w:t>
      </w:r>
      <w:r w:rsidRPr="00087642">
        <w:rPr>
          <w:rFonts w:ascii="Arial" w:eastAsia="Times New Roman" w:hAnsi="Arial" w:cs="Arial"/>
          <w:b/>
          <w:lang w:eastAsia="es-ES_tradnl"/>
        </w:rPr>
        <w:t>raudales</w:t>
      </w:r>
      <w:r w:rsidRPr="00087642">
        <w:rPr>
          <w:rFonts w:ascii="Arial" w:eastAsia="Times New Roman" w:hAnsi="Arial" w:cs="Arial"/>
          <w:lang w:eastAsia="es-ES_tradnl"/>
        </w:rPr>
        <w:t xml:space="preserve"> o </w:t>
      </w:r>
      <w:r w:rsidRPr="00087642">
        <w:rPr>
          <w:rFonts w:ascii="Arial" w:eastAsia="Times New Roman" w:hAnsi="Arial" w:cs="Arial"/>
          <w:b/>
          <w:lang w:eastAsia="es-ES_tradnl"/>
        </w:rPr>
        <w:t>rápidos</w:t>
      </w:r>
      <w:r w:rsidRPr="00087642">
        <w:rPr>
          <w:rFonts w:ascii="Arial" w:eastAsia="Times New Roman" w:hAnsi="Arial" w:cs="Arial"/>
          <w:lang w:eastAsia="es-ES_tradnl"/>
        </w:rPr>
        <w:t>.</w:t>
      </w:r>
    </w:p>
    <w:p w14:paraId="63A8DE95" w14:textId="2DECE05B"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Los ríos bañan la región selvática de la Amazon</w:t>
      </w:r>
      <w:r w:rsidR="00475D8D">
        <w:rPr>
          <w:rFonts w:ascii="Arial" w:eastAsia="Times New Roman" w:hAnsi="Arial" w:cs="Arial"/>
          <w:lang w:eastAsia="es-ES_tradnl"/>
        </w:rPr>
        <w:t>i</w:t>
      </w:r>
      <w:r w:rsidRPr="00087642">
        <w:rPr>
          <w:rFonts w:ascii="Arial" w:eastAsia="Times New Roman" w:hAnsi="Arial" w:cs="Arial"/>
          <w:lang w:eastAsia="es-ES_tradnl"/>
        </w:rPr>
        <w:t xml:space="preserve">a colombiana, reciben aportes de diferentes caños que forman ciénagas y pantanos a lo largo de todo su curso. Los principales ríos son </w:t>
      </w:r>
      <w:del w:id="800" w:author="TOSHIBA" w:date="2016-03-09T08:42:00Z">
        <w:r w:rsidRPr="00087642" w:rsidDel="003A73CF">
          <w:rPr>
            <w:rFonts w:ascii="Arial" w:eastAsia="Times New Roman" w:hAnsi="Arial" w:cs="Arial"/>
            <w:lang w:eastAsia="es-ES_tradnl"/>
          </w:rPr>
          <w:delText xml:space="preserve">el </w:delText>
        </w:r>
      </w:del>
      <w:r w:rsidRPr="00087642">
        <w:rPr>
          <w:rFonts w:ascii="Arial" w:eastAsia="Times New Roman" w:hAnsi="Arial" w:cs="Arial"/>
          <w:b/>
          <w:lang w:eastAsia="es-ES_tradnl"/>
        </w:rPr>
        <w:t>Putumayo</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Caquetá</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Vaupés</w:t>
      </w:r>
      <w:r w:rsidR="00DC3911">
        <w:rPr>
          <w:rFonts w:ascii="Arial" w:eastAsia="Times New Roman" w:hAnsi="Arial" w:cs="Arial"/>
          <w:lang w:eastAsia="es-ES_tradnl"/>
        </w:rPr>
        <w:t xml:space="preserve"> y</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Guainía</w:t>
      </w:r>
      <w:r w:rsidRPr="00087642">
        <w:rPr>
          <w:rFonts w:ascii="Arial" w:eastAsia="Times New Roman" w:hAnsi="Arial" w:cs="Arial"/>
          <w:lang w:eastAsia="es-ES_tradnl"/>
        </w:rPr>
        <w:t>.</w:t>
      </w:r>
    </w:p>
    <w:p w14:paraId="5EBFBB11" w14:textId="25FD7A25"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Vaupés</w:t>
      </w:r>
      <w:del w:id="801" w:author="TOSHIBA" w:date="2016-03-08T14:58:00Z">
        <w:r w:rsidRPr="00087642" w:rsidDel="009835E1">
          <w:rPr>
            <w:rFonts w:ascii="Arial" w:eastAsia="Times New Roman" w:hAnsi="Arial" w:cs="Arial"/>
            <w:lang w:eastAsia="es-ES_tradnl"/>
          </w:rPr>
          <w:delText>,</w:delText>
        </w:r>
      </w:del>
      <w:r w:rsidRPr="00087642">
        <w:rPr>
          <w:rFonts w:ascii="Arial" w:eastAsia="Times New Roman" w:hAnsi="Arial" w:cs="Arial"/>
          <w:lang w:eastAsia="es-ES_tradnl"/>
        </w:rPr>
        <w:t xml:space="preserve"> nace de la confluencia de los ríos </w:t>
      </w:r>
      <w:r w:rsidRPr="00087642">
        <w:rPr>
          <w:rFonts w:ascii="Arial" w:eastAsia="Times New Roman" w:hAnsi="Arial" w:cs="Arial"/>
          <w:b/>
          <w:lang w:eastAsia="es-ES_tradnl"/>
        </w:rPr>
        <w:t>Itilla</w:t>
      </w:r>
      <w:r w:rsidRPr="00087642">
        <w:rPr>
          <w:rFonts w:ascii="Arial" w:eastAsia="Times New Roman" w:hAnsi="Arial" w:cs="Arial"/>
          <w:lang w:eastAsia="es-ES_tradnl"/>
        </w:rPr>
        <w:t xml:space="preserve"> y </w:t>
      </w:r>
      <w:r w:rsidRPr="00087642">
        <w:rPr>
          <w:rFonts w:ascii="Arial" w:eastAsia="Times New Roman" w:hAnsi="Arial" w:cs="Arial"/>
          <w:b/>
          <w:lang w:eastAsia="es-ES_tradnl"/>
        </w:rPr>
        <w:t>Unilla</w:t>
      </w:r>
      <w:ins w:id="802" w:author="TOSHIBA" w:date="2016-03-09T08:44:00Z">
        <w:r w:rsidR="003A73CF">
          <w:rPr>
            <w:rFonts w:ascii="Arial" w:eastAsia="Times New Roman" w:hAnsi="Arial" w:cs="Arial"/>
            <w:b/>
            <w:lang w:eastAsia="es-ES_tradnl"/>
          </w:rPr>
          <w:t>,</w:t>
        </w:r>
      </w:ins>
      <w:r w:rsidR="00382215">
        <w:rPr>
          <w:rFonts w:ascii="Arial" w:eastAsia="Times New Roman" w:hAnsi="Arial" w:cs="Arial"/>
          <w:b/>
          <w:lang w:eastAsia="es-ES_tradnl"/>
        </w:rPr>
        <w:t xml:space="preserve"> </w:t>
      </w:r>
      <w:ins w:id="803" w:author="TOSHIBA" w:date="2016-03-09T08:47:00Z">
        <w:r w:rsidR="003A73CF">
          <w:rPr>
            <w:rFonts w:ascii="Arial" w:eastAsia="Times New Roman" w:hAnsi="Arial" w:cs="Arial"/>
            <w:b/>
            <w:lang w:eastAsia="es-ES_tradnl"/>
          </w:rPr>
          <w:t xml:space="preserve">y </w:t>
        </w:r>
      </w:ins>
      <w:r w:rsidRPr="00087642">
        <w:rPr>
          <w:rFonts w:ascii="Arial" w:eastAsia="Times New Roman" w:hAnsi="Arial" w:cs="Arial"/>
          <w:lang w:eastAsia="es-ES_tradnl"/>
        </w:rPr>
        <w:t>se caracteriza por su gr</w:t>
      </w:r>
      <w:r w:rsidR="00DC3911">
        <w:rPr>
          <w:rFonts w:ascii="Arial" w:eastAsia="Times New Roman" w:hAnsi="Arial" w:cs="Arial"/>
          <w:lang w:eastAsia="es-ES_tradnl"/>
        </w:rPr>
        <w:t>an caudal. En una longitud de 1</w:t>
      </w:r>
      <w:r w:rsidRPr="00087642">
        <w:rPr>
          <w:rFonts w:ascii="Arial" w:eastAsia="Times New Roman" w:hAnsi="Arial" w:cs="Arial"/>
          <w:lang w:eastAsia="es-ES_tradnl"/>
        </w:rPr>
        <w:t xml:space="preserve">000 km recibe los afluentes de los ríos </w:t>
      </w:r>
      <w:r w:rsidRPr="00087642">
        <w:rPr>
          <w:rFonts w:ascii="Arial" w:eastAsia="Times New Roman" w:hAnsi="Arial" w:cs="Arial"/>
          <w:b/>
          <w:lang w:eastAsia="es-ES_tradnl"/>
        </w:rPr>
        <w:t>Tuy</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Cuduyarí</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Papurí</w:t>
      </w:r>
      <w:del w:id="804" w:author="Cuenta Microsoft" w:date="2016-03-14T12:31:00Z">
        <w:r w:rsidRPr="00087642" w:rsidDel="001C09A0">
          <w:rPr>
            <w:rFonts w:ascii="Arial" w:eastAsia="Times New Roman" w:hAnsi="Arial" w:cs="Arial"/>
            <w:lang w:eastAsia="es-ES_tradnl"/>
          </w:rPr>
          <w:delText xml:space="preserve">, </w:delText>
        </w:r>
        <w:commentRangeStart w:id="805"/>
        <w:r w:rsidRPr="00087642" w:rsidDel="001C09A0">
          <w:rPr>
            <w:rFonts w:ascii="Arial" w:eastAsia="Times New Roman" w:hAnsi="Arial" w:cs="Arial"/>
            <w:b/>
            <w:lang w:eastAsia="es-ES_tradnl"/>
          </w:rPr>
          <w:delText>Cubigí</w:delText>
        </w:r>
        <w:r w:rsidRPr="00087642" w:rsidDel="001C09A0">
          <w:rPr>
            <w:rFonts w:ascii="Arial" w:eastAsia="Times New Roman" w:hAnsi="Arial" w:cs="Arial"/>
            <w:lang w:eastAsia="es-ES_tradnl"/>
          </w:rPr>
          <w:delText>,</w:delText>
        </w:r>
      </w:del>
      <w:commentRangeEnd w:id="805"/>
      <w:r w:rsidR="008419F8">
        <w:rPr>
          <w:rStyle w:val="Refdecomentario"/>
        </w:rPr>
        <w:commentReference w:id="805"/>
      </w:r>
      <w:ins w:id="806" w:author="Cuenta Microsoft" w:date="2016-03-14T12:31:00Z">
        <w:r w:rsidR="001C09A0">
          <w:rPr>
            <w:rFonts w:ascii="Arial" w:eastAsia="Times New Roman" w:hAnsi="Arial" w:cs="Arial"/>
            <w:lang w:eastAsia="es-ES_tradnl"/>
          </w:rPr>
          <w:t xml:space="preserve"> y </w:t>
        </w:r>
      </w:ins>
      <w:del w:id="807" w:author="Cuenta Microsoft" w:date="2016-03-14T12:31:00Z">
        <w:r w:rsidRPr="00087642" w:rsidDel="001C09A0">
          <w:rPr>
            <w:rFonts w:ascii="Arial" w:eastAsia="Times New Roman" w:hAnsi="Arial" w:cs="Arial"/>
            <w:lang w:eastAsia="es-ES_tradnl"/>
          </w:rPr>
          <w:delText xml:space="preserve"> </w:delText>
        </w:r>
      </w:del>
      <w:r w:rsidRPr="00087642">
        <w:rPr>
          <w:rFonts w:ascii="Arial" w:eastAsia="Times New Roman" w:hAnsi="Arial" w:cs="Arial"/>
          <w:b/>
          <w:lang w:eastAsia="es-ES_tradnl"/>
        </w:rPr>
        <w:t>Queratí</w:t>
      </w:r>
      <w:r w:rsidRPr="00087642">
        <w:rPr>
          <w:rFonts w:ascii="Arial" w:eastAsia="Times New Roman" w:hAnsi="Arial" w:cs="Arial"/>
          <w:lang w:eastAsia="es-ES_tradnl"/>
        </w:rPr>
        <w:t>.</w:t>
      </w:r>
    </w:p>
    <w:p w14:paraId="7E36AA94" w14:textId="5FE9D009"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Putumayo</w:t>
      </w:r>
      <w:del w:id="808" w:author="TOSHIBA" w:date="2016-03-08T14:58:00Z">
        <w:r w:rsidRPr="00087642" w:rsidDel="00805E1E">
          <w:rPr>
            <w:rFonts w:ascii="Arial" w:eastAsia="Times New Roman" w:hAnsi="Arial" w:cs="Arial"/>
            <w:lang w:eastAsia="es-ES_tradnl"/>
          </w:rPr>
          <w:delText>,</w:delText>
        </w:r>
      </w:del>
      <w:r w:rsidRPr="00087642">
        <w:rPr>
          <w:rFonts w:ascii="Arial" w:eastAsia="Times New Roman" w:hAnsi="Arial" w:cs="Arial"/>
          <w:lang w:eastAsia="es-ES_tradnl"/>
        </w:rPr>
        <w:t xml:space="preserve"> nace en el </w:t>
      </w:r>
      <w:del w:id="809" w:author="TOSHIBA" w:date="2016-03-08T12:39:00Z">
        <w:r w:rsidRPr="00087642" w:rsidDel="00A706D9">
          <w:rPr>
            <w:rFonts w:ascii="Arial" w:eastAsia="Times New Roman" w:hAnsi="Arial" w:cs="Arial"/>
            <w:b/>
            <w:lang w:eastAsia="es-ES_tradnl"/>
          </w:rPr>
          <w:delText>N</w:delText>
        </w:r>
      </w:del>
      <w:r w:rsidR="00475D8D">
        <w:rPr>
          <w:rFonts w:ascii="Arial" w:eastAsia="Times New Roman" w:hAnsi="Arial" w:cs="Arial"/>
          <w:b/>
          <w:lang w:eastAsia="es-ES_tradnl"/>
        </w:rPr>
        <w:t>n</w:t>
      </w:r>
      <w:r w:rsidRPr="00087642">
        <w:rPr>
          <w:rFonts w:ascii="Arial" w:eastAsia="Times New Roman" w:hAnsi="Arial" w:cs="Arial"/>
          <w:b/>
          <w:lang w:eastAsia="es-ES_tradnl"/>
        </w:rPr>
        <w:t>udo de los Pastos</w:t>
      </w:r>
      <w:r w:rsidRPr="00087642">
        <w:rPr>
          <w:rFonts w:ascii="Arial" w:eastAsia="Times New Roman" w:hAnsi="Arial" w:cs="Arial"/>
          <w:lang w:eastAsia="es-ES_tradnl"/>
        </w:rPr>
        <w:t xml:space="preserve">, </w:t>
      </w:r>
      <w:r w:rsidR="00DC3911">
        <w:rPr>
          <w:rFonts w:ascii="Arial" w:eastAsia="Times New Roman" w:hAnsi="Arial" w:cs="Arial"/>
          <w:lang w:eastAsia="es-ES_tradnl"/>
        </w:rPr>
        <w:t>recorre 2000 km</w:t>
      </w:r>
      <w:ins w:id="810" w:author="TOSHIBA" w:date="2016-03-08T14:59:00Z">
        <w:r w:rsidR="00805E1E">
          <w:rPr>
            <w:rFonts w:ascii="Arial" w:eastAsia="Times New Roman" w:hAnsi="Arial" w:cs="Arial"/>
            <w:lang w:eastAsia="es-ES_tradnl"/>
          </w:rPr>
          <w:t>,</w:t>
        </w:r>
      </w:ins>
      <w:r w:rsidR="00DC3911">
        <w:rPr>
          <w:rFonts w:ascii="Arial" w:eastAsia="Times New Roman" w:hAnsi="Arial" w:cs="Arial"/>
          <w:lang w:eastAsia="es-ES_tradnl"/>
        </w:rPr>
        <w:t xml:space="preserve"> de los cuales 1</w:t>
      </w:r>
      <w:r w:rsidRPr="00087642">
        <w:rPr>
          <w:rFonts w:ascii="Arial" w:eastAsia="Times New Roman" w:hAnsi="Arial" w:cs="Arial"/>
          <w:lang w:eastAsia="es-ES_tradnl"/>
        </w:rPr>
        <w:t xml:space="preserve">500 km </w:t>
      </w:r>
      <w:r w:rsidR="00475D8D">
        <w:rPr>
          <w:rFonts w:ascii="Arial" w:eastAsia="Times New Roman" w:hAnsi="Arial" w:cs="Arial"/>
          <w:lang w:eastAsia="es-ES_tradnl"/>
        </w:rPr>
        <w:t xml:space="preserve">pertenecen </w:t>
      </w:r>
      <w:del w:id="811" w:author="TOSHIBA" w:date="2016-03-08T15:00:00Z">
        <w:r w:rsidRPr="00805E1E" w:rsidDel="00805E1E">
          <w:rPr>
            <w:rFonts w:ascii="Arial" w:eastAsia="Times New Roman" w:hAnsi="Arial" w:cs="Arial"/>
            <w:lang w:eastAsia="es-ES_tradnl"/>
          </w:rPr>
          <w:delText>recorren</w:delText>
        </w:r>
        <w:r w:rsidRPr="00087642" w:rsidDel="00805E1E">
          <w:rPr>
            <w:rFonts w:ascii="Arial" w:eastAsia="Times New Roman" w:hAnsi="Arial" w:cs="Arial"/>
            <w:lang w:eastAsia="es-ES_tradnl"/>
          </w:rPr>
          <w:delText xml:space="preserve"> </w:delText>
        </w:r>
      </w:del>
      <w:r w:rsidRPr="00087642">
        <w:rPr>
          <w:rFonts w:ascii="Arial" w:eastAsia="Times New Roman" w:hAnsi="Arial" w:cs="Arial"/>
          <w:lang w:eastAsia="es-ES_tradnl"/>
        </w:rPr>
        <w:t xml:space="preserve">a Colombia. Su principal afluente es el río </w:t>
      </w:r>
      <w:r w:rsidRPr="00087642">
        <w:rPr>
          <w:rFonts w:ascii="Arial" w:eastAsia="Times New Roman" w:hAnsi="Arial" w:cs="Arial"/>
          <w:b/>
          <w:lang w:eastAsia="es-ES_tradnl"/>
        </w:rPr>
        <w:t>Guamués</w:t>
      </w:r>
      <w:ins w:id="812" w:author="TOSHIBA" w:date="2016-03-08T15:01:00Z">
        <w:r w:rsidR="00805E1E" w:rsidRPr="00805E1E">
          <w:rPr>
            <w:rFonts w:ascii="Arial" w:eastAsia="Times New Roman" w:hAnsi="Arial" w:cs="Arial"/>
            <w:lang w:eastAsia="es-ES_tradnl"/>
            <w:rPrChange w:id="813" w:author="TOSHIBA" w:date="2016-03-08T15:01:00Z">
              <w:rPr>
                <w:rFonts w:ascii="Arial" w:eastAsia="Times New Roman" w:hAnsi="Arial" w:cs="Arial"/>
                <w:b/>
                <w:lang w:eastAsia="es-ES_tradnl"/>
              </w:rPr>
            </w:rPrChange>
          </w:rPr>
          <w:t>.</w:t>
        </w:r>
      </w:ins>
    </w:p>
    <w:p w14:paraId="33FBD8AA" w14:textId="3B3E5C9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Caquetá</w:t>
      </w:r>
      <w:del w:id="814" w:author="TOSHIBA" w:date="2016-03-08T15:01:00Z">
        <w:r w:rsidRPr="00087642" w:rsidDel="00805E1E">
          <w:rPr>
            <w:rFonts w:ascii="Arial" w:eastAsia="Times New Roman" w:hAnsi="Arial" w:cs="Arial"/>
            <w:lang w:eastAsia="es-ES_tradnl"/>
          </w:rPr>
          <w:delText>,</w:delText>
        </w:r>
      </w:del>
      <w:r w:rsidRPr="00087642">
        <w:rPr>
          <w:rFonts w:ascii="Arial" w:eastAsia="Times New Roman" w:hAnsi="Arial" w:cs="Arial"/>
          <w:lang w:eastAsia="es-ES_tradnl"/>
        </w:rPr>
        <w:t xml:space="preserve"> recorre</w:t>
      </w:r>
      <w:r w:rsidR="00DC3911">
        <w:rPr>
          <w:rFonts w:ascii="Arial" w:eastAsia="Times New Roman" w:hAnsi="Arial" w:cs="Arial"/>
          <w:lang w:eastAsia="es-ES_tradnl"/>
        </w:rPr>
        <w:t xml:space="preserve"> 2200 km</w:t>
      </w:r>
      <w:ins w:id="815" w:author="TOSHIBA" w:date="2016-03-08T15:02:00Z">
        <w:r w:rsidR="00805E1E">
          <w:rPr>
            <w:rFonts w:ascii="Arial" w:eastAsia="Times New Roman" w:hAnsi="Arial" w:cs="Arial"/>
            <w:lang w:eastAsia="es-ES_tradnl"/>
          </w:rPr>
          <w:t>,</w:t>
        </w:r>
      </w:ins>
      <w:r w:rsidR="00DC3911">
        <w:rPr>
          <w:rFonts w:ascii="Arial" w:eastAsia="Times New Roman" w:hAnsi="Arial" w:cs="Arial"/>
          <w:lang w:eastAsia="es-ES_tradnl"/>
        </w:rPr>
        <w:t xml:space="preserve"> de los cuales 1</w:t>
      </w:r>
      <w:r w:rsidRPr="00087642">
        <w:rPr>
          <w:rFonts w:ascii="Arial" w:eastAsia="Times New Roman" w:hAnsi="Arial" w:cs="Arial"/>
          <w:lang w:eastAsia="es-ES_tradnl"/>
        </w:rPr>
        <w:t>200 km corre</w:t>
      </w:r>
      <w:r w:rsidR="00DC3911">
        <w:rPr>
          <w:rFonts w:ascii="Arial" w:eastAsia="Times New Roman" w:hAnsi="Arial" w:cs="Arial"/>
          <w:lang w:eastAsia="es-ES_tradnl"/>
        </w:rPr>
        <w:t xml:space="preserve">sponden a Colombia. Es navegable </w:t>
      </w:r>
      <w:ins w:id="816" w:author="TOSHIBA" w:date="2016-03-08T15:02:00Z">
        <w:r w:rsidR="00805E1E">
          <w:rPr>
            <w:rFonts w:ascii="Arial" w:eastAsia="Times New Roman" w:hAnsi="Arial" w:cs="Arial"/>
            <w:lang w:eastAsia="es-ES_tradnl"/>
          </w:rPr>
          <w:t xml:space="preserve">unos </w:t>
        </w:r>
      </w:ins>
      <w:del w:id="817" w:author="TOSHIBA" w:date="2016-03-08T15:02:00Z">
        <w:r w:rsidR="00DC3911" w:rsidDel="00805E1E">
          <w:rPr>
            <w:rFonts w:ascii="Arial" w:eastAsia="Times New Roman" w:hAnsi="Arial" w:cs="Arial"/>
            <w:lang w:eastAsia="es-ES_tradnl"/>
          </w:rPr>
          <w:delText xml:space="preserve">a través de </w:delText>
        </w:r>
      </w:del>
      <w:r w:rsidR="00DC3911">
        <w:rPr>
          <w:rFonts w:ascii="Arial" w:eastAsia="Times New Roman" w:hAnsi="Arial" w:cs="Arial"/>
          <w:lang w:eastAsia="es-ES_tradnl"/>
        </w:rPr>
        <w:t>1</w:t>
      </w:r>
      <w:r w:rsidRPr="00087642">
        <w:rPr>
          <w:rFonts w:ascii="Arial" w:eastAsia="Times New Roman" w:hAnsi="Arial" w:cs="Arial"/>
          <w:lang w:eastAsia="es-ES_tradnl"/>
        </w:rPr>
        <w:t>700 km</w:t>
      </w:r>
      <w:r w:rsidR="00DC3911">
        <w:rPr>
          <w:rFonts w:ascii="Arial" w:eastAsia="Times New Roman" w:hAnsi="Arial" w:cs="Arial"/>
          <w:lang w:eastAsia="es-ES_tradnl"/>
        </w:rPr>
        <w:t>,</w:t>
      </w:r>
      <w:r w:rsidRPr="00087642">
        <w:rPr>
          <w:rFonts w:ascii="Arial" w:eastAsia="Times New Roman" w:hAnsi="Arial" w:cs="Arial"/>
          <w:lang w:eastAsia="es-ES_tradnl"/>
        </w:rPr>
        <w:t xml:space="preserve"> interrumpido</w:t>
      </w:r>
      <w:r w:rsidR="00DC3911">
        <w:rPr>
          <w:rFonts w:ascii="Arial" w:eastAsia="Times New Roman" w:hAnsi="Arial" w:cs="Arial"/>
          <w:lang w:eastAsia="es-ES_tradnl"/>
        </w:rPr>
        <w:t>s</w:t>
      </w:r>
      <w:r w:rsidRPr="00087642">
        <w:rPr>
          <w:rFonts w:ascii="Arial" w:eastAsia="Times New Roman" w:hAnsi="Arial" w:cs="Arial"/>
          <w:lang w:eastAsia="es-ES_tradnl"/>
        </w:rPr>
        <w:t xml:space="preserve"> por los </w:t>
      </w:r>
      <w:r w:rsidRPr="00087642">
        <w:rPr>
          <w:rFonts w:ascii="Arial" w:eastAsia="Times New Roman" w:hAnsi="Arial" w:cs="Arial"/>
          <w:b/>
          <w:lang w:eastAsia="es-ES_tradnl"/>
        </w:rPr>
        <w:t>rápidos del Araracuara</w:t>
      </w:r>
      <w:r w:rsidR="00DC3911">
        <w:rPr>
          <w:rFonts w:ascii="Arial" w:eastAsia="Times New Roman" w:hAnsi="Arial" w:cs="Arial"/>
          <w:lang w:eastAsia="es-ES_tradnl"/>
        </w:rPr>
        <w:t>. Sus</w:t>
      </w:r>
      <w:r w:rsidRPr="00087642">
        <w:rPr>
          <w:rFonts w:ascii="Arial" w:eastAsia="Times New Roman" w:hAnsi="Arial" w:cs="Arial"/>
          <w:lang w:eastAsia="es-ES_tradnl"/>
        </w:rPr>
        <w:t xml:space="preserve"> principales afluentes son los ríos </w:t>
      </w:r>
      <w:r w:rsidRPr="00087642">
        <w:rPr>
          <w:rFonts w:ascii="Arial" w:eastAsia="Times New Roman" w:hAnsi="Arial" w:cs="Arial"/>
          <w:b/>
          <w:lang w:eastAsia="es-ES_tradnl"/>
        </w:rPr>
        <w:t>Orteguaza</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Caguán</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Apapor</w:t>
      </w:r>
      <w:del w:id="818" w:author="TOSHIBA" w:date="2016-03-09T10:46:00Z">
        <w:r w:rsidRPr="00087642" w:rsidDel="004109FC">
          <w:rPr>
            <w:rFonts w:ascii="Arial" w:eastAsia="Times New Roman" w:hAnsi="Arial" w:cs="Arial"/>
            <w:b/>
            <w:lang w:eastAsia="es-ES_tradnl"/>
          </w:rPr>
          <w:delText>í</w:delText>
        </w:r>
      </w:del>
      <w:ins w:id="819" w:author="TOSHIBA" w:date="2016-03-09T10:46:00Z">
        <w:r w:rsidR="004109FC">
          <w:rPr>
            <w:rFonts w:ascii="Arial" w:eastAsia="Times New Roman" w:hAnsi="Arial" w:cs="Arial"/>
            <w:b/>
            <w:lang w:eastAsia="es-ES_tradnl"/>
          </w:rPr>
          <w:t>i</w:t>
        </w:r>
      </w:ins>
      <w:r w:rsidRPr="00087642">
        <w:rPr>
          <w:rFonts w:ascii="Arial" w:eastAsia="Times New Roman" w:hAnsi="Arial" w:cs="Arial"/>
          <w:b/>
          <w:lang w:eastAsia="es-ES_tradnl"/>
        </w:rPr>
        <w:t>s, Yarí, Cahuinarí</w:t>
      </w:r>
      <w:r w:rsidRPr="00087642">
        <w:rPr>
          <w:rFonts w:ascii="Arial" w:eastAsia="Times New Roman" w:hAnsi="Arial" w:cs="Arial"/>
          <w:lang w:eastAsia="es-ES_tradnl"/>
        </w:rPr>
        <w:t xml:space="preserve">, </w:t>
      </w:r>
      <w:r w:rsidRPr="00087642">
        <w:rPr>
          <w:rFonts w:ascii="Arial" w:eastAsia="Times New Roman" w:hAnsi="Arial" w:cs="Arial"/>
          <w:b/>
          <w:lang w:eastAsia="es-ES_tradnl"/>
        </w:rPr>
        <w:t>Igar</w:t>
      </w:r>
      <w:del w:id="820" w:author="TOSHIBA" w:date="2016-03-09T10:46:00Z">
        <w:r w:rsidRPr="00087642" w:rsidDel="004109FC">
          <w:rPr>
            <w:rFonts w:ascii="Arial" w:eastAsia="Times New Roman" w:hAnsi="Arial" w:cs="Arial"/>
            <w:b/>
            <w:lang w:eastAsia="es-ES_tradnl"/>
          </w:rPr>
          <w:delText>á</w:delText>
        </w:r>
      </w:del>
      <w:ins w:id="821" w:author="TOSHIBA" w:date="2016-03-09T10:46:00Z">
        <w:r w:rsidR="004109FC">
          <w:rPr>
            <w:rFonts w:ascii="Arial" w:eastAsia="Times New Roman" w:hAnsi="Arial" w:cs="Arial"/>
            <w:b/>
            <w:lang w:eastAsia="es-ES_tradnl"/>
          </w:rPr>
          <w:t>a</w:t>
        </w:r>
      </w:ins>
      <w:r w:rsidRPr="00087642">
        <w:rPr>
          <w:rFonts w:ascii="Arial" w:eastAsia="Times New Roman" w:hAnsi="Arial" w:cs="Arial"/>
          <w:b/>
          <w:lang w:eastAsia="es-ES_tradnl"/>
        </w:rPr>
        <w:t>-Paraná</w:t>
      </w:r>
      <w:r w:rsidRPr="00087642">
        <w:rPr>
          <w:rFonts w:ascii="Arial" w:eastAsia="Times New Roman" w:hAnsi="Arial" w:cs="Arial"/>
          <w:lang w:eastAsia="es-ES_tradnl"/>
        </w:rPr>
        <w:t>.</w:t>
      </w:r>
    </w:p>
    <w:p w14:paraId="5C30EC58" w14:textId="0AC77666"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cuenca del río Amazonas</w:t>
      </w:r>
      <w:del w:id="822" w:author="TOSHIBA" w:date="2016-03-08T15:05:00Z">
        <w:r w:rsidRPr="00087642" w:rsidDel="00805E1E">
          <w:rPr>
            <w:rFonts w:ascii="Arial" w:eastAsia="Times New Roman" w:hAnsi="Arial" w:cs="Arial"/>
            <w:lang w:eastAsia="es-ES_tradnl"/>
          </w:rPr>
          <w:delText>,</w:delText>
        </w:r>
      </w:del>
      <w:r w:rsidRPr="00087642">
        <w:rPr>
          <w:rFonts w:ascii="Arial" w:eastAsia="Times New Roman" w:hAnsi="Arial" w:cs="Arial"/>
          <w:lang w:eastAsia="es-ES_tradnl"/>
        </w:rPr>
        <w:t xml:space="preserve"> es</w:t>
      </w:r>
      <w:ins w:id="823" w:author="TOSHIBA" w:date="2016-03-08T15:05:00Z">
        <w:r w:rsidR="00805E1E">
          <w:rPr>
            <w:rFonts w:ascii="Arial" w:eastAsia="Times New Roman" w:hAnsi="Arial" w:cs="Arial"/>
            <w:lang w:eastAsia="es-ES_tradnl"/>
          </w:rPr>
          <w:t>t</w:t>
        </w:r>
      </w:ins>
      <w:ins w:id="824" w:author="TOSHIBA" w:date="2016-03-08T15:06:00Z">
        <w:r w:rsidR="00805E1E">
          <w:rPr>
            <w:rFonts w:ascii="Arial" w:eastAsia="Times New Roman" w:hAnsi="Arial" w:cs="Arial"/>
            <w:lang w:eastAsia="es-ES_tradnl"/>
          </w:rPr>
          <w:t>á</w:t>
        </w:r>
      </w:ins>
      <w:ins w:id="825" w:author="TOSHIBA" w:date="2016-03-08T15:05:00Z">
        <w:r w:rsidR="00805E1E">
          <w:rPr>
            <w:rFonts w:ascii="Arial" w:eastAsia="Times New Roman" w:hAnsi="Arial" w:cs="Arial"/>
            <w:lang w:eastAsia="es-ES_tradnl"/>
          </w:rPr>
          <w:t xml:space="preserve"> formada por</w:t>
        </w:r>
      </w:ins>
      <w:r w:rsidRPr="00087642">
        <w:rPr>
          <w:rFonts w:ascii="Arial" w:eastAsia="Times New Roman" w:hAnsi="Arial" w:cs="Arial"/>
          <w:lang w:eastAsia="es-ES_tradnl"/>
        </w:rPr>
        <w:t xml:space="preserve"> el segundo </w:t>
      </w:r>
      <w:ins w:id="826" w:author="TOSHIBA" w:date="2016-03-08T15:05:00Z">
        <w:r w:rsidR="00805E1E">
          <w:rPr>
            <w:rFonts w:ascii="Arial" w:eastAsia="Times New Roman" w:hAnsi="Arial" w:cs="Arial"/>
            <w:lang w:eastAsia="es-ES_tradnl"/>
          </w:rPr>
          <w:t xml:space="preserve">río </w:t>
        </w:r>
      </w:ins>
      <w:r w:rsidRPr="00087642">
        <w:rPr>
          <w:rFonts w:ascii="Arial" w:eastAsia="Times New Roman" w:hAnsi="Arial" w:cs="Arial"/>
          <w:lang w:eastAsia="es-ES_tradnl"/>
        </w:rPr>
        <w:t xml:space="preserve">más largo del mundo con 6762 km, </w:t>
      </w:r>
      <w:ins w:id="827" w:author="TOSHIBA" w:date="2016-03-08T15:06:00Z">
        <w:r w:rsidR="00805E1E">
          <w:rPr>
            <w:rFonts w:ascii="Arial" w:eastAsia="Times New Roman" w:hAnsi="Arial" w:cs="Arial"/>
            <w:lang w:eastAsia="es-ES_tradnl"/>
          </w:rPr>
          <w:t>de est</w:t>
        </w:r>
      </w:ins>
      <w:ins w:id="828" w:author="TOSHIBA" w:date="2016-03-09T11:00:00Z">
        <w:r w:rsidR="00BC2C2B">
          <w:rPr>
            <w:rFonts w:ascii="Arial" w:eastAsia="Times New Roman" w:hAnsi="Arial" w:cs="Arial"/>
            <w:lang w:eastAsia="es-ES_tradnl"/>
          </w:rPr>
          <w:t>e recorrido</w:t>
        </w:r>
      </w:ins>
      <w:ins w:id="829" w:author="TOSHIBA" w:date="2016-03-08T15:06:00Z">
        <w:r w:rsidR="00805E1E">
          <w:rPr>
            <w:rFonts w:ascii="Arial" w:eastAsia="Times New Roman" w:hAnsi="Arial" w:cs="Arial"/>
            <w:lang w:eastAsia="es-ES_tradnl"/>
          </w:rPr>
          <w:t xml:space="preserve"> </w:t>
        </w:r>
      </w:ins>
      <w:r w:rsidRPr="00087642">
        <w:rPr>
          <w:rFonts w:ascii="Arial" w:eastAsia="Times New Roman" w:hAnsi="Arial" w:cs="Arial"/>
          <w:lang w:eastAsia="es-ES_tradnl"/>
        </w:rPr>
        <w:t xml:space="preserve">a Colombia le corresponden solo 116 km, al sur del </w:t>
      </w:r>
      <w:r w:rsidRPr="00087642">
        <w:rPr>
          <w:rFonts w:ascii="Arial" w:eastAsia="Times New Roman" w:hAnsi="Arial" w:cs="Arial"/>
          <w:b/>
          <w:lang w:eastAsia="es-ES_tradnl"/>
        </w:rPr>
        <w:t>trapecio amazónico</w:t>
      </w:r>
      <w:r w:rsidRPr="00087642">
        <w:rPr>
          <w:rFonts w:ascii="Arial" w:eastAsia="Times New Roman" w:hAnsi="Arial" w:cs="Arial"/>
          <w:lang w:eastAsia="es-ES_tradnl"/>
        </w:rPr>
        <w:t xml:space="preserve">, donde marca límite natural con Brasil. </w:t>
      </w:r>
    </w:p>
    <w:p w14:paraId="06D1C6B2" w14:textId="77777777" w:rsidR="001524C5" w:rsidRDefault="001524C5" w:rsidP="001524C5">
      <w:pPr>
        <w:tabs>
          <w:tab w:val="left" w:pos="3600"/>
        </w:tabs>
        <w:rPr>
          <w:rFonts w:ascii="Arial" w:hAnsi="Arial" w:cs="Arial"/>
          <w:b/>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EB31BC" w:rsidRPr="0099771C" w14:paraId="08E19BD6" w14:textId="77777777" w:rsidTr="00E22274">
        <w:tc>
          <w:tcPr>
            <w:tcW w:w="9054" w:type="dxa"/>
            <w:gridSpan w:val="2"/>
            <w:shd w:val="clear" w:color="auto" w:fill="000000" w:themeFill="text1"/>
          </w:tcPr>
          <w:p w14:paraId="2F4D5B64" w14:textId="77777777" w:rsidR="00EB31BC" w:rsidRPr="0099771C" w:rsidRDefault="00EB31BC"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EB31BC" w:rsidRPr="0099771C" w14:paraId="53F461B6" w14:textId="77777777" w:rsidTr="00E22274">
        <w:tc>
          <w:tcPr>
            <w:tcW w:w="1809" w:type="dxa"/>
          </w:tcPr>
          <w:p w14:paraId="658953DE"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2D9ADD7C"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_REC12</w:t>
            </w:r>
            <w:r w:rsidRPr="0099771C">
              <w:rPr>
                <w:rFonts w:ascii="Times New Roman" w:eastAsiaTheme="minorEastAsia" w:hAnsi="Times New Roman" w:cs="Times New Roman"/>
                <w:color w:val="000000"/>
                <w:lang w:eastAsia="es-CO"/>
              </w:rPr>
              <w:t>0</w:t>
            </w:r>
          </w:p>
        </w:tc>
      </w:tr>
      <w:tr w:rsidR="00EB31BC" w:rsidRPr="0099771C" w14:paraId="6F52941A" w14:textId="77777777" w:rsidTr="00E22274">
        <w:tc>
          <w:tcPr>
            <w:tcW w:w="1809" w:type="dxa"/>
          </w:tcPr>
          <w:p w14:paraId="62BAD201"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DC015FA" w14:textId="77777777" w:rsidR="00EB31BC" w:rsidRPr="0099771C" w:rsidRDefault="00EB31BC" w:rsidP="00E22274">
            <w:pPr>
              <w:spacing w:before="2" w:after="2"/>
              <w:rPr>
                <w:rFonts w:ascii="Times New Roman" w:eastAsiaTheme="minorEastAsia" w:hAnsi="Times New Roman" w:cs="Times New Roman"/>
                <w:color w:val="000000"/>
                <w:lang w:eastAsia="es-CO"/>
              </w:rPr>
            </w:pPr>
          </w:p>
          <w:p w14:paraId="17E50C55"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23D6E911" w14:textId="77777777" w:rsidTr="00E22274">
        <w:tc>
          <w:tcPr>
            <w:tcW w:w="1809" w:type="dxa"/>
          </w:tcPr>
          <w:p w14:paraId="3CB6E734"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47202248"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67A4F57B" w14:textId="77777777" w:rsidTr="00E22274">
        <w:tc>
          <w:tcPr>
            <w:tcW w:w="1809" w:type="dxa"/>
          </w:tcPr>
          <w:p w14:paraId="074366BA"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4DE6C301"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Reconoce aspectos destacados de las ver</w:t>
            </w:r>
            <w:r>
              <w:rPr>
                <w:rFonts w:ascii="Times New Roman" w:eastAsiaTheme="minorEastAsia" w:hAnsi="Times New Roman" w:cs="Times New Roman"/>
                <w:color w:val="000000"/>
                <w:lang w:eastAsia="es-CO"/>
              </w:rPr>
              <w:t>t</w:t>
            </w:r>
            <w:r w:rsidRPr="00EB31BC">
              <w:rPr>
                <w:rFonts w:ascii="Times New Roman" w:eastAsiaTheme="minorEastAsia" w:hAnsi="Times New Roman" w:cs="Times New Roman"/>
                <w:color w:val="000000"/>
                <w:lang w:eastAsia="es-CO"/>
              </w:rPr>
              <w:t>ientes hidrográficas de Colombia</w:t>
            </w:r>
          </w:p>
        </w:tc>
      </w:tr>
      <w:tr w:rsidR="00EB31BC" w:rsidRPr="0099771C" w14:paraId="17395831" w14:textId="77777777" w:rsidTr="00E22274">
        <w:tc>
          <w:tcPr>
            <w:tcW w:w="1809" w:type="dxa"/>
          </w:tcPr>
          <w:p w14:paraId="6C242E75"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7DA75A36"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Actividad que busca identificar aspectos característicos de las vertientes de Colombia</w:t>
            </w:r>
          </w:p>
          <w:p w14:paraId="1524DF46"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bl>
    <w:p w14:paraId="2AB6836E" w14:textId="77777777" w:rsidR="00EB31BC" w:rsidRPr="00087642" w:rsidRDefault="00EB31BC" w:rsidP="001524C5">
      <w:pPr>
        <w:tabs>
          <w:tab w:val="left" w:pos="3600"/>
        </w:tabs>
        <w:rPr>
          <w:rFonts w:ascii="Arial" w:hAnsi="Arial" w:cs="Arial"/>
          <w:b/>
        </w:rPr>
      </w:pPr>
    </w:p>
    <w:p w14:paraId="3DA26707" w14:textId="021793F2" w:rsidR="001524C5" w:rsidRPr="00087642" w:rsidRDefault="00087642" w:rsidP="001524C5">
      <w:pPr>
        <w:tabs>
          <w:tab w:val="left" w:pos="3600"/>
        </w:tabs>
        <w:rPr>
          <w:rFonts w:ascii="Arial" w:hAnsi="Arial" w:cs="Arial"/>
          <w:b/>
        </w:rPr>
      </w:pPr>
      <w:r w:rsidRPr="00087642">
        <w:rPr>
          <w:rFonts w:ascii="Arial" w:hAnsi="Arial" w:cs="Arial"/>
          <w:highlight w:val="yellow"/>
        </w:rPr>
        <w:t>[SECCIÓN 2]</w:t>
      </w:r>
      <w:r w:rsidR="001524C5" w:rsidRPr="00087642">
        <w:rPr>
          <w:rFonts w:ascii="Arial" w:hAnsi="Arial" w:cs="Arial"/>
          <w:b/>
        </w:rPr>
        <w:t xml:space="preserve">4.2 </w:t>
      </w:r>
      <w:ins w:id="830" w:author="TOSHIBA" w:date="2016-03-09T11:02:00Z">
        <w:r w:rsidR="00BC2C2B">
          <w:rPr>
            <w:rFonts w:ascii="Arial" w:hAnsi="Arial" w:cs="Arial"/>
            <w:b/>
          </w:rPr>
          <w:t xml:space="preserve">Las </w:t>
        </w:r>
      </w:ins>
      <w:del w:id="831" w:author="TOSHIBA" w:date="2016-03-09T11:02:00Z">
        <w:r w:rsidR="001524C5" w:rsidRPr="00087642" w:rsidDel="00BC2C2B">
          <w:rPr>
            <w:rFonts w:ascii="Arial" w:hAnsi="Arial" w:cs="Arial"/>
            <w:b/>
          </w:rPr>
          <w:delText>L</w:delText>
        </w:r>
      </w:del>
      <w:ins w:id="832" w:author="TOSHIBA" w:date="2016-03-09T11:02:00Z">
        <w:r w:rsidR="00BC2C2B">
          <w:rPr>
            <w:rFonts w:ascii="Arial" w:hAnsi="Arial" w:cs="Arial"/>
            <w:b/>
          </w:rPr>
          <w:t>l</w:t>
        </w:r>
      </w:ins>
      <w:r w:rsidR="001524C5" w:rsidRPr="00087642">
        <w:rPr>
          <w:rFonts w:ascii="Arial" w:hAnsi="Arial" w:cs="Arial"/>
          <w:b/>
        </w:rPr>
        <w:t>agunas, ciénagas y embalses</w:t>
      </w:r>
    </w:p>
    <w:p w14:paraId="4B0DC5CF" w14:textId="53E64D46"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Los depósitos de agua que posee Colombia se denominan lagunas. Se ubican en las altas montañas y son de poca extensión y profundidad. Colombia posee más de 1</w:t>
      </w:r>
      <w:del w:id="833" w:author="TOSHIBA" w:date="2016-03-08T15:07:00Z">
        <w:r w:rsidRPr="00087642" w:rsidDel="00805E1E">
          <w:rPr>
            <w:rFonts w:ascii="Arial" w:eastAsia="Times New Roman" w:hAnsi="Arial" w:cs="Arial"/>
            <w:lang w:eastAsia="es-ES_tradnl"/>
          </w:rPr>
          <w:delText>.</w:delText>
        </w:r>
      </w:del>
      <w:r w:rsidRPr="00087642">
        <w:rPr>
          <w:rFonts w:ascii="Arial" w:eastAsia="Times New Roman" w:hAnsi="Arial" w:cs="Arial"/>
          <w:lang w:eastAsia="es-ES_tradnl"/>
        </w:rPr>
        <w:t>800 lagunas</w:t>
      </w:r>
      <w:ins w:id="834" w:author="TOSHIBA" w:date="2016-03-08T15:07:00Z">
        <w:r w:rsidR="00805E1E">
          <w:rPr>
            <w:rFonts w:ascii="Arial" w:eastAsia="Times New Roman" w:hAnsi="Arial" w:cs="Arial"/>
            <w:lang w:eastAsia="es-ES_tradnl"/>
          </w:rPr>
          <w:t>, que</w:t>
        </w:r>
      </w:ins>
      <w:r w:rsidRPr="00087642">
        <w:rPr>
          <w:rFonts w:ascii="Arial" w:eastAsia="Times New Roman" w:hAnsi="Arial" w:cs="Arial"/>
          <w:lang w:eastAsia="es-ES_tradnl"/>
        </w:rPr>
        <w:t xml:space="preserve"> </w:t>
      </w:r>
      <w:del w:id="835" w:author="TOSHIBA" w:date="2016-03-08T15:07:00Z">
        <w:r w:rsidRPr="00087642" w:rsidDel="00805E1E">
          <w:rPr>
            <w:rFonts w:ascii="Arial" w:eastAsia="Times New Roman" w:hAnsi="Arial" w:cs="Arial"/>
            <w:lang w:eastAsia="es-ES_tradnl"/>
          </w:rPr>
          <w:delText xml:space="preserve">y </w:delText>
        </w:r>
      </w:del>
      <w:r w:rsidRPr="00087642">
        <w:rPr>
          <w:rFonts w:ascii="Arial" w:eastAsia="Times New Roman" w:hAnsi="Arial" w:cs="Arial"/>
          <w:lang w:eastAsia="es-ES_tradnl"/>
        </w:rPr>
        <w:t>constituyen una importante reserva hídrica para el país.</w:t>
      </w:r>
    </w:p>
    <w:p w14:paraId="7C59175A" w14:textId="77777777" w:rsidR="001524C5" w:rsidRPr="00087642" w:rsidRDefault="001524C5" w:rsidP="001524C5">
      <w:pPr>
        <w:shd w:val="clear" w:color="auto" w:fill="FFFFFF"/>
        <w:tabs>
          <w:tab w:val="center" w:pos="4419"/>
        </w:tabs>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Las lagunas más importantes son:</w:t>
      </w:r>
      <w:r w:rsidRPr="00087642">
        <w:rPr>
          <w:rFonts w:ascii="Arial" w:eastAsia="Times New Roman" w:hAnsi="Arial" w:cs="Arial"/>
          <w:lang w:eastAsia="es-ES_tradnl"/>
        </w:rPr>
        <w:tab/>
      </w:r>
    </w:p>
    <w:p w14:paraId="12670187" w14:textId="51DADEB0"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 </w:t>
      </w:r>
      <w:r w:rsidRPr="00087642">
        <w:rPr>
          <w:rFonts w:ascii="Arial" w:eastAsia="Times New Roman" w:hAnsi="Arial" w:cs="Arial"/>
          <w:b/>
          <w:lang w:eastAsia="es-ES_tradnl"/>
        </w:rPr>
        <w:t>La Cocha</w:t>
      </w:r>
      <w:ins w:id="836" w:author="TOSHIBA" w:date="2016-03-08T15:07:00Z">
        <w:r w:rsidR="00805E1E">
          <w:rPr>
            <w:rFonts w:ascii="Arial" w:eastAsia="Times New Roman" w:hAnsi="Arial" w:cs="Arial"/>
            <w:b/>
            <w:lang w:eastAsia="es-ES_tradnl"/>
          </w:rPr>
          <w:t>,</w:t>
        </w:r>
      </w:ins>
      <w:r w:rsidRPr="00087642">
        <w:rPr>
          <w:rFonts w:ascii="Arial" w:eastAsia="Times New Roman" w:hAnsi="Arial" w:cs="Arial"/>
          <w:lang w:eastAsia="es-ES_tradnl"/>
        </w:rPr>
        <w:t xml:space="preserve"> e</w:t>
      </w:r>
      <w:r w:rsidR="00DC3911">
        <w:rPr>
          <w:rFonts w:ascii="Arial" w:eastAsia="Times New Roman" w:hAnsi="Arial" w:cs="Arial"/>
          <w:lang w:eastAsia="es-ES_tradnl"/>
        </w:rPr>
        <w:t>n el departamento de Nariño</w:t>
      </w:r>
      <w:r w:rsidR="00475D8D">
        <w:rPr>
          <w:rFonts w:ascii="Arial" w:eastAsia="Times New Roman" w:hAnsi="Arial" w:cs="Arial"/>
          <w:lang w:eastAsia="es-ES_tradnl"/>
        </w:rPr>
        <w:t>,</w:t>
      </w:r>
      <w:r w:rsidR="00DC3911">
        <w:rPr>
          <w:rFonts w:ascii="Arial" w:eastAsia="Times New Roman" w:hAnsi="Arial" w:cs="Arial"/>
          <w:lang w:eastAsia="es-ES_tradnl"/>
        </w:rPr>
        <w:t xml:space="preserve"> a 2</w:t>
      </w:r>
      <w:r w:rsidRPr="00087642">
        <w:rPr>
          <w:rFonts w:ascii="Arial" w:eastAsia="Times New Roman" w:hAnsi="Arial" w:cs="Arial"/>
          <w:lang w:eastAsia="es-ES_tradnl"/>
        </w:rPr>
        <w:t>760 m</w:t>
      </w:r>
      <w:ins w:id="837" w:author="TOSHIBA" w:date="2016-03-08T15:07:00Z">
        <w:r w:rsidR="00805E1E">
          <w:rPr>
            <w:rFonts w:ascii="Arial" w:eastAsia="Times New Roman" w:hAnsi="Arial" w:cs="Arial"/>
            <w:lang w:eastAsia="es-ES_tradnl"/>
          </w:rPr>
          <w:t>.</w:t>
        </w:r>
      </w:ins>
      <w:del w:id="838" w:author="TOSHIBA" w:date="2016-03-08T15:07:00Z">
        <w:r w:rsidRPr="00087642" w:rsidDel="00805E1E">
          <w:rPr>
            <w:rFonts w:ascii="Arial" w:eastAsia="Times New Roman" w:hAnsi="Arial" w:cs="Arial"/>
            <w:lang w:eastAsia="es-ES_tradnl"/>
          </w:rPr>
          <w:delText>snm</w:delText>
        </w:r>
      </w:del>
    </w:p>
    <w:p w14:paraId="74DB85DE" w14:textId="4A702681"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 </w:t>
      </w:r>
      <w:r w:rsidRPr="00087642">
        <w:rPr>
          <w:rFonts w:ascii="Arial" w:eastAsia="Times New Roman" w:hAnsi="Arial" w:cs="Arial"/>
          <w:b/>
          <w:lang w:eastAsia="es-ES_tradnl"/>
        </w:rPr>
        <w:t>Tota</w:t>
      </w:r>
      <w:r w:rsidRPr="00087642">
        <w:rPr>
          <w:rFonts w:ascii="Arial" w:eastAsia="Times New Roman" w:hAnsi="Arial" w:cs="Arial"/>
          <w:lang w:eastAsia="es-ES_tradnl"/>
        </w:rPr>
        <w:t xml:space="preserve"> </w:t>
      </w:r>
      <w:ins w:id="839" w:author="TOSHIBA" w:date="2016-03-08T15:07:00Z">
        <w:r w:rsidR="00805E1E">
          <w:rPr>
            <w:rFonts w:ascii="Arial" w:eastAsia="Times New Roman" w:hAnsi="Arial" w:cs="Arial"/>
            <w:lang w:eastAsia="es-ES_tradnl"/>
          </w:rPr>
          <w:t>,</w:t>
        </w:r>
      </w:ins>
      <w:r w:rsidRPr="00087642">
        <w:rPr>
          <w:rFonts w:ascii="Arial" w:eastAsia="Times New Roman" w:hAnsi="Arial" w:cs="Arial"/>
          <w:lang w:eastAsia="es-ES_tradnl"/>
        </w:rPr>
        <w:t>e</w:t>
      </w:r>
      <w:r w:rsidR="00DC3911">
        <w:rPr>
          <w:rFonts w:ascii="Arial" w:eastAsia="Times New Roman" w:hAnsi="Arial" w:cs="Arial"/>
          <w:lang w:eastAsia="es-ES_tradnl"/>
        </w:rPr>
        <w:t>n el departamento de Boyacá</w:t>
      </w:r>
      <w:r w:rsidR="00475D8D">
        <w:rPr>
          <w:rFonts w:ascii="Arial" w:eastAsia="Times New Roman" w:hAnsi="Arial" w:cs="Arial"/>
          <w:lang w:eastAsia="es-ES_tradnl"/>
        </w:rPr>
        <w:t>,</w:t>
      </w:r>
      <w:r w:rsidR="00DC3911">
        <w:rPr>
          <w:rFonts w:ascii="Arial" w:eastAsia="Times New Roman" w:hAnsi="Arial" w:cs="Arial"/>
          <w:lang w:eastAsia="es-ES_tradnl"/>
        </w:rPr>
        <w:t xml:space="preserve"> a 3</w:t>
      </w:r>
      <w:r w:rsidRPr="00087642">
        <w:rPr>
          <w:rFonts w:ascii="Arial" w:eastAsia="Times New Roman" w:hAnsi="Arial" w:cs="Arial"/>
          <w:lang w:eastAsia="es-ES_tradnl"/>
        </w:rPr>
        <w:t>000 m</w:t>
      </w:r>
      <w:del w:id="840" w:author="TOSHIBA" w:date="2016-03-08T15:07:00Z">
        <w:r w:rsidRPr="00087642" w:rsidDel="00805E1E">
          <w:rPr>
            <w:rFonts w:ascii="Arial" w:eastAsia="Times New Roman" w:hAnsi="Arial" w:cs="Arial"/>
            <w:lang w:eastAsia="es-ES_tradnl"/>
          </w:rPr>
          <w:delText>snm</w:delText>
        </w:r>
      </w:del>
    </w:p>
    <w:p w14:paraId="0F48AC30" w14:textId="54EDB561"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del </w:t>
      </w:r>
      <w:r w:rsidRPr="00087642">
        <w:rPr>
          <w:rFonts w:ascii="Arial" w:eastAsia="Times New Roman" w:hAnsi="Arial" w:cs="Arial"/>
          <w:b/>
          <w:lang w:eastAsia="es-ES_tradnl"/>
        </w:rPr>
        <w:t>Otún</w:t>
      </w:r>
      <w:ins w:id="841" w:author="TOSHIBA" w:date="2016-03-08T15:07:00Z">
        <w:r w:rsidR="00805E1E">
          <w:rPr>
            <w:rFonts w:ascii="Arial" w:eastAsia="Times New Roman" w:hAnsi="Arial" w:cs="Arial"/>
            <w:b/>
            <w:lang w:eastAsia="es-ES_tradnl"/>
          </w:rPr>
          <w:t>,</w:t>
        </w:r>
      </w:ins>
      <w:r w:rsidRPr="00087642">
        <w:rPr>
          <w:rFonts w:ascii="Arial" w:eastAsia="Times New Roman" w:hAnsi="Arial" w:cs="Arial"/>
          <w:lang w:eastAsia="es-ES_tradnl"/>
        </w:rPr>
        <w:t xml:space="preserve"> en el departamento de Risaralda</w:t>
      </w:r>
      <w:ins w:id="842" w:author="TOSHIBA" w:date="2016-03-08T15:08:00Z">
        <w:r w:rsidR="00805E1E">
          <w:rPr>
            <w:rFonts w:ascii="Arial" w:eastAsia="Times New Roman" w:hAnsi="Arial" w:cs="Arial"/>
            <w:lang w:eastAsia="es-ES_tradnl"/>
          </w:rPr>
          <w:t>.</w:t>
        </w:r>
      </w:ins>
    </w:p>
    <w:p w14:paraId="5AE6BE87" w14:textId="5D936954"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 </w:t>
      </w:r>
      <w:r w:rsidRPr="00087642">
        <w:rPr>
          <w:rFonts w:ascii="Arial" w:eastAsia="Times New Roman" w:hAnsi="Arial" w:cs="Arial"/>
          <w:b/>
          <w:lang w:eastAsia="es-ES_tradnl"/>
        </w:rPr>
        <w:t xml:space="preserve">La Magdalena </w:t>
      </w:r>
      <w:r w:rsidR="00475D8D" w:rsidRPr="00475D8D">
        <w:rPr>
          <w:rFonts w:ascii="Arial" w:eastAsia="Times New Roman" w:hAnsi="Arial" w:cs="Arial"/>
          <w:lang w:eastAsia="es-ES_tradnl"/>
        </w:rPr>
        <w:t>en</w:t>
      </w:r>
      <w:r w:rsidR="00475D8D">
        <w:rPr>
          <w:rFonts w:ascii="Arial" w:eastAsia="Times New Roman" w:hAnsi="Arial" w:cs="Arial"/>
          <w:b/>
          <w:lang w:eastAsia="es-ES_tradnl"/>
        </w:rPr>
        <w:t xml:space="preserve"> </w:t>
      </w:r>
      <w:r w:rsidRPr="00087642">
        <w:rPr>
          <w:rFonts w:ascii="Arial" w:eastAsia="Times New Roman" w:hAnsi="Arial" w:cs="Arial"/>
          <w:lang w:eastAsia="es-ES_tradnl"/>
        </w:rPr>
        <w:t>el Macizo Colombiano</w:t>
      </w:r>
      <w:ins w:id="843" w:author="TOSHIBA" w:date="2016-03-09T11:03:00Z">
        <w:r w:rsidR="00BC2C2B">
          <w:rPr>
            <w:rFonts w:ascii="Arial" w:eastAsia="Times New Roman" w:hAnsi="Arial" w:cs="Arial"/>
            <w:lang w:eastAsia="es-ES_tradnl"/>
          </w:rPr>
          <w:t>.</w:t>
        </w:r>
      </w:ins>
    </w:p>
    <w:p w14:paraId="6147E760" w14:textId="7B3CA11E"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del </w:t>
      </w:r>
      <w:del w:id="844" w:author="TOSHIBA" w:date="2016-03-09T11:06:00Z">
        <w:r w:rsidR="00DC3911" w:rsidDel="00BC2C2B">
          <w:rPr>
            <w:rFonts w:ascii="Arial" w:eastAsia="Times New Roman" w:hAnsi="Arial" w:cs="Arial"/>
            <w:b/>
            <w:lang w:eastAsia="es-ES_tradnl"/>
          </w:rPr>
          <w:delText xml:space="preserve">El </w:delText>
        </w:r>
      </w:del>
      <w:r w:rsidR="00DC3911">
        <w:rPr>
          <w:rFonts w:ascii="Arial" w:eastAsia="Times New Roman" w:hAnsi="Arial" w:cs="Arial"/>
          <w:b/>
          <w:lang w:eastAsia="es-ES_tradnl"/>
        </w:rPr>
        <w:t>B</w:t>
      </w:r>
      <w:r w:rsidRPr="00087642">
        <w:rPr>
          <w:rFonts w:ascii="Arial" w:eastAsia="Times New Roman" w:hAnsi="Arial" w:cs="Arial"/>
          <w:b/>
          <w:lang w:eastAsia="es-ES_tradnl"/>
        </w:rPr>
        <w:t>uey</w:t>
      </w:r>
      <w:r w:rsidRPr="00087642">
        <w:rPr>
          <w:rFonts w:ascii="Arial" w:eastAsia="Times New Roman" w:hAnsi="Arial" w:cs="Arial"/>
          <w:lang w:eastAsia="es-ES_tradnl"/>
        </w:rPr>
        <w:t xml:space="preserve">, </w:t>
      </w:r>
      <w:r w:rsidR="00475D8D">
        <w:rPr>
          <w:rFonts w:ascii="Arial" w:eastAsia="Times New Roman" w:hAnsi="Arial" w:cs="Arial"/>
          <w:lang w:eastAsia="es-ES_tradnl"/>
        </w:rPr>
        <w:t xml:space="preserve">en el </w:t>
      </w:r>
      <w:r w:rsidRPr="00087642">
        <w:rPr>
          <w:rFonts w:ascii="Arial" w:eastAsia="Times New Roman" w:hAnsi="Arial" w:cs="Arial"/>
          <w:lang w:eastAsia="es-ES_tradnl"/>
        </w:rPr>
        <w:t>Macizo Colombiano</w:t>
      </w:r>
      <w:ins w:id="845" w:author="TOSHIBA" w:date="2016-03-08T15:08:00Z">
        <w:r w:rsidR="00805E1E">
          <w:rPr>
            <w:rFonts w:ascii="Arial" w:eastAsia="Times New Roman" w:hAnsi="Arial" w:cs="Arial"/>
            <w:lang w:eastAsia="es-ES_tradnl"/>
          </w:rPr>
          <w:t>.</w:t>
        </w:r>
      </w:ins>
    </w:p>
    <w:p w14:paraId="0C22B00B" w14:textId="405FDDC1"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 </w:t>
      </w:r>
      <w:r w:rsidRPr="00087642">
        <w:rPr>
          <w:rFonts w:ascii="Arial" w:eastAsia="Times New Roman" w:hAnsi="Arial" w:cs="Arial"/>
          <w:b/>
          <w:lang w:eastAsia="es-ES_tradnl"/>
        </w:rPr>
        <w:t>Fúquene</w:t>
      </w:r>
      <w:r w:rsidR="00475D8D">
        <w:rPr>
          <w:rFonts w:ascii="Arial" w:eastAsia="Times New Roman" w:hAnsi="Arial" w:cs="Arial"/>
          <w:b/>
          <w:lang w:eastAsia="es-ES_tradnl"/>
        </w:rPr>
        <w:t>,</w:t>
      </w:r>
      <w:r w:rsidRPr="00087642">
        <w:rPr>
          <w:rFonts w:ascii="Arial" w:eastAsia="Times New Roman" w:hAnsi="Arial" w:cs="Arial"/>
          <w:lang w:eastAsia="es-ES_tradnl"/>
        </w:rPr>
        <w:t xml:space="preserve"> en los departamentos de Cundinamarca y Boyacá</w:t>
      </w:r>
      <w:ins w:id="846" w:author="TOSHIBA" w:date="2016-03-08T15:08:00Z">
        <w:r w:rsidR="00805E1E">
          <w:rPr>
            <w:rFonts w:ascii="Arial" w:eastAsia="Times New Roman" w:hAnsi="Arial" w:cs="Arial"/>
            <w:lang w:eastAsia="es-ES_tradnl"/>
          </w:rPr>
          <w:t>.</w:t>
        </w:r>
      </w:ins>
    </w:p>
    <w:p w14:paraId="677B38EC" w14:textId="38CAF973"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 </w:t>
      </w:r>
      <w:r w:rsidRPr="00087642">
        <w:rPr>
          <w:rFonts w:ascii="Arial" w:eastAsia="Times New Roman" w:hAnsi="Arial" w:cs="Arial"/>
          <w:b/>
          <w:lang w:eastAsia="es-ES_tradnl"/>
        </w:rPr>
        <w:t>Suesca</w:t>
      </w:r>
      <w:r w:rsidR="00475D8D" w:rsidRPr="00805E1E">
        <w:rPr>
          <w:rFonts w:ascii="Arial" w:eastAsia="Times New Roman" w:hAnsi="Arial" w:cs="Arial"/>
          <w:lang w:eastAsia="es-ES_tradnl"/>
          <w:rPrChange w:id="847" w:author="TOSHIBA" w:date="2016-03-08T15:08:00Z">
            <w:rPr>
              <w:rFonts w:ascii="Arial" w:eastAsia="Times New Roman" w:hAnsi="Arial" w:cs="Arial"/>
              <w:b/>
              <w:lang w:eastAsia="es-ES_tradnl"/>
            </w:rPr>
          </w:rPrChange>
        </w:rPr>
        <w:t>,</w:t>
      </w:r>
      <w:r w:rsidRPr="00087642">
        <w:rPr>
          <w:rFonts w:ascii="Arial" w:eastAsia="Times New Roman" w:hAnsi="Arial" w:cs="Arial"/>
          <w:lang w:eastAsia="es-ES_tradnl"/>
        </w:rPr>
        <w:t xml:space="preserve"> en Cundinamarca</w:t>
      </w:r>
      <w:ins w:id="848" w:author="TOSHIBA" w:date="2016-03-08T15:08:00Z">
        <w:r w:rsidR="00805E1E">
          <w:rPr>
            <w:rFonts w:ascii="Arial" w:eastAsia="Times New Roman" w:hAnsi="Arial" w:cs="Arial"/>
            <w:lang w:eastAsia="es-ES_tradnl"/>
          </w:rPr>
          <w:t>.</w:t>
        </w:r>
      </w:ins>
    </w:p>
    <w:p w14:paraId="7FAADA75" w14:textId="5DD07D6D" w:rsidR="001524C5" w:rsidRPr="00087642" w:rsidRDefault="001524C5" w:rsidP="001524C5">
      <w:pPr>
        <w:pStyle w:val="Prrafodelista"/>
        <w:numPr>
          <w:ilvl w:val="0"/>
          <w:numId w:val="3"/>
        </w:numPr>
        <w:shd w:val="clear" w:color="auto" w:fill="FFFFFF"/>
        <w:spacing w:before="100" w:beforeAutospacing="1" w:after="0" w:line="240" w:lineRule="auto"/>
        <w:jc w:val="both"/>
        <w:rPr>
          <w:rFonts w:ascii="Arial" w:eastAsia="Times New Roman" w:hAnsi="Arial" w:cs="Arial"/>
          <w:lang w:eastAsia="es-ES_tradnl"/>
        </w:rPr>
      </w:pPr>
      <w:r w:rsidRPr="00087642">
        <w:rPr>
          <w:rFonts w:ascii="Arial" w:eastAsia="Times New Roman" w:hAnsi="Arial" w:cs="Arial"/>
          <w:lang w:eastAsia="es-ES_tradnl"/>
        </w:rPr>
        <w:t xml:space="preserve">Laguna de </w:t>
      </w:r>
      <w:r w:rsidRPr="00087642">
        <w:rPr>
          <w:rFonts w:ascii="Arial" w:eastAsia="Times New Roman" w:hAnsi="Arial" w:cs="Arial"/>
          <w:b/>
          <w:lang w:eastAsia="es-ES_tradnl"/>
        </w:rPr>
        <w:t>Guatavita</w:t>
      </w:r>
      <w:r w:rsidR="00475D8D" w:rsidRPr="00805E1E">
        <w:rPr>
          <w:rFonts w:ascii="Arial" w:eastAsia="Times New Roman" w:hAnsi="Arial" w:cs="Arial"/>
          <w:lang w:eastAsia="es-ES_tradnl"/>
          <w:rPrChange w:id="849" w:author="TOSHIBA" w:date="2016-03-08T15:08:00Z">
            <w:rPr>
              <w:rFonts w:ascii="Arial" w:eastAsia="Times New Roman" w:hAnsi="Arial" w:cs="Arial"/>
              <w:b/>
              <w:lang w:eastAsia="es-ES_tradnl"/>
            </w:rPr>
          </w:rPrChange>
        </w:rPr>
        <w:t>,</w:t>
      </w:r>
      <w:r w:rsidR="00DC3911">
        <w:rPr>
          <w:rFonts w:ascii="Arial" w:eastAsia="Times New Roman" w:hAnsi="Arial" w:cs="Arial"/>
          <w:b/>
          <w:lang w:eastAsia="es-ES_tradnl"/>
        </w:rPr>
        <w:t xml:space="preserve"> </w:t>
      </w:r>
      <w:r w:rsidRPr="00087642">
        <w:rPr>
          <w:rFonts w:ascii="Arial" w:eastAsia="Times New Roman" w:hAnsi="Arial" w:cs="Arial"/>
          <w:lang w:eastAsia="es-ES_tradnl"/>
        </w:rPr>
        <w:t>en Cundinamarca</w:t>
      </w:r>
      <w:ins w:id="850" w:author="TOSHIBA" w:date="2016-03-08T15:08:00Z">
        <w:r w:rsidR="00805E1E">
          <w:rPr>
            <w:rFonts w:ascii="Arial" w:eastAsia="Times New Roman" w:hAnsi="Arial" w:cs="Arial"/>
            <w:lang w:eastAsia="es-ES_tradnl"/>
          </w:rPr>
          <w:t>.</w:t>
        </w:r>
      </w:ins>
    </w:p>
    <w:p w14:paraId="3975EC89"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668E5E5D" w14:textId="77777777" w:rsidTr="00906062">
        <w:tc>
          <w:tcPr>
            <w:tcW w:w="9054" w:type="dxa"/>
            <w:gridSpan w:val="2"/>
            <w:shd w:val="clear" w:color="auto" w:fill="0D0D0D" w:themeFill="text1" w:themeFillTint="F2"/>
          </w:tcPr>
          <w:p w14:paraId="1B82A06C"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0F30F21D" w14:textId="77777777" w:rsidTr="00906062">
        <w:tc>
          <w:tcPr>
            <w:tcW w:w="2518" w:type="dxa"/>
          </w:tcPr>
          <w:p w14:paraId="236FC6DD"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75AA1FBC"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31</w:t>
            </w:r>
          </w:p>
        </w:tc>
      </w:tr>
      <w:tr w:rsidR="001524C5" w:rsidRPr="00087642" w14:paraId="1C24943C" w14:textId="77777777" w:rsidTr="00906062">
        <w:tc>
          <w:tcPr>
            <w:tcW w:w="2518" w:type="dxa"/>
          </w:tcPr>
          <w:p w14:paraId="15D24A81"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35543DC3" w14:textId="354A6AA5" w:rsidR="001524C5" w:rsidRPr="00087642" w:rsidRDefault="00BC2C2B" w:rsidP="00BC2C2B">
            <w:pPr>
              <w:jc w:val="both"/>
              <w:rPr>
                <w:rFonts w:ascii="Arial" w:hAnsi="Arial" w:cs="Arial"/>
                <w:b/>
                <w:lang w:val="es-ES"/>
              </w:rPr>
            </w:pPr>
            <w:ins w:id="851" w:author="TOSHIBA" w:date="2016-03-09T11:06:00Z">
              <w:r>
                <w:rPr>
                  <w:rFonts w:ascii="Arial" w:hAnsi="Arial" w:cs="Arial"/>
                  <w:b/>
                  <w:lang w:val="es-ES"/>
                </w:rPr>
                <w:t xml:space="preserve">La </w:t>
              </w:r>
            </w:ins>
            <w:del w:id="852" w:author="TOSHIBA" w:date="2016-03-09T11:06:00Z">
              <w:r w:rsidR="001524C5" w:rsidRPr="00087642" w:rsidDel="00BC2C2B">
                <w:rPr>
                  <w:rFonts w:ascii="Arial" w:hAnsi="Arial" w:cs="Arial"/>
                  <w:b/>
                  <w:lang w:val="es-ES"/>
                </w:rPr>
                <w:delText>L</w:delText>
              </w:r>
            </w:del>
            <w:ins w:id="853" w:author="TOSHIBA" w:date="2016-03-09T11:06:00Z">
              <w:r>
                <w:rPr>
                  <w:rFonts w:ascii="Arial" w:hAnsi="Arial" w:cs="Arial"/>
                  <w:b/>
                  <w:lang w:val="es-ES"/>
                </w:rPr>
                <w:t>l</w:t>
              </w:r>
            </w:ins>
            <w:r w:rsidR="001524C5" w:rsidRPr="00087642">
              <w:rPr>
                <w:rFonts w:ascii="Arial" w:hAnsi="Arial" w:cs="Arial"/>
                <w:b/>
                <w:lang w:val="es-ES"/>
              </w:rPr>
              <w:t>aguna de Tota</w:t>
            </w:r>
          </w:p>
        </w:tc>
      </w:tr>
      <w:tr w:rsidR="001524C5" w:rsidRPr="00087642" w14:paraId="111D6EDA" w14:textId="77777777" w:rsidTr="00906062">
        <w:tc>
          <w:tcPr>
            <w:tcW w:w="2518" w:type="dxa"/>
          </w:tcPr>
          <w:p w14:paraId="50D96D48"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2E4BD276" w14:textId="77777777" w:rsidR="001524C5" w:rsidRPr="00087642" w:rsidRDefault="00485F03" w:rsidP="00906062">
            <w:pPr>
              <w:jc w:val="both"/>
              <w:rPr>
                <w:rFonts w:ascii="Arial" w:hAnsi="Arial" w:cs="Arial"/>
                <w:noProof/>
                <w:lang w:val="es-CO" w:eastAsia="es-CO"/>
              </w:rPr>
            </w:pPr>
            <w:hyperlink r:id="rId71" w:history="1">
              <w:r w:rsidR="001524C5" w:rsidRPr="00087642">
                <w:rPr>
                  <w:rStyle w:val="Hipervnculo"/>
                  <w:rFonts w:ascii="Arial" w:hAnsi="Arial" w:cs="Arial"/>
                  <w:noProof/>
                  <w:lang w:val="es-CO" w:eastAsia="es-CO"/>
                </w:rPr>
                <w:t>https://commons.wikimedia.org/wiki/File:Tota_Lake_White_Beach.JPG</w:t>
              </w:r>
            </w:hyperlink>
          </w:p>
          <w:p w14:paraId="2A0A382C" w14:textId="77777777" w:rsidR="001524C5" w:rsidRPr="00087642" w:rsidRDefault="001524C5" w:rsidP="00906062">
            <w:pPr>
              <w:jc w:val="both"/>
              <w:rPr>
                <w:rFonts w:ascii="Arial" w:hAnsi="Arial" w:cs="Arial"/>
                <w:noProof/>
                <w:lang w:val="es-CO" w:eastAsia="es-CO"/>
              </w:rPr>
            </w:pPr>
          </w:p>
          <w:p w14:paraId="7DCED0A5"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6CA062B7" wp14:editId="07777777">
                  <wp:extent cx="1847850" cy="1385888"/>
                  <wp:effectExtent l="0" t="0" r="0" b="0"/>
                  <wp:docPr id="51" name="Imagen 51" descr="https://upload.wikimedia.org/wikipedia/commons/thumb/a/a8/Tota_Lake_White_Beach.JPG/220px-Tota_Lake_White_Be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a/a8/Tota_Lake_White_Beach.JPG/220px-Tota_Lake_White_Beach.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47850" cy="1385888"/>
                          </a:xfrm>
                          <a:prstGeom prst="rect">
                            <a:avLst/>
                          </a:prstGeom>
                          <a:noFill/>
                          <a:ln>
                            <a:noFill/>
                          </a:ln>
                        </pic:spPr>
                      </pic:pic>
                    </a:graphicData>
                  </a:graphic>
                </wp:inline>
              </w:drawing>
            </w:r>
          </w:p>
          <w:p w14:paraId="739D2114" w14:textId="77777777" w:rsidR="001524C5" w:rsidRPr="00087642" w:rsidRDefault="001524C5" w:rsidP="00906062">
            <w:pPr>
              <w:jc w:val="both"/>
              <w:rPr>
                <w:rFonts w:ascii="Arial" w:hAnsi="Arial" w:cs="Arial"/>
                <w:noProof/>
                <w:color w:val="FF0000"/>
                <w:lang w:eastAsia="es-CO"/>
              </w:rPr>
            </w:pPr>
          </w:p>
        </w:tc>
      </w:tr>
      <w:tr w:rsidR="001524C5" w:rsidRPr="00087642" w14:paraId="2D4B5A8E" w14:textId="77777777" w:rsidTr="00906062">
        <w:tc>
          <w:tcPr>
            <w:tcW w:w="2518" w:type="dxa"/>
          </w:tcPr>
          <w:p w14:paraId="6D2A6535"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4C6F8664" w14:textId="64E143A0" w:rsidR="001524C5" w:rsidRPr="00087642" w:rsidRDefault="001524C5" w:rsidP="00EA668B">
            <w:pPr>
              <w:jc w:val="both"/>
              <w:rPr>
                <w:rFonts w:ascii="Arial" w:hAnsi="Arial" w:cs="Arial"/>
                <w:lang w:val="es-ES_tradnl"/>
              </w:rPr>
            </w:pPr>
            <w:r w:rsidRPr="00087642">
              <w:rPr>
                <w:rFonts w:ascii="Arial" w:hAnsi="Arial" w:cs="Arial"/>
              </w:rPr>
              <w:t xml:space="preserve">La </w:t>
            </w:r>
            <w:del w:id="854" w:author="TOSHIBA" w:date="2016-03-08T15:09:00Z">
              <w:r w:rsidRPr="00EA668B" w:rsidDel="00EA668B">
                <w:rPr>
                  <w:rFonts w:ascii="Arial" w:hAnsi="Arial" w:cs="Arial"/>
                  <w:rPrChange w:id="855" w:author="TOSHIBA" w:date="2016-03-08T15:09:00Z">
                    <w:rPr>
                      <w:rFonts w:ascii="Arial" w:hAnsi="Arial" w:cs="Arial"/>
                      <w:b/>
                    </w:rPr>
                  </w:rPrChange>
                </w:rPr>
                <w:delText>L</w:delText>
              </w:r>
            </w:del>
            <w:ins w:id="856" w:author="TOSHIBA" w:date="2016-03-08T15:09:00Z">
              <w:r w:rsidR="00EA668B" w:rsidRPr="00EA668B">
                <w:rPr>
                  <w:rFonts w:ascii="Arial" w:hAnsi="Arial" w:cs="Arial"/>
                  <w:rPrChange w:id="857" w:author="TOSHIBA" w:date="2016-03-08T15:09:00Z">
                    <w:rPr>
                      <w:rFonts w:ascii="Arial" w:hAnsi="Arial" w:cs="Arial"/>
                      <w:b/>
                    </w:rPr>
                  </w:rPrChange>
                </w:rPr>
                <w:t>l</w:t>
              </w:r>
            </w:ins>
            <w:r w:rsidRPr="00EA668B">
              <w:rPr>
                <w:rFonts w:ascii="Arial" w:hAnsi="Arial" w:cs="Arial"/>
                <w:rPrChange w:id="858" w:author="TOSHIBA" w:date="2016-03-08T15:09:00Z">
                  <w:rPr>
                    <w:rFonts w:ascii="Arial" w:hAnsi="Arial" w:cs="Arial"/>
                    <w:b/>
                  </w:rPr>
                </w:rPrChange>
              </w:rPr>
              <w:t>aguna</w:t>
            </w:r>
            <w:r w:rsidRPr="00087642">
              <w:rPr>
                <w:rFonts w:ascii="Arial" w:hAnsi="Arial" w:cs="Arial"/>
                <w:b/>
              </w:rPr>
              <w:t xml:space="preserve"> de Tota</w:t>
            </w:r>
            <w:r w:rsidRPr="00087642">
              <w:rPr>
                <w:rFonts w:ascii="Arial" w:hAnsi="Arial" w:cs="Arial"/>
              </w:rPr>
              <w:t xml:space="preserve"> es la más grande de</w:t>
            </w:r>
            <w:ins w:id="859" w:author="TOSHIBA" w:date="2016-03-08T15:10:00Z">
              <w:r w:rsidR="00EA668B">
                <w:rPr>
                  <w:rFonts w:ascii="Arial" w:hAnsi="Arial" w:cs="Arial"/>
                </w:rPr>
                <w:t>l país.</w:t>
              </w:r>
            </w:ins>
            <w:del w:id="860" w:author="TOSHIBA" w:date="2016-03-08T15:10:00Z">
              <w:r w:rsidRPr="00087642" w:rsidDel="00EA668B">
                <w:rPr>
                  <w:rFonts w:ascii="Arial" w:hAnsi="Arial" w:cs="Arial"/>
                </w:rPr>
                <w:delText xml:space="preserve"> Colombia</w:delText>
              </w:r>
            </w:del>
            <w:r w:rsidRPr="00087642">
              <w:rPr>
                <w:rFonts w:ascii="Arial" w:hAnsi="Arial" w:cs="Arial"/>
              </w:rPr>
              <w:t>. Posee una playa natural (</w:t>
            </w:r>
            <w:r w:rsidRPr="00087642">
              <w:rPr>
                <w:rFonts w:ascii="Arial" w:hAnsi="Arial" w:cs="Arial"/>
                <w:b/>
              </w:rPr>
              <w:t>Playa Blanca</w:t>
            </w:r>
            <w:r w:rsidRPr="00087642">
              <w:rPr>
                <w:rFonts w:ascii="Arial" w:hAnsi="Arial" w:cs="Arial"/>
              </w:rPr>
              <w:t xml:space="preserve">) que </w:t>
            </w:r>
            <w:ins w:id="861" w:author="TOSHIBA" w:date="2016-03-08T15:10:00Z">
              <w:r w:rsidR="00EA668B">
                <w:rPr>
                  <w:rFonts w:ascii="Arial" w:hAnsi="Arial" w:cs="Arial"/>
                </w:rPr>
                <w:t xml:space="preserve">está a </w:t>
              </w:r>
            </w:ins>
            <w:del w:id="862" w:author="TOSHIBA" w:date="2016-03-08T15:10:00Z">
              <w:r w:rsidRPr="00087642" w:rsidDel="00EA668B">
                <w:rPr>
                  <w:rFonts w:ascii="Arial" w:hAnsi="Arial" w:cs="Arial"/>
                </w:rPr>
                <w:delText xml:space="preserve">tiene </w:delText>
              </w:r>
            </w:del>
            <w:r w:rsidRPr="00087642">
              <w:rPr>
                <w:rFonts w:ascii="Arial" w:hAnsi="Arial" w:cs="Arial"/>
              </w:rPr>
              <w:t>la mayor altura sobre el nivel del mar en Colombia.</w:t>
            </w:r>
          </w:p>
        </w:tc>
      </w:tr>
    </w:tbl>
    <w:p w14:paraId="729B8C9B" w14:textId="77777777" w:rsidR="00371B76" w:rsidRPr="00087642" w:rsidRDefault="00371B76" w:rsidP="001524C5">
      <w:pPr>
        <w:tabs>
          <w:tab w:val="left" w:pos="3600"/>
        </w:tabs>
        <w:rPr>
          <w:rFonts w:ascii="Arial" w:eastAsia="Times New Roman" w:hAnsi="Arial" w:cs="Arial"/>
          <w:color w:val="FF0000"/>
          <w:lang w:eastAsia="es-ES_tradnl"/>
        </w:rPr>
      </w:pPr>
    </w:p>
    <w:p w14:paraId="008F505E" w14:textId="2D62044F" w:rsidR="00CF085F" w:rsidRPr="00087642" w:rsidRDefault="00371B76" w:rsidP="001524C5">
      <w:pPr>
        <w:tabs>
          <w:tab w:val="left" w:pos="3600"/>
        </w:tabs>
        <w:rPr>
          <w:rFonts w:ascii="Arial" w:hAnsi="Arial" w:cs="Arial"/>
        </w:rPr>
      </w:pPr>
      <w:r w:rsidRPr="00087642">
        <w:rPr>
          <w:rFonts w:ascii="Arial" w:eastAsia="Times New Roman" w:hAnsi="Arial" w:cs="Arial"/>
          <w:lang w:eastAsia="es-ES_tradnl"/>
        </w:rPr>
        <w:t xml:space="preserve">Las </w:t>
      </w:r>
      <w:r w:rsidR="00475D8D">
        <w:rPr>
          <w:rFonts w:ascii="Arial" w:eastAsia="Times New Roman" w:hAnsi="Arial" w:cs="Arial"/>
          <w:b/>
          <w:lang w:eastAsia="es-ES_tradnl"/>
        </w:rPr>
        <w:t>c</w:t>
      </w:r>
      <w:r w:rsidRPr="00087642">
        <w:rPr>
          <w:rFonts w:ascii="Arial" w:eastAsia="Times New Roman" w:hAnsi="Arial" w:cs="Arial"/>
          <w:b/>
          <w:lang w:eastAsia="es-ES_tradnl"/>
        </w:rPr>
        <w:t>iénagas</w:t>
      </w:r>
      <w:r w:rsidR="00CF085F" w:rsidRPr="00087642">
        <w:rPr>
          <w:rFonts w:ascii="Arial" w:eastAsia="Times New Roman" w:hAnsi="Arial" w:cs="Arial"/>
          <w:lang w:eastAsia="es-ES_tradnl"/>
        </w:rPr>
        <w:t xml:space="preserve"> constituyen depósitos d</w:t>
      </w:r>
      <w:r w:rsidR="00191CC6" w:rsidRPr="00087642">
        <w:rPr>
          <w:rFonts w:ascii="Arial" w:eastAsia="Times New Roman" w:hAnsi="Arial" w:cs="Arial"/>
          <w:lang w:eastAsia="es-ES_tradnl"/>
        </w:rPr>
        <w:t>e agua no estancada, más extens</w:t>
      </w:r>
      <w:del w:id="863" w:author="TOSHIBA" w:date="2016-03-08T15:11:00Z">
        <w:r w:rsidR="00191CC6" w:rsidRPr="00087642" w:rsidDel="00EA668B">
          <w:rPr>
            <w:rFonts w:ascii="Arial" w:eastAsia="Times New Roman" w:hAnsi="Arial" w:cs="Arial"/>
            <w:lang w:eastAsia="es-ES_tradnl"/>
          </w:rPr>
          <w:delText>o</w:delText>
        </w:r>
      </w:del>
      <w:ins w:id="864" w:author="TOSHIBA" w:date="2016-03-08T15:11:00Z">
        <w:r w:rsidR="00EA668B">
          <w:rPr>
            <w:rFonts w:ascii="Arial" w:eastAsia="Times New Roman" w:hAnsi="Arial" w:cs="Arial"/>
            <w:lang w:eastAsia="es-ES_tradnl"/>
          </w:rPr>
          <w:t>a</w:t>
        </w:r>
      </w:ins>
      <w:r w:rsidR="00CF085F" w:rsidRPr="00087642">
        <w:rPr>
          <w:rFonts w:ascii="Arial" w:eastAsia="Times New Roman" w:hAnsi="Arial" w:cs="Arial"/>
          <w:lang w:eastAsia="es-ES_tradnl"/>
        </w:rPr>
        <w:t xml:space="preserve">s que las lagunas. Sus aguas provienen de los ríos que las forman al atravesar </w:t>
      </w:r>
      <w:r w:rsidR="00DC3911">
        <w:rPr>
          <w:rFonts w:ascii="Arial" w:eastAsia="Times New Roman" w:hAnsi="Arial" w:cs="Arial"/>
          <w:lang w:eastAsia="es-ES_tradnl"/>
        </w:rPr>
        <w:t xml:space="preserve">las </w:t>
      </w:r>
      <w:r w:rsidR="00CF085F" w:rsidRPr="00087642">
        <w:rPr>
          <w:rFonts w:ascii="Arial" w:eastAsia="Times New Roman" w:hAnsi="Arial" w:cs="Arial"/>
          <w:lang w:eastAsia="es-ES_tradnl"/>
        </w:rPr>
        <w:t xml:space="preserve">zonas más bajas y amplias de la llanura del Caribe. </w:t>
      </w:r>
      <w:r w:rsidR="00CF085F" w:rsidRPr="00087642">
        <w:rPr>
          <w:rFonts w:ascii="Arial" w:hAnsi="Arial" w:cs="Arial"/>
        </w:rPr>
        <w:t xml:space="preserve">En Colombia se distinguen tres regiones cenagosas: las llanuras del </w:t>
      </w:r>
      <w:ins w:id="865" w:author="TOSHIBA" w:date="2016-03-08T15:11:00Z">
        <w:r w:rsidR="00EA668B">
          <w:rPr>
            <w:rFonts w:ascii="Arial" w:hAnsi="Arial" w:cs="Arial"/>
          </w:rPr>
          <w:t>B</w:t>
        </w:r>
      </w:ins>
      <w:del w:id="866" w:author="TOSHIBA" w:date="2016-03-08T15:11:00Z">
        <w:r w:rsidR="00CF085F" w:rsidRPr="00087642" w:rsidDel="00EA668B">
          <w:rPr>
            <w:rFonts w:ascii="Arial" w:hAnsi="Arial" w:cs="Arial"/>
          </w:rPr>
          <w:delText>b</w:delText>
        </w:r>
      </w:del>
      <w:r w:rsidR="00CF085F" w:rsidRPr="00087642">
        <w:rPr>
          <w:rFonts w:ascii="Arial" w:hAnsi="Arial" w:cs="Arial"/>
        </w:rPr>
        <w:t xml:space="preserve">ajo Magdalena, la baja llanura del río Atrato y la baja llanura del río Sinú. </w:t>
      </w:r>
    </w:p>
    <w:p w14:paraId="1ED6F964" w14:textId="1528D614" w:rsidR="00616FC8" w:rsidRPr="00087642" w:rsidRDefault="00CF085F" w:rsidP="001524C5">
      <w:pPr>
        <w:tabs>
          <w:tab w:val="left" w:pos="3600"/>
        </w:tabs>
        <w:rPr>
          <w:rFonts w:ascii="Arial" w:eastAsia="Times New Roman" w:hAnsi="Arial" w:cs="Arial"/>
          <w:lang w:eastAsia="es-ES_tradnl"/>
        </w:rPr>
      </w:pPr>
      <w:r w:rsidRPr="00087642">
        <w:rPr>
          <w:rFonts w:ascii="Arial" w:eastAsia="Times New Roman" w:hAnsi="Arial" w:cs="Arial"/>
          <w:lang w:eastAsia="es-ES_tradnl"/>
        </w:rPr>
        <w:t>Son importantes recursos hídricos para las regiones</w:t>
      </w:r>
      <w:r w:rsidR="00DC3911">
        <w:rPr>
          <w:rFonts w:ascii="Arial" w:eastAsia="Times New Roman" w:hAnsi="Arial" w:cs="Arial"/>
          <w:lang w:eastAsia="es-ES_tradnl"/>
        </w:rPr>
        <w:t>,</w:t>
      </w:r>
      <w:r w:rsidRPr="00087642">
        <w:rPr>
          <w:rFonts w:ascii="Arial" w:eastAsia="Times New Roman" w:hAnsi="Arial" w:cs="Arial"/>
          <w:lang w:eastAsia="es-ES_tradnl"/>
        </w:rPr>
        <w:t xml:space="preserve"> porque en ellas se realizan actividades pesqueras y agrícolas que abastecen a las poblaciones vecinas. Entre las más im</w:t>
      </w:r>
      <w:r w:rsidR="00A948C7">
        <w:rPr>
          <w:rFonts w:ascii="Arial" w:eastAsia="Times New Roman" w:hAnsi="Arial" w:cs="Arial"/>
          <w:lang w:eastAsia="es-ES_tradnl"/>
        </w:rPr>
        <w:t>portantes están</w:t>
      </w:r>
      <w:r w:rsidR="00616FC8" w:rsidRPr="00087642">
        <w:rPr>
          <w:rFonts w:ascii="Arial" w:eastAsia="Times New Roman" w:hAnsi="Arial" w:cs="Arial"/>
          <w:lang w:eastAsia="es-ES_tradnl"/>
        </w:rPr>
        <w:t xml:space="preserve"> la</w:t>
      </w:r>
      <w:r w:rsidR="00A948C7">
        <w:rPr>
          <w:rFonts w:ascii="Arial" w:eastAsia="Times New Roman" w:hAnsi="Arial" w:cs="Arial"/>
          <w:lang w:eastAsia="es-ES_tradnl"/>
        </w:rPr>
        <w:t>s</w:t>
      </w:r>
      <w:r w:rsidR="00616FC8" w:rsidRPr="00087642">
        <w:rPr>
          <w:rFonts w:ascii="Arial" w:eastAsia="Times New Roman" w:hAnsi="Arial" w:cs="Arial"/>
          <w:lang w:eastAsia="es-ES_tradnl"/>
        </w:rPr>
        <w:t xml:space="preserve"> ciénaga</w:t>
      </w:r>
      <w:r w:rsidR="00A948C7">
        <w:rPr>
          <w:rFonts w:ascii="Arial" w:eastAsia="Times New Roman" w:hAnsi="Arial" w:cs="Arial"/>
          <w:lang w:eastAsia="es-ES_tradnl"/>
        </w:rPr>
        <w:t>s</w:t>
      </w:r>
      <w:r w:rsidR="00616FC8" w:rsidRPr="00087642">
        <w:rPr>
          <w:rFonts w:ascii="Arial" w:eastAsia="Times New Roman" w:hAnsi="Arial" w:cs="Arial"/>
          <w:lang w:eastAsia="es-ES_tradnl"/>
        </w:rPr>
        <w:t xml:space="preserve"> de </w:t>
      </w:r>
      <w:r w:rsidR="00616FC8" w:rsidRPr="00EB31BC">
        <w:rPr>
          <w:rFonts w:ascii="Arial" w:eastAsia="Times New Roman" w:hAnsi="Arial" w:cs="Arial"/>
          <w:b/>
          <w:lang w:eastAsia="es-ES_tradnl"/>
        </w:rPr>
        <w:t>Z</w:t>
      </w:r>
      <w:r w:rsidRPr="00EB31BC">
        <w:rPr>
          <w:rFonts w:ascii="Arial" w:eastAsia="Times New Roman" w:hAnsi="Arial" w:cs="Arial"/>
          <w:b/>
          <w:lang w:eastAsia="es-ES_tradnl"/>
        </w:rPr>
        <w:t>apatosa</w:t>
      </w:r>
      <w:r w:rsidR="00EB31BC">
        <w:rPr>
          <w:rFonts w:ascii="Arial" w:eastAsia="Times New Roman" w:hAnsi="Arial" w:cs="Arial"/>
          <w:lang w:eastAsia="es-ES_tradnl"/>
        </w:rPr>
        <w:t xml:space="preserve">, </w:t>
      </w:r>
      <w:del w:id="867" w:author="TOSHIBA" w:date="2016-03-08T15:11:00Z">
        <w:r w:rsidR="00EB31BC" w:rsidRPr="00EB31BC" w:rsidDel="00EA668B">
          <w:rPr>
            <w:rFonts w:ascii="Arial" w:eastAsia="Times New Roman" w:hAnsi="Arial" w:cs="Arial"/>
            <w:b/>
            <w:lang w:eastAsia="es-ES_tradnl"/>
          </w:rPr>
          <w:delText>C</w:delText>
        </w:r>
      </w:del>
      <w:ins w:id="868" w:author="TOSHIBA" w:date="2016-03-08T15:11:00Z">
        <w:r w:rsidR="00EA668B">
          <w:rPr>
            <w:rFonts w:ascii="Arial" w:eastAsia="Times New Roman" w:hAnsi="Arial" w:cs="Arial"/>
            <w:b/>
            <w:lang w:eastAsia="es-ES_tradnl"/>
          </w:rPr>
          <w:t>c</w:t>
        </w:r>
      </w:ins>
      <w:r w:rsidRPr="00EB31BC">
        <w:rPr>
          <w:rFonts w:ascii="Arial" w:eastAsia="Times New Roman" w:hAnsi="Arial" w:cs="Arial"/>
          <w:b/>
          <w:lang w:eastAsia="es-ES_tradnl"/>
        </w:rPr>
        <w:t>iénaga Grande de Santa Marta</w:t>
      </w:r>
      <w:r w:rsidR="00616FC8" w:rsidRPr="00087642">
        <w:rPr>
          <w:rFonts w:ascii="Arial" w:eastAsia="Times New Roman" w:hAnsi="Arial" w:cs="Arial"/>
          <w:lang w:eastAsia="es-ES_tradnl"/>
        </w:rPr>
        <w:t xml:space="preserve">, </w:t>
      </w:r>
      <w:r w:rsidR="00616FC8" w:rsidRPr="00EB31BC">
        <w:rPr>
          <w:rFonts w:ascii="Arial" w:eastAsia="Times New Roman" w:hAnsi="Arial" w:cs="Arial"/>
          <w:b/>
          <w:lang w:eastAsia="es-ES_tradnl"/>
        </w:rPr>
        <w:t>Pajaral</w:t>
      </w:r>
      <w:r w:rsidR="00616FC8" w:rsidRPr="00087642">
        <w:rPr>
          <w:rFonts w:ascii="Arial" w:eastAsia="Times New Roman" w:hAnsi="Arial" w:cs="Arial"/>
          <w:lang w:eastAsia="es-ES_tradnl"/>
        </w:rPr>
        <w:t>,</w:t>
      </w:r>
      <w:r w:rsidR="00EB31BC">
        <w:rPr>
          <w:rFonts w:ascii="Arial" w:eastAsia="Times New Roman" w:hAnsi="Arial" w:cs="Arial"/>
          <w:lang w:eastAsia="es-ES_tradnl"/>
        </w:rPr>
        <w:t xml:space="preserve"> </w:t>
      </w:r>
      <w:r w:rsidR="00616FC8" w:rsidRPr="00EB31BC">
        <w:rPr>
          <w:rFonts w:ascii="Arial" w:eastAsia="Times New Roman" w:hAnsi="Arial" w:cs="Arial"/>
          <w:b/>
          <w:lang w:eastAsia="es-ES_tradnl"/>
        </w:rPr>
        <w:t>Tesca</w:t>
      </w:r>
      <w:r w:rsidR="00616FC8" w:rsidRPr="00087642">
        <w:rPr>
          <w:rFonts w:ascii="Arial" w:eastAsia="Times New Roman" w:hAnsi="Arial" w:cs="Arial"/>
          <w:lang w:eastAsia="es-ES_tradnl"/>
        </w:rPr>
        <w:t xml:space="preserve">, </w:t>
      </w:r>
      <w:r w:rsidR="00616FC8" w:rsidRPr="00EB31BC">
        <w:rPr>
          <w:rFonts w:ascii="Arial" w:eastAsia="Times New Roman" w:hAnsi="Arial" w:cs="Arial"/>
          <w:b/>
          <w:lang w:eastAsia="es-ES_tradnl"/>
        </w:rPr>
        <w:t>Grande del Sinú</w:t>
      </w:r>
      <w:r w:rsidR="00616FC8" w:rsidRPr="00087642">
        <w:rPr>
          <w:rFonts w:ascii="Arial" w:eastAsia="Times New Roman" w:hAnsi="Arial" w:cs="Arial"/>
          <w:lang w:eastAsia="es-ES_tradnl"/>
        </w:rPr>
        <w:t xml:space="preserve">, </w:t>
      </w:r>
      <w:r w:rsidR="00616FC8" w:rsidRPr="00EB31BC">
        <w:rPr>
          <w:rFonts w:ascii="Arial" w:eastAsia="Times New Roman" w:hAnsi="Arial" w:cs="Arial"/>
          <w:b/>
          <w:lang w:eastAsia="es-ES_tradnl"/>
        </w:rPr>
        <w:t>Ayapel</w:t>
      </w:r>
      <w:r w:rsidR="00A948C7">
        <w:rPr>
          <w:rFonts w:ascii="Arial" w:eastAsia="Times New Roman" w:hAnsi="Arial" w:cs="Arial"/>
          <w:lang w:eastAsia="es-ES_tradnl"/>
        </w:rPr>
        <w:t xml:space="preserve"> y</w:t>
      </w:r>
      <w:r w:rsidR="00616FC8" w:rsidRPr="00087642">
        <w:rPr>
          <w:rFonts w:ascii="Arial" w:eastAsia="Times New Roman" w:hAnsi="Arial" w:cs="Arial"/>
          <w:lang w:eastAsia="es-ES_tradnl"/>
        </w:rPr>
        <w:t xml:space="preserve"> </w:t>
      </w:r>
      <w:r w:rsidR="00616FC8" w:rsidRPr="00EB31BC">
        <w:rPr>
          <w:rFonts w:ascii="Arial" w:eastAsia="Times New Roman" w:hAnsi="Arial" w:cs="Arial"/>
          <w:b/>
          <w:lang w:eastAsia="es-ES_tradnl"/>
        </w:rPr>
        <w:t>Lorica</w:t>
      </w:r>
      <w:r w:rsidR="00616FC8" w:rsidRPr="00087642">
        <w:rPr>
          <w:rFonts w:ascii="Arial" w:eastAsia="Times New Roman" w:hAnsi="Arial" w:cs="Arial"/>
          <w:lang w:eastAsia="es-ES_tradnl"/>
        </w:rPr>
        <w:t>.</w:t>
      </w:r>
    </w:p>
    <w:p w14:paraId="317A68EA" w14:textId="327DCC01" w:rsidR="00616FC8" w:rsidRPr="00087642" w:rsidRDefault="00616FC8" w:rsidP="001524C5">
      <w:pPr>
        <w:tabs>
          <w:tab w:val="left" w:pos="3600"/>
        </w:tabs>
        <w:rPr>
          <w:rFonts w:ascii="Arial" w:eastAsia="Times New Roman" w:hAnsi="Arial" w:cs="Arial"/>
          <w:lang w:eastAsia="es-ES_tradnl"/>
        </w:rPr>
      </w:pPr>
      <w:r w:rsidRPr="00087642">
        <w:rPr>
          <w:rFonts w:ascii="Arial" w:eastAsia="Times New Roman" w:hAnsi="Arial" w:cs="Arial"/>
          <w:lang w:eastAsia="es-ES_tradnl"/>
        </w:rPr>
        <w:t>Los embalses</w:t>
      </w:r>
      <w:ins w:id="869" w:author="TOSHIBA" w:date="2016-03-08T15:12:00Z">
        <w:r w:rsidR="00EA668B">
          <w:rPr>
            <w:rFonts w:ascii="Arial" w:eastAsia="Times New Roman" w:hAnsi="Arial" w:cs="Arial"/>
            <w:lang w:eastAsia="es-ES_tradnl"/>
          </w:rPr>
          <w:t>,</w:t>
        </w:r>
      </w:ins>
      <w:r w:rsidRPr="00087642">
        <w:rPr>
          <w:rFonts w:ascii="Arial" w:eastAsia="Times New Roman" w:hAnsi="Arial" w:cs="Arial"/>
          <w:lang w:eastAsia="es-ES_tradnl"/>
        </w:rPr>
        <w:t xml:space="preserve"> o también llamados lagos artificiales o represas, son depósitos de agua estancada artificialmente proveniente del caudal de uno o varios ríos que confluyen. Entre las más importantes para la producción de energía eléctrica del </w:t>
      </w:r>
      <w:r w:rsidR="0041415D">
        <w:rPr>
          <w:rFonts w:ascii="Arial" w:eastAsia="Times New Roman" w:hAnsi="Arial" w:cs="Arial"/>
          <w:lang w:eastAsia="es-ES_tradnl"/>
        </w:rPr>
        <w:t xml:space="preserve">país están: </w:t>
      </w:r>
      <w:r w:rsidR="0041415D" w:rsidRPr="0041415D">
        <w:rPr>
          <w:rFonts w:ascii="Arial" w:eastAsia="Times New Roman" w:hAnsi="Arial" w:cs="Arial"/>
          <w:b/>
          <w:lang w:eastAsia="es-ES_tradnl"/>
        </w:rPr>
        <w:t>L</w:t>
      </w:r>
      <w:r w:rsidR="006A733A" w:rsidRPr="0041415D">
        <w:rPr>
          <w:rFonts w:ascii="Arial" w:eastAsia="Times New Roman" w:hAnsi="Arial" w:cs="Arial"/>
          <w:b/>
          <w:lang w:eastAsia="es-ES_tradnl"/>
        </w:rPr>
        <w:t>a Regadera</w:t>
      </w:r>
      <w:r w:rsidR="006A733A" w:rsidRPr="00087642">
        <w:rPr>
          <w:rFonts w:ascii="Arial" w:eastAsia="Times New Roman" w:hAnsi="Arial" w:cs="Arial"/>
          <w:lang w:eastAsia="es-ES_tradnl"/>
        </w:rPr>
        <w:t xml:space="preserve">, </w:t>
      </w:r>
      <w:r w:rsidR="006A733A" w:rsidRPr="0041415D">
        <w:rPr>
          <w:rFonts w:ascii="Arial" w:eastAsia="Times New Roman" w:hAnsi="Arial" w:cs="Arial"/>
          <w:b/>
          <w:lang w:eastAsia="es-ES_tradnl"/>
        </w:rPr>
        <w:t>Muña, N</w:t>
      </w:r>
      <w:r w:rsidRPr="0041415D">
        <w:rPr>
          <w:rFonts w:ascii="Arial" w:eastAsia="Times New Roman" w:hAnsi="Arial" w:cs="Arial"/>
          <w:b/>
          <w:lang w:eastAsia="es-ES_tradnl"/>
        </w:rPr>
        <w:t>eusa, Sisga</w:t>
      </w:r>
      <w:r w:rsidRPr="00087642">
        <w:rPr>
          <w:rFonts w:ascii="Arial" w:eastAsia="Times New Roman" w:hAnsi="Arial" w:cs="Arial"/>
          <w:lang w:eastAsia="es-ES_tradnl"/>
        </w:rPr>
        <w:t xml:space="preserve"> y </w:t>
      </w:r>
      <w:r w:rsidRPr="0041415D">
        <w:rPr>
          <w:rFonts w:ascii="Arial" w:eastAsia="Times New Roman" w:hAnsi="Arial" w:cs="Arial"/>
          <w:b/>
          <w:lang w:eastAsia="es-ES_tradnl"/>
        </w:rPr>
        <w:t>Tominé</w:t>
      </w:r>
      <w:r w:rsidRPr="00087642">
        <w:rPr>
          <w:rFonts w:ascii="Arial" w:eastAsia="Times New Roman" w:hAnsi="Arial" w:cs="Arial"/>
          <w:lang w:eastAsia="es-ES_tradnl"/>
        </w:rPr>
        <w:t xml:space="preserve"> en Cundinamarca</w:t>
      </w:r>
      <w:r w:rsidR="00A948C7">
        <w:rPr>
          <w:rFonts w:ascii="Arial" w:eastAsia="Times New Roman" w:hAnsi="Arial" w:cs="Arial"/>
          <w:lang w:eastAsia="es-ES_tradnl"/>
        </w:rPr>
        <w:t>,</w:t>
      </w:r>
      <w:r w:rsidRPr="00087642">
        <w:rPr>
          <w:rFonts w:ascii="Arial" w:eastAsia="Times New Roman" w:hAnsi="Arial" w:cs="Arial"/>
          <w:lang w:eastAsia="es-ES_tradnl"/>
        </w:rPr>
        <w:t xml:space="preserve"> que además surte</w:t>
      </w:r>
      <w:r w:rsidR="00A948C7">
        <w:rPr>
          <w:rFonts w:ascii="Arial" w:eastAsia="Times New Roman" w:hAnsi="Arial" w:cs="Arial"/>
          <w:lang w:eastAsia="es-ES_tradnl"/>
        </w:rPr>
        <w:t>n</w:t>
      </w:r>
      <w:r w:rsidRPr="00087642">
        <w:rPr>
          <w:rFonts w:ascii="Arial" w:eastAsia="Times New Roman" w:hAnsi="Arial" w:cs="Arial"/>
          <w:lang w:eastAsia="es-ES_tradnl"/>
        </w:rPr>
        <w:t xml:space="preserve"> de agua a Bogotá. En el Valle del </w:t>
      </w:r>
      <w:ins w:id="870" w:author="TOSHIBA" w:date="2016-03-08T15:18:00Z">
        <w:r w:rsidR="0079347D">
          <w:rPr>
            <w:rFonts w:ascii="Arial" w:eastAsia="Times New Roman" w:hAnsi="Arial" w:cs="Arial"/>
            <w:lang w:eastAsia="es-ES_tradnl"/>
          </w:rPr>
          <w:t>C</w:t>
        </w:r>
      </w:ins>
      <w:del w:id="871" w:author="TOSHIBA" w:date="2016-03-08T15:18:00Z">
        <w:r w:rsidRPr="00087642" w:rsidDel="0079347D">
          <w:rPr>
            <w:rFonts w:ascii="Arial" w:eastAsia="Times New Roman" w:hAnsi="Arial" w:cs="Arial"/>
            <w:lang w:eastAsia="es-ES_tradnl"/>
          </w:rPr>
          <w:delText>c</w:delText>
        </w:r>
      </w:del>
      <w:r w:rsidRPr="00087642">
        <w:rPr>
          <w:rFonts w:ascii="Arial" w:eastAsia="Times New Roman" w:hAnsi="Arial" w:cs="Arial"/>
          <w:lang w:eastAsia="es-ES_tradnl"/>
        </w:rPr>
        <w:t xml:space="preserve">auca: </w:t>
      </w:r>
      <w:r w:rsidRPr="0041415D">
        <w:rPr>
          <w:rFonts w:ascii="Arial" w:eastAsia="Times New Roman" w:hAnsi="Arial" w:cs="Arial"/>
          <w:b/>
          <w:lang w:eastAsia="es-ES_tradnl"/>
        </w:rPr>
        <w:t>Calima</w:t>
      </w:r>
      <w:r w:rsidRPr="00087642">
        <w:rPr>
          <w:rFonts w:ascii="Arial" w:eastAsia="Times New Roman" w:hAnsi="Arial" w:cs="Arial"/>
          <w:lang w:eastAsia="es-ES_tradnl"/>
        </w:rPr>
        <w:t xml:space="preserve"> y </w:t>
      </w:r>
      <w:r w:rsidRPr="0041415D">
        <w:rPr>
          <w:rFonts w:ascii="Arial" w:eastAsia="Times New Roman" w:hAnsi="Arial" w:cs="Arial"/>
          <w:b/>
          <w:lang w:eastAsia="es-ES_tradnl"/>
        </w:rPr>
        <w:t>Anchicayá</w:t>
      </w:r>
      <w:del w:id="872" w:author="TOSHIBA" w:date="2016-03-08T15:18:00Z">
        <w:r w:rsidRPr="00087642" w:rsidDel="0079347D">
          <w:rPr>
            <w:rFonts w:ascii="Arial" w:eastAsia="Times New Roman" w:hAnsi="Arial" w:cs="Arial"/>
            <w:lang w:eastAsia="es-ES_tradnl"/>
          </w:rPr>
          <w:delText>.</w:delText>
        </w:r>
      </w:del>
      <w:ins w:id="873" w:author="TOSHIBA" w:date="2016-03-08T15:18:00Z">
        <w:r w:rsidR="0079347D">
          <w:rPr>
            <w:rFonts w:ascii="Arial" w:eastAsia="Times New Roman" w:hAnsi="Arial" w:cs="Arial"/>
            <w:lang w:eastAsia="es-ES_tradnl"/>
          </w:rPr>
          <w:t>;</w:t>
        </w:r>
      </w:ins>
      <w:r w:rsidRPr="00087642">
        <w:rPr>
          <w:rFonts w:ascii="Arial" w:eastAsia="Times New Roman" w:hAnsi="Arial" w:cs="Arial"/>
          <w:lang w:eastAsia="es-ES_tradnl"/>
        </w:rPr>
        <w:t xml:space="preserve"> </w:t>
      </w:r>
      <w:del w:id="874" w:author="TOSHIBA" w:date="2016-03-08T15:18:00Z">
        <w:r w:rsidRPr="00087642" w:rsidDel="0079347D">
          <w:rPr>
            <w:rFonts w:ascii="Arial" w:eastAsia="Times New Roman" w:hAnsi="Arial" w:cs="Arial"/>
            <w:lang w:eastAsia="es-ES_tradnl"/>
          </w:rPr>
          <w:delText>E</w:delText>
        </w:r>
      </w:del>
      <w:ins w:id="875" w:author="TOSHIBA" w:date="2016-03-08T15:18:00Z">
        <w:r w:rsidR="0079347D">
          <w:rPr>
            <w:rFonts w:ascii="Arial" w:eastAsia="Times New Roman" w:hAnsi="Arial" w:cs="Arial"/>
            <w:lang w:eastAsia="es-ES_tradnl"/>
          </w:rPr>
          <w:t>e</w:t>
        </w:r>
      </w:ins>
      <w:r w:rsidRPr="00087642">
        <w:rPr>
          <w:rFonts w:ascii="Arial" w:eastAsia="Times New Roman" w:hAnsi="Arial" w:cs="Arial"/>
          <w:lang w:eastAsia="es-ES_tradnl"/>
        </w:rPr>
        <w:t xml:space="preserve">n Antioquia: </w:t>
      </w:r>
      <w:r w:rsidRPr="0041415D">
        <w:rPr>
          <w:rFonts w:ascii="Arial" w:eastAsia="Times New Roman" w:hAnsi="Arial" w:cs="Arial"/>
          <w:b/>
          <w:lang w:eastAsia="es-ES_tradnl"/>
        </w:rPr>
        <w:t>Riogrande</w:t>
      </w:r>
      <w:r w:rsidRPr="00087642">
        <w:rPr>
          <w:rFonts w:ascii="Arial" w:eastAsia="Times New Roman" w:hAnsi="Arial" w:cs="Arial"/>
          <w:lang w:eastAsia="es-ES_tradnl"/>
        </w:rPr>
        <w:t xml:space="preserve"> y </w:t>
      </w:r>
      <w:r w:rsidRPr="0041415D">
        <w:rPr>
          <w:rFonts w:ascii="Arial" w:eastAsia="Times New Roman" w:hAnsi="Arial" w:cs="Arial"/>
          <w:b/>
          <w:lang w:eastAsia="es-ES_tradnl"/>
        </w:rPr>
        <w:t>Guadalupe</w:t>
      </w:r>
      <w:del w:id="876" w:author="TOSHIBA" w:date="2016-03-08T15:18:00Z">
        <w:r w:rsidRPr="00087642" w:rsidDel="0079347D">
          <w:rPr>
            <w:rFonts w:ascii="Arial" w:eastAsia="Times New Roman" w:hAnsi="Arial" w:cs="Arial"/>
            <w:lang w:eastAsia="es-ES_tradnl"/>
          </w:rPr>
          <w:delText>.</w:delText>
        </w:r>
      </w:del>
      <w:ins w:id="877" w:author="TOSHIBA" w:date="2016-03-08T15:18:00Z">
        <w:r w:rsidR="0079347D">
          <w:rPr>
            <w:rFonts w:ascii="Arial" w:eastAsia="Times New Roman" w:hAnsi="Arial" w:cs="Arial"/>
            <w:lang w:eastAsia="es-ES_tradnl"/>
          </w:rPr>
          <w:t>;</w:t>
        </w:r>
      </w:ins>
      <w:r w:rsidR="006A733A" w:rsidRPr="00087642">
        <w:rPr>
          <w:rFonts w:ascii="Arial" w:eastAsia="Times New Roman" w:hAnsi="Arial" w:cs="Arial"/>
          <w:lang w:eastAsia="es-ES_tradnl"/>
        </w:rPr>
        <w:t xml:space="preserve"> </w:t>
      </w:r>
      <w:del w:id="878" w:author="TOSHIBA" w:date="2016-03-08T15:18:00Z">
        <w:r w:rsidR="006A733A" w:rsidRPr="00087642" w:rsidDel="0079347D">
          <w:rPr>
            <w:rFonts w:ascii="Arial" w:eastAsia="Times New Roman" w:hAnsi="Arial" w:cs="Arial"/>
            <w:lang w:eastAsia="es-ES_tradnl"/>
          </w:rPr>
          <w:delText>E</w:delText>
        </w:r>
      </w:del>
      <w:ins w:id="879" w:author="TOSHIBA" w:date="2016-03-08T15:18:00Z">
        <w:r w:rsidR="0079347D">
          <w:rPr>
            <w:rFonts w:ascii="Arial" w:eastAsia="Times New Roman" w:hAnsi="Arial" w:cs="Arial"/>
            <w:lang w:eastAsia="es-ES_tradnl"/>
          </w:rPr>
          <w:t>e</w:t>
        </w:r>
      </w:ins>
      <w:r w:rsidR="006A733A" w:rsidRPr="00087642">
        <w:rPr>
          <w:rFonts w:ascii="Arial" w:eastAsia="Times New Roman" w:hAnsi="Arial" w:cs="Arial"/>
          <w:lang w:eastAsia="es-ES_tradnl"/>
        </w:rPr>
        <w:t xml:space="preserve">n el Tolima: </w:t>
      </w:r>
      <w:r w:rsidR="0041415D">
        <w:rPr>
          <w:rFonts w:ascii="Arial" w:eastAsia="Times New Roman" w:hAnsi="Arial" w:cs="Arial"/>
          <w:b/>
          <w:lang w:eastAsia="es-ES_tradnl"/>
        </w:rPr>
        <w:t>Prado</w:t>
      </w:r>
      <w:del w:id="880" w:author="TOSHIBA" w:date="2016-03-08T15:18:00Z">
        <w:r w:rsidR="0041415D" w:rsidDel="0079347D">
          <w:rPr>
            <w:rFonts w:ascii="Arial" w:eastAsia="Times New Roman" w:hAnsi="Arial" w:cs="Arial"/>
            <w:b/>
            <w:lang w:eastAsia="es-ES_tradnl"/>
          </w:rPr>
          <w:delText>.</w:delText>
        </w:r>
      </w:del>
      <w:ins w:id="881" w:author="TOSHIBA" w:date="2016-03-08T15:18:00Z">
        <w:r w:rsidR="0079347D">
          <w:rPr>
            <w:rFonts w:ascii="Arial" w:eastAsia="Times New Roman" w:hAnsi="Arial" w:cs="Arial"/>
            <w:b/>
            <w:lang w:eastAsia="es-ES_tradnl"/>
          </w:rPr>
          <w:t>;</w:t>
        </w:r>
      </w:ins>
      <w:r w:rsidR="0041415D">
        <w:rPr>
          <w:rFonts w:ascii="Arial" w:eastAsia="Times New Roman" w:hAnsi="Arial" w:cs="Arial"/>
          <w:lang w:eastAsia="es-ES_tradnl"/>
        </w:rPr>
        <w:t xml:space="preserve"> </w:t>
      </w:r>
      <w:ins w:id="882" w:author="TOSHIBA" w:date="2016-03-08T15:18:00Z">
        <w:r w:rsidR="00971597">
          <w:rPr>
            <w:rFonts w:ascii="Arial" w:eastAsia="Times New Roman" w:hAnsi="Arial" w:cs="Arial"/>
            <w:lang w:eastAsia="es-ES_tradnl"/>
          </w:rPr>
          <w:t xml:space="preserve">en el </w:t>
        </w:r>
      </w:ins>
      <w:del w:id="883" w:author="TOSHIBA" w:date="2016-03-08T15:19:00Z">
        <w:r w:rsidR="0041415D" w:rsidDel="00971597">
          <w:rPr>
            <w:rFonts w:ascii="Arial" w:eastAsia="Times New Roman" w:hAnsi="Arial" w:cs="Arial"/>
            <w:lang w:eastAsia="es-ES_tradnl"/>
          </w:rPr>
          <w:delText xml:space="preserve">En </w:delText>
        </w:r>
      </w:del>
      <w:r w:rsidR="0041415D">
        <w:rPr>
          <w:rFonts w:ascii="Arial" w:eastAsia="Times New Roman" w:hAnsi="Arial" w:cs="Arial"/>
          <w:lang w:eastAsia="es-ES_tradnl"/>
        </w:rPr>
        <w:t>Huila:</w:t>
      </w:r>
      <w:r w:rsidR="006A733A" w:rsidRPr="0041415D">
        <w:rPr>
          <w:rFonts w:ascii="Arial" w:eastAsia="Times New Roman" w:hAnsi="Arial" w:cs="Arial"/>
          <w:b/>
          <w:lang w:eastAsia="es-ES_tradnl"/>
        </w:rPr>
        <w:t xml:space="preserve"> </w:t>
      </w:r>
      <w:ins w:id="884" w:author="TOSHIBA" w:date="2016-03-08T15:19:00Z">
        <w:r w:rsidR="00971597">
          <w:rPr>
            <w:rFonts w:ascii="Arial" w:eastAsia="Times New Roman" w:hAnsi="Arial" w:cs="Arial"/>
            <w:b/>
            <w:lang w:eastAsia="es-ES_tradnl"/>
          </w:rPr>
          <w:t xml:space="preserve">Betania y El </w:t>
        </w:r>
      </w:ins>
      <w:r w:rsidR="006A733A" w:rsidRPr="0041415D">
        <w:rPr>
          <w:rFonts w:ascii="Arial" w:eastAsia="Times New Roman" w:hAnsi="Arial" w:cs="Arial"/>
          <w:b/>
          <w:lang w:eastAsia="es-ES_tradnl"/>
        </w:rPr>
        <w:t>Quimbo</w:t>
      </w:r>
      <w:del w:id="885" w:author="TOSHIBA" w:date="2016-03-08T15:19:00Z">
        <w:r w:rsidR="006A733A" w:rsidRPr="00087642" w:rsidDel="00971597">
          <w:rPr>
            <w:rFonts w:ascii="Arial" w:eastAsia="Times New Roman" w:hAnsi="Arial" w:cs="Arial"/>
            <w:lang w:eastAsia="es-ES_tradnl"/>
          </w:rPr>
          <w:delText>.</w:delText>
        </w:r>
      </w:del>
      <w:ins w:id="886" w:author="TOSHIBA" w:date="2016-03-08T15:19:00Z">
        <w:r w:rsidR="00971597">
          <w:rPr>
            <w:rFonts w:ascii="Arial" w:eastAsia="Times New Roman" w:hAnsi="Arial" w:cs="Arial"/>
            <w:lang w:eastAsia="es-ES_tradnl"/>
          </w:rPr>
          <w:t>;</w:t>
        </w:r>
      </w:ins>
      <w:r w:rsidRPr="00087642">
        <w:rPr>
          <w:rFonts w:ascii="Arial" w:eastAsia="Times New Roman" w:hAnsi="Arial" w:cs="Arial"/>
          <w:lang w:eastAsia="es-ES_tradnl"/>
        </w:rPr>
        <w:t xml:space="preserve"> </w:t>
      </w:r>
      <w:del w:id="887" w:author="TOSHIBA" w:date="2016-03-08T15:19:00Z">
        <w:r w:rsidR="00A948C7" w:rsidDel="00971597">
          <w:rPr>
            <w:rFonts w:ascii="Arial" w:eastAsia="Times New Roman" w:hAnsi="Arial" w:cs="Arial"/>
            <w:lang w:eastAsia="es-ES_tradnl"/>
          </w:rPr>
          <w:delText>E</w:delText>
        </w:r>
      </w:del>
      <w:ins w:id="888" w:author="TOSHIBA" w:date="2016-03-08T15:19:00Z">
        <w:r w:rsidR="00971597">
          <w:rPr>
            <w:rFonts w:ascii="Arial" w:eastAsia="Times New Roman" w:hAnsi="Arial" w:cs="Arial"/>
            <w:lang w:eastAsia="es-ES_tradnl"/>
          </w:rPr>
          <w:t>e</w:t>
        </w:r>
      </w:ins>
      <w:r w:rsidR="00A948C7">
        <w:rPr>
          <w:rFonts w:ascii="Arial" w:eastAsia="Times New Roman" w:hAnsi="Arial" w:cs="Arial"/>
          <w:lang w:eastAsia="es-ES_tradnl"/>
        </w:rPr>
        <w:t xml:space="preserve">n Atlántico: </w:t>
      </w:r>
      <w:r w:rsidR="00A948C7" w:rsidRPr="00A948C7">
        <w:rPr>
          <w:rFonts w:ascii="Arial" w:eastAsia="Times New Roman" w:hAnsi="Arial" w:cs="Arial"/>
          <w:b/>
          <w:lang w:eastAsia="es-ES_tradnl"/>
        </w:rPr>
        <w:t>Guájaro</w:t>
      </w:r>
      <w:del w:id="889" w:author="TOSHIBA" w:date="2016-03-08T15:19:00Z">
        <w:r w:rsidR="00A948C7" w:rsidDel="00971597">
          <w:rPr>
            <w:rFonts w:ascii="Arial" w:eastAsia="Times New Roman" w:hAnsi="Arial" w:cs="Arial"/>
            <w:lang w:eastAsia="es-ES_tradnl"/>
          </w:rPr>
          <w:delText>.</w:delText>
        </w:r>
      </w:del>
      <w:ins w:id="890" w:author="TOSHIBA" w:date="2016-03-08T15:19:00Z">
        <w:r w:rsidR="00971597">
          <w:rPr>
            <w:rFonts w:ascii="Arial" w:eastAsia="Times New Roman" w:hAnsi="Arial" w:cs="Arial"/>
            <w:lang w:eastAsia="es-ES_tradnl"/>
          </w:rPr>
          <w:t>;</w:t>
        </w:r>
      </w:ins>
      <w:r w:rsidR="00A948C7">
        <w:rPr>
          <w:rFonts w:ascii="Arial" w:eastAsia="Times New Roman" w:hAnsi="Arial" w:cs="Arial"/>
          <w:lang w:eastAsia="es-ES_tradnl"/>
        </w:rPr>
        <w:t xml:space="preserve"> </w:t>
      </w:r>
      <w:del w:id="891" w:author="TOSHIBA" w:date="2016-03-08T15:19:00Z">
        <w:r w:rsidRPr="00087642" w:rsidDel="00971597">
          <w:rPr>
            <w:rFonts w:ascii="Arial" w:eastAsia="Times New Roman" w:hAnsi="Arial" w:cs="Arial"/>
            <w:lang w:eastAsia="es-ES_tradnl"/>
          </w:rPr>
          <w:delText>E</w:delText>
        </w:r>
      </w:del>
      <w:ins w:id="892" w:author="TOSHIBA" w:date="2016-03-08T15:19:00Z">
        <w:r w:rsidR="00971597">
          <w:rPr>
            <w:rFonts w:ascii="Arial" w:eastAsia="Times New Roman" w:hAnsi="Arial" w:cs="Arial"/>
            <w:lang w:eastAsia="es-ES_tradnl"/>
          </w:rPr>
          <w:t>e</w:t>
        </w:r>
      </w:ins>
      <w:r w:rsidRPr="00087642">
        <w:rPr>
          <w:rFonts w:ascii="Arial" w:eastAsia="Times New Roman" w:hAnsi="Arial" w:cs="Arial"/>
          <w:lang w:eastAsia="es-ES_tradnl"/>
        </w:rPr>
        <w:t xml:space="preserve">n Boyacá: </w:t>
      </w:r>
      <w:r w:rsidRPr="0041415D">
        <w:rPr>
          <w:rFonts w:ascii="Arial" w:eastAsia="Times New Roman" w:hAnsi="Arial" w:cs="Arial"/>
          <w:b/>
          <w:lang w:eastAsia="es-ES_tradnl"/>
        </w:rPr>
        <w:t>Chivor</w:t>
      </w:r>
      <w:r w:rsidRPr="00087642">
        <w:rPr>
          <w:rFonts w:ascii="Arial" w:eastAsia="Times New Roman" w:hAnsi="Arial" w:cs="Arial"/>
          <w:lang w:eastAsia="es-ES_tradnl"/>
        </w:rPr>
        <w:t xml:space="preserve"> o Santa María</w:t>
      </w:r>
      <w:r w:rsidR="00475D8D">
        <w:rPr>
          <w:rFonts w:ascii="Arial" w:eastAsia="Times New Roman" w:hAnsi="Arial" w:cs="Arial"/>
          <w:lang w:eastAsia="es-ES_tradnl"/>
        </w:rPr>
        <w:t>,</w:t>
      </w:r>
      <w:r w:rsidR="006A733A" w:rsidRPr="00087642">
        <w:rPr>
          <w:rFonts w:ascii="Arial" w:eastAsia="Times New Roman" w:hAnsi="Arial" w:cs="Arial"/>
          <w:lang w:eastAsia="es-ES_tradnl"/>
        </w:rPr>
        <w:t xml:space="preserve"> que es la mayor de todas.</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EB31BC" w:rsidRPr="0099771C" w14:paraId="492F5FAA" w14:textId="77777777" w:rsidTr="00E22274">
        <w:tc>
          <w:tcPr>
            <w:tcW w:w="9054" w:type="dxa"/>
            <w:gridSpan w:val="2"/>
            <w:shd w:val="clear" w:color="auto" w:fill="000000" w:themeFill="text1"/>
          </w:tcPr>
          <w:p w14:paraId="3DD3D606" w14:textId="77777777" w:rsidR="00EB31BC" w:rsidRPr="0099771C" w:rsidRDefault="00EB31BC"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EB31BC" w:rsidRPr="0099771C" w14:paraId="32F44409" w14:textId="77777777" w:rsidTr="00E22274">
        <w:tc>
          <w:tcPr>
            <w:tcW w:w="1809" w:type="dxa"/>
          </w:tcPr>
          <w:p w14:paraId="418D602F"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70ADCDFF"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_REC13</w:t>
            </w:r>
            <w:r w:rsidRPr="0099771C">
              <w:rPr>
                <w:rFonts w:ascii="Times New Roman" w:eastAsiaTheme="minorEastAsia" w:hAnsi="Times New Roman" w:cs="Times New Roman"/>
                <w:color w:val="000000"/>
                <w:lang w:eastAsia="es-CO"/>
              </w:rPr>
              <w:t>0</w:t>
            </w:r>
          </w:p>
        </w:tc>
      </w:tr>
      <w:tr w:rsidR="00EB31BC" w:rsidRPr="0099771C" w14:paraId="1E52314C" w14:textId="77777777" w:rsidTr="00E22274">
        <w:tc>
          <w:tcPr>
            <w:tcW w:w="1809" w:type="dxa"/>
          </w:tcPr>
          <w:p w14:paraId="146BD593"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172EAA1" w14:textId="77777777" w:rsidR="00EB31BC" w:rsidRPr="0099771C" w:rsidRDefault="00EB31BC" w:rsidP="00E22274">
            <w:pPr>
              <w:spacing w:before="2" w:after="2"/>
              <w:rPr>
                <w:rFonts w:ascii="Times New Roman" w:eastAsiaTheme="minorEastAsia" w:hAnsi="Times New Roman" w:cs="Times New Roman"/>
                <w:color w:val="000000"/>
                <w:lang w:eastAsia="es-CO"/>
              </w:rPr>
            </w:pPr>
          </w:p>
          <w:p w14:paraId="019D65EF"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3069D368" w14:textId="77777777" w:rsidTr="00E22274">
        <w:tc>
          <w:tcPr>
            <w:tcW w:w="1809" w:type="dxa"/>
          </w:tcPr>
          <w:p w14:paraId="242C0E9B"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0340FAAB"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6091C3EA" w14:textId="77777777" w:rsidTr="00E22274">
        <w:tc>
          <w:tcPr>
            <w:tcW w:w="1809" w:type="dxa"/>
          </w:tcPr>
          <w:p w14:paraId="4C22550F"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7812749C"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Reconoce características de las ciénagas y embalses del territorio colombiano</w:t>
            </w:r>
          </w:p>
        </w:tc>
      </w:tr>
      <w:tr w:rsidR="00EB31BC" w:rsidRPr="0099771C" w14:paraId="2A76FC24" w14:textId="77777777" w:rsidTr="00E22274">
        <w:tc>
          <w:tcPr>
            <w:tcW w:w="1809" w:type="dxa"/>
          </w:tcPr>
          <w:p w14:paraId="218F3874"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4FFF9A39"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Actividad para identificar aspectos representativos de las ciénagas y embalses de Colombia</w:t>
            </w:r>
          </w:p>
          <w:p w14:paraId="67D50FB5"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bl>
    <w:p w14:paraId="5FD0A182" w14:textId="77777777" w:rsidR="006A733A" w:rsidRPr="00087642" w:rsidRDefault="006A733A" w:rsidP="001524C5">
      <w:pPr>
        <w:tabs>
          <w:tab w:val="left" w:pos="3600"/>
        </w:tabs>
        <w:rPr>
          <w:rFonts w:ascii="Arial" w:hAnsi="Arial" w:cs="Arial"/>
          <w:b/>
        </w:rPr>
      </w:pPr>
    </w:p>
    <w:p w14:paraId="19991494" w14:textId="77777777" w:rsidR="001524C5" w:rsidRDefault="00087642" w:rsidP="001524C5">
      <w:pPr>
        <w:tabs>
          <w:tab w:val="left" w:pos="3600"/>
        </w:tabs>
        <w:rPr>
          <w:rFonts w:ascii="Arial" w:hAnsi="Arial" w:cs="Arial"/>
          <w:b/>
        </w:rPr>
      </w:pPr>
      <w:r w:rsidRPr="00087642">
        <w:rPr>
          <w:rFonts w:ascii="Arial" w:hAnsi="Arial" w:cs="Arial"/>
          <w:highlight w:val="yellow"/>
        </w:rPr>
        <w:t>[SECCIÓN 2]</w:t>
      </w:r>
      <w:r w:rsidR="001524C5" w:rsidRPr="00382215">
        <w:rPr>
          <w:rFonts w:ascii="Arial" w:hAnsi="Arial" w:cs="Arial"/>
          <w:b/>
        </w:rPr>
        <w:t>4.3 Consolidación</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EB31BC" w:rsidRPr="0099771C" w14:paraId="6CC8F9BE" w14:textId="77777777" w:rsidTr="00E22274">
        <w:tc>
          <w:tcPr>
            <w:tcW w:w="9054" w:type="dxa"/>
            <w:gridSpan w:val="2"/>
            <w:shd w:val="clear" w:color="auto" w:fill="000000" w:themeFill="text1"/>
          </w:tcPr>
          <w:p w14:paraId="1CC1F359" w14:textId="77777777" w:rsidR="00EB31BC" w:rsidRPr="0099771C" w:rsidRDefault="00EB31BC"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EB31BC" w:rsidRPr="0099771C" w14:paraId="524EDF2E" w14:textId="77777777" w:rsidTr="00E22274">
        <w:tc>
          <w:tcPr>
            <w:tcW w:w="1809" w:type="dxa"/>
          </w:tcPr>
          <w:p w14:paraId="149830E1"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083B2327"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_REC14</w:t>
            </w:r>
            <w:r w:rsidRPr="0099771C">
              <w:rPr>
                <w:rFonts w:ascii="Times New Roman" w:eastAsiaTheme="minorEastAsia" w:hAnsi="Times New Roman" w:cs="Times New Roman"/>
                <w:color w:val="000000"/>
                <w:lang w:eastAsia="es-CO"/>
              </w:rPr>
              <w:t>0</w:t>
            </w:r>
          </w:p>
        </w:tc>
      </w:tr>
      <w:tr w:rsidR="00EB31BC" w:rsidRPr="0099771C" w14:paraId="1BAB8B1B" w14:textId="77777777" w:rsidTr="00E22274">
        <w:tc>
          <w:tcPr>
            <w:tcW w:w="1809" w:type="dxa"/>
          </w:tcPr>
          <w:p w14:paraId="2D9B63F9"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741D822A" w14:textId="77777777" w:rsidR="00EB31BC" w:rsidRPr="0099771C" w:rsidRDefault="00EB31BC" w:rsidP="00E22274">
            <w:pPr>
              <w:spacing w:before="2" w:after="2"/>
              <w:rPr>
                <w:rFonts w:ascii="Times New Roman" w:eastAsiaTheme="minorEastAsia" w:hAnsi="Times New Roman" w:cs="Times New Roman"/>
                <w:color w:val="000000"/>
                <w:lang w:eastAsia="es-CO"/>
              </w:rPr>
            </w:pPr>
          </w:p>
          <w:p w14:paraId="3FB329A6"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74DFAC50" w14:textId="77777777" w:rsidTr="00E22274">
        <w:tc>
          <w:tcPr>
            <w:tcW w:w="1809" w:type="dxa"/>
          </w:tcPr>
          <w:p w14:paraId="7F1B8A17"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1A9EF325"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3513F573" w14:textId="77777777" w:rsidTr="00E22274">
        <w:tc>
          <w:tcPr>
            <w:tcW w:w="1809" w:type="dxa"/>
          </w:tcPr>
          <w:p w14:paraId="525340C1"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515D1C16"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 xml:space="preserve">Refuerza tu aprendizaje: </w:t>
            </w:r>
            <w:commentRangeStart w:id="893"/>
            <w:r w:rsidRPr="00EB31BC">
              <w:rPr>
                <w:rFonts w:ascii="Times New Roman" w:eastAsiaTheme="minorEastAsia" w:hAnsi="Times New Roman" w:cs="Times New Roman"/>
                <w:color w:val="000000"/>
                <w:lang w:eastAsia="es-CO"/>
              </w:rPr>
              <w:t>Hidrografía de Colombia</w:t>
            </w:r>
            <w:commentRangeEnd w:id="893"/>
            <w:r w:rsidR="000705A2">
              <w:rPr>
                <w:rStyle w:val="Refdecomentario"/>
              </w:rPr>
              <w:commentReference w:id="893"/>
            </w:r>
          </w:p>
        </w:tc>
      </w:tr>
      <w:tr w:rsidR="00EB31BC" w:rsidRPr="0099771C" w14:paraId="707B82D3" w14:textId="77777777" w:rsidTr="00E22274">
        <w:tc>
          <w:tcPr>
            <w:tcW w:w="1809" w:type="dxa"/>
          </w:tcPr>
          <w:p w14:paraId="341CBF8D"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2B76C63C"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Actividad sobre Hidrografía de Colombia</w:t>
            </w:r>
          </w:p>
          <w:p w14:paraId="77801934"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bl>
    <w:p w14:paraId="20E86830" w14:textId="77777777" w:rsidR="00EB31BC" w:rsidRPr="00087642" w:rsidRDefault="00EB31BC" w:rsidP="001524C5">
      <w:pPr>
        <w:tabs>
          <w:tab w:val="left" w:pos="3600"/>
        </w:tabs>
        <w:rPr>
          <w:rFonts w:ascii="Arial" w:hAnsi="Arial" w:cs="Arial"/>
        </w:rPr>
      </w:pPr>
    </w:p>
    <w:p w14:paraId="0FAA8439" w14:textId="7D07A8C4" w:rsidR="001524C5" w:rsidRPr="00087642" w:rsidRDefault="00087642" w:rsidP="001524C5">
      <w:pPr>
        <w:tabs>
          <w:tab w:val="left" w:pos="2940"/>
        </w:tabs>
        <w:rPr>
          <w:rFonts w:ascii="Arial" w:hAnsi="Arial" w:cs="Arial"/>
          <w:b/>
        </w:rPr>
      </w:pPr>
      <w:r w:rsidRPr="00087642">
        <w:rPr>
          <w:rFonts w:ascii="Arial" w:hAnsi="Arial" w:cs="Arial"/>
          <w:highlight w:val="yellow"/>
        </w:rPr>
        <w:t>[SECCIÓN 1]</w:t>
      </w:r>
      <w:r w:rsidR="00A948C7">
        <w:rPr>
          <w:rFonts w:ascii="Arial" w:hAnsi="Arial" w:cs="Arial"/>
          <w:b/>
        </w:rPr>
        <w:t>5</w:t>
      </w:r>
      <w:r w:rsidR="001524C5" w:rsidRPr="00087642">
        <w:rPr>
          <w:rFonts w:ascii="Arial" w:hAnsi="Arial" w:cs="Arial"/>
          <w:b/>
        </w:rPr>
        <w:t xml:space="preserve"> </w:t>
      </w:r>
      <w:ins w:id="894" w:author="TOSHIBA" w:date="2016-03-09T11:13:00Z">
        <w:r w:rsidR="000705A2">
          <w:rPr>
            <w:rFonts w:ascii="Arial" w:hAnsi="Arial" w:cs="Arial"/>
            <w:b/>
          </w:rPr>
          <w:t xml:space="preserve">La </w:t>
        </w:r>
      </w:ins>
      <w:del w:id="895" w:author="TOSHIBA" w:date="2016-03-09T11:13:00Z">
        <w:r w:rsidR="001524C5" w:rsidRPr="00087642" w:rsidDel="000705A2">
          <w:rPr>
            <w:rFonts w:ascii="Arial" w:hAnsi="Arial" w:cs="Arial"/>
            <w:b/>
          </w:rPr>
          <w:delText>C</w:delText>
        </w:r>
      </w:del>
      <w:ins w:id="896" w:author="TOSHIBA" w:date="2016-03-09T11:13:00Z">
        <w:r w:rsidR="000705A2">
          <w:rPr>
            <w:rFonts w:ascii="Arial" w:hAnsi="Arial" w:cs="Arial"/>
            <w:b/>
          </w:rPr>
          <w:t>c</w:t>
        </w:r>
      </w:ins>
      <w:r w:rsidR="001524C5" w:rsidRPr="00087642">
        <w:rPr>
          <w:rFonts w:ascii="Arial" w:hAnsi="Arial" w:cs="Arial"/>
          <w:b/>
        </w:rPr>
        <w:t>limatología de Colombia</w:t>
      </w:r>
      <w:r w:rsidR="001524C5" w:rsidRPr="00087642">
        <w:rPr>
          <w:rFonts w:ascii="Arial" w:hAnsi="Arial" w:cs="Arial"/>
          <w:b/>
        </w:rPr>
        <w:tab/>
      </w:r>
    </w:p>
    <w:p w14:paraId="4F3C0759" w14:textId="6EE814A7" w:rsidR="001524C5" w:rsidRPr="00087642" w:rsidRDefault="001524C5" w:rsidP="001524C5">
      <w:pPr>
        <w:tabs>
          <w:tab w:val="left" w:pos="2940"/>
        </w:tabs>
        <w:rPr>
          <w:rFonts w:ascii="Arial" w:hAnsi="Arial" w:cs="Arial"/>
        </w:rPr>
      </w:pPr>
      <w:r w:rsidRPr="00087642">
        <w:rPr>
          <w:rFonts w:ascii="Arial" w:eastAsia="Times New Roman" w:hAnsi="Arial" w:cs="Arial"/>
          <w:lang w:eastAsia="es-ES_tradnl"/>
        </w:rPr>
        <w:t>Colombia presenta una gran variedad climática</w:t>
      </w:r>
      <w:r w:rsidR="006A733A" w:rsidRPr="00087642">
        <w:rPr>
          <w:rFonts w:ascii="Arial" w:eastAsia="Times New Roman" w:hAnsi="Arial" w:cs="Arial"/>
          <w:lang w:eastAsia="es-ES_tradnl"/>
        </w:rPr>
        <w:t xml:space="preserve"> en relación </w:t>
      </w:r>
      <w:ins w:id="897" w:author="TOSHIBA" w:date="2016-03-08T15:20:00Z">
        <w:r w:rsidR="00971597">
          <w:rPr>
            <w:rFonts w:ascii="Arial" w:eastAsia="Times New Roman" w:hAnsi="Arial" w:cs="Arial"/>
            <w:lang w:eastAsia="es-ES_tradnl"/>
          </w:rPr>
          <w:t>con</w:t>
        </w:r>
      </w:ins>
      <w:del w:id="898" w:author="TOSHIBA" w:date="2016-03-08T15:20:00Z">
        <w:r w:rsidR="006A733A" w:rsidRPr="00087642" w:rsidDel="00971597">
          <w:rPr>
            <w:rFonts w:ascii="Arial" w:eastAsia="Times New Roman" w:hAnsi="Arial" w:cs="Arial"/>
            <w:lang w:eastAsia="es-ES_tradnl"/>
          </w:rPr>
          <w:delText>a</w:delText>
        </w:r>
      </w:del>
      <w:r w:rsidR="006A733A" w:rsidRPr="00087642">
        <w:rPr>
          <w:rFonts w:ascii="Arial" w:eastAsia="Times New Roman" w:hAnsi="Arial" w:cs="Arial"/>
          <w:lang w:eastAsia="es-ES_tradnl"/>
        </w:rPr>
        <w:t xml:space="preserve"> su ubicación en la zona de </w:t>
      </w:r>
      <w:r w:rsidR="006A733A" w:rsidRPr="00087642">
        <w:rPr>
          <w:rFonts w:ascii="Arial" w:eastAsia="Times New Roman" w:hAnsi="Arial" w:cs="Arial"/>
          <w:b/>
          <w:lang w:eastAsia="es-ES_tradnl"/>
        </w:rPr>
        <w:t>latitudes bajas</w:t>
      </w:r>
      <w:r w:rsidR="006A733A" w:rsidRPr="00087642">
        <w:rPr>
          <w:rFonts w:ascii="Arial" w:eastAsia="Times New Roman" w:hAnsi="Arial" w:cs="Arial"/>
          <w:lang w:eastAsia="es-ES_tradnl"/>
        </w:rPr>
        <w:t xml:space="preserve">, la forma del </w:t>
      </w:r>
      <w:r w:rsidR="006A733A" w:rsidRPr="00087642">
        <w:rPr>
          <w:rFonts w:ascii="Arial" w:eastAsia="Times New Roman" w:hAnsi="Arial" w:cs="Arial"/>
          <w:b/>
          <w:lang w:eastAsia="es-ES_tradnl"/>
        </w:rPr>
        <w:t>relieve</w:t>
      </w:r>
      <w:r w:rsidR="006A733A" w:rsidRPr="00087642">
        <w:rPr>
          <w:rFonts w:ascii="Arial" w:eastAsia="Times New Roman" w:hAnsi="Arial" w:cs="Arial"/>
          <w:lang w:eastAsia="es-ES_tradnl"/>
        </w:rPr>
        <w:t xml:space="preserve"> o </w:t>
      </w:r>
      <w:r w:rsidR="006A733A" w:rsidRPr="00087642">
        <w:rPr>
          <w:rFonts w:ascii="Arial" w:eastAsia="Times New Roman" w:hAnsi="Arial" w:cs="Arial"/>
          <w:b/>
          <w:lang w:eastAsia="es-ES_tradnl"/>
        </w:rPr>
        <w:t>altitud</w:t>
      </w:r>
      <w:r w:rsidR="006A733A" w:rsidRPr="00087642">
        <w:rPr>
          <w:rFonts w:ascii="Arial" w:eastAsia="Times New Roman" w:hAnsi="Arial" w:cs="Arial"/>
          <w:lang w:eastAsia="es-ES_tradnl"/>
        </w:rPr>
        <w:t xml:space="preserve"> y los </w:t>
      </w:r>
      <w:r w:rsidR="006A733A" w:rsidRPr="00087642">
        <w:rPr>
          <w:rFonts w:ascii="Arial" w:eastAsia="Times New Roman" w:hAnsi="Arial" w:cs="Arial"/>
          <w:b/>
          <w:lang w:eastAsia="es-ES_tradnl"/>
        </w:rPr>
        <w:t>factores atmosféricos</w:t>
      </w:r>
      <w:r w:rsidR="006A733A" w:rsidRPr="00087642">
        <w:rPr>
          <w:rFonts w:ascii="Arial" w:eastAsia="Times New Roman" w:hAnsi="Arial" w:cs="Arial"/>
          <w:lang w:eastAsia="es-ES_tradnl"/>
        </w:rPr>
        <w:t xml:space="preserve"> (intensidad </w:t>
      </w:r>
      <w:ins w:id="899" w:author="TOSHIBA" w:date="2016-03-08T15:20:00Z">
        <w:r w:rsidR="00971597">
          <w:rPr>
            <w:rFonts w:ascii="Arial" w:eastAsia="Times New Roman" w:hAnsi="Arial" w:cs="Arial"/>
            <w:lang w:eastAsia="es-ES_tradnl"/>
          </w:rPr>
          <w:t xml:space="preserve">de la </w:t>
        </w:r>
      </w:ins>
      <w:r w:rsidR="006A733A" w:rsidRPr="00087642">
        <w:rPr>
          <w:rFonts w:ascii="Arial" w:eastAsia="Times New Roman" w:hAnsi="Arial" w:cs="Arial"/>
          <w:b/>
          <w:lang w:eastAsia="es-ES_tradnl"/>
        </w:rPr>
        <w:t>radiación solar</w:t>
      </w:r>
      <w:r w:rsidR="006A733A" w:rsidRPr="00087642">
        <w:rPr>
          <w:rFonts w:ascii="Arial" w:eastAsia="Times New Roman" w:hAnsi="Arial" w:cs="Arial"/>
          <w:lang w:eastAsia="es-ES_tradnl"/>
        </w:rPr>
        <w:t xml:space="preserve">, </w:t>
      </w:r>
      <w:r w:rsidR="006A733A" w:rsidRPr="00087642">
        <w:rPr>
          <w:rFonts w:ascii="Arial" w:eastAsia="Times New Roman" w:hAnsi="Arial" w:cs="Arial"/>
          <w:b/>
          <w:lang w:eastAsia="es-ES_tradnl"/>
        </w:rPr>
        <w:t>temperatura</w:t>
      </w:r>
      <w:r w:rsidR="006A733A" w:rsidRPr="00087642">
        <w:rPr>
          <w:rFonts w:ascii="Arial" w:eastAsia="Times New Roman" w:hAnsi="Arial" w:cs="Arial"/>
          <w:lang w:eastAsia="es-ES_tradnl"/>
        </w:rPr>
        <w:t xml:space="preserve">, </w:t>
      </w:r>
      <w:r w:rsidR="006A733A" w:rsidRPr="00087642">
        <w:rPr>
          <w:rFonts w:ascii="Arial" w:eastAsia="Times New Roman" w:hAnsi="Arial" w:cs="Arial"/>
          <w:b/>
          <w:lang w:eastAsia="es-ES_tradnl"/>
        </w:rPr>
        <w:t>precipitaciones</w:t>
      </w:r>
      <w:r w:rsidR="006A733A" w:rsidRPr="00087642">
        <w:rPr>
          <w:rFonts w:ascii="Arial" w:eastAsia="Times New Roman" w:hAnsi="Arial" w:cs="Arial"/>
          <w:lang w:eastAsia="es-ES_tradnl"/>
        </w:rPr>
        <w:t xml:space="preserve">, sistemas de </w:t>
      </w:r>
      <w:r w:rsidR="006A733A" w:rsidRPr="00087642">
        <w:rPr>
          <w:rFonts w:ascii="Arial" w:eastAsia="Times New Roman" w:hAnsi="Arial" w:cs="Arial"/>
          <w:b/>
          <w:lang w:eastAsia="es-ES_tradnl"/>
        </w:rPr>
        <w:t>vientos</w:t>
      </w:r>
      <w:r w:rsidR="006A733A" w:rsidRPr="00087642">
        <w:rPr>
          <w:rFonts w:ascii="Arial" w:eastAsia="Times New Roman" w:hAnsi="Arial" w:cs="Arial"/>
          <w:lang w:eastAsia="es-ES_tradnl"/>
        </w:rPr>
        <w:t xml:space="preserve"> y </w:t>
      </w:r>
      <w:r w:rsidR="006A733A" w:rsidRPr="00087642">
        <w:rPr>
          <w:rFonts w:ascii="Arial" w:eastAsia="Times New Roman" w:hAnsi="Arial" w:cs="Arial"/>
          <w:b/>
          <w:lang w:eastAsia="es-ES_tradnl"/>
        </w:rPr>
        <w:t>humedad atmosférica</w:t>
      </w:r>
      <w:r w:rsidR="006A733A" w:rsidRPr="00087642">
        <w:rPr>
          <w:rFonts w:ascii="Arial" w:eastAsia="Times New Roman" w:hAnsi="Arial" w:cs="Arial"/>
          <w:lang w:eastAsia="es-ES_tradnl"/>
        </w:rPr>
        <w:t>) de carácter local y los vientos alisios (planetarios)</w:t>
      </w:r>
      <w:ins w:id="900" w:author="TOSHIBA" w:date="2016-03-08T15:20:00Z">
        <w:r w:rsidR="00971597">
          <w:rPr>
            <w:rFonts w:ascii="Arial" w:eastAsia="Times New Roman" w:hAnsi="Arial" w:cs="Arial"/>
            <w:lang w:eastAsia="es-ES_tradnl"/>
          </w:rPr>
          <w:t>.</w:t>
        </w:r>
      </w:ins>
    </w:p>
    <w:p w14:paraId="7DE1FF0D" w14:textId="77777777" w:rsidR="001524C5" w:rsidRPr="00087642" w:rsidRDefault="00087642" w:rsidP="001524C5">
      <w:pPr>
        <w:tabs>
          <w:tab w:val="left" w:pos="3600"/>
        </w:tabs>
        <w:rPr>
          <w:rFonts w:ascii="Arial" w:hAnsi="Arial" w:cs="Arial"/>
          <w:b/>
        </w:rPr>
      </w:pPr>
      <w:r w:rsidRPr="00087642">
        <w:rPr>
          <w:rFonts w:ascii="Arial" w:hAnsi="Arial" w:cs="Arial"/>
          <w:highlight w:val="yellow"/>
        </w:rPr>
        <w:t>[SECCIÓN 2]</w:t>
      </w:r>
      <w:r w:rsidR="001524C5" w:rsidRPr="00087642">
        <w:rPr>
          <w:rFonts w:ascii="Arial" w:hAnsi="Arial" w:cs="Arial"/>
          <w:b/>
        </w:rPr>
        <w:t>5.1 Los factores del clima en Colombia</w:t>
      </w:r>
    </w:p>
    <w:p w14:paraId="05DE2991" w14:textId="22FEBB76"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En relación </w:t>
      </w:r>
      <w:ins w:id="901" w:author="TOSHIBA" w:date="2016-03-08T15:21:00Z">
        <w:r w:rsidR="00971597">
          <w:rPr>
            <w:rFonts w:ascii="Arial" w:eastAsia="Times New Roman" w:hAnsi="Arial" w:cs="Arial"/>
            <w:lang w:eastAsia="es-ES_tradnl"/>
          </w:rPr>
          <w:t xml:space="preserve">con </w:t>
        </w:r>
      </w:ins>
      <w:del w:id="902" w:author="TOSHIBA" w:date="2016-03-08T15:21:00Z">
        <w:r w:rsidRPr="00087642" w:rsidDel="00971597">
          <w:rPr>
            <w:rFonts w:ascii="Arial" w:eastAsia="Times New Roman" w:hAnsi="Arial" w:cs="Arial"/>
            <w:lang w:eastAsia="es-ES_tradnl"/>
          </w:rPr>
          <w:delText>a</w:delText>
        </w:r>
      </w:del>
      <w:r w:rsidRPr="00087642">
        <w:rPr>
          <w:rFonts w:ascii="Arial" w:eastAsia="Times New Roman" w:hAnsi="Arial" w:cs="Arial"/>
          <w:lang w:eastAsia="es-ES_tradnl"/>
        </w:rPr>
        <w:t xml:space="preserve"> la </w:t>
      </w:r>
      <w:r w:rsidRPr="00087642">
        <w:rPr>
          <w:rFonts w:ascii="Arial" w:eastAsia="Times New Roman" w:hAnsi="Arial" w:cs="Arial"/>
          <w:b/>
          <w:lang w:eastAsia="es-ES_tradnl"/>
        </w:rPr>
        <w:t>latitud</w:t>
      </w:r>
      <w:r w:rsidRPr="00971597">
        <w:rPr>
          <w:rFonts w:ascii="Arial" w:eastAsia="Times New Roman" w:hAnsi="Arial" w:cs="Arial"/>
          <w:lang w:eastAsia="es-ES_tradnl"/>
          <w:rPrChange w:id="903" w:author="TOSHIBA" w:date="2016-03-08T15:21:00Z">
            <w:rPr>
              <w:rFonts w:ascii="Arial" w:eastAsia="Times New Roman" w:hAnsi="Arial" w:cs="Arial"/>
              <w:b/>
              <w:lang w:eastAsia="es-ES_tradnl"/>
            </w:rPr>
          </w:rPrChange>
        </w:rPr>
        <w:t>,</w:t>
      </w:r>
      <w:r w:rsidRPr="00087642">
        <w:rPr>
          <w:rFonts w:ascii="Arial" w:eastAsia="Times New Roman" w:hAnsi="Arial" w:cs="Arial"/>
          <w:lang w:eastAsia="es-ES_tradnl"/>
        </w:rPr>
        <w:t xml:space="preserve"> Colombia muestra un periodo de </w:t>
      </w:r>
      <w:ins w:id="904" w:author="TOSHIBA" w:date="2016-03-08T15:23:00Z">
        <w:r w:rsidR="00971597">
          <w:rPr>
            <w:rFonts w:ascii="Arial" w:eastAsia="Times New Roman" w:hAnsi="Arial" w:cs="Arial"/>
            <w:lang w:eastAsia="es-ES_tradnl"/>
          </w:rPr>
          <w:t xml:space="preserve">luz solar </w:t>
        </w:r>
      </w:ins>
      <w:del w:id="905" w:author="TOSHIBA" w:date="2016-03-08T15:23:00Z">
        <w:r w:rsidRPr="00087642" w:rsidDel="00971597">
          <w:rPr>
            <w:rFonts w:ascii="Arial" w:eastAsia="Times New Roman" w:hAnsi="Arial" w:cs="Arial"/>
            <w:lang w:eastAsia="es-ES_tradnl"/>
          </w:rPr>
          <w:delText xml:space="preserve">insolación </w:delText>
        </w:r>
      </w:del>
      <w:r w:rsidRPr="00087642">
        <w:rPr>
          <w:rFonts w:ascii="Arial" w:eastAsia="Times New Roman" w:hAnsi="Arial" w:cs="Arial"/>
          <w:lang w:eastAsia="es-ES_tradnl"/>
        </w:rPr>
        <w:t>diaria con poca variación durante el año</w:t>
      </w:r>
      <w:ins w:id="906" w:author="TOSHIBA" w:date="2016-03-08T15:22:00Z">
        <w:r w:rsidR="00971597">
          <w:rPr>
            <w:rFonts w:ascii="Arial" w:eastAsia="Times New Roman" w:hAnsi="Arial" w:cs="Arial"/>
            <w:lang w:eastAsia="es-ES_tradnl"/>
          </w:rPr>
          <w:t>,</w:t>
        </w:r>
      </w:ins>
      <w:r w:rsidRPr="00087642">
        <w:rPr>
          <w:rFonts w:ascii="Arial" w:eastAsia="Times New Roman" w:hAnsi="Arial" w:cs="Arial"/>
          <w:lang w:eastAsia="es-ES_tradnl"/>
        </w:rPr>
        <w:t xml:space="preserve"> pues la diferencia de los </w:t>
      </w:r>
      <w:r w:rsidRPr="00087642">
        <w:rPr>
          <w:rFonts w:ascii="Arial" w:eastAsia="Times New Roman" w:hAnsi="Arial" w:cs="Arial"/>
          <w:b/>
          <w:lang w:eastAsia="es-ES_tradnl"/>
        </w:rPr>
        <w:t>solsticios</w:t>
      </w:r>
      <w:r w:rsidRPr="00087642">
        <w:rPr>
          <w:rFonts w:ascii="Arial" w:eastAsia="Times New Roman" w:hAnsi="Arial" w:cs="Arial"/>
          <w:lang w:eastAsia="es-ES_tradnl"/>
        </w:rPr>
        <w:t xml:space="preserve"> (días más cortos y más largos del año) es apenas de 29’ y 16</w:t>
      </w:r>
      <w:r w:rsidR="00475D8D">
        <w:rPr>
          <w:rFonts w:ascii="Arial" w:eastAsia="Times New Roman" w:hAnsi="Arial" w:cs="Arial"/>
          <w:lang w:eastAsia="es-ES_tradnl"/>
        </w:rPr>
        <w:t>,</w:t>
      </w:r>
      <w:r w:rsidRPr="00087642">
        <w:rPr>
          <w:rFonts w:ascii="Arial" w:eastAsia="Times New Roman" w:hAnsi="Arial" w:cs="Arial"/>
          <w:lang w:eastAsia="es-ES_tradnl"/>
        </w:rPr>
        <w:t xml:space="preserve">5” en el extremo meridional del país (desembocadura de la </w:t>
      </w:r>
      <w:del w:id="907" w:author="TOSHIBA" w:date="2016-03-08T15:23:00Z">
        <w:r w:rsidRPr="00087642" w:rsidDel="00971597">
          <w:rPr>
            <w:rFonts w:ascii="Arial" w:eastAsia="Times New Roman" w:hAnsi="Arial" w:cs="Arial"/>
            <w:lang w:eastAsia="es-ES_tradnl"/>
          </w:rPr>
          <w:delText>Q</w:delText>
        </w:r>
      </w:del>
      <w:ins w:id="908" w:author="TOSHIBA" w:date="2016-03-08T15:23:00Z">
        <w:r w:rsidR="00971597">
          <w:rPr>
            <w:rFonts w:ascii="Arial" w:eastAsia="Times New Roman" w:hAnsi="Arial" w:cs="Arial"/>
            <w:lang w:eastAsia="es-ES_tradnl"/>
          </w:rPr>
          <w:t>q</w:t>
        </w:r>
      </w:ins>
      <w:r w:rsidRPr="00087642">
        <w:rPr>
          <w:rFonts w:ascii="Arial" w:eastAsia="Times New Roman" w:hAnsi="Arial" w:cs="Arial"/>
          <w:lang w:eastAsia="es-ES_tradnl"/>
        </w:rPr>
        <w:t>uebrada San Antonio)</w:t>
      </w:r>
      <w:r w:rsidR="00106C18">
        <w:rPr>
          <w:rFonts w:ascii="Arial" w:eastAsia="Times New Roman" w:hAnsi="Arial" w:cs="Arial"/>
          <w:lang w:eastAsia="es-ES_tradnl"/>
        </w:rPr>
        <w:t xml:space="preserve"> </w:t>
      </w:r>
      <w:r w:rsidRPr="00087642">
        <w:rPr>
          <w:rFonts w:ascii="Arial" w:eastAsia="Times New Roman" w:hAnsi="Arial" w:cs="Arial"/>
          <w:lang w:eastAsia="es-ES_tradnl"/>
        </w:rPr>
        <w:t>y de 86’ y 14</w:t>
      </w:r>
      <w:r w:rsidR="00475D8D">
        <w:rPr>
          <w:rFonts w:ascii="Arial" w:eastAsia="Times New Roman" w:hAnsi="Arial" w:cs="Arial"/>
          <w:lang w:eastAsia="es-ES_tradnl"/>
        </w:rPr>
        <w:t>,</w:t>
      </w:r>
      <w:r w:rsidRPr="00087642">
        <w:rPr>
          <w:rFonts w:ascii="Arial" w:eastAsia="Times New Roman" w:hAnsi="Arial" w:cs="Arial"/>
          <w:lang w:eastAsia="es-ES_tradnl"/>
        </w:rPr>
        <w:t xml:space="preserve">4” en el extremo septentrional (Punta Gallinas). </w:t>
      </w:r>
    </w:p>
    <w:p w14:paraId="7A8DD5FA" w14:textId="591FFE6D"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Los máximos totales de horas de sol por año se presentan en la </w:t>
      </w:r>
      <w:r w:rsidR="00475D8D">
        <w:rPr>
          <w:rFonts w:ascii="Arial" w:eastAsia="Times New Roman" w:hAnsi="Arial" w:cs="Arial"/>
          <w:lang w:eastAsia="es-ES_tradnl"/>
        </w:rPr>
        <w:t>p</w:t>
      </w:r>
      <w:r w:rsidRPr="00087642">
        <w:rPr>
          <w:rFonts w:ascii="Arial" w:eastAsia="Times New Roman" w:hAnsi="Arial" w:cs="Arial"/>
          <w:lang w:eastAsia="es-ES_tradnl"/>
        </w:rPr>
        <w:t xml:space="preserve">enínsula de la Guajira y los valores mínimos de </w:t>
      </w:r>
      <w:r w:rsidRPr="00087642">
        <w:rPr>
          <w:rFonts w:ascii="Arial" w:eastAsia="Times New Roman" w:hAnsi="Arial" w:cs="Arial"/>
          <w:b/>
          <w:lang w:eastAsia="es-ES_tradnl"/>
        </w:rPr>
        <w:t>brillo solar</w:t>
      </w:r>
      <w:r w:rsidRPr="00087642">
        <w:rPr>
          <w:rFonts w:ascii="Arial" w:eastAsia="Times New Roman" w:hAnsi="Arial" w:cs="Arial"/>
          <w:lang w:eastAsia="es-ES_tradnl"/>
        </w:rPr>
        <w:t xml:space="preserve"> en las áreas de selvas nubladas (Las Palomas en Manizales) y de selvas húmedas cálidas.</w:t>
      </w:r>
    </w:p>
    <w:p w14:paraId="0C0E9ECD" w14:textId="0B62993C" w:rsidR="001524C5" w:rsidRPr="00087642" w:rsidRDefault="001524C5" w:rsidP="001524C5">
      <w:pPr>
        <w:shd w:val="clear" w:color="auto" w:fill="FFFFFF"/>
        <w:spacing w:before="100" w:beforeAutospacing="1" w:after="0"/>
        <w:jc w:val="both"/>
        <w:rPr>
          <w:rFonts w:ascii="Arial" w:eastAsia="Times New Roman" w:hAnsi="Arial" w:cs="Arial"/>
          <w:b/>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temperatura media</w:t>
      </w:r>
      <w:r w:rsidRPr="00087642">
        <w:rPr>
          <w:rFonts w:ascii="Arial" w:eastAsia="Times New Roman" w:hAnsi="Arial" w:cs="Arial"/>
          <w:lang w:eastAsia="es-ES_tradnl"/>
        </w:rPr>
        <w:t xml:space="preserve"> tiene poca variación durante el año, </w:t>
      </w:r>
      <w:ins w:id="909" w:author="TOSHIBA" w:date="2016-03-08T15:25:00Z">
        <w:r w:rsidR="00971597">
          <w:rPr>
            <w:rFonts w:ascii="Arial" w:eastAsia="Times New Roman" w:hAnsi="Arial" w:cs="Arial"/>
            <w:lang w:eastAsia="es-ES_tradnl"/>
          </w:rPr>
          <w:t xml:space="preserve">pues </w:t>
        </w:r>
      </w:ins>
      <w:r w:rsidRPr="00087642">
        <w:rPr>
          <w:rFonts w:ascii="Arial" w:eastAsia="Times New Roman" w:hAnsi="Arial" w:cs="Arial"/>
          <w:lang w:eastAsia="es-ES_tradnl"/>
        </w:rPr>
        <w:t>el promedio de variación entre los meses más fríos y más cálidos es menor a 5</w:t>
      </w:r>
      <w:ins w:id="910" w:author="TOSHIBA" w:date="2016-03-08T15:24:00Z">
        <w:r w:rsidR="00971597">
          <w:rPr>
            <w:rFonts w:ascii="Arial" w:eastAsia="Times New Roman" w:hAnsi="Arial" w:cs="Arial"/>
            <w:lang w:eastAsia="es-ES_tradnl"/>
          </w:rPr>
          <w:t xml:space="preserve"> </w:t>
        </w:r>
      </w:ins>
      <w:r w:rsidRPr="00087642">
        <w:rPr>
          <w:rFonts w:ascii="Arial" w:eastAsia="Times New Roman" w:hAnsi="Arial" w:cs="Arial"/>
          <w:lang w:eastAsia="es-ES_tradnl"/>
        </w:rPr>
        <w:t xml:space="preserve">ºC, es decir que el clima es </w:t>
      </w:r>
      <w:r w:rsidRPr="00087642">
        <w:rPr>
          <w:rFonts w:ascii="Arial" w:eastAsia="Times New Roman" w:hAnsi="Arial" w:cs="Arial"/>
          <w:b/>
          <w:lang w:eastAsia="es-ES_tradnl"/>
        </w:rPr>
        <w:t>isotérmico.</w:t>
      </w:r>
    </w:p>
    <w:p w14:paraId="277ACC05" w14:textId="52475129"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La oscilación diaria de temperatura del aire es mucho mayor</w:t>
      </w:r>
      <w:del w:id="911" w:author="TOSHIBA" w:date="2016-03-08T15:25:00Z">
        <w:r w:rsidRPr="00087642" w:rsidDel="00971597">
          <w:rPr>
            <w:rFonts w:ascii="Arial" w:eastAsia="Times New Roman" w:hAnsi="Arial" w:cs="Arial"/>
            <w:lang w:eastAsia="es-ES_tradnl"/>
          </w:rPr>
          <w:delText>,</w:delText>
        </w:r>
      </w:del>
      <w:ins w:id="912" w:author="TOSHIBA" w:date="2016-03-08T15:26:00Z">
        <w:r w:rsidR="00971597">
          <w:rPr>
            <w:rFonts w:ascii="Arial" w:eastAsia="Times New Roman" w:hAnsi="Arial" w:cs="Arial"/>
            <w:lang w:eastAsia="es-ES_tradnl"/>
          </w:rPr>
          <w:t>;</w:t>
        </w:r>
      </w:ins>
      <w:r w:rsidRPr="00087642">
        <w:rPr>
          <w:rFonts w:ascii="Arial" w:eastAsia="Times New Roman" w:hAnsi="Arial" w:cs="Arial"/>
          <w:lang w:eastAsia="es-ES_tradnl"/>
        </w:rPr>
        <w:t xml:space="preserve"> por ejemplo</w:t>
      </w:r>
      <w:ins w:id="913" w:author="TOSHIBA" w:date="2016-03-08T15:26:00Z">
        <w:r w:rsidR="00971597">
          <w:rPr>
            <w:rFonts w:ascii="Arial" w:eastAsia="Times New Roman" w:hAnsi="Arial" w:cs="Arial"/>
            <w:lang w:eastAsia="es-ES_tradnl"/>
          </w:rPr>
          <w:t>,</w:t>
        </w:r>
      </w:ins>
      <w:r w:rsidRPr="00087642">
        <w:rPr>
          <w:rFonts w:ascii="Arial" w:eastAsia="Times New Roman" w:hAnsi="Arial" w:cs="Arial"/>
          <w:lang w:eastAsia="es-ES_tradnl"/>
        </w:rPr>
        <w:t xml:space="preserve"> en los páramos con días despejados puede </w:t>
      </w:r>
      <w:ins w:id="914" w:author="TOSHIBA" w:date="2016-03-08T15:26:00Z">
        <w:r w:rsidR="00971597">
          <w:rPr>
            <w:rFonts w:ascii="Arial" w:eastAsia="Times New Roman" w:hAnsi="Arial" w:cs="Arial"/>
            <w:lang w:eastAsia="es-ES_tradnl"/>
          </w:rPr>
          <w:t xml:space="preserve">marcar </w:t>
        </w:r>
      </w:ins>
      <w:del w:id="915" w:author="TOSHIBA" w:date="2016-03-08T15:26:00Z">
        <w:r w:rsidRPr="00087642" w:rsidDel="00971597">
          <w:rPr>
            <w:rFonts w:ascii="Arial" w:eastAsia="Times New Roman" w:hAnsi="Arial" w:cs="Arial"/>
            <w:lang w:eastAsia="es-ES_tradnl"/>
          </w:rPr>
          <w:delText xml:space="preserve">registrarse </w:delText>
        </w:r>
      </w:del>
      <w:r w:rsidRPr="00087642">
        <w:rPr>
          <w:rFonts w:ascii="Arial" w:eastAsia="Times New Roman" w:hAnsi="Arial" w:cs="Arial"/>
          <w:lang w:eastAsia="es-ES_tradnl"/>
        </w:rPr>
        <w:t>hasta 20</w:t>
      </w:r>
      <w:ins w:id="916" w:author="TOSHIBA" w:date="2016-03-08T15:25:00Z">
        <w:r w:rsidR="00971597">
          <w:rPr>
            <w:rFonts w:ascii="Arial" w:eastAsia="Times New Roman" w:hAnsi="Arial" w:cs="Arial"/>
            <w:lang w:eastAsia="es-ES_tradnl"/>
          </w:rPr>
          <w:t xml:space="preserve"> </w:t>
        </w:r>
      </w:ins>
      <w:r w:rsidRPr="00087642">
        <w:rPr>
          <w:rFonts w:ascii="Arial" w:eastAsia="Times New Roman" w:hAnsi="Arial" w:cs="Arial"/>
          <w:lang w:eastAsia="es-ES_tradnl"/>
        </w:rPr>
        <w:t>ºC en el día y en las noches registrar heladas.</w:t>
      </w:r>
    </w:p>
    <w:p w14:paraId="3538E5F1" w14:textId="16BD39C5" w:rsidR="001524C5" w:rsidRPr="00087642" w:rsidRDefault="00191CC6"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Con la </w:t>
      </w:r>
      <w:r w:rsidRPr="00087642">
        <w:rPr>
          <w:rFonts w:ascii="Arial" w:eastAsia="Times New Roman" w:hAnsi="Arial" w:cs="Arial"/>
          <w:b/>
          <w:lang w:eastAsia="es-ES_tradnl"/>
        </w:rPr>
        <w:t>altitud</w:t>
      </w:r>
      <w:r w:rsidRPr="00087642">
        <w:rPr>
          <w:rFonts w:ascii="Arial" w:eastAsia="Times New Roman" w:hAnsi="Arial" w:cs="Arial"/>
          <w:lang w:eastAsia="es-ES_tradnl"/>
        </w:rPr>
        <w:t xml:space="preserve"> l</w:t>
      </w:r>
      <w:r w:rsidR="001524C5" w:rsidRPr="00087642">
        <w:rPr>
          <w:rFonts w:ascii="Arial" w:eastAsia="Times New Roman" w:hAnsi="Arial" w:cs="Arial"/>
          <w:lang w:eastAsia="es-ES_tradnl"/>
        </w:rPr>
        <w:t>a temperatura d</w:t>
      </w:r>
      <w:r w:rsidR="006A733A" w:rsidRPr="00087642">
        <w:rPr>
          <w:rFonts w:ascii="Arial" w:eastAsia="Times New Roman" w:hAnsi="Arial" w:cs="Arial"/>
          <w:lang w:eastAsia="es-ES_tradnl"/>
        </w:rPr>
        <w:t>isminuye</w:t>
      </w:r>
      <w:r w:rsidRPr="00087642">
        <w:rPr>
          <w:rFonts w:ascii="Arial" w:eastAsia="Times New Roman" w:hAnsi="Arial" w:cs="Arial"/>
          <w:lang w:eastAsia="es-ES_tradnl"/>
        </w:rPr>
        <w:t xml:space="preserve"> en las zonas montañosas</w:t>
      </w:r>
      <w:r w:rsidR="003B43F9" w:rsidRPr="00087642">
        <w:rPr>
          <w:rFonts w:ascii="Arial" w:eastAsia="Times New Roman" w:hAnsi="Arial" w:cs="Arial"/>
          <w:lang w:eastAsia="es-ES_tradnl"/>
        </w:rPr>
        <w:t xml:space="preserve">, </w:t>
      </w:r>
      <w:ins w:id="917" w:author="TOSHIBA" w:date="2016-03-08T15:28:00Z">
        <w:r w:rsidR="00971597">
          <w:rPr>
            <w:rFonts w:ascii="Arial" w:eastAsia="Times New Roman" w:hAnsi="Arial" w:cs="Arial"/>
            <w:lang w:eastAsia="es-ES_tradnl"/>
          </w:rPr>
          <w:t xml:space="preserve">pues </w:t>
        </w:r>
      </w:ins>
      <w:r w:rsidR="003B43F9" w:rsidRPr="00087642">
        <w:rPr>
          <w:rFonts w:ascii="Arial" w:eastAsia="Times New Roman" w:hAnsi="Arial" w:cs="Arial"/>
          <w:lang w:eastAsia="es-ES_tradnl"/>
        </w:rPr>
        <w:t xml:space="preserve">por cada 100 metros que se asciende en una montaña </w:t>
      </w:r>
      <w:del w:id="918" w:author="TOSHIBA" w:date="2016-03-08T15:27:00Z">
        <w:r w:rsidR="003B43F9" w:rsidRPr="00087642" w:rsidDel="00971597">
          <w:rPr>
            <w:rFonts w:ascii="Arial" w:eastAsia="Times New Roman" w:hAnsi="Arial" w:cs="Arial"/>
            <w:lang w:eastAsia="es-ES_tradnl"/>
          </w:rPr>
          <w:delText>é</w:delText>
        </w:r>
      </w:del>
      <w:ins w:id="919" w:author="TOSHIBA" w:date="2016-03-08T15:27:00Z">
        <w:r w:rsidR="00971597">
          <w:rPr>
            <w:rFonts w:ascii="Arial" w:eastAsia="Times New Roman" w:hAnsi="Arial" w:cs="Arial"/>
            <w:lang w:eastAsia="es-ES_tradnl"/>
          </w:rPr>
          <w:t>e</w:t>
        </w:r>
      </w:ins>
      <w:r w:rsidR="003B43F9" w:rsidRPr="00087642">
        <w:rPr>
          <w:rFonts w:ascii="Arial" w:eastAsia="Times New Roman" w:hAnsi="Arial" w:cs="Arial"/>
          <w:lang w:eastAsia="es-ES_tradnl"/>
        </w:rPr>
        <w:t>sta disminuye entre 0</w:t>
      </w:r>
      <w:del w:id="920" w:author="TOSHIBA" w:date="2016-03-08T15:27:00Z">
        <w:r w:rsidR="003B43F9" w:rsidRPr="00087642" w:rsidDel="00971597">
          <w:rPr>
            <w:rFonts w:ascii="Arial" w:eastAsia="Times New Roman" w:hAnsi="Arial" w:cs="Arial"/>
            <w:lang w:eastAsia="es-ES_tradnl"/>
          </w:rPr>
          <w:delText>.</w:delText>
        </w:r>
      </w:del>
      <w:ins w:id="921" w:author="TOSHIBA" w:date="2016-03-08T15:27:00Z">
        <w:r w:rsidR="00971597">
          <w:rPr>
            <w:rFonts w:ascii="Arial" w:eastAsia="Times New Roman" w:hAnsi="Arial" w:cs="Arial"/>
            <w:lang w:eastAsia="es-ES_tradnl"/>
          </w:rPr>
          <w:t>,</w:t>
        </w:r>
      </w:ins>
      <w:r w:rsidR="003B43F9" w:rsidRPr="00087642">
        <w:rPr>
          <w:rFonts w:ascii="Arial" w:eastAsia="Times New Roman" w:hAnsi="Arial" w:cs="Arial"/>
          <w:lang w:eastAsia="es-ES_tradnl"/>
        </w:rPr>
        <w:t>55</w:t>
      </w:r>
      <w:ins w:id="922" w:author="TOSHIBA" w:date="2016-03-08T15:27:00Z">
        <w:r w:rsidR="00971597">
          <w:rPr>
            <w:rFonts w:ascii="Arial" w:eastAsia="Times New Roman" w:hAnsi="Arial" w:cs="Arial"/>
            <w:lang w:eastAsia="es-ES_tradnl"/>
          </w:rPr>
          <w:t xml:space="preserve"> </w:t>
        </w:r>
      </w:ins>
      <w:del w:id="923" w:author="TOSHIBA" w:date="2016-03-08T15:28:00Z">
        <w:r w:rsidR="003B43F9" w:rsidRPr="00087642" w:rsidDel="00971597">
          <w:rPr>
            <w:rFonts w:ascii="Arial" w:eastAsia="Times New Roman" w:hAnsi="Arial" w:cs="Arial"/>
            <w:lang w:eastAsia="es-ES_tradnl"/>
          </w:rPr>
          <w:delText xml:space="preserve">ºC </w:delText>
        </w:r>
      </w:del>
      <w:r w:rsidR="003B43F9" w:rsidRPr="00087642">
        <w:rPr>
          <w:rFonts w:ascii="Arial" w:eastAsia="Times New Roman" w:hAnsi="Arial" w:cs="Arial"/>
          <w:lang w:eastAsia="es-ES_tradnl"/>
        </w:rPr>
        <w:t>y 0</w:t>
      </w:r>
      <w:del w:id="924" w:author="TOSHIBA" w:date="2016-03-08T15:27:00Z">
        <w:r w:rsidR="003B43F9" w:rsidRPr="00087642" w:rsidDel="00971597">
          <w:rPr>
            <w:rFonts w:ascii="Arial" w:eastAsia="Times New Roman" w:hAnsi="Arial" w:cs="Arial"/>
            <w:lang w:eastAsia="es-ES_tradnl"/>
          </w:rPr>
          <w:delText>.</w:delText>
        </w:r>
      </w:del>
      <w:ins w:id="925" w:author="TOSHIBA" w:date="2016-03-08T15:27:00Z">
        <w:r w:rsidR="00971597">
          <w:rPr>
            <w:rFonts w:ascii="Arial" w:eastAsia="Times New Roman" w:hAnsi="Arial" w:cs="Arial"/>
            <w:lang w:eastAsia="es-ES_tradnl"/>
          </w:rPr>
          <w:t>,</w:t>
        </w:r>
      </w:ins>
      <w:r w:rsidR="003B43F9" w:rsidRPr="00087642">
        <w:rPr>
          <w:rFonts w:ascii="Arial" w:eastAsia="Times New Roman" w:hAnsi="Arial" w:cs="Arial"/>
          <w:lang w:eastAsia="es-ES_tradnl"/>
        </w:rPr>
        <w:t>66</w:t>
      </w:r>
      <w:ins w:id="926" w:author="TOSHIBA" w:date="2016-03-08T15:27:00Z">
        <w:r w:rsidR="00971597">
          <w:rPr>
            <w:rFonts w:ascii="Arial" w:eastAsia="Times New Roman" w:hAnsi="Arial" w:cs="Arial"/>
            <w:lang w:eastAsia="es-ES_tradnl"/>
          </w:rPr>
          <w:t xml:space="preserve"> </w:t>
        </w:r>
      </w:ins>
      <w:r w:rsidR="003B43F9" w:rsidRPr="00087642">
        <w:rPr>
          <w:rFonts w:ascii="Arial" w:eastAsia="Times New Roman" w:hAnsi="Arial" w:cs="Arial"/>
          <w:lang w:eastAsia="es-ES_tradnl"/>
        </w:rPr>
        <w:t>ºC</w:t>
      </w:r>
      <w:ins w:id="927" w:author="TOSHIBA" w:date="2016-03-08T15:28:00Z">
        <w:r w:rsidR="00971597">
          <w:rPr>
            <w:rFonts w:ascii="Arial" w:eastAsia="Times New Roman" w:hAnsi="Arial" w:cs="Arial"/>
            <w:lang w:eastAsia="es-ES_tradnl"/>
          </w:rPr>
          <w:t>,</w:t>
        </w:r>
      </w:ins>
      <w:r w:rsidR="003B43F9" w:rsidRPr="00087642">
        <w:rPr>
          <w:rFonts w:ascii="Arial" w:eastAsia="Times New Roman" w:hAnsi="Arial" w:cs="Arial"/>
          <w:lang w:eastAsia="es-ES_tradnl"/>
        </w:rPr>
        <w:t xml:space="preserve"> lo que determina los </w:t>
      </w:r>
      <w:r w:rsidR="003B43F9" w:rsidRPr="00087642">
        <w:rPr>
          <w:rFonts w:ascii="Arial" w:eastAsia="Times New Roman" w:hAnsi="Arial" w:cs="Arial"/>
          <w:b/>
          <w:lang w:eastAsia="es-ES_tradnl"/>
        </w:rPr>
        <w:t>pisos térmicos</w:t>
      </w:r>
      <w:ins w:id="928" w:author="TOSHIBA" w:date="2016-03-08T15:29:00Z">
        <w:r w:rsidR="00231073">
          <w:rPr>
            <w:rFonts w:ascii="Arial" w:eastAsia="Times New Roman" w:hAnsi="Arial" w:cs="Arial"/>
            <w:b/>
            <w:lang w:eastAsia="es-ES_tradnl"/>
          </w:rPr>
          <w:t xml:space="preserve">. </w:t>
        </w:r>
      </w:ins>
      <w:del w:id="929" w:author="TOSHIBA" w:date="2016-03-08T15:29:00Z">
        <w:r w:rsidR="001524C5" w:rsidRPr="00087642" w:rsidDel="00231073">
          <w:rPr>
            <w:rFonts w:ascii="Arial" w:eastAsia="Times New Roman" w:hAnsi="Arial" w:cs="Arial"/>
            <w:lang w:eastAsia="es-ES_tradnl"/>
          </w:rPr>
          <w:delText xml:space="preserve">; es </w:delText>
        </w:r>
        <w:r w:rsidR="003B43F9" w:rsidRPr="00087642" w:rsidDel="00231073">
          <w:rPr>
            <w:rFonts w:ascii="Arial" w:eastAsia="Times New Roman" w:hAnsi="Arial" w:cs="Arial"/>
            <w:lang w:eastAsia="es-ES_tradnl"/>
          </w:rPr>
          <w:delText xml:space="preserve">consecuencia, </w:delText>
        </w:r>
      </w:del>
      <w:r w:rsidR="003B43F9" w:rsidRPr="00087642">
        <w:rPr>
          <w:rFonts w:ascii="Arial" w:eastAsia="Times New Roman" w:hAnsi="Arial" w:cs="Arial"/>
          <w:lang w:eastAsia="es-ES_tradnl"/>
        </w:rPr>
        <w:t>Colombia</w:t>
      </w:r>
      <w:r w:rsidR="00A948C7">
        <w:rPr>
          <w:rFonts w:ascii="Arial" w:eastAsia="Times New Roman" w:hAnsi="Arial" w:cs="Arial"/>
          <w:lang w:eastAsia="es-ES_tradnl"/>
        </w:rPr>
        <w:t>,</w:t>
      </w:r>
      <w:r w:rsidR="003B43F9" w:rsidRPr="00087642">
        <w:rPr>
          <w:rFonts w:ascii="Arial" w:eastAsia="Times New Roman" w:hAnsi="Arial" w:cs="Arial"/>
          <w:lang w:eastAsia="es-ES_tradnl"/>
        </w:rPr>
        <w:t xml:space="preserve"> por tener </w:t>
      </w:r>
      <w:r w:rsidR="001524C5" w:rsidRPr="00087642">
        <w:rPr>
          <w:rFonts w:ascii="Arial" w:eastAsia="Times New Roman" w:hAnsi="Arial" w:cs="Arial"/>
          <w:lang w:eastAsia="es-ES_tradnl"/>
        </w:rPr>
        <w:t>tres cordilleras, posee diferentes pisos térmicos desde el nivel del mar (cálido húmedo y cálido seco) hasta nevado</w:t>
      </w:r>
      <w:ins w:id="930" w:author="TOSHIBA" w:date="2016-03-08T15:28:00Z">
        <w:r w:rsidR="00971597">
          <w:rPr>
            <w:rFonts w:ascii="Arial" w:eastAsia="Times New Roman" w:hAnsi="Arial" w:cs="Arial"/>
            <w:lang w:eastAsia="es-ES_tradnl"/>
          </w:rPr>
          <w:t>,</w:t>
        </w:r>
      </w:ins>
      <w:r w:rsidR="001524C5" w:rsidRPr="00087642">
        <w:rPr>
          <w:rFonts w:ascii="Arial" w:eastAsia="Times New Roman" w:hAnsi="Arial" w:cs="Arial"/>
          <w:lang w:eastAsia="es-ES_tradnl"/>
        </w:rPr>
        <w:t xml:space="preserve"> pasando por los pisos templado y frío.</w:t>
      </w:r>
    </w:p>
    <w:p w14:paraId="42B36911" w14:textId="54F1B19A"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Las </w:t>
      </w:r>
      <w:r w:rsidRPr="00087642">
        <w:rPr>
          <w:rFonts w:ascii="Arial" w:eastAsia="Times New Roman" w:hAnsi="Arial" w:cs="Arial"/>
          <w:b/>
          <w:lang w:eastAsia="es-ES_tradnl"/>
        </w:rPr>
        <w:t>heladas nocturnas</w:t>
      </w:r>
      <w:r w:rsidR="00A948C7">
        <w:rPr>
          <w:rFonts w:ascii="Arial" w:eastAsia="Times New Roman" w:hAnsi="Arial" w:cs="Arial"/>
          <w:lang w:eastAsia="es-ES_tradnl"/>
        </w:rPr>
        <w:t xml:space="preserve"> son usuales entre los 3800 y 4000 m</w:t>
      </w:r>
      <w:del w:id="931" w:author="TOSHIBA" w:date="2016-03-08T15:29:00Z">
        <w:r w:rsidR="00A948C7" w:rsidDel="00231073">
          <w:rPr>
            <w:rFonts w:ascii="Arial" w:eastAsia="Times New Roman" w:hAnsi="Arial" w:cs="Arial"/>
            <w:lang w:eastAsia="es-ES_tradnl"/>
          </w:rPr>
          <w:delText>snm</w:delText>
        </w:r>
      </w:del>
      <w:r w:rsidR="00A948C7">
        <w:rPr>
          <w:rFonts w:ascii="Arial" w:eastAsia="Times New Roman" w:hAnsi="Arial" w:cs="Arial"/>
          <w:lang w:eastAsia="es-ES_tradnl"/>
        </w:rPr>
        <w:t xml:space="preserve"> e inclusive a los 2500 m</w:t>
      </w:r>
      <w:del w:id="932" w:author="TOSHIBA" w:date="2016-03-08T15:29:00Z">
        <w:r w:rsidR="00A948C7" w:rsidDel="00231073">
          <w:rPr>
            <w:rFonts w:ascii="Arial" w:eastAsia="Times New Roman" w:hAnsi="Arial" w:cs="Arial"/>
            <w:lang w:eastAsia="es-ES_tradnl"/>
          </w:rPr>
          <w:delText>snm</w:delText>
        </w:r>
      </w:del>
      <w:r w:rsidR="00A948C7">
        <w:rPr>
          <w:rFonts w:ascii="Arial" w:eastAsia="Times New Roman" w:hAnsi="Arial" w:cs="Arial"/>
          <w:lang w:eastAsia="es-ES_tradnl"/>
        </w:rPr>
        <w:t xml:space="preserve"> durante</w:t>
      </w:r>
      <w:r w:rsidRPr="00087642">
        <w:rPr>
          <w:rFonts w:ascii="Arial" w:eastAsia="Times New Roman" w:hAnsi="Arial" w:cs="Arial"/>
          <w:lang w:eastAsia="es-ES_tradnl"/>
        </w:rPr>
        <w:t xml:space="preserve"> días claros seguidos de noches despejadas</w:t>
      </w:r>
      <w:r w:rsidR="00A948C7">
        <w:rPr>
          <w:rFonts w:ascii="Arial" w:eastAsia="Times New Roman" w:hAnsi="Arial" w:cs="Arial"/>
          <w:lang w:eastAsia="es-ES_tradnl"/>
        </w:rPr>
        <w:t>, que se presentan</w:t>
      </w:r>
      <w:r w:rsidRPr="00087642">
        <w:rPr>
          <w:rFonts w:ascii="Arial" w:eastAsia="Times New Roman" w:hAnsi="Arial" w:cs="Arial"/>
          <w:lang w:eastAsia="es-ES_tradnl"/>
        </w:rPr>
        <w:t xml:space="preserve"> durante los veranos o temporadas de sequía.</w:t>
      </w:r>
    </w:p>
    <w:p w14:paraId="2AE04DF0"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w:t>
      </w:r>
      <w:r w:rsidRPr="00087642">
        <w:rPr>
          <w:rFonts w:ascii="Arial" w:eastAsia="Times New Roman" w:hAnsi="Arial" w:cs="Arial"/>
          <w:b/>
          <w:lang w:eastAsia="es-ES_tradnl"/>
        </w:rPr>
        <w:t>precipitación atmosférica</w:t>
      </w:r>
      <w:r w:rsidRPr="00087642">
        <w:rPr>
          <w:rFonts w:ascii="Arial" w:eastAsia="Times New Roman" w:hAnsi="Arial" w:cs="Arial"/>
          <w:lang w:eastAsia="es-ES_tradnl"/>
        </w:rPr>
        <w:t xml:space="preserve"> en Colombia se manifiesta en forma de lluvia, granizo o pedrisco, nieve y condensación de nieblas. </w:t>
      </w:r>
    </w:p>
    <w:p w14:paraId="229BF262" w14:textId="6C72404A"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cuantía anual de precipitaciones varía desde </w:t>
      </w:r>
      <w:r w:rsidR="00A948C7">
        <w:rPr>
          <w:rFonts w:ascii="Arial" w:eastAsia="Times New Roman" w:hAnsi="Arial" w:cs="Arial"/>
          <w:lang w:eastAsia="es-ES_tradnl"/>
        </w:rPr>
        <w:t>un mínimo de 150 mm registrado</w:t>
      </w:r>
      <w:r w:rsidRPr="00087642">
        <w:rPr>
          <w:rFonts w:ascii="Arial" w:eastAsia="Times New Roman" w:hAnsi="Arial" w:cs="Arial"/>
          <w:lang w:eastAsia="es-ES_tradnl"/>
        </w:rPr>
        <w:t xml:space="preserve"> en San José de </w:t>
      </w:r>
      <w:del w:id="933" w:author="TOSHIBA" w:date="2016-03-08T15:30:00Z">
        <w:r w:rsidRPr="00087642" w:rsidDel="00231073">
          <w:rPr>
            <w:rFonts w:ascii="Arial" w:eastAsia="Times New Roman" w:hAnsi="Arial" w:cs="Arial"/>
            <w:lang w:eastAsia="es-ES_tradnl"/>
          </w:rPr>
          <w:delText>B</w:delText>
        </w:r>
      </w:del>
      <w:ins w:id="934" w:author="TOSHIBA" w:date="2016-03-08T15:30:00Z">
        <w:r w:rsidR="00231073">
          <w:rPr>
            <w:rFonts w:ascii="Arial" w:eastAsia="Times New Roman" w:hAnsi="Arial" w:cs="Arial"/>
            <w:lang w:eastAsia="es-ES_tradnl"/>
          </w:rPr>
          <w:t>b</w:t>
        </w:r>
      </w:ins>
      <w:r w:rsidRPr="00087642">
        <w:rPr>
          <w:rFonts w:ascii="Arial" w:eastAsia="Times New Roman" w:hAnsi="Arial" w:cs="Arial"/>
          <w:lang w:eastAsia="es-ES_tradnl"/>
        </w:rPr>
        <w:t>ahía Honda</w:t>
      </w:r>
      <w:r w:rsidR="00A948C7">
        <w:rPr>
          <w:rFonts w:ascii="Arial" w:eastAsia="Times New Roman" w:hAnsi="Arial" w:cs="Arial"/>
          <w:lang w:eastAsia="es-ES_tradnl"/>
        </w:rPr>
        <w:t>,</w:t>
      </w:r>
      <w:r w:rsidRPr="00087642">
        <w:rPr>
          <w:rFonts w:ascii="Arial" w:eastAsia="Times New Roman" w:hAnsi="Arial" w:cs="Arial"/>
          <w:lang w:eastAsia="es-ES_tradnl"/>
        </w:rPr>
        <w:t xml:space="preserve"> en el depar</w:t>
      </w:r>
      <w:r w:rsidR="00A948C7">
        <w:rPr>
          <w:rFonts w:ascii="Arial" w:eastAsia="Times New Roman" w:hAnsi="Arial" w:cs="Arial"/>
          <w:lang w:eastAsia="es-ES_tradnl"/>
        </w:rPr>
        <w:t xml:space="preserve">tamento de </w:t>
      </w:r>
      <w:del w:id="935" w:author="TOSHIBA" w:date="2016-03-08T15:30:00Z">
        <w:r w:rsidR="00A948C7" w:rsidDel="00231073">
          <w:rPr>
            <w:rFonts w:ascii="Arial" w:eastAsia="Times New Roman" w:hAnsi="Arial" w:cs="Arial"/>
            <w:lang w:eastAsia="es-ES_tradnl"/>
          </w:rPr>
          <w:delText>l</w:delText>
        </w:r>
      </w:del>
      <w:ins w:id="936" w:author="TOSHIBA" w:date="2016-03-08T15:30:00Z">
        <w:r w:rsidR="00231073">
          <w:rPr>
            <w:rFonts w:ascii="Arial" w:eastAsia="Times New Roman" w:hAnsi="Arial" w:cs="Arial"/>
            <w:lang w:eastAsia="es-ES_tradnl"/>
          </w:rPr>
          <w:t>L</w:t>
        </w:r>
      </w:ins>
      <w:r w:rsidR="00A948C7">
        <w:rPr>
          <w:rFonts w:ascii="Arial" w:eastAsia="Times New Roman" w:hAnsi="Arial" w:cs="Arial"/>
          <w:lang w:eastAsia="es-ES_tradnl"/>
        </w:rPr>
        <w:t>a Guajira, hasta 13</w:t>
      </w:r>
      <w:ins w:id="937" w:author="TOSHIBA" w:date="2016-03-08T15:30:00Z">
        <w:r w:rsidR="00231073">
          <w:rPr>
            <w:rFonts w:ascii="Arial" w:eastAsia="Times New Roman" w:hAnsi="Arial" w:cs="Arial"/>
            <w:lang w:eastAsia="es-ES_tradnl"/>
          </w:rPr>
          <w:t xml:space="preserve"> </w:t>
        </w:r>
      </w:ins>
      <w:r w:rsidRPr="00087642">
        <w:rPr>
          <w:rFonts w:ascii="Arial" w:eastAsia="Times New Roman" w:hAnsi="Arial" w:cs="Arial"/>
          <w:lang w:eastAsia="es-ES_tradnl"/>
        </w:rPr>
        <w:t>600 mm registrados en Tutunendó en el</w:t>
      </w:r>
      <w:del w:id="938" w:author="TOSHIBA" w:date="2016-03-08T15:31:00Z">
        <w:r w:rsidRPr="00087642" w:rsidDel="00231073">
          <w:rPr>
            <w:rFonts w:ascii="Arial" w:eastAsia="Times New Roman" w:hAnsi="Arial" w:cs="Arial"/>
            <w:lang w:eastAsia="es-ES_tradnl"/>
          </w:rPr>
          <w:delText xml:space="preserve"> departamento del</w:delText>
        </w:r>
      </w:del>
      <w:r w:rsidRPr="00087642">
        <w:rPr>
          <w:rFonts w:ascii="Arial" w:eastAsia="Times New Roman" w:hAnsi="Arial" w:cs="Arial"/>
          <w:lang w:eastAsia="es-ES_tradnl"/>
        </w:rPr>
        <w:t xml:space="preserve"> C</w:t>
      </w:r>
      <w:r w:rsidR="00A948C7">
        <w:rPr>
          <w:rFonts w:ascii="Arial" w:eastAsia="Times New Roman" w:hAnsi="Arial" w:cs="Arial"/>
          <w:lang w:eastAsia="es-ES_tradnl"/>
        </w:rPr>
        <w:t>hocó</w:t>
      </w:r>
      <w:ins w:id="939" w:author="TOSHIBA" w:date="2016-03-08T15:31:00Z">
        <w:r w:rsidR="00231073">
          <w:rPr>
            <w:rFonts w:ascii="Arial" w:eastAsia="Times New Roman" w:hAnsi="Arial" w:cs="Arial"/>
            <w:lang w:eastAsia="es-ES_tradnl"/>
          </w:rPr>
          <w:t>,</w:t>
        </w:r>
      </w:ins>
      <w:r w:rsidR="00A948C7">
        <w:rPr>
          <w:rFonts w:ascii="Arial" w:eastAsia="Times New Roman" w:hAnsi="Arial" w:cs="Arial"/>
          <w:lang w:eastAsia="es-ES_tradnl"/>
        </w:rPr>
        <w:t xml:space="preserve"> lo que hace </w:t>
      </w:r>
      <w:ins w:id="940" w:author="TOSHIBA" w:date="2016-03-09T11:19:00Z">
        <w:r w:rsidR="000705A2">
          <w:rPr>
            <w:rFonts w:ascii="Arial" w:eastAsia="Times New Roman" w:hAnsi="Arial" w:cs="Arial"/>
            <w:lang w:eastAsia="es-ES_tradnl"/>
          </w:rPr>
          <w:t xml:space="preserve">de </w:t>
        </w:r>
      </w:ins>
      <w:del w:id="941" w:author="TOSHIBA" w:date="2016-03-09T11:19:00Z">
        <w:r w:rsidR="00A948C7" w:rsidDel="000705A2">
          <w:rPr>
            <w:rFonts w:ascii="Arial" w:eastAsia="Times New Roman" w:hAnsi="Arial" w:cs="Arial"/>
            <w:lang w:eastAsia="es-ES_tradnl"/>
          </w:rPr>
          <w:delText xml:space="preserve">que </w:delText>
        </w:r>
      </w:del>
      <w:r w:rsidR="00A948C7">
        <w:rPr>
          <w:rFonts w:ascii="Arial" w:eastAsia="Times New Roman" w:hAnsi="Arial" w:cs="Arial"/>
          <w:lang w:eastAsia="es-ES_tradnl"/>
        </w:rPr>
        <w:t>este departamento</w:t>
      </w:r>
      <w:r w:rsidRPr="00087642">
        <w:rPr>
          <w:rFonts w:ascii="Arial" w:eastAsia="Times New Roman" w:hAnsi="Arial" w:cs="Arial"/>
          <w:lang w:eastAsia="es-ES_tradnl"/>
        </w:rPr>
        <w:t xml:space="preserve"> </w:t>
      </w:r>
      <w:del w:id="942" w:author="TOSHIBA" w:date="2016-03-08T15:31:00Z">
        <w:r w:rsidRPr="00087642" w:rsidDel="00231073">
          <w:rPr>
            <w:rFonts w:ascii="Arial" w:eastAsia="Times New Roman" w:hAnsi="Arial" w:cs="Arial"/>
            <w:lang w:eastAsia="es-ES_tradnl"/>
          </w:rPr>
          <w:delText xml:space="preserve">sea </w:delText>
        </w:r>
      </w:del>
      <w:r w:rsidRPr="00087642">
        <w:rPr>
          <w:rFonts w:ascii="Arial" w:eastAsia="Times New Roman" w:hAnsi="Arial" w:cs="Arial"/>
          <w:lang w:eastAsia="es-ES_tradnl"/>
        </w:rPr>
        <w:t>una de las</w:t>
      </w:r>
      <w:r w:rsidR="00A948C7">
        <w:rPr>
          <w:rFonts w:ascii="Arial" w:eastAsia="Times New Roman" w:hAnsi="Arial" w:cs="Arial"/>
          <w:lang w:eastAsia="es-ES_tradnl"/>
        </w:rPr>
        <w:t xml:space="preserve"> zonas</w:t>
      </w:r>
      <w:r w:rsidRPr="00087642">
        <w:rPr>
          <w:rFonts w:ascii="Arial" w:eastAsia="Times New Roman" w:hAnsi="Arial" w:cs="Arial"/>
          <w:lang w:eastAsia="es-ES_tradnl"/>
        </w:rPr>
        <w:t xml:space="preserve"> más lluviosas del mundo.</w:t>
      </w:r>
    </w:p>
    <w:p w14:paraId="18BA40A8" w14:textId="77777777"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La periodicidad de las lluvias está determinada por la posición del país en la </w:t>
      </w:r>
      <w:r w:rsidRPr="00087642">
        <w:rPr>
          <w:rFonts w:ascii="Arial" w:eastAsia="Times New Roman" w:hAnsi="Arial" w:cs="Arial"/>
          <w:b/>
          <w:lang w:eastAsia="es-ES_tradnl"/>
        </w:rPr>
        <w:t>Zona de Confluencia Intertropical (ZCI)</w:t>
      </w:r>
      <w:r w:rsidRPr="00087642">
        <w:rPr>
          <w:rFonts w:ascii="Arial" w:eastAsia="Times New Roman" w:hAnsi="Arial" w:cs="Arial"/>
          <w:lang w:eastAsia="es-ES_tradnl"/>
        </w:rPr>
        <w:t xml:space="preserve">; es decir, zona de confluencia de los vientos </w:t>
      </w:r>
      <w:r w:rsidRPr="00087642">
        <w:rPr>
          <w:rFonts w:ascii="Arial" w:eastAsia="Times New Roman" w:hAnsi="Arial" w:cs="Arial"/>
          <w:b/>
          <w:lang w:eastAsia="es-ES_tradnl"/>
        </w:rPr>
        <w:t>alisios del hemisferio norte</w:t>
      </w:r>
      <w:r w:rsidR="00A948C7">
        <w:rPr>
          <w:rFonts w:ascii="Arial" w:eastAsia="Times New Roman" w:hAnsi="Arial" w:cs="Arial"/>
          <w:lang w:eastAsia="es-ES_tradnl"/>
        </w:rPr>
        <w:t>, que soplan hacia el sur</w:t>
      </w:r>
      <w:r w:rsidR="00191CC6" w:rsidRPr="00087642">
        <w:rPr>
          <w:rFonts w:ascii="Arial" w:eastAsia="Times New Roman" w:hAnsi="Arial" w:cs="Arial"/>
          <w:lang w:eastAsia="es-ES_tradnl"/>
        </w:rPr>
        <w:t>occidente</w:t>
      </w:r>
      <w:r w:rsidRPr="00087642">
        <w:rPr>
          <w:rFonts w:ascii="Arial" w:eastAsia="Times New Roman" w:hAnsi="Arial" w:cs="Arial"/>
          <w:lang w:eastAsia="es-ES_tradnl"/>
        </w:rPr>
        <w:t xml:space="preserve"> y </w:t>
      </w:r>
      <w:r w:rsidRPr="00087642">
        <w:rPr>
          <w:rFonts w:ascii="Arial" w:eastAsia="Times New Roman" w:hAnsi="Arial" w:cs="Arial"/>
          <w:b/>
          <w:lang w:eastAsia="es-ES_tradnl"/>
        </w:rPr>
        <w:t>alisios del hemisferio sur</w:t>
      </w:r>
      <w:r w:rsidR="00A948C7" w:rsidRPr="00231073">
        <w:rPr>
          <w:rFonts w:ascii="Arial" w:eastAsia="Times New Roman" w:hAnsi="Arial" w:cs="Arial"/>
          <w:lang w:eastAsia="es-ES_tradnl"/>
          <w:rPrChange w:id="943" w:author="TOSHIBA" w:date="2016-03-08T15:32:00Z">
            <w:rPr>
              <w:rFonts w:ascii="Arial" w:eastAsia="Times New Roman" w:hAnsi="Arial" w:cs="Arial"/>
              <w:b/>
              <w:lang w:eastAsia="es-ES_tradnl"/>
            </w:rPr>
          </w:rPrChange>
        </w:rPr>
        <w:t>,</w:t>
      </w:r>
      <w:r w:rsidR="00A948C7">
        <w:rPr>
          <w:rFonts w:ascii="Arial" w:eastAsia="Times New Roman" w:hAnsi="Arial" w:cs="Arial"/>
          <w:b/>
          <w:lang w:eastAsia="es-ES_tradnl"/>
        </w:rPr>
        <w:t xml:space="preserve"> </w:t>
      </w:r>
      <w:r w:rsidR="00A948C7">
        <w:rPr>
          <w:rFonts w:ascii="Arial" w:eastAsia="Times New Roman" w:hAnsi="Arial" w:cs="Arial"/>
          <w:lang w:eastAsia="es-ES_tradnl"/>
        </w:rPr>
        <w:t>que soplan hacia el nor</w:t>
      </w:r>
      <w:r w:rsidR="00305410" w:rsidRPr="00087642">
        <w:rPr>
          <w:rFonts w:ascii="Arial" w:eastAsia="Times New Roman" w:hAnsi="Arial" w:cs="Arial"/>
          <w:lang w:eastAsia="es-ES_tradnl"/>
        </w:rPr>
        <w:t>oriente</w:t>
      </w:r>
      <w:r w:rsidRPr="00087642">
        <w:rPr>
          <w:rFonts w:ascii="Arial" w:eastAsia="Times New Roman" w:hAnsi="Arial" w:cs="Arial"/>
          <w:lang w:eastAsia="es-ES_tradnl"/>
        </w:rPr>
        <w:t>. Es una zona de confluencia de vientos y no de emisión de vientos.</w:t>
      </w:r>
    </w:p>
    <w:p w14:paraId="3F0657E1" w14:textId="714B32D1" w:rsidR="001524C5" w:rsidRPr="00087642" w:rsidRDefault="001524C5" w:rsidP="001524C5">
      <w:pPr>
        <w:shd w:val="clear" w:color="auto" w:fill="FFFFFF"/>
        <w:spacing w:before="100" w:beforeAutospacing="1" w:after="0"/>
        <w:jc w:val="both"/>
        <w:rPr>
          <w:rFonts w:ascii="Arial" w:eastAsia="Times New Roman" w:hAnsi="Arial" w:cs="Arial"/>
          <w:lang w:eastAsia="es-ES_tradnl"/>
        </w:rPr>
      </w:pPr>
      <w:r w:rsidRPr="00087642">
        <w:rPr>
          <w:rFonts w:ascii="Arial" w:eastAsia="Times New Roman" w:hAnsi="Arial" w:cs="Arial"/>
          <w:lang w:eastAsia="es-ES_tradnl"/>
        </w:rPr>
        <w:t xml:space="preserve">Estos vientos soplan a baja altura cargados de humedad </w:t>
      </w:r>
      <w:ins w:id="944" w:author="TOSHIBA" w:date="2016-03-08T15:32:00Z">
        <w:r w:rsidR="00231073">
          <w:rPr>
            <w:rFonts w:ascii="Arial" w:eastAsia="Times New Roman" w:hAnsi="Arial" w:cs="Arial"/>
            <w:lang w:eastAsia="es-ES_tradnl"/>
          </w:rPr>
          <w:t xml:space="preserve">y </w:t>
        </w:r>
      </w:ins>
      <w:del w:id="945" w:author="TOSHIBA" w:date="2016-03-08T15:32:00Z">
        <w:r w:rsidRPr="00087642" w:rsidDel="00231073">
          <w:rPr>
            <w:rFonts w:ascii="Arial" w:eastAsia="Times New Roman" w:hAnsi="Arial" w:cs="Arial"/>
            <w:lang w:eastAsia="es-ES_tradnl"/>
          </w:rPr>
          <w:delText xml:space="preserve">que </w:delText>
        </w:r>
      </w:del>
      <w:r w:rsidRPr="00087642">
        <w:rPr>
          <w:rFonts w:ascii="Arial" w:eastAsia="Times New Roman" w:hAnsi="Arial" w:cs="Arial"/>
          <w:lang w:eastAsia="es-ES_tradnl"/>
        </w:rPr>
        <w:t xml:space="preserve">al encontrarse crean una zona de </w:t>
      </w:r>
      <w:r w:rsidRPr="00087642">
        <w:rPr>
          <w:rFonts w:ascii="Arial" w:eastAsia="Times New Roman" w:hAnsi="Arial" w:cs="Arial"/>
          <w:b/>
          <w:lang w:eastAsia="es-ES_tradnl"/>
        </w:rPr>
        <w:t>baja presión atmosférica</w:t>
      </w:r>
      <w:r w:rsidRPr="00087642">
        <w:rPr>
          <w:rFonts w:ascii="Arial" w:eastAsia="Times New Roman" w:hAnsi="Arial" w:cs="Arial"/>
          <w:lang w:eastAsia="es-ES_tradnl"/>
        </w:rPr>
        <w:t xml:space="preserve"> que favorece el ascenso de las nubes, su enfriamiento y</w:t>
      </w:r>
      <w:r w:rsidR="00106C18">
        <w:rPr>
          <w:rFonts w:ascii="Arial" w:eastAsia="Times New Roman" w:hAnsi="Arial" w:cs="Arial"/>
          <w:lang w:eastAsia="es-ES_tradnl"/>
        </w:rPr>
        <w:t xml:space="preserve"> </w:t>
      </w:r>
      <w:r w:rsidRPr="00087642">
        <w:rPr>
          <w:rFonts w:ascii="Arial" w:eastAsia="Times New Roman" w:hAnsi="Arial" w:cs="Arial"/>
          <w:lang w:eastAsia="es-ES_tradnl"/>
        </w:rPr>
        <w:t xml:space="preserve">condensación de vapor con la consiguiente precipitación. </w:t>
      </w:r>
    </w:p>
    <w:p w14:paraId="17E15456" w14:textId="77777777" w:rsidR="001524C5" w:rsidRPr="00087642" w:rsidRDefault="001524C5" w:rsidP="001524C5">
      <w:pPr>
        <w:spacing w:after="0"/>
        <w:jc w:val="both"/>
        <w:rPr>
          <w:rFonts w:ascii="Arial" w:hAnsi="Arial" w:cs="Arial"/>
          <w:highlight w:val="yellow"/>
        </w:rPr>
      </w:pPr>
    </w:p>
    <w:p w14:paraId="5C6665EB" w14:textId="681F4A0E" w:rsidR="001524C5" w:rsidRPr="00087642" w:rsidRDefault="001524C5" w:rsidP="001524C5">
      <w:pPr>
        <w:spacing w:after="0"/>
        <w:jc w:val="both"/>
        <w:rPr>
          <w:rFonts w:ascii="Arial" w:hAnsi="Arial" w:cs="Arial"/>
        </w:rPr>
      </w:pPr>
      <w:r w:rsidRPr="00087642">
        <w:rPr>
          <w:rFonts w:ascii="Arial" w:hAnsi="Arial" w:cs="Arial"/>
        </w:rPr>
        <w:t xml:space="preserve">En las áreas donde se encuentra la </w:t>
      </w:r>
      <w:r w:rsidRPr="00087642">
        <w:rPr>
          <w:rFonts w:ascii="Arial" w:hAnsi="Arial" w:cs="Arial"/>
          <w:b/>
        </w:rPr>
        <w:t>ZCI</w:t>
      </w:r>
      <w:r w:rsidRPr="00087642">
        <w:rPr>
          <w:rFonts w:ascii="Arial" w:hAnsi="Arial" w:cs="Arial"/>
        </w:rPr>
        <w:t xml:space="preserve"> el tiempo es </w:t>
      </w:r>
      <w:r w:rsidRPr="00087642">
        <w:rPr>
          <w:rFonts w:ascii="Arial" w:hAnsi="Arial" w:cs="Arial"/>
          <w:b/>
        </w:rPr>
        <w:t>ciclónico</w:t>
      </w:r>
      <w:r w:rsidRPr="00087642">
        <w:rPr>
          <w:rFonts w:ascii="Arial" w:hAnsi="Arial" w:cs="Arial"/>
        </w:rPr>
        <w:t xml:space="preserve">, es decir, tiempo lluvioso, nublado y fresco. Al desplazarse </w:t>
      </w:r>
      <w:del w:id="946" w:author="TOSHIBA" w:date="2016-03-08T15:32:00Z">
        <w:r w:rsidRPr="00087642" w:rsidDel="00231073">
          <w:rPr>
            <w:rFonts w:ascii="Arial" w:hAnsi="Arial" w:cs="Arial"/>
          </w:rPr>
          <w:delText>é</w:delText>
        </w:r>
      </w:del>
      <w:ins w:id="947" w:author="TOSHIBA" w:date="2016-03-08T15:32:00Z">
        <w:r w:rsidR="00231073">
          <w:rPr>
            <w:rFonts w:ascii="Arial" w:hAnsi="Arial" w:cs="Arial"/>
          </w:rPr>
          <w:t>e</w:t>
        </w:r>
      </w:ins>
      <w:r w:rsidRPr="00087642">
        <w:rPr>
          <w:rFonts w:ascii="Arial" w:hAnsi="Arial" w:cs="Arial"/>
        </w:rPr>
        <w:t xml:space="preserve">sta zona el tiempo se hace </w:t>
      </w:r>
      <w:r w:rsidRPr="00087642">
        <w:rPr>
          <w:rFonts w:ascii="Arial" w:hAnsi="Arial" w:cs="Arial"/>
          <w:b/>
        </w:rPr>
        <w:t>anticiclónico</w:t>
      </w:r>
      <w:r w:rsidRPr="00087642">
        <w:rPr>
          <w:rFonts w:ascii="Arial" w:hAnsi="Arial" w:cs="Arial"/>
        </w:rPr>
        <w:t>, es decir, seco, despejado y cálido. En resumen</w:t>
      </w:r>
      <w:ins w:id="948" w:author="TOSHIBA" w:date="2016-03-08T15:33:00Z">
        <w:r w:rsidR="00231073">
          <w:rPr>
            <w:rFonts w:ascii="Arial" w:hAnsi="Arial" w:cs="Arial"/>
          </w:rPr>
          <w:t>,</w:t>
        </w:r>
      </w:ins>
      <w:r w:rsidRPr="00087642">
        <w:rPr>
          <w:rFonts w:ascii="Arial" w:hAnsi="Arial" w:cs="Arial"/>
        </w:rPr>
        <w:t xml:space="preserve"> al </w:t>
      </w:r>
      <w:ins w:id="949" w:author="TOSHIBA" w:date="2016-03-09T11:21:00Z">
        <w:r w:rsidR="00726947">
          <w:rPr>
            <w:rFonts w:ascii="Arial" w:hAnsi="Arial" w:cs="Arial"/>
          </w:rPr>
          <w:t xml:space="preserve">trasladarse </w:t>
        </w:r>
      </w:ins>
      <w:del w:id="950" w:author="TOSHIBA" w:date="2016-03-09T11:22:00Z">
        <w:r w:rsidRPr="00087642" w:rsidDel="00726947">
          <w:rPr>
            <w:rFonts w:ascii="Arial" w:hAnsi="Arial" w:cs="Arial"/>
          </w:rPr>
          <w:delText xml:space="preserve">desplazarse </w:delText>
        </w:r>
      </w:del>
      <w:r w:rsidRPr="00087642">
        <w:rPr>
          <w:rFonts w:ascii="Arial" w:hAnsi="Arial" w:cs="Arial"/>
        </w:rPr>
        <w:t xml:space="preserve">la ZCI hacia el </w:t>
      </w:r>
      <w:del w:id="951" w:author="TOSHIBA" w:date="2016-03-08T15:33:00Z">
        <w:r w:rsidRPr="00087642" w:rsidDel="00231073">
          <w:rPr>
            <w:rFonts w:ascii="Arial" w:hAnsi="Arial" w:cs="Arial"/>
          </w:rPr>
          <w:delText>N</w:delText>
        </w:r>
      </w:del>
      <w:ins w:id="952" w:author="TOSHIBA" w:date="2016-03-08T15:33:00Z">
        <w:r w:rsidR="00231073">
          <w:rPr>
            <w:rFonts w:ascii="Arial" w:hAnsi="Arial" w:cs="Arial"/>
          </w:rPr>
          <w:t>n</w:t>
        </w:r>
      </w:ins>
      <w:r w:rsidRPr="00087642">
        <w:rPr>
          <w:rFonts w:ascii="Arial" w:hAnsi="Arial" w:cs="Arial"/>
        </w:rPr>
        <w:t xml:space="preserve">orte o hacia el </w:t>
      </w:r>
      <w:del w:id="953" w:author="TOSHIBA" w:date="2016-03-08T15:33:00Z">
        <w:r w:rsidRPr="00087642" w:rsidDel="00231073">
          <w:rPr>
            <w:rFonts w:ascii="Arial" w:hAnsi="Arial" w:cs="Arial"/>
          </w:rPr>
          <w:delText>S</w:delText>
        </w:r>
      </w:del>
      <w:ins w:id="954" w:author="TOSHIBA" w:date="2016-03-08T15:33:00Z">
        <w:r w:rsidR="00231073">
          <w:rPr>
            <w:rFonts w:ascii="Arial" w:hAnsi="Arial" w:cs="Arial"/>
          </w:rPr>
          <w:t>s</w:t>
        </w:r>
      </w:ins>
      <w:r w:rsidRPr="00087642">
        <w:rPr>
          <w:rFonts w:ascii="Arial" w:hAnsi="Arial" w:cs="Arial"/>
        </w:rPr>
        <w:t>ur, determina la aparición de temporadas lluviosas o secas.</w:t>
      </w:r>
    </w:p>
    <w:p w14:paraId="2111E2AD" w14:textId="77777777" w:rsidR="001524C5" w:rsidRPr="00087642" w:rsidRDefault="001524C5" w:rsidP="001524C5">
      <w:pPr>
        <w:tabs>
          <w:tab w:val="left" w:pos="3600"/>
        </w:tabs>
        <w:rPr>
          <w:rFonts w:ascii="Arial" w:hAnsi="Arial" w:cs="Arial"/>
          <w:b/>
        </w:rPr>
      </w:pPr>
    </w:p>
    <w:p w14:paraId="60A564DA" w14:textId="3AC296FB" w:rsidR="001524C5" w:rsidRPr="00087642" w:rsidRDefault="00305410" w:rsidP="00305410">
      <w:pPr>
        <w:tabs>
          <w:tab w:val="left" w:pos="3600"/>
        </w:tabs>
        <w:rPr>
          <w:rFonts w:ascii="Arial" w:hAnsi="Arial" w:cs="Arial"/>
          <w:b/>
        </w:rPr>
      </w:pPr>
      <w:r w:rsidRPr="00087642">
        <w:rPr>
          <w:rFonts w:ascii="Arial" w:hAnsi="Arial" w:cs="Arial"/>
          <w:b/>
        </w:rPr>
        <w:t>5.</w:t>
      </w:r>
      <w:del w:id="955" w:author="TOSHIBA" w:date="2016-03-09T11:22:00Z">
        <w:r w:rsidRPr="00087642" w:rsidDel="00726947">
          <w:rPr>
            <w:rFonts w:ascii="Arial" w:hAnsi="Arial" w:cs="Arial"/>
            <w:b/>
          </w:rPr>
          <w:delText>3</w:delText>
        </w:r>
      </w:del>
      <w:ins w:id="956" w:author="TOSHIBA" w:date="2016-03-09T11:22:00Z">
        <w:r w:rsidR="00726947">
          <w:rPr>
            <w:rFonts w:ascii="Arial" w:hAnsi="Arial" w:cs="Arial"/>
            <w:b/>
          </w:rPr>
          <w:t>2</w:t>
        </w:r>
      </w:ins>
      <w:r w:rsidRPr="00087642">
        <w:rPr>
          <w:rFonts w:ascii="Arial" w:hAnsi="Arial" w:cs="Arial"/>
          <w:b/>
        </w:rPr>
        <w:t xml:space="preserve"> </w:t>
      </w:r>
      <w:r w:rsidR="001524C5" w:rsidRPr="00087642">
        <w:rPr>
          <w:rFonts w:ascii="Arial" w:hAnsi="Arial" w:cs="Arial"/>
          <w:b/>
        </w:rPr>
        <w:t>La clasificación de los climas en Colombia</w:t>
      </w:r>
    </w:p>
    <w:p w14:paraId="2CF52F4E" w14:textId="6BEFA740" w:rsidR="00305410" w:rsidRPr="00087642" w:rsidRDefault="00305410" w:rsidP="00305410">
      <w:pPr>
        <w:tabs>
          <w:tab w:val="left" w:pos="3600"/>
        </w:tabs>
        <w:rPr>
          <w:rFonts w:ascii="Arial" w:hAnsi="Arial" w:cs="Arial"/>
          <w:lang w:val="es-ES_tradnl"/>
        </w:rPr>
      </w:pPr>
      <w:r w:rsidRPr="00087642">
        <w:rPr>
          <w:rFonts w:ascii="Arial" w:hAnsi="Arial" w:cs="Arial"/>
          <w:lang w:val="es-ES_tradnl"/>
        </w:rPr>
        <w:t xml:space="preserve">Colombia está ubicada sobre la </w:t>
      </w:r>
      <w:del w:id="957" w:author="TOSHIBA" w:date="2016-03-08T15:34:00Z">
        <w:r w:rsidRPr="00087642" w:rsidDel="00231073">
          <w:rPr>
            <w:rFonts w:ascii="Arial" w:hAnsi="Arial" w:cs="Arial"/>
            <w:b/>
            <w:lang w:val="es-ES_tradnl"/>
          </w:rPr>
          <w:delText>L</w:delText>
        </w:r>
      </w:del>
      <w:ins w:id="958" w:author="TOSHIBA" w:date="2016-03-08T15:34:00Z">
        <w:r w:rsidR="00231073">
          <w:rPr>
            <w:rFonts w:ascii="Arial" w:hAnsi="Arial" w:cs="Arial"/>
            <w:b/>
            <w:lang w:val="es-ES_tradnl"/>
          </w:rPr>
          <w:t>l</w:t>
        </w:r>
      </w:ins>
      <w:r w:rsidRPr="00087642">
        <w:rPr>
          <w:rFonts w:ascii="Arial" w:hAnsi="Arial" w:cs="Arial"/>
          <w:b/>
          <w:lang w:val="es-ES_tradnl"/>
        </w:rPr>
        <w:t>ínea del Ecuador</w:t>
      </w:r>
      <w:r w:rsidR="00A948C7">
        <w:rPr>
          <w:rFonts w:ascii="Arial" w:hAnsi="Arial" w:cs="Arial"/>
          <w:lang w:val="es-ES_tradnl"/>
        </w:rPr>
        <w:t xml:space="preserve"> y </w:t>
      </w:r>
      <w:del w:id="959" w:author="TOSHIBA" w:date="2016-03-09T11:24:00Z">
        <w:r w:rsidR="00A948C7" w:rsidDel="00726947">
          <w:rPr>
            <w:rFonts w:ascii="Arial" w:hAnsi="Arial" w:cs="Arial"/>
            <w:lang w:val="es-ES_tradnl"/>
          </w:rPr>
          <w:delText>se sitúa</w:delText>
        </w:r>
        <w:r w:rsidRPr="00087642" w:rsidDel="00726947">
          <w:rPr>
            <w:rFonts w:ascii="Arial" w:hAnsi="Arial" w:cs="Arial"/>
            <w:lang w:val="es-ES_tradnl"/>
          </w:rPr>
          <w:delText xml:space="preserve"> </w:delText>
        </w:r>
      </w:del>
      <w:r w:rsidRPr="00087642">
        <w:rPr>
          <w:rFonts w:ascii="Arial" w:hAnsi="Arial" w:cs="Arial"/>
          <w:lang w:val="es-ES_tradnl"/>
        </w:rPr>
        <w:t xml:space="preserve">en la </w:t>
      </w:r>
      <w:r w:rsidRPr="00087642">
        <w:rPr>
          <w:rFonts w:ascii="Arial" w:hAnsi="Arial" w:cs="Arial"/>
          <w:b/>
          <w:lang w:val="es-ES_tradnl"/>
        </w:rPr>
        <w:t>Zona Intertropical</w:t>
      </w:r>
      <w:r w:rsidRPr="00087642">
        <w:rPr>
          <w:rFonts w:ascii="Arial" w:hAnsi="Arial" w:cs="Arial"/>
          <w:lang w:val="es-ES_tradnl"/>
        </w:rPr>
        <w:t xml:space="preserve">. Los climas de las </w:t>
      </w:r>
      <w:del w:id="960" w:author="TOSHIBA" w:date="2016-03-08T15:34:00Z">
        <w:r w:rsidRPr="00087642" w:rsidDel="00231073">
          <w:rPr>
            <w:rFonts w:ascii="Arial" w:hAnsi="Arial" w:cs="Arial"/>
            <w:lang w:val="es-ES_tradnl"/>
          </w:rPr>
          <w:delText xml:space="preserve">diferentes </w:delText>
        </w:r>
      </w:del>
      <w:r w:rsidRPr="00087642">
        <w:rPr>
          <w:rFonts w:ascii="Arial" w:hAnsi="Arial" w:cs="Arial"/>
          <w:lang w:val="es-ES_tradnl"/>
        </w:rPr>
        <w:t xml:space="preserve">regiones varían </w:t>
      </w:r>
      <w:r w:rsidR="00106C18">
        <w:rPr>
          <w:rFonts w:ascii="Arial" w:hAnsi="Arial" w:cs="Arial"/>
          <w:lang w:val="es-ES_tradnl"/>
        </w:rPr>
        <w:t>de acuerdo con</w:t>
      </w:r>
      <w:r w:rsidRPr="00087642">
        <w:rPr>
          <w:rFonts w:ascii="Arial" w:hAnsi="Arial" w:cs="Arial"/>
          <w:lang w:val="es-ES_tradnl"/>
        </w:rPr>
        <w:t xml:space="preserve"> las diferentes altitudes sobre el nivel del mar. Los climas de altitud o de alta montaña tropical están definidos por los pisos térmicos: cálido, h</w:t>
      </w:r>
      <w:r w:rsidR="00A948C7">
        <w:rPr>
          <w:rFonts w:ascii="Arial" w:hAnsi="Arial" w:cs="Arial"/>
          <w:lang w:val="es-ES_tradnl"/>
        </w:rPr>
        <w:t>úmedo de tierras templadas y frí</w:t>
      </w:r>
      <w:r w:rsidRPr="00087642">
        <w:rPr>
          <w:rFonts w:ascii="Arial" w:hAnsi="Arial" w:cs="Arial"/>
          <w:lang w:val="es-ES_tradnl"/>
        </w:rPr>
        <w:t xml:space="preserve">as, húmedo de tierra fría y páramo, y nieve y hielos tropicales. </w:t>
      </w:r>
    </w:p>
    <w:p w14:paraId="6872AAD8" w14:textId="5EE02E15" w:rsidR="001524C5" w:rsidRPr="00087642" w:rsidRDefault="00305410" w:rsidP="00305410">
      <w:pPr>
        <w:tabs>
          <w:tab w:val="left" w:pos="3600"/>
        </w:tabs>
        <w:rPr>
          <w:rFonts w:ascii="Arial" w:hAnsi="Arial" w:cs="Arial"/>
          <w:b/>
        </w:rPr>
      </w:pPr>
      <w:r w:rsidRPr="00087642">
        <w:rPr>
          <w:rFonts w:ascii="Arial" w:hAnsi="Arial" w:cs="Arial"/>
          <w:lang w:val="es-ES_tradnl"/>
        </w:rPr>
        <w:t>La clasificación de los climas de latitud son: clima superhúmedo de selva ecuatorial</w:t>
      </w:r>
      <w:ins w:id="961" w:author="TOSHIBA" w:date="2016-03-08T15:36:00Z">
        <w:r w:rsidR="00231073">
          <w:rPr>
            <w:rFonts w:ascii="Arial" w:hAnsi="Arial" w:cs="Arial"/>
            <w:lang w:val="es-ES_tradnl"/>
          </w:rPr>
          <w:t>,</w:t>
        </w:r>
      </w:ins>
      <w:del w:id="962" w:author="TOSHIBA" w:date="2016-03-08T15:36:00Z">
        <w:r w:rsidRPr="00087642" w:rsidDel="00231073">
          <w:rPr>
            <w:rFonts w:ascii="Arial" w:hAnsi="Arial" w:cs="Arial"/>
            <w:lang w:val="es-ES_tradnl"/>
          </w:rPr>
          <w:delText>;</w:delText>
        </w:r>
      </w:del>
      <w:r w:rsidRPr="00087642">
        <w:rPr>
          <w:rFonts w:ascii="Arial" w:hAnsi="Arial" w:cs="Arial"/>
          <w:lang w:val="es-ES_tradnl"/>
        </w:rPr>
        <w:t xml:space="preserve"> húmedo</w:t>
      </w:r>
      <w:ins w:id="963" w:author="TOSHIBA" w:date="2016-03-08T15:36:00Z">
        <w:r w:rsidR="00231073">
          <w:rPr>
            <w:rFonts w:ascii="Arial" w:hAnsi="Arial" w:cs="Arial"/>
            <w:lang w:val="es-ES_tradnl"/>
          </w:rPr>
          <w:t>,</w:t>
        </w:r>
      </w:ins>
      <w:del w:id="964" w:author="TOSHIBA" w:date="2016-03-08T15:36:00Z">
        <w:r w:rsidRPr="00087642" w:rsidDel="00231073">
          <w:rPr>
            <w:rFonts w:ascii="Arial" w:hAnsi="Arial" w:cs="Arial"/>
            <w:lang w:val="es-ES_tradnl"/>
          </w:rPr>
          <w:delText>;</w:delText>
        </w:r>
      </w:del>
      <w:r w:rsidRPr="00087642">
        <w:rPr>
          <w:rFonts w:ascii="Arial" w:hAnsi="Arial" w:cs="Arial"/>
          <w:lang w:val="es-ES_tradnl"/>
        </w:rPr>
        <w:t xml:space="preserve"> de sabana</w:t>
      </w:r>
      <w:ins w:id="965" w:author="TOSHIBA" w:date="2016-03-08T15:36:00Z">
        <w:r w:rsidR="00231073">
          <w:rPr>
            <w:rFonts w:ascii="Arial" w:hAnsi="Arial" w:cs="Arial"/>
            <w:lang w:val="es-ES_tradnl"/>
          </w:rPr>
          <w:t>,</w:t>
        </w:r>
      </w:ins>
      <w:del w:id="966" w:author="TOSHIBA" w:date="2016-03-08T15:36:00Z">
        <w:r w:rsidRPr="00087642" w:rsidDel="00231073">
          <w:rPr>
            <w:rFonts w:ascii="Arial" w:hAnsi="Arial" w:cs="Arial"/>
            <w:lang w:val="es-ES_tradnl"/>
          </w:rPr>
          <w:delText>;</w:delText>
        </w:r>
      </w:del>
      <w:r w:rsidRPr="00087642">
        <w:rPr>
          <w:rFonts w:ascii="Arial" w:hAnsi="Arial" w:cs="Arial"/>
          <w:lang w:val="es-ES_tradnl"/>
        </w:rPr>
        <w:t xml:space="preserve"> de desierto y de estepa.</w:t>
      </w:r>
      <w:ins w:id="967" w:author="TOSHIBA" w:date="2016-03-08T15:36:00Z">
        <w:r w:rsidR="00231073">
          <w:rPr>
            <w:rFonts w:ascii="Arial" w:hAnsi="Arial" w:cs="Arial"/>
            <w:lang w:val="es-ES_tradnl"/>
          </w:rPr>
          <w:t xml:space="preserve"> </w:t>
        </w:r>
      </w:ins>
      <w:del w:id="968" w:author="TOSHIBA" w:date="2016-03-08T15:36:00Z">
        <w:r w:rsidRPr="00087642" w:rsidDel="00231073">
          <w:rPr>
            <w:rFonts w:ascii="Arial" w:hAnsi="Arial" w:cs="Arial"/>
            <w:lang w:val="es-ES_tradnl"/>
          </w:rPr>
          <w:delText>;</w:delText>
        </w:r>
      </w:del>
      <w:r w:rsidRPr="00087642">
        <w:rPr>
          <w:rFonts w:ascii="Arial" w:hAnsi="Arial" w:cs="Arial"/>
          <w:lang w:val="es-ES_tradnl"/>
        </w:rPr>
        <w:t xml:space="preserve"> </w:t>
      </w:r>
    </w:p>
    <w:p w14:paraId="02A6A631" w14:textId="77777777" w:rsidR="001524C5" w:rsidRPr="00087642" w:rsidRDefault="001524C5" w:rsidP="00305410">
      <w:pPr>
        <w:tabs>
          <w:tab w:val="left" w:pos="3600"/>
        </w:tabs>
        <w:rPr>
          <w:rFonts w:ascii="Arial" w:hAnsi="Arial" w:cs="Arial"/>
          <w:b/>
          <w:color w:val="FF0000"/>
        </w:rPr>
      </w:pPr>
    </w:p>
    <w:tbl>
      <w:tblPr>
        <w:tblStyle w:val="Tablaconcuadrcula"/>
        <w:tblW w:w="0" w:type="auto"/>
        <w:tblLayout w:type="fixed"/>
        <w:tblLook w:val="04A0" w:firstRow="1" w:lastRow="0" w:firstColumn="1" w:lastColumn="0" w:noHBand="0" w:noVBand="1"/>
      </w:tblPr>
      <w:tblGrid>
        <w:gridCol w:w="2518"/>
        <w:gridCol w:w="6536"/>
      </w:tblGrid>
      <w:tr w:rsidR="001524C5" w:rsidRPr="00087642" w14:paraId="66D07199" w14:textId="77777777" w:rsidTr="00906062">
        <w:tc>
          <w:tcPr>
            <w:tcW w:w="9054" w:type="dxa"/>
            <w:gridSpan w:val="2"/>
            <w:shd w:val="clear" w:color="auto" w:fill="0D0D0D" w:themeFill="text1" w:themeFillTint="F2"/>
          </w:tcPr>
          <w:p w14:paraId="0D556876" w14:textId="77777777" w:rsidR="001524C5" w:rsidRPr="00087642" w:rsidRDefault="001524C5" w:rsidP="00906062">
            <w:pPr>
              <w:jc w:val="center"/>
              <w:rPr>
                <w:rFonts w:ascii="Arial" w:hAnsi="Arial" w:cs="Arial"/>
                <w:b/>
              </w:rPr>
            </w:pPr>
            <w:r w:rsidRPr="00087642">
              <w:rPr>
                <w:rFonts w:ascii="Arial" w:hAnsi="Arial" w:cs="Arial"/>
                <w:b/>
              </w:rPr>
              <w:t>Imagen (fotografía, gráfica o ilustración)</w:t>
            </w:r>
          </w:p>
        </w:tc>
      </w:tr>
      <w:tr w:rsidR="001524C5" w:rsidRPr="00087642" w14:paraId="41EA3C48" w14:textId="77777777" w:rsidTr="00906062">
        <w:tc>
          <w:tcPr>
            <w:tcW w:w="2518" w:type="dxa"/>
          </w:tcPr>
          <w:p w14:paraId="3B8A2717" w14:textId="77777777" w:rsidR="001524C5" w:rsidRPr="00087642" w:rsidRDefault="001524C5" w:rsidP="00906062">
            <w:pPr>
              <w:jc w:val="both"/>
              <w:rPr>
                <w:rFonts w:ascii="Arial" w:hAnsi="Arial" w:cs="Arial"/>
                <w:b/>
              </w:rPr>
            </w:pPr>
            <w:r w:rsidRPr="00087642">
              <w:rPr>
                <w:rFonts w:ascii="Arial" w:hAnsi="Arial" w:cs="Arial"/>
                <w:b/>
              </w:rPr>
              <w:t>Código</w:t>
            </w:r>
          </w:p>
        </w:tc>
        <w:tc>
          <w:tcPr>
            <w:tcW w:w="6536" w:type="dxa"/>
          </w:tcPr>
          <w:p w14:paraId="25108483" w14:textId="77777777" w:rsidR="001524C5" w:rsidRPr="00087642" w:rsidRDefault="001524C5" w:rsidP="009166BC">
            <w:pPr>
              <w:jc w:val="both"/>
              <w:rPr>
                <w:rFonts w:ascii="Arial" w:hAnsi="Arial" w:cs="Arial"/>
              </w:rPr>
            </w:pPr>
            <w:r w:rsidRPr="00087642">
              <w:rPr>
                <w:rFonts w:ascii="Arial" w:hAnsi="Arial" w:cs="Arial"/>
              </w:rPr>
              <w:t>CS_07_08_</w:t>
            </w:r>
            <w:r w:rsidR="009166BC">
              <w:rPr>
                <w:rFonts w:ascii="Arial" w:hAnsi="Arial" w:cs="Arial"/>
              </w:rPr>
              <w:t xml:space="preserve">CO </w:t>
            </w:r>
            <w:r w:rsidRPr="00087642">
              <w:rPr>
                <w:rFonts w:ascii="Arial" w:hAnsi="Arial" w:cs="Arial"/>
                <w:lang w:val="en-US"/>
              </w:rPr>
              <w:t>IMG</w:t>
            </w:r>
            <w:r w:rsidR="009166BC">
              <w:rPr>
                <w:rFonts w:ascii="Arial" w:hAnsi="Arial" w:cs="Arial"/>
                <w:lang w:val="en-US"/>
              </w:rPr>
              <w:t>32</w:t>
            </w:r>
          </w:p>
        </w:tc>
      </w:tr>
      <w:tr w:rsidR="001524C5" w:rsidRPr="00087642" w14:paraId="68A20785" w14:textId="77777777" w:rsidTr="00906062">
        <w:tc>
          <w:tcPr>
            <w:tcW w:w="2518" w:type="dxa"/>
          </w:tcPr>
          <w:p w14:paraId="2B7DCE77" w14:textId="77777777" w:rsidR="001524C5" w:rsidRPr="00087642" w:rsidRDefault="001524C5" w:rsidP="00906062">
            <w:pPr>
              <w:jc w:val="both"/>
              <w:rPr>
                <w:rFonts w:ascii="Arial" w:hAnsi="Arial" w:cs="Arial"/>
              </w:rPr>
            </w:pPr>
            <w:r w:rsidRPr="00087642">
              <w:rPr>
                <w:rFonts w:ascii="Arial" w:hAnsi="Arial" w:cs="Arial"/>
                <w:b/>
              </w:rPr>
              <w:t>Descripción</w:t>
            </w:r>
          </w:p>
        </w:tc>
        <w:tc>
          <w:tcPr>
            <w:tcW w:w="6536" w:type="dxa"/>
          </w:tcPr>
          <w:p w14:paraId="79CF144D" w14:textId="506D9DEE" w:rsidR="001524C5" w:rsidRPr="00087642" w:rsidRDefault="00175A79" w:rsidP="00175A79">
            <w:pPr>
              <w:jc w:val="both"/>
              <w:rPr>
                <w:rFonts w:ascii="Arial" w:hAnsi="Arial" w:cs="Arial"/>
                <w:b/>
                <w:lang w:val="es-ES"/>
              </w:rPr>
            </w:pPr>
            <w:ins w:id="969" w:author="TOSHIBA" w:date="2016-03-09T11:26:00Z">
              <w:r>
                <w:rPr>
                  <w:rFonts w:ascii="Arial" w:hAnsi="Arial" w:cs="Arial"/>
                  <w:b/>
                  <w:lang w:val="es-ES"/>
                </w:rPr>
                <w:t xml:space="preserve">La </w:t>
              </w:r>
            </w:ins>
            <w:del w:id="970" w:author="TOSHIBA" w:date="2016-03-09T11:26:00Z">
              <w:r w:rsidR="001524C5" w:rsidRPr="00087642" w:rsidDel="00175A79">
                <w:rPr>
                  <w:rFonts w:ascii="Arial" w:hAnsi="Arial" w:cs="Arial"/>
                  <w:b/>
                  <w:lang w:val="es-ES"/>
                </w:rPr>
                <w:delText>C</w:delText>
              </w:r>
            </w:del>
            <w:ins w:id="971" w:author="TOSHIBA" w:date="2016-03-09T11:26:00Z">
              <w:r>
                <w:rPr>
                  <w:rFonts w:ascii="Arial" w:hAnsi="Arial" w:cs="Arial"/>
                  <w:b/>
                  <w:lang w:val="es-ES"/>
                </w:rPr>
                <w:t>c</w:t>
              </w:r>
            </w:ins>
            <w:r w:rsidR="001524C5" w:rsidRPr="00087642">
              <w:rPr>
                <w:rFonts w:ascii="Arial" w:hAnsi="Arial" w:cs="Arial"/>
                <w:b/>
                <w:lang w:val="es-ES"/>
              </w:rPr>
              <w:t>limatología de Colombia</w:t>
            </w:r>
          </w:p>
        </w:tc>
      </w:tr>
      <w:tr w:rsidR="001524C5" w:rsidRPr="00087642" w14:paraId="26B55886" w14:textId="77777777" w:rsidTr="00906062">
        <w:tc>
          <w:tcPr>
            <w:tcW w:w="2518" w:type="dxa"/>
          </w:tcPr>
          <w:p w14:paraId="39FB7950" w14:textId="77777777" w:rsidR="001524C5" w:rsidRPr="00087642" w:rsidRDefault="001524C5" w:rsidP="00906062">
            <w:pPr>
              <w:jc w:val="both"/>
              <w:rPr>
                <w:rFonts w:ascii="Arial" w:hAnsi="Arial" w:cs="Arial"/>
              </w:rPr>
            </w:pPr>
            <w:r w:rsidRPr="00087642">
              <w:rPr>
                <w:rFonts w:ascii="Arial" w:hAnsi="Arial" w:cs="Arial"/>
                <w:b/>
              </w:rPr>
              <w:t>Código Shutterstock (o URL o la ruta en AulaPlaneta)</w:t>
            </w:r>
          </w:p>
        </w:tc>
        <w:tc>
          <w:tcPr>
            <w:tcW w:w="6536" w:type="dxa"/>
          </w:tcPr>
          <w:p w14:paraId="6D7278E6" w14:textId="77777777" w:rsidR="001524C5" w:rsidRPr="00087642" w:rsidRDefault="00485F03" w:rsidP="00906062">
            <w:pPr>
              <w:jc w:val="both"/>
              <w:rPr>
                <w:rFonts w:ascii="Arial" w:hAnsi="Arial" w:cs="Arial"/>
                <w:noProof/>
                <w:lang w:val="es-CO" w:eastAsia="es-CO"/>
              </w:rPr>
            </w:pPr>
            <w:hyperlink r:id="rId73" w:history="1">
              <w:r w:rsidR="001524C5" w:rsidRPr="00087642">
                <w:rPr>
                  <w:rStyle w:val="Hipervnculo"/>
                  <w:rFonts w:ascii="Arial" w:hAnsi="Arial" w:cs="Arial"/>
                  <w:noProof/>
                  <w:lang w:val="es-CO" w:eastAsia="es-CO"/>
                </w:rPr>
                <w:t>http://www.investmentcolombia.com/copy/wp-content/uploads/2014/11/MAPA-DEL-CLIMA-EN-CLOMBIA.jpg</w:t>
              </w:r>
            </w:hyperlink>
          </w:p>
          <w:p w14:paraId="2488D3FD" w14:textId="77777777" w:rsidR="001524C5" w:rsidRPr="00087642" w:rsidRDefault="001524C5" w:rsidP="00906062">
            <w:pPr>
              <w:jc w:val="both"/>
              <w:rPr>
                <w:rFonts w:ascii="Arial" w:hAnsi="Arial" w:cs="Arial"/>
                <w:noProof/>
                <w:lang w:val="es-CO" w:eastAsia="es-CO"/>
              </w:rPr>
            </w:pPr>
          </w:p>
          <w:p w14:paraId="7054F680" w14:textId="77777777" w:rsidR="001524C5" w:rsidRPr="00087642" w:rsidRDefault="001524C5" w:rsidP="00906062">
            <w:pPr>
              <w:jc w:val="both"/>
              <w:rPr>
                <w:rFonts w:ascii="Arial" w:hAnsi="Arial" w:cs="Arial"/>
                <w:noProof/>
                <w:lang w:eastAsia="es-CO"/>
              </w:rPr>
            </w:pPr>
            <w:r w:rsidRPr="00087642">
              <w:rPr>
                <w:rFonts w:ascii="Arial" w:hAnsi="Arial" w:cs="Arial"/>
                <w:noProof/>
                <w:lang w:eastAsia="es-CO"/>
              </w:rPr>
              <w:drawing>
                <wp:inline distT="0" distB="0" distL="0" distR="0" wp14:anchorId="3EE83952" wp14:editId="07777777">
                  <wp:extent cx="1242696" cy="1704975"/>
                  <wp:effectExtent l="0" t="0" r="0" b="0"/>
                  <wp:docPr id="62" name="Imagen 62" descr="http://www.investmentcolombia.com/copy/wp-content/uploads/2014/11/MAPA-DEL-CLIMA-EN-CLOM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vestmentcolombia.com/copy/wp-content/uploads/2014/11/MAPA-DEL-CLIMA-EN-CLOMBIA.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45676" cy="1709063"/>
                          </a:xfrm>
                          <a:prstGeom prst="rect">
                            <a:avLst/>
                          </a:prstGeom>
                          <a:noFill/>
                          <a:ln>
                            <a:noFill/>
                          </a:ln>
                        </pic:spPr>
                      </pic:pic>
                    </a:graphicData>
                  </a:graphic>
                </wp:inline>
              </w:drawing>
            </w:r>
          </w:p>
          <w:p w14:paraId="09EE905B" w14:textId="77777777" w:rsidR="001524C5" w:rsidRPr="00087642" w:rsidRDefault="001524C5" w:rsidP="00906062">
            <w:pPr>
              <w:jc w:val="both"/>
              <w:rPr>
                <w:rFonts w:ascii="Arial" w:hAnsi="Arial" w:cs="Arial"/>
                <w:noProof/>
                <w:color w:val="FF0000"/>
                <w:lang w:eastAsia="es-CO"/>
              </w:rPr>
            </w:pPr>
            <w:r w:rsidRPr="00087642">
              <w:rPr>
                <w:rFonts w:ascii="Arial" w:hAnsi="Arial" w:cs="Arial"/>
                <w:noProof/>
                <w:color w:val="FF0000"/>
                <w:lang w:eastAsia="es-CO"/>
              </w:rPr>
              <w:t>Solicito ilustrar el mapa con los diferentes climas diferenciados por color.</w:t>
            </w:r>
          </w:p>
        </w:tc>
      </w:tr>
      <w:tr w:rsidR="001524C5" w:rsidRPr="00087642" w14:paraId="1D8CF265" w14:textId="77777777" w:rsidTr="00906062">
        <w:tc>
          <w:tcPr>
            <w:tcW w:w="2518" w:type="dxa"/>
          </w:tcPr>
          <w:p w14:paraId="1EDFF44B" w14:textId="77777777" w:rsidR="001524C5" w:rsidRPr="00087642" w:rsidRDefault="001524C5" w:rsidP="00906062">
            <w:pPr>
              <w:jc w:val="both"/>
              <w:rPr>
                <w:rFonts w:ascii="Arial" w:hAnsi="Arial" w:cs="Arial"/>
              </w:rPr>
            </w:pPr>
            <w:r w:rsidRPr="00087642">
              <w:rPr>
                <w:rFonts w:ascii="Arial" w:hAnsi="Arial" w:cs="Arial"/>
                <w:b/>
              </w:rPr>
              <w:t>Pie de imagen</w:t>
            </w:r>
          </w:p>
        </w:tc>
        <w:tc>
          <w:tcPr>
            <w:tcW w:w="6536" w:type="dxa"/>
          </w:tcPr>
          <w:p w14:paraId="4C70B59D" w14:textId="5954BA56" w:rsidR="001524C5" w:rsidRPr="00087642" w:rsidRDefault="00B8589E" w:rsidP="00906062">
            <w:pPr>
              <w:jc w:val="both"/>
              <w:rPr>
                <w:rFonts w:ascii="Arial" w:hAnsi="Arial" w:cs="Arial"/>
                <w:lang w:val="es-ES_tradnl"/>
              </w:rPr>
            </w:pPr>
            <w:r w:rsidRPr="00087642">
              <w:rPr>
                <w:rFonts w:ascii="Arial" w:hAnsi="Arial" w:cs="Arial"/>
                <w:lang w:val="es-ES_tradnl"/>
              </w:rPr>
              <w:t>Climas de altitud y latitud en Colombia</w:t>
            </w:r>
            <w:ins w:id="972" w:author="TOSHIBA" w:date="2016-03-08T15:37:00Z">
              <w:r w:rsidR="00231073">
                <w:rPr>
                  <w:rFonts w:ascii="Arial" w:hAnsi="Arial" w:cs="Arial"/>
                  <w:lang w:val="es-ES_tradnl"/>
                </w:rPr>
                <w:t>.</w:t>
              </w:r>
            </w:ins>
          </w:p>
        </w:tc>
      </w:tr>
    </w:tbl>
    <w:p w14:paraId="1A0A5AE6" w14:textId="77777777" w:rsidR="001524C5" w:rsidRDefault="001524C5" w:rsidP="001524C5">
      <w:pPr>
        <w:pStyle w:val="Prrafodelista"/>
        <w:tabs>
          <w:tab w:val="left" w:pos="3600"/>
        </w:tabs>
        <w:ind w:left="360"/>
        <w:rPr>
          <w:rFonts w:ascii="Arial" w:hAnsi="Arial" w:cs="Arial"/>
          <w:b/>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EB31BC" w:rsidRPr="0099771C" w14:paraId="7C2C8459" w14:textId="77777777" w:rsidTr="00E22274">
        <w:tc>
          <w:tcPr>
            <w:tcW w:w="9054" w:type="dxa"/>
            <w:gridSpan w:val="2"/>
            <w:shd w:val="clear" w:color="auto" w:fill="000000" w:themeFill="text1"/>
          </w:tcPr>
          <w:p w14:paraId="7430BF15" w14:textId="77777777" w:rsidR="00EB31BC" w:rsidRPr="0099771C" w:rsidRDefault="00EB31BC"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Profundiza</w:t>
            </w:r>
            <w:r w:rsidRPr="0099771C">
              <w:rPr>
                <w:rFonts w:ascii="Times New Roman" w:eastAsiaTheme="minorEastAsia" w:hAnsi="Times New Roman" w:cs="Times New Roman"/>
                <w:b/>
                <w:color w:val="FFFFFF" w:themeColor="background1"/>
                <w:lang w:eastAsia="es-CO"/>
              </w:rPr>
              <w:t>: recurso nuevo</w:t>
            </w:r>
          </w:p>
        </w:tc>
      </w:tr>
      <w:tr w:rsidR="00EB31BC" w:rsidRPr="0099771C" w14:paraId="78627E07" w14:textId="77777777" w:rsidTr="00E22274">
        <w:tc>
          <w:tcPr>
            <w:tcW w:w="1809" w:type="dxa"/>
          </w:tcPr>
          <w:p w14:paraId="316A1919"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14D2DBB6"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_REC15</w:t>
            </w:r>
            <w:r w:rsidRPr="0099771C">
              <w:rPr>
                <w:rFonts w:ascii="Times New Roman" w:eastAsiaTheme="minorEastAsia" w:hAnsi="Times New Roman" w:cs="Times New Roman"/>
                <w:color w:val="000000"/>
                <w:lang w:eastAsia="es-CO"/>
              </w:rPr>
              <w:t>0</w:t>
            </w:r>
          </w:p>
        </w:tc>
      </w:tr>
      <w:tr w:rsidR="00EB31BC" w:rsidRPr="0099771C" w14:paraId="5243B9EE" w14:textId="77777777" w:rsidTr="00E22274">
        <w:tc>
          <w:tcPr>
            <w:tcW w:w="1809" w:type="dxa"/>
          </w:tcPr>
          <w:p w14:paraId="6661496F"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5B989B43" w14:textId="77777777" w:rsidR="00EB31BC" w:rsidRPr="0099771C" w:rsidRDefault="00EB31BC" w:rsidP="00E22274">
            <w:pPr>
              <w:spacing w:before="2" w:after="2"/>
              <w:rPr>
                <w:rFonts w:ascii="Times New Roman" w:eastAsiaTheme="minorEastAsia" w:hAnsi="Times New Roman" w:cs="Times New Roman"/>
                <w:color w:val="000000"/>
                <w:lang w:eastAsia="es-CO"/>
              </w:rPr>
            </w:pPr>
          </w:p>
          <w:p w14:paraId="1D32A11D"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75ECDAD5" w14:textId="77777777" w:rsidTr="00E22274">
        <w:tc>
          <w:tcPr>
            <w:tcW w:w="1809" w:type="dxa"/>
          </w:tcPr>
          <w:p w14:paraId="304B3969"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0FD61DF9"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r w:rsidR="00EB31BC" w:rsidRPr="0099771C" w14:paraId="0727903F" w14:textId="77777777" w:rsidTr="00E22274">
        <w:tc>
          <w:tcPr>
            <w:tcW w:w="1809" w:type="dxa"/>
          </w:tcPr>
          <w:p w14:paraId="43041B63"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74D97303"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La diversidad climática en Colombia</w:t>
            </w:r>
          </w:p>
        </w:tc>
      </w:tr>
      <w:tr w:rsidR="00EB31BC" w:rsidRPr="0099771C" w14:paraId="3A17F696" w14:textId="77777777" w:rsidTr="00E22274">
        <w:tc>
          <w:tcPr>
            <w:tcW w:w="1809" w:type="dxa"/>
          </w:tcPr>
          <w:p w14:paraId="02551BC3" w14:textId="77777777" w:rsidR="00EB31BC" w:rsidRPr="0099771C" w:rsidRDefault="00EB31BC"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0D51CB11" w14:textId="77777777" w:rsidR="00EB31BC" w:rsidRPr="0099771C" w:rsidRDefault="00EB31BC" w:rsidP="00E22274">
            <w:pPr>
              <w:spacing w:before="2" w:after="2"/>
              <w:rPr>
                <w:rFonts w:ascii="Times New Roman" w:eastAsiaTheme="minorEastAsia" w:hAnsi="Times New Roman" w:cs="Times New Roman"/>
                <w:color w:val="000000"/>
                <w:lang w:eastAsia="es-CO"/>
              </w:rPr>
            </w:pPr>
            <w:r w:rsidRPr="00EB31BC">
              <w:rPr>
                <w:rFonts w:ascii="Times New Roman" w:eastAsiaTheme="minorEastAsia" w:hAnsi="Times New Roman" w:cs="Times New Roman"/>
                <w:color w:val="000000"/>
                <w:lang w:eastAsia="es-CO"/>
              </w:rPr>
              <w:t>Interactivo que permite conocer la variedad climática en Colombia y los factores que la determinan</w:t>
            </w:r>
          </w:p>
          <w:p w14:paraId="4257D7F6" w14:textId="77777777" w:rsidR="00EB31BC" w:rsidRPr="0099771C" w:rsidRDefault="00EB31BC" w:rsidP="00E22274">
            <w:pPr>
              <w:spacing w:before="2" w:after="2"/>
              <w:rPr>
                <w:rFonts w:ascii="Times New Roman" w:eastAsiaTheme="minorEastAsia" w:hAnsi="Times New Roman" w:cs="Times New Roman"/>
                <w:color w:val="000000"/>
                <w:lang w:eastAsia="es-CO"/>
              </w:rPr>
            </w:pPr>
          </w:p>
        </w:tc>
      </w:tr>
    </w:tbl>
    <w:p w14:paraId="60CDA50D" w14:textId="77777777" w:rsidR="00EB31BC" w:rsidRPr="00EB31BC" w:rsidRDefault="00EB31BC" w:rsidP="00EB31BC">
      <w:pPr>
        <w:tabs>
          <w:tab w:val="left" w:pos="3600"/>
        </w:tabs>
        <w:rPr>
          <w:rFonts w:ascii="Arial" w:hAnsi="Arial" w:cs="Arial"/>
          <w:b/>
        </w:rPr>
      </w:pPr>
    </w:p>
    <w:p w14:paraId="11EBCE75" w14:textId="3EE71121" w:rsidR="001524C5" w:rsidRDefault="001524C5" w:rsidP="001524C5">
      <w:pPr>
        <w:tabs>
          <w:tab w:val="left" w:pos="3600"/>
        </w:tabs>
        <w:rPr>
          <w:rFonts w:ascii="Arial" w:hAnsi="Arial" w:cs="Arial"/>
          <w:b/>
        </w:rPr>
      </w:pPr>
      <w:r w:rsidRPr="00382215">
        <w:rPr>
          <w:rFonts w:ascii="Arial" w:hAnsi="Arial" w:cs="Arial"/>
          <w:b/>
        </w:rPr>
        <w:t>5.</w:t>
      </w:r>
      <w:ins w:id="973" w:author="TOSHIBA" w:date="2016-03-09T11:23:00Z">
        <w:r w:rsidR="00726947">
          <w:rPr>
            <w:rFonts w:ascii="Arial" w:hAnsi="Arial" w:cs="Arial"/>
            <w:b/>
          </w:rPr>
          <w:t>3</w:t>
        </w:r>
      </w:ins>
      <w:del w:id="974" w:author="TOSHIBA" w:date="2016-03-09T11:22:00Z">
        <w:r w:rsidRPr="00382215" w:rsidDel="00726947">
          <w:rPr>
            <w:rFonts w:ascii="Arial" w:hAnsi="Arial" w:cs="Arial"/>
            <w:b/>
          </w:rPr>
          <w:delText>4</w:delText>
        </w:r>
      </w:del>
      <w:r w:rsidRPr="00382215">
        <w:rPr>
          <w:rFonts w:ascii="Arial" w:hAnsi="Arial" w:cs="Arial"/>
          <w:b/>
        </w:rPr>
        <w:t xml:space="preserve"> Consolidación</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662E2D" w:rsidRPr="0099771C" w14:paraId="6090D055" w14:textId="77777777" w:rsidTr="00E22274">
        <w:tc>
          <w:tcPr>
            <w:tcW w:w="9054" w:type="dxa"/>
            <w:gridSpan w:val="2"/>
            <w:shd w:val="clear" w:color="auto" w:fill="000000" w:themeFill="text1"/>
          </w:tcPr>
          <w:p w14:paraId="2DABB7B7" w14:textId="77777777" w:rsidR="00662E2D" w:rsidRPr="0099771C" w:rsidRDefault="00662E2D"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662E2D" w:rsidRPr="0099771C" w14:paraId="0E838D6B" w14:textId="77777777" w:rsidTr="00E22274">
        <w:tc>
          <w:tcPr>
            <w:tcW w:w="1809" w:type="dxa"/>
          </w:tcPr>
          <w:p w14:paraId="08B7EFC1"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3D6DD509"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_REC16</w:t>
            </w:r>
            <w:r w:rsidRPr="0099771C">
              <w:rPr>
                <w:rFonts w:ascii="Times New Roman" w:eastAsiaTheme="minorEastAsia" w:hAnsi="Times New Roman" w:cs="Times New Roman"/>
                <w:color w:val="000000"/>
                <w:lang w:eastAsia="es-CO"/>
              </w:rPr>
              <w:t>0</w:t>
            </w:r>
          </w:p>
        </w:tc>
      </w:tr>
      <w:tr w:rsidR="00662E2D" w:rsidRPr="0099771C" w14:paraId="7E131E64" w14:textId="77777777" w:rsidTr="00E22274">
        <w:tc>
          <w:tcPr>
            <w:tcW w:w="1809" w:type="dxa"/>
          </w:tcPr>
          <w:p w14:paraId="28654A27"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01E1E8F" w14:textId="77777777" w:rsidR="00662E2D" w:rsidRPr="0099771C" w:rsidRDefault="00662E2D" w:rsidP="00E22274">
            <w:pPr>
              <w:spacing w:before="2" w:after="2"/>
              <w:rPr>
                <w:rFonts w:ascii="Times New Roman" w:eastAsiaTheme="minorEastAsia" w:hAnsi="Times New Roman" w:cs="Times New Roman"/>
                <w:color w:val="000000"/>
                <w:lang w:eastAsia="es-CO"/>
              </w:rPr>
            </w:pPr>
          </w:p>
          <w:p w14:paraId="0DF2C3FB"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3ED97386" w14:textId="77777777" w:rsidTr="00E22274">
        <w:tc>
          <w:tcPr>
            <w:tcW w:w="1809" w:type="dxa"/>
          </w:tcPr>
          <w:p w14:paraId="0231EE62"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1434AF3D"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12EAD468" w14:textId="77777777" w:rsidTr="00E22274">
        <w:tc>
          <w:tcPr>
            <w:tcW w:w="1809" w:type="dxa"/>
          </w:tcPr>
          <w:p w14:paraId="6C46267E"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0E75E71B"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 xml:space="preserve">Refuerza tu aprendizaje: </w:t>
            </w:r>
            <w:commentRangeStart w:id="975"/>
            <w:r w:rsidRPr="00662E2D">
              <w:rPr>
                <w:rFonts w:ascii="Times New Roman" w:eastAsiaTheme="minorEastAsia" w:hAnsi="Times New Roman" w:cs="Times New Roman"/>
                <w:color w:val="000000"/>
                <w:lang w:eastAsia="es-CO"/>
              </w:rPr>
              <w:t>La clasificación de los climas en Colombia</w:t>
            </w:r>
            <w:commentRangeEnd w:id="975"/>
            <w:r w:rsidR="00175A79">
              <w:rPr>
                <w:rStyle w:val="Refdecomentario"/>
              </w:rPr>
              <w:commentReference w:id="975"/>
            </w:r>
          </w:p>
        </w:tc>
      </w:tr>
      <w:tr w:rsidR="00662E2D" w:rsidRPr="0099771C" w14:paraId="6E6DF391" w14:textId="77777777" w:rsidTr="00E22274">
        <w:tc>
          <w:tcPr>
            <w:tcW w:w="1809" w:type="dxa"/>
          </w:tcPr>
          <w:p w14:paraId="5BEB4F5C"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2D176092"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Actividad sobre La clasificación de los climas de Colombia</w:t>
            </w:r>
          </w:p>
          <w:p w14:paraId="69466D28"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bl>
    <w:p w14:paraId="3EAF3B13" w14:textId="77777777" w:rsidR="00662E2D" w:rsidRPr="00382215" w:rsidRDefault="00662E2D" w:rsidP="001524C5">
      <w:pPr>
        <w:tabs>
          <w:tab w:val="left" w:pos="3600"/>
        </w:tabs>
        <w:rPr>
          <w:rFonts w:ascii="Arial" w:hAnsi="Arial" w:cs="Arial"/>
          <w:b/>
        </w:rPr>
      </w:pPr>
    </w:p>
    <w:p w14:paraId="0D096C42" w14:textId="77777777" w:rsidR="001524C5" w:rsidRDefault="001524C5" w:rsidP="001524C5">
      <w:pPr>
        <w:tabs>
          <w:tab w:val="left" w:pos="3600"/>
        </w:tabs>
        <w:rPr>
          <w:rFonts w:ascii="Arial" w:hAnsi="Arial" w:cs="Arial"/>
          <w:b/>
        </w:rPr>
      </w:pPr>
      <w:r w:rsidRPr="00382215">
        <w:rPr>
          <w:rFonts w:ascii="Arial" w:hAnsi="Arial" w:cs="Arial"/>
          <w:b/>
        </w:rPr>
        <w:t>6 Ejercitación, proyectos y competencias</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662E2D" w:rsidRPr="0099771C" w14:paraId="0E4B2D5A" w14:textId="77777777" w:rsidTr="00E22274">
        <w:tc>
          <w:tcPr>
            <w:tcW w:w="9054" w:type="dxa"/>
            <w:gridSpan w:val="2"/>
            <w:shd w:val="clear" w:color="auto" w:fill="000000" w:themeFill="text1"/>
          </w:tcPr>
          <w:p w14:paraId="03E23978" w14:textId="77777777" w:rsidR="00662E2D" w:rsidRPr="0099771C" w:rsidRDefault="00662E2D"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662E2D" w:rsidRPr="0099771C" w14:paraId="766A1F1C" w14:textId="77777777" w:rsidTr="00E22274">
        <w:tc>
          <w:tcPr>
            <w:tcW w:w="1809" w:type="dxa"/>
          </w:tcPr>
          <w:p w14:paraId="2A255B57"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664AE8A7"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_REC17</w:t>
            </w:r>
            <w:r w:rsidRPr="0099771C">
              <w:rPr>
                <w:rFonts w:ascii="Times New Roman" w:eastAsiaTheme="minorEastAsia" w:hAnsi="Times New Roman" w:cs="Times New Roman"/>
                <w:color w:val="000000"/>
                <w:lang w:eastAsia="es-CO"/>
              </w:rPr>
              <w:t>0</w:t>
            </w:r>
          </w:p>
        </w:tc>
      </w:tr>
      <w:tr w:rsidR="00662E2D" w:rsidRPr="0099771C" w14:paraId="6184B899" w14:textId="77777777" w:rsidTr="00E22274">
        <w:tc>
          <w:tcPr>
            <w:tcW w:w="1809" w:type="dxa"/>
          </w:tcPr>
          <w:p w14:paraId="7B7B837C"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4D042BC" w14:textId="77777777" w:rsidR="00662E2D" w:rsidRPr="0099771C" w:rsidRDefault="00662E2D" w:rsidP="00E22274">
            <w:pPr>
              <w:spacing w:before="2" w:after="2"/>
              <w:rPr>
                <w:rFonts w:ascii="Times New Roman" w:eastAsiaTheme="minorEastAsia" w:hAnsi="Times New Roman" w:cs="Times New Roman"/>
                <w:color w:val="000000"/>
                <w:lang w:eastAsia="es-CO"/>
              </w:rPr>
            </w:pPr>
          </w:p>
          <w:p w14:paraId="07997498"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103B2754" w14:textId="77777777" w:rsidTr="00E22274">
        <w:tc>
          <w:tcPr>
            <w:tcW w:w="1809" w:type="dxa"/>
          </w:tcPr>
          <w:p w14:paraId="5C881C54"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6BA3108F"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081E8C71" w14:textId="77777777" w:rsidTr="00E22274">
        <w:tc>
          <w:tcPr>
            <w:tcW w:w="1809" w:type="dxa"/>
          </w:tcPr>
          <w:p w14:paraId="1B9BB404"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4685075E"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Competencias: elaboración de un mapa físico de Colombia</w:t>
            </w:r>
          </w:p>
        </w:tc>
      </w:tr>
      <w:tr w:rsidR="00662E2D" w:rsidRPr="0099771C" w14:paraId="69DEF09C" w14:textId="77777777" w:rsidTr="00E22274">
        <w:tc>
          <w:tcPr>
            <w:tcW w:w="1809" w:type="dxa"/>
          </w:tcPr>
          <w:p w14:paraId="28B22958"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576506AC"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Actividad que propone elaborar un mapa físico del territorio colombiano en el que se indiquen las principales unidades de relieve, ríos y costas</w:t>
            </w:r>
          </w:p>
          <w:p w14:paraId="54309B89"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3DFBFF48" w14:textId="77777777" w:rsidTr="00E22274">
        <w:tc>
          <w:tcPr>
            <w:tcW w:w="1809" w:type="dxa"/>
          </w:tcPr>
          <w:p w14:paraId="5B7A7CB4"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p>
        </w:tc>
        <w:tc>
          <w:tcPr>
            <w:tcW w:w="7245" w:type="dxa"/>
          </w:tcPr>
          <w:p w14:paraId="0F3FDD22" w14:textId="77777777" w:rsidR="00662E2D" w:rsidRPr="00662E2D" w:rsidRDefault="00662E2D" w:rsidP="00E22274">
            <w:pPr>
              <w:spacing w:before="2" w:after="2"/>
              <w:rPr>
                <w:rFonts w:ascii="Times New Roman" w:eastAsiaTheme="minorEastAsia" w:hAnsi="Times New Roman" w:cs="Times New Roman"/>
                <w:color w:val="000000"/>
                <w:lang w:eastAsia="es-CO"/>
              </w:rPr>
            </w:pPr>
          </w:p>
        </w:tc>
      </w:tr>
      <w:tr w:rsidR="00662E2D" w:rsidRPr="0099771C" w14:paraId="3713674F" w14:textId="77777777" w:rsidTr="00E22274">
        <w:tc>
          <w:tcPr>
            <w:tcW w:w="1809" w:type="dxa"/>
          </w:tcPr>
          <w:p w14:paraId="2E194B07"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p>
        </w:tc>
        <w:tc>
          <w:tcPr>
            <w:tcW w:w="7245" w:type="dxa"/>
          </w:tcPr>
          <w:p w14:paraId="7BA16EBB" w14:textId="77777777" w:rsidR="00662E2D" w:rsidRPr="00662E2D" w:rsidRDefault="00662E2D" w:rsidP="00E22274">
            <w:pPr>
              <w:spacing w:before="2" w:after="2"/>
              <w:rPr>
                <w:rFonts w:ascii="Times New Roman" w:eastAsiaTheme="minorEastAsia" w:hAnsi="Times New Roman" w:cs="Times New Roman"/>
                <w:color w:val="000000"/>
                <w:lang w:eastAsia="es-CO"/>
              </w:rPr>
            </w:pPr>
          </w:p>
        </w:tc>
      </w:tr>
      <w:tr w:rsidR="00662E2D" w:rsidRPr="0099771C" w14:paraId="743CBBD6" w14:textId="77777777" w:rsidTr="00E22274">
        <w:tc>
          <w:tcPr>
            <w:tcW w:w="1809" w:type="dxa"/>
          </w:tcPr>
          <w:p w14:paraId="56BDF4E4"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p>
        </w:tc>
        <w:tc>
          <w:tcPr>
            <w:tcW w:w="7245" w:type="dxa"/>
          </w:tcPr>
          <w:p w14:paraId="66638BE8" w14:textId="77777777" w:rsidR="00662E2D" w:rsidRPr="00662E2D" w:rsidRDefault="00662E2D" w:rsidP="00E22274">
            <w:pPr>
              <w:spacing w:before="2" w:after="2"/>
              <w:rPr>
                <w:rFonts w:ascii="Times New Roman" w:eastAsiaTheme="minorEastAsia" w:hAnsi="Times New Roman" w:cs="Times New Roman"/>
                <w:color w:val="000000"/>
                <w:lang w:eastAsia="es-CO"/>
              </w:rPr>
            </w:pPr>
          </w:p>
        </w:tc>
      </w:tr>
      <w:tr w:rsidR="00662E2D" w:rsidRPr="0099771C" w14:paraId="4BAA0304" w14:textId="77777777" w:rsidTr="00E22274">
        <w:tc>
          <w:tcPr>
            <w:tcW w:w="9054" w:type="dxa"/>
            <w:gridSpan w:val="2"/>
            <w:shd w:val="clear" w:color="auto" w:fill="000000" w:themeFill="text1"/>
          </w:tcPr>
          <w:p w14:paraId="2669CC66" w14:textId="77777777" w:rsidR="00662E2D" w:rsidRPr="0099771C" w:rsidRDefault="00662E2D"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662E2D" w:rsidRPr="0099771C" w14:paraId="603A6A7E" w14:textId="77777777" w:rsidTr="00E22274">
        <w:tc>
          <w:tcPr>
            <w:tcW w:w="1809" w:type="dxa"/>
          </w:tcPr>
          <w:p w14:paraId="59116ACD"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221E69FA"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_REC18</w:t>
            </w:r>
            <w:r w:rsidRPr="0099771C">
              <w:rPr>
                <w:rFonts w:ascii="Times New Roman" w:eastAsiaTheme="minorEastAsia" w:hAnsi="Times New Roman" w:cs="Times New Roman"/>
                <w:color w:val="000000"/>
                <w:lang w:eastAsia="es-CO"/>
              </w:rPr>
              <w:t>0</w:t>
            </w:r>
          </w:p>
        </w:tc>
      </w:tr>
      <w:tr w:rsidR="00662E2D" w:rsidRPr="0099771C" w14:paraId="04E26233" w14:textId="77777777" w:rsidTr="00E22274">
        <w:tc>
          <w:tcPr>
            <w:tcW w:w="1809" w:type="dxa"/>
          </w:tcPr>
          <w:p w14:paraId="5245A2FB"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29C97E3F" w14:textId="77777777" w:rsidR="00662E2D" w:rsidRPr="0099771C" w:rsidRDefault="00662E2D" w:rsidP="00E22274">
            <w:pPr>
              <w:spacing w:before="2" w:after="2"/>
              <w:rPr>
                <w:rFonts w:ascii="Times New Roman" w:eastAsiaTheme="minorEastAsia" w:hAnsi="Times New Roman" w:cs="Times New Roman"/>
                <w:color w:val="000000"/>
                <w:lang w:eastAsia="es-CO"/>
              </w:rPr>
            </w:pPr>
          </w:p>
          <w:p w14:paraId="18196E4E"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5E929469" w14:textId="77777777" w:rsidTr="00E22274">
        <w:tc>
          <w:tcPr>
            <w:tcW w:w="1809" w:type="dxa"/>
          </w:tcPr>
          <w:p w14:paraId="5722EC61"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1C8E65CB"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2CE9C6AA" w14:textId="77777777" w:rsidTr="00E22274">
        <w:tc>
          <w:tcPr>
            <w:tcW w:w="1809" w:type="dxa"/>
          </w:tcPr>
          <w:p w14:paraId="7B4DDBD2"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06594F63"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Proyecto: estudio del territorio y de las actividades económicas</w:t>
            </w:r>
          </w:p>
        </w:tc>
      </w:tr>
      <w:tr w:rsidR="00662E2D" w:rsidRPr="0099771C" w14:paraId="2E9E4C32" w14:textId="77777777" w:rsidTr="00E22274">
        <w:tc>
          <w:tcPr>
            <w:tcW w:w="1809" w:type="dxa"/>
          </w:tcPr>
          <w:p w14:paraId="25A9D20D"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28919EAD"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Actividad que guía el trabajo colaborativo de investigación para determinar cómo influye el medio físico en la economía del propio territorio</w:t>
            </w:r>
          </w:p>
          <w:p w14:paraId="0ACC47F7"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bl>
    <w:p w14:paraId="50AA727A" w14:textId="77777777" w:rsidR="00662E2D" w:rsidRDefault="00662E2D" w:rsidP="001524C5">
      <w:pPr>
        <w:tabs>
          <w:tab w:val="left" w:pos="3600"/>
        </w:tabs>
        <w:rPr>
          <w:rFonts w:ascii="Arial" w:hAnsi="Arial" w:cs="Arial"/>
          <w:b/>
        </w:rPr>
      </w:pPr>
    </w:p>
    <w:p w14:paraId="47F0DFBC" w14:textId="77777777" w:rsidR="00662E2D" w:rsidRDefault="00662E2D" w:rsidP="001524C5">
      <w:pPr>
        <w:tabs>
          <w:tab w:val="left" w:pos="3600"/>
        </w:tabs>
        <w:rPr>
          <w:rFonts w:ascii="Arial" w:hAnsi="Arial" w:cs="Arial"/>
          <w:b/>
        </w:rPr>
      </w:pPr>
    </w:p>
    <w:p w14:paraId="048F02F5" w14:textId="77777777" w:rsidR="00662E2D" w:rsidRPr="00382215" w:rsidRDefault="00662E2D" w:rsidP="001524C5">
      <w:pPr>
        <w:tabs>
          <w:tab w:val="left" w:pos="3600"/>
        </w:tabs>
        <w:rPr>
          <w:rFonts w:ascii="Arial" w:hAnsi="Arial" w:cs="Arial"/>
          <w:b/>
        </w:rPr>
      </w:pPr>
    </w:p>
    <w:p w14:paraId="33392604" w14:textId="77777777" w:rsidR="00662E2D" w:rsidRPr="00382215" w:rsidRDefault="001524C5" w:rsidP="001524C5">
      <w:pPr>
        <w:tabs>
          <w:tab w:val="left" w:pos="3600"/>
        </w:tabs>
        <w:rPr>
          <w:rFonts w:ascii="Arial" w:hAnsi="Arial" w:cs="Arial"/>
          <w:b/>
        </w:rPr>
      </w:pPr>
      <w:r w:rsidRPr="00382215">
        <w:rPr>
          <w:rFonts w:ascii="Arial" w:hAnsi="Arial" w:cs="Arial"/>
          <w:b/>
        </w:rPr>
        <w:t xml:space="preserve">7 Fin de tema </w:t>
      </w:r>
    </w:p>
    <w:p w14:paraId="55B259E5" w14:textId="77777777" w:rsidR="001524C5" w:rsidRPr="00382215" w:rsidRDefault="001524C5" w:rsidP="001524C5">
      <w:pPr>
        <w:tabs>
          <w:tab w:val="left" w:pos="3600"/>
        </w:tabs>
        <w:rPr>
          <w:rFonts w:ascii="Arial" w:hAnsi="Arial" w:cs="Arial"/>
          <w:b/>
        </w:rPr>
      </w:pPr>
      <w:r w:rsidRPr="00382215">
        <w:rPr>
          <w:rFonts w:ascii="Arial" w:hAnsi="Arial" w:cs="Arial"/>
          <w:b/>
        </w:rPr>
        <w:t>Mapa conceptual</w:t>
      </w:r>
    </w:p>
    <w:tbl>
      <w:tblPr>
        <w:tblStyle w:val="Tablaconcuadrcula"/>
        <w:tblW w:w="0" w:type="auto"/>
        <w:tblLook w:val="04A0" w:firstRow="1" w:lastRow="0" w:firstColumn="1" w:lastColumn="0" w:noHBand="0" w:noVBand="1"/>
      </w:tblPr>
      <w:tblGrid>
        <w:gridCol w:w="2518"/>
        <w:gridCol w:w="6515"/>
      </w:tblGrid>
      <w:tr w:rsidR="001524C5" w:rsidRPr="00087642" w14:paraId="1515D19F" w14:textId="77777777" w:rsidTr="00906062">
        <w:tc>
          <w:tcPr>
            <w:tcW w:w="9033" w:type="dxa"/>
            <w:gridSpan w:val="2"/>
            <w:shd w:val="clear" w:color="auto" w:fill="000000" w:themeFill="text1"/>
          </w:tcPr>
          <w:p w14:paraId="00B33BCB" w14:textId="77777777" w:rsidR="001524C5" w:rsidRPr="00087642" w:rsidRDefault="001524C5" w:rsidP="00906062">
            <w:pPr>
              <w:jc w:val="center"/>
              <w:rPr>
                <w:rFonts w:ascii="Arial" w:hAnsi="Arial" w:cs="Arial"/>
                <w:b/>
                <w:color w:val="FFFFFF" w:themeColor="background1"/>
              </w:rPr>
            </w:pPr>
            <w:r w:rsidRPr="00087642">
              <w:rPr>
                <w:rFonts w:ascii="Arial" w:hAnsi="Arial" w:cs="Arial"/>
                <w:b/>
                <w:color w:val="FFFFFF" w:themeColor="background1"/>
              </w:rPr>
              <w:t>Mapa conceptual</w:t>
            </w:r>
          </w:p>
        </w:tc>
      </w:tr>
      <w:tr w:rsidR="001524C5" w:rsidRPr="00087642" w14:paraId="318EEF8D" w14:textId="77777777" w:rsidTr="00906062">
        <w:tc>
          <w:tcPr>
            <w:tcW w:w="2518" w:type="dxa"/>
          </w:tcPr>
          <w:p w14:paraId="7F0B5037" w14:textId="77777777" w:rsidR="001524C5" w:rsidRPr="00087642" w:rsidRDefault="001524C5" w:rsidP="00906062">
            <w:pPr>
              <w:rPr>
                <w:rFonts w:ascii="Arial" w:hAnsi="Arial" w:cs="Arial"/>
                <w:b/>
                <w:color w:val="000000"/>
              </w:rPr>
            </w:pPr>
            <w:r w:rsidRPr="00087642">
              <w:rPr>
                <w:rFonts w:ascii="Arial" w:hAnsi="Arial" w:cs="Arial"/>
                <w:b/>
                <w:color w:val="000000"/>
              </w:rPr>
              <w:t>Código</w:t>
            </w:r>
          </w:p>
        </w:tc>
        <w:tc>
          <w:tcPr>
            <w:tcW w:w="6515" w:type="dxa"/>
          </w:tcPr>
          <w:p w14:paraId="4CCED228" w14:textId="77777777" w:rsidR="001524C5" w:rsidRPr="00087642" w:rsidRDefault="00662E2D" w:rsidP="00906062">
            <w:pPr>
              <w:rPr>
                <w:rFonts w:ascii="Arial" w:hAnsi="Arial" w:cs="Arial"/>
                <w:b/>
                <w:color w:val="000000"/>
              </w:rPr>
            </w:pPr>
            <w:r>
              <w:rPr>
                <w:rFonts w:ascii="Arial" w:hAnsi="Arial" w:cs="Arial"/>
              </w:rPr>
              <w:t>CS_07_09_REC19</w:t>
            </w:r>
            <w:r w:rsidR="001524C5" w:rsidRPr="00087642">
              <w:rPr>
                <w:rFonts w:ascii="Arial" w:hAnsi="Arial" w:cs="Arial"/>
              </w:rPr>
              <w:t>0</w:t>
            </w:r>
          </w:p>
        </w:tc>
      </w:tr>
      <w:tr w:rsidR="001524C5" w:rsidRPr="00087642" w14:paraId="4850D415" w14:textId="77777777" w:rsidTr="00906062">
        <w:tc>
          <w:tcPr>
            <w:tcW w:w="2518" w:type="dxa"/>
          </w:tcPr>
          <w:p w14:paraId="2E83EC9B" w14:textId="77777777" w:rsidR="001524C5" w:rsidRPr="00087642" w:rsidRDefault="001524C5" w:rsidP="00906062">
            <w:pPr>
              <w:rPr>
                <w:rFonts w:ascii="Arial" w:hAnsi="Arial" w:cs="Arial"/>
                <w:color w:val="000000"/>
              </w:rPr>
            </w:pPr>
            <w:r w:rsidRPr="00087642">
              <w:rPr>
                <w:rFonts w:ascii="Arial" w:hAnsi="Arial" w:cs="Arial"/>
                <w:b/>
                <w:color w:val="000000"/>
              </w:rPr>
              <w:t>Título</w:t>
            </w:r>
          </w:p>
        </w:tc>
        <w:tc>
          <w:tcPr>
            <w:tcW w:w="6515" w:type="dxa"/>
          </w:tcPr>
          <w:p w14:paraId="720E2CD0" w14:textId="77777777" w:rsidR="001524C5" w:rsidRPr="00087642" w:rsidRDefault="001524C5" w:rsidP="00906062">
            <w:pPr>
              <w:rPr>
                <w:rFonts w:ascii="Arial" w:hAnsi="Arial" w:cs="Arial"/>
                <w:color w:val="000000"/>
              </w:rPr>
            </w:pPr>
            <w:r w:rsidRPr="00087642">
              <w:rPr>
                <w:rFonts w:ascii="Arial" w:hAnsi="Arial" w:cs="Arial"/>
                <w:color w:val="000000"/>
              </w:rPr>
              <w:t>Mapa conceptual</w:t>
            </w:r>
          </w:p>
        </w:tc>
      </w:tr>
      <w:tr w:rsidR="001524C5" w:rsidRPr="00087642" w14:paraId="0AC6C3B5" w14:textId="77777777" w:rsidTr="00906062">
        <w:tc>
          <w:tcPr>
            <w:tcW w:w="2518" w:type="dxa"/>
          </w:tcPr>
          <w:p w14:paraId="1517F794" w14:textId="77777777" w:rsidR="001524C5" w:rsidRPr="00087642" w:rsidRDefault="001524C5" w:rsidP="00906062">
            <w:pPr>
              <w:rPr>
                <w:rFonts w:ascii="Arial" w:hAnsi="Arial" w:cs="Arial"/>
                <w:color w:val="000000"/>
              </w:rPr>
            </w:pPr>
            <w:r w:rsidRPr="00087642">
              <w:rPr>
                <w:rFonts w:ascii="Arial" w:hAnsi="Arial" w:cs="Arial"/>
                <w:b/>
                <w:color w:val="000000"/>
              </w:rPr>
              <w:t>Descripción</w:t>
            </w:r>
          </w:p>
        </w:tc>
        <w:tc>
          <w:tcPr>
            <w:tcW w:w="6515" w:type="dxa"/>
          </w:tcPr>
          <w:p w14:paraId="39263FB7" w14:textId="3FB982FC" w:rsidR="001524C5" w:rsidRPr="00087642" w:rsidRDefault="001524C5" w:rsidP="00231073">
            <w:pPr>
              <w:rPr>
                <w:rFonts w:ascii="Arial" w:hAnsi="Arial" w:cs="Arial"/>
                <w:color w:val="000000"/>
              </w:rPr>
            </w:pPr>
            <w:r w:rsidRPr="00087642">
              <w:rPr>
                <w:rFonts w:ascii="Arial" w:hAnsi="Arial" w:cs="Arial"/>
                <w:color w:val="000000"/>
              </w:rPr>
              <w:t xml:space="preserve">Mapa conceptual del tema Geografía </w:t>
            </w:r>
            <w:del w:id="976" w:author="TOSHIBA" w:date="2016-03-08T15:38:00Z">
              <w:r w:rsidRPr="00087642" w:rsidDel="00231073">
                <w:rPr>
                  <w:rFonts w:ascii="Arial" w:hAnsi="Arial" w:cs="Arial"/>
                  <w:color w:val="000000"/>
                </w:rPr>
                <w:delText>F</w:delText>
              </w:r>
            </w:del>
            <w:ins w:id="977" w:author="TOSHIBA" w:date="2016-03-08T15:38:00Z">
              <w:r w:rsidR="00231073">
                <w:rPr>
                  <w:rFonts w:ascii="Arial" w:hAnsi="Arial" w:cs="Arial"/>
                  <w:color w:val="000000"/>
                </w:rPr>
                <w:t>f</w:t>
              </w:r>
            </w:ins>
            <w:r w:rsidRPr="00087642">
              <w:rPr>
                <w:rFonts w:ascii="Arial" w:hAnsi="Arial" w:cs="Arial"/>
                <w:color w:val="000000"/>
              </w:rPr>
              <w:t>ísica de Colombia</w:t>
            </w:r>
          </w:p>
        </w:tc>
      </w:tr>
    </w:tbl>
    <w:p w14:paraId="612FA831" w14:textId="77777777" w:rsidR="00662E2D" w:rsidRPr="00662E2D" w:rsidRDefault="00662E2D" w:rsidP="001524C5">
      <w:pPr>
        <w:tabs>
          <w:tab w:val="left" w:pos="3600"/>
        </w:tabs>
        <w:rPr>
          <w:rFonts w:ascii="Arial" w:hAnsi="Arial" w:cs="Arial"/>
          <w:b/>
        </w:rPr>
      </w:pPr>
    </w:p>
    <w:p w14:paraId="3000BCD5" w14:textId="77777777" w:rsidR="00662E2D" w:rsidRDefault="00662E2D" w:rsidP="001524C5">
      <w:pPr>
        <w:tabs>
          <w:tab w:val="left" w:pos="3600"/>
        </w:tabs>
        <w:rPr>
          <w:rFonts w:ascii="Arial" w:hAnsi="Arial" w:cs="Arial"/>
          <w:b/>
        </w:rPr>
      </w:pPr>
      <w:r>
        <w:rPr>
          <w:rFonts w:ascii="Arial" w:hAnsi="Arial" w:cs="Arial"/>
          <w:b/>
        </w:rPr>
        <w:t>Banco de actividades</w:t>
      </w: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662E2D" w:rsidRPr="0099771C" w14:paraId="0376B187" w14:textId="77777777" w:rsidTr="00E22274">
        <w:tc>
          <w:tcPr>
            <w:tcW w:w="9054" w:type="dxa"/>
            <w:gridSpan w:val="2"/>
            <w:shd w:val="clear" w:color="auto" w:fill="000000" w:themeFill="text1"/>
          </w:tcPr>
          <w:p w14:paraId="4984A695" w14:textId="77777777" w:rsidR="00662E2D" w:rsidRPr="0099771C" w:rsidRDefault="00662E2D"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662E2D" w:rsidRPr="0099771C" w14:paraId="033C2A3E" w14:textId="77777777" w:rsidTr="00E22274">
        <w:tc>
          <w:tcPr>
            <w:tcW w:w="1809" w:type="dxa"/>
          </w:tcPr>
          <w:p w14:paraId="49561108"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1CBB891F"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_REC21</w:t>
            </w:r>
            <w:r w:rsidRPr="0099771C">
              <w:rPr>
                <w:rFonts w:ascii="Times New Roman" w:eastAsiaTheme="minorEastAsia" w:hAnsi="Times New Roman" w:cs="Times New Roman"/>
                <w:color w:val="000000"/>
                <w:lang w:eastAsia="es-CO"/>
              </w:rPr>
              <w:t>0</w:t>
            </w:r>
          </w:p>
        </w:tc>
      </w:tr>
      <w:tr w:rsidR="00662E2D" w:rsidRPr="0099771C" w14:paraId="51C5824E" w14:textId="77777777" w:rsidTr="00E22274">
        <w:tc>
          <w:tcPr>
            <w:tcW w:w="1809" w:type="dxa"/>
          </w:tcPr>
          <w:p w14:paraId="4A1F94EE"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00421A4B" w14:textId="77777777" w:rsidR="00662E2D" w:rsidRPr="0099771C" w:rsidRDefault="00662E2D" w:rsidP="00E22274">
            <w:pPr>
              <w:spacing w:before="2" w:after="2"/>
              <w:rPr>
                <w:rFonts w:ascii="Times New Roman" w:eastAsiaTheme="minorEastAsia" w:hAnsi="Times New Roman" w:cs="Times New Roman"/>
                <w:color w:val="000000"/>
                <w:lang w:eastAsia="es-CO"/>
              </w:rPr>
            </w:pPr>
          </w:p>
          <w:p w14:paraId="37A235BE"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1112389E" w14:textId="77777777" w:rsidTr="00E22274">
        <w:tc>
          <w:tcPr>
            <w:tcW w:w="1809" w:type="dxa"/>
          </w:tcPr>
          <w:p w14:paraId="602CA0E1"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08E68DBF"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08751B1D" w14:textId="77777777" w:rsidTr="00E22274">
        <w:tc>
          <w:tcPr>
            <w:tcW w:w="1809" w:type="dxa"/>
          </w:tcPr>
          <w:p w14:paraId="086F78FA"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530FD00E" w14:textId="2C8DD6A5" w:rsidR="00662E2D" w:rsidRPr="0099771C" w:rsidRDefault="00662E2D" w:rsidP="00231073">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 xml:space="preserve">Banco de </w:t>
            </w:r>
            <w:del w:id="978" w:author="TOSHIBA" w:date="2016-03-08T15:38:00Z">
              <w:r w:rsidRPr="00662E2D" w:rsidDel="00231073">
                <w:rPr>
                  <w:rFonts w:ascii="Times New Roman" w:eastAsiaTheme="minorEastAsia" w:hAnsi="Times New Roman" w:cs="Times New Roman"/>
                  <w:color w:val="000000"/>
                  <w:lang w:eastAsia="es-CO"/>
                </w:rPr>
                <w:delText>A</w:delText>
              </w:r>
            </w:del>
            <w:del w:id="979" w:author="TOSHIBA" w:date="2016-03-08T15:53:00Z">
              <w:r w:rsidRPr="00662E2D" w:rsidDel="00122BD1">
                <w:rPr>
                  <w:rFonts w:ascii="Times New Roman" w:eastAsiaTheme="minorEastAsia" w:hAnsi="Times New Roman" w:cs="Times New Roman"/>
                  <w:color w:val="000000"/>
                  <w:lang w:eastAsia="es-CO"/>
                </w:rPr>
                <w:delText>ctividades</w:delText>
              </w:r>
            </w:del>
            <w:ins w:id="980" w:author="TOSHIBA" w:date="2016-03-08T15:53:00Z">
              <w:r w:rsidR="00122BD1" w:rsidRPr="00662E2D">
                <w:rPr>
                  <w:rFonts w:ascii="Times New Roman" w:eastAsiaTheme="minorEastAsia" w:hAnsi="Times New Roman" w:cs="Times New Roman"/>
                  <w:color w:val="000000"/>
                  <w:lang w:eastAsia="es-CO"/>
                </w:rPr>
                <w:t>actividades</w:t>
              </w:r>
            </w:ins>
            <w:r w:rsidRPr="00662E2D">
              <w:rPr>
                <w:rFonts w:ascii="Times New Roman" w:eastAsiaTheme="minorEastAsia" w:hAnsi="Times New Roman" w:cs="Times New Roman"/>
                <w:color w:val="000000"/>
                <w:lang w:eastAsia="es-CO"/>
              </w:rPr>
              <w:t>: Geografía física</w:t>
            </w:r>
            <w:r w:rsidR="00106C18">
              <w:rPr>
                <w:rFonts w:ascii="Times New Roman" w:eastAsiaTheme="minorEastAsia" w:hAnsi="Times New Roman" w:cs="Times New Roman"/>
                <w:color w:val="000000"/>
                <w:lang w:eastAsia="es-CO"/>
              </w:rPr>
              <w:t xml:space="preserve"> </w:t>
            </w:r>
            <w:r w:rsidRPr="00662E2D">
              <w:rPr>
                <w:rFonts w:ascii="Times New Roman" w:eastAsiaTheme="minorEastAsia" w:hAnsi="Times New Roman" w:cs="Times New Roman"/>
                <w:color w:val="000000"/>
                <w:lang w:eastAsia="es-CO"/>
              </w:rPr>
              <w:t>de Colombia</w:t>
            </w:r>
          </w:p>
        </w:tc>
      </w:tr>
      <w:tr w:rsidR="00662E2D" w:rsidRPr="0099771C" w14:paraId="697073DF" w14:textId="77777777" w:rsidTr="00E22274">
        <w:tc>
          <w:tcPr>
            <w:tcW w:w="1809" w:type="dxa"/>
          </w:tcPr>
          <w:p w14:paraId="0613826A"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1E72AC2C" w14:textId="69EB34DF"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 xml:space="preserve">Banco de actividades </w:t>
            </w:r>
            <w:ins w:id="981" w:author="TOSHIBA" w:date="2016-03-08T15:41:00Z">
              <w:r w:rsidR="005026C0">
                <w:rPr>
                  <w:rFonts w:ascii="Times New Roman" w:eastAsiaTheme="minorEastAsia" w:hAnsi="Times New Roman" w:cs="Times New Roman"/>
                  <w:color w:val="000000"/>
                  <w:lang w:eastAsia="es-CO"/>
                </w:rPr>
                <w:t xml:space="preserve">sobre </w:t>
              </w:r>
            </w:ins>
            <w:del w:id="982" w:author="TOSHIBA" w:date="2016-03-08T15:41:00Z">
              <w:r w:rsidRPr="00662E2D" w:rsidDel="005026C0">
                <w:rPr>
                  <w:rFonts w:ascii="Times New Roman" w:eastAsiaTheme="minorEastAsia" w:hAnsi="Times New Roman" w:cs="Times New Roman"/>
                  <w:color w:val="000000"/>
                  <w:lang w:eastAsia="es-CO"/>
                </w:rPr>
                <w:delText xml:space="preserve">acerca de </w:delText>
              </w:r>
            </w:del>
            <w:r w:rsidRPr="00662E2D">
              <w:rPr>
                <w:rFonts w:ascii="Times New Roman" w:eastAsiaTheme="minorEastAsia" w:hAnsi="Times New Roman" w:cs="Times New Roman"/>
                <w:color w:val="000000"/>
                <w:lang w:eastAsia="es-CO"/>
              </w:rPr>
              <w:t>Geografía física de Colombia</w:t>
            </w:r>
          </w:p>
          <w:p w14:paraId="471B000F"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bl>
    <w:p w14:paraId="7330A661" w14:textId="77777777" w:rsidR="00662E2D" w:rsidRPr="00662E2D" w:rsidRDefault="00662E2D" w:rsidP="001524C5">
      <w:pPr>
        <w:tabs>
          <w:tab w:val="left" w:pos="3600"/>
        </w:tabs>
        <w:rPr>
          <w:rFonts w:ascii="Arial" w:hAnsi="Arial" w:cs="Arial"/>
          <w:b/>
        </w:rPr>
      </w:pPr>
    </w:p>
    <w:p w14:paraId="0A881099" w14:textId="77777777" w:rsidR="001524C5" w:rsidRPr="00382215" w:rsidRDefault="001524C5" w:rsidP="001524C5">
      <w:pPr>
        <w:tabs>
          <w:tab w:val="left" w:pos="3600"/>
        </w:tabs>
        <w:rPr>
          <w:rFonts w:ascii="Arial" w:hAnsi="Arial" w:cs="Arial"/>
          <w:b/>
        </w:rPr>
      </w:pPr>
      <w:r w:rsidRPr="00382215">
        <w:rPr>
          <w:rFonts w:ascii="Arial" w:hAnsi="Arial" w:cs="Arial"/>
          <w:b/>
        </w:rPr>
        <w:t>Webs de referencia</w:t>
      </w:r>
    </w:p>
    <w:p w14:paraId="43FB992E" w14:textId="77777777" w:rsidR="001524C5" w:rsidRPr="00087642" w:rsidRDefault="001524C5" w:rsidP="001524C5">
      <w:pPr>
        <w:spacing w:after="0"/>
        <w:jc w:val="both"/>
        <w:rPr>
          <w:rFonts w:ascii="Arial" w:hAnsi="Arial" w:cs="Arial"/>
          <w:lang w:val="it-IT"/>
        </w:rPr>
      </w:pPr>
    </w:p>
    <w:p w14:paraId="216B2E2F" w14:textId="77777777" w:rsidR="001524C5" w:rsidRPr="00087642" w:rsidRDefault="001524C5" w:rsidP="001524C5">
      <w:pPr>
        <w:spacing w:after="0"/>
        <w:jc w:val="both"/>
        <w:rPr>
          <w:rFonts w:ascii="Arial" w:hAnsi="Arial" w:cs="Arial"/>
          <w:lang w:val="it-IT"/>
        </w:rPr>
      </w:pPr>
    </w:p>
    <w:tbl>
      <w:tblPr>
        <w:tblStyle w:val="Tablaconcuadrcula"/>
        <w:tblW w:w="0" w:type="auto"/>
        <w:tblLayout w:type="fixed"/>
        <w:tblLook w:val="04A0" w:firstRow="1" w:lastRow="0" w:firstColumn="1" w:lastColumn="0" w:noHBand="0" w:noVBand="1"/>
      </w:tblPr>
      <w:tblGrid>
        <w:gridCol w:w="1101"/>
        <w:gridCol w:w="3543"/>
        <w:gridCol w:w="4410"/>
      </w:tblGrid>
      <w:tr w:rsidR="001524C5" w:rsidRPr="00087642" w14:paraId="535372A5" w14:textId="77777777" w:rsidTr="00906062">
        <w:tc>
          <w:tcPr>
            <w:tcW w:w="9054" w:type="dxa"/>
            <w:gridSpan w:val="3"/>
            <w:shd w:val="clear" w:color="auto" w:fill="000000" w:themeFill="text1"/>
          </w:tcPr>
          <w:p w14:paraId="533A52C3" w14:textId="77777777" w:rsidR="001524C5" w:rsidRPr="00087642" w:rsidRDefault="001524C5" w:rsidP="00906062">
            <w:pPr>
              <w:jc w:val="center"/>
              <w:rPr>
                <w:rFonts w:ascii="Arial" w:hAnsi="Arial" w:cs="Arial"/>
                <w:b/>
                <w:color w:val="FFFFFF" w:themeColor="background1"/>
              </w:rPr>
            </w:pPr>
            <w:r w:rsidRPr="00087642">
              <w:rPr>
                <w:rFonts w:ascii="Arial" w:hAnsi="Arial" w:cs="Arial"/>
                <w:b/>
                <w:color w:val="FFFFFF" w:themeColor="background1"/>
              </w:rPr>
              <w:t>Webs de referencia</w:t>
            </w:r>
          </w:p>
        </w:tc>
      </w:tr>
      <w:tr w:rsidR="001524C5" w:rsidRPr="00087642" w14:paraId="5CFAAC16" w14:textId="77777777" w:rsidTr="00906062">
        <w:tc>
          <w:tcPr>
            <w:tcW w:w="1101" w:type="dxa"/>
          </w:tcPr>
          <w:p w14:paraId="4FC89A38" w14:textId="77777777" w:rsidR="001524C5" w:rsidRPr="00087642" w:rsidRDefault="001524C5" w:rsidP="00906062">
            <w:pPr>
              <w:rPr>
                <w:rFonts w:ascii="Arial" w:hAnsi="Arial" w:cs="Arial"/>
                <w:b/>
                <w:color w:val="000000"/>
              </w:rPr>
            </w:pPr>
            <w:r w:rsidRPr="00087642">
              <w:rPr>
                <w:rFonts w:ascii="Arial" w:hAnsi="Arial" w:cs="Arial"/>
                <w:b/>
                <w:color w:val="000000"/>
              </w:rPr>
              <w:t>Código</w:t>
            </w:r>
          </w:p>
        </w:tc>
        <w:tc>
          <w:tcPr>
            <w:tcW w:w="7953" w:type="dxa"/>
            <w:gridSpan w:val="2"/>
          </w:tcPr>
          <w:p w14:paraId="300EA7CE" w14:textId="77777777" w:rsidR="001524C5" w:rsidRPr="00087642" w:rsidRDefault="001524C5" w:rsidP="00906062">
            <w:pPr>
              <w:rPr>
                <w:rFonts w:ascii="Arial" w:hAnsi="Arial" w:cs="Arial"/>
                <w:b/>
                <w:color w:val="000000"/>
              </w:rPr>
            </w:pPr>
            <w:r w:rsidRPr="00087642">
              <w:rPr>
                <w:rFonts w:ascii="Arial" w:hAnsi="Arial" w:cs="Arial"/>
              </w:rPr>
              <w:t>CS_07_08_REC130</w:t>
            </w:r>
          </w:p>
        </w:tc>
      </w:tr>
      <w:tr w:rsidR="001524C5" w:rsidRPr="00087642" w14:paraId="6514BF90" w14:textId="77777777" w:rsidTr="00906062">
        <w:tc>
          <w:tcPr>
            <w:tcW w:w="1101" w:type="dxa"/>
          </w:tcPr>
          <w:p w14:paraId="11C7A216" w14:textId="77777777" w:rsidR="001524C5" w:rsidRPr="00087642" w:rsidRDefault="001524C5" w:rsidP="00906062">
            <w:pPr>
              <w:rPr>
                <w:rFonts w:ascii="Arial" w:hAnsi="Arial" w:cs="Arial"/>
                <w:color w:val="000000"/>
              </w:rPr>
            </w:pPr>
            <w:r w:rsidRPr="00087642">
              <w:rPr>
                <w:rFonts w:ascii="Arial" w:hAnsi="Arial" w:cs="Arial"/>
                <w:b/>
                <w:color w:val="000000"/>
              </w:rPr>
              <w:t>Web 01</w:t>
            </w:r>
          </w:p>
        </w:tc>
        <w:tc>
          <w:tcPr>
            <w:tcW w:w="3543" w:type="dxa"/>
          </w:tcPr>
          <w:p w14:paraId="17D1CF16" w14:textId="77777777" w:rsidR="001524C5" w:rsidRPr="00087642" w:rsidRDefault="001524C5" w:rsidP="00906062">
            <w:pPr>
              <w:jc w:val="center"/>
              <w:rPr>
                <w:rFonts w:ascii="Arial" w:hAnsi="Arial" w:cs="Arial"/>
                <w:i/>
                <w:color w:val="BFBFBF" w:themeColor="background1" w:themeShade="BF"/>
              </w:rPr>
            </w:pPr>
            <w:r w:rsidRPr="00087642">
              <w:rPr>
                <w:rFonts w:ascii="Arial" w:hAnsi="Arial" w:cs="Arial"/>
              </w:rPr>
              <w:t>Movimientos sísmicos en Colombia</w:t>
            </w:r>
          </w:p>
        </w:tc>
        <w:tc>
          <w:tcPr>
            <w:tcW w:w="4410" w:type="dxa"/>
          </w:tcPr>
          <w:p w14:paraId="42279C1B" w14:textId="77777777" w:rsidR="001524C5" w:rsidRPr="00087642" w:rsidRDefault="00485F03" w:rsidP="00906062">
            <w:pPr>
              <w:rPr>
                <w:rFonts w:ascii="Arial" w:hAnsi="Arial" w:cs="Arial"/>
              </w:rPr>
            </w:pPr>
            <w:hyperlink r:id="rId75" w:history="1">
              <w:r w:rsidR="001524C5" w:rsidRPr="00087642">
                <w:rPr>
                  <w:rStyle w:val="Hipervnculo"/>
                  <w:rFonts w:ascii="Arial" w:hAnsi="Arial" w:cs="Arial"/>
                </w:rPr>
                <w:t>http://seisan.sgc.gov.co/RSNC/index.php/material-educativo/conceptos-basicos</w:t>
              </w:r>
            </w:hyperlink>
          </w:p>
          <w:p w14:paraId="2529A731" w14:textId="77777777" w:rsidR="001524C5" w:rsidRPr="00087642" w:rsidRDefault="001524C5" w:rsidP="00906062">
            <w:pPr>
              <w:jc w:val="center"/>
              <w:rPr>
                <w:rFonts w:ascii="Arial" w:hAnsi="Arial" w:cs="Arial"/>
                <w:i/>
                <w:color w:val="44546A" w:themeColor="text2"/>
                <w:lang w:val="es-ES_tradnl"/>
              </w:rPr>
            </w:pPr>
          </w:p>
        </w:tc>
      </w:tr>
      <w:tr w:rsidR="001524C5" w:rsidRPr="00087642" w14:paraId="7E9D8F5C" w14:textId="77777777" w:rsidTr="00906062">
        <w:tc>
          <w:tcPr>
            <w:tcW w:w="1101" w:type="dxa"/>
          </w:tcPr>
          <w:p w14:paraId="22332086" w14:textId="77777777" w:rsidR="001524C5" w:rsidRPr="00087642" w:rsidRDefault="001524C5" w:rsidP="00906062">
            <w:pPr>
              <w:rPr>
                <w:rFonts w:ascii="Arial" w:hAnsi="Arial" w:cs="Arial"/>
                <w:color w:val="000000"/>
              </w:rPr>
            </w:pPr>
            <w:r w:rsidRPr="00087642">
              <w:rPr>
                <w:rFonts w:ascii="Arial" w:hAnsi="Arial" w:cs="Arial"/>
                <w:b/>
                <w:color w:val="000000"/>
              </w:rPr>
              <w:t>Web 02</w:t>
            </w:r>
          </w:p>
        </w:tc>
        <w:tc>
          <w:tcPr>
            <w:tcW w:w="3543" w:type="dxa"/>
          </w:tcPr>
          <w:p w14:paraId="5F0CF817" w14:textId="77777777" w:rsidR="001524C5" w:rsidRPr="00087642" w:rsidRDefault="001524C5" w:rsidP="00906062">
            <w:pPr>
              <w:jc w:val="center"/>
              <w:rPr>
                <w:rFonts w:ascii="Arial" w:hAnsi="Arial" w:cs="Arial"/>
              </w:rPr>
            </w:pPr>
            <w:r w:rsidRPr="00087642">
              <w:rPr>
                <w:rFonts w:ascii="Arial" w:hAnsi="Arial" w:cs="Arial"/>
              </w:rPr>
              <w:t>Origen de la Tierra</w:t>
            </w:r>
          </w:p>
        </w:tc>
        <w:tc>
          <w:tcPr>
            <w:tcW w:w="4410" w:type="dxa"/>
          </w:tcPr>
          <w:p w14:paraId="07901DB9" w14:textId="77777777" w:rsidR="001524C5" w:rsidRPr="00087642" w:rsidRDefault="00485F03" w:rsidP="00906062">
            <w:pPr>
              <w:rPr>
                <w:rFonts w:ascii="Arial" w:hAnsi="Arial" w:cs="Arial"/>
              </w:rPr>
            </w:pPr>
            <w:hyperlink r:id="rId76" w:history="1">
              <w:r w:rsidR="001524C5" w:rsidRPr="00087642">
                <w:rPr>
                  <w:rStyle w:val="Hipervnculo"/>
                  <w:rFonts w:ascii="Arial" w:hAnsi="Arial" w:cs="Arial"/>
                </w:rPr>
                <w:t>http://www.astromia.com/tierraluna/origentierra.htm</w:t>
              </w:r>
            </w:hyperlink>
          </w:p>
          <w:p w14:paraId="07546172" w14:textId="77777777" w:rsidR="001524C5" w:rsidRPr="00087642" w:rsidRDefault="001524C5" w:rsidP="00906062">
            <w:pPr>
              <w:jc w:val="center"/>
              <w:rPr>
                <w:rStyle w:val="Hipervnculo"/>
                <w:rFonts w:ascii="Arial" w:hAnsi="Arial" w:cs="Arial"/>
              </w:rPr>
            </w:pPr>
          </w:p>
        </w:tc>
      </w:tr>
      <w:tr w:rsidR="001524C5" w:rsidRPr="00087642" w14:paraId="2B35569D" w14:textId="77777777" w:rsidTr="00906062">
        <w:tc>
          <w:tcPr>
            <w:tcW w:w="1101" w:type="dxa"/>
          </w:tcPr>
          <w:p w14:paraId="32C980A6" w14:textId="77777777" w:rsidR="001524C5" w:rsidRPr="00087642" w:rsidRDefault="001524C5" w:rsidP="00906062">
            <w:pPr>
              <w:rPr>
                <w:rFonts w:ascii="Arial" w:hAnsi="Arial" w:cs="Arial"/>
                <w:color w:val="000000"/>
              </w:rPr>
            </w:pPr>
            <w:r w:rsidRPr="00087642">
              <w:rPr>
                <w:rFonts w:ascii="Arial" w:hAnsi="Arial" w:cs="Arial"/>
                <w:b/>
                <w:color w:val="000000"/>
              </w:rPr>
              <w:t>Web 03</w:t>
            </w:r>
          </w:p>
        </w:tc>
        <w:tc>
          <w:tcPr>
            <w:tcW w:w="3543" w:type="dxa"/>
          </w:tcPr>
          <w:p w14:paraId="69199115" w14:textId="77777777" w:rsidR="001524C5" w:rsidRPr="00087642" w:rsidRDefault="001524C5" w:rsidP="00906062">
            <w:pPr>
              <w:jc w:val="center"/>
              <w:rPr>
                <w:rFonts w:ascii="Arial" w:hAnsi="Arial" w:cs="Arial"/>
              </w:rPr>
            </w:pPr>
            <w:r w:rsidRPr="00087642">
              <w:rPr>
                <w:rFonts w:ascii="Arial" w:hAnsi="Arial" w:cs="Arial"/>
              </w:rPr>
              <w:t>Geomorfología de Colombia</w:t>
            </w:r>
          </w:p>
        </w:tc>
        <w:tc>
          <w:tcPr>
            <w:tcW w:w="4410" w:type="dxa"/>
          </w:tcPr>
          <w:p w14:paraId="55703F9A" w14:textId="77777777" w:rsidR="001524C5" w:rsidRPr="00087642" w:rsidRDefault="001524C5" w:rsidP="00906062">
            <w:pPr>
              <w:jc w:val="center"/>
              <w:rPr>
                <w:rStyle w:val="Hipervnculo"/>
                <w:rFonts w:ascii="Arial" w:hAnsi="Arial" w:cs="Arial"/>
              </w:rPr>
            </w:pPr>
            <w:r w:rsidRPr="00087642">
              <w:rPr>
                <w:rStyle w:val="Hipervnculo"/>
                <w:rFonts w:ascii="Arial" w:hAnsi="Arial" w:cs="Arial"/>
              </w:rPr>
              <w:t>http://www.ideam.gov.co/web/ecosistemas/georfologia-colombia</w:t>
            </w:r>
          </w:p>
        </w:tc>
      </w:tr>
      <w:tr w:rsidR="001524C5" w:rsidRPr="00087642" w14:paraId="5D739BE0" w14:textId="77777777" w:rsidTr="00906062">
        <w:tc>
          <w:tcPr>
            <w:tcW w:w="1101" w:type="dxa"/>
          </w:tcPr>
          <w:p w14:paraId="6FA1032C" w14:textId="77777777" w:rsidR="001524C5" w:rsidRPr="00087642" w:rsidRDefault="001524C5" w:rsidP="00906062">
            <w:pPr>
              <w:rPr>
                <w:rFonts w:ascii="Arial" w:hAnsi="Arial" w:cs="Arial"/>
                <w:b/>
                <w:color w:val="000000"/>
              </w:rPr>
            </w:pPr>
            <w:r w:rsidRPr="00087642">
              <w:rPr>
                <w:rFonts w:ascii="Arial" w:hAnsi="Arial" w:cs="Arial"/>
                <w:b/>
                <w:color w:val="000000"/>
              </w:rPr>
              <w:t>Web 04</w:t>
            </w:r>
          </w:p>
        </w:tc>
        <w:tc>
          <w:tcPr>
            <w:tcW w:w="3543" w:type="dxa"/>
          </w:tcPr>
          <w:p w14:paraId="51624EAB" w14:textId="77777777" w:rsidR="001524C5" w:rsidRPr="00087642" w:rsidRDefault="001524C5" w:rsidP="00906062">
            <w:pPr>
              <w:rPr>
                <w:rFonts w:ascii="Arial" w:hAnsi="Arial" w:cs="Arial"/>
              </w:rPr>
            </w:pPr>
            <w:r w:rsidRPr="00087642">
              <w:rPr>
                <w:rFonts w:ascii="Arial" w:hAnsi="Arial" w:cs="Arial"/>
              </w:rPr>
              <w:t>Costas e islas de Colombia</w:t>
            </w:r>
          </w:p>
        </w:tc>
        <w:tc>
          <w:tcPr>
            <w:tcW w:w="4410" w:type="dxa"/>
          </w:tcPr>
          <w:p w14:paraId="7624C278" w14:textId="77777777" w:rsidR="001524C5" w:rsidRPr="00087642" w:rsidRDefault="001524C5" w:rsidP="00906062">
            <w:pPr>
              <w:jc w:val="center"/>
              <w:rPr>
                <w:rStyle w:val="Hipervnculo"/>
                <w:rFonts w:ascii="Arial" w:hAnsi="Arial" w:cs="Arial"/>
              </w:rPr>
            </w:pPr>
            <w:r w:rsidRPr="00087642">
              <w:rPr>
                <w:rStyle w:val="Hipervnculo"/>
                <w:rFonts w:ascii="Arial" w:hAnsi="Arial" w:cs="Arial"/>
              </w:rPr>
              <w:t>http://www.cioh.org.co/derrotero</w:t>
            </w:r>
          </w:p>
        </w:tc>
      </w:tr>
    </w:tbl>
    <w:p w14:paraId="4459B70B" w14:textId="77777777" w:rsidR="001524C5" w:rsidRPr="00382215" w:rsidRDefault="001524C5" w:rsidP="001524C5">
      <w:pPr>
        <w:tabs>
          <w:tab w:val="left" w:pos="3600"/>
        </w:tabs>
        <w:rPr>
          <w:rFonts w:ascii="Arial" w:hAnsi="Arial" w:cs="Arial"/>
          <w:b/>
        </w:rPr>
      </w:pPr>
    </w:p>
    <w:p w14:paraId="3FE15B1B" w14:textId="77777777" w:rsidR="001524C5" w:rsidRDefault="00662E2D" w:rsidP="001524C5">
      <w:pPr>
        <w:pStyle w:val="Prrafodelista"/>
        <w:ind w:left="360"/>
        <w:rPr>
          <w:rFonts w:ascii="Arial" w:hAnsi="Arial" w:cs="Arial"/>
          <w:b/>
        </w:rPr>
      </w:pPr>
      <w:r>
        <w:rPr>
          <w:rFonts w:ascii="Arial" w:hAnsi="Arial" w:cs="Arial"/>
          <w:b/>
        </w:rPr>
        <w:t>Evaluación</w:t>
      </w:r>
    </w:p>
    <w:p w14:paraId="5B741C8C" w14:textId="77777777" w:rsidR="00662E2D" w:rsidRDefault="00662E2D" w:rsidP="001524C5">
      <w:pPr>
        <w:pStyle w:val="Prrafodelista"/>
        <w:ind w:left="360"/>
        <w:rPr>
          <w:rFonts w:ascii="Arial" w:hAnsi="Arial" w:cs="Arial"/>
          <w:b/>
        </w:rPr>
      </w:pPr>
    </w:p>
    <w:tbl>
      <w:tblPr>
        <w:tblW w:w="9054" w:type="dxa"/>
        <w:tblInd w:w="10" w:type="dxa"/>
        <w:tblLayout w:type="fixed"/>
        <w:tblCellMar>
          <w:left w:w="10" w:type="dxa"/>
          <w:right w:w="10" w:type="dxa"/>
        </w:tblCellMar>
        <w:tblLook w:val="04A0" w:firstRow="1" w:lastRow="0" w:firstColumn="1" w:lastColumn="0" w:noHBand="0" w:noVBand="1"/>
      </w:tblPr>
      <w:tblGrid>
        <w:gridCol w:w="1809"/>
        <w:gridCol w:w="7245"/>
      </w:tblGrid>
      <w:tr w:rsidR="00662E2D" w:rsidRPr="0099771C" w14:paraId="089DB8F1" w14:textId="77777777" w:rsidTr="00E22274">
        <w:tc>
          <w:tcPr>
            <w:tcW w:w="9054" w:type="dxa"/>
            <w:gridSpan w:val="2"/>
            <w:shd w:val="clear" w:color="auto" w:fill="000000" w:themeFill="text1"/>
          </w:tcPr>
          <w:p w14:paraId="04B3414B" w14:textId="77777777" w:rsidR="00662E2D" w:rsidRPr="0099771C" w:rsidRDefault="00662E2D" w:rsidP="00E22274">
            <w:pPr>
              <w:spacing w:before="2" w:after="2"/>
              <w:jc w:val="center"/>
              <w:rPr>
                <w:rFonts w:ascii="Times New Roman" w:eastAsiaTheme="minorEastAsia" w:hAnsi="Times New Roman" w:cs="Times New Roman"/>
                <w:b/>
                <w:color w:val="FFFFFF" w:themeColor="background1"/>
                <w:lang w:eastAsia="es-CO"/>
              </w:rPr>
            </w:pPr>
            <w:r>
              <w:rPr>
                <w:rFonts w:ascii="Times New Roman" w:eastAsiaTheme="minorEastAsia" w:hAnsi="Times New Roman" w:cs="Times New Roman"/>
                <w:b/>
                <w:color w:val="FFFFFF" w:themeColor="background1"/>
                <w:lang w:eastAsia="es-CO"/>
              </w:rPr>
              <w:t>Practica</w:t>
            </w:r>
            <w:r w:rsidRPr="0099771C">
              <w:rPr>
                <w:rFonts w:ascii="Times New Roman" w:eastAsiaTheme="minorEastAsia" w:hAnsi="Times New Roman" w:cs="Times New Roman"/>
                <w:b/>
                <w:color w:val="FFFFFF" w:themeColor="background1"/>
                <w:lang w:eastAsia="es-CO"/>
              </w:rPr>
              <w:t>: recurso nuevo</w:t>
            </w:r>
          </w:p>
        </w:tc>
      </w:tr>
      <w:tr w:rsidR="00662E2D" w:rsidRPr="0099771C" w14:paraId="76A54B67" w14:textId="77777777" w:rsidTr="00E22274">
        <w:tc>
          <w:tcPr>
            <w:tcW w:w="1809" w:type="dxa"/>
          </w:tcPr>
          <w:p w14:paraId="720B3FA7"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Código</w:t>
            </w:r>
          </w:p>
        </w:tc>
        <w:tc>
          <w:tcPr>
            <w:tcW w:w="7245" w:type="dxa"/>
          </w:tcPr>
          <w:p w14:paraId="6DFF01CF"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Pr>
                <w:rFonts w:ascii="Times New Roman" w:eastAsiaTheme="minorEastAsia" w:hAnsi="Times New Roman" w:cs="Times New Roman"/>
                <w:color w:val="000000" w:themeColor="text1"/>
                <w:lang w:eastAsia="es-CO"/>
              </w:rPr>
              <w:t>CS_07_09</w:t>
            </w:r>
            <w:r w:rsidRPr="0099771C">
              <w:rPr>
                <w:rFonts w:ascii="Times New Roman" w:eastAsiaTheme="minorEastAsia" w:hAnsi="Times New Roman" w:cs="Times New Roman"/>
                <w:color w:val="000000" w:themeColor="text1"/>
                <w:lang w:eastAsia="es-CO"/>
              </w:rPr>
              <w:t>_CO</w:t>
            </w:r>
            <w:r>
              <w:rPr>
                <w:rFonts w:ascii="Times New Roman" w:eastAsiaTheme="minorEastAsia" w:hAnsi="Times New Roman" w:cs="Times New Roman"/>
                <w:color w:val="000000"/>
                <w:lang w:eastAsia="es-CO"/>
              </w:rPr>
              <w:t>_REC20</w:t>
            </w:r>
            <w:r w:rsidRPr="0099771C">
              <w:rPr>
                <w:rFonts w:ascii="Times New Roman" w:eastAsiaTheme="minorEastAsia" w:hAnsi="Times New Roman" w:cs="Times New Roman"/>
                <w:color w:val="000000"/>
                <w:lang w:eastAsia="es-CO"/>
              </w:rPr>
              <w:t>0</w:t>
            </w:r>
          </w:p>
        </w:tc>
      </w:tr>
      <w:tr w:rsidR="00662E2D" w:rsidRPr="0099771C" w14:paraId="2578AC3C" w14:textId="77777777" w:rsidTr="00E22274">
        <w:tc>
          <w:tcPr>
            <w:tcW w:w="1809" w:type="dxa"/>
          </w:tcPr>
          <w:p w14:paraId="3F7B1858"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Ubicación en Aula Planeta</w:t>
            </w:r>
          </w:p>
        </w:tc>
        <w:tc>
          <w:tcPr>
            <w:tcW w:w="7245" w:type="dxa"/>
          </w:tcPr>
          <w:p w14:paraId="28197866" w14:textId="77777777" w:rsidR="00662E2D" w:rsidRPr="0099771C" w:rsidRDefault="00662E2D" w:rsidP="00E22274">
            <w:pPr>
              <w:spacing w:before="2" w:after="2"/>
              <w:rPr>
                <w:rFonts w:ascii="Times New Roman" w:eastAsiaTheme="minorEastAsia" w:hAnsi="Times New Roman" w:cs="Times New Roman"/>
                <w:color w:val="000000"/>
                <w:lang w:eastAsia="es-CO"/>
              </w:rPr>
            </w:pPr>
          </w:p>
          <w:p w14:paraId="2FE8B798"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761BBE44" w14:textId="77777777" w:rsidTr="00E22274">
        <w:tc>
          <w:tcPr>
            <w:tcW w:w="1809" w:type="dxa"/>
          </w:tcPr>
          <w:p w14:paraId="3FC0DD08"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99771C">
              <w:rPr>
                <w:rFonts w:ascii="Times New Roman" w:eastAsiaTheme="minorEastAsia" w:hAnsi="Times New Roman" w:cs="Times New Roman"/>
                <w:b/>
                <w:color w:val="000000"/>
                <w:sz w:val="18"/>
                <w:szCs w:val="18"/>
                <w:lang w:eastAsia="es-CO"/>
              </w:rPr>
              <w:t>Cambio (descripción o capturas de pantallas)</w:t>
            </w:r>
          </w:p>
        </w:tc>
        <w:tc>
          <w:tcPr>
            <w:tcW w:w="7245" w:type="dxa"/>
          </w:tcPr>
          <w:p w14:paraId="01FCE816"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r w:rsidR="00662E2D" w:rsidRPr="0099771C" w14:paraId="1A10ED20" w14:textId="77777777" w:rsidTr="00E22274">
        <w:tc>
          <w:tcPr>
            <w:tcW w:w="1809" w:type="dxa"/>
          </w:tcPr>
          <w:p w14:paraId="1B2D5ABA"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Título</w:t>
            </w:r>
          </w:p>
        </w:tc>
        <w:tc>
          <w:tcPr>
            <w:tcW w:w="7245" w:type="dxa"/>
          </w:tcPr>
          <w:p w14:paraId="25DA93A8"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Evaluación</w:t>
            </w:r>
          </w:p>
        </w:tc>
      </w:tr>
      <w:tr w:rsidR="00662E2D" w:rsidRPr="0099771C" w14:paraId="79406987" w14:textId="77777777" w:rsidTr="00E22274">
        <w:tc>
          <w:tcPr>
            <w:tcW w:w="1809" w:type="dxa"/>
          </w:tcPr>
          <w:p w14:paraId="1E0504C6" w14:textId="77777777" w:rsidR="00662E2D" w:rsidRPr="0099771C" w:rsidRDefault="00662E2D" w:rsidP="00E22274">
            <w:pPr>
              <w:spacing w:before="2" w:after="2"/>
              <w:rPr>
                <w:rFonts w:ascii="Times New Roman" w:eastAsiaTheme="minorEastAsia" w:hAnsi="Times New Roman" w:cs="Times New Roman"/>
                <w:b/>
                <w:color w:val="000000"/>
                <w:sz w:val="18"/>
                <w:szCs w:val="18"/>
                <w:lang w:eastAsia="es-CO"/>
              </w:rPr>
            </w:pPr>
            <w:r w:rsidRPr="0099771C">
              <w:rPr>
                <w:rFonts w:ascii="Times New Roman" w:eastAsiaTheme="minorEastAsia" w:hAnsi="Times New Roman" w:cs="Times New Roman"/>
                <w:b/>
                <w:color w:val="000000"/>
                <w:sz w:val="18"/>
                <w:szCs w:val="18"/>
                <w:lang w:eastAsia="es-CO"/>
              </w:rPr>
              <w:t>Descripción</w:t>
            </w:r>
          </w:p>
        </w:tc>
        <w:tc>
          <w:tcPr>
            <w:tcW w:w="7245" w:type="dxa"/>
          </w:tcPr>
          <w:p w14:paraId="63BCE68D" w14:textId="77777777" w:rsidR="00662E2D" w:rsidRPr="0099771C" w:rsidRDefault="00662E2D" w:rsidP="00E22274">
            <w:pPr>
              <w:spacing w:before="2" w:after="2"/>
              <w:rPr>
                <w:rFonts w:ascii="Times New Roman" w:eastAsiaTheme="minorEastAsia" w:hAnsi="Times New Roman" w:cs="Times New Roman"/>
                <w:color w:val="000000"/>
                <w:lang w:eastAsia="es-CO"/>
              </w:rPr>
            </w:pPr>
            <w:r w:rsidRPr="00662E2D">
              <w:rPr>
                <w:rFonts w:ascii="Times New Roman" w:eastAsiaTheme="minorEastAsia" w:hAnsi="Times New Roman" w:cs="Times New Roman"/>
                <w:color w:val="000000"/>
                <w:lang w:eastAsia="es-CO"/>
              </w:rPr>
              <w:t>Evalúa tus conocimientos sobre Geografía física de Colombia</w:t>
            </w:r>
          </w:p>
          <w:p w14:paraId="09D78BC0" w14:textId="77777777" w:rsidR="00662E2D" w:rsidRPr="0099771C" w:rsidRDefault="00662E2D" w:rsidP="00E22274">
            <w:pPr>
              <w:spacing w:before="2" w:after="2"/>
              <w:rPr>
                <w:rFonts w:ascii="Times New Roman" w:eastAsiaTheme="minorEastAsia" w:hAnsi="Times New Roman" w:cs="Times New Roman"/>
                <w:color w:val="000000"/>
                <w:lang w:eastAsia="es-CO"/>
              </w:rPr>
            </w:pPr>
          </w:p>
        </w:tc>
      </w:tr>
    </w:tbl>
    <w:p w14:paraId="663C5873" w14:textId="77777777" w:rsidR="00662E2D" w:rsidRPr="00662E2D" w:rsidRDefault="00662E2D" w:rsidP="001524C5">
      <w:pPr>
        <w:pStyle w:val="Prrafodelista"/>
        <w:ind w:left="360"/>
        <w:rPr>
          <w:rFonts w:ascii="Arial" w:hAnsi="Arial" w:cs="Arial"/>
          <w:b/>
        </w:rPr>
      </w:pPr>
    </w:p>
    <w:sectPr w:rsidR="00662E2D" w:rsidRPr="00662E2D" w:rsidSect="0093582B">
      <w:headerReference w:type="default" r:id="rId77"/>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2" w:author="TOSHIBA" w:date="2016-03-07T09:44:00Z" w:initials="T">
    <w:p w14:paraId="615D099A" w14:textId="7756F480" w:rsidR="00A47E37" w:rsidRDefault="00A47E37">
      <w:pPr>
        <w:pStyle w:val="Textocomentario"/>
      </w:pPr>
      <w:r>
        <w:rPr>
          <w:rStyle w:val="Refdecomentario"/>
        </w:rPr>
        <w:annotationRef/>
      </w:r>
      <w:r>
        <w:t xml:space="preserve">12° 27’ 46’’ </w:t>
      </w:r>
    </w:p>
    <w:p w14:paraId="592B9098" w14:textId="1CFEDD70" w:rsidR="00A47E37" w:rsidRDefault="00A47E37">
      <w:pPr>
        <w:pStyle w:val="Textocomentario"/>
      </w:pPr>
      <w:r>
        <w:t>Favor revisar, estos datos los da el Banco de la República y los nombres, para unifica con el mapa de la IMG01</w:t>
      </w:r>
    </w:p>
  </w:comment>
  <w:comment w:id="69" w:author="TOSHIBA" w:date="2016-03-07T09:44:00Z" w:initials="T">
    <w:p w14:paraId="5705518F" w14:textId="13CDEA88" w:rsidR="00A47E37" w:rsidRDefault="00A47E37">
      <w:pPr>
        <w:pStyle w:val="Textocomentario"/>
      </w:pPr>
      <w:r>
        <w:rPr>
          <w:rStyle w:val="Refdecomentario"/>
        </w:rPr>
        <w:annotationRef/>
      </w:r>
      <w:r>
        <w:t>Favor revisar…</w:t>
      </w:r>
    </w:p>
  </w:comment>
  <w:comment w:id="72" w:author="TOSHIBA" w:date="2016-03-07T09:44:00Z" w:initials="T">
    <w:p w14:paraId="01487EC4" w14:textId="396EFC78" w:rsidR="00A47E37" w:rsidRDefault="00A47E37">
      <w:pPr>
        <w:pStyle w:val="Textocomentario"/>
      </w:pPr>
      <w:r>
        <w:rPr>
          <w:rStyle w:val="Refdecomentario"/>
        </w:rPr>
        <w:annotationRef/>
      </w:r>
      <w:r>
        <w:t>66° 50’ 54’’</w:t>
      </w:r>
    </w:p>
  </w:comment>
  <w:comment w:id="76" w:author="TOSHIBA" w:date="2016-03-07T09:44:00Z" w:initials="T">
    <w:p w14:paraId="71D84EB3" w14:textId="5DA2B2D4" w:rsidR="00A47E37" w:rsidRDefault="00A47E37">
      <w:pPr>
        <w:pStyle w:val="Textocomentario"/>
      </w:pPr>
      <w:r>
        <w:rPr>
          <w:rStyle w:val="Refdecomentario"/>
        </w:rPr>
        <w:annotationRef/>
      </w:r>
      <w:r>
        <w:t>79° 0’ 23’’</w:t>
      </w:r>
    </w:p>
  </w:comment>
  <w:comment w:id="86" w:author="TOSHIBA" w:date="2016-03-07T09:44:00Z" w:initials="T">
    <w:p w14:paraId="29709A64" w14:textId="77777777" w:rsidR="00A47E37" w:rsidRDefault="00A47E37">
      <w:pPr>
        <w:pStyle w:val="Textocomentario"/>
      </w:pPr>
      <w:r>
        <w:rPr>
          <w:rStyle w:val="Refdecomentario"/>
        </w:rPr>
        <w:annotationRef/>
      </w:r>
      <w:r>
        <w:t>El nombre de esta actividad es igual al título 1 La posición geográfica y astronómica de Colombia</w:t>
      </w:r>
    </w:p>
    <w:p w14:paraId="7881DEDC" w14:textId="26095710" w:rsidR="00A47E37" w:rsidRDefault="00A47E37">
      <w:pPr>
        <w:pStyle w:val="Textocomentario"/>
      </w:pPr>
      <w:r>
        <w:t>Favor cambiar</w:t>
      </w:r>
    </w:p>
  </w:comment>
  <w:comment w:id="136" w:author="TOSHIBA" w:date="2016-03-08T16:07:00Z" w:initials="T">
    <w:p w14:paraId="38FA98D5" w14:textId="6F710332" w:rsidR="00A47E37" w:rsidRDefault="00A47E37">
      <w:pPr>
        <w:pStyle w:val="Textocomentario"/>
      </w:pPr>
      <w:r>
        <w:rPr>
          <w:rStyle w:val="Refdecomentario"/>
        </w:rPr>
        <w:annotationRef/>
      </w:r>
      <w:r>
        <w:t>Esta actividad es igual al punto 2 El paisaje geográfico de Colombia</w:t>
      </w:r>
    </w:p>
  </w:comment>
  <w:comment w:id="183" w:author="TOSHIBA" w:date="2016-03-07T11:40:00Z" w:initials="T">
    <w:p w14:paraId="6CDEC1DD" w14:textId="77777777" w:rsidR="00A47E37" w:rsidRDefault="00A47E37">
      <w:pPr>
        <w:pStyle w:val="Textocomentario"/>
      </w:pPr>
      <w:r>
        <w:rPr>
          <w:rStyle w:val="Refdecomentario"/>
        </w:rPr>
        <w:annotationRef/>
      </w:r>
      <w:r>
        <w:t>Esta actividad tiene el nombre igual al punto 3.1 La historia geológica de Colombia</w:t>
      </w:r>
    </w:p>
    <w:p w14:paraId="39C94D7A" w14:textId="400AAF5A" w:rsidR="00A47E37" w:rsidRDefault="00A47E37">
      <w:pPr>
        <w:pStyle w:val="Textocomentario"/>
      </w:pPr>
      <w:r>
        <w:t>Favor cambiar</w:t>
      </w:r>
    </w:p>
  </w:comment>
  <w:comment w:id="204" w:author="TOSHIBA" w:date="2016-03-07T14:31:00Z" w:initials="T">
    <w:p w14:paraId="7F07A0EF" w14:textId="644FDE00" w:rsidR="00A47E37" w:rsidRDefault="00A47E37">
      <w:pPr>
        <w:pStyle w:val="Textocomentario"/>
      </w:pPr>
      <w:r>
        <w:rPr>
          <w:rStyle w:val="Refdecomentario"/>
        </w:rPr>
        <w:annotationRef/>
      </w:r>
      <w:r>
        <w:t>Esta actividad tiene igual nombre que el punto 3.2 El relieve de Colombia.</w:t>
      </w:r>
    </w:p>
    <w:p w14:paraId="4F25C47D" w14:textId="75E16E42" w:rsidR="00A47E37" w:rsidRDefault="00A47E37">
      <w:pPr>
        <w:pStyle w:val="Textocomentario"/>
      </w:pPr>
      <w:r>
        <w:t>Favor cambiar</w:t>
      </w:r>
    </w:p>
  </w:comment>
  <w:comment w:id="226" w:author="TOSHIBA" w:date="2016-03-07T15:07:00Z" w:initials="T">
    <w:p w14:paraId="05E7A1EA" w14:textId="34E14456" w:rsidR="00A47E37" w:rsidRDefault="00A47E37">
      <w:pPr>
        <w:pStyle w:val="Textocomentario"/>
      </w:pPr>
      <w:r>
        <w:rPr>
          <w:rStyle w:val="Refdecomentario"/>
        </w:rPr>
        <w:annotationRef/>
      </w:r>
      <w:r>
        <w:t>Será Punta Arboletes?</w:t>
      </w:r>
    </w:p>
    <w:p w14:paraId="590F23E7" w14:textId="410774E7" w:rsidR="00A47E37" w:rsidRDefault="00A47E37">
      <w:pPr>
        <w:pStyle w:val="Textocomentario"/>
      </w:pPr>
      <w:r>
        <w:t>Favor verificar</w:t>
      </w:r>
    </w:p>
    <w:p w14:paraId="4B045C6C" w14:textId="223B53EB" w:rsidR="00A47E37" w:rsidRDefault="00A47E37">
      <w:pPr>
        <w:pStyle w:val="Textocomentario"/>
      </w:pPr>
    </w:p>
  </w:comment>
  <w:comment w:id="440" w:author="TOSHIBA" w:date="2016-03-07T16:22:00Z" w:initials="T">
    <w:p w14:paraId="5AEF528B" w14:textId="477ABA37" w:rsidR="00A47E37" w:rsidRDefault="00A47E37">
      <w:pPr>
        <w:pStyle w:val="Textocomentario"/>
      </w:pPr>
      <w:r>
        <w:rPr>
          <w:rStyle w:val="Refdecomentario"/>
        </w:rPr>
        <w:annotationRef/>
      </w:r>
      <w:r>
        <w:t>No he visto dos VER seguidos, considero dejar el primero</w:t>
      </w:r>
    </w:p>
  </w:comment>
  <w:comment w:id="473" w:author="TOSHIBA" w:date="2016-03-08T10:22:00Z" w:initials="T">
    <w:p w14:paraId="5B0E463D" w14:textId="7775EF9C" w:rsidR="00A47E37" w:rsidRDefault="00A47E37">
      <w:pPr>
        <w:pStyle w:val="Textocomentario"/>
      </w:pPr>
      <w:r>
        <w:rPr>
          <w:rStyle w:val="Refdecomentario"/>
        </w:rPr>
        <w:annotationRef/>
      </w:r>
      <w:r>
        <w:t>No abre</w:t>
      </w:r>
    </w:p>
  </w:comment>
  <w:comment w:id="652" w:author="TOSHIBA" w:date="2016-03-08T10:59:00Z" w:initials="T">
    <w:p w14:paraId="2EF462DF" w14:textId="5259A596" w:rsidR="00A47E37" w:rsidRDefault="00A47E37">
      <w:pPr>
        <w:pStyle w:val="Textocomentario"/>
      </w:pPr>
      <w:r>
        <w:rPr>
          <w:rStyle w:val="Refdecomentario"/>
        </w:rPr>
        <w:annotationRef/>
      </w:r>
      <w:r>
        <w:t>Será Puerto Nare?</w:t>
      </w:r>
    </w:p>
  </w:comment>
  <w:comment w:id="677" w:author="TOSHIBA" w:date="2016-03-08T18:41:00Z" w:initials="T">
    <w:p w14:paraId="421A2746" w14:textId="77777777" w:rsidR="00A47E37" w:rsidRDefault="00A47E37">
      <w:pPr>
        <w:pStyle w:val="Textocomentario"/>
      </w:pPr>
      <w:r>
        <w:rPr>
          <w:rStyle w:val="Refdecomentario"/>
        </w:rPr>
        <w:annotationRef/>
      </w:r>
      <w:r>
        <w:t>Actividad que tiene nombre igual al punto 3: La geomorfología de Colombia</w:t>
      </w:r>
    </w:p>
    <w:p w14:paraId="553A2270" w14:textId="3784A61A" w:rsidR="00A47E37" w:rsidRDefault="00A47E37">
      <w:pPr>
        <w:pStyle w:val="Textocomentario"/>
      </w:pPr>
      <w:r>
        <w:t>Favor cambiar</w:t>
      </w:r>
    </w:p>
  </w:comment>
  <w:comment w:id="757" w:author="TOSHIBA" w:date="2016-03-09T08:28:00Z" w:initials="T">
    <w:p w14:paraId="33C7A125" w14:textId="31C779A2" w:rsidR="00927CE9" w:rsidRDefault="00927CE9">
      <w:pPr>
        <w:pStyle w:val="Textocomentario"/>
      </w:pPr>
      <w:r>
        <w:rPr>
          <w:rStyle w:val="Refdecomentario"/>
        </w:rPr>
        <w:annotationRef/>
      </w:r>
      <w:r>
        <w:t>¿???????</w:t>
      </w:r>
    </w:p>
  </w:comment>
  <w:comment w:id="805" w:author="TOSHIBA" w:date="2016-03-09T10:11:00Z" w:initials="T">
    <w:p w14:paraId="239D4ABE" w14:textId="05B69D00" w:rsidR="008419F8" w:rsidRDefault="008419F8">
      <w:pPr>
        <w:pStyle w:val="Textocomentario"/>
      </w:pPr>
      <w:r>
        <w:rPr>
          <w:rStyle w:val="Refdecomentario"/>
        </w:rPr>
        <w:annotationRef/>
      </w:r>
      <w:r>
        <w:t xml:space="preserve"> Revisar el nombre de este  río…</w:t>
      </w:r>
    </w:p>
  </w:comment>
  <w:comment w:id="893" w:author="TOSHIBA" w:date="2016-03-09T11:13:00Z" w:initials="T">
    <w:p w14:paraId="10306F7B" w14:textId="77777777" w:rsidR="000705A2" w:rsidRDefault="000705A2">
      <w:pPr>
        <w:pStyle w:val="Textocomentario"/>
      </w:pPr>
      <w:r>
        <w:rPr>
          <w:rStyle w:val="Refdecomentario"/>
        </w:rPr>
        <w:annotationRef/>
      </w:r>
      <w:r>
        <w:t>Actividad con igual nombre al punto 4 Hidrografía de Colombia</w:t>
      </w:r>
    </w:p>
    <w:p w14:paraId="4799AF7D" w14:textId="5CC1BF11" w:rsidR="000705A2" w:rsidRDefault="000705A2">
      <w:pPr>
        <w:pStyle w:val="Textocomentario"/>
      </w:pPr>
      <w:r>
        <w:t>Favor cambiar nombre</w:t>
      </w:r>
    </w:p>
  </w:comment>
  <w:comment w:id="975" w:author="TOSHIBA" w:date="2016-03-09T11:31:00Z" w:initials="T">
    <w:p w14:paraId="74266545" w14:textId="47AF9B80" w:rsidR="00175A79" w:rsidRDefault="00175A79">
      <w:pPr>
        <w:pStyle w:val="Textocomentario"/>
      </w:pPr>
      <w:r>
        <w:rPr>
          <w:rStyle w:val="Refdecomentario"/>
        </w:rPr>
        <w:annotationRef/>
      </w:r>
      <w:r>
        <w:t>El nombre de la actividad es igual al punto 5.</w:t>
      </w:r>
      <w:r w:rsidR="00B12D35">
        <w:t>2</w:t>
      </w:r>
      <w:r>
        <w:t xml:space="preserve"> La clasificación de los climas de Colombia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2B9098" w15:done="0"/>
  <w15:commentEx w15:paraId="5705518F" w15:done="0"/>
  <w15:commentEx w15:paraId="01487EC4" w15:done="0"/>
  <w15:commentEx w15:paraId="71D84EB3" w15:done="0"/>
  <w15:commentEx w15:paraId="7881DEDC" w15:done="0"/>
  <w15:commentEx w15:paraId="38FA98D5" w15:done="0"/>
  <w15:commentEx w15:paraId="39C94D7A" w15:done="0"/>
  <w15:commentEx w15:paraId="4F25C47D" w15:done="0"/>
  <w15:commentEx w15:paraId="4B045C6C" w15:done="0"/>
  <w15:commentEx w15:paraId="5AEF528B" w15:done="0"/>
  <w15:commentEx w15:paraId="5B0E463D" w15:done="0"/>
  <w15:commentEx w15:paraId="2EF462DF" w15:done="0"/>
  <w15:commentEx w15:paraId="553A2270" w15:done="0"/>
  <w15:commentEx w15:paraId="33C7A125" w15:done="0"/>
  <w15:commentEx w15:paraId="239D4ABE" w15:done="0"/>
  <w15:commentEx w15:paraId="4799AF7D" w15:done="0"/>
  <w15:commentEx w15:paraId="742665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0C403" w14:textId="77777777" w:rsidR="00485F03" w:rsidRDefault="00485F03" w:rsidP="001524C5">
      <w:pPr>
        <w:spacing w:after="0" w:line="240" w:lineRule="auto"/>
      </w:pPr>
      <w:r>
        <w:separator/>
      </w:r>
    </w:p>
  </w:endnote>
  <w:endnote w:type="continuationSeparator" w:id="0">
    <w:p w14:paraId="4D2A182E" w14:textId="77777777" w:rsidR="00485F03" w:rsidRDefault="00485F03" w:rsidP="00152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6B443B" w14:textId="77777777" w:rsidR="00485F03" w:rsidRDefault="00485F03" w:rsidP="001524C5">
      <w:pPr>
        <w:spacing w:after="0" w:line="240" w:lineRule="auto"/>
      </w:pPr>
      <w:r>
        <w:separator/>
      </w:r>
    </w:p>
  </w:footnote>
  <w:footnote w:type="continuationSeparator" w:id="0">
    <w:p w14:paraId="1A1A9888" w14:textId="77777777" w:rsidR="00485F03" w:rsidRDefault="00485F03" w:rsidP="001524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685083"/>
      <w:docPartObj>
        <w:docPartGallery w:val="Page Numbers (Top of Page)"/>
        <w:docPartUnique/>
      </w:docPartObj>
    </w:sdtPr>
    <w:sdtEndPr/>
    <w:sdtContent>
      <w:p w14:paraId="7402D7F6" w14:textId="77777777" w:rsidR="00A47E37" w:rsidRPr="008D3054" w:rsidRDefault="00A47E37" w:rsidP="0093582B">
        <w:pPr>
          <w:pStyle w:val="Encabezado"/>
          <w:ind w:right="360"/>
          <w:rPr>
            <w:b/>
            <w:sz w:val="20"/>
            <w:szCs w:val="20"/>
          </w:rPr>
        </w:pPr>
        <w:r>
          <w:rPr>
            <w:rFonts w:ascii="Times" w:hAnsi="Times"/>
            <w:sz w:val="20"/>
            <w:szCs w:val="20"/>
            <w:highlight w:val="yellow"/>
          </w:rPr>
          <w:t>[GUION CS</w:t>
        </w:r>
        <w:r w:rsidRPr="000A3474">
          <w:rPr>
            <w:rFonts w:ascii="Times" w:hAnsi="Times"/>
            <w:sz w:val="20"/>
            <w:szCs w:val="20"/>
            <w:highlight w:val="yellow"/>
          </w:rPr>
          <w:t>_</w:t>
        </w:r>
        <w:r>
          <w:rPr>
            <w:rFonts w:ascii="Times" w:hAnsi="Times"/>
            <w:sz w:val="20"/>
            <w:szCs w:val="20"/>
            <w:highlight w:val="yellow"/>
          </w:rPr>
          <w:t>07_09</w:t>
        </w:r>
        <w:r w:rsidRPr="000A3474">
          <w:rPr>
            <w:rFonts w:ascii="Times" w:hAnsi="Times"/>
            <w:sz w:val="20"/>
            <w:szCs w:val="20"/>
            <w:highlight w:val="yellow"/>
          </w:rPr>
          <w:t>_CO]</w:t>
        </w:r>
        <w:r>
          <w:rPr>
            <w:rFonts w:ascii="Arial" w:hAnsi="Arial" w:cs="Arial"/>
            <w:sz w:val="20"/>
            <w:szCs w:val="20"/>
          </w:rPr>
          <w:t xml:space="preserve">Guion </w:t>
        </w:r>
        <w:r w:rsidRPr="0004324A">
          <w:rPr>
            <w:rFonts w:ascii="Arial" w:hAnsi="Arial" w:cs="Arial"/>
            <w:sz w:val="20"/>
            <w:szCs w:val="20"/>
          </w:rPr>
          <w:t>11</w:t>
        </w:r>
        <w:r w:rsidRPr="005E36F9">
          <w:rPr>
            <w:rFonts w:ascii="Arial" w:hAnsi="Arial" w:cs="Arial"/>
            <w:sz w:val="20"/>
            <w:szCs w:val="20"/>
          </w:rPr>
          <w:t>.</w:t>
        </w:r>
        <w:r>
          <w:rPr>
            <w:rFonts w:ascii="Arial" w:hAnsi="Arial" w:cs="Arial"/>
            <w:b/>
            <w:sz w:val="20"/>
            <w:szCs w:val="20"/>
          </w:rPr>
          <w:t>GEOGRAFÍA FÍSICA DE COLOMBIA</w:t>
        </w:r>
      </w:p>
      <w:p w14:paraId="61E05626" w14:textId="77777777" w:rsidR="00A47E37" w:rsidRDefault="00A47E37" w:rsidP="0093582B">
        <w:pPr>
          <w:pStyle w:val="Encabezado"/>
          <w:tabs>
            <w:tab w:val="left" w:pos="1125"/>
          </w:tabs>
        </w:pPr>
        <w:r>
          <w:tab/>
        </w:r>
        <w:r>
          <w:tab/>
        </w:r>
        <w:r>
          <w:tab/>
        </w:r>
        <w:r>
          <w:fldChar w:fldCharType="begin"/>
        </w:r>
        <w:r>
          <w:instrText>PAGE   \* MERGEFORMAT</w:instrText>
        </w:r>
        <w:r>
          <w:fldChar w:fldCharType="separate"/>
        </w:r>
        <w:r w:rsidR="00A83335" w:rsidRPr="00A83335">
          <w:rPr>
            <w:noProof/>
            <w:lang w:val="es-ES"/>
          </w:rPr>
          <w:t>1</w:t>
        </w:r>
        <w:r>
          <w:fldChar w:fldCharType="end"/>
        </w:r>
      </w:p>
    </w:sdtContent>
  </w:sdt>
  <w:p w14:paraId="7EBF20F7" w14:textId="77777777" w:rsidR="00A47E37" w:rsidRDefault="00A47E3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D2B6B"/>
    <w:multiLevelType w:val="multilevel"/>
    <w:tmpl w:val="B74A34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0A5937"/>
    <w:multiLevelType w:val="hybridMultilevel"/>
    <w:tmpl w:val="9B9C5936"/>
    <w:lvl w:ilvl="0" w:tplc="B5949BF6">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1D12660"/>
    <w:multiLevelType w:val="hybridMultilevel"/>
    <w:tmpl w:val="BA5626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62892ad8e055e8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595"/>
    <w:rsid w:val="000243FD"/>
    <w:rsid w:val="00032C28"/>
    <w:rsid w:val="0005081B"/>
    <w:rsid w:val="000705A2"/>
    <w:rsid w:val="00074A93"/>
    <w:rsid w:val="00082182"/>
    <w:rsid w:val="00087642"/>
    <w:rsid w:val="000D06B1"/>
    <w:rsid w:val="00106C18"/>
    <w:rsid w:val="00113DDF"/>
    <w:rsid w:val="00122711"/>
    <w:rsid w:val="00122BD1"/>
    <w:rsid w:val="001524C5"/>
    <w:rsid w:val="00175A79"/>
    <w:rsid w:val="0018193C"/>
    <w:rsid w:val="00191CC6"/>
    <w:rsid w:val="00196F82"/>
    <w:rsid w:val="001B20F0"/>
    <w:rsid w:val="001B7AB0"/>
    <w:rsid w:val="001C09A0"/>
    <w:rsid w:val="001C59B5"/>
    <w:rsid w:val="001F45AE"/>
    <w:rsid w:val="002115F6"/>
    <w:rsid w:val="00231073"/>
    <w:rsid w:val="00237E8D"/>
    <w:rsid w:val="00246787"/>
    <w:rsid w:val="00257DB5"/>
    <w:rsid w:val="00260FE4"/>
    <w:rsid w:val="00296FFE"/>
    <w:rsid w:val="002A26F7"/>
    <w:rsid w:val="002A36E7"/>
    <w:rsid w:val="002B106F"/>
    <w:rsid w:val="002C0943"/>
    <w:rsid w:val="002C5518"/>
    <w:rsid w:val="002D46BA"/>
    <w:rsid w:val="002F12A4"/>
    <w:rsid w:val="00300ECE"/>
    <w:rsid w:val="00305410"/>
    <w:rsid w:val="003342EB"/>
    <w:rsid w:val="00342BC4"/>
    <w:rsid w:val="00351C1A"/>
    <w:rsid w:val="003537EA"/>
    <w:rsid w:val="00371B76"/>
    <w:rsid w:val="00382215"/>
    <w:rsid w:val="00386BEA"/>
    <w:rsid w:val="00392840"/>
    <w:rsid w:val="003A73CF"/>
    <w:rsid w:val="003B1B05"/>
    <w:rsid w:val="003B43F9"/>
    <w:rsid w:val="003B4BC5"/>
    <w:rsid w:val="003C22BB"/>
    <w:rsid w:val="003E42DE"/>
    <w:rsid w:val="003E44C0"/>
    <w:rsid w:val="004109FC"/>
    <w:rsid w:val="00411841"/>
    <w:rsid w:val="0041415D"/>
    <w:rsid w:val="00420595"/>
    <w:rsid w:val="0045112D"/>
    <w:rsid w:val="004553CE"/>
    <w:rsid w:val="00475D8D"/>
    <w:rsid w:val="004779AF"/>
    <w:rsid w:val="00485182"/>
    <w:rsid w:val="00485F03"/>
    <w:rsid w:val="00485F3A"/>
    <w:rsid w:val="004A081D"/>
    <w:rsid w:val="004F4F90"/>
    <w:rsid w:val="005026C0"/>
    <w:rsid w:val="005206B4"/>
    <w:rsid w:val="00520888"/>
    <w:rsid w:val="00572BCB"/>
    <w:rsid w:val="00573FDC"/>
    <w:rsid w:val="00576F42"/>
    <w:rsid w:val="005C24F3"/>
    <w:rsid w:val="005D7405"/>
    <w:rsid w:val="00605734"/>
    <w:rsid w:val="006070FE"/>
    <w:rsid w:val="00616FC8"/>
    <w:rsid w:val="0061708D"/>
    <w:rsid w:val="00617DA4"/>
    <w:rsid w:val="00657891"/>
    <w:rsid w:val="00662E2D"/>
    <w:rsid w:val="006651FB"/>
    <w:rsid w:val="00665BE4"/>
    <w:rsid w:val="006A733A"/>
    <w:rsid w:val="006E779F"/>
    <w:rsid w:val="006F0F23"/>
    <w:rsid w:val="0070407A"/>
    <w:rsid w:val="00704241"/>
    <w:rsid w:val="007160F8"/>
    <w:rsid w:val="0072008B"/>
    <w:rsid w:val="007205AF"/>
    <w:rsid w:val="00722943"/>
    <w:rsid w:val="00726947"/>
    <w:rsid w:val="0074400D"/>
    <w:rsid w:val="00781496"/>
    <w:rsid w:val="0079347D"/>
    <w:rsid w:val="007961A9"/>
    <w:rsid w:val="007B3F7F"/>
    <w:rsid w:val="007C4C2F"/>
    <w:rsid w:val="007C6F45"/>
    <w:rsid w:val="00805E1E"/>
    <w:rsid w:val="0082103A"/>
    <w:rsid w:val="008419F8"/>
    <w:rsid w:val="00852CEC"/>
    <w:rsid w:val="0085727D"/>
    <w:rsid w:val="00857C01"/>
    <w:rsid w:val="0086256B"/>
    <w:rsid w:val="00877A3C"/>
    <w:rsid w:val="008930EE"/>
    <w:rsid w:val="008B2B77"/>
    <w:rsid w:val="008F4B78"/>
    <w:rsid w:val="00906062"/>
    <w:rsid w:val="009166BC"/>
    <w:rsid w:val="00927CE9"/>
    <w:rsid w:val="00932B2F"/>
    <w:rsid w:val="0093582B"/>
    <w:rsid w:val="009468A4"/>
    <w:rsid w:val="00954BEB"/>
    <w:rsid w:val="00961FA1"/>
    <w:rsid w:val="00966488"/>
    <w:rsid w:val="00971597"/>
    <w:rsid w:val="009835E1"/>
    <w:rsid w:val="00995753"/>
    <w:rsid w:val="0099659A"/>
    <w:rsid w:val="0099771C"/>
    <w:rsid w:val="009A0AA7"/>
    <w:rsid w:val="009A3074"/>
    <w:rsid w:val="009F2E9A"/>
    <w:rsid w:val="009F35D2"/>
    <w:rsid w:val="00A108AE"/>
    <w:rsid w:val="00A31AC8"/>
    <w:rsid w:val="00A47E37"/>
    <w:rsid w:val="00A706D9"/>
    <w:rsid w:val="00A83335"/>
    <w:rsid w:val="00A948C7"/>
    <w:rsid w:val="00A94EFB"/>
    <w:rsid w:val="00AA3070"/>
    <w:rsid w:val="00AA313C"/>
    <w:rsid w:val="00AA41B5"/>
    <w:rsid w:val="00AA60C6"/>
    <w:rsid w:val="00AD2B59"/>
    <w:rsid w:val="00AD5CED"/>
    <w:rsid w:val="00AF461D"/>
    <w:rsid w:val="00B01DFF"/>
    <w:rsid w:val="00B12D35"/>
    <w:rsid w:val="00B161CE"/>
    <w:rsid w:val="00B20A7A"/>
    <w:rsid w:val="00B23549"/>
    <w:rsid w:val="00B315BE"/>
    <w:rsid w:val="00B45070"/>
    <w:rsid w:val="00B65744"/>
    <w:rsid w:val="00B71733"/>
    <w:rsid w:val="00B8589E"/>
    <w:rsid w:val="00BA0838"/>
    <w:rsid w:val="00BA4EAE"/>
    <w:rsid w:val="00BA4F4E"/>
    <w:rsid w:val="00BC2C2B"/>
    <w:rsid w:val="00BE1A92"/>
    <w:rsid w:val="00C24F2C"/>
    <w:rsid w:val="00C75F52"/>
    <w:rsid w:val="00C85314"/>
    <w:rsid w:val="00C86E72"/>
    <w:rsid w:val="00C90142"/>
    <w:rsid w:val="00CA685E"/>
    <w:rsid w:val="00CC1A3D"/>
    <w:rsid w:val="00CC5C4B"/>
    <w:rsid w:val="00CF085F"/>
    <w:rsid w:val="00CF370E"/>
    <w:rsid w:val="00D00C0B"/>
    <w:rsid w:val="00D12275"/>
    <w:rsid w:val="00D30FD2"/>
    <w:rsid w:val="00D41421"/>
    <w:rsid w:val="00D435B2"/>
    <w:rsid w:val="00D749E2"/>
    <w:rsid w:val="00DC3911"/>
    <w:rsid w:val="00DD3F26"/>
    <w:rsid w:val="00DE289D"/>
    <w:rsid w:val="00DF6D12"/>
    <w:rsid w:val="00E1277C"/>
    <w:rsid w:val="00E22274"/>
    <w:rsid w:val="00E2501A"/>
    <w:rsid w:val="00E27BBB"/>
    <w:rsid w:val="00E54038"/>
    <w:rsid w:val="00E55D02"/>
    <w:rsid w:val="00E866F9"/>
    <w:rsid w:val="00E95518"/>
    <w:rsid w:val="00EA24E3"/>
    <w:rsid w:val="00EA668B"/>
    <w:rsid w:val="00EB31BC"/>
    <w:rsid w:val="00EB50F4"/>
    <w:rsid w:val="00EC00DB"/>
    <w:rsid w:val="00F05D33"/>
    <w:rsid w:val="00F56339"/>
    <w:rsid w:val="00F729A9"/>
    <w:rsid w:val="00F804A4"/>
    <w:rsid w:val="00F96643"/>
    <w:rsid w:val="00FA0A86"/>
    <w:rsid w:val="00FA6A23"/>
    <w:rsid w:val="00FB17DF"/>
    <w:rsid w:val="00FF154D"/>
    <w:rsid w:val="00FF3C6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C4D55"/>
  <w15:docId w15:val="{CE890287-2CDF-4DEF-A030-0F1B97734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B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0595"/>
    <w:pPr>
      <w:ind w:left="720"/>
      <w:contextualSpacing/>
    </w:pPr>
  </w:style>
  <w:style w:type="character" w:styleId="Hipervnculo">
    <w:name w:val="Hyperlink"/>
    <w:basedOn w:val="Fuentedeprrafopredeter"/>
    <w:uiPriority w:val="99"/>
    <w:rsid w:val="001524C5"/>
    <w:rPr>
      <w:color w:val="0000FF"/>
      <w:u w:val="single"/>
    </w:rPr>
  </w:style>
  <w:style w:type="table" w:styleId="Tablaconcuadrcula">
    <w:name w:val="Table Grid"/>
    <w:basedOn w:val="Tablanormal"/>
    <w:rsid w:val="001524C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1524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24C5"/>
  </w:style>
  <w:style w:type="paragraph" w:styleId="Piedepgina">
    <w:name w:val="footer"/>
    <w:basedOn w:val="Normal"/>
    <w:link w:val="PiedepginaCar"/>
    <w:uiPriority w:val="99"/>
    <w:unhideWhenUsed/>
    <w:rsid w:val="001524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24C5"/>
  </w:style>
  <w:style w:type="paragraph" w:customStyle="1" w:styleId="u">
    <w:name w:val="u"/>
    <w:basedOn w:val="Normal"/>
    <w:rsid w:val="001524C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1524C5"/>
  </w:style>
  <w:style w:type="paragraph" w:styleId="Textodeglobo">
    <w:name w:val="Balloon Text"/>
    <w:basedOn w:val="Normal"/>
    <w:link w:val="TextodegloboCar"/>
    <w:uiPriority w:val="99"/>
    <w:semiHidden/>
    <w:unhideWhenUsed/>
    <w:rsid w:val="009060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6062"/>
    <w:rPr>
      <w:rFonts w:ascii="Tahoma" w:hAnsi="Tahoma" w:cs="Tahoma"/>
      <w:sz w:val="16"/>
      <w:szCs w:val="16"/>
    </w:rPr>
  </w:style>
  <w:style w:type="character" w:customStyle="1" w:styleId="textodos">
    <w:name w:val="textodos"/>
    <w:basedOn w:val="Fuentedeprrafopredeter"/>
    <w:rsid w:val="00E95518"/>
  </w:style>
  <w:style w:type="table" w:customStyle="1" w:styleId="Tablaconcuadrcula1">
    <w:name w:val="Tabla con cuadrícula1"/>
    <w:basedOn w:val="Tablanormal"/>
    <w:next w:val="Tablaconcuadrcula"/>
    <w:rsid w:val="000D06B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032C28"/>
    <w:rPr>
      <w:color w:val="954F72" w:themeColor="followedHyperlink"/>
      <w:u w:val="single"/>
    </w:rPr>
  </w:style>
  <w:style w:type="character" w:styleId="Refdecomentario">
    <w:name w:val="annotation reference"/>
    <w:basedOn w:val="Fuentedeprrafopredeter"/>
    <w:uiPriority w:val="99"/>
    <w:semiHidden/>
    <w:unhideWhenUsed/>
    <w:rsid w:val="00B01DFF"/>
    <w:rPr>
      <w:sz w:val="16"/>
      <w:szCs w:val="16"/>
    </w:rPr>
  </w:style>
  <w:style w:type="paragraph" w:styleId="Textocomentario">
    <w:name w:val="annotation text"/>
    <w:basedOn w:val="Normal"/>
    <w:link w:val="TextocomentarioCar"/>
    <w:uiPriority w:val="99"/>
    <w:semiHidden/>
    <w:unhideWhenUsed/>
    <w:rsid w:val="00B01DF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1DFF"/>
    <w:rPr>
      <w:sz w:val="20"/>
      <w:szCs w:val="20"/>
    </w:rPr>
  </w:style>
  <w:style w:type="paragraph" w:styleId="Asuntodelcomentario">
    <w:name w:val="annotation subject"/>
    <w:basedOn w:val="Textocomentario"/>
    <w:next w:val="Textocomentario"/>
    <w:link w:val="AsuntodelcomentarioCar"/>
    <w:uiPriority w:val="99"/>
    <w:semiHidden/>
    <w:unhideWhenUsed/>
    <w:rsid w:val="00B01DFF"/>
    <w:rPr>
      <w:b/>
      <w:bCs/>
    </w:rPr>
  </w:style>
  <w:style w:type="character" w:customStyle="1" w:styleId="AsuntodelcomentarioCar">
    <w:name w:val="Asunto del comentario Car"/>
    <w:basedOn w:val="TextocomentarioCar"/>
    <w:link w:val="Asuntodelcomentario"/>
    <w:uiPriority w:val="99"/>
    <w:semiHidden/>
    <w:rsid w:val="00B01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79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Bogot%C3%A1" TargetMode="External"/><Relationship Id="rId18" Type="http://schemas.openxmlformats.org/officeDocument/2006/relationships/hyperlink" Target="http://www.unperiodico.unal.edu.co/en/dper/article/colombia-tendria-mas-petroleo-del-que-se-cree.html" TargetMode="External"/><Relationship Id="rId26" Type="http://schemas.openxmlformats.org/officeDocument/2006/relationships/hyperlink" Target="http://www.imeditores.com/banocc/sierras/fotos.php?id=40" TargetMode="External"/><Relationship Id="rId39" Type="http://schemas.openxmlformats.org/officeDocument/2006/relationships/hyperlink" Target="https://en.wikipedia.org/wiki/File:Mapa_de_la_Isla_Gorgona.svg" TargetMode="External"/><Relationship Id="rId21" Type="http://schemas.openxmlformats.org/officeDocument/2006/relationships/image" Target="media/image6.jpeg"/><Relationship Id="rId34" Type="http://schemas.openxmlformats.org/officeDocument/2006/relationships/hyperlink" Target="http://www.imeditores.com/banocc/golfos/fotos.php?id=132" TargetMode="External"/><Relationship Id="rId42" Type="http://schemas.openxmlformats.org/officeDocument/2006/relationships/image" Target="media/image16.jpeg"/><Relationship Id="rId47" Type="http://schemas.openxmlformats.org/officeDocument/2006/relationships/hyperlink" Target="http://www.imeditores.com/banocc/amazonia/fotos.php?id=30" TargetMode="External"/><Relationship Id="rId50" Type="http://schemas.openxmlformats.org/officeDocument/2006/relationships/image" Target="media/image20.jpeg"/><Relationship Id="rId55" Type="http://schemas.openxmlformats.org/officeDocument/2006/relationships/hyperlink" Target="http://www.imeditores.com/banocc/sierras/fotos.php?id=267" TargetMode="External"/><Relationship Id="rId63" Type="http://schemas.openxmlformats.org/officeDocument/2006/relationships/hyperlink" Target="http://www.zonu.com/detail/2011-08-26-14559/Regiones-hidrogeologicas-de-Colombia-2002.html" TargetMode="External"/><Relationship Id="rId68" Type="http://schemas.openxmlformats.org/officeDocument/2006/relationships/image" Target="media/image29.jpeg"/><Relationship Id="rId76" Type="http://schemas.openxmlformats.org/officeDocument/2006/relationships/hyperlink" Target="http://www.astromia.com/tierraluna/origentierra.htm" TargetMode="External"/><Relationship Id="rId7" Type="http://schemas.openxmlformats.org/officeDocument/2006/relationships/comments" Target="comments.xml"/><Relationship Id="rId71" Type="http://schemas.openxmlformats.org/officeDocument/2006/relationships/hyperlink" Target="https://commons.wikimedia.org/wiki/File:Tota_Lake_White_Beach.JPG"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www.imeditores.com/banocc/deltas/fotos.php?id=163" TargetMode="External"/><Relationship Id="rId11" Type="http://schemas.openxmlformats.org/officeDocument/2006/relationships/hyperlink" Target="https://es.wikipedia.org/wiki/Parque_nacional_natural_Ensenada_de_Utr%C3%ADa" TargetMode="External"/><Relationship Id="rId24" Type="http://schemas.openxmlformats.org/officeDocument/2006/relationships/image" Target="media/image7.png"/><Relationship Id="rId32" Type="http://schemas.openxmlformats.org/officeDocument/2006/relationships/hyperlink" Target="https://commons.wikimedia.org/wiki/File:Islas_de_San_Andr%C3%A9s_y_Providencia.svg" TargetMode="External"/><Relationship Id="rId37" Type="http://schemas.openxmlformats.org/officeDocument/2006/relationships/hyperlink" Target="http://www.parquesnacionales.gov.co/portal/es/ecoturismo/region-caribe/via-parque-isla-de-salamanca/" TargetMode="External"/><Relationship Id="rId40" Type="http://schemas.openxmlformats.org/officeDocument/2006/relationships/image" Target="media/image15.png"/><Relationship Id="rId45" Type="http://schemas.openxmlformats.org/officeDocument/2006/relationships/hyperlink" Target="http://www.imeditores.com/banocc/orinoquia/fotos.php?id=2" TargetMode="External"/><Relationship Id="rId53" Type="http://schemas.openxmlformats.org/officeDocument/2006/relationships/hyperlink" Target="https://commons.wikimedia.org/wiki/File:Nevado_del_Ruiz_by_Edgar.png" TargetMode="External"/><Relationship Id="rId58" Type="http://schemas.openxmlformats.org/officeDocument/2006/relationships/image" Target="media/image24.png"/><Relationship Id="rId66" Type="http://schemas.openxmlformats.org/officeDocument/2006/relationships/image" Target="media/image28.jpeg"/><Relationship Id="rId74" Type="http://schemas.openxmlformats.org/officeDocument/2006/relationships/image" Target="media/image32.jpeg"/><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imeditores.com/banocc/rio/fotos.php?id=128" TargetMode="External"/><Relationship Id="rId10" Type="http://schemas.openxmlformats.org/officeDocument/2006/relationships/image" Target="media/image1.gif"/><Relationship Id="rId19" Type="http://schemas.openxmlformats.org/officeDocument/2006/relationships/image" Target="media/image5.png"/><Relationship Id="rId31" Type="http://schemas.openxmlformats.org/officeDocument/2006/relationships/hyperlink" Target="http://www.cancilleria.gov.co/content/el-caso-nicaragua-vs-colombia-relativo-al-archipi%C3%A9lago-de-san-andr%C3%A9s" TargetMode="External"/><Relationship Id="rId44" Type="http://schemas.openxmlformats.org/officeDocument/2006/relationships/image" Target="media/image17.jpeg"/><Relationship Id="rId52" Type="http://schemas.openxmlformats.org/officeDocument/2006/relationships/image" Target="media/image21.jpeg"/><Relationship Id="rId60" Type="http://schemas.openxmlformats.org/officeDocument/2006/relationships/image" Target="media/image25.png"/><Relationship Id="rId65" Type="http://schemas.openxmlformats.org/officeDocument/2006/relationships/hyperlink" Target="https://commons.wikimedia.org/wiki/File:RancheraFonseca2.JPG" TargetMode="External"/><Relationship Id="rId73" Type="http://schemas.openxmlformats.org/officeDocument/2006/relationships/hyperlink" Target="http://www.investmentcolombia.com/copy/wp-content/uploads/2014/11/MAPA-DEL-CLIMA-EN-CLOMBIA.jpg"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google.com.co/imgres?imgurl=http://1.bp.blogspot.com/-7nwYTFLoL5w/TeEZM6HSYwI/AAAAAAAAAAY/tCxvRHjnAMY/s320/colombialimites.gif&amp;imgrefurl=https://socialessantaisabel.wordpress.com/tema-1-descripcion-del-territorio-colombiano/&amp;h=320&amp;w=259&amp;tbnid=Z2Pwv8_fZzY-NM:&amp;docid=TTQSMa-Wsw5CnM&amp;ei=BtjIVbGhLse5eYePsfgK&amp;tbm=isch&amp;ved=0CC8QMygAMABqFQoTCLG8tJL-nscCFcdcHgodh0cMrw" TargetMode="External"/><Relationship Id="rId14" Type="http://schemas.openxmlformats.org/officeDocument/2006/relationships/image" Target="media/image3.jpeg"/><Relationship Id="rId22" Type="http://schemas.openxmlformats.org/officeDocument/2006/relationships/hyperlink" Target="http://geoportal.igac.gov.co/mapas_de_colombia/IGAC/Tematicos2012/MapaFisico.pdf"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www.elespectador.com/noticias/medio-ambiente/tortugas-siguen-regresando-al-mar-articulo-503470" TargetMode="External"/><Relationship Id="rId43" Type="http://schemas.openxmlformats.org/officeDocument/2006/relationships/hyperlink" Target="https://commons.wikimedia.org/wiki/File:Malpelo_nazca_booby_NOAA.jpg" TargetMode="External"/><Relationship Id="rId48" Type="http://schemas.openxmlformats.org/officeDocument/2006/relationships/image" Target="media/image19.jpeg"/><Relationship Id="rId56" Type="http://schemas.openxmlformats.org/officeDocument/2006/relationships/image" Target="media/image23.jpeg"/><Relationship Id="rId64" Type="http://schemas.openxmlformats.org/officeDocument/2006/relationships/image" Target="media/image27.jpeg"/><Relationship Id="rId69" Type="http://schemas.openxmlformats.org/officeDocument/2006/relationships/hyperlink" Target="https://commons.wikimedia.org/wiki/File:Rio_baudo4.png" TargetMode="External"/><Relationship Id="rId77" Type="http://schemas.openxmlformats.org/officeDocument/2006/relationships/header" Target="header1.xml"/><Relationship Id="rId8" Type="http://schemas.microsoft.com/office/2011/relationships/commentsExtended" Target="commentsExtended.xml"/><Relationship Id="rId51" Type="http://schemas.openxmlformats.org/officeDocument/2006/relationships/hyperlink" Target="https://commons.wikimedia.org/wiki/File:Punta_Pance.jpg" TargetMode="External"/><Relationship Id="rId72" Type="http://schemas.openxmlformats.org/officeDocument/2006/relationships/image" Target="media/image31.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geoportal.igac.gov.co/mapas_de_colombia/IGAC/Tematicos2012/RegionesGeograficas.pdf"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s://commons.wikimedia.org/wiki/File:Rio_Magdalena_map.png" TargetMode="External"/><Relationship Id="rId67" Type="http://schemas.openxmlformats.org/officeDocument/2006/relationships/hyperlink" Target="http://www.imeditores.com/banocc/golfos/fotos.php?id=118" TargetMode="External"/><Relationship Id="rId20" Type="http://schemas.openxmlformats.org/officeDocument/2006/relationships/hyperlink" Target="http://seisan.sgc.gov.co/RSNC/index.php?option=com_content&amp;view=article&amp;id=50&amp;Itemid=62" TargetMode="External"/><Relationship Id="rId41" Type="http://schemas.openxmlformats.org/officeDocument/2006/relationships/hyperlink" Target="https://commons.wikimedia.org/wiki/File:Humpback_Whale_underwater_shot.jpg" TargetMode="External"/><Relationship Id="rId54" Type="http://schemas.openxmlformats.org/officeDocument/2006/relationships/image" Target="media/image22.png"/><Relationship Id="rId62" Type="http://schemas.openxmlformats.org/officeDocument/2006/relationships/image" Target="media/image26.jpeg"/><Relationship Id="rId70" Type="http://schemas.openxmlformats.org/officeDocument/2006/relationships/image" Target="media/image30.png"/><Relationship Id="rId75" Type="http://schemas.openxmlformats.org/officeDocument/2006/relationships/hyperlink" Target="http://seisan.sgc.gov.co/RSNC/index.php/material-educativo/conceptos-basico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humb9.shutterstock.com/display_pic_with_logo/63480/63480,1164309559,2/stock-photo-strip-mine-operation-2215936.jpg" TargetMode="External"/><Relationship Id="rId23" Type="http://schemas.openxmlformats.org/officeDocument/2006/relationships/hyperlink" Target="http://www2.igac.gov.co/ninos/UserFiles/Image/Mapas/mapafisico.pdf" TargetMode="External"/><Relationship Id="rId28" Type="http://schemas.openxmlformats.org/officeDocument/2006/relationships/image" Target="media/image10.jpeg"/><Relationship Id="rId36" Type="http://schemas.openxmlformats.org/officeDocument/2006/relationships/image" Target="media/image13.jpeg"/><Relationship Id="rId49" Type="http://schemas.openxmlformats.org/officeDocument/2006/relationships/hyperlink" Target="https://commons.wikimedia.org/wiki/File:CA%C3%91O_CRISTALES,_EL_R%C3%8DO_DE_COLORES.jpg" TargetMode="External"/><Relationship Id="rId57" Type="http://schemas.openxmlformats.org/officeDocument/2006/relationships/hyperlink" Target="https://commons.wikimedia.org/wiki/File:Cauca_River_Canyon_-_home_of_the_new_wren_Thryophilus_sernai_(Cucarachero_Paisa)_(7241470126).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10354</Words>
  <Characters>56953</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MCMarquez</dc:creator>
  <cp:lastModifiedBy>MCMarquez</cp:lastModifiedBy>
  <cp:revision>2</cp:revision>
  <dcterms:created xsi:type="dcterms:W3CDTF">2016-03-14T19:30:00Z</dcterms:created>
  <dcterms:modified xsi:type="dcterms:W3CDTF">2016-03-14T19:30:00Z</dcterms:modified>
</cp:coreProperties>
</file>