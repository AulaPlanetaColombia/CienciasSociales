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47914E" w14:textId="0707598F"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t>[Guion CS_07_</w:t>
      </w:r>
      <w:r w:rsidR="004B428D">
        <w:rPr>
          <w:rFonts w:ascii="Arial" w:hAnsi="Arial" w:cs="Arial"/>
          <w:sz w:val="24"/>
          <w:szCs w:val="24"/>
          <w:highlight w:val="yellow"/>
        </w:rPr>
        <w:t>10</w:t>
      </w:r>
      <w:bookmarkStart w:id="0" w:name="_GoBack"/>
      <w:bookmarkEnd w:id="0"/>
      <w:r w:rsidRPr="00A261C8">
        <w:rPr>
          <w:rFonts w:ascii="Arial" w:hAnsi="Arial" w:cs="Arial"/>
          <w:sz w:val="24"/>
          <w:szCs w:val="24"/>
          <w:highlight w:val="yellow"/>
        </w:rPr>
        <w:t>_CO]</w:t>
      </w:r>
      <w:r w:rsidRPr="00A261C8">
        <w:rPr>
          <w:rFonts w:ascii="Arial" w:hAnsi="Arial" w:cs="Arial"/>
          <w:sz w:val="24"/>
          <w:szCs w:val="24"/>
        </w:rPr>
        <w:t xml:space="preserve"> </w:t>
      </w:r>
      <w:del w:id="1" w:author="Eugenia Arce Londoño" w:date="2015-10-01T08:28:00Z">
        <w:r w:rsidR="00842DAB" w:rsidRPr="00A261C8">
          <w:rPr>
            <w:rFonts w:ascii="Arial" w:hAnsi="Arial" w:cs="Arial"/>
            <w:sz w:val="24"/>
            <w:szCs w:val="24"/>
          </w:rPr>
          <w:delText>Sistemas</w:delText>
        </w:r>
      </w:del>
      <w:ins w:id="2" w:author="Eugenia Arce Londoño" w:date="2015-10-01T08:28:00Z">
        <w:r w:rsidR="006F0111">
          <w:rPr>
            <w:rFonts w:ascii="Arial" w:hAnsi="Arial" w:cs="Arial"/>
            <w:sz w:val="24"/>
            <w:szCs w:val="24"/>
          </w:rPr>
          <w:t>Los s</w:t>
        </w:r>
        <w:r w:rsidR="00842DAB" w:rsidRPr="00A261C8">
          <w:rPr>
            <w:rFonts w:ascii="Arial" w:hAnsi="Arial" w:cs="Arial"/>
            <w:sz w:val="24"/>
            <w:szCs w:val="24"/>
          </w:rPr>
          <w:t>istemas</w:t>
        </w:r>
      </w:ins>
      <w:r w:rsidR="00842DAB" w:rsidRPr="00A261C8">
        <w:rPr>
          <w:rFonts w:ascii="Arial" w:hAnsi="Arial" w:cs="Arial"/>
          <w:sz w:val="24"/>
          <w:szCs w:val="24"/>
        </w:rPr>
        <w:t xml:space="preserve"> políticos: un análisis dinámico de las relaciones de poder.</w:t>
      </w:r>
    </w:p>
    <w:p w14:paraId="0E9E07D3" w14:textId="77777777" w:rsidR="006F11DB" w:rsidRPr="00A261C8" w:rsidRDefault="006F11DB" w:rsidP="00A85C40">
      <w:pPr>
        <w:spacing w:line="276" w:lineRule="auto"/>
        <w:jc w:val="both"/>
        <w:rPr>
          <w:rFonts w:ascii="Arial" w:hAnsi="Arial" w:cs="Arial"/>
          <w:sz w:val="24"/>
          <w:szCs w:val="24"/>
        </w:rPr>
      </w:pPr>
    </w:p>
    <w:p w14:paraId="5F9EDCC1" w14:textId="608211D9"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t>[Sección 1]</w:t>
      </w:r>
      <w:r w:rsidRPr="00A261C8">
        <w:rPr>
          <w:rFonts w:ascii="Arial" w:hAnsi="Arial" w:cs="Arial"/>
          <w:sz w:val="24"/>
          <w:szCs w:val="24"/>
        </w:rPr>
        <w:t xml:space="preserve"> </w:t>
      </w:r>
      <w:r w:rsidR="000405AF" w:rsidRPr="00A261C8">
        <w:rPr>
          <w:rFonts w:ascii="Arial" w:hAnsi="Arial" w:cs="Arial"/>
          <w:b/>
          <w:sz w:val="24"/>
          <w:szCs w:val="24"/>
        </w:rPr>
        <w:t>1</w:t>
      </w:r>
      <w:r w:rsidRPr="00A261C8">
        <w:rPr>
          <w:rFonts w:ascii="Arial" w:hAnsi="Arial" w:cs="Arial"/>
          <w:b/>
          <w:sz w:val="24"/>
          <w:szCs w:val="24"/>
        </w:rPr>
        <w:t xml:space="preserve"> </w:t>
      </w:r>
      <w:del w:id="3" w:author="Eugenia Arce Londoño" w:date="2015-10-01T08:28:00Z">
        <w:r w:rsidR="00842DAB" w:rsidRPr="00A261C8">
          <w:rPr>
            <w:rFonts w:ascii="Arial" w:hAnsi="Arial" w:cs="Arial"/>
            <w:b/>
            <w:sz w:val="24"/>
            <w:szCs w:val="24"/>
          </w:rPr>
          <w:delText>Definición.</w:delText>
        </w:r>
      </w:del>
      <w:ins w:id="4" w:author="Eugenia Arce Londoño" w:date="2015-10-01T08:28:00Z">
        <w:r w:rsidR="006F0111">
          <w:rPr>
            <w:rFonts w:ascii="Arial" w:hAnsi="Arial" w:cs="Arial"/>
            <w:b/>
            <w:sz w:val="24"/>
            <w:szCs w:val="24"/>
          </w:rPr>
          <w:t>La definición de sistema político</w:t>
        </w:r>
      </w:ins>
    </w:p>
    <w:p w14:paraId="28CC8EE8" w14:textId="77777777" w:rsidR="000405AF" w:rsidRPr="00A261C8" w:rsidRDefault="000405AF" w:rsidP="00A85C40">
      <w:pPr>
        <w:spacing w:line="276" w:lineRule="auto"/>
        <w:jc w:val="both"/>
        <w:rPr>
          <w:rFonts w:ascii="Arial" w:hAnsi="Arial" w:cs="Arial"/>
          <w:sz w:val="24"/>
          <w:szCs w:val="24"/>
        </w:rPr>
      </w:pPr>
    </w:p>
    <w:p w14:paraId="3A459B27" w14:textId="003074FC" w:rsidR="00842DAB" w:rsidRPr="00A261C8" w:rsidRDefault="00842DAB" w:rsidP="00A85C40">
      <w:pPr>
        <w:spacing w:line="276" w:lineRule="auto"/>
        <w:jc w:val="both"/>
        <w:rPr>
          <w:rFonts w:ascii="Arial" w:hAnsi="Arial" w:cs="Arial"/>
          <w:sz w:val="24"/>
          <w:szCs w:val="24"/>
        </w:rPr>
      </w:pPr>
      <w:del w:id="5" w:author="Eugenia Arce Londoño" w:date="2015-10-01T08:28:00Z">
        <w:r w:rsidRPr="00A261C8">
          <w:rPr>
            <w:rFonts w:ascii="Arial" w:hAnsi="Arial" w:cs="Arial"/>
            <w:b/>
            <w:sz w:val="24"/>
            <w:szCs w:val="24"/>
          </w:rPr>
          <w:delText>Sistema político</w:delText>
        </w:r>
        <w:r w:rsidRPr="00A261C8">
          <w:rPr>
            <w:rFonts w:ascii="Arial" w:hAnsi="Arial" w:cs="Arial"/>
            <w:sz w:val="24"/>
            <w:szCs w:val="24"/>
          </w:rPr>
          <w:delText xml:space="preserve"> mexicano, </w:delText>
        </w:r>
        <w:r w:rsidRPr="00A261C8">
          <w:rPr>
            <w:rFonts w:ascii="Arial" w:hAnsi="Arial" w:cs="Arial"/>
            <w:b/>
            <w:sz w:val="24"/>
            <w:szCs w:val="24"/>
          </w:rPr>
          <w:delText>Sistema político</w:delText>
        </w:r>
        <w:r w:rsidRPr="00A261C8">
          <w:rPr>
            <w:rFonts w:ascii="Arial" w:hAnsi="Arial" w:cs="Arial"/>
            <w:sz w:val="24"/>
            <w:szCs w:val="24"/>
          </w:rPr>
          <w:delText xml:space="preserve"> </w:delText>
        </w:r>
      </w:del>
      <w:ins w:id="6" w:author="Eugenia Arce Londoño" w:date="2015-10-01T08:28:00Z">
        <w:r w:rsidR="004C1735">
          <w:rPr>
            <w:rFonts w:ascii="Arial" w:hAnsi="Arial" w:cs="Arial"/>
            <w:sz w:val="24"/>
            <w:szCs w:val="24"/>
          </w:rPr>
          <w:t xml:space="preserve">La expresión </w:t>
        </w:r>
        <w:r w:rsidR="004C1735">
          <w:rPr>
            <w:rFonts w:ascii="Arial" w:hAnsi="Arial" w:cs="Arial"/>
            <w:b/>
            <w:sz w:val="24"/>
            <w:szCs w:val="24"/>
          </w:rPr>
          <w:t xml:space="preserve">sistema político </w:t>
        </w:r>
        <w:r w:rsidR="004C1735">
          <w:rPr>
            <w:rFonts w:ascii="Arial" w:hAnsi="Arial" w:cs="Arial"/>
            <w:sz w:val="24"/>
            <w:szCs w:val="24"/>
          </w:rPr>
          <w:t xml:space="preserve">es usada en contextos cotidianos y en medios académicos de manera frecuente. </w:t>
        </w:r>
        <w:r w:rsidR="007C4F54">
          <w:rPr>
            <w:rFonts w:ascii="Arial" w:hAnsi="Arial" w:cs="Arial"/>
            <w:sz w:val="24"/>
            <w:szCs w:val="24"/>
          </w:rPr>
          <w:t xml:space="preserve">Seguramente has oído hablar </w:t>
        </w:r>
        <w:r w:rsidR="004C1735">
          <w:rPr>
            <w:rFonts w:ascii="Arial" w:hAnsi="Arial" w:cs="Arial"/>
            <w:sz w:val="24"/>
            <w:szCs w:val="24"/>
          </w:rPr>
          <w:t xml:space="preserve">del </w:t>
        </w:r>
        <w:r w:rsidR="004C1735" w:rsidRPr="005C1CF7">
          <w:rPr>
            <w:rFonts w:ascii="Arial" w:hAnsi="Arial" w:cs="Arial"/>
            <w:sz w:val="24"/>
            <w:szCs w:val="24"/>
          </w:rPr>
          <w:t>s</w:t>
        </w:r>
        <w:r w:rsidRPr="005C1CF7">
          <w:rPr>
            <w:rFonts w:ascii="Arial" w:hAnsi="Arial" w:cs="Arial"/>
            <w:sz w:val="24"/>
            <w:szCs w:val="24"/>
          </w:rPr>
          <w:t xml:space="preserve">istema político </w:t>
        </w:r>
      </w:ins>
      <w:r w:rsidRPr="005C1CF7">
        <w:rPr>
          <w:rFonts w:ascii="Arial" w:hAnsi="Arial" w:cs="Arial"/>
          <w:sz w:val="24"/>
          <w:szCs w:val="24"/>
        </w:rPr>
        <w:t xml:space="preserve">colombiano, </w:t>
      </w:r>
      <w:ins w:id="7" w:author="Eugenia Arce Londoño" w:date="2015-10-01T08:28:00Z">
        <w:r w:rsidR="004C1735" w:rsidRPr="005C1CF7">
          <w:rPr>
            <w:rFonts w:ascii="Arial" w:hAnsi="Arial" w:cs="Arial"/>
            <w:sz w:val="24"/>
            <w:szCs w:val="24"/>
          </w:rPr>
          <w:t xml:space="preserve">del </w:t>
        </w:r>
      </w:ins>
      <w:r w:rsidRPr="005C1CF7">
        <w:rPr>
          <w:rFonts w:ascii="Arial" w:hAnsi="Arial"/>
          <w:sz w:val="24"/>
          <w:rPrChange w:id="8" w:author="Eugenia Arce Londoño" w:date="2015-10-01T08:28:00Z">
            <w:rPr>
              <w:rFonts w:ascii="Arial" w:hAnsi="Arial"/>
              <w:b/>
              <w:sz w:val="24"/>
            </w:rPr>
          </w:rPrChange>
        </w:rPr>
        <w:t>sistema político</w:t>
      </w:r>
      <w:r w:rsidRPr="005C1CF7">
        <w:rPr>
          <w:rFonts w:ascii="Arial" w:hAnsi="Arial" w:cs="Arial"/>
          <w:sz w:val="24"/>
          <w:szCs w:val="24"/>
        </w:rPr>
        <w:t xml:space="preserve"> japonés</w:t>
      </w:r>
      <w:del w:id="9" w:author="Eugenia Arce Londoño" w:date="2015-10-01T08:28:00Z">
        <w:r w:rsidRPr="00A261C8">
          <w:rPr>
            <w:rFonts w:ascii="Arial" w:hAnsi="Arial" w:cs="Arial"/>
            <w:sz w:val="24"/>
            <w:szCs w:val="24"/>
          </w:rPr>
          <w:delText>,</w:delText>
        </w:r>
      </w:del>
      <w:ins w:id="10" w:author="Eugenia Arce Londoño" w:date="2015-10-01T08:28:00Z">
        <w:r w:rsidR="004C1735" w:rsidRPr="005C1CF7">
          <w:rPr>
            <w:rFonts w:ascii="Arial" w:hAnsi="Arial" w:cs="Arial"/>
            <w:sz w:val="24"/>
            <w:szCs w:val="24"/>
          </w:rPr>
          <w:t xml:space="preserve"> o del mexicano; </w:t>
        </w:r>
        <w:r w:rsidR="007C4F54" w:rsidRPr="005C1CF7">
          <w:rPr>
            <w:rFonts w:ascii="Arial" w:hAnsi="Arial" w:cs="Arial"/>
            <w:sz w:val="24"/>
            <w:szCs w:val="24"/>
          </w:rPr>
          <w:t>o has leído sobre el</w:t>
        </w:r>
      </w:ins>
      <w:r w:rsidR="007C4F54" w:rsidRPr="005C1CF7">
        <w:rPr>
          <w:rFonts w:ascii="Arial" w:hAnsi="Arial" w:cs="Arial"/>
          <w:sz w:val="24"/>
          <w:szCs w:val="24"/>
        </w:rPr>
        <w:t xml:space="preserve"> </w:t>
      </w:r>
      <w:r w:rsidRPr="005C1CF7">
        <w:rPr>
          <w:rFonts w:ascii="Arial" w:hAnsi="Arial"/>
          <w:sz w:val="24"/>
          <w:rPrChange w:id="11" w:author="Eugenia Arce Londoño" w:date="2015-10-01T08:28:00Z">
            <w:rPr>
              <w:rFonts w:ascii="Arial" w:hAnsi="Arial"/>
              <w:b/>
              <w:sz w:val="24"/>
            </w:rPr>
          </w:rPrChange>
        </w:rPr>
        <w:t>sistema político</w:t>
      </w:r>
      <w:r w:rsidRPr="005C1CF7">
        <w:rPr>
          <w:rFonts w:ascii="Arial" w:hAnsi="Arial" w:cs="Arial"/>
          <w:sz w:val="24"/>
          <w:szCs w:val="24"/>
        </w:rPr>
        <w:t xml:space="preserve"> medieval,</w:t>
      </w:r>
      <w:r w:rsidR="007C4F54" w:rsidRPr="005C1CF7">
        <w:rPr>
          <w:rFonts w:ascii="Arial" w:hAnsi="Arial" w:cs="Arial"/>
          <w:sz w:val="24"/>
          <w:szCs w:val="24"/>
        </w:rPr>
        <w:t xml:space="preserve"> </w:t>
      </w:r>
      <w:ins w:id="12" w:author="Eugenia Arce Londoño" w:date="2015-10-01T08:28:00Z">
        <w:r w:rsidR="007C4F54" w:rsidRPr="005C1CF7">
          <w:rPr>
            <w:rFonts w:ascii="Arial" w:hAnsi="Arial" w:cs="Arial"/>
            <w:sz w:val="24"/>
            <w:szCs w:val="24"/>
          </w:rPr>
          <w:t>los</w:t>
        </w:r>
        <w:r w:rsidRPr="005C1CF7">
          <w:rPr>
            <w:rFonts w:ascii="Arial" w:hAnsi="Arial" w:cs="Arial"/>
            <w:sz w:val="24"/>
            <w:szCs w:val="24"/>
          </w:rPr>
          <w:t xml:space="preserve"> </w:t>
        </w:r>
      </w:ins>
      <w:r w:rsidRPr="005C1CF7">
        <w:rPr>
          <w:rFonts w:ascii="Arial" w:hAnsi="Arial"/>
          <w:sz w:val="24"/>
          <w:rPrChange w:id="13" w:author="Eugenia Arce Londoño" w:date="2015-10-01T08:28:00Z">
            <w:rPr>
              <w:rFonts w:ascii="Arial" w:hAnsi="Arial"/>
              <w:b/>
              <w:sz w:val="24"/>
            </w:rPr>
          </w:rPrChange>
        </w:rPr>
        <w:t>sistemas políticos</w:t>
      </w:r>
      <w:r w:rsidR="007C4F54" w:rsidRPr="005C1CF7">
        <w:rPr>
          <w:rFonts w:ascii="Arial" w:hAnsi="Arial" w:cs="Arial"/>
          <w:sz w:val="24"/>
          <w:szCs w:val="24"/>
        </w:rPr>
        <w:t xml:space="preserve"> modernos</w:t>
      </w:r>
      <w:del w:id="14" w:author="Eugenia Arce Londoño" w:date="2015-10-01T08:28:00Z">
        <w:r w:rsidRPr="00A261C8">
          <w:rPr>
            <w:rFonts w:ascii="Arial" w:hAnsi="Arial" w:cs="Arial"/>
            <w:sz w:val="24"/>
            <w:szCs w:val="24"/>
          </w:rPr>
          <w:delText>,</w:delText>
        </w:r>
      </w:del>
      <w:ins w:id="15" w:author="Eugenia Arce Londoño" w:date="2015-10-01T08:28:00Z">
        <w:r w:rsidR="007C4F54" w:rsidRPr="005C1CF7">
          <w:rPr>
            <w:rFonts w:ascii="Arial" w:hAnsi="Arial" w:cs="Arial"/>
            <w:sz w:val="24"/>
            <w:szCs w:val="24"/>
          </w:rPr>
          <w:t xml:space="preserve"> y los</w:t>
        </w:r>
      </w:ins>
      <w:r w:rsidR="007C4F54" w:rsidRPr="005C1CF7">
        <w:rPr>
          <w:rFonts w:ascii="Arial" w:hAnsi="Arial" w:cs="Arial"/>
          <w:sz w:val="24"/>
          <w:szCs w:val="24"/>
        </w:rPr>
        <w:t xml:space="preserve"> </w:t>
      </w:r>
      <w:r w:rsidRPr="005C1CF7">
        <w:rPr>
          <w:rFonts w:ascii="Arial" w:hAnsi="Arial"/>
          <w:sz w:val="24"/>
          <w:rPrChange w:id="16" w:author="Eugenia Arce Londoño" w:date="2015-10-01T08:28:00Z">
            <w:rPr>
              <w:rFonts w:ascii="Arial" w:hAnsi="Arial"/>
              <w:b/>
              <w:sz w:val="24"/>
            </w:rPr>
          </w:rPrChange>
        </w:rPr>
        <w:t>sistemas políticos</w:t>
      </w:r>
      <w:r w:rsidRPr="005C1CF7">
        <w:rPr>
          <w:rFonts w:ascii="Arial" w:hAnsi="Arial" w:cs="Arial"/>
          <w:sz w:val="24"/>
          <w:szCs w:val="24"/>
        </w:rPr>
        <w:t xml:space="preserve"> contemporáneos</w:t>
      </w:r>
      <w:del w:id="17" w:author="Eugenia Arce Londoño" w:date="2015-10-01T08:28:00Z">
        <w:r w:rsidRPr="00A261C8">
          <w:rPr>
            <w:rFonts w:ascii="Arial" w:hAnsi="Arial" w:cs="Arial"/>
            <w:sz w:val="24"/>
            <w:szCs w:val="24"/>
          </w:rPr>
          <w:delText>,</w:delText>
        </w:r>
      </w:del>
      <w:ins w:id="18" w:author="Eugenia Arce Londoño" w:date="2015-10-01T08:28:00Z">
        <w:r w:rsidR="007C4F54" w:rsidRPr="005C1CF7">
          <w:rPr>
            <w:rFonts w:ascii="Arial" w:hAnsi="Arial" w:cs="Arial"/>
            <w:sz w:val="24"/>
            <w:szCs w:val="24"/>
          </w:rPr>
          <w:t>; o acerca de las diferencias entre el</w:t>
        </w:r>
      </w:ins>
      <w:r w:rsidRPr="005C1CF7">
        <w:rPr>
          <w:rFonts w:ascii="Arial" w:hAnsi="Arial" w:cs="Arial"/>
          <w:sz w:val="24"/>
          <w:szCs w:val="24"/>
        </w:rPr>
        <w:t xml:space="preserve"> </w:t>
      </w:r>
      <w:r w:rsidRPr="005C1CF7">
        <w:rPr>
          <w:rFonts w:ascii="Arial" w:hAnsi="Arial"/>
          <w:sz w:val="24"/>
          <w:rPrChange w:id="19" w:author="Eugenia Arce Londoño" w:date="2015-10-01T08:28:00Z">
            <w:rPr>
              <w:rFonts w:ascii="Arial" w:hAnsi="Arial"/>
              <w:b/>
              <w:sz w:val="24"/>
            </w:rPr>
          </w:rPrChange>
        </w:rPr>
        <w:t>sistema político</w:t>
      </w:r>
      <w:r w:rsidRPr="005C1CF7">
        <w:rPr>
          <w:rFonts w:ascii="Arial" w:hAnsi="Arial" w:cs="Arial"/>
          <w:sz w:val="24"/>
          <w:szCs w:val="24"/>
        </w:rPr>
        <w:t xml:space="preserve"> democrático, </w:t>
      </w:r>
      <w:del w:id="20" w:author="Eugenia Arce Londoño" w:date="2015-10-01T08:28:00Z">
        <w:r w:rsidRPr="00A261C8">
          <w:rPr>
            <w:rFonts w:ascii="Arial" w:hAnsi="Arial" w:cs="Arial"/>
            <w:b/>
            <w:sz w:val="24"/>
            <w:szCs w:val="24"/>
          </w:rPr>
          <w:delText>sistema político</w:delText>
        </w:r>
      </w:del>
      <w:ins w:id="21" w:author="Eugenia Arce Londoño" w:date="2015-10-01T08:28:00Z">
        <w:r w:rsidR="007C4F54" w:rsidRPr="005C1CF7">
          <w:rPr>
            <w:rFonts w:ascii="Arial" w:hAnsi="Arial" w:cs="Arial"/>
            <w:sz w:val="24"/>
            <w:szCs w:val="24"/>
          </w:rPr>
          <w:t>el</w:t>
        </w:r>
      </w:ins>
      <w:r w:rsidR="007C4F54" w:rsidRPr="005C1CF7">
        <w:rPr>
          <w:rFonts w:ascii="Arial" w:hAnsi="Arial" w:cs="Arial"/>
          <w:sz w:val="24"/>
          <w:szCs w:val="24"/>
        </w:rPr>
        <w:t xml:space="preserve"> </w:t>
      </w:r>
      <w:r w:rsidRPr="005C1CF7">
        <w:rPr>
          <w:rFonts w:ascii="Arial" w:hAnsi="Arial" w:cs="Arial"/>
          <w:sz w:val="24"/>
          <w:szCs w:val="24"/>
        </w:rPr>
        <w:t>autocrático,</w:t>
      </w:r>
      <w:r w:rsidR="007C4F54" w:rsidRPr="005C1CF7">
        <w:rPr>
          <w:rFonts w:ascii="Arial" w:hAnsi="Arial" w:cs="Arial"/>
          <w:sz w:val="24"/>
          <w:szCs w:val="24"/>
        </w:rPr>
        <w:t xml:space="preserve"> </w:t>
      </w:r>
      <w:del w:id="22" w:author="Eugenia Arce Londoño" w:date="2015-10-01T08:28:00Z">
        <w:r w:rsidRPr="00A261C8">
          <w:rPr>
            <w:rFonts w:ascii="Arial" w:hAnsi="Arial" w:cs="Arial"/>
            <w:b/>
            <w:sz w:val="24"/>
            <w:szCs w:val="24"/>
          </w:rPr>
          <w:delText>sistema político</w:delText>
        </w:r>
      </w:del>
      <w:ins w:id="23" w:author="Eugenia Arce Londoño" w:date="2015-10-01T08:28:00Z">
        <w:r w:rsidR="005C1CF7">
          <w:rPr>
            <w:rFonts w:ascii="Arial" w:hAnsi="Arial" w:cs="Arial"/>
            <w:sz w:val="24"/>
            <w:szCs w:val="24"/>
          </w:rPr>
          <w:t>el</w:t>
        </w:r>
      </w:ins>
      <w:r w:rsidRPr="005C1CF7">
        <w:rPr>
          <w:rFonts w:ascii="Arial" w:hAnsi="Arial" w:cs="Arial"/>
          <w:sz w:val="24"/>
          <w:szCs w:val="24"/>
        </w:rPr>
        <w:t xml:space="preserve"> parlamentario, </w:t>
      </w:r>
      <w:del w:id="24" w:author="Eugenia Arce Londoño" w:date="2015-10-01T08:28:00Z">
        <w:r w:rsidRPr="00A261C8">
          <w:rPr>
            <w:rFonts w:ascii="Arial" w:hAnsi="Arial" w:cs="Arial"/>
            <w:b/>
            <w:sz w:val="24"/>
            <w:szCs w:val="24"/>
          </w:rPr>
          <w:delText>sistema político</w:delText>
        </w:r>
      </w:del>
      <w:ins w:id="25" w:author="Eugenia Arce Londoño" w:date="2015-10-01T08:28:00Z">
        <w:r w:rsidR="005C1CF7">
          <w:rPr>
            <w:rFonts w:ascii="Arial" w:hAnsi="Arial" w:cs="Arial"/>
            <w:sz w:val="24"/>
            <w:szCs w:val="24"/>
          </w:rPr>
          <w:t xml:space="preserve">o </w:t>
        </w:r>
        <w:r w:rsidR="007C4F54" w:rsidRPr="005C1CF7">
          <w:rPr>
            <w:rFonts w:ascii="Arial" w:hAnsi="Arial" w:cs="Arial"/>
            <w:sz w:val="24"/>
            <w:szCs w:val="24"/>
          </w:rPr>
          <w:t>el</w:t>
        </w:r>
      </w:ins>
      <w:r w:rsidR="007C4F54" w:rsidRPr="005C1CF7">
        <w:rPr>
          <w:rFonts w:ascii="Arial" w:hAnsi="Arial" w:cs="Arial"/>
          <w:sz w:val="24"/>
          <w:szCs w:val="24"/>
        </w:rPr>
        <w:t xml:space="preserve"> </w:t>
      </w:r>
      <w:r w:rsidR="005C1CF7">
        <w:rPr>
          <w:rFonts w:ascii="Arial" w:hAnsi="Arial" w:cs="Arial"/>
          <w:sz w:val="24"/>
          <w:szCs w:val="24"/>
        </w:rPr>
        <w:t>presidencial</w:t>
      </w:r>
      <w:del w:id="26" w:author="Eugenia Arce Londoño" w:date="2015-10-01T08:28:00Z">
        <w:r w:rsidRPr="00A261C8">
          <w:rPr>
            <w:rFonts w:ascii="Arial" w:hAnsi="Arial" w:cs="Arial"/>
            <w:sz w:val="24"/>
            <w:szCs w:val="24"/>
          </w:rPr>
          <w:delText>,</w:delText>
        </w:r>
      </w:del>
      <w:ins w:id="27" w:author="Eugenia Arce Londoño" w:date="2015-10-01T08:28:00Z">
        <w:r w:rsidR="005C1CF7">
          <w:rPr>
            <w:rFonts w:ascii="Arial" w:hAnsi="Arial" w:cs="Arial"/>
            <w:sz w:val="24"/>
            <w:szCs w:val="24"/>
          </w:rPr>
          <w:t>; o habrás conocido discusiones sobre la naturaleza d</w:t>
        </w:r>
        <w:r w:rsidR="007C4F54" w:rsidRPr="005C1CF7">
          <w:rPr>
            <w:rFonts w:ascii="Arial" w:hAnsi="Arial" w:cs="Arial"/>
            <w:sz w:val="24"/>
            <w:szCs w:val="24"/>
          </w:rPr>
          <w:t>el</w:t>
        </w:r>
      </w:ins>
      <w:r w:rsidR="007C4F54" w:rsidRPr="005C1CF7">
        <w:rPr>
          <w:rFonts w:ascii="Arial" w:hAnsi="Arial" w:cs="Arial"/>
          <w:sz w:val="24"/>
          <w:szCs w:val="24"/>
        </w:rPr>
        <w:t xml:space="preserve"> </w:t>
      </w:r>
      <w:r w:rsidRPr="005C1CF7">
        <w:rPr>
          <w:rFonts w:ascii="Arial" w:hAnsi="Arial"/>
          <w:sz w:val="24"/>
          <w:rPrChange w:id="28" w:author="Eugenia Arce Londoño" w:date="2015-10-01T08:28:00Z">
            <w:rPr>
              <w:rFonts w:ascii="Arial" w:hAnsi="Arial"/>
              <w:b/>
              <w:sz w:val="24"/>
            </w:rPr>
          </w:rPrChange>
        </w:rPr>
        <w:t>sistema político</w:t>
      </w:r>
      <w:r w:rsidRPr="005C1CF7">
        <w:rPr>
          <w:rFonts w:ascii="Arial" w:hAnsi="Arial" w:cs="Arial"/>
          <w:sz w:val="24"/>
          <w:szCs w:val="24"/>
        </w:rPr>
        <w:t xml:space="preserve"> liberal, </w:t>
      </w:r>
      <w:ins w:id="29" w:author="Eugenia Arce Londoño" w:date="2015-10-01T08:28:00Z">
        <w:r w:rsidR="005C1CF7">
          <w:rPr>
            <w:rFonts w:ascii="Arial" w:hAnsi="Arial" w:cs="Arial"/>
            <w:sz w:val="24"/>
            <w:szCs w:val="24"/>
          </w:rPr>
          <w:t>d</w:t>
        </w:r>
        <w:r w:rsidR="007C4F54" w:rsidRPr="005C1CF7">
          <w:rPr>
            <w:rFonts w:ascii="Arial" w:hAnsi="Arial" w:cs="Arial"/>
            <w:sz w:val="24"/>
            <w:szCs w:val="24"/>
          </w:rPr>
          <w:t xml:space="preserve">el </w:t>
        </w:r>
      </w:ins>
      <w:r w:rsidRPr="005C1CF7">
        <w:rPr>
          <w:rFonts w:ascii="Arial" w:hAnsi="Arial"/>
          <w:sz w:val="24"/>
          <w:rPrChange w:id="30" w:author="Eugenia Arce Londoño" w:date="2015-10-01T08:28:00Z">
            <w:rPr>
              <w:rFonts w:ascii="Arial" w:hAnsi="Arial"/>
              <w:b/>
              <w:sz w:val="24"/>
            </w:rPr>
          </w:rPrChange>
        </w:rPr>
        <w:t>sistema político</w:t>
      </w:r>
      <w:r w:rsidRPr="005C1CF7">
        <w:rPr>
          <w:rFonts w:ascii="Arial" w:hAnsi="Arial" w:cs="Arial"/>
          <w:sz w:val="24"/>
          <w:szCs w:val="24"/>
        </w:rPr>
        <w:t xml:space="preserve"> socialista, </w:t>
      </w:r>
      <w:ins w:id="31" w:author="Eugenia Arce Londoño" w:date="2015-10-01T08:28:00Z">
        <w:r w:rsidR="005C1CF7">
          <w:rPr>
            <w:rFonts w:ascii="Arial" w:hAnsi="Arial" w:cs="Arial"/>
            <w:sz w:val="24"/>
            <w:szCs w:val="24"/>
          </w:rPr>
          <w:t>d</w:t>
        </w:r>
        <w:r w:rsidR="007C4F54" w:rsidRPr="005C1CF7">
          <w:rPr>
            <w:rFonts w:ascii="Arial" w:hAnsi="Arial" w:cs="Arial"/>
            <w:sz w:val="24"/>
            <w:szCs w:val="24"/>
          </w:rPr>
          <w:t xml:space="preserve">el </w:t>
        </w:r>
      </w:ins>
      <w:r w:rsidRPr="005C1CF7">
        <w:rPr>
          <w:rFonts w:ascii="Arial" w:hAnsi="Arial"/>
          <w:sz w:val="24"/>
          <w:rPrChange w:id="32" w:author="Eugenia Arce Londoño" w:date="2015-10-01T08:28:00Z">
            <w:rPr>
              <w:rFonts w:ascii="Arial" w:hAnsi="Arial"/>
              <w:b/>
              <w:sz w:val="24"/>
            </w:rPr>
          </w:rPrChange>
        </w:rPr>
        <w:t>sistema político</w:t>
      </w:r>
      <w:r w:rsidRPr="005C1CF7">
        <w:rPr>
          <w:rFonts w:ascii="Arial" w:hAnsi="Arial" w:cs="Arial"/>
          <w:sz w:val="24"/>
          <w:szCs w:val="24"/>
        </w:rPr>
        <w:t xml:space="preserve"> fascista, </w:t>
      </w:r>
      <w:ins w:id="33" w:author="Eugenia Arce Londoño" w:date="2015-10-01T08:28:00Z">
        <w:r w:rsidR="005C1CF7">
          <w:rPr>
            <w:rFonts w:ascii="Arial" w:hAnsi="Arial" w:cs="Arial"/>
            <w:sz w:val="24"/>
            <w:szCs w:val="24"/>
          </w:rPr>
          <w:t>d</w:t>
        </w:r>
        <w:r w:rsidR="007C4F54" w:rsidRPr="005C1CF7">
          <w:rPr>
            <w:rFonts w:ascii="Arial" w:hAnsi="Arial" w:cs="Arial"/>
            <w:sz w:val="24"/>
            <w:szCs w:val="24"/>
          </w:rPr>
          <w:t xml:space="preserve">el </w:t>
        </w:r>
      </w:ins>
      <w:r w:rsidRPr="005C1CF7">
        <w:rPr>
          <w:rFonts w:ascii="Arial" w:hAnsi="Arial"/>
          <w:sz w:val="24"/>
          <w:rPrChange w:id="34" w:author="Eugenia Arce Londoño" w:date="2015-10-01T08:28:00Z">
            <w:rPr>
              <w:rFonts w:ascii="Arial" w:hAnsi="Arial"/>
              <w:b/>
              <w:sz w:val="24"/>
            </w:rPr>
          </w:rPrChange>
        </w:rPr>
        <w:t>sistema político</w:t>
      </w:r>
      <w:r w:rsidR="005C1CF7">
        <w:rPr>
          <w:rFonts w:ascii="Arial" w:hAnsi="Arial" w:cs="Arial"/>
          <w:sz w:val="24"/>
          <w:szCs w:val="24"/>
        </w:rPr>
        <w:t xml:space="preserve"> nacionalsocialista</w:t>
      </w:r>
      <w:del w:id="35" w:author="Eugenia Arce Londoño" w:date="2015-10-01T08:28:00Z">
        <w:r w:rsidRPr="00A261C8">
          <w:rPr>
            <w:rFonts w:ascii="Arial" w:hAnsi="Arial" w:cs="Arial"/>
            <w:sz w:val="24"/>
            <w:szCs w:val="24"/>
          </w:rPr>
          <w:delText xml:space="preserve">, </w:delText>
        </w:r>
      </w:del>
      <w:ins w:id="36" w:author="Eugenia Arce Londoño" w:date="2015-10-01T08:28:00Z">
        <w:r w:rsidR="005C1CF7">
          <w:rPr>
            <w:rFonts w:ascii="Arial" w:hAnsi="Arial" w:cs="Arial"/>
            <w:sz w:val="24"/>
            <w:szCs w:val="24"/>
          </w:rPr>
          <w:t>; y sobre el alcance d</w:t>
        </w:r>
        <w:r w:rsidR="007C4F54" w:rsidRPr="005C1CF7">
          <w:rPr>
            <w:rFonts w:ascii="Arial" w:hAnsi="Arial" w:cs="Arial"/>
            <w:sz w:val="24"/>
            <w:szCs w:val="24"/>
          </w:rPr>
          <w:t>el</w:t>
        </w:r>
      </w:ins>
      <w:r w:rsidR="007C4F54" w:rsidRPr="005C1CF7">
        <w:rPr>
          <w:rFonts w:ascii="Arial" w:hAnsi="Arial" w:cs="Arial"/>
          <w:sz w:val="24"/>
          <w:szCs w:val="24"/>
        </w:rPr>
        <w:t xml:space="preserve"> </w:t>
      </w:r>
      <w:r w:rsidRPr="005C1CF7">
        <w:rPr>
          <w:rFonts w:ascii="Arial" w:hAnsi="Arial"/>
          <w:sz w:val="24"/>
          <w:rPrChange w:id="37" w:author="Eugenia Arce Londoño" w:date="2015-10-01T08:28:00Z">
            <w:rPr>
              <w:rFonts w:ascii="Arial" w:hAnsi="Arial"/>
              <w:b/>
              <w:sz w:val="24"/>
            </w:rPr>
          </w:rPrChange>
        </w:rPr>
        <w:t>sistema político</w:t>
      </w:r>
      <w:r w:rsidR="005C1CF7">
        <w:rPr>
          <w:rFonts w:ascii="Arial" w:hAnsi="Arial" w:cs="Arial"/>
          <w:sz w:val="24"/>
          <w:szCs w:val="24"/>
        </w:rPr>
        <w:t xml:space="preserve"> nacional</w:t>
      </w:r>
      <w:del w:id="38" w:author="Eugenia Arce Londoño" w:date="2015-10-01T08:28:00Z">
        <w:r w:rsidRPr="00A261C8">
          <w:rPr>
            <w:rFonts w:ascii="Arial" w:hAnsi="Arial" w:cs="Arial"/>
            <w:sz w:val="24"/>
            <w:szCs w:val="24"/>
          </w:rPr>
          <w:delText>,</w:delText>
        </w:r>
      </w:del>
      <w:ins w:id="39" w:author="Eugenia Arce Londoño" w:date="2015-10-01T08:28:00Z">
        <w:r w:rsidRPr="005C1CF7">
          <w:rPr>
            <w:rFonts w:ascii="Arial" w:hAnsi="Arial" w:cs="Arial"/>
            <w:sz w:val="24"/>
            <w:szCs w:val="24"/>
          </w:rPr>
          <w:t xml:space="preserve"> </w:t>
        </w:r>
        <w:r w:rsidR="007C4F54" w:rsidRPr="005C1CF7">
          <w:rPr>
            <w:rFonts w:ascii="Arial" w:hAnsi="Arial" w:cs="Arial"/>
            <w:sz w:val="24"/>
            <w:szCs w:val="24"/>
          </w:rPr>
          <w:t>o el</w:t>
        </w:r>
      </w:ins>
      <w:r w:rsidR="007C4F54" w:rsidRPr="005C1CF7">
        <w:rPr>
          <w:rFonts w:ascii="Arial" w:hAnsi="Arial" w:cs="Arial"/>
          <w:sz w:val="24"/>
          <w:szCs w:val="24"/>
        </w:rPr>
        <w:t xml:space="preserve"> </w:t>
      </w:r>
      <w:r w:rsidRPr="005C1CF7">
        <w:rPr>
          <w:rFonts w:ascii="Arial" w:hAnsi="Arial"/>
          <w:sz w:val="24"/>
          <w:rPrChange w:id="40" w:author="Eugenia Arce Londoño" w:date="2015-10-01T08:28:00Z">
            <w:rPr>
              <w:rFonts w:ascii="Arial" w:hAnsi="Arial"/>
              <w:b/>
              <w:sz w:val="24"/>
            </w:rPr>
          </w:rPrChange>
        </w:rPr>
        <w:t>sistema político</w:t>
      </w:r>
      <w:r w:rsidRPr="00A261C8">
        <w:rPr>
          <w:rFonts w:ascii="Arial" w:hAnsi="Arial" w:cs="Arial"/>
          <w:sz w:val="24"/>
          <w:szCs w:val="24"/>
        </w:rPr>
        <w:t xml:space="preserve"> local</w:t>
      </w:r>
      <w:ins w:id="41" w:author="Eugenia Arce Londoño" w:date="2015-10-01T08:28:00Z">
        <w:r w:rsidR="007C4F54">
          <w:rPr>
            <w:rFonts w:ascii="Arial" w:hAnsi="Arial" w:cs="Arial"/>
            <w:sz w:val="24"/>
            <w:szCs w:val="24"/>
          </w:rPr>
          <w:t>. Todas</w:t>
        </w:r>
      </w:ins>
      <w:r w:rsidRPr="00A261C8">
        <w:rPr>
          <w:rFonts w:ascii="Arial" w:hAnsi="Arial" w:cs="Arial"/>
          <w:sz w:val="24"/>
          <w:szCs w:val="24"/>
        </w:rPr>
        <w:t xml:space="preserve"> son expresiones que nos muest</w:t>
      </w:r>
      <w:r w:rsidR="007C4F54">
        <w:rPr>
          <w:rFonts w:ascii="Arial" w:hAnsi="Arial" w:cs="Arial"/>
          <w:sz w:val="24"/>
          <w:szCs w:val="24"/>
        </w:rPr>
        <w:t>ran la importancia del concepto</w:t>
      </w:r>
      <w:del w:id="42" w:author="Eugenia Arce Londoño" w:date="2015-10-01T08:28:00Z">
        <w:r w:rsidRPr="00A261C8">
          <w:rPr>
            <w:rFonts w:ascii="Arial" w:hAnsi="Arial" w:cs="Arial"/>
            <w:sz w:val="24"/>
            <w:szCs w:val="24"/>
          </w:rPr>
          <w:delText>,</w:delText>
        </w:r>
      </w:del>
      <w:ins w:id="43" w:author="Eugenia Arce Londoño" w:date="2015-10-01T08:28:00Z">
        <w:r w:rsidR="007C4F54">
          <w:rPr>
            <w:rFonts w:ascii="Arial" w:hAnsi="Arial" w:cs="Arial"/>
            <w:sz w:val="24"/>
            <w:szCs w:val="24"/>
          </w:rPr>
          <w:t xml:space="preserve"> y</w:t>
        </w:r>
      </w:ins>
      <w:r w:rsidRPr="00A261C8">
        <w:rPr>
          <w:rFonts w:ascii="Arial" w:hAnsi="Arial" w:cs="Arial"/>
          <w:sz w:val="24"/>
          <w:szCs w:val="24"/>
        </w:rPr>
        <w:t xml:space="preserve"> sus connotaciones políticas</w:t>
      </w:r>
      <w:del w:id="44" w:author="Eugenia Arce Londoño" w:date="2015-10-01T08:28:00Z">
        <w:r w:rsidRPr="00A261C8">
          <w:rPr>
            <w:rFonts w:ascii="Arial" w:hAnsi="Arial" w:cs="Arial"/>
            <w:sz w:val="24"/>
            <w:szCs w:val="24"/>
          </w:rPr>
          <w:delText xml:space="preserve"> y su empleo cotidiano y académico</w:delText>
        </w:r>
      </w:del>
      <w:r w:rsidRPr="00A261C8">
        <w:rPr>
          <w:rFonts w:ascii="Arial" w:hAnsi="Arial" w:cs="Arial"/>
          <w:sz w:val="24"/>
          <w:szCs w:val="24"/>
        </w:rPr>
        <w:t>.</w:t>
      </w:r>
    </w:p>
    <w:p w14:paraId="2279CFC7" w14:textId="77777777" w:rsidR="00721540" w:rsidRPr="00A261C8" w:rsidRDefault="0072154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716"/>
      </w:tblGrid>
      <w:tr w:rsidR="00DD543A" w:rsidRPr="00A261C8" w14:paraId="4D2FC0BD" w14:textId="77777777" w:rsidTr="00DF4B97">
        <w:trPr>
          <w:trHeight w:val="224"/>
          <w:jc w:val="center"/>
        </w:trPr>
        <w:tc>
          <w:tcPr>
            <w:tcW w:w="6690" w:type="dxa"/>
            <w:gridSpan w:val="2"/>
            <w:shd w:val="clear" w:color="auto" w:fill="0D0D0D"/>
          </w:tcPr>
          <w:p w14:paraId="2F82EFA1" w14:textId="77777777" w:rsidR="006F11DB" w:rsidRPr="00A261C8" w:rsidRDefault="006F11DB"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D543A" w:rsidRPr="00A261C8" w14:paraId="32AD3C2D" w14:textId="77777777" w:rsidTr="00DF4B97">
        <w:trPr>
          <w:trHeight w:val="215"/>
          <w:jc w:val="center"/>
        </w:trPr>
        <w:tc>
          <w:tcPr>
            <w:tcW w:w="2092" w:type="dxa"/>
          </w:tcPr>
          <w:p w14:paraId="3C01F6EA" w14:textId="77777777" w:rsidR="006F11DB" w:rsidRPr="00A261C8" w:rsidRDefault="006F11DB"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598" w:type="dxa"/>
          </w:tcPr>
          <w:p w14:paraId="326A4A32" w14:textId="77777777" w:rsidR="006F11DB" w:rsidRPr="00A261C8" w:rsidRDefault="006F11DB"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01</w:t>
            </w:r>
          </w:p>
        </w:tc>
      </w:tr>
      <w:tr w:rsidR="00DD543A" w:rsidRPr="00A261C8" w14:paraId="63583B80" w14:textId="77777777" w:rsidTr="00DF4B97">
        <w:trPr>
          <w:trHeight w:val="215"/>
          <w:jc w:val="center"/>
        </w:trPr>
        <w:tc>
          <w:tcPr>
            <w:tcW w:w="2092" w:type="dxa"/>
          </w:tcPr>
          <w:p w14:paraId="3AEA6649" w14:textId="77777777" w:rsidR="006F11DB" w:rsidRPr="00A261C8" w:rsidRDefault="006F11DB"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598" w:type="dxa"/>
          </w:tcPr>
          <w:p w14:paraId="4D62D37D" w14:textId="5E04A343" w:rsidR="006F11DB" w:rsidRPr="00A261C8" w:rsidRDefault="007C4F54" w:rsidP="00A85C40">
            <w:pPr>
              <w:spacing w:line="276" w:lineRule="auto"/>
              <w:jc w:val="both"/>
              <w:rPr>
                <w:rFonts w:ascii="Arial" w:eastAsia="Cambria" w:hAnsi="Arial" w:cs="Arial"/>
                <w:sz w:val="24"/>
                <w:szCs w:val="24"/>
              </w:rPr>
            </w:pPr>
            <w:r>
              <w:rPr>
                <w:rFonts w:ascii="Arial" w:eastAsia="Cambria" w:hAnsi="Arial" w:cs="Arial"/>
                <w:sz w:val="24"/>
                <w:szCs w:val="24"/>
              </w:rPr>
              <w:t xml:space="preserve">Sistema </w:t>
            </w:r>
            <w:del w:id="45" w:author="Eugenia Arce Londoño" w:date="2015-10-01T08:28:00Z">
              <w:r w:rsidR="004B3267" w:rsidRPr="00A261C8">
                <w:rPr>
                  <w:rFonts w:ascii="Arial" w:eastAsia="Cambria" w:hAnsi="Arial" w:cs="Arial"/>
                  <w:sz w:val="24"/>
                  <w:szCs w:val="24"/>
                </w:rPr>
                <w:delText>Polí</w:delText>
              </w:r>
              <w:r w:rsidR="00DD543A" w:rsidRPr="00A261C8">
                <w:rPr>
                  <w:rFonts w:ascii="Arial" w:eastAsia="Cambria" w:hAnsi="Arial" w:cs="Arial"/>
                  <w:sz w:val="24"/>
                  <w:szCs w:val="24"/>
                </w:rPr>
                <w:delText>tico Parlamentario</w:delText>
              </w:r>
            </w:del>
            <w:ins w:id="46" w:author="Eugenia Arce Londoño" w:date="2015-10-01T08:28:00Z">
              <w:r>
                <w:rPr>
                  <w:rFonts w:ascii="Arial" w:eastAsia="Cambria" w:hAnsi="Arial" w:cs="Arial"/>
                  <w:sz w:val="24"/>
                  <w:szCs w:val="24"/>
                </w:rPr>
                <w:t>p</w:t>
              </w:r>
              <w:r w:rsidR="004B3267" w:rsidRPr="00A261C8">
                <w:rPr>
                  <w:rFonts w:ascii="Arial" w:eastAsia="Cambria" w:hAnsi="Arial" w:cs="Arial"/>
                  <w:sz w:val="24"/>
                  <w:szCs w:val="24"/>
                </w:rPr>
                <w:t>olí</w:t>
              </w:r>
              <w:r>
                <w:rPr>
                  <w:rFonts w:ascii="Arial" w:eastAsia="Cambria" w:hAnsi="Arial" w:cs="Arial"/>
                  <w:sz w:val="24"/>
                  <w:szCs w:val="24"/>
                </w:rPr>
                <w:t>tico p</w:t>
              </w:r>
              <w:r w:rsidR="00DD543A" w:rsidRPr="00A261C8">
                <w:rPr>
                  <w:rFonts w:ascii="Arial" w:eastAsia="Cambria" w:hAnsi="Arial" w:cs="Arial"/>
                  <w:sz w:val="24"/>
                  <w:szCs w:val="24"/>
                </w:rPr>
                <w:t>arlamentario</w:t>
              </w:r>
            </w:ins>
            <w:r w:rsidR="00DD543A" w:rsidRPr="00A261C8">
              <w:rPr>
                <w:rFonts w:ascii="Arial" w:eastAsia="Cambria" w:hAnsi="Arial" w:cs="Arial"/>
                <w:sz w:val="24"/>
                <w:szCs w:val="24"/>
              </w:rPr>
              <w:t>.</w:t>
            </w:r>
          </w:p>
        </w:tc>
      </w:tr>
      <w:tr w:rsidR="004A1749" w:rsidRPr="00A261C8" w14:paraId="3DBD46D3" w14:textId="77777777" w:rsidTr="00DF4B97">
        <w:trPr>
          <w:trHeight w:val="3057"/>
          <w:jc w:val="center"/>
        </w:trPr>
        <w:tc>
          <w:tcPr>
            <w:tcW w:w="2092" w:type="dxa"/>
          </w:tcPr>
          <w:p w14:paraId="4AEF7637" w14:textId="0192508E" w:rsidR="006F11DB" w:rsidRPr="00A261C8" w:rsidRDefault="006F11DB"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00DD543A" w:rsidRPr="00A261C8">
              <w:rPr>
                <w:rStyle w:val="Refdenotaalpie"/>
                <w:rFonts w:ascii="Arial" w:eastAsia="Cambria" w:hAnsi="Arial" w:cs="Arial"/>
                <w:b/>
                <w:sz w:val="24"/>
                <w:szCs w:val="24"/>
              </w:rPr>
              <w:footnoteReference w:id="2"/>
            </w:r>
            <w:r w:rsidRPr="00A261C8">
              <w:rPr>
                <w:rFonts w:ascii="Arial" w:eastAsia="Cambria" w:hAnsi="Arial" w:cs="Arial"/>
                <w:b/>
                <w:sz w:val="24"/>
                <w:szCs w:val="24"/>
              </w:rPr>
              <w:t>)</w:t>
            </w:r>
          </w:p>
        </w:tc>
        <w:tc>
          <w:tcPr>
            <w:tcW w:w="4598" w:type="dxa"/>
          </w:tcPr>
          <w:p w14:paraId="5F96F837" w14:textId="358BBD87" w:rsidR="006F11DB" w:rsidRPr="00A261C8" w:rsidRDefault="00DD543A"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F3939B0" wp14:editId="35BC5465">
                  <wp:extent cx="2857343" cy="1910687"/>
                  <wp:effectExtent l="0" t="0" r="635" b="0"/>
                  <wp:docPr id="1" name="Imagen 1" descr="http://static0.planetasaber.com/encyclopedia/Data/Imagenes/FOTOS/001QV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QVH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467" cy="1910770"/>
                          </a:xfrm>
                          <a:prstGeom prst="rect">
                            <a:avLst/>
                          </a:prstGeom>
                          <a:noFill/>
                          <a:ln>
                            <a:noFill/>
                          </a:ln>
                        </pic:spPr>
                      </pic:pic>
                    </a:graphicData>
                  </a:graphic>
                </wp:inline>
              </w:drawing>
            </w:r>
          </w:p>
        </w:tc>
      </w:tr>
      <w:tr w:rsidR="004A1749" w:rsidRPr="00A261C8" w14:paraId="0ED568F4" w14:textId="77777777" w:rsidTr="00DF4B97">
        <w:trPr>
          <w:trHeight w:val="665"/>
          <w:jc w:val="center"/>
        </w:trPr>
        <w:tc>
          <w:tcPr>
            <w:tcW w:w="2092" w:type="dxa"/>
          </w:tcPr>
          <w:p w14:paraId="2152D543" w14:textId="77777777" w:rsidR="006F11DB" w:rsidRPr="00A261C8" w:rsidRDefault="006F11DB"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598" w:type="dxa"/>
          </w:tcPr>
          <w:p w14:paraId="01CC1F32" w14:textId="3E251E10" w:rsidR="006F11DB" w:rsidRPr="00A261C8" w:rsidRDefault="001932D9" w:rsidP="00A85C40">
            <w:pPr>
              <w:spacing w:line="276" w:lineRule="auto"/>
              <w:jc w:val="both"/>
              <w:rPr>
                <w:rFonts w:ascii="Arial" w:eastAsia="Cambria" w:hAnsi="Arial" w:cs="Arial"/>
                <w:sz w:val="24"/>
                <w:szCs w:val="24"/>
              </w:rPr>
            </w:pPr>
            <w:r>
              <w:rPr>
                <w:rFonts w:ascii="Arial" w:eastAsia="Cambria" w:hAnsi="Arial" w:cs="Arial"/>
                <w:sz w:val="24"/>
                <w:szCs w:val="24"/>
              </w:rPr>
              <w:t>El Parlamento o C</w:t>
            </w:r>
            <w:r w:rsidR="007C4F54">
              <w:rPr>
                <w:rFonts w:ascii="Arial" w:eastAsia="Cambria" w:hAnsi="Arial" w:cs="Arial"/>
                <w:sz w:val="24"/>
                <w:szCs w:val="24"/>
              </w:rPr>
              <w:t xml:space="preserve">ongreso en un </w:t>
            </w:r>
            <w:del w:id="47" w:author="Eugenia Arce Londoño" w:date="2015-10-01T08:28:00Z">
              <w:r w:rsidR="004B3267" w:rsidRPr="00A261C8">
                <w:rPr>
                  <w:rFonts w:ascii="Arial" w:eastAsia="Cambria" w:hAnsi="Arial" w:cs="Arial"/>
                  <w:sz w:val="24"/>
                  <w:szCs w:val="24"/>
                </w:rPr>
                <w:delText>Sistema Político Parlamentario</w:delText>
              </w:r>
            </w:del>
            <w:ins w:id="48" w:author="Eugenia Arce Londoño" w:date="2015-10-01T08:28:00Z">
              <w:r w:rsidR="007C4F54">
                <w:rPr>
                  <w:rFonts w:ascii="Arial" w:eastAsia="Cambria" w:hAnsi="Arial" w:cs="Arial"/>
                  <w:sz w:val="24"/>
                  <w:szCs w:val="24"/>
                </w:rPr>
                <w:t>sistema político p</w:t>
              </w:r>
              <w:r w:rsidR="004B3267" w:rsidRPr="00A261C8">
                <w:rPr>
                  <w:rFonts w:ascii="Arial" w:eastAsia="Cambria" w:hAnsi="Arial" w:cs="Arial"/>
                  <w:sz w:val="24"/>
                  <w:szCs w:val="24"/>
                </w:rPr>
                <w:t>arlamentario</w:t>
              </w:r>
            </w:ins>
            <w:r w:rsidR="004B3267" w:rsidRPr="00A261C8">
              <w:rPr>
                <w:rFonts w:ascii="Arial" w:eastAsia="Cambria" w:hAnsi="Arial" w:cs="Arial"/>
                <w:sz w:val="24"/>
                <w:szCs w:val="24"/>
              </w:rPr>
              <w:t xml:space="preserve"> eje</w:t>
            </w:r>
            <w:r w:rsidR="007C4F54">
              <w:rPr>
                <w:rFonts w:ascii="Arial" w:eastAsia="Cambria" w:hAnsi="Arial" w:cs="Arial"/>
                <w:sz w:val="24"/>
                <w:szCs w:val="24"/>
              </w:rPr>
              <w:t xml:space="preserve">rce un fuerte control sobre el </w:t>
            </w:r>
            <w:del w:id="49" w:author="Eugenia Arce Londoño" w:date="2015-10-01T08:28:00Z">
              <w:r w:rsidR="004B3267" w:rsidRPr="00A261C8">
                <w:rPr>
                  <w:rFonts w:ascii="Arial" w:eastAsia="Cambria" w:hAnsi="Arial" w:cs="Arial"/>
                  <w:sz w:val="24"/>
                  <w:szCs w:val="24"/>
                </w:rPr>
                <w:delText>gobierno</w:delText>
              </w:r>
            </w:del>
            <w:ins w:id="50" w:author="Eugenia Arce Londoño" w:date="2015-10-01T08:28:00Z">
              <w:r w:rsidR="007C4F54">
                <w:rPr>
                  <w:rFonts w:ascii="Arial" w:eastAsia="Cambria" w:hAnsi="Arial" w:cs="Arial"/>
                  <w:sz w:val="24"/>
                  <w:szCs w:val="24"/>
                </w:rPr>
                <w:t>G</w:t>
              </w:r>
              <w:r w:rsidR="004B3267" w:rsidRPr="00A261C8">
                <w:rPr>
                  <w:rFonts w:ascii="Arial" w:eastAsia="Cambria" w:hAnsi="Arial" w:cs="Arial"/>
                  <w:sz w:val="24"/>
                  <w:szCs w:val="24"/>
                </w:rPr>
                <w:t>obierno</w:t>
              </w:r>
            </w:ins>
            <w:r w:rsidR="004B3267" w:rsidRPr="00A261C8">
              <w:rPr>
                <w:rFonts w:ascii="Arial" w:eastAsia="Cambria" w:hAnsi="Arial" w:cs="Arial"/>
                <w:sz w:val="24"/>
                <w:szCs w:val="24"/>
              </w:rPr>
              <w:t xml:space="preserve"> o gabinete y su</w:t>
            </w:r>
            <w:r w:rsidR="007C4F54">
              <w:rPr>
                <w:rFonts w:ascii="Arial" w:eastAsia="Cambria" w:hAnsi="Arial" w:cs="Arial"/>
                <w:sz w:val="24"/>
                <w:szCs w:val="24"/>
              </w:rPr>
              <w:t xml:space="preserve">s integrantes. Por eso para el </w:t>
            </w:r>
            <w:del w:id="51" w:author="Eugenia Arce Londoño" w:date="2015-10-01T08:28:00Z">
              <w:r w:rsidR="004B3267" w:rsidRPr="00A261C8">
                <w:rPr>
                  <w:rFonts w:ascii="Arial" w:eastAsia="Cambria" w:hAnsi="Arial" w:cs="Arial"/>
                  <w:sz w:val="24"/>
                  <w:szCs w:val="24"/>
                </w:rPr>
                <w:delText>gobierno</w:delText>
              </w:r>
            </w:del>
            <w:ins w:id="52" w:author="Eugenia Arce Londoño" w:date="2015-10-01T08:28:00Z">
              <w:r w:rsidR="007C4F54">
                <w:rPr>
                  <w:rFonts w:ascii="Arial" w:eastAsia="Cambria" w:hAnsi="Arial" w:cs="Arial"/>
                  <w:sz w:val="24"/>
                  <w:szCs w:val="24"/>
                </w:rPr>
                <w:t>G</w:t>
              </w:r>
              <w:r w:rsidR="004B3267" w:rsidRPr="00A261C8">
                <w:rPr>
                  <w:rFonts w:ascii="Arial" w:eastAsia="Cambria" w:hAnsi="Arial" w:cs="Arial"/>
                  <w:sz w:val="24"/>
                  <w:szCs w:val="24"/>
                </w:rPr>
                <w:t>obierno</w:t>
              </w:r>
            </w:ins>
            <w:r w:rsidR="004B3267" w:rsidRPr="00A261C8">
              <w:rPr>
                <w:rFonts w:ascii="Arial" w:eastAsia="Cambria" w:hAnsi="Arial" w:cs="Arial"/>
                <w:sz w:val="24"/>
                <w:szCs w:val="24"/>
              </w:rPr>
              <w:t xml:space="preserve"> es importan</w:t>
            </w:r>
            <w:r>
              <w:rPr>
                <w:rFonts w:ascii="Arial" w:eastAsia="Cambria" w:hAnsi="Arial" w:cs="Arial"/>
                <w:sz w:val="24"/>
                <w:szCs w:val="24"/>
              </w:rPr>
              <w:t xml:space="preserve">te contar con las mayorías del </w:t>
            </w:r>
            <w:del w:id="53" w:author="Eugenia Arce Londoño" w:date="2015-10-01T08:28:00Z">
              <w:r w:rsidR="004B3267" w:rsidRPr="00A261C8">
                <w:rPr>
                  <w:rFonts w:ascii="Arial" w:eastAsia="Cambria" w:hAnsi="Arial" w:cs="Arial"/>
                  <w:sz w:val="24"/>
                  <w:szCs w:val="24"/>
                </w:rPr>
                <w:delText>parlamento</w:delText>
              </w:r>
            </w:del>
            <w:ins w:id="54" w:author="Eugenia Arce Londoño" w:date="2015-10-01T08:28:00Z">
              <w:r>
                <w:rPr>
                  <w:rFonts w:ascii="Arial" w:eastAsia="Cambria" w:hAnsi="Arial" w:cs="Arial"/>
                  <w:sz w:val="24"/>
                  <w:szCs w:val="24"/>
                </w:rPr>
                <w:t>P</w:t>
              </w:r>
              <w:r w:rsidR="004B3267" w:rsidRPr="00A261C8">
                <w:rPr>
                  <w:rFonts w:ascii="Arial" w:eastAsia="Cambria" w:hAnsi="Arial" w:cs="Arial"/>
                  <w:sz w:val="24"/>
                  <w:szCs w:val="24"/>
                </w:rPr>
                <w:t>arlamento</w:t>
              </w:r>
            </w:ins>
            <w:r w:rsidR="004B3267" w:rsidRPr="00A261C8">
              <w:rPr>
                <w:rFonts w:ascii="Arial" w:eastAsia="Cambria" w:hAnsi="Arial" w:cs="Arial"/>
                <w:sz w:val="24"/>
                <w:szCs w:val="24"/>
              </w:rPr>
              <w:t>.</w:t>
            </w:r>
          </w:p>
        </w:tc>
      </w:tr>
    </w:tbl>
    <w:p w14:paraId="2C281D6E" w14:textId="77777777" w:rsidR="006F11DB" w:rsidRPr="00A261C8" w:rsidRDefault="006F11DB" w:rsidP="00A85C40">
      <w:pPr>
        <w:spacing w:line="276" w:lineRule="auto"/>
        <w:jc w:val="both"/>
        <w:rPr>
          <w:rFonts w:ascii="Arial" w:hAnsi="Arial" w:cs="Arial"/>
          <w:sz w:val="24"/>
          <w:szCs w:val="24"/>
        </w:rPr>
      </w:pPr>
    </w:p>
    <w:p w14:paraId="493173DF" w14:textId="77777777" w:rsidR="00DD543A" w:rsidRPr="00A261C8" w:rsidRDefault="00DD543A" w:rsidP="00A85C40">
      <w:pPr>
        <w:spacing w:line="276" w:lineRule="auto"/>
        <w:jc w:val="both"/>
        <w:rPr>
          <w:del w:id="55" w:author="Eugenia Arce Londoño" w:date="2015-10-01T08:28:00Z"/>
          <w:rFonts w:ascii="Arial" w:hAnsi="Arial" w:cs="Arial"/>
          <w:sz w:val="24"/>
          <w:szCs w:val="24"/>
        </w:rPr>
      </w:pPr>
      <w:del w:id="56" w:author="Eugenia Arce Londoño" w:date="2015-10-01T08:28:00Z">
        <w:r w:rsidRPr="00A261C8">
          <w:rPr>
            <w:rFonts w:ascii="Arial" w:hAnsi="Arial" w:cs="Arial"/>
            <w:sz w:val="24"/>
            <w:szCs w:val="24"/>
          </w:rPr>
          <w:lastRenderedPageBreak/>
          <w:delText>Qué</w:delText>
        </w:r>
      </w:del>
      <w:ins w:id="57" w:author="Eugenia Arce Londoño" w:date="2015-10-01T08:28:00Z">
        <w:r w:rsidR="00E14684">
          <w:rPr>
            <w:rFonts w:ascii="Arial" w:hAnsi="Arial" w:cs="Arial"/>
            <w:sz w:val="24"/>
            <w:szCs w:val="24"/>
          </w:rPr>
          <w:t xml:space="preserve">Ahora bien, </w:t>
        </w:r>
        <w:r w:rsidR="005C1CF7">
          <w:rPr>
            <w:rFonts w:ascii="Arial" w:hAnsi="Arial" w:cs="Arial"/>
            <w:sz w:val="24"/>
            <w:szCs w:val="24"/>
          </w:rPr>
          <w:t>¿</w:t>
        </w:r>
        <w:r w:rsidR="00E14684">
          <w:rPr>
            <w:rFonts w:ascii="Arial" w:hAnsi="Arial" w:cs="Arial"/>
            <w:sz w:val="24"/>
            <w:szCs w:val="24"/>
          </w:rPr>
          <w:t>q</w:t>
        </w:r>
        <w:r w:rsidRPr="00A261C8">
          <w:rPr>
            <w:rFonts w:ascii="Arial" w:hAnsi="Arial" w:cs="Arial"/>
            <w:sz w:val="24"/>
            <w:szCs w:val="24"/>
          </w:rPr>
          <w:t>ué</w:t>
        </w:r>
      </w:ins>
      <w:r w:rsidRPr="00A261C8">
        <w:rPr>
          <w:rFonts w:ascii="Arial" w:hAnsi="Arial" w:cs="Arial"/>
          <w:sz w:val="24"/>
          <w:szCs w:val="24"/>
        </w:rPr>
        <w:t xml:space="preserve"> es un </w:t>
      </w:r>
      <w:r w:rsidRPr="00A261C8">
        <w:rPr>
          <w:rFonts w:ascii="Arial" w:hAnsi="Arial" w:cs="Arial"/>
          <w:b/>
          <w:sz w:val="24"/>
          <w:szCs w:val="24"/>
        </w:rPr>
        <w:t>sistema político</w:t>
      </w:r>
      <w:ins w:id="58" w:author="Eugenia Arce Londoño" w:date="2015-10-01T08:28:00Z">
        <w:r w:rsidR="005C1CF7" w:rsidRPr="005C1CF7">
          <w:rPr>
            <w:rFonts w:ascii="Arial" w:hAnsi="Arial" w:cs="Arial"/>
            <w:sz w:val="24"/>
            <w:szCs w:val="24"/>
          </w:rPr>
          <w:t>?</w:t>
        </w:r>
        <w:r w:rsidR="00E14684">
          <w:rPr>
            <w:rFonts w:ascii="Arial" w:hAnsi="Arial" w:cs="Arial"/>
            <w:sz w:val="24"/>
            <w:szCs w:val="24"/>
          </w:rPr>
          <w:t>.</w:t>
        </w:r>
        <w:r w:rsidR="005C1CF7">
          <w:rPr>
            <w:rFonts w:ascii="Arial" w:hAnsi="Arial" w:cs="Arial"/>
            <w:sz w:val="24"/>
            <w:szCs w:val="24"/>
          </w:rPr>
          <w:t xml:space="preserve"> E</w:t>
        </w:r>
        <w:r w:rsidRPr="00A261C8">
          <w:rPr>
            <w:rFonts w:ascii="Arial" w:hAnsi="Arial" w:cs="Arial"/>
            <w:sz w:val="24"/>
            <w:szCs w:val="24"/>
          </w:rPr>
          <w:t>s</w:t>
        </w:r>
        <w:r w:rsidR="005C1CF7">
          <w:rPr>
            <w:rFonts w:ascii="Arial" w:hAnsi="Arial" w:cs="Arial"/>
            <w:sz w:val="24"/>
            <w:szCs w:val="24"/>
          </w:rPr>
          <w:t>ta</w:t>
        </w:r>
      </w:ins>
      <w:r w:rsidR="005C1CF7">
        <w:rPr>
          <w:rFonts w:ascii="Arial" w:hAnsi="Arial" w:cs="Arial"/>
          <w:sz w:val="24"/>
          <w:szCs w:val="24"/>
        </w:rPr>
        <w:t xml:space="preserve"> es</w:t>
      </w:r>
      <w:r w:rsidRPr="00A261C8">
        <w:rPr>
          <w:rFonts w:ascii="Arial" w:hAnsi="Arial" w:cs="Arial"/>
          <w:sz w:val="24"/>
          <w:szCs w:val="24"/>
        </w:rPr>
        <w:t xml:space="preserve"> una pregunta fundamental para hacer </w:t>
      </w:r>
      <w:r w:rsidRPr="00A261C8">
        <w:rPr>
          <w:rFonts w:ascii="Arial" w:hAnsi="Arial" w:cs="Arial"/>
          <w:b/>
          <w:sz w:val="24"/>
          <w:szCs w:val="24"/>
        </w:rPr>
        <w:t>análisis político</w:t>
      </w:r>
      <w:r w:rsidRPr="00A261C8">
        <w:rPr>
          <w:rFonts w:ascii="Arial" w:hAnsi="Arial" w:cs="Arial"/>
          <w:sz w:val="24"/>
          <w:szCs w:val="24"/>
        </w:rPr>
        <w:t xml:space="preserve"> con respecto a las </w:t>
      </w:r>
      <w:r w:rsidR="005C1CF7">
        <w:rPr>
          <w:rFonts w:ascii="Arial" w:hAnsi="Arial" w:cs="Arial"/>
          <w:b/>
          <w:sz w:val="24"/>
          <w:szCs w:val="24"/>
        </w:rPr>
        <w:t>relaciones de poder</w:t>
      </w:r>
      <w:r w:rsidR="005C1CF7">
        <w:rPr>
          <w:rFonts w:ascii="Arial" w:hAnsi="Arial"/>
          <w:b/>
          <w:sz w:val="24"/>
          <w:rPrChange w:id="59" w:author="Eugenia Arce Londoño" w:date="2015-10-01T08:28:00Z">
            <w:rPr>
              <w:rFonts w:ascii="Arial" w:hAnsi="Arial"/>
              <w:sz w:val="24"/>
            </w:rPr>
          </w:rPrChange>
        </w:rPr>
        <w:t>.</w:t>
      </w:r>
    </w:p>
    <w:p w14:paraId="093711D9" w14:textId="77777777" w:rsidR="00DD543A" w:rsidRPr="00A261C8" w:rsidRDefault="00DD543A" w:rsidP="00A85C40">
      <w:pPr>
        <w:spacing w:line="276" w:lineRule="auto"/>
        <w:jc w:val="both"/>
        <w:rPr>
          <w:del w:id="60" w:author="Eugenia Arce Londoño" w:date="2015-10-01T08:28:00Z"/>
          <w:rFonts w:ascii="Arial" w:hAnsi="Arial" w:cs="Arial"/>
          <w:sz w:val="24"/>
          <w:szCs w:val="24"/>
        </w:rPr>
      </w:pPr>
    </w:p>
    <w:p w14:paraId="4D11C195" w14:textId="20B47186" w:rsidR="00DD543A" w:rsidRPr="00A261C8" w:rsidRDefault="00DD543A" w:rsidP="00A85C40">
      <w:pPr>
        <w:spacing w:line="276" w:lineRule="auto"/>
        <w:jc w:val="both"/>
        <w:rPr>
          <w:rFonts w:ascii="Arial" w:hAnsi="Arial" w:cs="Arial"/>
          <w:sz w:val="24"/>
          <w:szCs w:val="24"/>
        </w:rPr>
      </w:pPr>
      <w:del w:id="61" w:author="Eugenia Arce Londoño" w:date="2015-10-01T08:28:00Z">
        <w:r w:rsidRPr="00A261C8">
          <w:rPr>
            <w:rFonts w:ascii="Arial" w:hAnsi="Arial" w:cs="Arial"/>
            <w:sz w:val="24"/>
            <w:szCs w:val="24"/>
          </w:rPr>
          <w:delText>Cuestión</w:delText>
        </w:r>
      </w:del>
      <w:ins w:id="62" w:author="Eugenia Arce Londoño" w:date="2015-10-01T08:28:00Z">
        <w:r w:rsidR="005C1CF7">
          <w:rPr>
            <w:rFonts w:ascii="Arial" w:hAnsi="Arial" w:cs="Arial"/>
            <w:b/>
            <w:sz w:val="24"/>
            <w:szCs w:val="24"/>
          </w:rPr>
          <w:t xml:space="preserve"> </w:t>
        </w:r>
        <w:r w:rsidR="005C1CF7">
          <w:rPr>
            <w:rFonts w:ascii="Arial" w:hAnsi="Arial" w:cs="Arial"/>
            <w:sz w:val="24"/>
            <w:szCs w:val="24"/>
          </w:rPr>
          <w:t>Se trata de una c</w:t>
        </w:r>
        <w:r w:rsidRPr="00A261C8">
          <w:rPr>
            <w:rFonts w:ascii="Arial" w:hAnsi="Arial" w:cs="Arial"/>
            <w:sz w:val="24"/>
            <w:szCs w:val="24"/>
          </w:rPr>
          <w:t>uestión</w:t>
        </w:r>
      </w:ins>
      <w:r w:rsidRPr="00A261C8">
        <w:rPr>
          <w:rFonts w:ascii="Arial" w:hAnsi="Arial" w:cs="Arial"/>
          <w:sz w:val="24"/>
          <w:szCs w:val="24"/>
        </w:rPr>
        <w:t xml:space="preserve"> que nos sitúa frente a varias situaciones:</w:t>
      </w:r>
    </w:p>
    <w:p w14:paraId="4E2BB138" w14:textId="77777777" w:rsidR="00DD543A" w:rsidRPr="00A261C8" w:rsidRDefault="00DD543A" w:rsidP="00A85C40">
      <w:pPr>
        <w:spacing w:line="276" w:lineRule="auto"/>
        <w:jc w:val="both"/>
        <w:rPr>
          <w:rFonts w:ascii="Arial" w:hAnsi="Arial" w:cs="Arial"/>
          <w:sz w:val="24"/>
          <w:szCs w:val="24"/>
        </w:rPr>
      </w:pPr>
    </w:p>
    <w:p w14:paraId="2341B17F" w14:textId="368CFF32" w:rsidR="00DD543A" w:rsidRPr="005C1CF7" w:rsidRDefault="00DD543A" w:rsidP="00A85C40">
      <w:pPr>
        <w:pStyle w:val="Prrafodelista"/>
        <w:numPr>
          <w:ilvl w:val="0"/>
          <w:numId w:val="19"/>
        </w:numPr>
        <w:spacing w:line="276" w:lineRule="auto"/>
        <w:jc w:val="both"/>
        <w:rPr>
          <w:rFonts w:ascii="Arial" w:hAnsi="Arial" w:cs="Arial"/>
          <w:sz w:val="24"/>
          <w:szCs w:val="24"/>
        </w:rPr>
      </w:pPr>
      <w:r w:rsidRPr="00A261C8">
        <w:rPr>
          <w:rFonts w:ascii="Arial" w:hAnsi="Arial" w:cs="Arial"/>
          <w:sz w:val="24"/>
          <w:szCs w:val="24"/>
        </w:rPr>
        <w:t xml:space="preserve">En primer lugar, nos ubica frente a </w:t>
      </w:r>
      <w:del w:id="63" w:author="Eugenia Arce Londoño" w:date="2015-10-01T08:28:00Z">
        <w:r w:rsidRPr="00A261C8">
          <w:rPr>
            <w:rFonts w:ascii="Arial" w:hAnsi="Arial" w:cs="Arial"/>
            <w:sz w:val="24"/>
            <w:szCs w:val="24"/>
          </w:rPr>
          <w:delText xml:space="preserve">una </w:delText>
        </w:r>
      </w:del>
      <w:ins w:id="64" w:author="Eugenia Arce Londoño" w:date="2015-10-01T08:28:00Z">
        <w:r w:rsidR="005C1CF7">
          <w:rPr>
            <w:rFonts w:ascii="Arial" w:hAnsi="Arial" w:cs="Arial"/>
            <w:sz w:val="24"/>
            <w:szCs w:val="24"/>
          </w:rPr>
          <w:t xml:space="preserve">la noción de </w:t>
        </w:r>
        <w:r w:rsidR="005C1CF7">
          <w:rPr>
            <w:rFonts w:ascii="Arial" w:hAnsi="Arial" w:cs="Arial"/>
            <w:b/>
            <w:sz w:val="24"/>
            <w:szCs w:val="24"/>
          </w:rPr>
          <w:t>sistema,</w:t>
        </w:r>
        <w:r w:rsidR="005C1CF7" w:rsidRPr="005C1CF7">
          <w:rPr>
            <w:rFonts w:ascii="Arial" w:hAnsi="Arial" w:cs="Arial"/>
            <w:sz w:val="24"/>
            <w:szCs w:val="24"/>
          </w:rPr>
          <w:t xml:space="preserve"> </w:t>
        </w:r>
      </w:ins>
      <w:r w:rsidRPr="005C1CF7">
        <w:rPr>
          <w:rFonts w:ascii="Arial" w:hAnsi="Arial"/>
          <w:sz w:val="24"/>
          <w:rPrChange w:id="65" w:author="Eugenia Arce Londoño" w:date="2015-10-01T08:28:00Z">
            <w:rPr>
              <w:rFonts w:ascii="Arial" w:hAnsi="Arial"/>
              <w:b/>
              <w:sz w:val="24"/>
            </w:rPr>
          </w:rPrChange>
        </w:rPr>
        <w:t>palabra</w:t>
      </w:r>
      <w:r w:rsidRPr="005C1CF7">
        <w:rPr>
          <w:rFonts w:ascii="Arial" w:hAnsi="Arial" w:cs="Arial"/>
          <w:sz w:val="24"/>
          <w:szCs w:val="24"/>
        </w:rPr>
        <w:t xml:space="preserve"> </w:t>
      </w:r>
      <w:r w:rsidRPr="005C1CF7">
        <w:rPr>
          <w:rFonts w:ascii="Arial" w:hAnsi="Arial"/>
          <w:sz w:val="24"/>
          <w:rPrChange w:id="66" w:author="Eugenia Arce Londoño" w:date="2015-10-01T08:28:00Z">
            <w:rPr>
              <w:rFonts w:ascii="Arial" w:hAnsi="Arial"/>
              <w:b/>
              <w:sz w:val="24"/>
            </w:rPr>
          </w:rPrChange>
        </w:rPr>
        <w:t>que usamos de manera reiterada</w:t>
      </w:r>
      <w:del w:id="67" w:author="Eugenia Arce Londoño" w:date="2015-10-01T08:28:00Z">
        <w:r w:rsidRPr="00A261C8">
          <w:rPr>
            <w:rFonts w:ascii="Arial" w:hAnsi="Arial" w:cs="Arial"/>
            <w:sz w:val="24"/>
            <w:szCs w:val="24"/>
          </w:rPr>
          <w:delText xml:space="preserve">. </w:delText>
        </w:r>
        <w:r w:rsidRPr="00A261C8">
          <w:rPr>
            <w:rFonts w:ascii="Arial" w:hAnsi="Arial" w:cs="Arial"/>
            <w:b/>
            <w:sz w:val="24"/>
            <w:szCs w:val="24"/>
          </w:rPr>
          <w:delText>Sistema</w:delText>
        </w:r>
      </w:del>
      <w:ins w:id="68" w:author="Eugenia Arce Londoño" w:date="2015-10-01T08:28:00Z">
        <w:r w:rsidR="005C1CF7">
          <w:rPr>
            <w:rFonts w:ascii="Arial" w:hAnsi="Arial" w:cs="Arial"/>
            <w:sz w:val="24"/>
            <w:szCs w:val="24"/>
          </w:rPr>
          <w:t xml:space="preserve"> en diversos campos. Por ejemplo, cuando se hace referencia a </w:t>
        </w:r>
        <w:r w:rsidR="005C1CF7" w:rsidRPr="005C1CF7">
          <w:rPr>
            <w:rFonts w:ascii="Arial" w:hAnsi="Arial" w:cs="Arial"/>
            <w:sz w:val="24"/>
            <w:szCs w:val="24"/>
          </w:rPr>
          <w:t>s</w:t>
        </w:r>
        <w:r w:rsidRPr="005C1CF7">
          <w:rPr>
            <w:rFonts w:ascii="Arial" w:hAnsi="Arial" w:cs="Arial"/>
            <w:sz w:val="24"/>
            <w:szCs w:val="24"/>
          </w:rPr>
          <w:t>istema</w:t>
        </w:r>
      </w:ins>
      <w:r w:rsidRPr="005C1CF7">
        <w:rPr>
          <w:rFonts w:ascii="Arial" w:hAnsi="Arial" w:cs="Arial"/>
          <w:sz w:val="24"/>
          <w:szCs w:val="24"/>
        </w:rPr>
        <w:t xml:space="preserve"> natural, </w:t>
      </w:r>
      <w:r w:rsidRPr="005C1CF7">
        <w:rPr>
          <w:rFonts w:ascii="Arial" w:hAnsi="Arial"/>
          <w:sz w:val="24"/>
          <w:rPrChange w:id="69" w:author="Eugenia Arce Londoño" w:date="2015-10-01T08:28:00Z">
            <w:rPr>
              <w:rFonts w:ascii="Arial" w:hAnsi="Arial"/>
              <w:b/>
              <w:sz w:val="24"/>
            </w:rPr>
          </w:rPrChange>
        </w:rPr>
        <w:t>sistema</w:t>
      </w:r>
      <w:r w:rsidRPr="005C1CF7">
        <w:rPr>
          <w:rFonts w:ascii="Arial" w:hAnsi="Arial" w:cs="Arial"/>
          <w:sz w:val="24"/>
          <w:szCs w:val="24"/>
        </w:rPr>
        <w:t xml:space="preserve"> social, </w:t>
      </w:r>
      <w:r w:rsidR="004A1749" w:rsidRPr="005C1CF7">
        <w:rPr>
          <w:rFonts w:ascii="Arial" w:hAnsi="Arial"/>
          <w:sz w:val="24"/>
          <w:rPrChange w:id="70"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circulatorio, </w:t>
      </w:r>
      <w:r w:rsidR="004A1749" w:rsidRPr="005C1CF7">
        <w:rPr>
          <w:rFonts w:ascii="Arial" w:hAnsi="Arial"/>
          <w:sz w:val="24"/>
          <w:rPrChange w:id="71"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numérico, </w:t>
      </w:r>
      <w:r w:rsidR="004A1749" w:rsidRPr="005C1CF7">
        <w:rPr>
          <w:rFonts w:ascii="Arial" w:hAnsi="Arial"/>
          <w:sz w:val="24"/>
          <w:rPrChange w:id="72"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filosófico, </w:t>
      </w:r>
      <w:r w:rsidR="004A1749" w:rsidRPr="005C1CF7">
        <w:rPr>
          <w:rFonts w:ascii="Arial" w:hAnsi="Arial"/>
          <w:sz w:val="24"/>
          <w:rPrChange w:id="73"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de información, </w:t>
      </w:r>
      <w:r w:rsidR="004A1749" w:rsidRPr="005C1CF7">
        <w:rPr>
          <w:rFonts w:ascii="Arial" w:hAnsi="Arial"/>
          <w:sz w:val="24"/>
          <w:rPrChange w:id="74"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alimenticio, </w:t>
      </w:r>
      <w:r w:rsidR="004A1749" w:rsidRPr="005C1CF7">
        <w:rPr>
          <w:rFonts w:ascii="Arial" w:hAnsi="Arial"/>
          <w:sz w:val="24"/>
          <w:rPrChange w:id="75"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operativo, </w:t>
      </w:r>
      <w:r w:rsidR="004A1749" w:rsidRPr="005C1CF7">
        <w:rPr>
          <w:rFonts w:ascii="Arial" w:hAnsi="Arial"/>
          <w:sz w:val="24"/>
          <w:rPrChange w:id="76"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solar, </w:t>
      </w:r>
      <w:r w:rsidR="004A1749" w:rsidRPr="005C1CF7">
        <w:rPr>
          <w:rFonts w:ascii="Arial" w:hAnsi="Arial"/>
          <w:sz w:val="24"/>
          <w:rPrChange w:id="77"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bancario, </w:t>
      </w:r>
      <w:r w:rsidR="004A1749" w:rsidRPr="005C1CF7">
        <w:rPr>
          <w:rFonts w:ascii="Arial" w:hAnsi="Arial"/>
          <w:sz w:val="24"/>
          <w:rPrChange w:id="78"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respiratorio, </w:t>
      </w:r>
      <w:r w:rsidR="004A1749" w:rsidRPr="005C1CF7">
        <w:rPr>
          <w:rFonts w:ascii="Arial" w:hAnsi="Arial"/>
          <w:sz w:val="24"/>
          <w:rPrChange w:id="79"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de salud, </w:t>
      </w:r>
      <w:r w:rsidR="004A1749" w:rsidRPr="005C1CF7">
        <w:rPr>
          <w:rFonts w:ascii="Arial" w:hAnsi="Arial"/>
          <w:sz w:val="24"/>
          <w:rPrChange w:id="80"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internacional, </w:t>
      </w:r>
      <w:r w:rsidR="004A1749" w:rsidRPr="005C1CF7">
        <w:rPr>
          <w:rFonts w:ascii="Arial" w:hAnsi="Arial"/>
          <w:sz w:val="24"/>
          <w:rPrChange w:id="81"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astronómico, </w:t>
      </w:r>
      <w:r w:rsidR="004A1749" w:rsidRPr="005C1CF7">
        <w:rPr>
          <w:rFonts w:ascii="Arial" w:hAnsi="Arial"/>
          <w:sz w:val="24"/>
          <w:rPrChange w:id="82"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métrico, </w:t>
      </w:r>
      <w:r w:rsidR="004A1749" w:rsidRPr="005C1CF7">
        <w:rPr>
          <w:rFonts w:ascii="Arial" w:hAnsi="Arial"/>
          <w:sz w:val="24"/>
          <w:rPrChange w:id="83" w:author="Eugenia Arce Londoño" w:date="2015-10-01T08:28:00Z">
            <w:rPr>
              <w:rFonts w:ascii="Arial" w:hAnsi="Arial"/>
              <w:b/>
              <w:sz w:val="24"/>
            </w:rPr>
          </w:rPrChange>
        </w:rPr>
        <w:t>sistema</w:t>
      </w:r>
      <w:r w:rsidR="004A1749" w:rsidRPr="005C1CF7">
        <w:rPr>
          <w:rFonts w:ascii="Arial" w:hAnsi="Arial" w:cs="Arial"/>
          <w:sz w:val="24"/>
          <w:szCs w:val="24"/>
        </w:rPr>
        <w:t xml:space="preserve"> </w:t>
      </w:r>
      <w:r w:rsidRPr="005C1CF7">
        <w:rPr>
          <w:rFonts w:ascii="Arial" w:hAnsi="Arial" w:cs="Arial"/>
          <w:sz w:val="24"/>
          <w:szCs w:val="24"/>
        </w:rPr>
        <w:t xml:space="preserve">planetario, </w:t>
      </w:r>
      <w:r w:rsidR="004A1749" w:rsidRPr="005C1CF7">
        <w:rPr>
          <w:rFonts w:ascii="Arial" w:hAnsi="Arial"/>
          <w:sz w:val="24"/>
          <w:rPrChange w:id="84" w:author="Eugenia Arce Londoño" w:date="2015-10-01T08:28:00Z">
            <w:rPr>
              <w:rFonts w:ascii="Arial" w:hAnsi="Arial"/>
              <w:b/>
              <w:sz w:val="24"/>
            </w:rPr>
          </w:rPrChange>
        </w:rPr>
        <w:t>sistema</w:t>
      </w:r>
      <w:r w:rsidR="004A1749" w:rsidRPr="005C1CF7">
        <w:rPr>
          <w:rFonts w:ascii="Arial" w:hAnsi="Arial" w:cs="Arial"/>
          <w:sz w:val="24"/>
          <w:szCs w:val="24"/>
        </w:rPr>
        <w:t xml:space="preserve"> educativo, </w:t>
      </w:r>
      <w:del w:id="85" w:author="Eugenia Arce Londoño" w:date="2015-10-01T08:28:00Z">
        <w:r w:rsidR="004A1749" w:rsidRPr="00A261C8">
          <w:rPr>
            <w:rFonts w:ascii="Arial" w:hAnsi="Arial" w:cs="Arial"/>
            <w:sz w:val="24"/>
            <w:szCs w:val="24"/>
          </w:rPr>
          <w:delText>son ejemplos</w:delText>
        </w:r>
      </w:del>
      <w:ins w:id="86" w:author="Eugenia Arce Londoño" w:date="2015-10-01T08:28:00Z">
        <w:r w:rsidR="005C1CF7">
          <w:rPr>
            <w:rFonts w:ascii="Arial" w:hAnsi="Arial" w:cs="Arial"/>
            <w:sz w:val="24"/>
            <w:szCs w:val="24"/>
          </w:rPr>
          <w:t>por citar solo algunos casos</w:t>
        </w:r>
      </w:ins>
      <w:r w:rsidR="004A1749" w:rsidRPr="005C1CF7">
        <w:rPr>
          <w:rFonts w:ascii="Arial" w:hAnsi="Arial" w:cs="Arial"/>
          <w:sz w:val="24"/>
          <w:szCs w:val="24"/>
        </w:rPr>
        <w:t>.</w:t>
      </w:r>
    </w:p>
    <w:p w14:paraId="67273616" w14:textId="77777777" w:rsidR="004A1749" w:rsidRPr="00A261C8" w:rsidRDefault="004A1749" w:rsidP="00A85C40">
      <w:pPr>
        <w:pStyle w:val="Prrafodelista"/>
        <w:spacing w:line="276" w:lineRule="auto"/>
        <w:jc w:val="both"/>
        <w:rPr>
          <w:rFonts w:ascii="Arial" w:hAnsi="Arial" w:cs="Arial"/>
          <w:sz w:val="24"/>
          <w:szCs w:val="24"/>
        </w:rPr>
      </w:pPr>
    </w:p>
    <w:p w14:paraId="79864DE4" w14:textId="03F2E5BF" w:rsidR="00DD543A" w:rsidRPr="00A261C8" w:rsidRDefault="00DD543A" w:rsidP="00A85C40">
      <w:pPr>
        <w:pStyle w:val="Prrafodelista"/>
        <w:numPr>
          <w:ilvl w:val="0"/>
          <w:numId w:val="19"/>
        </w:numPr>
        <w:spacing w:line="276" w:lineRule="auto"/>
        <w:jc w:val="both"/>
        <w:rPr>
          <w:rFonts w:ascii="Arial" w:hAnsi="Arial" w:cs="Arial"/>
          <w:sz w:val="24"/>
          <w:szCs w:val="24"/>
        </w:rPr>
      </w:pPr>
      <w:r w:rsidRPr="00A261C8">
        <w:rPr>
          <w:rFonts w:ascii="Arial" w:hAnsi="Arial" w:cs="Arial"/>
          <w:sz w:val="24"/>
          <w:szCs w:val="24"/>
        </w:rPr>
        <w:t xml:space="preserve">En segundo lugar, nos </w:t>
      </w:r>
      <w:del w:id="87" w:author="Eugenia Arce Londoño" w:date="2015-10-01T08:28:00Z">
        <w:r w:rsidRPr="00A261C8">
          <w:rPr>
            <w:rFonts w:ascii="Arial" w:hAnsi="Arial" w:cs="Arial"/>
            <w:sz w:val="24"/>
            <w:szCs w:val="24"/>
          </w:rPr>
          <w:delText>ubica frente</w:delText>
        </w:r>
      </w:del>
      <w:ins w:id="88" w:author="Eugenia Arce Londoño" w:date="2015-10-01T08:28:00Z">
        <w:r w:rsidR="005C1CF7">
          <w:rPr>
            <w:rFonts w:ascii="Arial" w:hAnsi="Arial" w:cs="Arial"/>
            <w:sz w:val="24"/>
            <w:szCs w:val="24"/>
          </w:rPr>
          <w:t>lleva</w:t>
        </w:r>
      </w:ins>
      <w:r w:rsidR="005C1CF7">
        <w:rPr>
          <w:rFonts w:ascii="Arial" w:hAnsi="Arial" w:cs="Arial"/>
          <w:sz w:val="24"/>
          <w:szCs w:val="24"/>
        </w:rPr>
        <w:t xml:space="preserve"> a </w:t>
      </w:r>
      <w:r w:rsidRPr="00A261C8">
        <w:rPr>
          <w:rFonts w:ascii="Arial" w:hAnsi="Arial" w:cs="Arial"/>
          <w:sz w:val="24"/>
          <w:szCs w:val="24"/>
        </w:rPr>
        <w:t>la</w:t>
      </w:r>
      <w:r w:rsidRPr="005C1CF7">
        <w:rPr>
          <w:rFonts w:ascii="Arial" w:hAnsi="Arial" w:cs="Arial"/>
          <w:sz w:val="24"/>
          <w:szCs w:val="24"/>
        </w:rPr>
        <w:t xml:space="preserve"> </w:t>
      </w:r>
      <w:r w:rsidRPr="005C1CF7">
        <w:rPr>
          <w:rFonts w:ascii="Arial" w:hAnsi="Arial"/>
          <w:sz w:val="24"/>
          <w:rPrChange w:id="89" w:author="Eugenia Arce Londoño" w:date="2015-10-01T08:28:00Z">
            <w:rPr>
              <w:rFonts w:ascii="Arial" w:hAnsi="Arial"/>
              <w:b/>
              <w:sz w:val="24"/>
            </w:rPr>
          </w:rPrChange>
        </w:rPr>
        <w:t>definición básica de la palabra</w:t>
      </w:r>
      <w:del w:id="90" w:author="Eugenia Arce Londoño" w:date="2015-10-01T08:28:00Z">
        <w:r w:rsidRPr="00A261C8">
          <w:rPr>
            <w:rFonts w:ascii="Arial" w:hAnsi="Arial" w:cs="Arial"/>
            <w:sz w:val="24"/>
            <w:szCs w:val="24"/>
          </w:rPr>
          <w:delText xml:space="preserve">: </w:delText>
        </w:r>
        <w:r w:rsidRPr="00A261C8">
          <w:rPr>
            <w:rFonts w:ascii="Arial" w:hAnsi="Arial" w:cs="Arial"/>
            <w:b/>
            <w:sz w:val="24"/>
            <w:szCs w:val="24"/>
          </w:rPr>
          <w:delText>Conjunto</w:delText>
        </w:r>
      </w:del>
      <w:ins w:id="91" w:author="Eugenia Arce Londoño" w:date="2015-10-01T08:28:00Z">
        <w:r w:rsidR="005C1CF7">
          <w:rPr>
            <w:rFonts w:ascii="Arial" w:hAnsi="Arial" w:cs="Arial"/>
            <w:b/>
            <w:sz w:val="24"/>
            <w:szCs w:val="24"/>
          </w:rPr>
          <w:t xml:space="preserve"> sistema</w:t>
        </w:r>
        <w:r w:rsidRPr="00A261C8">
          <w:rPr>
            <w:rFonts w:ascii="Arial" w:hAnsi="Arial" w:cs="Arial"/>
            <w:sz w:val="24"/>
            <w:szCs w:val="24"/>
          </w:rPr>
          <w:t xml:space="preserve">: </w:t>
        </w:r>
        <w:r w:rsidR="005C1CF7">
          <w:rPr>
            <w:rFonts w:ascii="Arial" w:hAnsi="Arial" w:cs="Arial"/>
            <w:sz w:val="24"/>
            <w:szCs w:val="24"/>
          </w:rPr>
          <w:t>c</w:t>
        </w:r>
        <w:r w:rsidRPr="005C1CF7">
          <w:rPr>
            <w:rFonts w:ascii="Arial" w:hAnsi="Arial" w:cs="Arial"/>
            <w:sz w:val="24"/>
            <w:szCs w:val="24"/>
          </w:rPr>
          <w:t>onjunto</w:t>
        </w:r>
      </w:ins>
      <w:r w:rsidRPr="005C1CF7">
        <w:rPr>
          <w:rFonts w:ascii="Arial" w:hAnsi="Arial"/>
          <w:sz w:val="24"/>
          <w:rPrChange w:id="92" w:author="Eugenia Arce Londoño" w:date="2015-10-01T08:28:00Z">
            <w:rPr>
              <w:rFonts w:ascii="Arial" w:hAnsi="Arial"/>
              <w:b/>
              <w:sz w:val="24"/>
            </w:rPr>
          </w:rPrChange>
        </w:rPr>
        <w:t xml:space="preserve"> de cosas que relacionadas entre sí ordenadamente contribuyen a determinado objeto</w:t>
      </w:r>
      <w:r w:rsidRPr="00A261C8">
        <w:rPr>
          <w:rFonts w:ascii="Arial" w:hAnsi="Arial" w:cs="Arial"/>
          <w:sz w:val="24"/>
          <w:szCs w:val="24"/>
        </w:rPr>
        <w:t xml:space="preserve">. </w:t>
      </w:r>
      <w:del w:id="93" w:author="Eugenia Arce Londoño" w:date="2015-10-01T08:28:00Z">
        <w:r w:rsidRPr="00A261C8">
          <w:rPr>
            <w:rFonts w:ascii="Arial" w:hAnsi="Arial" w:cs="Arial"/>
            <w:sz w:val="24"/>
            <w:szCs w:val="24"/>
          </w:rPr>
          <w:delText xml:space="preserve">Se </w:delText>
        </w:r>
      </w:del>
      <w:ins w:id="94" w:author="Eugenia Arce Londoño" w:date="2015-10-01T08:28:00Z">
        <w:r w:rsidR="005C1CF7">
          <w:rPr>
            <w:rFonts w:ascii="Arial" w:hAnsi="Arial" w:cs="Arial"/>
            <w:sz w:val="24"/>
            <w:szCs w:val="24"/>
          </w:rPr>
          <w:t>A partir de la definición, s</w:t>
        </w:r>
        <w:r w:rsidRPr="00A261C8">
          <w:rPr>
            <w:rFonts w:ascii="Arial" w:hAnsi="Arial" w:cs="Arial"/>
            <w:sz w:val="24"/>
            <w:szCs w:val="24"/>
          </w:rPr>
          <w:t xml:space="preserve">e </w:t>
        </w:r>
      </w:ins>
      <w:r w:rsidRPr="00A261C8">
        <w:rPr>
          <w:rFonts w:ascii="Arial" w:hAnsi="Arial" w:cs="Arial"/>
          <w:sz w:val="24"/>
          <w:szCs w:val="24"/>
        </w:rPr>
        <w:t xml:space="preserve">observa </w:t>
      </w:r>
      <w:r w:rsidR="005C1CF7">
        <w:rPr>
          <w:rFonts w:ascii="Arial" w:hAnsi="Arial" w:cs="Arial"/>
          <w:sz w:val="24"/>
          <w:szCs w:val="24"/>
        </w:rPr>
        <w:t>la</w:t>
      </w:r>
      <w:r w:rsidRPr="00A261C8">
        <w:rPr>
          <w:rFonts w:ascii="Arial" w:hAnsi="Arial" w:cs="Arial"/>
          <w:sz w:val="24"/>
          <w:szCs w:val="24"/>
        </w:rPr>
        <w:t xml:space="preserve"> </w:t>
      </w:r>
      <w:r w:rsidRPr="00A261C8">
        <w:rPr>
          <w:rFonts w:ascii="Arial" w:hAnsi="Arial" w:cs="Arial"/>
          <w:b/>
          <w:sz w:val="24"/>
          <w:szCs w:val="24"/>
        </w:rPr>
        <w:t>diversidad</w:t>
      </w:r>
      <w:r w:rsidRPr="00A261C8">
        <w:rPr>
          <w:rFonts w:ascii="Arial" w:hAnsi="Arial" w:cs="Arial"/>
          <w:sz w:val="24"/>
          <w:szCs w:val="24"/>
        </w:rPr>
        <w:t xml:space="preserve"> </w:t>
      </w:r>
      <w:r w:rsidR="005C1CF7">
        <w:rPr>
          <w:rFonts w:ascii="Arial" w:hAnsi="Arial" w:cs="Arial"/>
          <w:sz w:val="24"/>
          <w:szCs w:val="24"/>
        </w:rPr>
        <w:t xml:space="preserve">de </w:t>
      </w:r>
      <w:ins w:id="95" w:author="Eugenia Arce Londoño" w:date="2015-10-01T08:28:00Z">
        <w:r w:rsidR="005C1CF7">
          <w:rPr>
            <w:rFonts w:ascii="Arial" w:hAnsi="Arial" w:cs="Arial"/>
            <w:sz w:val="24"/>
            <w:szCs w:val="24"/>
          </w:rPr>
          <w:t>los</w:t>
        </w:r>
        <w:r w:rsidRPr="00A261C8">
          <w:rPr>
            <w:rFonts w:ascii="Arial" w:hAnsi="Arial" w:cs="Arial"/>
            <w:sz w:val="24"/>
            <w:szCs w:val="24"/>
          </w:rPr>
          <w:t xml:space="preserve"> </w:t>
        </w:r>
      </w:ins>
      <w:r w:rsidRPr="00A261C8">
        <w:rPr>
          <w:rFonts w:ascii="Arial" w:hAnsi="Arial" w:cs="Arial"/>
          <w:sz w:val="24"/>
          <w:szCs w:val="24"/>
        </w:rPr>
        <w:t>ele</w:t>
      </w:r>
      <w:r w:rsidR="005C1CF7">
        <w:rPr>
          <w:rFonts w:ascii="Arial" w:hAnsi="Arial" w:cs="Arial"/>
          <w:sz w:val="24"/>
          <w:szCs w:val="24"/>
        </w:rPr>
        <w:t>mentos que conforman el sistema</w:t>
      </w:r>
      <w:del w:id="96" w:author="Eugenia Arce Londoño" w:date="2015-10-01T08:28:00Z">
        <w:r w:rsidRPr="00A261C8">
          <w:rPr>
            <w:rFonts w:ascii="Arial" w:hAnsi="Arial" w:cs="Arial"/>
            <w:sz w:val="24"/>
            <w:szCs w:val="24"/>
          </w:rPr>
          <w:delText>,</w:delText>
        </w:r>
      </w:del>
      <w:ins w:id="97" w:author="Eugenia Arce Londoño" w:date="2015-10-01T08:28:00Z">
        <w:r w:rsidR="005C1CF7">
          <w:rPr>
            <w:rFonts w:ascii="Arial" w:hAnsi="Arial" w:cs="Arial"/>
            <w:sz w:val="24"/>
            <w:szCs w:val="24"/>
          </w:rPr>
          <w:t>;</w:t>
        </w:r>
      </w:ins>
      <w:r w:rsidRPr="00A261C8">
        <w:rPr>
          <w:rFonts w:ascii="Arial" w:hAnsi="Arial" w:cs="Arial"/>
          <w:sz w:val="24"/>
          <w:szCs w:val="24"/>
        </w:rPr>
        <w:t xml:space="preserve"> la </w:t>
      </w:r>
      <w:r w:rsidRPr="00A261C8">
        <w:rPr>
          <w:rFonts w:ascii="Arial" w:hAnsi="Arial" w:cs="Arial"/>
          <w:b/>
          <w:sz w:val="24"/>
          <w:szCs w:val="24"/>
        </w:rPr>
        <w:t>diferencia</w:t>
      </w:r>
      <w:r w:rsidRPr="00A261C8">
        <w:rPr>
          <w:rFonts w:ascii="Arial" w:hAnsi="Arial" w:cs="Arial"/>
          <w:sz w:val="24"/>
          <w:szCs w:val="24"/>
        </w:rPr>
        <w:t xml:space="preserve"> entre el sistema como un todo y los elementos considerados como par</w:t>
      </w:r>
      <w:r w:rsidR="005C1CF7">
        <w:rPr>
          <w:rFonts w:ascii="Arial" w:hAnsi="Arial" w:cs="Arial"/>
          <w:sz w:val="24"/>
          <w:szCs w:val="24"/>
        </w:rPr>
        <w:t>tes</w:t>
      </w:r>
      <w:del w:id="98" w:author="Eugenia Arce Londoño" w:date="2015-10-01T08:28:00Z">
        <w:r w:rsidRPr="00A261C8">
          <w:rPr>
            <w:rFonts w:ascii="Arial" w:hAnsi="Arial" w:cs="Arial"/>
            <w:sz w:val="24"/>
            <w:szCs w:val="24"/>
          </w:rPr>
          <w:delText>,</w:delText>
        </w:r>
      </w:del>
      <w:ins w:id="99" w:author="Eugenia Arce Londoño" w:date="2015-10-01T08:28:00Z">
        <w:r w:rsidR="005C1CF7">
          <w:rPr>
            <w:rFonts w:ascii="Arial" w:hAnsi="Arial" w:cs="Arial"/>
            <w:sz w:val="24"/>
            <w:szCs w:val="24"/>
          </w:rPr>
          <w:t>;</w:t>
        </w:r>
      </w:ins>
      <w:r w:rsidRPr="00A261C8">
        <w:rPr>
          <w:rFonts w:ascii="Arial" w:hAnsi="Arial" w:cs="Arial"/>
          <w:sz w:val="24"/>
          <w:szCs w:val="24"/>
        </w:rPr>
        <w:t xml:space="preserve"> la </w:t>
      </w:r>
      <w:r w:rsidRPr="00A261C8">
        <w:rPr>
          <w:rFonts w:ascii="Arial" w:hAnsi="Arial" w:cs="Arial"/>
          <w:b/>
          <w:sz w:val="24"/>
          <w:szCs w:val="24"/>
        </w:rPr>
        <w:t>relación</w:t>
      </w:r>
      <w:r w:rsidRPr="00A261C8">
        <w:rPr>
          <w:rFonts w:ascii="Arial" w:hAnsi="Arial" w:cs="Arial"/>
          <w:sz w:val="24"/>
          <w:szCs w:val="24"/>
        </w:rPr>
        <w:t xml:space="preserve"> de interdependencia entre </w:t>
      </w:r>
      <w:del w:id="100" w:author="Eugenia Arce Londoño" w:date="2015-10-01T08:28:00Z">
        <w:r w:rsidRPr="00A261C8">
          <w:rPr>
            <w:rFonts w:ascii="Arial" w:hAnsi="Arial" w:cs="Arial"/>
            <w:sz w:val="24"/>
            <w:szCs w:val="24"/>
          </w:rPr>
          <w:delText>cada elemento</w:delText>
        </w:r>
      </w:del>
      <w:ins w:id="101" w:author="Eugenia Arce Londoño" w:date="2015-10-01T08:28:00Z">
        <w:r w:rsidR="005C1CF7">
          <w:rPr>
            <w:rFonts w:ascii="Arial" w:hAnsi="Arial" w:cs="Arial"/>
            <w:sz w:val="24"/>
            <w:szCs w:val="24"/>
          </w:rPr>
          <w:t>los</w:t>
        </w:r>
        <w:r w:rsidRPr="00A261C8">
          <w:rPr>
            <w:rFonts w:ascii="Arial" w:hAnsi="Arial" w:cs="Arial"/>
            <w:sz w:val="24"/>
            <w:szCs w:val="24"/>
          </w:rPr>
          <w:t xml:space="preserve"> elemento</w:t>
        </w:r>
        <w:r w:rsidR="005C1CF7">
          <w:rPr>
            <w:rFonts w:ascii="Arial" w:hAnsi="Arial" w:cs="Arial"/>
            <w:sz w:val="24"/>
            <w:szCs w:val="24"/>
          </w:rPr>
          <w:t>s que integran un sistema;</w:t>
        </w:r>
      </w:ins>
      <w:r w:rsidRPr="00A261C8">
        <w:rPr>
          <w:rFonts w:ascii="Arial" w:hAnsi="Arial" w:cs="Arial"/>
          <w:sz w:val="24"/>
          <w:szCs w:val="24"/>
        </w:rPr>
        <w:t xml:space="preserve"> y los </w:t>
      </w:r>
      <w:r w:rsidRPr="00A261C8">
        <w:rPr>
          <w:rFonts w:ascii="Arial" w:hAnsi="Arial" w:cs="Arial"/>
          <w:b/>
          <w:sz w:val="24"/>
          <w:szCs w:val="24"/>
        </w:rPr>
        <w:t>procesos</w:t>
      </w:r>
      <w:r w:rsidRPr="00A261C8">
        <w:rPr>
          <w:rFonts w:ascii="Arial" w:hAnsi="Arial" w:cs="Arial"/>
          <w:sz w:val="24"/>
          <w:szCs w:val="24"/>
        </w:rPr>
        <w:t xml:space="preserve"> que se generan en el cumplim</w:t>
      </w:r>
      <w:r w:rsidR="004A1749" w:rsidRPr="00A261C8">
        <w:rPr>
          <w:rFonts w:ascii="Arial" w:hAnsi="Arial" w:cs="Arial"/>
          <w:sz w:val="24"/>
          <w:szCs w:val="24"/>
        </w:rPr>
        <w:t xml:space="preserve">iento de sus </w:t>
      </w:r>
      <w:r w:rsidR="004A1749" w:rsidRPr="00A261C8">
        <w:rPr>
          <w:rFonts w:ascii="Arial" w:hAnsi="Arial" w:cs="Arial"/>
          <w:b/>
          <w:sz w:val="24"/>
          <w:szCs w:val="24"/>
        </w:rPr>
        <w:t>roles</w:t>
      </w:r>
      <w:r w:rsidR="004A1749" w:rsidRPr="00A261C8">
        <w:rPr>
          <w:rFonts w:ascii="Arial" w:hAnsi="Arial" w:cs="Arial"/>
          <w:sz w:val="24"/>
          <w:szCs w:val="24"/>
        </w:rPr>
        <w:t xml:space="preserve"> y </w:t>
      </w:r>
      <w:r w:rsidR="004A1749" w:rsidRPr="00A261C8">
        <w:rPr>
          <w:rFonts w:ascii="Arial" w:hAnsi="Arial" w:cs="Arial"/>
          <w:b/>
          <w:sz w:val="24"/>
          <w:szCs w:val="24"/>
        </w:rPr>
        <w:t>funciones</w:t>
      </w:r>
      <w:r w:rsidR="004A1749" w:rsidRPr="00A261C8">
        <w:rPr>
          <w:rFonts w:ascii="Arial" w:hAnsi="Arial" w:cs="Arial"/>
          <w:sz w:val="24"/>
          <w:szCs w:val="24"/>
        </w:rPr>
        <w:t>.</w:t>
      </w:r>
    </w:p>
    <w:p w14:paraId="07C68D4B" w14:textId="77777777" w:rsidR="004A1749" w:rsidRPr="00A261C8" w:rsidRDefault="004A1749" w:rsidP="00A85C40">
      <w:pPr>
        <w:pStyle w:val="Prrafodelista"/>
        <w:spacing w:line="276" w:lineRule="auto"/>
        <w:jc w:val="both"/>
        <w:rPr>
          <w:rFonts w:ascii="Arial" w:hAnsi="Arial" w:cs="Arial"/>
          <w:sz w:val="24"/>
          <w:szCs w:val="24"/>
        </w:rPr>
      </w:pPr>
    </w:p>
    <w:p w14:paraId="2E7EAF24" w14:textId="1864813E" w:rsidR="00DD543A" w:rsidRPr="00A261C8" w:rsidRDefault="003C005B" w:rsidP="00A85C40">
      <w:pPr>
        <w:pStyle w:val="Prrafodelista"/>
        <w:numPr>
          <w:ilvl w:val="0"/>
          <w:numId w:val="19"/>
        </w:numPr>
        <w:spacing w:line="276" w:lineRule="auto"/>
        <w:jc w:val="both"/>
        <w:rPr>
          <w:rFonts w:ascii="Arial" w:hAnsi="Arial" w:cs="Arial"/>
          <w:sz w:val="24"/>
          <w:szCs w:val="24"/>
        </w:rPr>
      </w:pPr>
      <w:r>
        <w:rPr>
          <w:rFonts w:ascii="Arial" w:hAnsi="Arial" w:cs="Arial"/>
          <w:sz w:val="24"/>
          <w:szCs w:val="24"/>
        </w:rPr>
        <w:t xml:space="preserve">En tercer lugar, nos </w:t>
      </w:r>
      <w:del w:id="102" w:author="Eugenia Arce Londoño" w:date="2015-10-01T08:28:00Z">
        <w:r w:rsidR="00DD543A" w:rsidRPr="00A261C8">
          <w:rPr>
            <w:rFonts w:ascii="Arial" w:hAnsi="Arial" w:cs="Arial"/>
            <w:sz w:val="24"/>
            <w:szCs w:val="24"/>
          </w:rPr>
          <w:delText>coloca en el empleo de</w:delText>
        </w:r>
      </w:del>
      <w:ins w:id="103" w:author="Eugenia Arce Londoño" w:date="2015-10-01T08:28:00Z">
        <w:r>
          <w:rPr>
            <w:rFonts w:ascii="Arial" w:hAnsi="Arial" w:cs="Arial"/>
            <w:sz w:val="24"/>
            <w:szCs w:val="24"/>
          </w:rPr>
          <w:t>plantea qué particularidades se encuentran cuando se usa</w:t>
        </w:r>
      </w:ins>
      <w:r>
        <w:rPr>
          <w:rFonts w:ascii="Arial" w:hAnsi="Arial" w:cs="Arial"/>
          <w:sz w:val="24"/>
          <w:szCs w:val="24"/>
        </w:rPr>
        <w:t xml:space="preserve"> </w:t>
      </w:r>
      <w:r w:rsidR="00DD543A" w:rsidRPr="00A261C8">
        <w:rPr>
          <w:rFonts w:ascii="Arial" w:hAnsi="Arial" w:cs="Arial"/>
          <w:sz w:val="24"/>
          <w:szCs w:val="24"/>
        </w:rPr>
        <w:t xml:space="preserve">la </w:t>
      </w:r>
      <w:r w:rsidR="00DD543A" w:rsidRPr="003C005B">
        <w:rPr>
          <w:rFonts w:ascii="Arial" w:hAnsi="Arial"/>
          <w:sz w:val="24"/>
          <w:rPrChange w:id="104" w:author="Eugenia Arce Londoño" w:date="2015-10-01T08:28:00Z">
            <w:rPr>
              <w:rFonts w:ascii="Arial" w:hAnsi="Arial"/>
              <w:b/>
              <w:sz w:val="24"/>
            </w:rPr>
          </w:rPrChange>
        </w:rPr>
        <w:t>palabra</w:t>
      </w:r>
      <w:ins w:id="105" w:author="Eugenia Arce Londoño" w:date="2015-10-01T08:28:00Z">
        <w:r w:rsidR="00DD543A" w:rsidRPr="003C005B">
          <w:rPr>
            <w:rFonts w:ascii="Arial" w:hAnsi="Arial" w:cs="Arial"/>
            <w:sz w:val="24"/>
            <w:szCs w:val="24"/>
          </w:rPr>
          <w:t xml:space="preserve"> </w:t>
        </w:r>
        <w:r w:rsidRPr="003C005B">
          <w:rPr>
            <w:rFonts w:ascii="Arial" w:hAnsi="Arial" w:cs="Arial"/>
            <w:b/>
            <w:sz w:val="24"/>
            <w:szCs w:val="24"/>
          </w:rPr>
          <w:t>sistema</w:t>
        </w:r>
      </w:ins>
      <w:r w:rsidRPr="003C005B">
        <w:rPr>
          <w:rFonts w:ascii="Arial" w:hAnsi="Arial" w:cs="Arial"/>
          <w:b/>
          <w:sz w:val="24"/>
          <w:szCs w:val="24"/>
        </w:rPr>
        <w:t xml:space="preserve"> </w:t>
      </w:r>
      <w:r w:rsidR="00DD543A" w:rsidRPr="003C005B">
        <w:rPr>
          <w:rFonts w:ascii="Arial" w:hAnsi="Arial"/>
          <w:sz w:val="24"/>
          <w:rPrChange w:id="106" w:author="Eugenia Arce Londoño" w:date="2015-10-01T08:28:00Z">
            <w:rPr>
              <w:rFonts w:ascii="Arial" w:hAnsi="Arial"/>
              <w:b/>
              <w:sz w:val="24"/>
            </w:rPr>
          </w:rPrChange>
        </w:rPr>
        <w:t xml:space="preserve">en relación con la </w:t>
      </w:r>
      <w:r w:rsidR="00DD543A" w:rsidRPr="00A261C8">
        <w:rPr>
          <w:rFonts w:ascii="Arial" w:hAnsi="Arial" w:cs="Arial"/>
          <w:b/>
          <w:sz w:val="24"/>
          <w:szCs w:val="24"/>
        </w:rPr>
        <w:t>actividad política</w:t>
      </w:r>
      <w:r w:rsidR="00DD543A" w:rsidRPr="00A261C8">
        <w:rPr>
          <w:rFonts w:ascii="Arial" w:hAnsi="Arial" w:cs="Arial"/>
          <w:sz w:val="24"/>
          <w:szCs w:val="24"/>
        </w:rPr>
        <w:t xml:space="preserve"> y lo que esto implica frente a las </w:t>
      </w:r>
      <w:r w:rsidR="00DD543A" w:rsidRPr="00A261C8">
        <w:rPr>
          <w:rFonts w:ascii="Arial" w:hAnsi="Arial" w:cs="Arial"/>
          <w:b/>
          <w:sz w:val="24"/>
          <w:szCs w:val="24"/>
        </w:rPr>
        <w:t>decisiones</w:t>
      </w:r>
      <w:r w:rsidR="00DD543A" w:rsidRPr="00A261C8">
        <w:rPr>
          <w:rFonts w:ascii="Arial" w:hAnsi="Arial" w:cs="Arial"/>
          <w:sz w:val="24"/>
          <w:szCs w:val="24"/>
        </w:rPr>
        <w:t xml:space="preserve"> que afectan la vida de las personas que conforman la </w:t>
      </w:r>
      <w:r w:rsidR="00DD543A" w:rsidRPr="00A261C8">
        <w:rPr>
          <w:rFonts w:ascii="Arial" w:hAnsi="Arial" w:cs="Arial"/>
          <w:b/>
          <w:sz w:val="24"/>
          <w:szCs w:val="24"/>
        </w:rPr>
        <w:t>sociedad</w:t>
      </w:r>
      <w:r w:rsidR="00DD543A" w:rsidRPr="00A261C8">
        <w:rPr>
          <w:rFonts w:ascii="Arial" w:hAnsi="Arial" w:cs="Arial"/>
          <w:sz w:val="24"/>
          <w:szCs w:val="24"/>
        </w:rPr>
        <w:t>.</w:t>
      </w:r>
    </w:p>
    <w:p w14:paraId="039B64FA" w14:textId="77777777" w:rsidR="00DD543A" w:rsidRPr="00A261C8" w:rsidRDefault="00DD543A"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776"/>
      </w:tblGrid>
      <w:tr w:rsidR="00DB526C" w:rsidRPr="00A261C8" w14:paraId="44CEDA28" w14:textId="77777777" w:rsidTr="00DF4B97">
        <w:trPr>
          <w:trHeight w:val="224"/>
          <w:jc w:val="center"/>
        </w:trPr>
        <w:tc>
          <w:tcPr>
            <w:tcW w:w="6785" w:type="dxa"/>
            <w:gridSpan w:val="2"/>
            <w:shd w:val="clear" w:color="auto" w:fill="0D0D0D"/>
          </w:tcPr>
          <w:p w14:paraId="18991BDE" w14:textId="77777777" w:rsidR="004A604A" w:rsidRPr="00A261C8" w:rsidRDefault="004A604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EDFB2BB" w14:textId="77777777" w:rsidTr="00DF4B97">
        <w:trPr>
          <w:trHeight w:val="215"/>
          <w:jc w:val="center"/>
        </w:trPr>
        <w:tc>
          <w:tcPr>
            <w:tcW w:w="2092" w:type="dxa"/>
          </w:tcPr>
          <w:p w14:paraId="4E940773" w14:textId="77777777" w:rsidR="004A604A" w:rsidRPr="00A261C8" w:rsidRDefault="004A604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693" w:type="dxa"/>
          </w:tcPr>
          <w:p w14:paraId="1FEE953B" w14:textId="362316FF" w:rsidR="004A604A" w:rsidRPr="00A261C8" w:rsidRDefault="004A604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02</w:t>
            </w:r>
          </w:p>
        </w:tc>
      </w:tr>
      <w:tr w:rsidR="00DB526C" w:rsidRPr="00A261C8" w14:paraId="78052199" w14:textId="77777777" w:rsidTr="00DF4B97">
        <w:trPr>
          <w:trHeight w:val="215"/>
          <w:jc w:val="center"/>
        </w:trPr>
        <w:tc>
          <w:tcPr>
            <w:tcW w:w="2092" w:type="dxa"/>
          </w:tcPr>
          <w:p w14:paraId="06D86F8D" w14:textId="77777777"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693" w:type="dxa"/>
          </w:tcPr>
          <w:p w14:paraId="383C2FDE" w14:textId="541DD81F" w:rsidR="004A604A" w:rsidRPr="00A261C8" w:rsidRDefault="00F76D41" w:rsidP="00A85C40">
            <w:pPr>
              <w:spacing w:line="276" w:lineRule="auto"/>
              <w:jc w:val="both"/>
              <w:rPr>
                <w:rFonts w:ascii="Arial" w:eastAsia="Cambria" w:hAnsi="Arial" w:cs="Arial"/>
                <w:sz w:val="24"/>
                <w:szCs w:val="24"/>
              </w:rPr>
            </w:pPr>
            <w:r w:rsidRPr="00A261C8">
              <w:rPr>
                <w:rFonts w:ascii="Arial" w:eastAsia="Cambria" w:hAnsi="Arial" w:cs="Arial"/>
                <w:sz w:val="24"/>
                <w:szCs w:val="24"/>
              </w:rPr>
              <w:t>Movilización social.</w:t>
            </w:r>
          </w:p>
        </w:tc>
      </w:tr>
      <w:tr w:rsidR="00DB526C" w:rsidRPr="00A261C8" w14:paraId="27CB2FE0" w14:textId="77777777" w:rsidTr="00DF4B97">
        <w:trPr>
          <w:trHeight w:val="3165"/>
          <w:jc w:val="center"/>
        </w:trPr>
        <w:tc>
          <w:tcPr>
            <w:tcW w:w="2092" w:type="dxa"/>
          </w:tcPr>
          <w:p w14:paraId="77E6F57F" w14:textId="77777777"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3"/>
            </w:r>
            <w:r w:rsidRPr="00A261C8">
              <w:rPr>
                <w:rFonts w:ascii="Arial" w:eastAsia="Cambria" w:hAnsi="Arial" w:cs="Arial"/>
                <w:b/>
                <w:sz w:val="24"/>
                <w:szCs w:val="24"/>
              </w:rPr>
              <w:t>)</w:t>
            </w:r>
          </w:p>
        </w:tc>
        <w:tc>
          <w:tcPr>
            <w:tcW w:w="4693" w:type="dxa"/>
          </w:tcPr>
          <w:p w14:paraId="72650058" w14:textId="64122E47" w:rsidR="004A604A" w:rsidRPr="00A261C8" w:rsidRDefault="004A604A"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88650C8" wp14:editId="3803AC23">
                  <wp:extent cx="2895471" cy="1985749"/>
                  <wp:effectExtent l="0" t="0" r="635" b="0"/>
                  <wp:docPr id="3" name="Imagen 3" descr="http://static0.planetasaber.com/encyclopedia/Data/Imagenes/FOTOS/001S5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1S5N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6478" cy="1986440"/>
                          </a:xfrm>
                          <a:prstGeom prst="rect">
                            <a:avLst/>
                          </a:prstGeom>
                          <a:noFill/>
                          <a:ln>
                            <a:noFill/>
                          </a:ln>
                        </pic:spPr>
                      </pic:pic>
                    </a:graphicData>
                  </a:graphic>
                </wp:inline>
              </w:drawing>
            </w:r>
          </w:p>
        </w:tc>
      </w:tr>
      <w:tr w:rsidR="004A604A" w:rsidRPr="00A261C8" w14:paraId="0020B58B" w14:textId="77777777" w:rsidTr="00DF4B97">
        <w:trPr>
          <w:trHeight w:val="665"/>
          <w:jc w:val="center"/>
        </w:trPr>
        <w:tc>
          <w:tcPr>
            <w:tcW w:w="2092" w:type="dxa"/>
          </w:tcPr>
          <w:p w14:paraId="38F85A40" w14:textId="77777777"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693" w:type="dxa"/>
          </w:tcPr>
          <w:p w14:paraId="2AAB13BB" w14:textId="7B1BEBDB"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sz w:val="24"/>
                <w:szCs w:val="24"/>
              </w:rPr>
              <w:t>La sociedad se manifiesta de muchas maneras. Una de ellas es la movilizacion de sus miembros para la defensa de sus intereses y preferencias. Los gobiernos</w:t>
            </w:r>
            <w:ins w:id="107" w:author="Eugenia Arce Londoño" w:date="2015-10-01T08:28:00Z">
              <w:r w:rsidR="003C005B">
                <w:rPr>
                  <w:rFonts w:ascii="Arial" w:eastAsia="Cambria" w:hAnsi="Arial" w:cs="Arial"/>
                  <w:sz w:val="24"/>
                  <w:szCs w:val="24"/>
                </w:rPr>
                <w:t>,</w:t>
              </w:r>
            </w:ins>
            <w:r w:rsidRPr="00A261C8">
              <w:rPr>
                <w:rFonts w:ascii="Arial" w:eastAsia="Cambria" w:hAnsi="Arial" w:cs="Arial"/>
                <w:sz w:val="24"/>
                <w:szCs w:val="24"/>
              </w:rPr>
              <w:t xml:space="preserve"> ante la expresión de demandas colectivas</w:t>
            </w:r>
            <w:ins w:id="108" w:author="Eugenia Arce Londoño" w:date="2015-10-01T08:28:00Z">
              <w:r w:rsidR="003C005B">
                <w:rPr>
                  <w:rFonts w:ascii="Arial" w:eastAsia="Cambria" w:hAnsi="Arial" w:cs="Arial"/>
                  <w:sz w:val="24"/>
                  <w:szCs w:val="24"/>
                </w:rPr>
                <w:t>,</w:t>
              </w:r>
            </w:ins>
            <w:r w:rsidRPr="00A261C8">
              <w:rPr>
                <w:rFonts w:ascii="Arial" w:eastAsia="Cambria" w:hAnsi="Arial" w:cs="Arial"/>
                <w:sz w:val="24"/>
                <w:szCs w:val="24"/>
              </w:rPr>
              <w:t xml:space="preserve"> buscan ofrecer soluciones.</w:t>
            </w:r>
          </w:p>
        </w:tc>
      </w:tr>
    </w:tbl>
    <w:p w14:paraId="1F2DBF03" w14:textId="77777777" w:rsidR="004A1749" w:rsidRPr="00A261C8" w:rsidRDefault="004A1749" w:rsidP="00A85C40">
      <w:pPr>
        <w:spacing w:line="276" w:lineRule="auto"/>
        <w:jc w:val="both"/>
        <w:rPr>
          <w:ins w:id="109" w:author="Eugenia Arce Londoño" w:date="2015-10-01T08:28:00Z"/>
          <w:rFonts w:ascii="Arial" w:hAnsi="Arial" w:cs="Arial"/>
          <w:sz w:val="24"/>
          <w:szCs w:val="24"/>
        </w:rPr>
      </w:pPr>
    </w:p>
    <w:p w14:paraId="62BEF6FA" w14:textId="77777777" w:rsidR="000462C3" w:rsidRDefault="000462C3" w:rsidP="000462C3">
      <w:pPr>
        <w:spacing w:line="276" w:lineRule="auto"/>
        <w:jc w:val="both"/>
        <w:rPr>
          <w:rFonts w:ascii="Arial" w:hAnsi="Arial" w:cs="Arial"/>
          <w:sz w:val="24"/>
          <w:szCs w:val="24"/>
        </w:rPr>
      </w:pPr>
      <w:moveFromRangeStart w:id="110" w:author="Eugenia Arce Londoño" w:date="2015-10-01T08:28:00Z" w:name="move431451413"/>
    </w:p>
    <w:p w14:paraId="5315D261" w14:textId="77777777" w:rsidR="000462C3" w:rsidRPr="00A261C8" w:rsidRDefault="000462C3" w:rsidP="000462C3">
      <w:pPr>
        <w:spacing w:line="276" w:lineRule="auto"/>
        <w:jc w:val="both"/>
        <w:rPr>
          <w:rFonts w:ascii="Arial" w:hAnsi="Arial" w:cs="Arial"/>
          <w:sz w:val="24"/>
          <w:szCs w:val="24"/>
        </w:rPr>
      </w:pPr>
      <w:moveFrom w:id="111" w:author="Eugenia Arce Londoño" w:date="2015-10-01T08:28:00Z">
        <w:r w:rsidRPr="00A261C8">
          <w:rPr>
            <w:rFonts w:ascii="Arial" w:hAnsi="Arial" w:cs="Arial"/>
            <w:sz w:val="24"/>
            <w:szCs w:val="24"/>
          </w:rPr>
          <w:t xml:space="preserve">Para ampliar tus conocimientos sobre la importancia del </w:t>
        </w:r>
        <w:r w:rsidRPr="000462C3">
          <w:rPr>
            <w:rFonts w:ascii="Arial" w:hAnsi="Arial"/>
            <w:b/>
            <w:sz w:val="24"/>
            <w:rPrChange w:id="112" w:author="Eugenia Arce Londoño" w:date="2015-10-01T08:28:00Z">
              <w:rPr>
                <w:rFonts w:ascii="Arial" w:hAnsi="Arial"/>
                <w:sz w:val="24"/>
              </w:rPr>
            </w:rPrChange>
          </w:rPr>
          <w:t>poder</w:t>
        </w:r>
        <w:r w:rsidRPr="00A261C8">
          <w:rPr>
            <w:rFonts w:ascii="Arial" w:hAnsi="Arial" w:cs="Arial"/>
            <w:sz w:val="24"/>
            <w:szCs w:val="24"/>
          </w:rPr>
          <w:t xml:space="preserve"> y su significado en las relaciones individuales y colectivas puedes consultar este video [VER]</w:t>
        </w:r>
        <w:r w:rsidRPr="00A261C8">
          <w:rPr>
            <w:rStyle w:val="Refdenotaalpie"/>
            <w:rFonts w:ascii="Arial" w:eastAsia="Cambria" w:hAnsi="Arial" w:cs="Arial"/>
            <w:b/>
            <w:sz w:val="24"/>
            <w:szCs w:val="24"/>
          </w:rPr>
          <w:footnoteReference w:id="4"/>
        </w:r>
        <w:r w:rsidRPr="00A261C8">
          <w:rPr>
            <w:rFonts w:ascii="Arial" w:hAnsi="Arial" w:cs="Arial"/>
            <w:sz w:val="24"/>
            <w:szCs w:val="24"/>
          </w:rPr>
          <w:t>.</w:t>
        </w:r>
      </w:moveFrom>
    </w:p>
    <w:p w14:paraId="0734C56F" w14:textId="77777777" w:rsidR="0023475A" w:rsidRPr="00A261C8" w:rsidRDefault="0023475A" w:rsidP="00A85C40">
      <w:pPr>
        <w:spacing w:line="276" w:lineRule="auto"/>
        <w:jc w:val="both"/>
        <w:rPr>
          <w:rFonts w:ascii="Arial" w:hAnsi="Arial" w:cs="Arial"/>
          <w:sz w:val="24"/>
          <w:szCs w:val="24"/>
        </w:rPr>
      </w:pPr>
    </w:p>
    <w:moveFromRangeEnd w:id="110"/>
    <w:p w14:paraId="1F1FDDAF" w14:textId="2598431D" w:rsidR="004A604A" w:rsidRPr="00A261C8" w:rsidRDefault="00DF4B97" w:rsidP="00A85C40">
      <w:pPr>
        <w:spacing w:line="276" w:lineRule="auto"/>
        <w:jc w:val="both"/>
        <w:rPr>
          <w:rFonts w:ascii="Arial" w:hAnsi="Arial" w:cs="Arial"/>
          <w:sz w:val="24"/>
          <w:szCs w:val="24"/>
        </w:rPr>
      </w:pPr>
      <w:r w:rsidRPr="00A261C8">
        <w:rPr>
          <w:rFonts w:ascii="Arial" w:hAnsi="Arial" w:cs="Arial"/>
          <w:sz w:val="24"/>
          <w:szCs w:val="24"/>
        </w:rPr>
        <w:t xml:space="preserve">Responder </w:t>
      </w:r>
      <w:r w:rsidR="0023475A" w:rsidRPr="00A261C8">
        <w:rPr>
          <w:rFonts w:ascii="Arial" w:hAnsi="Arial" w:cs="Arial"/>
          <w:sz w:val="24"/>
          <w:szCs w:val="24"/>
        </w:rPr>
        <w:t xml:space="preserve">la pregunta sobre lo que es un </w:t>
      </w:r>
      <w:r w:rsidR="0023475A" w:rsidRPr="00A261C8">
        <w:rPr>
          <w:rFonts w:ascii="Arial" w:hAnsi="Arial" w:cs="Arial"/>
          <w:b/>
          <w:sz w:val="24"/>
          <w:szCs w:val="24"/>
        </w:rPr>
        <w:t>sistema político</w:t>
      </w:r>
      <w:r w:rsidR="004A604A" w:rsidRPr="00A261C8">
        <w:rPr>
          <w:rFonts w:ascii="Arial" w:hAnsi="Arial" w:cs="Arial"/>
          <w:sz w:val="24"/>
          <w:szCs w:val="24"/>
        </w:rPr>
        <w:t xml:space="preserve"> </w:t>
      </w:r>
      <w:r w:rsidR="0023475A" w:rsidRPr="00A261C8">
        <w:rPr>
          <w:rFonts w:ascii="Arial" w:hAnsi="Arial" w:cs="Arial"/>
          <w:sz w:val="24"/>
          <w:szCs w:val="24"/>
        </w:rPr>
        <w:t xml:space="preserve">implica abordar cuestiones relativas al </w:t>
      </w:r>
      <w:r w:rsidR="0023475A" w:rsidRPr="00A261C8">
        <w:rPr>
          <w:rFonts w:ascii="Arial" w:hAnsi="Arial" w:cs="Arial"/>
          <w:b/>
          <w:sz w:val="24"/>
          <w:szCs w:val="24"/>
        </w:rPr>
        <w:t>poder político</w:t>
      </w:r>
      <w:del w:id="115" w:author="Eugenia Arce Londoño" w:date="2015-10-01T08:28:00Z">
        <w:r w:rsidR="0023475A" w:rsidRPr="00A261C8">
          <w:rPr>
            <w:rFonts w:ascii="Arial" w:hAnsi="Arial" w:cs="Arial"/>
            <w:sz w:val="24"/>
            <w:szCs w:val="24"/>
          </w:rPr>
          <w:delText xml:space="preserve"> (</w:delText>
        </w:r>
      </w:del>
      <w:ins w:id="116" w:author="Eugenia Arce Londoño" w:date="2015-10-01T08:28:00Z">
        <w:r w:rsidR="000462C3">
          <w:rPr>
            <w:rFonts w:ascii="Arial" w:hAnsi="Arial" w:cs="Arial"/>
            <w:sz w:val="24"/>
            <w:szCs w:val="24"/>
          </w:rPr>
          <w:t xml:space="preserve">, su </w:t>
        </w:r>
      </w:ins>
      <w:r w:rsidR="0023475A" w:rsidRPr="00A261C8">
        <w:rPr>
          <w:rFonts w:ascii="Arial" w:hAnsi="Arial" w:cs="Arial"/>
          <w:sz w:val="24"/>
          <w:szCs w:val="24"/>
        </w:rPr>
        <w:t xml:space="preserve">fundamento, </w:t>
      </w:r>
      <w:ins w:id="117" w:author="Eugenia Arce Londoño" w:date="2015-10-01T08:28:00Z">
        <w:r w:rsidR="000462C3">
          <w:rPr>
            <w:rFonts w:ascii="Arial" w:hAnsi="Arial" w:cs="Arial"/>
            <w:sz w:val="24"/>
            <w:szCs w:val="24"/>
          </w:rPr>
          <w:t xml:space="preserve">y las condiciones para el </w:t>
        </w:r>
      </w:ins>
      <w:r w:rsidR="0023475A" w:rsidRPr="00A261C8">
        <w:rPr>
          <w:rFonts w:ascii="Arial" w:hAnsi="Arial" w:cs="Arial"/>
          <w:sz w:val="24"/>
          <w:szCs w:val="24"/>
        </w:rPr>
        <w:t>acceso y permanencia</w:t>
      </w:r>
      <w:del w:id="118" w:author="Eugenia Arce Londoño" w:date="2015-10-01T08:28:00Z">
        <w:r w:rsidR="0023475A" w:rsidRPr="00A261C8">
          <w:rPr>
            <w:rFonts w:ascii="Arial" w:hAnsi="Arial" w:cs="Arial"/>
            <w:sz w:val="24"/>
            <w:szCs w:val="24"/>
          </w:rPr>
          <w:delText>),</w:delText>
        </w:r>
      </w:del>
      <w:ins w:id="119" w:author="Eugenia Arce Londoño" w:date="2015-10-01T08:28:00Z">
        <w:r w:rsidR="000462C3">
          <w:rPr>
            <w:rFonts w:ascii="Arial" w:hAnsi="Arial" w:cs="Arial"/>
            <w:sz w:val="24"/>
            <w:szCs w:val="24"/>
          </w:rPr>
          <w:t xml:space="preserve"> en el poder. Así mismo</w:t>
        </w:r>
        <w:r w:rsidR="0023475A" w:rsidRPr="00A261C8">
          <w:rPr>
            <w:rFonts w:ascii="Arial" w:hAnsi="Arial" w:cs="Arial"/>
            <w:sz w:val="24"/>
            <w:szCs w:val="24"/>
          </w:rPr>
          <w:t>,</w:t>
        </w:r>
        <w:r w:rsidR="003A5D89">
          <w:rPr>
            <w:rFonts w:ascii="Arial" w:hAnsi="Arial" w:cs="Arial"/>
            <w:sz w:val="24"/>
            <w:szCs w:val="24"/>
          </w:rPr>
          <w:t xml:space="preserve"> </w:t>
        </w:r>
        <w:r w:rsidR="00645AD7">
          <w:rPr>
            <w:rFonts w:ascii="Arial" w:hAnsi="Arial" w:cs="Arial"/>
            <w:sz w:val="24"/>
            <w:szCs w:val="24"/>
          </w:rPr>
          <w:t>exige entender</w:t>
        </w:r>
      </w:ins>
      <w:r w:rsidR="0023475A" w:rsidRPr="00A261C8">
        <w:rPr>
          <w:rFonts w:ascii="Arial" w:hAnsi="Arial" w:cs="Arial"/>
          <w:sz w:val="24"/>
          <w:szCs w:val="24"/>
        </w:rPr>
        <w:t xml:space="preserve"> la </w:t>
      </w:r>
      <w:r w:rsidR="0023475A" w:rsidRPr="00A261C8">
        <w:rPr>
          <w:rFonts w:ascii="Arial" w:hAnsi="Arial" w:cs="Arial"/>
          <w:b/>
          <w:sz w:val="24"/>
          <w:szCs w:val="24"/>
        </w:rPr>
        <w:t>política como actividad</w:t>
      </w:r>
      <w:del w:id="120" w:author="Eugenia Arce Londoño" w:date="2015-10-01T08:28:00Z">
        <w:r w:rsidR="0023475A" w:rsidRPr="00A261C8">
          <w:rPr>
            <w:rFonts w:ascii="Arial" w:hAnsi="Arial" w:cs="Arial"/>
            <w:sz w:val="24"/>
            <w:szCs w:val="24"/>
          </w:rPr>
          <w:delText xml:space="preserve"> (</w:delText>
        </w:r>
      </w:del>
      <w:ins w:id="121" w:author="Eugenia Arce Londoño" w:date="2015-10-01T08:28:00Z">
        <w:r w:rsidR="000462C3">
          <w:rPr>
            <w:rFonts w:ascii="Arial" w:hAnsi="Arial" w:cs="Arial"/>
            <w:b/>
            <w:sz w:val="24"/>
            <w:szCs w:val="24"/>
          </w:rPr>
          <w:t xml:space="preserve">, </w:t>
        </w:r>
        <w:r w:rsidR="000462C3">
          <w:rPr>
            <w:rFonts w:ascii="Arial" w:hAnsi="Arial" w:cs="Arial"/>
            <w:sz w:val="24"/>
            <w:szCs w:val="24"/>
          </w:rPr>
          <w:t xml:space="preserve">con sus </w:t>
        </w:r>
      </w:ins>
      <w:r w:rsidR="0023475A" w:rsidRPr="00A261C8">
        <w:rPr>
          <w:rFonts w:ascii="Arial" w:hAnsi="Arial" w:cs="Arial"/>
          <w:sz w:val="24"/>
          <w:szCs w:val="24"/>
        </w:rPr>
        <w:t>institu</w:t>
      </w:r>
      <w:r w:rsidR="000462C3">
        <w:rPr>
          <w:rFonts w:ascii="Arial" w:hAnsi="Arial" w:cs="Arial"/>
          <w:sz w:val="24"/>
          <w:szCs w:val="24"/>
        </w:rPr>
        <w:t>ciones</w:t>
      </w:r>
      <w:del w:id="122" w:author="Eugenia Arce Londoño" w:date="2015-10-01T08:28:00Z">
        <w:r w:rsidR="0023475A" w:rsidRPr="00A261C8">
          <w:rPr>
            <w:rFonts w:ascii="Arial" w:hAnsi="Arial" w:cs="Arial"/>
            <w:sz w:val="24"/>
            <w:szCs w:val="24"/>
          </w:rPr>
          <w:delText>:</w:delText>
        </w:r>
      </w:del>
      <w:ins w:id="123" w:author="Eugenia Arce Londoño" w:date="2015-10-01T08:28:00Z">
        <w:r w:rsidR="000462C3">
          <w:rPr>
            <w:rFonts w:ascii="Arial" w:hAnsi="Arial" w:cs="Arial"/>
            <w:sz w:val="24"/>
            <w:szCs w:val="24"/>
          </w:rPr>
          <w:t>,</w:t>
        </w:r>
      </w:ins>
      <w:r w:rsidR="000462C3">
        <w:rPr>
          <w:rFonts w:ascii="Arial" w:hAnsi="Arial" w:cs="Arial"/>
          <w:sz w:val="24"/>
          <w:szCs w:val="24"/>
        </w:rPr>
        <w:t xml:space="preserve"> reglas y procedimientos</w:t>
      </w:r>
      <w:del w:id="124" w:author="Eugenia Arce Londoño" w:date="2015-10-01T08:28:00Z">
        <w:r w:rsidR="0023475A" w:rsidRPr="00A261C8">
          <w:rPr>
            <w:rFonts w:ascii="Arial" w:hAnsi="Arial" w:cs="Arial"/>
            <w:sz w:val="24"/>
            <w:szCs w:val="24"/>
          </w:rPr>
          <w:delText>) y</w:delText>
        </w:r>
      </w:del>
      <w:ins w:id="125" w:author="Eugenia Arce Londoño" w:date="2015-10-01T08:28:00Z">
        <w:r w:rsidR="000462C3">
          <w:rPr>
            <w:rFonts w:ascii="Arial" w:hAnsi="Arial" w:cs="Arial"/>
            <w:sz w:val="24"/>
            <w:szCs w:val="24"/>
          </w:rPr>
          <w:t>,</w:t>
        </w:r>
        <w:r w:rsidR="0023475A" w:rsidRPr="00A261C8">
          <w:rPr>
            <w:rFonts w:ascii="Arial" w:hAnsi="Arial" w:cs="Arial"/>
            <w:sz w:val="24"/>
            <w:szCs w:val="24"/>
          </w:rPr>
          <w:t xml:space="preserve"> y </w:t>
        </w:r>
        <w:r w:rsidR="00645AD7">
          <w:rPr>
            <w:rFonts w:ascii="Arial" w:hAnsi="Arial" w:cs="Arial"/>
            <w:sz w:val="24"/>
            <w:szCs w:val="24"/>
          </w:rPr>
          <w:t>los asuntos relacionados c</w:t>
        </w:r>
        <w:r w:rsidR="003A5D89">
          <w:rPr>
            <w:rFonts w:ascii="Arial" w:hAnsi="Arial" w:cs="Arial"/>
            <w:sz w:val="24"/>
            <w:szCs w:val="24"/>
          </w:rPr>
          <w:t>on</w:t>
        </w:r>
      </w:ins>
      <w:r w:rsidR="003A5D89">
        <w:rPr>
          <w:rFonts w:ascii="Arial" w:hAnsi="Arial" w:cs="Arial"/>
          <w:sz w:val="24"/>
          <w:szCs w:val="24"/>
        </w:rPr>
        <w:t xml:space="preserve"> </w:t>
      </w:r>
      <w:r w:rsidR="0023475A" w:rsidRPr="00A261C8">
        <w:rPr>
          <w:rFonts w:ascii="Arial" w:hAnsi="Arial" w:cs="Arial"/>
          <w:sz w:val="24"/>
          <w:szCs w:val="24"/>
        </w:rPr>
        <w:t xml:space="preserve">el </w:t>
      </w:r>
      <w:r w:rsidR="0023475A" w:rsidRPr="00A261C8">
        <w:rPr>
          <w:rFonts w:ascii="Arial" w:hAnsi="Arial" w:cs="Arial"/>
          <w:b/>
          <w:sz w:val="24"/>
          <w:szCs w:val="24"/>
        </w:rPr>
        <w:t>gobierno de la sociedad</w:t>
      </w:r>
      <w:del w:id="126" w:author="Eugenia Arce Londoño" w:date="2015-10-01T08:28:00Z">
        <w:r w:rsidR="0023475A" w:rsidRPr="00A261C8">
          <w:rPr>
            <w:rFonts w:ascii="Arial" w:hAnsi="Arial" w:cs="Arial"/>
            <w:sz w:val="24"/>
            <w:szCs w:val="24"/>
          </w:rPr>
          <w:delText xml:space="preserve"> (</w:delText>
        </w:r>
      </w:del>
      <w:ins w:id="127" w:author="Eugenia Arce Londoño" w:date="2015-10-01T08:28:00Z">
        <w:r w:rsidR="000462C3">
          <w:rPr>
            <w:rFonts w:ascii="Arial" w:hAnsi="Arial" w:cs="Arial"/>
            <w:sz w:val="24"/>
            <w:szCs w:val="24"/>
          </w:rPr>
          <w:t xml:space="preserve">, que tiene a su vez </w:t>
        </w:r>
      </w:ins>
      <w:r w:rsidR="000462C3">
        <w:rPr>
          <w:rFonts w:ascii="Arial" w:hAnsi="Arial" w:cs="Arial"/>
          <w:sz w:val="24"/>
          <w:szCs w:val="24"/>
        </w:rPr>
        <w:t>instituciones</w:t>
      </w:r>
      <w:del w:id="128" w:author="Eugenia Arce Londoño" w:date="2015-10-01T08:28:00Z">
        <w:r w:rsidR="0023475A" w:rsidRPr="00A261C8">
          <w:rPr>
            <w:rFonts w:ascii="Arial" w:hAnsi="Arial" w:cs="Arial"/>
            <w:sz w:val="24"/>
            <w:szCs w:val="24"/>
          </w:rPr>
          <w:delText>:</w:delText>
        </w:r>
      </w:del>
      <w:ins w:id="129" w:author="Eugenia Arce Londoño" w:date="2015-10-01T08:28:00Z">
        <w:r w:rsidR="000462C3">
          <w:rPr>
            <w:rFonts w:ascii="Arial" w:hAnsi="Arial" w:cs="Arial"/>
            <w:sz w:val="24"/>
            <w:szCs w:val="24"/>
          </w:rPr>
          <w:t>,</w:t>
        </w:r>
      </w:ins>
      <w:r w:rsidR="000462C3">
        <w:rPr>
          <w:rFonts w:ascii="Arial" w:hAnsi="Arial" w:cs="Arial"/>
          <w:sz w:val="24"/>
          <w:szCs w:val="24"/>
        </w:rPr>
        <w:t xml:space="preserve"> procesos y decisiones</w:t>
      </w:r>
      <w:del w:id="130" w:author="Eugenia Arce Londoño" w:date="2015-10-01T08:28:00Z">
        <w:r w:rsidR="0023475A" w:rsidRPr="00A261C8">
          <w:rPr>
            <w:rFonts w:ascii="Arial" w:hAnsi="Arial" w:cs="Arial"/>
            <w:sz w:val="24"/>
            <w:szCs w:val="24"/>
          </w:rPr>
          <w:delText>). Lo cual</w:delText>
        </w:r>
      </w:del>
      <w:ins w:id="131" w:author="Eugenia Arce Londoño" w:date="2015-10-01T08:28:00Z">
        <w:r w:rsidR="0023475A" w:rsidRPr="00A261C8">
          <w:rPr>
            <w:rFonts w:ascii="Arial" w:hAnsi="Arial" w:cs="Arial"/>
            <w:sz w:val="24"/>
            <w:szCs w:val="24"/>
          </w:rPr>
          <w:t xml:space="preserve">. </w:t>
        </w:r>
        <w:r w:rsidR="000462C3">
          <w:rPr>
            <w:rFonts w:ascii="Arial" w:hAnsi="Arial" w:cs="Arial"/>
            <w:sz w:val="24"/>
            <w:szCs w:val="24"/>
          </w:rPr>
          <w:t>Esto</w:t>
        </w:r>
      </w:ins>
      <w:r w:rsidR="000462C3">
        <w:rPr>
          <w:rFonts w:ascii="Arial" w:hAnsi="Arial" w:cs="Arial"/>
          <w:sz w:val="24"/>
          <w:szCs w:val="24"/>
        </w:rPr>
        <w:t xml:space="preserve"> </w:t>
      </w:r>
      <w:r w:rsidR="0023475A" w:rsidRPr="00A261C8">
        <w:rPr>
          <w:rFonts w:ascii="Arial" w:hAnsi="Arial" w:cs="Arial"/>
          <w:sz w:val="24"/>
          <w:szCs w:val="24"/>
        </w:rPr>
        <w:t xml:space="preserve">es fundamental si tenemos en cuenta que el </w:t>
      </w:r>
      <w:r w:rsidR="0023475A" w:rsidRPr="00A261C8">
        <w:rPr>
          <w:rFonts w:ascii="Arial" w:hAnsi="Arial" w:cs="Arial"/>
          <w:b/>
          <w:sz w:val="24"/>
          <w:szCs w:val="24"/>
        </w:rPr>
        <w:t>poder político</w:t>
      </w:r>
      <w:r w:rsidR="0023475A" w:rsidRPr="00A261C8">
        <w:rPr>
          <w:rFonts w:ascii="Arial" w:hAnsi="Arial" w:cs="Arial"/>
          <w:sz w:val="24"/>
          <w:szCs w:val="24"/>
        </w:rPr>
        <w:t xml:space="preserve"> define la </w:t>
      </w:r>
      <w:r w:rsidR="0023475A" w:rsidRPr="00A261C8">
        <w:rPr>
          <w:rFonts w:ascii="Arial" w:hAnsi="Arial" w:cs="Arial"/>
          <w:b/>
          <w:sz w:val="24"/>
          <w:szCs w:val="24"/>
        </w:rPr>
        <w:t>organización</w:t>
      </w:r>
      <w:r w:rsidR="0023475A" w:rsidRPr="00A261C8">
        <w:rPr>
          <w:rFonts w:ascii="Arial" w:hAnsi="Arial" w:cs="Arial"/>
          <w:sz w:val="24"/>
          <w:szCs w:val="24"/>
        </w:rPr>
        <w:t xml:space="preserve">, la </w:t>
      </w:r>
      <w:r w:rsidR="0023475A" w:rsidRPr="00A261C8">
        <w:rPr>
          <w:rFonts w:ascii="Arial" w:hAnsi="Arial" w:cs="Arial"/>
          <w:b/>
          <w:sz w:val="24"/>
          <w:szCs w:val="24"/>
        </w:rPr>
        <w:t>integración</w:t>
      </w:r>
      <w:r w:rsidR="0023475A" w:rsidRPr="00A261C8">
        <w:rPr>
          <w:rFonts w:ascii="Arial" w:hAnsi="Arial" w:cs="Arial"/>
          <w:sz w:val="24"/>
          <w:szCs w:val="24"/>
        </w:rPr>
        <w:t xml:space="preserve"> y la </w:t>
      </w:r>
      <w:r w:rsidR="0023475A" w:rsidRPr="00A261C8">
        <w:rPr>
          <w:rFonts w:ascii="Arial" w:hAnsi="Arial" w:cs="Arial"/>
          <w:b/>
          <w:sz w:val="24"/>
          <w:szCs w:val="24"/>
        </w:rPr>
        <w:t>unidad política de la sociedad</w:t>
      </w:r>
      <w:r w:rsidR="0023475A" w:rsidRPr="00A261C8">
        <w:rPr>
          <w:rFonts w:ascii="Arial" w:hAnsi="Arial" w:cs="Arial"/>
          <w:sz w:val="24"/>
          <w:szCs w:val="24"/>
        </w:rPr>
        <w:t xml:space="preserve"> mediante decisiones obligatorias y vinculantes sobre su modelo y los valores </w:t>
      </w:r>
      <w:r w:rsidR="00C32553">
        <w:rPr>
          <w:rFonts w:ascii="Arial" w:hAnsi="Arial" w:cs="Arial"/>
          <w:sz w:val="24"/>
          <w:szCs w:val="24"/>
        </w:rPr>
        <w:t>y principios que lo configuran.</w:t>
      </w:r>
      <w:del w:id="132" w:author="Eugenia Arce Londoño" w:date="2015-10-01T08:28:00Z">
        <w:r w:rsidR="0023475A" w:rsidRPr="00A261C8">
          <w:rPr>
            <w:rFonts w:ascii="Arial" w:hAnsi="Arial" w:cs="Arial"/>
            <w:sz w:val="24"/>
            <w:szCs w:val="24"/>
          </w:rPr>
          <w:delText xml:space="preserve"> </w:delText>
        </w:r>
      </w:del>
    </w:p>
    <w:p w14:paraId="07D54DEE" w14:textId="77777777" w:rsidR="004A604A" w:rsidRPr="00A261C8" w:rsidRDefault="004A604A" w:rsidP="00A85C40">
      <w:pPr>
        <w:spacing w:line="276" w:lineRule="auto"/>
        <w:jc w:val="both"/>
        <w:rPr>
          <w:rFonts w:ascii="Arial" w:hAnsi="Arial" w:cs="Arial"/>
          <w:sz w:val="24"/>
          <w:szCs w:val="24"/>
        </w:rPr>
      </w:pPr>
    </w:p>
    <w:p w14:paraId="7662E311" w14:textId="64DEC6AE" w:rsidR="0023475A" w:rsidRPr="00A261C8" w:rsidRDefault="0023475A" w:rsidP="00A85C40">
      <w:pPr>
        <w:spacing w:line="276" w:lineRule="auto"/>
        <w:jc w:val="both"/>
        <w:rPr>
          <w:rFonts w:ascii="Arial" w:hAnsi="Arial" w:cs="Arial"/>
          <w:sz w:val="24"/>
          <w:szCs w:val="24"/>
        </w:rPr>
      </w:pPr>
      <w:r w:rsidRPr="00A261C8">
        <w:rPr>
          <w:rFonts w:ascii="Arial" w:hAnsi="Arial" w:cs="Arial"/>
          <w:sz w:val="24"/>
          <w:szCs w:val="24"/>
        </w:rPr>
        <w:t xml:space="preserve">De ese modo, </w:t>
      </w:r>
      <w:r w:rsidR="004A604A" w:rsidRPr="00A261C8">
        <w:rPr>
          <w:rFonts w:ascii="Arial" w:hAnsi="Arial" w:cs="Arial"/>
          <w:sz w:val="24"/>
          <w:szCs w:val="24"/>
        </w:rPr>
        <w:t xml:space="preserve">el </w:t>
      </w:r>
      <w:r w:rsidR="004A604A" w:rsidRPr="00A261C8">
        <w:rPr>
          <w:rFonts w:ascii="Arial" w:hAnsi="Arial" w:cs="Arial"/>
          <w:b/>
          <w:sz w:val="24"/>
          <w:szCs w:val="24"/>
        </w:rPr>
        <w:t>sistema político</w:t>
      </w:r>
      <w:r w:rsidR="004A604A" w:rsidRPr="00A261C8">
        <w:rPr>
          <w:rFonts w:ascii="Arial" w:hAnsi="Arial" w:cs="Arial"/>
          <w:sz w:val="24"/>
          <w:szCs w:val="24"/>
        </w:rPr>
        <w:t xml:space="preserve"> </w:t>
      </w:r>
      <w:r w:rsidRPr="00A261C8">
        <w:rPr>
          <w:rFonts w:ascii="Arial" w:hAnsi="Arial" w:cs="Arial"/>
          <w:sz w:val="24"/>
          <w:szCs w:val="24"/>
        </w:rPr>
        <w:t xml:space="preserve">estructura el </w:t>
      </w:r>
      <w:r w:rsidRPr="00A261C8">
        <w:rPr>
          <w:rFonts w:ascii="Arial" w:hAnsi="Arial" w:cs="Arial"/>
          <w:b/>
          <w:sz w:val="24"/>
          <w:szCs w:val="24"/>
        </w:rPr>
        <w:t>poder estatal</w:t>
      </w:r>
      <w:r w:rsidRPr="00A261C8">
        <w:rPr>
          <w:rFonts w:ascii="Arial" w:hAnsi="Arial" w:cs="Arial"/>
          <w:sz w:val="24"/>
          <w:szCs w:val="24"/>
        </w:rPr>
        <w:t xml:space="preserve"> y mantiene la </w:t>
      </w:r>
      <w:r w:rsidRPr="00A261C8">
        <w:rPr>
          <w:rFonts w:ascii="Arial" w:hAnsi="Arial" w:cs="Arial"/>
          <w:b/>
          <w:sz w:val="24"/>
          <w:szCs w:val="24"/>
        </w:rPr>
        <w:t>convivencia social</w:t>
      </w:r>
      <w:r w:rsidRPr="00A261C8">
        <w:rPr>
          <w:rFonts w:ascii="Arial" w:hAnsi="Arial" w:cs="Arial"/>
          <w:sz w:val="24"/>
          <w:szCs w:val="24"/>
        </w:rPr>
        <w:t xml:space="preserve"> </w:t>
      </w:r>
      <w:r w:rsidRPr="00174DE9">
        <w:rPr>
          <w:rFonts w:ascii="Arial" w:hAnsi="Arial"/>
          <w:sz w:val="24"/>
          <w:rPrChange w:id="133" w:author="Eugenia Arce Londoño" w:date="2015-10-01T08:28:00Z">
            <w:rPr>
              <w:rFonts w:ascii="Arial" w:hAnsi="Arial"/>
              <w:b/>
              <w:sz w:val="24"/>
            </w:rPr>
          </w:rPrChange>
        </w:rPr>
        <w:t>gobernando</w:t>
      </w:r>
      <w:r w:rsidRPr="00A261C8">
        <w:rPr>
          <w:rFonts w:ascii="Arial" w:hAnsi="Arial" w:cs="Arial"/>
          <w:sz w:val="24"/>
          <w:szCs w:val="24"/>
        </w:rPr>
        <w:t xml:space="preserve"> la población en un territorio mediante determinados </w:t>
      </w:r>
      <w:r w:rsidRPr="00A261C8">
        <w:rPr>
          <w:rFonts w:ascii="Arial" w:hAnsi="Arial" w:cs="Arial"/>
          <w:b/>
          <w:sz w:val="24"/>
          <w:szCs w:val="24"/>
        </w:rPr>
        <w:t>regímenes políticos</w:t>
      </w:r>
      <w:r w:rsidR="004A604A" w:rsidRPr="00A261C8">
        <w:rPr>
          <w:rFonts w:ascii="Arial" w:hAnsi="Arial" w:cs="Arial"/>
          <w:sz w:val="24"/>
          <w:szCs w:val="24"/>
        </w:rPr>
        <w:t xml:space="preserve"> definidos como el </w:t>
      </w:r>
      <w:r w:rsidR="004A604A" w:rsidRPr="00174DE9">
        <w:rPr>
          <w:rFonts w:ascii="Arial" w:hAnsi="Arial"/>
          <w:sz w:val="24"/>
          <w:rPrChange w:id="134" w:author="Eugenia Arce Londoño" w:date="2015-10-01T08:28:00Z">
            <w:rPr>
              <w:rFonts w:ascii="Arial" w:hAnsi="Arial"/>
              <w:b/>
              <w:sz w:val="24"/>
            </w:rPr>
          </w:rPrChange>
        </w:rPr>
        <w:t>conjunto de instituciones</w:t>
      </w:r>
      <w:r w:rsidRPr="00174DE9">
        <w:rPr>
          <w:rFonts w:ascii="Arial" w:hAnsi="Arial"/>
          <w:sz w:val="24"/>
          <w:rPrChange w:id="135" w:author="Eugenia Arce Londoño" w:date="2015-10-01T08:28:00Z">
            <w:rPr>
              <w:rFonts w:ascii="Arial" w:hAnsi="Arial"/>
              <w:b/>
              <w:sz w:val="24"/>
            </w:rPr>
          </w:rPrChange>
        </w:rPr>
        <w:t xml:space="preserve"> para el desarrollo de la política como actividad</w:t>
      </w:r>
      <w:r w:rsidRPr="00174DE9">
        <w:rPr>
          <w:rFonts w:ascii="Arial" w:hAnsi="Arial" w:cs="Arial"/>
          <w:sz w:val="24"/>
          <w:szCs w:val="24"/>
        </w:rPr>
        <w:t>.</w:t>
      </w:r>
      <w:r w:rsidRPr="00A261C8">
        <w:rPr>
          <w:rFonts w:ascii="Arial" w:hAnsi="Arial" w:cs="Arial"/>
          <w:sz w:val="24"/>
          <w:szCs w:val="24"/>
        </w:rPr>
        <w:t xml:space="preserve"> </w:t>
      </w:r>
      <w:del w:id="136" w:author="Eugenia Arce Londoño" w:date="2015-10-01T08:28:00Z">
        <w:r w:rsidRPr="00A261C8">
          <w:rPr>
            <w:rFonts w:ascii="Arial" w:hAnsi="Arial" w:cs="Arial"/>
            <w:sz w:val="24"/>
            <w:szCs w:val="24"/>
          </w:rPr>
          <w:delText>Esta</w:delText>
        </w:r>
      </w:del>
      <w:ins w:id="137" w:author="Eugenia Arce Londoño" w:date="2015-10-01T08:28:00Z">
        <w:r w:rsidR="00174DE9" w:rsidRPr="00A261C8">
          <w:rPr>
            <w:rFonts w:ascii="Arial" w:hAnsi="Arial" w:cs="Arial"/>
            <w:sz w:val="24"/>
            <w:szCs w:val="24"/>
          </w:rPr>
          <w:t>El régimen político</w:t>
        </w:r>
      </w:ins>
      <w:r w:rsidR="00174DE9" w:rsidRPr="00A261C8">
        <w:rPr>
          <w:rFonts w:ascii="Arial" w:hAnsi="Arial" w:cs="Arial"/>
          <w:sz w:val="24"/>
          <w:szCs w:val="24"/>
        </w:rPr>
        <w:t xml:space="preserve"> </w:t>
      </w:r>
      <w:r w:rsidR="004A604A" w:rsidRPr="00A261C8">
        <w:rPr>
          <w:rFonts w:ascii="Arial" w:hAnsi="Arial" w:cs="Arial"/>
          <w:sz w:val="24"/>
          <w:szCs w:val="24"/>
        </w:rPr>
        <w:t>es</w:t>
      </w:r>
      <w:r w:rsidRPr="00A261C8">
        <w:rPr>
          <w:rFonts w:ascii="Arial" w:hAnsi="Arial" w:cs="Arial"/>
          <w:sz w:val="24"/>
          <w:szCs w:val="24"/>
        </w:rPr>
        <w:t>, en el estudio de este tema, la puerta de entrada</w:t>
      </w:r>
      <w:r w:rsidR="004A604A" w:rsidRPr="00A261C8">
        <w:rPr>
          <w:rFonts w:ascii="Arial" w:hAnsi="Arial" w:cs="Arial"/>
          <w:sz w:val="24"/>
          <w:szCs w:val="24"/>
        </w:rPr>
        <w:t>:</w:t>
      </w:r>
      <w:r w:rsidR="00174DE9">
        <w:rPr>
          <w:rFonts w:ascii="Arial" w:hAnsi="Arial" w:cs="Arial"/>
          <w:sz w:val="24"/>
          <w:szCs w:val="24"/>
        </w:rPr>
        <w:t xml:space="preserve"> </w:t>
      </w:r>
      <w:del w:id="138" w:author="Eugenia Arce Londoño" w:date="2015-10-01T08:28:00Z">
        <w:r w:rsidR="004A604A" w:rsidRPr="00A261C8">
          <w:rPr>
            <w:rFonts w:ascii="Arial" w:hAnsi="Arial" w:cs="Arial"/>
            <w:sz w:val="24"/>
            <w:szCs w:val="24"/>
          </w:rPr>
          <w:delText>el régimen político</w:delText>
        </w:r>
        <w:r w:rsidRPr="00A261C8">
          <w:rPr>
            <w:rFonts w:ascii="Arial" w:hAnsi="Arial" w:cs="Arial"/>
            <w:sz w:val="24"/>
            <w:szCs w:val="24"/>
          </w:rPr>
          <w:delText>. Ingresamos</w:delText>
        </w:r>
      </w:del>
      <w:ins w:id="139" w:author="Eugenia Arce Londoño" w:date="2015-10-01T08:28:00Z">
        <w:r w:rsidR="00174DE9">
          <w:rPr>
            <w:rFonts w:ascii="Arial" w:hAnsi="Arial" w:cs="Arial"/>
            <w:sz w:val="24"/>
            <w:szCs w:val="24"/>
          </w:rPr>
          <w:t>i</w:t>
        </w:r>
        <w:r w:rsidRPr="00A261C8">
          <w:rPr>
            <w:rFonts w:ascii="Arial" w:hAnsi="Arial" w:cs="Arial"/>
            <w:sz w:val="24"/>
            <w:szCs w:val="24"/>
          </w:rPr>
          <w:t>ngresamos</w:t>
        </w:r>
      </w:ins>
      <w:r w:rsidRPr="00A261C8">
        <w:rPr>
          <w:rFonts w:ascii="Arial" w:hAnsi="Arial" w:cs="Arial"/>
          <w:sz w:val="24"/>
          <w:szCs w:val="24"/>
        </w:rPr>
        <w:t xml:space="preserve"> a través de las instituciones que se crean, se</w:t>
      </w:r>
      <w:r w:rsidR="004A604A" w:rsidRPr="00A261C8">
        <w:rPr>
          <w:rFonts w:ascii="Arial" w:hAnsi="Arial" w:cs="Arial"/>
          <w:sz w:val="24"/>
          <w:szCs w:val="24"/>
        </w:rPr>
        <w:t xml:space="preserve"> defienden o buscan destruirse.</w:t>
      </w:r>
    </w:p>
    <w:p w14:paraId="5178ED68" w14:textId="77777777" w:rsidR="0023475A" w:rsidRPr="00A261C8" w:rsidRDefault="0023475A" w:rsidP="00A85C40">
      <w:pPr>
        <w:spacing w:line="276" w:lineRule="auto"/>
        <w:jc w:val="both"/>
        <w:rPr>
          <w:del w:id="140" w:author="Eugenia Arce Londoño" w:date="2015-10-01T08:28:00Z"/>
          <w:rFonts w:ascii="Arial" w:hAnsi="Arial" w:cs="Arial"/>
          <w:sz w:val="24"/>
          <w:szCs w:val="24"/>
        </w:rPr>
      </w:pPr>
    </w:p>
    <w:p w14:paraId="5E0D7DDA" w14:textId="77777777" w:rsidR="000462C3" w:rsidRDefault="000462C3" w:rsidP="000462C3">
      <w:pPr>
        <w:spacing w:line="276" w:lineRule="auto"/>
        <w:jc w:val="both"/>
        <w:rPr>
          <w:rFonts w:ascii="Arial" w:hAnsi="Arial" w:cs="Arial"/>
          <w:sz w:val="24"/>
          <w:szCs w:val="24"/>
        </w:rPr>
      </w:pPr>
      <w:moveToRangeStart w:id="141" w:author="Eugenia Arce Londoño" w:date="2015-10-01T08:28:00Z" w:name="move431451413"/>
    </w:p>
    <w:p w14:paraId="1ED327DB" w14:textId="77777777" w:rsidR="000462C3" w:rsidRPr="00A261C8" w:rsidRDefault="000462C3" w:rsidP="000462C3">
      <w:pPr>
        <w:spacing w:line="276" w:lineRule="auto"/>
        <w:jc w:val="both"/>
        <w:rPr>
          <w:rFonts w:ascii="Arial" w:hAnsi="Arial" w:cs="Arial"/>
          <w:sz w:val="24"/>
          <w:szCs w:val="24"/>
        </w:rPr>
      </w:pPr>
      <w:moveTo w:id="142" w:author="Eugenia Arce Londoño" w:date="2015-10-01T08:28:00Z">
        <w:r w:rsidRPr="00A261C8">
          <w:rPr>
            <w:rFonts w:ascii="Arial" w:hAnsi="Arial" w:cs="Arial"/>
            <w:sz w:val="24"/>
            <w:szCs w:val="24"/>
          </w:rPr>
          <w:lastRenderedPageBreak/>
          <w:t xml:space="preserve">Para ampliar tus conocimientos sobre la importancia del </w:t>
        </w:r>
        <w:r w:rsidRPr="000462C3">
          <w:rPr>
            <w:rFonts w:ascii="Arial" w:hAnsi="Arial"/>
            <w:b/>
            <w:sz w:val="24"/>
            <w:rPrChange w:id="143" w:author="Eugenia Arce Londoño" w:date="2015-10-01T08:28:00Z">
              <w:rPr>
                <w:rFonts w:ascii="Arial" w:hAnsi="Arial"/>
                <w:sz w:val="24"/>
              </w:rPr>
            </w:rPrChange>
          </w:rPr>
          <w:t>poder</w:t>
        </w:r>
        <w:r w:rsidRPr="00A261C8">
          <w:rPr>
            <w:rFonts w:ascii="Arial" w:hAnsi="Arial" w:cs="Arial"/>
            <w:sz w:val="24"/>
            <w:szCs w:val="24"/>
          </w:rPr>
          <w:t xml:space="preserve"> y su significado en las relaciones individuales y colectivas puedes consultar este video [VER]</w:t>
        </w:r>
        <w:r w:rsidRPr="00A261C8">
          <w:rPr>
            <w:rStyle w:val="Refdenotaalpie"/>
            <w:rFonts w:ascii="Arial" w:eastAsia="Cambria" w:hAnsi="Arial" w:cs="Arial"/>
            <w:b/>
            <w:sz w:val="24"/>
            <w:szCs w:val="24"/>
          </w:rPr>
          <w:footnoteReference w:id="5"/>
        </w:r>
        <w:r w:rsidRPr="00A261C8">
          <w:rPr>
            <w:rFonts w:ascii="Arial" w:hAnsi="Arial" w:cs="Arial"/>
            <w:sz w:val="24"/>
            <w:szCs w:val="24"/>
          </w:rPr>
          <w:t>.</w:t>
        </w:r>
      </w:moveTo>
    </w:p>
    <w:p w14:paraId="364B009A" w14:textId="77777777" w:rsidR="0023475A" w:rsidRPr="00A261C8" w:rsidRDefault="0023475A"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579"/>
      </w:tblGrid>
      <w:tr w:rsidR="00DB526C" w:rsidRPr="00A261C8" w14:paraId="28C32D11" w14:textId="77777777" w:rsidTr="00DF4B97">
        <w:trPr>
          <w:trHeight w:val="224"/>
          <w:jc w:val="center"/>
        </w:trPr>
        <w:tc>
          <w:tcPr>
            <w:tcW w:w="6643" w:type="dxa"/>
            <w:gridSpan w:val="2"/>
            <w:shd w:val="clear" w:color="auto" w:fill="0D0D0D"/>
          </w:tcPr>
          <w:moveToRangeEnd w:id="141"/>
          <w:p w14:paraId="00466CA9" w14:textId="77777777" w:rsidR="00BC5ACA" w:rsidRPr="00A261C8" w:rsidRDefault="00BC5A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02717E20" w14:textId="77777777" w:rsidTr="00DF4B97">
        <w:trPr>
          <w:trHeight w:val="215"/>
          <w:jc w:val="center"/>
        </w:trPr>
        <w:tc>
          <w:tcPr>
            <w:tcW w:w="2092" w:type="dxa"/>
          </w:tcPr>
          <w:p w14:paraId="62A4BC51" w14:textId="77777777" w:rsidR="00BC5ACA" w:rsidRPr="00A261C8" w:rsidRDefault="00BC5A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551" w:type="dxa"/>
          </w:tcPr>
          <w:p w14:paraId="64D9612A" w14:textId="16502553" w:rsidR="00BC5ACA" w:rsidRPr="00A261C8" w:rsidRDefault="00BC5AC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3</w:t>
            </w:r>
          </w:p>
        </w:tc>
      </w:tr>
      <w:tr w:rsidR="00DB526C" w:rsidRPr="00A261C8" w14:paraId="4F1FF0ED" w14:textId="77777777" w:rsidTr="00DF4B97">
        <w:trPr>
          <w:trHeight w:val="215"/>
          <w:jc w:val="center"/>
        </w:trPr>
        <w:tc>
          <w:tcPr>
            <w:tcW w:w="2092" w:type="dxa"/>
          </w:tcPr>
          <w:p w14:paraId="57003A63" w14:textId="77777777"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551" w:type="dxa"/>
          </w:tcPr>
          <w:p w14:paraId="3ECCBA9D" w14:textId="77E88B74"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sz w:val="24"/>
                <w:szCs w:val="24"/>
              </w:rPr>
              <w:t>Gobiernos nacionales.</w:t>
            </w:r>
          </w:p>
        </w:tc>
      </w:tr>
      <w:tr w:rsidR="00DB526C" w:rsidRPr="00A261C8" w14:paraId="306BD4B4" w14:textId="77777777" w:rsidTr="00DF4B97">
        <w:trPr>
          <w:trHeight w:val="2747"/>
          <w:jc w:val="center"/>
        </w:trPr>
        <w:tc>
          <w:tcPr>
            <w:tcW w:w="2092" w:type="dxa"/>
          </w:tcPr>
          <w:p w14:paraId="176A906A" w14:textId="77777777"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6"/>
            </w:r>
            <w:r w:rsidRPr="00A261C8">
              <w:rPr>
                <w:rFonts w:ascii="Arial" w:eastAsia="Cambria" w:hAnsi="Arial" w:cs="Arial"/>
                <w:b/>
                <w:sz w:val="24"/>
                <w:szCs w:val="24"/>
              </w:rPr>
              <w:t>)</w:t>
            </w:r>
          </w:p>
        </w:tc>
        <w:tc>
          <w:tcPr>
            <w:tcW w:w="4551" w:type="dxa"/>
          </w:tcPr>
          <w:p w14:paraId="6E32DD97" w14:textId="37DE8D45" w:rsidR="00BC5ACA" w:rsidRPr="00A261C8" w:rsidRDefault="00BC5ACA"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46FE5A1B" wp14:editId="0B0AB619">
                  <wp:extent cx="2771084" cy="1767386"/>
                  <wp:effectExtent l="0" t="0" r="0" b="4445"/>
                  <wp:docPr id="10" name="Imagen 10" descr="http://static0.planetasaber.com/encyclopedia/Data/Imagenes/FOTOS/001R3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0.planetasaber.com/encyclopedia/Data/Imagenes/FOTOS/001R3G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3788" cy="1769110"/>
                          </a:xfrm>
                          <a:prstGeom prst="rect">
                            <a:avLst/>
                          </a:prstGeom>
                          <a:noFill/>
                          <a:ln>
                            <a:noFill/>
                          </a:ln>
                        </pic:spPr>
                      </pic:pic>
                    </a:graphicData>
                  </a:graphic>
                </wp:inline>
              </w:drawing>
            </w:r>
          </w:p>
        </w:tc>
      </w:tr>
      <w:tr w:rsidR="00BC5ACA" w:rsidRPr="00A261C8" w14:paraId="66190FE2" w14:textId="77777777" w:rsidTr="00DF4B97">
        <w:trPr>
          <w:trHeight w:val="665"/>
          <w:jc w:val="center"/>
        </w:trPr>
        <w:tc>
          <w:tcPr>
            <w:tcW w:w="2092" w:type="dxa"/>
          </w:tcPr>
          <w:p w14:paraId="33CBD821" w14:textId="77777777"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551" w:type="dxa"/>
          </w:tcPr>
          <w:p w14:paraId="2E2F428E" w14:textId="273893B6" w:rsidR="00BC5ACA" w:rsidRPr="00A261C8" w:rsidRDefault="00F76D41" w:rsidP="00A85C40">
            <w:pPr>
              <w:spacing w:line="276" w:lineRule="auto"/>
              <w:jc w:val="both"/>
              <w:rPr>
                <w:rFonts w:ascii="Arial" w:eastAsia="Cambria" w:hAnsi="Arial" w:cs="Arial"/>
                <w:sz w:val="24"/>
                <w:szCs w:val="24"/>
              </w:rPr>
            </w:pPr>
            <w:r w:rsidRPr="00A261C8">
              <w:rPr>
                <w:rFonts w:ascii="Arial" w:eastAsia="Cambria" w:hAnsi="Arial" w:cs="Arial"/>
                <w:sz w:val="24"/>
                <w:szCs w:val="24"/>
              </w:rPr>
              <w:t>Muchas de las decisiones más importantes para la socieda</w:t>
            </w:r>
            <w:r w:rsidR="00174DE9">
              <w:rPr>
                <w:rFonts w:ascii="Arial" w:eastAsia="Cambria" w:hAnsi="Arial" w:cs="Arial"/>
                <w:sz w:val="24"/>
                <w:szCs w:val="24"/>
              </w:rPr>
              <w:t>d son tomadas por los gobiernos</w:t>
            </w:r>
            <w:del w:id="146" w:author="Eugenia Arce Londoño" w:date="2015-10-01T08:28:00Z">
              <w:r w:rsidRPr="00A261C8">
                <w:rPr>
                  <w:rFonts w:ascii="Arial" w:eastAsia="Cambria" w:hAnsi="Arial" w:cs="Arial"/>
                  <w:sz w:val="24"/>
                  <w:szCs w:val="24"/>
                </w:rPr>
                <w:delText>. Quiénes</w:delText>
              </w:r>
            </w:del>
            <w:ins w:id="147" w:author="Eugenia Arce Londoño" w:date="2015-10-01T08:28:00Z">
              <w:r w:rsidR="00174DE9">
                <w:rPr>
                  <w:rFonts w:ascii="Arial" w:eastAsia="Cambria" w:hAnsi="Arial" w:cs="Arial"/>
                  <w:sz w:val="24"/>
                  <w:szCs w:val="24"/>
                </w:rPr>
                <w:t>: q</w:t>
              </w:r>
              <w:r w:rsidRPr="00A261C8">
                <w:rPr>
                  <w:rFonts w:ascii="Arial" w:eastAsia="Cambria" w:hAnsi="Arial" w:cs="Arial"/>
                  <w:sz w:val="24"/>
                  <w:szCs w:val="24"/>
                </w:rPr>
                <w:t>uiénes</w:t>
              </w:r>
            </w:ins>
            <w:r w:rsidRPr="00A261C8">
              <w:rPr>
                <w:rFonts w:ascii="Arial" w:eastAsia="Cambria" w:hAnsi="Arial" w:cs="Arial"/>
                <w:sz w:val="24"/>
                <w:szCs w:val="24"/>
              </w:rPr>
              <w:t xml:space="preserve"> tienen que pagar impuestos, a qué se destinará el presupuesto público, cuáles son los contenidos que deben desarrollarse en las instituciones educativas, etc. Por eso uno de los valores que se promueve en la democracia es la participación activa de los ciudadanos.</w:t>
            </w:r>
          </w:p>
        </w:tc>
      </w:tr>
    </w:tbl>
    <w:p w14:paraId="7B7D711B" w14:textId="77777777" w:rsidR="00DD543A" w:rsidRPr="00A261C8" w:rsidRDefault="00DD543A" w:rsidP="00A85C40">
      <w:pPr>
        <w:spacing w:line="276" w:lineRule="auto"/>
        <w:jc w:val="both"/>
        <w:rPr>
          <w:rFonts w:ascii="Arial" w:hAnsi="Arial" w:cs="Arial"/>
          <w:sz w:val="24"/>
          <w:szCs w:val="24"/>
        </w:rPr>
      </w:pPr>
    </w:p>
    <w:p w14:paraId="1C7A8830" w14:textId="286B6C89" w:rsidR="009E414D" w:rsidRPr="00A261C8" w:rsidRDefault="009E414D" w:rsidP="00A85C40">
      <w:pPr>
        <w:spacing w:line="276" w:lineRule="auto"/>
        <w:jc w:val="both"/>
        <w:rPr>
          <w:rFonts w:ascii="Arial" w:hAnsi="Arial" w:cs="Arial"/>
          <w:sz w:val="24"/>
          <w:szCs w:val="24"/>
        </w:rPr>
      </w:pPr>
      <w:del w:id="148" w:author="Eugenia Arce Londoño" w:date="2015-10-01T08:28:00Z">
        <w:r w:rsidRPr="00A261C8">
          <w:rPr>
            <w:rFonts w:ascii="Arial" w:hAnsi="Arial" w:cs="Arial"/>
            <w:sz w:val="24"/>
            <w:szCs w:val="24"/>
          </w:rPr>
          <w:delText>Qué</w:delText>
        </w:r>
      </w:del>
      <w:ins w:id="149" w:author="Eugenia Arce Londoño" w:date="2015-10-01T08:28:00Z">
        <w:r w:rsidR="00174DE9">
          <w:rPr>
            <w:rFonts w:ascii="Arial" w:hAnsi="Arial" w:cs="Arial"/>
            <w:sz w:val="24"/>
            <w:szCs w:val="24"/>
          </w:rPr>
          <w:t>Una segunda pregunta cobra especial relevancia: ¿q</w:t>
        </w:r>
        <w:r w:rsidRPr="00A261C8">
          <w:rPr>
            <w:rFonts w:ascii="Arial" w:hAnsi="Arial" w:cs="Arial"/>
            <w:sz w:val="24"/>
            <w:szCs w:val="24"/>
          </w:rPr>
          <w:t>ué</w:t>
        </w:r>
      </w:ins>
      <w:r w:rsidRPr="00A261C8">
        <w:rPr>
          <w:rFonts w:ascii="Arial" w:hAnsi="Arial" w:cs="Arial"/>
          <w:sz w:val="24"/>
          <w:szCs w:val="24"/>
        </w:rPr>
        <w:t xml:space="preserve"> se encuentra en el fondo del </w:t>
      </w:r>
      <w:r w:rsidRPr="00A261C8">
        <w:rPr>
          <w:rFonts w:ascii="Arial" w:hAnsi="Arial" w:cs="Arial"/>
          <w:b/>
          <w:sz w:val="24"/>
          <w:szCs w:val="24"/>
        </w:rPr>
        <w:t xml:space="preserve">análisis político </w:t>
      </w:r>
      <w:r w:rsidRPr="00B9692F">
        <w:rPr>
          <w:rFonts w:ascii="Arial" w:hAnsi="Arial"/>
          <w:sz w:val="24"/>
          <w:rPrChange w:id="150" w:author="Eugenia Arce Londoño" w:date="2015-10-01T08:28:00Z">
            <w:rPr>
              <w:rFonts w:ascii="Arial" w:hAnsi="Arial"/>
              <w:b/>
              <w:sz w:val="24"/>
            </w:rPr>
          </w:rPrChange>
        </w:rPr>
        <w:t>sobre un sistema político</w:t>
      </w:r>
      <w:r w:rsidRPr="00A261C8">
        <w:rPr>
          <w:rFonts w:ascii="Arial" w:hAnsi="Arial" w:cs="Arial"/>
          <w:sz w:val="24"/>
          <w:szCs w:val="24"/>
        </w:rPr>
        <w:t xml:space="preserve"> al observar las relaciones de fuerza</w:t>
      </w:r>
      <w:del w:id="151" w:author="Eugenia Arce Londoño" w:date="2015-10-01T08:28:00Z">
        <w:r w:rsidRPr="00A261C8">
          <w:rPr>
            <w:rFonts w:ascii="Arial" w:hAnsi="Arial" w:cs="Arial"/>
            <w:sz w:val="24"/>
            <w:szCs w:val="24"/>
          </w:rPr>
          <w:delText>, se torna en la segunda pregunta.</w:delText>
        </w:r>
      </w:del>
      <w:ins w:id="152" w:author="Eugenia Arce Londoño" w:date="2015-10-01T08:28:00Z">
        <w:r w:rsidR="00B9692F">
          <w:rPr>
            <w:rFonts w:ascii="Arial" w:hAnsi="Arial" w:cs="Arial"/>
            <w:sz w:val="24"/>
            <w:szCs w:val="24"/>
          </w:rPr>
          <w:t>?. Las respuestas incluyen varias consideraciones:</w:t>
        </w:r>
      </w:ins>
    </w:p>
    <w:p w14:paraId="63AF2B44" w14:textId="77777777" w:rsidR="009E414D" w:rsidRPr="00A261C8" w:rsidRDefault="009E414D" w:rsidP="00A85C40">
      <w:pPr>
        <w:spacing w:line="276" w:lineRule="auto"/>
        <w:jc w:val="both"/>
        <w:rPr>
          <w:rFonts w:ascii="Arial" w:hAnsi="Arial" w:cs="Arial"/>
          <w:sz w:val="24"/>
          <w:szCs w:val="24"/>
        </w:rPr>
      </w:pPr>
    </w:p>
    <w:p w14:paraId="0C3274ED" w14:textId="3C2F7CB7"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primer lugar, la </w:t>
      </w:r>
      <w:r w:rsidRPr="00B9692F">
        <w:rPr>
          <w:rFonts w:ascii="Arial" w:hAnsi="Arial" w:cs="Arial"/>
          <w:b/>
          <w:sz w:val="24"/>
          <w:szCs w:val="24"/>
        </w:rPr>
        <w:t>lucha</w:t>
      </w:r>
      <w:r w:rsidRPr="00B9692F">
        <w:rPr>
          <w:rFonts w:ascii="Arial" w:hAnsi="Arial"/>
          <w:sz w:val="24"/>
          <w:rPrChange w:id="153" w:author="Eugenia Arce Londoño" w:date="2015-10-01T08:28:00Z">
            <w:rPr>
              <w:rFonts w:ascii="Arial" w:hAnsi="Arial"/>
              <w:b/>
              <w:sz w:val="24"/>
            </w:rPr>
          </w:rPrChange>
        </w:rPr>
        <w:t xml:space="preserve"> por alcanzar y mantener el poder político</w:t>
      </w:r>
      <w:del w:id="154" w:author="Eugenia Arce Londoño" w:date="2015-10-01T08:28:00Z">
        <w:r w:rsidRPr="00A261C8">
          <w:rPr>
            <w:rFonts w:ascii="Arial" w:hAnsi="Arial" w:cs="Arial"/>
            <w:sz w:val="24"/>
            <w:szCs w:val="24"/>
          </w:rPr>
          <w:delText>;</w:delText>
        </w:r>
      </w:del>
      <w:ins w:id="155" w:author="Eugenia Arce Londoño" w:date="2015-10-01T08:28:00Z">
        <w:r w:rsidR="00B9692F">
          <w:rPr>
            <w:rFonts w:ascii="Arial" w:hAnsi="Arial" w:cs="Arial"/>
            <w:sz w:val="24"/>
            <w:szCs w:val="24"/>
          </w:rPr>
          <w:t>.</w:t>
        </w:r>
      </w:ins>
    </w:p>
    <w:p w14:paraId="5B80EC87" w14:textId="77777777" w:rsidR="009E414D" w:rsidRPr="00A261C8" w:rsidRDefault="009E414D" w:rsidP="00A85C40">
      <w:pPr>
        <w:pStyle w:val="Prrafodelista"/>
        <w:spacing w:line="276" w:lineRule="auto"/>
        <w:jc w:val="both"/>
        <w:rPr>
          <w:rFonts w:ascii="Arial" w:hAnsi="Arial" w:cs="Arial"/>
          <w:sz w:val="24"/>
          <w:szCs w:val="24"/>
        </w:rPr>
      </w:pPr>
    </w:p>
    <w:p w14:paraId="11CE73EC" w14:textId="04D0541F"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segundo lugar, las </w:t>
      </w:r>
      <w:r w:rsidRPr="00A261C8">
        <w:rPr>
          <w:rFonts w:ascii="Arial" w:hAnsi="Arial" w:cs="Arial"/>
          <w:b/>
          <w:sz w:val="24"/>
          <w:szCs w:val="24"/>
        </w:rPr>
        <w:t>formas de dominación</w:t>
      </w:r>
      <w:r w:rsidRPr="00A261C8">
        <w:rPr>
          <w:rFonts w:ascii="Arial" w:hAnsi="Arial" w:cs="Arial"/>
          <w:sz w:val="24"/>
          <w:szCs w:val="24"/>
        </w:rPr>
        <w:t xml:space="preserve"> que se generan con el </w:t>
      </w:r>
      <w:r w:rsidRPr="00A261C8">
        <w:rPr>
          <w:rFonts w:ascii="Arial" w:hAnsi="Arial" w:cs="Arial"/>
          <w:b/>
          <w:sz w:val="24"/>
          <w:szCs w:val="24"/>
        </w:rPr>
        <w:t>ejercicio del poder</w:t>
      </w:r>
      <w:r w:rsidRPr="00A261C8">
        <w:rPr>
          <w:rFonts w:ascii="Arial" w:hAnsi="Arial" w:cs="Arial"/>
          <w:sz w:val="24"/>
          <w:szCs w:val="24"/>
        </w:rPr>
        <w:t xml:space="preserve"> </w:t>
      </w:r>
      <w:r w:rsidRPr="00A261C8">
        <w:rPr>
          <w:rFonts w:ascii="Arial" w:hAnsi="Arial" w:cs="Arial"/>
          <w:b/>
          <w:sz w:val="24"/>
          <w:szCs w:val="24"/>
        </w:rPr>
        <w:t>político</w:t>
      </w:r>
      <w:r w:rsidRPr="00A261C8">
        <w:rPr>
          <w:rFonts w:ascii="Arial" w:hAnsi="Arial" w:cs="Arial"/>
          <w:sz w:val="24"/>
          <w:szCs w:val="24"/>
        </w:rPr>
        <w:t xml:space="preserve"> por parte de individuos, grupos o clases y que implica la posibilidad </w:t>
      </w:r>
      <w:r w:rsidR="0017356D" w:rsidRPr="00A261C8">
        <w:rPr>
          <w:rFonts w:ascii="Arial" w:hAnsi="Arial" w:cs="Arial"/>
          <w:sz w:val="24"/>
          <w:szCs w:val="24"/>
        </w:rPr>
        <w:t xml:space="preserve">efectiva </w:t>
      </w:r>
      <w:r w:rsidRPr="00A261C8">
        <w:rPr>
          <w:rFonts w:ascii="Arial" w:hAnsi="Arial" w:cs="Arial"/>
          <w:sz w:val="24"/>
          <w:szCs w:val="24"/>
        </w:rPr>
        <w:t xml:space="preserve">de </w:t>
      </w:r>
      <w:r w:rsidRPr="00A261C8">
        <w:rPr>
          <w:rFonts w:ascii="Arial" w:hAnsi="Arial" w:cs="Arial"/>
          <w:b/>
          <w:sz w:val="24"/>
          <w:szCs w:val="24"/>
        </w:rPr>
        <w:t>obligar</w:t>
      </w:r>
      <w:r w:rsidRPr="00A261C8">
        <w:rPr>
          <w:rFonts w:ascii="Arial" w:hAnsi="Arial" w:cs="Arial"/>
          <w:sz w:val="24"/>
          <w:szCs w:val="24"/>
        </w:rPr>
        <w:t xml:space="preserve"> o </w:t>
      </w:r>
      <w:r w:rsidRPr="00A261C8">
        <w:rPr>
          <w:rFonts w:ascii="Arial" w:hAnsi="Arial" w:cs="Arial"/>
          <w:b/>
          <w:sz w:val="24"/>
          <w:szCs w:val="24"/>
        </w:rPr>
        <w:t>inducir</w:t>
      </w:r>
      <w:r w:rsidRPr="00A261C8">
        <w:rPr>
          <w:rFonts w:ascii="Arial" w:hAnsi="Arial" w:cs="Arial"/>
          <w:sz w:val="24"/>
          <w:szCs w:val="24"/>
        </w:rPr>
        <w:t xml:space="preserve"> a otros a </w:t>
      </w:r>
      <w:r w:rsidRPr="0052543E">
        <w:rPr>
          <w:rFonts w:ascii="Arial" w:hAnsi="Arial"/>
          <w:sz w:val="24"/>
          <w:rPrChange w:id="156" w:author="Eugenia Arce Londoño" w:date="2015-10-01T08:28:00Z">
            <w:rPr>
              <w:rFonts w:ascii="Arial" w:hAnsi="Arial"/>
              <w:b/>
              <w:sz w:val="24"/>
            </w:rPr>
          </w:rPrChange>
        </w:rPr>
        <w:t xml:space="preserve">ejecutar </w:t>
      </w:r>
      <w:r w:rsidRPr="0052543E">
        <w:rPr>
          <w:rFonts w:ascii="Arial" w:hAnsi="Arial"/>
          <w:sz w:val="24"/>
          <w:rPrChange w:id="157" w:author="Eugenia Arce Londoño" w:date="2015-10-01T08:28:00Z">
            <w:rPr>
              <w:rFonts w:ascii="Arial" w:hAnsi="Arial"/>
              <w:b/>
              <w:sz w:val="24"/>
            </w:rPr>
          </w:rPrChange>
        </w:rPr>
        <w:lastRenderedPageBreak/>
        <w:t>determinadas conductas o a abstenerse de ellas</w:t>
      </w:r>
      <w:r w:rsidRPr="00A261C8">
        <w:rPr>
          <w:rFonts w:ascii="Arial" w:hAnsi="Arial" w:cs="Arial"/>
          <w:sz w:val="24"/>
          <w:szCs w:val="24"/>
        </w:rPr>
        <w:t xml:space="preserve"> empleando para ello la amenaza del uso de la </w:t>
      </w:r>
      <w:r w:rsidRPr="00A261C8">
        <w:rPr>
          <w:rFonts w:ascii="Arial" w:hAnsi="Arial" w:cs="Arial"/>
          <w:b/>
          <w:sz w:val="24"/>
          <w:szCs w:val="24"/>
        </w:rPr>
        <w:t>fuerza física</w:t>
      </w:r>
      <w:r w:rsidRPr="00A261C8">
        <w:rPr>
          <w:rFonts w:ascii="Arial" w:hAnsi="Arial" w:cs="Arial"/>
          <w:sz w:val="24"/>
          <w:szCs w:val="24"/>
        </w:rPr>
        <w:t xml:space="preserve"> o la imposición de </w:t>
      </w:r>
      <w:r w:rsidRPr="00A261C8">
        <w:rPr>
          <w:rFonts w:ascii="Arial" w:hAnsi="Arial" w:cs="Arial"/>
          <w:b/>
          <w:sz w:val="24"/>
          <w:szCs w:val="24"/>
        </w:rPr>
        <w:t>sanciones</w:t>
      </w:r>
      <w:del w:id="158" w:author="Eugenia Arce Londoño" w:date="2015-10-01T08:28:00Z">
        <w:r w:rsidRPr="00A261C8">
          <w:rPr>
            <w:rFonts w:ascii="Arial" w:hAnsi="Arial" w:cs="Arial"/>
            <w:sz w:val="24"/>
            <w:szCs w:val="24"/>
          </w:rPr>
          <w:delText>;</w:delText>
        </w:r>
      </w:del>
      <w:ins w:id="159" w:author="Eugenia Arce Londoño" w:date="2015-10-01T08:28:00Z">
        <w:r w:rsidR="0052543E">
          <w:rPr>
            <w:rFonts w:ascii="Arial" w:hAnsi="Arial" w:cs="Arial"/>
            <w:sz w:val="24"/>
            <w:szCs w:val="24"/>
          </w:rPr>
          <w:t>.</w:t>
        </w:r>
      </w:ins>
    </w:p>
    <w:p w14:paraId="16865F78" w14:textId="77777777" w:rsidR="009E414D" w:rsidRPr="00A261C8" w:rsidRDefault="009E414D" w:rsidP="00A85C40">
      <w:pPr>
        <w:spacing w:line="276" w:lineRule="auto"/>
        <w:jc w:val="both"/>
        <w:rPr>
          <w:rFonts w:ascii="Arial" w:hAnsi="Arial" w:cs="Arial"/>
          <w:sz w:val="24"/>
          <w:szCs w:val="24"/>
        </w:rPr>
      </w:pPr>
    </w:p>
    <w:p w14:paraId="0165BD6C" w14:textId="67F4213D"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tercer lugar, las </w:t>
      </w:r>
      <w:r w:rsidRPr="0052543E">
        <w:rPr>
          <w:rFonts w:ascii="Arial" w:hAnsi="Arial"/>
          <w:sz w:val="24"/>
          <w:rPrChange w:id="160" w:author="Eugenia Arce Londoño" w:date="2015-10-01T08:28:00Z">
            <w:rPr>
              <w:rFonts w:ascii="Arial" w:hAnsi="Arial"/>
              <w:b/>
              <w:sz w:val="24"/>
            </w:rPr>
          </w:rPrChange>
        </w:rPr>
        <w:t>condiciones políticas</w:t>
      </w:r>
      <w:r w:rsidRPr="00A261C8">
        <w:rPr>
          <w:rFonts w:ascii="Arial" w:hAnsi="Arial" w:cs="Arial"/>
          <w:b/>
          <w:sz w:val="24"/>
          <w:szCs w:val="24"/>
        </w:rPr>
        <w:t xml:space="preserve"> de asimetría o desigualdad </w:t>
      </w:r>
      <w:r w:rsidRPr="00A261C8">
        <w:rPr>
          <w:rFonts w:ascii="Arial" w:hAnsi="Arial" w:cs="Arial"/>
          <w:sz w:val="24"/>
          <w:szCs w:val="24"/>
        </w:rPr>
        <w:t xml:space="preserve">individual o colectiva por la </w:t>
      </w:r>
      <w:r w:rsidRPr="00A261C8">
        <w:rPr>
          <w:rFonts w:ascii="Arial" w:hAnsi="Arial" w:cs="Arial"/>
          <w:b/>
          <w:sz w:val="24"/>
          <w:szCs w:val="24"/>
        </w:rPr>
        <w:t>posesión</w:t>
      </w:r>
      <w:r w:rsidRPr="00A261C8">
        <w:rPr>
          <w:rFonts w:ascii="Arial" w:hAnsi="Arial" w:cs="Arial"/>
          <w:sz w:val="24"/>
          <w:szCs w:val="24"/>
        </w:rPr>
        <w:t xml:space="preserve"> o la </w:t>
      </w:r>
      <w:r w:rsidRPr="00A261C8">
        <w:rPr>
          <w:rFonts w:ascii="Arial" w:hAnsi="Arial" w:cs="Arial"/>
          <w:b/>
          <w:sz w:val="24"/>
          <w:szCs w:val="24"/>
        </w:rPr>
        <w:t>carencia</w:t>
      </w:r>
      <w:r w:rsidRPr="00A261C8">
        <w:rPr>
          <w:rFonts w:ascii="Arial" w:hAnsi="Arial" w:cs="Arial"/>
          <w:sz w:val="24"/>
          <w:szCs w:val="24"/>
        </w:rPr>
        <w:t xml:space="preserve"> de determinados </w:t>
      </w:r>
      <w:r w:rsidRPr="00A261C8">
        <w:rPr>
          <w:rFonts w:ascii="Arial" w:hAnsi="Arial" w:cs="Arial"/>
          <w:b/>
          <w:sz w:val="24"/>
          <w:szCs w:val="24"/>
        </w:rPr>
        <w:t>recursos</w:t>
      </w:r>
      <w:r w:rsidRPr="00A261C8">
        <w:rPr>
          <w:rFonts w:ascii="Arial" w:hAnsi="Arial" w:cs="Arial"/>
          <w:sz w:val="24"/>
          <w:szCs w:val="24"/>
        </w:rPr>
        <w:t xml:space="preserve"> y los </w:t>
      </w:r>
      <w:r w:rsidRPr="00A261C8">
        <w:rPr>
          <w:rFonts w:ascii="Arial" w:hAnsi="Arial" w:cs="Arial"/>
          <w:b/>
          <w:sz w:val="24"/>
          <w:szCs w:val="24"/>
        </w:rPr>
        <w:t>conflictos</w:t>
      </w:r>
      <w:r w:rsidRPr="00A261C8">
        <w:rPr>
          <w:rFonts w:ascii="Arial" w:hAnsi="Arial" w:cs="Arial"/>
          <w:sz w:val="24"/>
          <w:szCs w:val="24"/>
        </w:rPr>
        <w:t xml:space="preserve"> suscitados debido a ello;</w:t>
      </w:r>
    </w:p>
    <w:p w14:paraId="1BAC1860" w14:textId="77777777" w:rsidR="009E414D" w:rsidRPr="00A261C8" w:rsidRDefault="009E414D" w:rsidP="00A85C40">
      <w:pPr>
        <w:spacing w:line="276" w:lineRule="auto"/>
        <w:jc w:val="both"/>
        <w:rPr>
          <w:rFonts w:ascii="Arial" w:hAnsi="Arial" w:cs="Arial"/>
          <w:sz w:val="24"/>
          <w:szCs w:val="24"/>
        </w:rPr>
      </w:pPr>
    </w:p>
    <w:p w14:paraId="0FAABF4C" w14:textId="4A91E82E"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cuarto lugar, el modo como se desarrolla la </w:t>
      </w:r>
      <w:r w:rsidRPr="00A261C8">
        <w:rPr>
          <w:rFonts w:ascii="Arial" w:hAnsi="Arial" w:cs="Arial"/>
          <w:b/>
          <w:sz w:val="24"/>
          <w:szCs w:val="24"/>
        </w:rPr>
        <w:t>tarea de gobierno</w:t>
      </w:r>
      <w:r w:rsidRPr="00A261C8">
        <w:rPr>
          <w:rFonts w:ascii="Arial" w:hAnsi="Arial" w:cs="Arial"/>
          <w:sz w:val="24"/>
          <w:szCs w:val="24"/>
        </w:rPr>
        <w:t xml:space="preserve"> en cuanto proceso de toma de decisiones que involucra a diferentes actores políticos y fuerzas sociales y económicas.</w:t>
      </w:r>
    </w:p>
    <w:p w14:paraId="377E3FAB" w14:textId="77777777" w:rsidR="009E414D" w:rsidRPr="00A261C8" w:rsidRDefault="009E414D"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642"/>
      </w:tblGrid>
      <w:tr w:rsidR="00DB526C" w:rsidRPr="00A261C8" w14:paraId="194FDB09" w14:textId="77777777" w:rsidTr="00DF4B97">
        <w:trPr>
          <w:trHeight w:val="224"/>
          <w:jc w:val="center"/>
        </w:trPr>
        <w:tc>
          <w:tcPr>
            <w:tcW w:w="5651" w:type="dxa"/>
            <w:gridSpan w:val="2"/>
            <w:shd w:val="clear" w:color="auto" w:fill="0D0D0D"/>
          </w:tcPr>
          <w:p w14:paraId="525EC8F2" w14:textId="77777777" w:rsidR="009E414D" w:rsidRPr="00A261C8" w:rsidRDefault="009E41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9F6D9F4" w14:textId="77777777" w:rsidTr="00DF4B97">
        <w:trPr>
          <w:trHeight w:val="215"/>
          <w:jc w:val="center"/>
        </w:trPr>
        <w:tc>
          <w:tcPr>
            <w:tcW w:w="2092" w:type="dxa"/>
          </w:tcPr>
          <w:p w14:paraId="2792AA0F" w14:textId="77777777" w:rsidR="009E414D" w:rsidRPr="00A261C8" w:rsidRDefault="009E41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559" w:type="dxa"/>
          </w:tcPr>
          <w:p w14:paraId="4092C75C" w14:textId="7A475BD2" w:rsidR="009E414D" w:rsidRPr="00A261C8" w:rsidRDefault="009E414D"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4</w:t>
            </w:r>
          </w:p>
        </w:tc>
      </w:tr>
      <w:tr w:rsidR="00DB526C" w:rsidRPr="00A261C8" w14:paraId="0994541D" w14:textId="77777777" w:rsidTr="00DF4B97">
        <w:trPr>
          <w:trHeight w:val="215"/>
          <w:jc w:val="center"/>
        </w:trPr>
        <w:tc>
          <w:tcPr>
            <w:tcW w:w="2092" w:type="dxa"/>
          </w:tcPr>
          <w:p w14:paraId="6E14550E" w14:textId="777777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559" w:type="dxa"/>
          </w:tcPr>
          <w:p w14:paraId="1D0FFE1D" w14:textId="33D116F6"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sz w:val="24"/>
                <w:szCs w:val="24"/>
              </w:rPr>
              <w:t>El poder político y la dominación.</w:t>
            </w:r>
          </w:p>
        </w:tc>
      </w:tr>
      <w:tr w:rsidR="00DB526C" w:rsidRPr="00A261C8" w14:paraId="7EF6F355" w14:textId="77777777" w:rsidTr="00DF4B97">
        <w:trPr>
          <w:trHeight w:val="2560"/>
          <w:jc w:val="center"/>
        </w:trPr>
        <w:tc>
          <w:tcPr>
            <w:tcW w:w="2092" w:type="dxa"/>
          </w:tcPr>
          <w:p w14:paraId="1A6B8B25" w14:textId="777777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7"/>
            </w:r>
            <w:r w:rsidRPr="00A261C8">
              <w:rPr>
                <w:rFonts w:ascii="Arial" w:eastAsia="Cambria" w:hAnsi="Arial" w:cs="Arial"/>
                <w:b/>
                <w:sz w:val="24"/>
                <w:szCs w:val="24"/>
              </w:rPr>
              <w:t>)</w:t>
            </w:r>
          </w:p>
        </w:tc>
        <w:tc>
          <w:tcPr>
            <w:tcW w:w="3559" w:type="dxa"/>
          </w:tcPr>
          <w:p w14:paraId="2AC5BD2B" w14:textId="2536E3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sz w:val="24"/>
                <w:szCs w:val="24"/>
                <w:lang w:val="es-ES"/>
              </w:rPr>
              <w:drawing>
                <wp:inline distT="0" distB="0" distL="0" distR="0" wp14:anchorId="79E7FAAF" wp14:editId="7CB1B7C9">
                  <wp:extent cx="2175822" cy="1535373"/>
                  <wp:effectExtent l="0" t="0" r="0" b="8255"/>
                  <wp:docPr id="13" name="Imagen 13"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0.planetasaber.com/encyclopedia/Data/Imagenes/FOTOS/000YBZ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4244" cy="1534259"/>
                          </a:xfrm>
                          <a:prstGeom prst="rect">
                            <a:avLst/>
                          </a:prstGeom>
                          <a:noFill/>
                          <a:ln>
                            <a:noFill/>
                          </a:ln>
                        </pic:spPr>
                      </pic:pic>
                    </a:graphicData>
                  </a:graphic>
                </wp:inline>
              </w:drawing>
            </w:r>
          </w:p>
        </w:tc>
      </w:tr>
      <w:tr w:rsidR="009E414D" w:rsidRPr="00A261C8" w14:paraId="13C85EBD" w14:textId="77777777" w:rsidTr="00DF4B97">
        <w:trPr>
          <w:trHeight w:val="665"/>
          <w:jc w:val="center"/>
        </w:trPr>
        <w:tc>
          <w:tcPr>
            <w:tcW w:w="2092" w:type="dxa"/>
          </w:tcPr>
          <w:p w14:paraId="62E2067A" w14:textId="777777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559" w:type="dxa"/>
          </w:tcPr>
          <w:p w14:paraId="141F673E" w14:textId="4737E25B" w:rsidR="009E414D" w:rsidRPr="00A261C8" w:rsidRDefault="0017356D" w:rsidP="00A85C40">
            <w:pPr>
              <w:spacing w:line="276" w:lineRule="auto"/>
              <w:jc w:val="both"/>
              <w:rPr>
                <w:rFonts w:ascii="Arial" w:hAnsi="Arial" w:cs="Arial"/>
                <w:sz w:val="24"/>
                <w:szCs w:val="24"/>
              </w:rPr>
            </w:pPr>
            <w:r w:rsidRPr="00A261C8">
              <w:rPr>
                <w:rFonts w:ascii="Arial" w:eastAsia="Cambria" w:hAnsi="Arial" w:cs="Arial"/>
                <w:sz w:val="24"/>
                <w:szCs w:val="24"/>
              </w:rPr>
              <w:t>En sistemas políticos autocráticos</w:t>
            </w:r>
            <w:ins w:id="161" w:author="Eugenia Arce Londoño" w:date="2015-10-01T08:28:00Z">
              <w:r w:rsidR="0052543E">
                <w:rPr>
                  <w:rFonts w:ascii="Arial" w:eastAsia="Cambria" w:hAnsi="Arial" w:cs="Arial"/>
                  <w:sz w:val="24"/>
                  <w:szCs w:val="24"/>
                </w:rPr>
                <w:t>,</w:t>
              </w:r>
            </w:ins>
            <w:r w:rsidRPr="00A261C8">
              <w:rPr>
                <w:rFonts w:ascii="Arial" w:eastAsia="Cambria" w:hAnsi="Arial" w:cs="Arial"/>
                <w:sz w:val="24"/>
                <w:szCs w:val="24"/>
              </w:rPr>
              <w:t xml:space="preserve"> como el fascista</w:t>
            </w:r>
            <w:ins w:id="162" w:author="Eugenia Arce Londoño" w:date="2015-10-01T08:28:00Z">
              <w:r w:rsidR="0052543E">
                <w:rPr>
                  <w:rFonts w:ascii="Arial" w:eastAsia="Cambria" w:hAnsi="Arial" w:cs="Arial"/>
                  <w:sz w:val="24"/>
                  <w:szCs w:val="24"/>
                </w:rPr>
                <w:t>,</w:t>
              </w:r>
            </w:ins>
            <w:r w:rsidR="0052543E">
              <w:rPr>
                <w:rFonts w:ascii="Arial" w:eastAsia="Cambria" w:hAnsi="Arial" w:cs="Arial"/>
                <w:sz w:val="24"/>
                <w:szCs w:val="24"/>
              </w:rPr>
              <w:t xml:space="preserve"> la dominación se </w:t>
            </w:r>
            <w:del w:id="163" w:author="Eugenia Arce Londoño" w:date="2015-10-01T08:28:00Z">
              <w:r w:rsidRPr="00A261C8">
                <w:rPr>
                  <w:rFonts w:ascii="Arial" w:eastAsia="Cambria" w:hAnsi="Arial" w:cs="Arial"/>
                  <w:sz w:val="24"/>
                  <w:szCs w:val="24"/>
                </w:rPr>
                <w:delText>ejercicio</w:delText>
              </w:r>
            </w:del>
            <w:ins w:id="164" w:author="Eugenia Arce Londoño" w:date="2015-10-01T08:28:00Z">
              <w:r w:rsidR="0052543E">
                <w:rPr>
                  <w:rFonts w:ascii="Arial" w:eastAsia="Cambria" w:hAnsi="Arial" w:cs="Arial"/>
                  <w:sz w:val="24"/>
                  <w:szCs w:val="24"/>
                </w:rPr>
                <w:t>ejercició</w:t>
              </w:r>
            </w:ins>
            <w:r w:rsidRPr="00A261C8">
              <w:rPr>
                <w:rFonts w:ascii="Arial" w:eastAsia="Cambria" w:hAnsi="Arial" w:cs="Arial"/>
                <w:sz w:val="24"/>
                <w:szCs w:val="24"/>
              </w:rPr>
              <w:t xml:space="preserve"> de forma violenta generando opresión y sumisión social. Para ello se recurrió a la fuerza y a la supresión de los que se oponían a esa forma de totalitarismo.</w:t>
            </w:r>
          </w:p>
        </w:tc>
      </w:tr>
    </w:tbl>
    <w:p w14:paraId="657AE527" w14:textId="77777777" w:rsidR="00842DAB" w:rsidRPr="00A261C8" w:rsidRDefault="00842DAB" w:rsidP="00A85C40">
      <w:pPr>
        <w:spacing w:line="276" w:lineRule="auto"/>
        <w:jc w:val="both"/>
        <w:rPr>
          <w:rFonts w:ascii="Arial" w:hAnsi="Arial" w:cs="Arial"/>
          <w:sz w:val="24"/>
          <w:szCs w:val="24"/>
        </w:rPr>
      </w:pPr>
    </w:p>
    <w:p w14:paraId="7D1172A5" w14:textId="4F5C3A77" w:rsidR="00DF4B97" w:rsidRPr="00A261C8" w:rsidRDefault="00DF4B97" w:rsidP="00A85C40">
      <w:pPr>
        <w:spacing w:line="276" w:lineRule="auto"/>
        <w:jc w:val="both"/>
        <w:rPr>
          <w:rFonts w:ascii="Arial" w:hAnsi="Arial" w:cs="Arial"/>
          <w:sz w:val="24"/>
          <w:szCs w:val="24"/>
        </w:rPr>
      </w:pPr>
      <w:r w:rsidRPr="00A261C8">
        <w:rPr>
          <w:rFonts w:ascii="Arial" w:hAnsi="Arial" w:cs="Arial"/>
          <w:sz w:val="24"/>
          <w:szCs w:val="24"/>
        </w:rPr>
        <w:t xml:space="preserve">Para ampliar tus conocimientos sobre la importancia del poder politico frente a la relación de los gobernantes y los gobernados y lo que puede conllevar la dominación </w:t>
      </w:r>
      <w:r w:rsidRPr="00A261C8">
        <w:rPr>
          <w:rFonts w:ascii="Arial" w:hAnsi="Arial" w:cs="Arial"/>
          <w:sz w:val="24"/>
          <w:szCs w:val="24"/>
        </w:rPr>
        <w:lastRenderedPageBreak/>
        <w:t>en sentido negativo, es decir, el poder político que se impone contra la voluntad de los individuos o grupos, puedes observar este video [VER]</w:t>
      </w:r>
      <w:r w:rsidRPr="00A261C8">
        <w:rPr>
          <w:rStyle w:val="Refdenotaalpie"/>
          <w:rFonts w:ascii="Arial" w:eastAsia="Cambria" w:hAnsi="Arial" w:cs="Arial"/>
          <w:b/>
          <w:sz w:val="24"/>
          <w:szCs w:val="24"/>
        </w:rPr>
        <w:footnoteReference w:id="8"/>
      </w:r>
      <w:r w:rsidRPr="00A261C8">
        <w:rPr>
          <w:rFonts w:ascii="Arial" w:hAnsi="Arial" w:cs="Arial"/>
          <w:sz w:val="24"/>
          <w:szCs w:val="24"/>
        </w:rPr>
        <w:t>.</w:t>
      </w:r>
    </w:p>
    <w:p w14:paraId="037E9655" w14:textId="77777777" w:rsidR="00DF4B97" w:rsidRPr="00A261C8" w:rsidRDefault="00DF4B97"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752F1837" w14:textId="77777777" w:rsidTr="00342214">
        <w:trPr>
          <w:jc w:val="center"/>
        </w:trPr>
        <w:tc>
          <w:tcPr>
            <w:tcW w:w="8222" w:type="dxa"/>
            <w:gridSpan w:val="2"/>
            <w:shd w:val="clear" w:color="auto" w:fill="000000"/>
          </w:tcPr>
          <w:p w14:paraId="2F915322" w14:textId="2C201A4A" w:rsidR="006F0C4B" w:rsidRPr="00A261C8" w:rsidRDefault="004747D9"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6F0C4B" w:rsidRPr="00A261C8" w14:paraId="504CCECB" w14:textId="77777777" w:rsidTr="00342214">
        <w:trPr>
          <w:jc w:val="center"/>
        </w:trPr>
        <w:tc>
          <w:tcPr>
            <w:tcW w:w="2268" w:type="dxa"/>
          </w:tcPr>
          <w:p w14:paraId="2AC0E028" w14:textId="77777777" w:rsidR="006F0C4B" w:rsidRPr="00A261C8" w:rsidRDefault="006F0C4B"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7F597A17"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¿Acaso no sabes que en algunos Estados el gobierno es tiránico, en otros democrático y en otros aristocrático?</w:t>
            </w:r>
          </w:p>
          <w:p w14:paraId="26ADC383"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¿Cómo no he de saberlo?</w:t>
            </w:r>
          </w:p>
          <w:p w14:paraId="73323581"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¿y no es el gobierno el que tiene la fuerza en cada Estado?</w:t>
            </w:r>
          </w:p>
          <w:p w14:paraId="683B898D"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Sin duda”.</w:t>
            </w:r>
          </w:p>
          <w:p w14:paraId="446420D8" w14:textId="4F18D172" w:rsidR="004747D9"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Platón, </w:t>
            </w:r>
            <w:r w:rsidRPr="002245E7">
              <w:rPr>
                <w:rFonts w:ascii="Arial" w:hAnsi="Arial"/>
                <w:i/>
                <w:sz w:val="24"/>
                <w:rPrChange w:id="165" w:author="Eugenia Arce Londoño" w:date="2015-10-01T08:28:00Z">
                  <w:rPr>
                    <w:rFonts w:ascii="Arial" w:hAnsi="Arial"/>
                    <w:sz w:val="24"/>
                  </w:rPr>
                </w:rPrChange>
              </w:rPr>
              <w:t>La República</w:t>
            </w:r>
            <w:r w:rsidRPr="00A261C8">
              <w:rPr>
                <w:rFonts w:ascii="Arial" w:eastAsia="Cambria" w:hAnsi="Arial" w:cs="Arial"/>
                <w:sz w:val="24"/>
                <w:szCs w:val="24"/>
              </w:rPr>
              <w:t>.</w:t>
            </w:r>
          </w:p>
        </w:tc>
      </w:tr>
    </w:tbl>
    <w:p w14:paraId="68EB04C7" w14:textId="77777777" w:rsidR="006F0C4B" w:rsidRPr="00A261C8" w:rsidRDefault="006F0C4B" w:rsidP="00A85C40">
      <w:pPr>
        <w:spacing w:line="276" w:lineRule="auto"/>
        <w:jc w:val="both"/>
        <w:rPr>
          <w:rFonts w:ascii="Arial" w:hAnsi="Arial" w:cs="Arial"/>
          <w:sz w:val="24"/>
          <w:szCs w:val="24"/>
        </w:rPr>
      </w:pPr>
    </w:p>
    <w:p w14:paraId="36B5EFF8" w14:textId="21DAB280" w:rsidR="00842DAB" w:rsidRPr="002245E7" w:rsidRDefault="00842DAB" w:rsidP="00A85C40">
      <w:pPr>
        <w:spacing w:line="276" w:lineRule="auto"/>
        <w:jc w:val="both"/>
        <w:rPr>
          <w:rFonts w:ascii="Arial" w:hAnsi="Arial" w:cs="Arial"/>
          <w:sz w:val="24"/>
          <w:szCs w:val="24"/>
        </w:rPr>
      </w:pPr>
      <w:del w:id="166" w:author="Eugenia Arce Londoño" w:date="2015-10-01T08:28:00Z">
        <w:r w:rsidRPr="00A261C8">
          <w:rPr>
            <w:rFonts w:ascii="Arial" w:hAnsi="Arial" w:cs="Arial"/>
            <w:sz w:val="24"/>
            <w:szCs w:val="24"/>
          </w:rPr>
          <w:delText xml:space="preserve">Esa es la utilidad académica del concepto de </w:delText>
        </w:r>
        <w:r w:rsidRPr="00A261C8">
          <w:rPr>
            <w:rFonts w:ascii="Arial" w:hAnsi="Arial" w:cs="Arial"/>
            <w:b/>
            <w:sz w:val="24"/>
            <w:szCs w:val="24"/>
          </w:rPr>
          <w:delText>Sistema Político</w:delText>
        </w:r>
        <w:r w:rsidRPr="00A261C8">
          <w:rPr>
            <w:rFonts w:ascii="Arial" w:hAnsi="Arial" w:cs="Arial"/>
            <w:sz w:val="24"/>
            <w:szCs w:val="24"/>
          </w:rPr>
          <w:delText xml:space="preserve"> en</w:delText>
        </w:r>
      </w:del>
      <w:ins w:id="167" w:author="Eugenia Arce Londoño" w:date="2015-10-01T08:28:00Z">
        <w:r w:rsidR="00FD6EE8" w:rsidRPr="00A261C8">
          <w:rPr>
            <w:rFonts w:ascii="Arial" w:hAnsi="Arial" w:cs="Arial"/>
            <w:sz w:val="24"/>
            <w:szCs w:val="24"/>
          </w:rPr>
          <w:t>E</w:t>
        </w:r>
        <w:r w:rsidRPr="00A261C8">
          <w:rPr>
            <w:rFonts w:ascii="Arial" w:hAnsi="Arial" w:cs="Arial"/>
            <w:sz w:val="24"/>
            <w:szCs w:val="24"/>
          </w:rPr>
          <w:t>n</w:t>
        </w:r>
      </w:ins>
      <w:r w:rsidRPr="00A261C8">
        <w:rPr>
          <w:rFonts w:ascii="Arial" w:hAnsi="Arial" w:cs="Arial"/>
          <w:sz w:val="24"/>
          <w:szCs w:val="24"/>
        </w:rPr>
        <w:t xml:space="preserve"> el campo de las Ciencias Políticas</w:t>
      </w:r>
      <w:del w:id="168" w:author="Eugenia Arce Londoño" w:date="2015-10-01T08:28:00Z">
        <w:r w:rsidRPr="00A261C8">
          <w:rPr>
            <w:rFonts w:ascii="Arial" w:hAnsi="Arial" w:cs="Arial"/>
            <w:sz w:val="24"/>
            <w:szCs w:val="24"/>
          </w:rPr>
          <w:delText>. Dado que este</w:delText>
        </w:r>
      </w:del>
      <w:ins w:id="169" w:author="Eugenia Arce Londoño" w:date="2015-10-01T08:28:00Z">
        <w:r w:rsidR="00FD6EE8" w:rsidRPr="00FD6EE8">
          <w:rPr>
            <w:rFonts w:ascii="Arial" w:hAnsi="Arial" w:cs="Arial"/>
            <w:sz w:val="24"/>
            <w:szCs w:val="24"/>
          </w:rPr>
          <w:t xml:space="preserve"> </w:t>
        </w:r>
        <w:r w:rsidR="00FD6EE8" w:rsidRPr="00A261C8">
          <w:rPr>
            <w:rFonts w:ascii="Arial" w:hAnsi="Arial" w:cs="Arial"/>
            <w:sz w:val="24"/>
            <w:szCs w:val="24"/>
          </w:rPr>
          <w:t xml:space="preserve">el concepto de </w:t>
        </w:r>
        <w:r w:rsidR="00FD6EE8">
          <w:rPr>
            <w:rFonts w:ascii="Arial" w:hAnsi="Arial" w:cs="Arial"/>
            <w:b/>
            <w:sz w:val="24"/>
            <w:szCs w:val="24"/>
          </w:rPr>
          <w:t>sistema p</w:t>
        </w:r>
        <w:r w:rsidR="00FD6EE8" w:rsidRPr="00A261C8">
          <w:rPr>
            <w:rFonts w:ascii="Arial" w:hAnsi="Arial" w:cs="Arial"/>
            <w:b/>
            <w:sz w:val="24"/>
            <w:szCs w:val="24"/>
          </w:rPr>
          <w:t>olítico</w:t>
        </w:r>
        <w:r w:rsidR="00FD6EE8" w:rsidRPr="00FD6EE8">
          <w:rPr>
            <w:rFonts w:ascii="Arial" w:hAnsi="Arial" w:cs="Arial"/>
            <w:sz w:val="24"/>
            <w:szCs w:val="24"/>
          </w:rPr>
          <w:t xml:space="preserve"> </w:t>
        </w:r>
        <w:r w:rsidR="00FD6EE8">
          <w:rPr>
            <w:rFonts w:ascii="Arial" w:hAnsi="Arial" w:cs="Arial"/>
            <w:sz w:val="24"/>
            <w:szCs w:val="24"/>
          </w:rPr>
          <w:t>tiene una imporante</w:t>
        </w:r>
        <w:r w:rsidR="00FD6EE8" w:rsidRPr="00A261C8">
          <w:rPr>
            <w:rFonts w:ascii="Arial" w:hAnsi="Arial" w:cs="Arial"/>
            <w:sz w:val="24"/>
            <w:szCs w:val="24"/>
          </w:rPr>
          <w:t xml:space="preserve"> utilidad académica</w:t>
        </w:r>
        <w:r w:rsidRPr="00A261C8">
          <w:rPr>
            <w:rFonts w:ascii="Arial" w:hAnsi="Arial" w:cs="Arial"/>
            <w:sz w:val="24"/>
            <w:szCs w:val="24"/>
          </w:rPr>
          <w:t xml:space="preserve">. </w:t>
        </w:r>
        <w:r w:rsidR="00FD6EE8">
          <w:rPr>
            <w:rFonts w:ascii="Arial" w:hAnsi="Arial" w:cs="Arial"/>
            <w:sz w:val="24"/>
            <w:szCs w:val="24"/>
          </w:rPr>
          <w:t>E</w:t>
        </w:r>
        <w:r w:rsidRPr="00A261C8">
          <w:rPr>
            <w:rFonts w:ascii="Arial" w:hAnsi="Arial" w:cs="Arial"/>
            <w:sz w:val="24"/>
            <w:szCs w:val="24"/>
          </w:rPr>
          <w:t>ste</w:t>
        </w:r>
      </w:ins>
      <w:r w:rsidRPr="00A261C8">
        <w:rPr>
          <w:rFonts w:ascii="Arial" w:hAnsi="Arial" w:cs="Arial"/>
          <w:sz w:val="24"/>
          <w:szCs w:val="24"/>
        </w:rPr>
        <w:t xml:space="preserve"> se </w:t>
      </w:r>
      <w:r w:rsidR="00382C97" w:rsidRPr="00A261C8">
        <w:rPr>
          <w:rFonts w:ascii="Arial" w:hAnsi="Arial" w:cs="Arial"/>
          <w:sz w:val="24"/>
          <w:szCs w:val="24"/>
        </w:rPr>
        <w:t xml:space="preserve">define </w:t>
      </w:r>
      <w:r w:rsidRPr="00A261C8">
        <w:rPr>
          <w:rFonts w:ascii="Arial" w:hAnsi="Arial" w:cs="Arial"/>
          <w:sz w:val="24"/>
          <w:szCs w:val="24"/>
        </w:rPr>
        <w:t xml:space="preserve">como </w:t>
      </w:r>
      <w:r w:rsidRPr="002245E7">
        <w:rPr>
          <w:rFonts w:ascii="Arial" w:hAnsi="Arial"/>
          <w:sz w:val="24"/>
          <w:rPrChange w:id="170" w:author="Eugenia Arce Londoño" w:date="2015-10-01T08:28:00Z">
            <w:rPr>
              <w:rFonts w:ascii="Arial" w:hAnsi="Arial"/>
              <w:b/>
              <w:sz w:val="24"/>
            </w:rPr>
          </w:rPrChange>
        </w:rPr>
        <w:t>el conjunto de relaciones e interacciones que se generan entre individuos, grupos, clases, organizaciones o instituciones para procesar l</w:t>
      </w:r>
      <w:r w:rsidR="002245E7">
        <w:rPr>
          <w:rFonts w:ascii="Arial" w:hAnsi="Arial"/>
          <w:sz w:val="24"/>
          <w:rPrChange w:id="171" w:author="Eugenia Arce Londoño" w:date="2015-10-01T08:28:00Z">
            <w:rPr>
              <w:rFonts w:ascii="Arial" w:hAnsi="Arial"/>
              <w:b/>
              <w:sz w:val="24"/>
            </w:rPr>
          </w:rPrChange>
        </w:rPr>
        <w:t xml:space="preserve">as demandas sociales y tomar </w:t>
      </w:r>
      <w:del w:id="172" w:author="Eugenia Arce Londoño" w:date="2015-10-01T08:28:00Z">
        <w:r w:rsidRPr="00A261C8">
          <w:rPr>
            <w:rFonts w:ascii="Arial" w:hAnsi="Arial" w:cs="Arial"/>
            <w:b/>
            <w:sz w:val="24"/>
            <w:szCs w:val="24"/>
          </w:rPr>
          <w:delText xml:space="preserve">de </w:delText>
        </w:r>
      </w:del>
      <w:r w:rsidRPr="002245E7">
        <w:rPr>
          <w:rFonts w:ascii="Arial" w:hAnsi="Arial"/>
          <w:sz w:val="24"/>
          <w:rPrChange w:id="173" w:author="Eugenia Arce Londoño" w:date="2015-10-01T08:28:00Z">
            <w:rPr>
              <w:rFonts w:ascii="Arial" w:hAnsi="Arial"/>
              <w:b/>
              <w:sz w:val="24"/>
            </w:rPr>
          </w:rPrChange>
        </w:rPr>
        <w:t>las decisiones que los afectan por ser obligatorias y poder imponerse legítimamente</w:t>
      </w:r>
      <w:r w:rsidRPr="002245E7">
        <w:rPr>
          <w:rFonts w:ascii="Arial" w:hAnsi="Arial" w:cs="Arial"/>
          <w:sz w:val="24"/>
          <w:szCs w:val="24"/>
        </w:rPr>
        <w:t>.</w:t>
      </w:r>
    </w:p>
    <w:p w14:paraId="7CC3DF06" w14:textId="77777777" w:rsidR="00842DAB" w:rsidRPr="00A261C8" w:rsidRDefault="00842DAB" w:rsidP="00A85C40">
      <w:pPr>
        <w:spacing w:line="276" w:lineRule="auto"/>
        <w:jc w:val="both"/>
        <w:rPr>
          <w:rFonts w:ascii="Arial" w:hAnsi="Arial" w:cs="Arial"/>
          <w:sz w:val="24"/>
          <w:szCs w:val="24"/>
        </w:rPr>
      </w:pPr>
    </w:p>
    <w:p w14:paraId="014FD288" w14:textId="0D99B5F7" w:rsidR="00842DAB" w:rsidRPr="00A261C8" w:rsidRDefault="00842DAB" w:rsidP="00A85C40">
      <w:pPr>
        <w:spacing w:line="276" w:lineRule="auto"/>
        <w:jc w:val="both"/>
        <w:rPr>
          <w:rFonts w:ascii="Arial" w:hAnsi="Arial" w:cs="Arial"/>
          <w:sz w:val="24"/>
          <w:szCs w:val="24"/>
        </w:rPr>
      </w:pPr>
      <w:del w:id="174" w:author="Eugenia Arce Londoño" w:date="2015-10-01T08:28:00Z">
        <w:r w:rsidRPr="00A261C8">
          <w:rPr>
            <w:rFonts w:ascii="Arial" w:hAnsi="Arial" w:cs="Arial"/>
            <w:sz w:val="24"/>
            <w:szCs w:val="24"/>
          </w:rPr>
          <w:delText>De</w:delText>
        </w:r>
      </w:del>
      <w:ins w:id="175" w:author="Eugenia Arce Londoño" w:date="2015-10-01T08:28:00Z">
        <w:r w:rsidR="00C865EA">
          <w:rPr>
            <w:rFonts w:ascii="Arial" w:hAnsi="Arial" w:cs="Arial"/>
            <w:sz w:val="24"/>
            <w:szCs w:val="24"/>
          </w:rPr>
          <w:t>A partir de</w:t>
        </w:r>
      </w:ins>
      <w:r w:rsidR="00C865EA">
        <w:rPr>
          <w:rFonts w:ascii="Arial" w:hAnsi="Arial" w:cs="Arial"/>
          <w:sz w:val="24"/>
          <w:szCs w:val="24"/>
        </w:rPr>
        <w:t xml:space="preserve"> esta </w:t>
      </w:r>
      <w:del w:id="176" w:author="Eugenia Arce Londoño" w:date="2015-10-01T08:28:00Z">
        <w:r w:rsidRPr="00A261C8">
          <w:rPr>
            <w:rFonts w:ascii="Arial" w:hAnsi="Arial" w:cs="Arial"/>
            <w:sz w:val="24"/>
            <w:szCs w:val="24"/>
          </w:rPr>
          <w:delText>forma</w:delText>
        </w:r>
      </w:del>
      <w:ins w:id="177" w:author="Eugenia Arce Londoño" w:date="2015-10-01T08:28:00Z">
        <w:r w:rsidR="00C865EA">
          <w:rPr>
            <w:rFonts w:ascii="Arial" w:hAnsi="Arial" w:cs="Arial"/>
            <w:sz w:val="24"/>
            <w:szCs w:val="24"/>
          </w:rPr>
          <w:t>definición</w:t>
        </w:r>
      </w:ins>
      <w:r w:rsidRPr="00A261C8">
        <w:rPr>
          <w:rFonts w:ascii="Arial" w:hAnsi="Arial" w:cs="Arial"/>
          <w:sz w:val="24"/>
          <w:szCs w:val="24"/>
        </w:rPr>
        <w:t xml:space="preserve"> </w:t>
      </w:r>
      <w:r w:rsidR="00382C97" w:rsidRPr="00A261C8">
        <w:rPr>
          <w:rFonts w:ascii="Arial" w:hAnsi="Arial" w:cs="Arial"/>
          <w:sz w:val="24"/>
          <w:szCs w:val="24"/>
        </w:rPr>
        <w:t>es posible</w:t>
      </w:r>
      <w:r w:rsidRPr="00A261C8">
        <w:rPr>
          <w:rFonts w:ascii="Arial" w:hAnsi="Arial" w:cs="Arial"/>
          <w:sz w:val="24"/>
          <w:szCs w:val="24"/>
        </w:rPr>
        <w:t xml:space="preserve"> observar: </w:t>
      </w:r>
    </w:p>
    <w:p w14:paraId="6E4C6DDD" w14:textId="77777777" w:rsidR="00842DAB" w:rsidRPr="00A261C8" w:rsidRDefault="00842DAB" w:rsidP="00A85C40">
      <w:pPr>
        <w:spacing w:line="276" w:lineRule="auto"/>
        <w:jc w:val="both"/>
        <w:rPr>
          <w:rFonts w:ascii="Arial" w:hAnsi="Arial" w:cs="Arial"/>
          <w:sz w:val="24"/>
          <w:szCs w:val="24"/>
        </w:rPr>
      </w:pPr>
    </w:p>
    <w:p w14:paraId="2406FB9F" w14:textId="5CE67249" w:rsidR="00FD6EE8" w:rsidRPr="00FD6EE8" w:rsidRDefault="00FD6EE8" w:rsidP="00FD6EE8">
      <w:pPr>
        <w:pStyle w:val="Prrafodelista"/>
        <w:numPr>
          <w:ilvl w:val="0"/>
          <w:numId w:val="21"/>
        </w:numPr>
        <w:spacing w:line="276" w:lineRule="auto"/>
        <w:jc w:val="both"/>
        <w:rPr>
          <w:rFonts w:ascii="Arial" w:hAnsi="Arial" w:cs="Arial"/>
          <w:sz w:val="24"/>
          <w:szCs w:val="24"/>
        </w:rPr>
      </w:pPr>
      <w:r>
        <w:rPr>
          <w:rFonts w:ascii="Arial" w:hAnsi="Arial" w:cs="Arial"/>
          <w:sz w:val="24"/>
          <w:szCs w:val="24"/>
        </w:rPr>
        <w:t>L</w:t>
      </w:r>
      <w:r w:rsidR="00842DAB" w:rsidRPr="00A261C8">
        <w:rPr>
          <w:rFonts w:ascii="Arial" w:hAnsi="Arial" w:cs="Arial"/>
          <w:sz w:val="24"/>
          <w:szCs w:val="24"/>
        </w:rPr>
        <w:t xml:space="preserve">a correlación de </w:t>
      </w:r>
      <w:r w:rsidR="00842DAB" w:rsidRPr="00A261C8">
        <w:rPr>
          <w:rFonts w:ascii="Arial" w:hAnsi="Arial" w:cs="Arial"/>
          <w:b/>
          <w:sz w:val="24"/>
          <w:szCs w:val="24"/>
        </w:rPr>
        <w:t>fuerzas</w:t>
      </w:r>
      <w:r w:rsidR="00842DAB" w:rsidRPr="00A261C8">
        <w:rPr>
          <w:rFonts w:ascii="Arial" w:hAnsi="Arial" w:cs="Arial"/>
          <w:sz w:val="24"/>
          <w:szCs w:val="24"/>
        </w:rPr>
        <w:t xml:space="preserve"> entre los diferentes </w:t>
      </w:r>
      <w:r w:rsidR="00842DAB" w:rsidRPr="00A261C8">
        <w:rPr>
          <w:rFonts w:ascii="Arial" w:hAnsi="Arial" w:cs="Arial"/>
          <w:b/>
          <w:sz w:val="24"/>
          <w:szCs w:val="24"/>
        </w:rPr>
        <w:t>actores</w:t>
      </w:r>
      <w:r w:rsidR="00842DAB" w:rsidRPr="00A261C8">
        <w:rPr>
          <w:rFonts w:ascii="Arial" w:hAnsi="Arial" w:cs="Arial"/>
          <w:sz w:val="24"/>
          <w:szCs w:val="24"/>
        </w:rPr>
        <w:t xml:space="preserve"> </w:t>
      </w:r>
      <w:ins w:id="178" w:author="Eugenia Arce Londoño" w:date="2015-10-01T08:28:00Z">
        <w:r>
          <w:rPr>
            <w:rFonts w:ascii="Arial" w:hAnsi="Arial" w:cs="Arial"/>
            <w:sz w:val="24"/>
            <w:szCs w:val="24"/>
          </w:rPr>
          <w:t xml:space="preserve">que participan </w:t>
        </w:r>
      </w:ins>
      <w:r w:rsidR="00842DAB" w:rsidRPr="00A261C8">
        <w:rPr>
          <w:rFonts w:ascii="Arial" w:hAnsi="Arial" w:cs="Arial"/>
          <w:sz w:val="24"/>
          <w:szCs w:val="24"/>
        </w:rPr>
        <w:t xml:space="preserve">en el juego político y los </w:t>
      </w:r>
      <w:r w:rsidR="00842DAB" w:rsidRPr="00A261C8">
        <w:rPr>
          <w:rFonts w:ascii="Arial" w:hAnsi="Arial" w:cs="Arial"/>
          <w:b/>
          <w:sz w:val="24"/>
          <w:szCs w:val="24"/>
        </w:rPr>
        <w:t>recursos</w:t>
      </w:r>
      <w:r w:rsidR="00842DAB" w:rsidRPr="00A261C8">
        <w:rPr>
          <w:rFonts w:ascii="Arial" w:hAnsi="Arial" w:cs="Arial"/>
          <w:sz w:val="24"/>
          <w:szCs w:val="24"/>
        </w:rPr>
        <w:t xml:space="preserve"> que </w:t>
      </w:r>
      <w:ins w:id="179" w:author="Eugenia Arce Londoño" w:date="2015-10-01T08:28:00Z">
        <w:r>
          <w:rPr>
            <w:rFonts w:ascii="Arial" w:hAnsi="Arial" w:cs="Arial"/>
            <w:sz w:val="24"/>
            <w:szCs w:val="24"/>
          </w:rPr>
          <w:t xml:space="preserve">ellos </w:t>
        </w:r>
      </w:ins>
      <w:r>
        <w:rPr>
          <w:rFonts w:ascii="Arial" w:hAnsi="Arial" w:cs="Arial"/>
          <w:sz w:val="24"/>
          <w:szCs w:val="24"/>
        </w:rPr>
        <w:t>poseen</w:t>
      </w:r>
      <w:del w:id="180" w:author="Eugenia Arce Londoño" w:date="2015-10-01T08:28:00Z">
        <w:r w:rsidR="00842DAB" w:rsidRPr="00A261C8">
          <w:rPr>
            <w:rFonts w:ascii="Arial" w:hAnsi="Arial" w:cs="Arial"/>
            <w:sz w:val="24"/>
            <w:szCs w:val="24"/>
          </w:rPr>
          <w:delText>;</w:delText>
        </w:r>
      </w:del>
      <w:ins w:id="181" w:author="Eugenia Arce Londoño" w:date="2015-10-01T08:28:00Z">
        <w:r>
          <w:rPr>
            <w:rFonts w:ascii="Arial" w:hAnsi="Arial" w:cs="Arial"/>
            <w:sz w:val="24"/>
            <w:szCs w:val="24"/>
          </w:rPr>
          <w:t>.</w:t>
        </w:r>
      </w:ins>
    </w:p>
    <w:p w14:paraId="2D78ABFE" w14:textId="77777777" w:rsidR="00842DAB" w:rsidRPr="00A261C8" w:rsidRDefault="00842DAB" w:rsidP="00A85C40">
      <w:pPr>
        <w:spacing w:line="276" w:lineRule="auto"/>
        <w:jc w:val="both"/>
        <w:rPr>
          <w:rFonts w:ascii="Arial" w:hAnsi="Arial" w:cs="Arial"/>
          <w:sz w:val="24"/>
          <w:szCs w:val="24"/>
        </w:rPr>
      </w:pPr>
    </w:p>
    <w:p w14:paraId="096AFAA8" w14:textId="0FBB4525" w:rsidR="00842DAB" w:rsidRPr="00A261C8" w:rsidRDefault="00FD6EE8" w:rsidP="00A85C40">
      <w:pPr>
        <w:pStyle w:val="Prrafodelista"/>
        <w:numPr>
          <w:ilvl w:val="0"/>
          <w:numId w:val="21"/>
        </w:numPr>
        <w:spacing w:line="276" w:lineRule="auto"/>
        <w:jc w:val="both"/>
        <w:rPr>
          <w:rFonts w:ascii="Arial" w:hAnsi="Arial" w:cs="Arial"/>
          <w:sz w:val="24"/>
          <w:szCs w:val="24"/>
        </w:rPr>
      </w:pPr>
      <w:r>
        <w:rPr>
          <w:rFonts w:ascii="Arial" w:hAnsi="Arial" w:cs="Arial"/>
          <w:sz w:val="24"/>
          <w:szCs w:val="24"/>
        </w:rPr>
        <w:t>L</w:t>
      </w:r>
      <w:r w:rsidR="00842DAB" w:rsidRPr="00A261C8">
        <w:rPr>
          <w:rFonts w:ascii="Arial" w:hAnsi="Arial" w:cs="Arial"/>
          <w:sz w:val="24"/>
          <w:szCs w:val="24"/>
        </w:rPr>
        <w:t xml:space="preserve">as </w:t>
      </w:r>
      <w:r w:rsidR="00842DAB" w:rsidRPr="00A261C8">
        <w:rPr>
          <w:rFonts w:ascii="Arial" w:hAnsi="Arial" w:cs="Arial"/>
          <w:b/>
          <w:sz w:val="24"/>
          <w:szCs w:val="24"/>
        </w:rPr>
        <w:t>estructuras</w:t>
      </w:r>
      <w:r w:rsidR="00842DAB" w:rsidRPr="00A261C8">
        <w:rPr>
          <w:rFonts w:ascii="Arial" w:hAnsi="Arial" w:cs="Arial"/>
          <w:sz w:val="24"/>
          <w:szCs w:val="24"/>
        </w:rPr>
        <w:t xml:space="preserve">, </w:t>
      </w:r>
      <w:r w:rsidR="00842DAB" w:rsidRPr="00A261C8">
        <w:rPr>
          <w:rFonts w:ascii="Arial" w:hAnsi="Arial" w:cs="Arial"/>
          <w:b/>
          <w:sz w:val="24"/>
          <w:szCs w:val="24"/>
        </w:rPr>
        <w:t>prácticas</w:t>
      </w:r>
      <w:r w:rsidR="00842DAB" w:rsidRPr="00A261C8">
        <w:rPr>
          <w:rFonts w:ascii="Arial" w:hAnsi="Arial" w:cs="Arial"/>
          <w:sz w:val="24"/>
          <w:szCs w:val="24"/>
        </w:rPr>
        <w:t xml:space="preserve"> y </w:t>
      </w:r>
      <w:r w:rsidR="00842DAB" w:rsidRPr="00A261C8">
        <w:rPr>
          <w:rFonts w:ascii="Arial" w:hAnsi="Arial" w:cs="Arial"/>
          <w:b/>
          <w:sz w:val="24"/>
          <w:szCs w:val="24"/>
        </w:rPr>
        <w:t>discursos</w:t>
      </w:r>
      <w:r w:rsidR="00842DAB" w:rsidRPr="00A261C8">
        <w:rPr>
          <w:rFonts w:ascii="Arial" w:hAnsi="Arial" w:cs="Arial"/>
          <w:sz w:val="24"/>
          <w:szCs w:val="24"/>
        </w:rPr>
        <w:t xml:space="preserve"> sociales e institucionales que se</w:t>
      </w:r>
      <w:r>
        <w:rPr>
          <w:rFonts w:ascii="Arial" w:hAnsi="Arial" w:cs="Arial"/>
          <w:sz w:val="24"/>
          <w:szCs w:val="24"/>
        </w:rPr>
        <w:t xml:space="preserve"> enfrentan en el juego político</w:t>
      </w:r>
      <w:del w:id="182" w:author="Eugenia Arce Londoño" w:date="2015-10-01T08:28:00Z">
        <w:r w:rsidR="00842DAB" w:rsidRPr="00A261C8">
          <w:rPr>
            <w:rFonts w:ascii="Arial" w:hAnsi="Arial" w:cs="Arial"/>
            <w:sz w:val="24"/>
            <w:szCs w:val="24"/>
          </w:rPr>
          <w:delText>;</w:delText>
        </w:r>
      </w:del>
      <w:ins w:id="183" w:author="Eugenia Arce Londoño" w:date="2015-10-01T08:28:00Z">
        <w:r>
          <w:rPr>
            <w:rFonts w:ascii="Arial" w:hAnsi="Arial" w:cs="Arial"/>
            <w:sz w:val="24"/>
            <w:szCs w:val="24"/>
          </w:rPr>
          <w:t>.</w:t>
        </w:r>
      </w:ins>
    </w:p>
    <w:p w14:paraId="681EA82A" w14:textId="77777777" w:rsidR="00842DAB" w:rsidRPr="00A261C8" w:rsidRDefault="00842DAB" w:rsidP="00A85C40">
      <w:pPr>
        <w:spacing w:line="276" w:lineRule="auto"/>
        <w:jc w:val="both"/>
        <w:rPr>
          <w:rFonts w:ascii="Arial" w:hAnsi="Arial" w:cs="Arial"/>
          <w:sz w:val="24"/>
          <w:szCs w:val="24"/>
        </w:rPr>
      </w:pPr>
    </w:p>
    <w:p w14:paraId="7B2648BE" w14:textId="1E586221" w:rsidR="00842DAB" w:rsidRPr="00A261C8" w:rsidRDefault="00FD6EE8" w:rsidP="00A85C40">
      <w:pPr>
        <w:pStyle w:val="Prrafodelista"/>
        <w:numPr>
          <w:ilvl w:val="0"/>
          <w:numId w:val="21"/>
        </w:numPr>
        <w:spacing w:line="276" w:lineRule="auto"/>
        <w:jc w:val="both"/>
        <w:rPr>
          <w:rFonts w:ascii="Arial" w:hAnsi="Arial" w:cs="Arial"/>
          <w:sz w:val="24"/>
          <w:szCs w:val="24"/>
        </w:rPr>
      </w:pPr>
      <w:r>
        <w:rPr>
          <w:rFonts w:ascii="Arial" w:hAnsi="Arial" w:cs="Arial"/>
          <w:sz w:val="24"/>
          <w:szCs w:val="24"/>
        </w:rPr>
        <w:t>L</w:t>
      </w:r>
      <w:r w:rsidR="00842DAB" w:rsidRPr="00A261C8">
        <w:rPr>
          <w:rFonts w:ascii="Arial" w:hAnsi="Arial" w:cs="Arial"/>
          <w:sz w:val="24"/>
          <w:szCs w:val="24"/>
        </w:rPr>
        <w:t xml:space="preserve">as </w:t>
      </w:r>
      <w:r w:rsidR="00842DAB" w:rsidRPr="00A261C8">
        <w:rPr>
          <w:rFonts w:ascii="Arial" w:hAnsi="Arial" w:cs="Arial"/>
          <w:b/>
          <w:sz w:val="24"/>
          <w:szCs w:val="24"/>
        </w:rPr>
        <w:t>posiciones</w:t>
      </w:r>
      <w:r w:rsidR="00842DAB" w:rsidRPr="00A261C8">
        <w:rPr>
          <w:rFonts w:ascii="Arial" w:hAnsi="Arial" w:cs="Arial"/>
          <w:sz w:val="24"/>
          <w:szCs w:val="24"/>
        </w:rPr>
        <w:t xml:space="preserve">, </w:t>
      </w:r>
      <w:r w:rsidR="00842DAB" w:rsidRPr="00A261C8">
        <w:rPr>
          <w:rFonts w:ascii="Arial" w:hAnsi="Arial" w:cs="Arial"/>
          <w:b/>
          <w:sz w:val="24"/>
          <w:szCs w:val="24"/>
        </w:rPr>
        <w:t>estrategias</w:t>
      </w:r>
      <w:r w:rsidR="00842DAB" w:rsidRPr="00A261C8">
        <w:rPr>
          <w:rFonts w:ascii="Arial" w:hAnsi="Arial" w:cs="Arial"/>
          <w:sz w:val="24"/>
          <w:szCs w:val="24"/>
        </w:rPr>
        <w:t xml:space="preserve"> y </w:t>
      </w:r>
      <w:r w:rsidR="00842DAB" w:rsidRPr="00A261C8">
        <w:rPr>
          <w:rFonts w:ascii="Arial" w:hAnsi="Arial" w:cs="Arial"/>
          <w:b/>
          <w:sz w:val="24"/>
          <w:szCs w:val="24"/>
        </w:rPr>
        <w:t>tácticas</w:t>
      </w:r>
      <w:r w:rsidR="00842DAB" w:rsidRPr="00A261C8">
        <w:rPr>
          <w:rFonts w:ascii="Arial" w:hAnsi="Arial" w:cs="Arial"/>
          <w:sz w:val="24"/>
          <w:szCs w:val="24"/>
        </w:rPr>
        <w:t xml:space="preserve"> empleadas y alcanzadas por l</w:t>
      </w:r>
      <w:r>
        <w:rPr>
          <w:rFonts w:ascii="Arial" w:hAnsi="Arial" w:cs="Arial"/>
          <w:sz w:val="24"/>
          <w:szCs w:val="24"/>
        </w:rPr>
        <w:t>os actores en el juego político</w:t>
      </w:r>
      <w:del w:id="184" w:author="Eugenia Arce Londoño" w:date="2015-10-01T08:28:00Z">
        <w:r w:rsidR="00842DAB" w:rsidRPr="00A261C8">
          <w:rPr>
            <w:rFonts w:ascii="Arial" w:hAnsi="Arial" w:cs="Arial"/>
            <w:sz w:val="24"/>
            <w:szCs w:val="24"/>
          </w:rPr>
          <w:delText>;</w:delText>
        </w:r>
      </w:del>
      <w:ins w:id="185" w:author="Eugenia Arce Londoño" w:date="2015-10-01T08:28:00Z">
        <w:r>
          <w:rPr>
            <w:rFonts w:ascii="Arial" w:hAnsi="Arial" w:cs="Arial"/>
            <w:sz w:val="24"/>
            <w:szCs w:val="24"/>
          </w:rPr>
          <w:t>.</w:t>
        </w:r>
      </w:ins>
    </w:p>
    <w:p w14:paraId="06C19A09" w14:textId="77777777" w:rsidR="00842DAB" w:rsidRPr="00A261C8" w:rsidRDefault="00842DAB" w:rsidP="00A85C40">
      <w:pPr>
        <w:spacing w:line="276" w:lineRule="auto"/>
        <w:jc w:val="both"/>
        <w:rPr>
          <w:rFonts w:ascii="Arial" w:hAnsi="Arial" w:cs="Arial"/>
          <w:sz w:val="24"/>
          <w:szCs w:val="24"/>
        </w:rPr>
      </w:pPr>
    </w:p>
    <w:p w14:paraId="4C3F0C3B" w14:textId="3FB93C9E" w:rsidR="00842DAB" w:rsidRPr="00A261C8" w:rsidRDefault="00842DAB" w:rsidP="00A85C40">
      <w:pPr>
        <w:pStyle w:val="Prrafodelista"/>
        <w:numPr>
          <w:ilvl w:val="0"/>
          <w:numId w:val="21"/>
        </w:numPr>
        <w:spacing w:line="276" w:lineRule="auto"/>
        <w:jc w:val="both"/>
        <w:rPr>
          <w:rFonts w:ascii="Arial" w:hAnsi="Arial" w:cs="Arial"/>
          <w:sz w:val="24"/>
          <w:szCs w:val="24"/>
        </w:rPr>
      </w:pPr>
      <w:r w:rsidRPr="00A261C8">
        <w:rPr>
          <w:rFonts w:ascii="Arial" w:hAnsi="Arial" w:cs="Arial"/>
          <w:sz w:val="24"/>
          <w:szCs w:val="24"/>
        </w:rPr>
        <w:t xml:space="preserve">Las </w:t>
      </w:r>
      <w:r w:rsidRPr="00A261C8">
        <w:rPr>
          <w:rFonts w:ascii="Arial" w:hAnsi="Arial" w:cs="Arial"/>
          <w:b/>
          <w:sz w:val="24"/>
          <w:szCs w:val="24"/>
        </w:rPr>
        <w:t>necesidades</w:t>
      </w:r>
      <w:r w:rsidRPr="00A261C8">
        <w:rPr>
          <w:rFonts w:ascii="Arial" w:hAnsi="Arial" w:cs="Arial"/>
          <w:sz w:val="24"/>
          <w:szCs w:val="24"/>
        </w:rPr>
        <w:t xml:space="preserve">, </w:t>
      </w:r>
      <w:r w:rsidRPr="00A261C8">
        <w:rPr>
          <w:rFonts w:ascii="Arial" w:hAnsi="Arial" w:cs="Arial"/>
          <w:b/>
          <w:sz w:val="24"/>
          <w:szCs w:val="24"/>
        </w:rPr>
        <w:t>expectativas</w:t>
      </w:r>
      <w:r w:rsidRPr="00A261C8">
        <w:rPr>
          <w:rFonts w:ascii="Arial" w:hAnsi="Arial" w:cs="Arial"/>
          <w:sz w:val="24"/>
          <w:szCs w:val="24"/>
        </w:rPr>
        <w:t xml:space="preserve"> y </w:t>
      </w:r>
      <w:r w:rsidRPr="00A261C8">
        <w:rPr>
          <w:rFonts w:ascii="Arial" w:hAnsi="Arial" w:cs="Arial"/>
          <w:b/>
          <w:sz w:val="24"/>
          <w:szCs w:val="24"/>
        </w:rPr>
        <w:t>preferencias</w:t>
      </w:r>
      <w:r w:rsidRPr="00A261C8">
        <w:rPr>
          <w:rFonts w:ascii="Arial" w:hAnsi="Arial" w:cs="Arial"/>
          <w:sz w:val="24"/>
          <w:szCs w:val="24"/>
        </w:rPr>
        <w:t xml:space="preserve"> de los actores que par</w:t>
      </w:r>
      <w:r w:rsidR="00FD6EE8">
        <w:rPr>
          <w:rFonts w:ascii="Arial" w:hAnsi="Arial" w:cs="Arial"/>
          <w:sz w:val="24"/>
          <w:szCs w:val="24"/>
        </w:rPr>
        <w:t>ticipan en el juego político</w:t>
      </w:r>
      <w:del w:id="186" w:author="Eugenia Arce Londoño" w:date="2015-10-01T08:28:00Z">
        <w:r w:rsidRPr="00A261C8">
          <w:rPr>
            <w:rFonts w:ascii="Arial" w:hAnsi="Arial" w:cs="Arial"/>
            <w:sz w:val="24"/>
            <w:szCs w:val="24"/>
          </w:rPr>
          <w:delText>; y,</w:delText>
        </w:r>
      </w:del>
      <w:ins w:id="187" w:author="Eugenia Arce Londoño" w:date="2015-10-01T08:28:00Z">
        <w:r w:rsidR="00FD6EE8">
          <w:rPr>
            <w:rFonts w:ascii="Arial" w:hAnsi="Arial" w:cs="Arial"/>
            <w:sz w:val="24"/>
            <w:szCs w:val="24"/>
          </w:rPr>
          <w:t>.</w:t>
        </w:r>
      </w:ins>
    </w:p>
    <w:p w14:paraId="29C51FC8" w14:textId="77777777" w:rsidR="00842DAB" w:rsidRPr="00A261C8" w:rsidRDefault="00842DAB" w:rsidP="00A85C40">
      <w:pPr>
        <w:spacing w:line="276" w:lineRule="auto"/>
        <w:jc w:val="both"/>
        <w:rPr>
          <w:rFonts w:ascii="Arial" w:hAnsi="Arial" w:cs="Arial"/>
          <w:sz w:val="24"/>
          <w:szCs w:val="24"/>
        </w:rPr>
      </w:pPr>
    </w:p>
    <w:p w14:paraId="0A610829" w14:textId="1F7C3759" w:rsidR="00842DAB" w:rsidRPr="00A261C8" w:rsidRDefault="00842DAB" w:rsidP="00A85C40">
      <w:pPr>
        <w:pStyle w:val="Prrafodelista"/>
        <w:numPr>
          <w:ilvl w:val="0"/>
          <w:numId w:val="21"/>
        </w:num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 xml:space="preserve">problemas sociales </w:t>
      </w:r>
      <w:r w:rsidRPr="00A261C8">
        <w:rPr>
          <w:rFonts w:ascii="Arial" w:hAnsi="Arial" w:cs="Arial"/>
          <w:sz w:val="24"/>
          <w:szCs w:val="24"/>
        </w:rPr>
        <w:t xml:space="preserve">y las </w:t>
      </w:r>
      <w:r w:rsidRPr="00A261C8">
        <w:rPr>
          <w:rFonts w:ascii="Arial" w:hAnsi="Arial" w:cs="Arial"/>
          <w:b/>
          <w:sz w:val="24"/>
          <w:szCs w:val="24"/>
        </w:rPr>
        <w:t>trasformaciones</w:t>
      </w:r>
      <w:r w:rsidRPr="00A261C8">
        <w:rPr>
          <w:rFonts w:ascii="Arial" w:hAnsi="Arial" w:cs="Arial"/>
          <w:sz w:val="24"/>
          <w:szCs w:val="24"/>
        </w:rPr>
        <w:t xml:space="preserve"> </w:t>
      </w:r>
      <w:r w:rsidR="00342214" w:rsidRPr="00A261C8">
        <w:rPr>
          <w:rFonts w:ascii="Arial" w:hAnsi="Arial" w:cs="Arial"/>
          <w:b/>
          <w:sz w:val="24"/>
          <w:szCs w:val="24"/>
        </w:rPr>
        <w:t>sociales</w:t>
      </w:r>
      <w:r w:rsidR="00342214" w:rsidRPr="00A261C8">
        <w:rPr>
          <w:rFonts w:ascii="Arial" w:hAnsi="Arial" w:cs="Arial"/>
          <w:sz w:val="24"/>
          <w:szCs w:val="24"/>
        </w:rPr>
        <w:t xml:space="preserve"> </w:t>
      </w:r>
      <w:r w:rsidRPr="00A261C8">
        <w:rPr>
          <w:rFonts w:ascii="Arial" w:hAnsi="Arial" w:cs="Arial"/>
          <w:sz w:val="24"/>
          <w:szCs w:val="24"/>
        </w:rPr>
        <w:t xml:space="preserve">que acontecen en la realidad como consecuencia de las </w:t>
      </w:r>
      <w:r w:rsidRPr="00A261C8">
        <w:rPr>
          <w:rFonts w:ascii="Arial" w:hAnsi="Arial" w:cs="Arial"/>
          <w:b/>
          <w:sz w:val="24"/>
          <w:szCs w:val="24"/>
        </w:rPr>
        <w:t>decisiones</w:t>
      </w:r>
      <w:r w:rsidRPr="00A261C8">
        <w:rPr>
          <w:rFonts w:ascii="Arial" w:hAnsi="Arial" w:cs="Arial"/>
          <w:sz w:val="24"/>
          <w:szCs w:val="24"/>
        </w:rPr>
        <w:t xml:space="preserve"> implementadas en el juego político.</w:t>
      </w:r>
    </w:p>
    <w:p w14:paraId="4782D1D4" w14:textId="77777777" w:rsidR="00842DAB" w:rsidRPr="00A261C8" w:rsidRDefault="00842DAB"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336"/>
      </w:tblGrid>
      <w:tr w:rsidR="00DB526C" w:rsidRPr="00A261C8" w14:paraId="0772AF16" w14:textId="77777777" w:rsidTr="00DF4B97">
        <w:trPr>
          <w:trHeight w:val="224"/>
          <w:jc w:val="center"/>
        </w:trPr>
        <w:tc>
          <w:tcPr>
            <w:tcW w:w="5367" w:type="dxa"/>
            <w:gridSpan w:val="2"/>
            <w:shd w:val="clear" w:color="auto" w:fill="0D0D0D"/>
          </w:tcPr>
          <w:p w14:paraId="2A973FAE"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lastRenderedPageBreak/>
              <w:t>Imagen (fotografía, gráfica o ilustración)</w:t>
            </w:r>
          </w:p>
        </w:tc>
      </w:tr>
      <w:tr w:rsidR="00DB526C" w:rsidRPr="00A261C8" w14:paraId="19829AA4" w14:textId="77777777" w:rsidTr="00DF4B97">
        <w:trPr>
          <w:trHeight w:val="215"/>
          <w:jc w:val="center"/>
        </w:trPr>
        <w:tc>
          <w:tcPr>
            <w:tcW w:w="2092" w:type="dxa"/>
          </w:tcPr>
          <w:p w14:paraId="55B38D4C"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275" w:type="dxa"/>
          </w:tcPr>
          <w:p w14:paraId="64408030" w14:textId="75451BB5"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0063409A" w:rsidRPr="00A261C8">
              <w:rPr>
                <w:rFonts w:ascii="Arial" w:eastAsia="Cambria" w:hAnsi="Arial" w:cs="Arial"/>
                <w:sz w:val="24"/>
                <w:szCs w:val="24"/>
              </w:rPr>
              <w:t>5</w:t>
            </w:r>
          </w:p>
        </w:tc>
      </w:tr>
      <w:tr w:rsidR="00DB526C" w:rsidRPr="00A261C8" w14:paraId="162AA58F" w14:textId="77777777" w:rsidTr="00DF4B97">
        <w:trPr>
          <w:trHeight w:val="215"/>
          <w:jc w:val="center"/>
        </w:trPr>
        <w:tc>
          <w:tcPr>
            <w:tcW w:w="2092" w:type="dxa"/>
          </w:tcPr>
          <w:p w14:paraId="427339F4" w14:textId="77777777"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275" w:type="dxa"/>
          </w:tcPr>
          <w:p w14:paraId="59831E34" w14:textId="40574ED1" w:rsidR="00382C97" w:rsidRPr="00A261C8" w:rsidRDefault="00C865EA" w:rsidP="00A85C40">
            <w:pPr>
              <w:spacing w:line="276" w:lineRule="auto"/>
              <w:jc w:val="both"/>
              <w:rPr>
                <w:rFonts w:ascii="Arial" w:eastAsia="Cambria" w:hAnsi="Arial" w:cs="Arial"/>
                <w:sz w:val="24"/>
                <w:szCs w:val="24"/>
              </w:rPr>
            </w:pPr>
            <w:r>
              <w:rPr>
                <w:rFonts w:ascii="Arial" w:eastAsia="Cambria" w:hAnsi="Arial" w:cs="Arial"/>
                <w:sz w:val="24"/>
                <w:szCs w:val="24"/>
              </w:rPr>
              <w:t xml:space="preserve">El poder político y </w:t>
            </w:r>
            <w:del w:id="188" w:author="Eugenia Arce Londoño" w:date="2015-10-01T08:28:00Z">
              <w:r w:rsidR="00382C97" w:rsidRPr="00A261C8">
                <w:rPr>
                  <w:rFonts w:ascii="Arial" w:eastAsia="Cambria" w:hAnsi="Arial" w:cs="Arial"/>
                  <w:sz w:val="24"/>
                  <w:szCs w:val="24"/>
                </w:rPr>
                <w:delText xml:space="preserve">la </w:delText>
              </w:r>
            </w:del>
            <w:r w:rsidR="00BB0189" w:rsidRPr="00A261C8">
              <w:rPr>
                <w:rFonts w:ascii="Arial" w:eastAsia="Cambria" w:hAnsi="Arial" w:cs="Arial"/>
                <w:sz w:val="24"/>
                <w:szCs w:val="24"/>
              </w:rPr>
              <w:t>su ejercicio</w:t>
            </w:r>
            <w:r w:rsidR="00382C97" w:rsidRPr="00A261C8">
              <w:rPr>
                <w:rFonts w:ascii="Arial" w:eastAsia="Cambria" w:hAnsi="Arial" w:cs="Arial"/>
                <w:sz w:val="24"/>
                <w:szCs w:val="24"/>
              </w:rPr>
              <w:t>.</w:t>
            </w:r>
          </w:p>
        </w:tc>
      </w:tr>
      <w:tr w:rsidR="00DB526C" w:rsidRPr="00A261C8" w14:paraId="3A3D31EB" w14:textId="77777777" w:rsidTr="00DF4B97">
        <w:trPr>
          <w:trHeight w:val="3444"/>
          <w:jc w:val="center"/>
        </w:trPr>
        <w:tc>
          <w:tcPr>
            <w:tcW w:w="2092" w:type="dxa"/>
          </w:tcPr>
          <w:p w14:paraId="7D1E0B4E" w14:textId="77777777"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9"/>
            </w:r>
            <w:r w:rsidRPr="00A261C8">
              <w:rPr>
                <w:rFonts w:ascii="Arial" w:eastAsia="Cambria" w:hAnsi="Arial" w:cs="Arial"/>
                <w:b/>
                <w:sz w:val="24"/>
                <w:szCs w:val="24"/>
              </w:rPr>
              <w:t>)</w:t>
            </w:r>
          </w:p>
        </w:tc>
        <w:tc>
          <w:tcPr>
            <w:tcW w:w="3275" w:type="dxa"/>
          </w:tcPr>
          <w:p w14:paraId="04A49D8F" w14:textId="0CED76CE" w:rsidR="00382C97" w:rsidRPr="00A261C8" w:rsidRDefault="00382C97"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66C4E83" wp14:editId="6CAB0975">
                  <wp:extent cx="1981635" cy="2151161"/>
                  <wp:effectExtent l="0" t="0" r="0" b="1905"/>
                  <wp:docPr id="4" name="Imagen 4" descr="http://static0.planetasaber.com/encyclopedia/Data/Imagenes/FOTOS/001UW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UW8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4367" cy="2154127"/>
                          </a:xfrm>
                          <a:prstGeom prst="rect">
                            <a:avLst/>
                          </a:prstGeom>
                          <a:noFill/>
                          <a:ln>
                            <a:noFill/>
                          </a:ln>
                        </pic:spPr>
                      </pic:pic>
                    </a:graphicData>
                  </a:graphic>
                </wp:inline>
              </w:drawing>
            </w:r>
          </w:p>
        </w:tc>
      </w:tr>
      <w:tr w:rsidR="00382C97" w:rsidRPr="00A261C8" w14:paraId="202A8C02" w14:textId="77777777" w:rsidTr="00DF4B97">
        <w:trPr>
          <w:trHeight w:val="665"/>
          <w:jc w:val="center"/>
        </w:trPr>
        <w:tc>
          <w:tcPr>
            <w:tcW w:w="2092" w:type="dxa"/>
          </w:tcPr>
          <w:p w14:paraId="58B0DC56" w14:textId="77777777"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275" w:type="dxa"/>
          </w:tcPr>
          <w:p w14:paraId="1401B286" w14:textId="287F8478" w:rsidR="00382C97" w:rsidRPr="00A261C8" w:rsidRDefault="00BB0189" w:rsidP="00A85C40">
            <w:pPr>
              <w:spacing w:line="276" w:lineRule="auto"/>
              <w:jc w:val="both"/>
              <w:rPr>
                <w:rFonts w:ascii="Arial" w:hAnsi="Arial" w:cs="Arial"/>
                <w:sz w:val="24"/>
                <w:szCs w:val="24"/>
              </w:rPr>
            </w:pPr>
            <w:r w:rsidRPr="00A261C8">
              <w:rPr>
                <w:rFonts w:ascii="Arial" w:eastAsia="Cambria" w:hAnsi="Arial" w:cs="Arial"/>
                <w:sz w:val="24"/>
                <w:szCs w:val="24"/>
              </w:rPr>
              <w:t xml:space="preserve">Uno de los </w:t>
            </w:r>
            <w:r w:rsidR="00A65D36" w:rsidRPr="00A261C8">
              <w:rPr>
                <w:rFonts w:ascii="Arial" w:eastAsia="Cambria" w:hAnsi="Arial" w:cs="Arial"/>
                <w:sz w:val="24"/>
                <w:szCs w:val="24"/>
              </w:rPr>
              <w:t>acontecimientos más importantes en los sistemas políticos tiene que ver con la competencia por alcanzar el poder político. Este hecho se vive en las democracias en las jornadas electorales en las que compiten diferentes candidatos ap</w:t>
            </w:r>
            <w:r w:rsidR="0063409A" w:rsidRPr="00A261C8">
              <w:rPr>
                <w:rFonts w:ascii="Arial" w:eastAsia="Cambria" w:hAnsi="Arial" w:cs="Arial"/>
                <w:sz w:val="24"/>
                <w:szCs w:val="24"/>
              </w:rPr>
              <w:t>oyados por partidos o movimientos políticos.</w:t>
            </w:r>
          </w:p>
        </w:tc>
      </w:tr>
    </w:tbl>
    <w:p w14:paraId="6F980479" w14:textId="77777777" w:rsidR="006F0C4B" w:rsidRPr="00A261C8" w:rsidRDefault="006F0C4B" w:rsidP="00A85C40">
      <w:pPr>
        <w:spacing w:line="276" w:lineRule="auto"/>
        <w:jc w:val="both"/>
        <w:rPr>
          <w:rFonts w:ascii="Arial" w:hAnsi="Arial" w:cs="Arial"/>
          <w:sz w:val="24"/>
          <w:szCs w:val="24"/>
        </w:rPr>
      </w:pPr>
    </w:p>
    <w:p w14:paraId="00B8900E" w14:textId="34218938" w:rsidR="00842DAB" w:rsidRPr="00A261C8" w:rsidRDefault="00842DAB" w:rsidP="00A85C40">
      <w:pPr>
        <w:spacing w:line="276" w:lineRule="auto"/>
        <w:jc w:val="both"/>
        <w:rPr>
          <w:rFonts w:ascii="Arial" w:hAnsi="Arial" w:cs="Arial"/>
          <w:sz w:val="24"/>
          <w:szCs w:val="24"/>
        </w:rPr>
      </w:pPr>
      <w:del w:id="189" w:author="Eugenia Arce Londoño" w:date="2015-10-01T08:28:00Z">
        <w:r w:rsidRPr="00A261C8">
          <w:rPr>
            <w:rFonts w:ascii="Arial" w:hAnsi="Arial" w:cs="Arial"/>
            <w:sz w:val="24"/>
            <w:szCs w:val="24"/>
          </w:rPr>
          <w:delText>Lo cual nos deja</w:delText>
        </w:r>
      </w:del>
      <w:ins w:id="190" w:author="Eugenia Arce Londoño" w:date="2015-10-01T08:28:00Z">
        <w:r w:rsidR="00C865EA">
          <w:rPr>
            <w:rFonts w:ascii="Arial" w:hAnsi="Arial" w:cs="Arial"/>
            <w:sz w:val="24"/>
            <w:szCs w:val="24"/>
          </w:rPr>
          <w:t>Para</w:t>
        </w:r>
      </w:ins>
      <w:r w:rsidRPr="00A261C8">
        <w:rPr>
          <w:rFonts w:ascii="Arial" w:hAnsi="Arial" w:cs="Arial"/>
          <w:sz w:val="24"/>
          <w:szCs w:val="24"/>
        </w:rPr>
        <w:t xml:space="preserve"> estudiar el marco general de la dinámica política </w:t>
      </w:r>
      <w:del w:id="191" w:author="Eugenia Arce Londoño" w:date="2015-10-01T08:28:00Z">
        <w:r w:rsidRPr="00A261C8">
          <w:rPr>
            <w:rFonts w:ascii="Arial" w:hAnsi="Arial" w:cs="Arial"/>
            <w:sz w:val="24"/>
            <w:szCs w:val="24"/>
          </w:rPr>
          <w:delText>bajo</w:delText>
        </w:r>
      </w:del>
      <w:ins w:id="192" w:author="Eugenia Arce Londoño" w:date="2015-10-01T08:28:00Z">
        <w:r w:rsidR="00C865EA">
          <w:rPr>
            <w:rFonts w:ascii="Arial" w:hAnsi="Arial" w:cs="Arial"/>
            <w:sz w:val="24"/>
            <w:szCs w:val="24"/>
          </w:rPr>
          <w:t>vamos a realizar</w:t>
        </w:r>
      </w:ins>
      <w:r w:rsidRPr="00A261C8">
        <w:rPr>
          <w:rFonts w:ascii="Arial" w:hAnsi="Arial" w:cs="Arial"/>
          <w:sz w:val="24"/>
          <w:szCs w:val="24"/>
        </w:rPr>
        <w:t xml:space="preserve"> un sencillo símil con el cual se puede abrir cada uno de los apartes de este tema: el del </w:t>
      </w:r>
      <w:r w:rsidRPr="00A261C8">
        <w:rPr>
          <w:rFonts w:ascii="Arial" w:hAnsi="Arial" w:cs="Arial"/>
          <w:b/>
          <w:sz w:val="24"/>
          <w:szCs w:val="24"/>
        </w:rPr>
        <w:t>juego</w:t>
      </w:r>
      <w:r w:rsidRPr="00A261C8">
        <w:rPr>
          <w:rFonts w:ascii="Arial" w:hAnsi="Arial" w:cs="Arial"/>
          <w:sz w:val="24"/>
          <w:szCs w:val="24"/>
        </w:rPr>
        <w:t xml:space="preserve"> y el </w:t>
      </w:r>
      <w:r w:rsidRPr="00A261C8">
        <w:rPr>
          <w:rFonts w:ascii="Arial" w:hAnsi="Arial" w:cs="Arial"/>
          <w:b/>
          <w:sz w:val="24"/>
          <w:szCs w:val="24"/>
        </w:rPr>
        <w:t>jugar</w:t>
      </w:r>
      <w:r w:rsidRPr="00A261C8">
        <w:rPr>
          <w:rFonts w:ascii="Arial" w:hAnsi="Arial" w:cs="Arial"/>
          <w:sz w:val="24"/>
          <w:szCs w:val="24"/>
        </w:rPr>
        <w:t>.</w:t>
      </w:r>
    </w:p>
    <w:p w14:paraId="437B1AFD" w14:textId="77777777" w:rsidR="00842DAB" w:rsidRPr="00A261C8" w:rsidRDefault="00842DAB" w:rsidP="00A85C40">
      <w:pPr>
        <w:spacing w:line="276" w:lineRule="auto"/>
        <w:jc w:val="both"/>
        <w:rPr>
          <w:rFonts w:ascii="Arial" w:hAnsi="Arial" w:cs="Arial"/>
          <w:sz w:val="24"/>
          <w:szCs w:val="24"/>
        </w:rPr>
      </w:pPr>
    </w:p>
    <w:p w14:paraId="64C734B3" w14:textId="6B7D107E" w:rsidR="00842DAB" w:rsidRPr="00A261C8" w:rsidRDefault="00842DAB" w:rsidP="00A85C40">
      <w:pPr>
        <w:spacing w:line="276" w:lineRule="auto"/>
        <w:jc w:val="both"/>
        <w:rPr>
          <w:rFonts w:ascii="Arial" w:hAnsi="Arial" w:cs="Arial"/>
          <w:sz w:val="24"/>
          <w:szCs w:val="24"/>
        </w:rPr>
      </w:pPr>
      <w:r w:rsidRPr="00A261C8">
        <w:rPr>
          <w:rFonts w:ascii="Arial" w:hAnsi="Arial" w:cs="Arial"/>
          <w:sz w:val="24"/>
          <w:szCs w:val="24"/>
        </w:rPr>
        <w:t xml:space="preserve">Podemos recordar la lotería infantil, el parqués en familia, las competencias en </w:t>
      </w:r>
      <w:r w:rsidRPr="006A4F2B">
        <w:rPr>
          <w:rFonts w:ascii="Arial" w:hAnsi="Arial"/>
          <w:i/>
          <w:sz w:val="24"/>
          <w:rPrChange w:id="193" w:author="Eugenia Arce Londoño" w:date="2015-10-01T08:28:00Z">
            <w:rPr>
              <w:rFonts w:ascii="Arial" w:hAnsi="Arial"/>
              <w:sz w:val="24"/>
            </w:rPr>
          </w:rPrChange>
        </w:rPr>
        <w:t>Xbox</w:t>
      </w:r>
      <w:r w:rsidRPr="00A261C8">
        <w:rPr>
          <w:rFonts w:ascii="Arial" w:hAnsi="Arial" w:cs="Arial"/>
          <w:sz w:val="24"/>
          <w:szCs w:val="24"/>
        </w:rPr>
        <w:t xml:space="preserve"> con amigos, el </w:t>
      </w:r>
      <w:r w:rsidR="006A4F2B">
        <w:rPr>
          <w:rFonts w:ascii="Arial" w:hAnsi="Arial" w:cs="Arial"/>
          <w:sz w:val="24"/>
          <w:szCs w:val="24"/>
        </w:rPr>
        <w:t>partido de fútbol en el colegio</w:t>
      </w:r>
      <w:del w:id="194" w:author="Eugenia Arce Londoño" w:date="2015-10-01T08:28:00Z">
        <w:r w:rsidRPr="00A261C8">
          <w:rPr>
            <w:rFonts w:ascii="Arial" w:hAnsi="Arial" w:cs="Arial"/>
            <w:sz w:val="24"/>
            <w:szCs w:val="24"/>
          </w:rPr>
          <w:delText>,</w:delText>
        </w:r>
      </w:del>
      <w:ins w:id="195" w:author="Eugenia Arce Londoño" w:date="2015-10-01T08:28:00Z">
        <w:r w:rsidR="006A4F2B">
          <w:rPr>
            <w:rFonts w:ascii="Arial" w:hAnsi="Arial" w:cs="Arial"/>
            <w:sz w:val="24"/>
            <w:szCs w:val="24"/>
          </w:rPr>
          <w:t xml:space="preserve"> o</w:t>
        </w:r>
      </w:ins>
      <w:r w:rsidRPr="00A261C8">
        <w:rPr>
          <w:rFonts w:ascii="Arial" w:hAnsi="Arial" w:cs="Arial"/>
          <w:sz w:val="24"/>
          <w:szCs w:val="24"/>
        </w:rPr>
        <w:t xml:space="preserve"> el monopolio en las vacaciones. </w:t>
      </w:r>
      <w:r w:rsidR="00342214" w:rsidRPr="00A261C8">
        <w:rPr>
          <w:rFonts w:ascii="Arial" w:hAnsi="Arial" w:cs="Arial"/>
          <w:sz w:val="24"/>
          <w:szCs w:val="24"/>
        </w:rPr>
        <w:t xml:space="preserve">Al </w:t>
      </w:r>
      <w:r w:rsidRPr="00A261C8">
        <w:rPr>
          <w:rFonts w:ascii="Arial" w:hAnsi="Arial" w:cs="Arial"/>
          <w:sz w:val="24"/>
          <w:szCs w:val="24"/>
        </w:rPr>
        <w:t xml:space="preserve">jugar queremos ganar, competimos con otros, nos entretenemos, observamos con qué </w:t>
      </w:r>
      <w:ins w:id="196" w:author="Eugenia Arce Londoño" w:date="2015-10-01T08:28:00Z">
        <w:r w:rsidR="006A4F2B">
          <w:rPr>
            <w:rFonts w:ascii="Arial" w:hAnsi="Arial" w:cs="Arial"/>
            <w:sz w:val="24"/>
            <w:szCs w:val="24"/>
          </w:rPr>
          <w:t xml:space="preserve">recursos y opciones </w:t>
        </w:r>
      </w:ins>
      <w:r w:rsidRPr="00A261C8">
        <w:rPr>
          <w:rFonts w:ascii="Arial" w:hAnsi="Arial" w:cs="Arial"/>
          <w:sz w:val="24"/>
          <w:szCs w:val="24"/>
        </w:rPr>
        <w:t xml:space="preserve">contamos, pensamos las jugadas, sacamos a relucir las habilidades que tenemos, determinamos las destrezas de los competidores, nos </w:t>
      </w:r>
      <w:r w:rsidRPr="00A261C8">
        <w:rPr>
          <w:rFonts w:ascii="Arial" w:hAnsi="Arial" w:cs="Arial"/>
          <w:sz w:val="24"/>
          <w:szCs w:val="24"/>
        </w:rPr>
        <w:lastRenderedPageBreak/>
        <w:t xml:space="preserve">divertimos </w:t>
      </w:r>
      <w:r w:rsidR="006A4F2B">
        <w:rPr>
          <w:rFonts w:ascii="Arial" w:hAnsi="Arial" w:cs="Arial"/>
          <w:sz w:val="24"/>
          <w:szCs w:val="24"/>
        </w:rPr>
        <w:t>cuando triunfamos</w:t>
      </w:r>
      <w:del w:id="197" w:author="Eugenia Arce Londoño" w:date="2015-10-01T08:28:00Z">
        <w:r w:rsidRPr="00A261C8">
          <w:rPr>
            <w:rFonts w:ascii="Arial" w:hAnsi="Arial" w:cs="Arial"/>
            <w:sz w:val="24"/>
            <w:szCs w:val="24"/>
          </w:rPr>
          <w:delText>,</w:delText>
        </w:r>
      </w:del>
      <w:ins w:id="198" w:author="Eugenia Arce Londoño" w:date="2015-10-01T08:28:00Z">
        <w:r w:rsidR="006A4F2B">
          <w:rPr>
            <w:rFonts w:ascii="Arial" w:hAnsi="Arial" w:cs="Arial"/>
            <w:sz w:val="24"/>
            <w:szCs w:val="24"/>
          </w:rPr>
          <w:t xml:space="preserve"> y</w:t>
        </w:r>
      </w:ins>
      <w:r w:rsidRPr="00A261C8">
        <w:rPr>
          <w:rFonts w:ascii="Arial" w:hAnsi="Arial" w:cs="Arial"/>
          <w:sz w:val="24"/>
          <w:szCs w:val="24"/>
        </w:rPr>
        <w:t xml:space="preserve"> fruncimos el ceño al ser derrotados por otros jugadores. La definición más sencilla de </w:t>
      </w:r>
      <w:del w:id="199" w:author="Eugenia Arce Londoño" w:date="2015-10-01T08:28:00Z">
        <w:r w:rsidRPr="00A261C8">
          <w:rPr>
            <w:rFonts w:ascii="Arial" w:hAnsi="Arial" w:cs="Arial"/>
            <w:sz w:val="24"/>
            <w:szCs w:val="24"/>
          </w:rPr>
          <w:delText>esta</w:delText>
        </w:r>
      </w:del>
      <w:ins w:id="200" w:author="Eugenia Arce Londoño" w:date="2015-10-01T08:28:00Z">
        <w:r w:rsidR="006A4F2B">
          <w:rPr>
            <w:rFonts w:ascii="Arial" w:hAnsi="Arial" w:cs="Arial"/>
            <w:sz w:val="24"/>
            <w:szCs w:val="24"/>
          </w:rPr>
          <w:t>la</w:t>
        </w:r>
      </w:ins>
      <w:r w:rsidRPr="00A261C8">
        <w:rPr>
          <w:rFonts w:ascii="Arial" w:hAnsi="Arial" w:cs="Arial"/>
          <w:sz w:val="24"/>
          <w:szCs w:val="24"/>
        </w:rPr>
        <w:t xml:space="preserve"> palabra</w:t>
      </w:r>
      <w:ins w:id="201" w:author="Eugenia Arce Londoño" w:date="2015-10-01T08:28:00Z">
        <w:r w:rsidR="006A4F2B">
          <w:rPr>
            <w:rFonts w:ascii="Arial" w:hAnsi="Arial" w:cs="Arial"/>
            <w:sz w:val="24"/>
            <w:szCs w:val="24"/>
          </w:rPr>
          <w:t xml:space="preserve"> </w:t>
        </w:r>
        <w:r w:rsidR="006A4F2B">
          <w:rPr>
            <w:rFonts w:ascii="Arial" w:hAnsi="Arial" w:cs="Arial"/>
            <w:b/>
            <w:sz w:val="24"/>
            <w:szCs w:val="24"/>
          </w:rPr>
          <w:t>juego</w:t>
        </w:r>
      </w:ins>
      <w:r w:rsidRPr="00A261C8">
        <w:rPr>
          <w:rFonts w:ascii="Arial" w:hAnsi="Arial" w:cs="Arial"/>
          <w:sz w:val="24"/>
          <w:szCs w:val="24"/>
        </w:rPr>
        <w:t xml:space="preserve"> da cuenta de lo anterior: </w:t>
      </w:r>
      <w:r w:rsidRPr="006A4F2B">
        <w:rPr>
          <w:rFonts w:ascii="Arial" w:hAnsi="Arial" w:cs="Arial"/>
          <w:sz w:val="24"/>
          <w:szCs w:val="24"/>
        </w:rPr>
        <w:t>“</w:t>
      </w:r>
      <w:r w:rsidRPr="006A4F2B">
        <w:rPr>
          <w:rFonts w:ascii="Arial" w:hAnsi="Arial"/>
          <w:sz w:val="24"/>
          <w:rPrChange w:id="202" w:author="Eugenia Arce Londoño" w:date="2015-10-01T08:28:00Z">
            <w:rPr>
              <w:rFonts w:ascii="Arial" w:hAnsi="Arial"/>
              <w:b/>
              <w:sz w:val="24"/>
            </w:rPr>
          </w:rPrChange>
        </w:rPr>
        <w:t>ejercicio recreativo sometido a reglas, y en el cual se gana o se pierde</w:t>
      </w:r>
      <w:r w:rsidRPr="006A4F2B">
        <w:rPr>
          <w:rFonts w:ascii="Arial" w:hAnsi="Arial" w:cs="Arial"/>
          <w:sz w:val="24"/>
          <w:szCs w:val="24"/>
        </w:rPr>
        <w:t>”</w:t>
      </w:r>
      <w:r w:rsidRPr="00A261C8">
        <w:rPr>
          <w:rFonts w:ascii="Arial" w:hAnsi="Arial" w:cs="Arial"/>
          <w:sz w:val="24"/>
          <w:szCs w:val="24"/>
        </w:rPr>
        <w:t xml:space="preserve"> (</w:t>
      </w:r>
      <w:del w:id="203" w:author="Eugenia Arce Londoño" w:date="2015-10-01T08:28:00Z">
        <w:r w:rsidRPr="00A261C8">
          <w:rPr>
            <w:rFonts w:ascii="Arial" w:hAnsi="Arial" w:cs="Arial"/>
            <w:sz w:val="24"/>
            <w:szCs w:val="24"/>
          </w:rPr>
          <w:delText>DRAE</w:delText>
        </w:r>
      </w:del>
      <w:ins w:id="204" w:author="Eugenia Arce Londoño" w:date="2015-10-01T08:28:00Z">
        <w:r w:rsidR="006A4F2B">
          <w:rPr>
            <w:rFonts w:ascii="Arial" w:hAnsi="Arial" w:cs="Arial"/>
            <w:i/>
            <w:sz w:val="24"/>
            <w:szCs w:val="24"/>
          </w:rPr>
          <w:t>Diccionario de la Real Academia Española</w:t>
        </w:r>
      </w:ins>
      <w:r w:rsidRPr="00A261C8">
        <w:rPr>
          <w:rFonts w:ascii="Arial" w:hAnsi="Arial" w:cs="Arial"/>
          <w:sz w:val="24"/>
          <w:szCs w:val="24"/>
        </w:rPr>
        <w:t>).</w:t>
      </w:r>
    </w:p>
    <w:p w14:paraId="493DA5B2" w14:textId="77777777" w:rsidR="00842DAB" w:rsidRPr="00A261C8" w:rsidRDefault="00842DAB" w:rsidP="00A85C40">
      <w:pPr>
        <w:spacing w:line="276" w:lineRule="auto"/>
        <w:jc w:val="both"/>
        <w:rPr>
          <w:rFonts w:ascii="Arial" w:hAnsi="Arial" w:cs="Arial"/>
          <w:sz w:val="24"/>
          <w:szCs w:val="24"/>
        </w:rPr>
      </w:pPr>
    </w:p>
    <w:p w14:paraId="5D0A825E" w14:textId="37EEB426" w:rsidR="00842DAB" w:rsidRPr="00A261C8" w:rsidRDefault="00342214" w:rsidP="00A85C40">
      <w:pPr>
        <w:spacing w:line="276" w:lineRule="auto"/>
        <w:jc w:val="both"/>
        <w:rPr>
          <w:rFonts w:ascii="Arial" w:hAnsi="Arial" w:cs="Arial"/>
          <w:sz w:val="24"/>
          <w:szCs w:val="24"/>
        </w:rPr>
      </w:pPr>
      <w:r w:rsidRPr="00A261C8">
        <w:rPr>
          <w:rFonts w:ascii="Arial" w:hAnsi="Arial" w:cs="Arial"/>
          <w:sz w:val="24"/>
          <w:szCs w:val="24"/>
        </w:rPr>
        <w:t>¿</w:t>
      </w:r>
      <w:r w:rsidR="00842DAB" w:rsidRPr="00A261C8">
        <w:rPr>
          <w:rFonts w:ascii="Arial" w:hAnsi="Arial" w:cs="Arial"/>
          <w:sz w:val="24"/>
          <w:szCs w:val="24"/>
        </w:rPr>
        <w:t xml:space="preserve">Qué se </w:t>
      </w:r>
      <w:r w:rsidR="00842DAB" w:rsidRPr="00A261C8">
        <w:rPr>
          <w:rFonts w:ascii="Arial" w:hAnsi="Arial" w:cs="Arial"/>
          <w:b/>
          <w:sz w:val="24"/>
          <w:szCs w:val="24"/>
        </w:rPr>
        <w:t>gana</w:t>
      </w:r>
      <w:r w:rsidR="00842DAB" w:rsidRPr="00A261C8">
        <w:rPr>
          <w:rFonts w:ascii="Arial" w:hAnsi="Arial" w:cs="Arial"/>
          <w:sz w:val="24"/>
          <w:szCs w:val="24"/>
        </w:rPr>
        <w:t xml:space="preserve"> o </w:t>
      </w:r>
      <w:ins w:id="205" w:author="Eugenia Arce Londoño" w:date="2015-10-01T08:28:00Z">
        <w:r w:rsidR="006A4F2B">
          <w:rPr>
            <w:rFonts w:ascii="Arial" w:hAnsi="Arial" w:cs="Arial"/>
            <w:sz w:val="24"/>
            <w:szCs w:val="24"/>
          </w:rPr>
          <w:t xml:space="preserve">se </w:t>
        </w:r>
      </w:ins>
      <w:r w:rsidR="00842DAB" w:rsidRPr="00A261C8">
        <w:rPr>
          <w:rFonts w:ascii="Arial" w:hAnsi="Arial" w:cs="Arial"/>
          <w:b/>
          <w:sz w:val="24"/>
          <w:szCs w:val="24"/>
        </w:rPr>
        <w:t>pierde</w:t>
      </w:r>
      <w:r w:rsidR="00842DAB" w:rsidRPr="00A261C8">
        <w:rPr>
          <w:rFonts w:ascii="Arial" w:hAnsi="Arial" w:cs="Arial"/>
          <w:sz w:val="24"/>
          <w:szCs w:val="24"/>
        </w:rPr>
        <w:t xml:space="preserve"> en el</w:t>
      </w:r>
      <w:r w:rsidRPr="00A261C8">
        <w:rPr>
          <w:rFonts w:ascii="Arial" w:hAnsi="Arial" w:cs="Arial"/>
          <w:sz w:val="24"/>
          <w:szCs w:val="24"/>
        </w:rPr>
        <w:t xml:space="preserve"> </w:t>
      </w:r>
      <w:r w:rsidRPr="00A261C8">
        <w:rPr>
          <w:rFonts w:ascii="Arial" w:hAnsi="Arial" w:cs="Arial"/>
          <w:b/>
          <w:sz w:val="24"/>
          <w:szCs w:val="24"/>
        </w:rPr>
        <w:t>juego de la actividad política</w:t>
      </w:r>
      <w:r w:rsidRPr="00A261C8">
        <w:rPr>
          <w:rFonts w:ascii="Arial" w:hAnsi="Arial" w:cs="Arial"/>
          <w:sz w:val="24"/>
          <w:szCs w:val="24"/>
        </w:rPr>
        <w:t>?</w:t>
      </w:r>
      <w:r w:rsidR="00842DAB" w:rsidRPr="00A261C8">
        <w:rPr>
          <w:rFonts w:ascii="Arial" w:hAnsi="Arial" w:cs="Arial"/>
          <w:sz w:val="24"/>
          <w:szCs w:val="24"/>
        </w:rPr>
        <w:t xml:space="preserve"> </w:t>
      </w:r>
      <w:r w:rsidRPr="00A261C8">
        <w:rPr>
          <w:rFonts w:ascii="Arial" w:hAnsi="Arial" w:cs="Arial"/>
          <w:sz w:val="24"/>
          <w:szCs w:val="24"/>
        </w:rPr>
        <w:t xml:space="preserve">La respuesta es simple y directa: </w:t>
      </w:r>
      <w:r w:rsidR="00842DAB" w:rsidRPr="00A261C8">
        <w:rPr>
          <w:rFonts w:ascii="Arial" w:hAnsi="Arial" w:cs="Arial"/>
          <w:sz w:val="24"/>
          <w:szCs w:val="24"/>
        </w:rPr>
        <w:t xml:space="preserve">el </w:t>
      </w:r>
      <w:r w:rsidR="00842DAB" w:rsidRPr="00A261C8">
        <w:rPr>
          <w:rFonts w:ascii="Arial" w:hAnsi="Arial" w:cs="Arial"/>
          <w:b/>
          <w:sz w:val="24"/>
          <w:szCs w:val="24"/>
        </w:rPr>
        <w:t>poder político</w:t>
      </w:r>
      <w:r w:rsidR="006A4F2B">
        <w:rPr>
          <w:rFonts w:ascii="Arial" w:hAnsi="Arial" w:cs="Arial"/>
          <w:sz w:val="24"/>
          <w:szCs w:val="24"/>
        </w:rPr>
        <w:t>.</w:t>
      </w:r>
      <w:del w:id="206" w:author="Eugenia Arce Londoño" w:date="2015-10-01T08:28:00Z">
        <w:r w:rsidR="00842DAB" w:rsidRPr="00A261C8">
          <w:rPr>
            <w:rFonts w:ascii="Arial" w:hAnsi="Arial" w:cs="Arial"/>
            <w:sz w:val="24"/>
            <w:szCs w:val="24"/>
          </w:rPr>
          <w:delText xml:space="preserve"> </w:delText>
        </w:r>
      </w:del>
    </w:p>
    <w:p w14:paraId="77382EC8" w14:textId="77777777" w:rsidR="00842DAB" w:rsidRPr="00A261C8" w:rsidRDefault="00842DAB" w:rsidP="00A85C40">
      <w:pPr>
        <w:spacing w:line="276" w:lineRule="auto"/>
        <w:jc w:val="both"/>
        <w:rPr>
          <w:rFonts w:ascii="Arial" w:hAnsi="Arial" w:cs="Arial"/>
          <w:sz w:val="24"/>
          <w:szCs w:val="24"/>
        </w:rPr>
      </w:pPr>
    </w:p>
    <w:p w14:paraId="4167984E" w14:textId="69C3AAC9" w:rsidR="00842DAB" w:rsidRPr="00A261C8" w:rsidRDefault="00842DAB" w:rsidP="00A85C40">
      <w:pPr>
        <w:spacing w:line="276" w:lineRule="auto"/>
        <w:jc w:val="both"/>
        <w:rPr>
          <w:rFonts w:ascii="Arial" w:hAnsi="Arial" w:cs="Arial"/>
          <w:sz w:val="24"/>
          <w:szCs w:val="24"/>
        </w:rPr>
      </w:pPr>
      <w:del w:id="207" w:author="Eugenia Arce Londoño" w:date="2015-10-01T08:28:00Z">
        <w:r w:rsidRPr="00A261C8">
          <w:rPr>
            <w:rFonts w:ascii="Arial" w:hAnsi="Arial" w:cs="Arial"/>
            <w:sz w:val="24"/>
            <w:szCs w:val="24"/>
          </w:rPr>
          <w:delText>Juego</w:delText>
        </w:r>
      </w:del>
      <w:ins w:id="208" w:author="Eugenia Arce Londoño" w:date="2015-10-01T08:28:00Z">
        <w:r w:rsidR="00DD0BBB">
          <w:rPr>
            <w:rFonts w:ascii="Arial" w:hAnsi="Arial" w:cs="Arial"/>
            <w:sz w:val="24"/>
            <w:szCs w:val="24"/>
          </w:rPr>
          <w:t>En el j</w:t>
        </w:r>
        <w:r w:rsidRPr="00A261C8">
          <w:rPr>
            <w:rFonts w:ascii="Arial" w:hAnsi="Arial" w:cs="Arial"/>
            <w:sz w:val="24"/>
            <w:szCs w:val="24"/>
          </w:rPr>
          <w:t>uego</w:t>
        </w:r>
      </w:ins>
      <w:r w:rsidRPr="00A261C8">
        <w:rPr>
          <w:rFonts w:ascii="Arial" w:hAnsi="Arial" w:cs="Arial"/>
          <w:sz w:val="24"/>
          <w:szCs w:val="24"/>
        </w:rPr>
        <w:t xml:space="preserve"> político</w:t>
      </w:r>
      <w:del w:id="209" w:author="Eugenia Arce Londoño" w:date="2015-10-01T08:28:00Z">
        <w:r w:rsidRPr="00A261C8">
          <w:rPr>
            <w:rFonts w:ascii="Arial" w:hAnsi="Arial" w:cs="Arial"/>
            <w:sz w:val="24"/>
            <w:szCs w:val="24"/>
          </w:rPr>
          <w:delText xml:space="preserve"> en el que</w:delText>
        </w:r>
      </w:del>
      <w:r w:rsidRPr="00A261C8">
        <w:rPr>
          <w:rFonts w:ascii="Arial" w:hAnsi="Arial" w:cs="Arial"/>
          <w:sz w:val="24"/>
          <w:szCs w:val="24"/>
        </w:rPr>
        <w:t xml:space="preserve"> se definen, como vimos, los </w:t>
      </w:r>
      <w:r w:rsidRPr="00A261C8">
        <w:rPr>
          <w:rFonts w:ascii="Arial" w:hAnsi="Arial" w:cs="Arial"/>
          <w:b/>
          <w:sz w:val="24"/>
          <w:szCs w:val="24"/>
        </w:rPr>
        <w:t>destinos individuales y colectivos</w:t>
      </w:r>
      <w:r w:rsidRPr="00A261C8">
        <w:rPr>
          <w:rFonts w:ascii="Arial" w:hAnsi="Arial" w:cs="Arial"/>
          <w:sz w:val="24"/>
          <w:szCs w:val="24"/>
        </w:rPr>
        <w:t xml:space="preserve"> al asignar </w:t>
      </w:r>
      <w:r w:rsidRPr="00A261C8">
        <w:rPr>
          <w:rFonts w:ascii="Arial" w:hAnsi="Arial" w:cs="Arial"/>
          <w:b/>
          <w:sz w:val="24"/>
          <w:szCs w:val="24"/>
        </w:rPr>
        <w:t>beneficios, cargas y recursos sociales</w:t>
      </w:r>
      <w:del w:id="210" w:author="Eugenia Arce Londoño" w:date="2015-10-01T08:28:00Z">
        <w:r w:rsidRPr="00A261C8">
          <w:rPr>
            <w:rFonts w:ascii="Arial" w:hAnsi="Arial" w:cs="Arial"/>
            <w:sz w:val="24"/>
            <w:szCs w:val="24"/>
          </w:rPr>
          <w:delText xml:space="preserve"> y</w:delText>
        </w:r>
      </w:del>
      <w:ins w:id="211" w:author="Eugenia Arce Londoño" w:date="2015-10-01T08:28:00Z">
        <w:r w:rsidR="00756385">
          <w:rPr>
            <w:rFonts w:ascii="Arial" w:hAnsi="Arial" w:cs="Arial"/>
            <w:sz w:val="24"/>
            <w:szCs w:val="24"/>
          </w:rPr>
          <w:t>. Es un juego</w:t>
        </w:r>
      </w:ins>
      <w:r w:rsidR="00756385">
        <w:rPr>
          <w:rFonts w:ascii="Arial" w:hAnsi="Arial" w:cs="Arial"/>
          <w:sz w:val="24"/>
          <w:szCs w:val="24"/>
        </w:rPr>
        <w:t xml:space="preserve"> que</w:t>
      </w:r>
      <w:r w:rsidRPr="00A261C8">
        <w:rPr>
          <w:rFonts w:ascii="Arial" w:hAnsi="Arial" w:cs="Arial"/>
          <w:sz w:val="24"/>
          <w:szCs w:val="24"/>
        </w:rPr>
        <w:t xml:space="preserve"> conlleva una dimensión apasionante</w:t>
      </w:r>
      <w:r w:rsidR="00756385">
        <w:rPr>
          <w:rFonts w:ascii="Arial" w:hAnsi="Arial" w:cs="Arial"/>
          <w:sz w:val="24"/>
          <w:szCs w:val="24"/>
        </w:rPr>
        <w:t xml:space="preserve"> del pasado, presente y futuro</w:t>
      </w:r>
      <w:del w:id="212" w:author="Eugenia Arce Londoño" w:date="2015-10-01T08:28:00Z">
        <w:r w:rsidRPr="00A261C8">
          <w:rPr>
            <w:rFonts w:ascii="Arial" w:hAnsi="Arial" w:cs="Arial"/>
            <w:sz w:val="24"/>
            <w:szCs w:val="24"/>
          </w:rPr>
          <w:delText>. Proyecta</w:delText>
        </w:r>
      </w:del>
      <w:ins w:id="213" w:author="Eugenia Arce Londoño" w:date="2015-10-01T08:28:00Z">
        <w:r w:rsidR="00756385">
          <w:rPr>
            <w:rFonts w:ascii="Arial" w:hAnsi="Arial" w:cs="Arial"/>
            <w:sz w:val="24"/>
            <w:szCs w:val="24"/>
          </w:rPr>
          <w:t>, p</w:t>
        </w:r>
        <w:r w:rsidRPr="00A261C8">
          <w:rPr>
            <w:rFonts w:ascii="Arial" w:hAnsi="Arial" w:cs="Arial"/>
            <w:sz w:val="24"/>
            <w:szCs w:val="24"/>
          </w:rPr>
          <w:t>royecta</w:t>
        </w:r>
      </w:ins>
      <w:r w:rsidRPr="00A261C8">
        <w:rPr>
          <w:rFonts w:ascii="Arial" w:hAnsi="Arial" w:cs="Arial"/>
          <w:sz w:val="24"/>
          <w:szCs w:val="24"/>
        </w:rPr>
        <w:t xml:space="preserve"> la </w:t>
      </w:r>
      <w:r w:rsidRPr="00A261C8">
        <w:rPr>
          <w:rFonts w:ascii="Arial" w:hAnsi="Arial" w:cs="Arial"/>
          <w:b/>
          <w:sz w:val="24"/>
          <w:szCs w:val="24"/>
        </w:rPr>
        <w:t>aventura humana</w:t>
      </w:r>
      <w:r w:rsidRPr="00A261C8">
        <w:rPr>
          <w:rFonts w:ascii="Arial" w:hAnsi="Arial" w:cs="Arial"/>
          <w:sz w:val="24"/>
          <w:szCs w:val="24"/>
        </w:rPr>
        <w:t xml:space="preserve">, de hombres y mujeres, su grandeza o bajeza, su generosidad o ruindad, la bondad o la maldad. Desde la escritura de obras políticas como </w:t>
      </w:r>
      <w:r w:rsidRPr="00756385">
        <w:rPr>
          <w:rFonts w:ascii="Arial" w:hAnsi="Arial"/>
          <w:i/>
          <w:sz w:val="24"/>
          <w:rPrChange w:id="214" w:author="Eugenia Arce Londoño" w:date="2015-10-01T08:28:00Z">
            <w:rPr>
              <w:rFonts w:ascii="Arial" w:hAnsi="Arial"/>
              <w:sz w:val="24"/>
            </w:rPr>
          </w:rPrChange>
        </w:rPr>
        <w:t>La República</w:t>
      </w:r>
      <w:r w:rsidRPr="00A261C8">
        <w:rPr>
          <w:rFonts w:ascii="Arial" w:hAnsi="Arial" w:cs="Arial"/>
          <w:sz w:val="24"/>
          <w:szCs w:val="24"/>
        </w:rPr>
        <w:t xml:space="preserve"> o </w:t>
      </w:r>
      <w:r w:rsidRPr="00756385">
        <w:rPr>
          <w:rFonts w:ascii="Arial" w:hAnsi="Arial"/>
          <w:i/>
          <w:sz w:val="24"/>
          <w:rPrChange w:id="215" w:author="Eugenia Arce Londoño" w:date="2015-10-01T08:28:00Z">
            <w:rPr>
              <w:rFonts w:ascii="Arial" w:hAnsi="Arial"/>
              <w:sz w:val="24"/>
            </w:rPr>
          </w:rPrChange>
        </w:rPr>
        <w:t>La Política</w:t>
      </w:r>
      <w:r w:rsidRPr="00A261C8">
        <w:rPr>
          <w:rFonts w:ascii="Arial" w:hAnsi="Arial" w:cs="Arial"/>
          <w:sz w:val="24"/>
          <w:szCs w:val="24"/>
        </w:rPr>
        <w:t xml:space="preserve"> hasta la adopción de la</w:t>
      </w:r>
      <w:r w:rsidR="00756385">
        <w:rPr>
          <w:rFonts w:ascii="Arial" w:hAnsi="Arial" w:cs="Arial"/>
          <w:sz w:val="24"/>
          <w:szCs w:val="24"/>
        </w:rPr>
        <w:t xml:space="preserve"> </w:t>
      </w:r>
      <w:ins w:id="216" w:author="Eugenia Arce Londoño" w:date="2015-10-01T08:28:00Z">
        <w:r w:rsidR="00756385">
          <w:rPr>
            <w:rFonts w:ascii="Arial" w:hAnsi="Arial" w:cs="Arial"/>
            <w:sz w:val="24"/>
            <w:szCs w:val="24"/>
          </w:rPr>
          <w:t>política de Estado conocida como</w:t>
        </w:r>
        <w:r w:rsidRPr="00A261C8">
          <w:rPr>
            <w:rFonts w:ascii="Arial" w:hAnsi="Arial" w:cs="Arial"/>
            <w:sz w:val="24"/>
            <w:szCs w:val="24"/>
          </w:rPr>
          <w:t xml:space="preserve"> </w:t>
        </w:r>
      </w:ins>
      <w:r w:rsidRPr="00A261C8">
        <w:rPr>
          <w:rFonts w:ascii="Arial" w:hAnsi="Arial" w:cs="Arial"/>
          <w:sz w:val="24"/>
          <w:szCs w:val="24"/>
        </w:rPr>
        <w:t>Solución Final</w:t>
      </w:r>
      <w:ins w:id="217" w:author="Eugenia Arce Londoño" w:date="2015-10-01T08:28:00Z">
        <w:r w:rsidR="00756385">
          <w:rPr>
            <w:rFonts w:ascii="Arial" w:hAnsi="Arial" w:cs="Arial"/>
            <w:sz w:val="24"/>
            <w:szCs w:val="24"/>
          </w:rPr>
          <w:t>,</w:t>
        </w:r>
      </w:ins>
      <w:r w:rsidR="00756385">
        <w:rPr>
          <w:rFonts w:ascii="Arial" w:hAnsi="Arial" w:cs="Arial"/>
          <w:sz w:val="24"/>
          <w:szCs w:val="24"/>
        </w:rPr>
        <w:t xml:space="preserve"> por el Régimen Nazi </w:t>
      </w:r>
      <w:del w:id="218" w:author="Eugenia Arce Londoño" w:date="2015-10-01T08:28:00Z">
        <w:r w:rsidRPr="00A261C8">
          <w:rPr>
            <w:rFonts w:ascii="Arial" w:hAnsi="Arial" w:cs="Arial"/>
            <w:sz w:val="24"/>
            <w:szCs w:val="24"/>
          </w:rPr>
          <w:delText>y</w:delText>
        </w:r>
      </w:del>
      <w:ins w:id="219" w:author="Eugenia Arce Londoño" w:date="2015-10-01T08:28:00Z">
        <w:r w:rsidR="00756385">
          <w:rPr>
            <w:rFonts w:ascii="Arial" w:hAnsi="Arial" w:cs="Arial"/>
            <w:sz w:val="24"/>
            <w:szCs w:val="24"/>
          </w:rPr>
          <w:t>que llevó a</w:t>
        </w:r>
      </w:ins>
      <w:r w:rsidRPr="00A261C8">
        <w:rPr>
          <w:rFonts w:ascii="Arial" w:hAnsi="Arial" w:cs="Arial"/>
          <w:sz w:val="24"/>
          <w:szCs w:val="24"/>
        </w:rPr>
        <w:t xml:space="preserve"> la aniq</w:t>
      </w:r>
      <w:r w:rsidR="00756385">
        <w:rPr>
          <w:rFonts w:ascii="Arial" w:hAnsi="Arial" w:cs="Arial"/>
          <w:sz w:val="24"/>
          <w:szCs w:val="24"/>
        </w:rPr>
        <w:t>uilación de más de 6</w:t>
      </w:r>
      <w:del w:id="220" w:author="Eugenia Arce Londoño" w:date="2015-10-01T08:28:00Z">
        <w:r w:rsidRPr="00A261C8">
          <w:rPr>
            <w:rFonts w:ascii="Arial" w:hAnsi="Arial" w:cs="Arial"/>
            <w:sz w:val="24"/>
            <w:szCs w:val="24"/>
          </w:rPr>
          <w:delText>.</w:delText>
        </w:r>
      </w:del>
      <w:ins w:id="221" w:author="Eugenia Arce Londoño" w:date="2015-10-01T08:28:00Z">
        <w:r w:rsidR="00756385">
          <w:rPr>
            <w:rFonts w:ascii="Arial" w:hAnsi="Arial" w:cs="Arial"/>
            <w:sz w:val="24"/>
            <w:szCs w:val="24"/>
          </w:rPr>
          <w:t xml:space="preserve"> </w:t>
        </w:r>
      </w:ins>
      <w:r w:rsidR="00756385">
        <w:rPr>
          <w:rFonts w:ascii="Arial" w:hAnsi="Arial" w:cs="Arial"/>
          <w:sz w:val="24"/>
          <w:szCs w:val="24"/>
        </w:rPr>
        <w:t>000</w:t>
      </w:r>
      <w:del w:id="222" w:author="Eugenia Arce Londoño" w:date="2015-10-01T08:28:00Z">
        <w:r w:rsidRPr="00A261C8">
          <w:rPr>
            <w:rFonts w:ascii="Arial" w:hAnsi="Arial" w:cs="Arial"/>
            <w:sz w:val="24"/>
            <w:szCs w:val="24"/>
          </w:rPr>
          <w:delText>.</w:delText>
        </w:r>
      </w:del>
      <w:ins w:id="223" w:author="Eugenia Arce Londoño" w:date="2015-10-01T08:28:00Z">
        <w:r w:rsidR="00756385">
          <w:rPr>
            <w:rFonts w:ascii="Arial" w:hAnsi="Arial" w:cs="Arial"/>
            <w:sz w:val="24"/>
            <w:szCs w:val="24"/>
          </w:rPr>
          <w:t xml:space="preserve"> </w:t>
        </w:r>
      </w:ins>
      <w:r w:rsidRPr="00A261C8">
        <w:rPr>
          <w:rFonts w:ascii="Arial" w:hAnsi="Arial" w:cs="Arial"/>
          <w:sz w:val="24"/>
          <w:szCs w:val="24"/>
        </w:rPr>
        <w:t>000 de judíos en campos de detención, tránsito, concentración y exterminio dur</w:t>
      </w:r>
      <w:r w:rsidR="00756385">
        <w:rPr>
          <w:rFonts w:ascii="Arial" w:hAnsi="Arial" w:cs="Arial"/>
          <w:sz w:val="24"/>
          <w:szCs w:val="24"/>
        </w:rPr>
        <w:t>ante la Segunda Guerra Mundial.</w:t>
      </w:r>
      <w:del w:id="224" w:author="Eugenia Arce Londoño" w:date="2015-10-01T08:28:00Z">
        <w:r w:rsidRPr="00A261C8">
          <w:rPr>
            <w:rFonts w:ascii="Arial" w:hAnsi="Arial" w:cs="Arial"/>
            <w:sz w:val="24"/>
            <w:szCs w:val="24"/>
          </w:rPr>
          <w:delText xml:space="preserve"> </w:delText>
        </w:r>
      </w:del>
    </w:p>
    <w:p w14:paraId="3E4AC6AC" w14:textId="77777777" w:rsidR="00842DAB" w:rsidRPr="00A261C8" w:rsidRDefault="00842DAB"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0"/>
        <w:gridCol w:w="4111"/>
      </w:tblGrid>
      <w:tr w:rsidR="00DB526C" w:rsidRPr="00A261C8" w14:paraId="2BF77BA8" w14:textId="77777777" w:rsidTr="00E53164">
        <w:trPr>
          <w:trHeight w:val="224"/>
          <w:jc w:val="center"/>
        </w:trPr>
        <w:tc>
          <w:tcPr>
            <w:tcW w:w="6891" w:type="dxa"/>
            <w:gridSpan w:val="2"/>
            <w:shd w:val="clear" w:color="auto" w:fill="0D0D0D"/>
          </w:tcPr>
          <w:p w14:paraId="0FB849E4" w14:textId="77777777" w:rsidR="00342214" w:rsidRPr="00A261C8" w:rsidRDefault="0034221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8C2EE06" w14:textId="77777777" w:rsidTr="00E53164">
        <w:trPr>
          <w:trHeight w:val="215"/>
          <w:jc w:val="center"/>
        </w:trPr>
        <w:tc>
          <w:tcPr>
            <w:tcW w:w="2780" w:type="dxa"/>
          </w:tcPr>
          <w:p w14:paraId="504FAEFA" w14:textId="77777777" w:rsidR="00342214" w:rsidRPr="00A261C8" w:rsidRDefault="0034221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111" w:type="dxa"/>
          </w:tcPr>
          <w:p w14:paraId="1BF88996" w14:textId="1C3C212B" w:rsidR="00342214" w:rsidRPr="00A261C8" w:rsidRDefault="00342214"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005E1381" w:rsidRPr="00A261C8">
              <w:rPr>
                <w:rFonts w:ascii="Arial" w:eastAsia="Cambria" w:hAnsi="Arial" w:cs="Arial"/>
                <w:sz w:val="24"/>
                <w:szCs w:val="24"/>
              </w:rPr>
              <w:t>6</w:t>
            </w:r>
          </w:p>
        </w:tc>
      </w:tr>
      <w:tr w:rsidR="00DB526C" w:rsidRPr="00A261C8" w14:paraId="78890D0F" w14:textId="77777777" w:rsidTr="00E53164">
        <w:trPr>
          <w:trHeight w:val="215"/>
          <w:jc w:val="center"/>
        </w:trPr>
        <w:tc>
          <w:tcPr>
            <w:tcW w:w="2780" w:type="dxa"/>
          </w:tcPr>
          <w:p w14:paraId="59322E4D" w14:textId="77777777" w:rsidR="00342214" w:rsidRPr="00A261C8" w:rsidRDefault="0034221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111" w:type="dxa"/>
          </w:tcPr>
          <w:p w14:paraId="75271CCE" w14:textId="0437498A" w:rsidR="00342214"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sz w:val="24"/>
                <w:szCs w:val="24"/>
              </w:rPr>
              <w:t>La aventura humana de la política: la grandeza.</w:t>
            </w:r>
          </w:p>
        </w:tc>
      </w:tr>
      <w:tr w:rsidR="00DB526C" w:rsidRPr="00A261C8" w14:paraId="08546BED" w14:textId="77777777" w:rsidTr="00E53164">
        <w:trPr>
          <w:trHeight w:val="4089"/>
          <w:jc w:val="center"/>
        </w:trPr>
        <w:tc>
          <w:tcPr>
            <w:tcW w:w="2780" w:type="dxa"/>
          </w:tcPr>
          <w:p w14:paraId="3CC6ECF7" w14:textId="77777777" w:rsidR="00342214" w:rsidRPr="00A261C8" w:rsidRDefault="0034221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0"/>
            </w:r>
            <w:r w:rsidRPr="00A261C8">
              <w:rPr>
                <w:rFonts w:ascii="Arial" w:eastAsia="Cambria" w:hAnsi="Arial" w:cs="Arial"/>
                <w:b/>
                <w:sz w:val="24"/>
                <w:szCs w:val="24"/>
              </w:rPr>
              <w:t>)</w:t>
            </w:r>
          </w:p>
        </w:tc>
        <w:tc>
          <w:tcPr>
            <w:tcW w:w="4111" w:type="dxa"/>
          </w:tcPr>
          <w:p w14:paraId="367D8497" w14:textId="50F035DA" w:rsidR="00342214" w:rsidRPr="00A261C8" w:rsidRDefault="005E1381"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8B2C013" wp14:editId="3FD8C035">
                  <wp:extent cx="2183614" cy="2613546"/>
                  <wp:effectExtent l="0" t="0" r="7620" b="0"/>
                  <wp:docPr id="6" name="Imagen 6" descr="http://static0.planetasaber.com/encyclopedia/Data/Imagenes/FOTOS/0009P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9PI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6646" cy="2617175"/>
                          </a:xfrm>
                          <a:prstGeom prst="rect">
                            <a:avLst/>
                          </a:prstGeom>
                          <a:noFill/>
                          <a:ln>
                            <a:noFill/>
                          </a:ln>
                        </pic:spPr>
                      </pic:pic>
                    </a:graphicData>
                  </a:graphic>
                </wp:inline>
              </w:drawing>
            </w:r>
          </w:p>
        </w:tc>
      </w:tr>
      <w:tr w:rsidR="00342214" w:rsidRPr="00A261C8" w14:paraId="10FCDD94" w14:textId="77777777" w:rsidTr="00E53164">
        <w:trPr>
          <w:trHeight w:val="665"/>
          <w:jc w:val="center"/>
        </w:trPr>
        <w:tc>
          <w:tcPr>
            <w:tcW w:w="2780" w:type="dxa"/>
          </w:tcPr>
          <w:p w14:paraId="29BD191F" w14:textId="77777777" w:rsidR="00342214" w:rsidRPr="00A261C8" w:rsidRDefault="0034221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111" w:type="dxa"/>
          </w:tcPr>
          <w:p w14:paraId="567992AD" w14:textId="127BD589" w:rsidR="00342214" w:rsidRPr="00A261C8" w:rsidRDefault="005E1381" w:rsidP="00A85C40">
            <w:pPr>
              <w:spacing w:line="276" w:lineRule="auto"/>
              <w:jc w:val="both"/>
              <w:rPr>
                <w:rFonts w:ascii="Arial" w:hAnsi="Arial" w:cs="Arial"/>
                <w:sz w:val="24"/>
                <w:szCs w:val="24"/>
              </w:rPr>
            </w:pPr>
            <w:r w:rsidRPr="00A261C8">
              <w:rPr>
                <w:rFonts w:ascii="Arial" w:eastAsia="Cambria" w:hAnsi="Arial" w:cs="Arial"/>
                <w:sz w:val="24"/>
                <w:szCs w:val="24"/>
              </w:rPr>
              <w:t xml:space="preserve">Pensar la política se hunde en la historia humana. </w:t>
            </w:r>
            <w:del w:id="225" w:author="Eugenia Arce Londoño" w:date="2015-10-01T08:28:00Z">
              <w:r w:rsidRPr="00A261C8">
                <w:rPr>
                  <w:rFonts w:ascii="Arial" w:eastAsia="Cambria" w:hAnsi="Arial" w:cs="Arial"/>
                  <w:sz w:val="24"/>
                  <w:szCs w:val="24"/>
                </w:rPr>
                <w:delText>La idea del</w:delText>
              </w:r>
            </w:del>
            <w:ins w:id="226" w:author="Eugenia Arce Londoño" w:date="2015-10-01T08:28:00Z">
              <w:r w:rsidRPr="00A261C8">
                <w:rPr>
                  <w:rFonts w:ascii="Arial" w:eastAsia="Cambria" w:hAnsi="Arial" w:cs="Arial"/>
                  <w:sz w:val="24"/>
                  <w:szCs w:val="24"/>
                </w:rPr>
                <w:t>La</w:t>
              </w:r>
              <w:r w:rsidR="00756385">
                <w:rPr>
                  <w:rFonts w:ascii="Arial" w:eastAsia="Cambria" w:hAnsi="Arial" w:cs="Arial"/>
                  <w:sz w:val="24"/>
                  <w:szCs w:val="24"/>
                </w:rPr>
                <w:t>s</w:t>
              </w:r>
              <w:r w:rsidRPr="00A261C8">
                <w:rPr>
                  <w:rFonts w:ascii="Arial" w:eastAsia="Cambria" w:hAnsi="Arial" w:cs="Arial"/>
                  <w:sz w:val="24"/>
                  <w:szCs w:val="24"/>
                </w:rPr>
                <w:t xml:space="preserve"> idea</w:t>
              </w:r>
              <w:r w:rsidR="00756385">
                <w:rPr>
                  <w:rFonts w:ascii="Arial" w:eastAsia="Cambria" w:hAnsi="Arial" w:cs="Arial"/>
                  <w:sz w:val="24"/>
                  <w:szCs w:val="24"/>
                </w:rPr>
                <w:t xml:space="preserve">s sobre </w:t>
              </w:r>
              <w:r w:rsidRPr="00A261C8">
                <w:rPr>
                  <w:rFonts w:ascii="Arial" w:eastAsia="Cambria" w:hAnsi="Arial" w:cs="Arial"/>
                  <w:sz w:val="24"/>
                  <w:szCs w:val="24"/>
                </w:rPr>
                <w:t>el</w:t>
              </w:r>
            </w:ins>
            <w:r w:rsidRPr="00A261C8">
              <w:rPr>
                <w:rFonts w:ascii="Arial" w:eastAsia="Cambria" w:hAnsi="Arial" w:cs="Arial"/>
                <w:sz w:val="24"/>
                <w:szCs w:val="24"/>
              </w:rPr>
              <w:t xml:space="preserve"> </w:t>
            </w:r>
            <w:r w:rsidRPr="00A261C8">
              <w:rPr>
                <w:rFonts w:ascii="Arial" w:eastAsia="Cambria" w:hAnsi="Arial" w:cs="Arial"/>
                <w:sz w:val="24"/>
                <w:szCs w:val="24"/>
              </w:rPr>
              <w:lastRenderedPageBreak/>
              <w:t>gobierno y el gobernar han acompañado a los hombres desde el inicio de las civilizaciones. Muchas de las obras políticas han mostrado la importancia de esta actividad y se han convertido en referente necesario en el desarrollo del pensamiento. Busto de Sócrates (Colección Farnese, Museo Arqueológico Nacional, Nápoles, Italia). La vida y pensamiento del filósofo griego ha trascendido su época gracias a su recreación</w:t>
            </w:r>
            <w:r w:rsidR="00756385">
              <w:rPr>
                <w:rFonts w:ascii="Arial" w:eastAsia="Cambria" w:hAnsi="Arial" w:cs="Arial"/>
                <w:sz w:val="24"/>
                <w:szCs w:val="24"/>
              </w:rPr>
              <w:t xml:space="preserve"> como personaje fundamental de</w:t>
            </w:r>
            <w:r w:rsidR="00756385" w:rsidRPr="00756385">
              <w:rPr>
                <w:rFonts w:ascii="Arial" w:eastAsia="Cambria" w:hAnsi="Arial" w:cs="Arial"/>
                <w:sz w:val="24"/>
                <w:szCs w:val="24"/>
              </w:rPr>
              <w:t xml:space="preserve"> los d</w:t>
            </w:r>
            <w:r w:rsidRPr="00756385">
              <w:rPr>
                <w:rFonts w:ascii="Arial" w:eastAsia="Cambria" w:hAnsi="Arial" w:cs="Arial"/>
                <w:sz w:val="24"/>
                <w:szCs w:val="24"/>
              </w:rPr>
              <w:t xml:space="preserve">iálogos </w:t>
            </w:r>
            <w:r w:rsidRPr="00A261C8">
              <w:rPr>
                <w:rFonts w:ascii="Arial" w:eastAsia="Cambria" w:hAnsi="Arial" w:cs="Arial"/>
                <w:sz w:val="24"/>
                <w:szCs w:val="24"/>
              </w:rPr>
              <w:t>de Platón</w:t>
            </w:r>
            <w:r w:rsidR="00DE47D0" w:rsidRPr="00A261C8">
              <w:rPr>
                <w:rFonts w:ascii="Arial" w:eastAsia="Cambria" w:hAnsi="Arial" w:cs="Arial"/>
                <w:sz w:val="24"/>
                <w:szCs w:val="24"/>
              </w:rPr>
              <w:t>.</w:t>
            </w:r>
          </w:p>
        </w:tc>
      </w:tr>
    </w:tbl>
    <w:p w14:paraId="0B234FCB" w14:textId="77777777" w:rsidR="00342214" w:rsidRPr="00A261C8" w:rsidRDefault="00342214" w:rsidP="00A85C40">
      <w:pPr>
        <w:spacing w:line="276" w:lineRule="auto"/>
        <w:jc w:val="both"/>
        <w:rPr>
          <w:rFonts w:ascii="Arial" w:hAnsi="Arial" w:cs="Arial"/>
          <w:sz w:val="24"/>
          <w:szCs w:val="24"/>
        </w:rPr>
      </w:pPr>
    </w:p>
    <w:p w14:paraId="64B8E600" w14:textId="77777777" w:rsidR="00342214" w:rsidRPr="00A261C8" w:rsidRDefault="00342214"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900"/>
      </w:tblGrid>
      <w:tr w:rsidR="00DB526C" w:rsidRPr="00A261C8" w14:paraId="5E76AEC4" w14:textId="77777777" w:rsidTr="00DF4B97">
        <w:trPr>
          <w:trHeight w:val="224"/>
          <w:jc w:val="center"/>
        </w:trPr>
        <w:tc>
          <w:tcPr>
            <w:tcW w:w="6912" w:type="dxa"/>
            <w:gridSpan w:val="2"/>
            <w:shd w:val="clear" w:color="auto" w:fill="0D0D0D"/>
          </w:tcPr>
          <w:p w14:paraId="5656E406" w14:textId="77777777" w:rsidR="005E1381" w:rsidRPr="00A261C8" w:rsidRDefault="005E1381"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7ACE016" w14:textId="77777777" w:rsidTr="00DF4B97">
        <w:trPr>
          <w:trHeight w:val="215"/>
          <w:jc w:val="center"/>
        </w:trPr>
        <w:tc>
          <w:tcPr>
            <w:tcW w:w="2092" w:type="dxa"/>
          </w:tcPr>
          <w:p w14:paraId="0A1B8753" w14:textId="77777777" w:rsidR="005E1381" w:rsidRPr="00A261C8" w:rsidRDefault="005E1381"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820" w:type="dxa"/>
          </w:tcPr>
          <w:p w14:paraId="5D2320C4" w14:textId="1F59057E" w:rsidR="005E1381" w:rsidRPr="00A261C8" w:rsidRDefault="005E1381"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00DE47D0" w:rsidRPr="00A261C8">
              <w:rPr>
                <w:rFonts w:ascii="Arial" w:eastAsia="Cambria" w:hAnsi="Arial" w:cs="Arial"/>
                <w:sz w:val="24"/>
                <w:szCs w:val="24"/>
              </w:rPr>
              <w:t>7</w:t>
            </w:r>
          </w:p>
        </w:tc>
      </w:tr>
      <w:tr w:rsidR="00DB526C" w:rsidRPr="00A261C8" w14:paraId="443483E0" w14:textId="77777777" w:rsidTr="00DF4B97">
        <w:trPr>
          <w:trHeight w:val="215"/>
          <w:jc w:val="center"/>
        </w:trPr>
        <w:tc>
          <w:tcPr>
            <w:tcW w:w="2092" w:type="dxa"/>
          </w:tcPr>
          <w:p w14:paraId="2E1D8083"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820" w:type="dxa"/>
          </w:tcPr>
          <w:p w14:paraId="3CD7F73C" w14:textId="33BBAD8E" w:rsidR="005E1381" w:rsidRPr="00A261C8" w:rsidRDefault="005E1381" w:rsidP="00756385">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aventura humana de la política: la </w:t>
            </w:r>
            <w:del w:id="227" w:author="Eugenia Arce Londoño" w:date="2015-10-01T08:28:00Z">
              <w:r w:rsidRPr="00A261C8">
                <w:rPr>
                  <w:rFonts w:ascii="Arial" w:eastAsia="Cambria" w:hAnsi="Arial" w:cs="Arial"/>
                  <w:sz w:val="24"/>
                  <w:szCs w:val="24"/>
                </w:rPr>
                <w:delText>grandeza</w:delText>
              </w:r>
            </w:del>
            <w:ins w:id="228" w:author="Eugenia Arce Londoño" w:date="2015-10-01T08:28:00Z">
              <w:r w:rsidR="00756385">
                <w:rPr>
                  <w:rFonts w:ascii="Arial" w:eastAsia="Cambria" w:hAnsi="Arial" w:cs="Arial"/>
                  <w:sz w:val="24"/>
                  <w:szCs w:val="24"/>
                </w:rPr>
                <w:t>cureldad de la guerra</w:t>
              </w:r>
            </w:ins>
            <w:r w:rsidRPr="00A261C8">
              <w:rPr>
                <w:rFonts w:ascii="Arial" w:eastAsia="Cambria" w:hAnsi="Arial" w:cs="Arial"/>
                <w:sz w:val="24"/>
                <w:szCs w:val="24"/>
              </w:rPr>
              <w:t>.</w:t>
            </w:r>
          </w:p>
        </w:tc>
      </w:tr>
      <w:tr w:rsidR="00DB526C" w:rsidRPr="00A261C8" w14:paraId="3462B8D7" w14:textId="77777777" w:rsidTr="00DF4B97">
        <w:trPr>
          <w:trHeight w:val="3538"/>
          <w:jc w:val="center"/>
        </w:trPr>
        <w:tc>
          <w:tcPr>
            <w:tcW w:w="2092" w:type="dxa"/>
          </w:tcPr>
          <w:p w14:paraId="2DB4025E"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1"/>
            </w:r>
            <w:r w:rsidRPr="00A261C8">
              <w:rPr>
                <w:rFonts w:ascii="Arial" w:eastAsia="Cambria" w:hAnsi="Arial" w:cs="Arial"/>
                <w:b/>
                <w:sz w:val="24"/>
                <w:szCs w:val="24"/>
              </w:rPr>
              <w:t>)</w:t>
            </w:r>
          </w:p>
        </w:tc>
        <w:tc>
          <w:tcPr>
            <w:tcW w:w="4820" w:type="dxa"/>
          </w:tcPr>
          <w:p w14:paraId="6DCB8964" w14:textId="46A2282D" w:rsidR="005E1381" w:rsidRPr="00A261C8" w:rsidRDefault="005E1381"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90E2011" wp14:editId="60EEF88D">
                  <wp:extent cx="2974905" cy="2245057"/>
                  <wp:effectExtent l="0" t="0" r="0" b="3175"/>
                  <wp:docPr id="8" name="Imagen 8" descr="http://static0.planetasaber.com/encyclopedia/Data/Imagenes/FOTOS/000G7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G7J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5247" cy="2245315"/>
                          </a:xfrm>
                          <a:prstGeom prst="rect">
                            <a:avLst/>
                          </a:prstGeom>
                          <a:noFill/>
                          <a:ln>
                            <a:noFill/>
                          </a:ln>
                        </pic:spPr>
                      </pic:pic>
                    </a:graphicData>
                  </a:graphic>
                </wp:inline>
              </w:drawing>
            </w:r>
          </w:p>
        </w:tc>
      </w:tr>
      <w:tr w:rsidR="005E1381" w:rsidRPr="00A261C8" w14:paraId="561755A0" w14:textId="77777777" w:rsidTr="00DF4B97">
        <w:trPr>
          <w:trHeight w:val="665"/>
          <w:jc w:val="center"/>
        </w:trPr>
        <w:tc>
          <w:tcPr>
            <w:tcW w:w="2092" w:type="dxa"/>
          </w:tcPr>
          <w:p w14:paraId="4A59DF28"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820" w:type="dxa"/>
          </w:tcPr>
          <w:p w14:paraId="74D2CD35" w14:textId="20B1DFAC" w:rsidR="005E1381" w:rsidRPr="00A261C8" w:rsidRDefault="00DE47D0" w:rsidP="00A85C40">
            <w:pPr>
              <w:spacing w:line="276" w:lineRule="auto"/>
              <w:jc w:val="both"/>
              <w:rPr>
                <w:rFonts w:ascii="Arial" w:hAnsi="Arial" w:cs="Arial"/>
                <w:sz w:val="24"/>
                <w:szCs w:val="24"/>
              </w:rPr>
            </w:pPr>
            <w:r w:rsidRPr="00A261C8">
              <w:rPr>
                <w:rFonts w:ascii="Arial" w:eastAsia="Cambria" w:hAnsi="Arial" w:cs="Arial"/>
                <w:sz w:val="24"/>
                <w:szCs w:val="24"/>
              </w:rPr>
              <w:t>La</w:t>
            </w:r>
            <w:r w:rsidR="005E1381" w:rsidRPr="00A261C8">
              <w:rPr>
                <w:rFonts w:ascii="Arial" w:eastAsia="Cambria" w:hAnsi="Arial" w:cs="Arial"/>
                <w:sz w:val="24"/>
                <w:szCs w:val="24"/>
              </w:rPr>
              <w:t xml:space="preserve"> política </w:t>
            </w:r>
            <w:r w:rsidRPr="00A261C8">
              <w:rPr>
                <w:rFonts w:ascii="Arial" w:eastAsia="Cambria" w:hAnsi="Arial" w:cs="Arial"/>
                <w:sz w:val="24"/>
                <w:szCs w:val="24"/>
              </w:rPr>
              <w:t xml:space="preserve">como actividad tiene un lado trágico: la guerra. </w:t>
            </w:r>
            <w:del w:id="229" w:author="Eugenia Arce Londoño" w:date="2015-10-01T08:28:00Z">
              <w:r w:rsidRPr="00A261C8">
                <w:rPr>
                  <w:rFonts w:ascii="Arial" w:eastAsia="Cambria" w:hAnsi="Arial" w:cs="Arial"/>
                  <w:sz w:val="24"/>
                  <w:szCs w:val="24"/>
                </w:rPr>
                <w:delText>Destrucción</w:delText>
              </w:r>
            </w:del>
            <w:ins w:id="230" w:author="Eugenia Arce Londoño" w:date="2015-10-01T08:28:00Z">
              <w:r w:rsidR="00756385">
                <w:rPr>
                  <w:rFonts w:ascii="Arial" w:eastAsia="Cambria" w:hAnsi="Arial" w:cs="Arial"/>
                  <w:sz w:val="24"/>
                  <w:szCs w:val="24"/>
                </w:rPr>
                <w:t>La confrontación violenta que trae d</w:t>
              </w:r>
              <w:r w:rsidRPr="00A261C8">
                <w:rPr>
                  <w:rFonts w:ascii="Arial" w:eastAsia="Cambria" w:hAnsi="Arial" w:cs="Arial"/>
                  <w:sz w:val="24"/>
                  <w:szCs w:val="24"/>
                </w:rPr>
                <w:t>es</w:t>
              </w:r>
              <w:r w:rsidR="00756385">
                <w:rPr>
                  <w:rFonts w:ascii="Arial" w:eastAsia="Cambria" w:hAnsi="Arial" w:cs="Arial"/>
                  <w:sz w:val="24"/>
                  <w:szCs w:val="24"/>
                </w:rPr>
                <w:t>trucción</w:t>
              </w:r>
            </w:ins>
            <w:r w:rsidR="00756385">
              <w:rPr>
                <w:rFonts w:ascii="Arial" w:eastAsia="Cambria" w:hAnsi="Arial" w:cs="Arial"/>
                <w:sz w:val="24"/>
                <w:szCs w:val="24"/>
              </w:rPr>
              <w:t>, dolor, sangre, muerte</w:t>
            </w:r>
            <w:del w:id="231" w:author="Eugenia Arce Londoño" w:date="2015-10-01T08:28:00Z">
              <w:r w:rsidRPr="00A261C8">
                <w:rPr>
                  <w:rFonts w:ascii="Arial" w:eastAsia="Cambria" w:hAnsi="Arial" w:cs="Arial"/>
                  <w:sz w:val="24"/>
                  <w:szCs w:val="24"/>
                </w:rPr>
                <w:delText>,</w:delText>
              </w:r>
            </w:del>
            <w:ins w:id="232" w:author="Eugenia Arce Londoño" w:date="2015-10-01T08:28:00Z">
              <w:r w:rsidR="00756385">
                <w:rPr>
                  <w:rFonts w:ascii="Arial" w:eastAsia="Cambria" w:hAnsi="Arial" w:cs="Arial"/>
                  <w:sz w:val="24"/>
                  <w:szCs w:val="24"/>
                </w:rPr>
                <w:t xml:space="preserve"> y</w:t>
              </w:r>
            </w:ins>
            <w:r w:rsidRPr="00A261C8">
              <w:rPr>
                <w:rFonts w:ascii="Arial" w:eastAsia="Cambria" w:hAnsi="Arial" w:cs="Arial"/>
                <w:sz w:val="24"/>
                <w:szCs w:val="24"/>
              </w:rPr>
              <w:t xml:space="preserve"> devastación. El siglo XX fue el centro de conflagraciones que, como la Gran Guerra </w:t>
            </w:r>
            <w:r w:rsidRPr="00A261C8">
              <w:rPr>
                <w:rFonts w:ascii="Arial" w:eastAsia="Cambria" w:hAnsi="Arial" w:cs="Arial"/>
                <w:sz w:val="24"/>
                <w:szCs w:val="24"/>
              </w:rPr>
              <w:lastRenderedPageBreak/>
              <w:t xml:space="preserve">y la Segunda Guerra Mundial, pusieron a temblar los cimientos de la civilización occidental construida desde los legados griegos, romanos y judeocristianos. En enero de 1941, como se observa en la imagen, </w:t>
            </w:r>
            <w:ins w:id="233" w:author="Eugenia Arce Londoño" w:date="2015-10-01T08:28:00Z">
              <w:r w:rsidR="00756385">
                <w:rPr>
                  <w:rFonts w:ascii="Arial" w:eastAsia="Cambria" w:hAnsi="Arial" w:cs="Arial"/>
                  <w:sz w:val="24"/>
                  <w:szCs w:val="24"/>
                </w:rPr>
                <w:t xml:space="preserve">la ciudad de </w:t>
              </w:r>
            </w:ins>
            <w:r w:rsidRPr="00A261C8">
              <w:rPr>
                <w:rFonts w:ascii="Arial" w:eastAsia="Cambria" w:hAnsi="Arial" w:cs="Arial"/>
                <w:sz w:val="24"/>
                <w:szCs w:val="24"/>
              </w:rPr>
              <w:t xml:space="preserve">Londres fue </w:t>
            </w:r>
            <w:del w:id="234" w:author="Eugenia Arce Londoño" w:date="2015-10-01T08:28:00Z">
              <w:r w:rsidRPr="00A261C8">
                <w:rPr>
                  <w:rFonts w:ascii="Arial" w:eastAsia="Cambria" w:hAnsi="Arial" w:cs="Arial"/>
                  <w:sz w:val="24"/>
                  <w:szCs w:val="24"/>
                </w:rPr>
                <w:delText>bombardeado</w:delText>
              </w:r>
            </w:del>
            <w:ins w:id="235" w:author="Eugenia Arce Londoño" w:date="2015-10-01T08:28:00Z">
              <w:r w:rsidR="00756385">
                <w:rPr>
                  <w:rFonts w:ascii="Arial" w:eastAsia="Cambria" w:hAnsi="Arial" w:cs="Arial"/>
                  <w:sz w:val="24"/>
                  <w:szCs w:val="24"/>
                </w:rPr>
                <w:t>bombardeada</w:t>
              </w:r>
            </w:ins>
            <w:r w:rsidRPr="00A261C8">
              <w:rPr>
                <w:rFonts w:ascii="Arial" w:eastAsia="Cambria" w:hAnsi="Arial" w:cs="Arial"/>
                <w:sz w:val="24"/>
                <w:szCs w:val="24"/>
              </w:rPr>
              <w:t xml:space="preserve"> por los aviones alemanes, lo que produjo una respuesta idéntica, por parte de los británicos, sobre Berlín, sin que los ejércitos de ambos países llegaran a enfrentarse directamente.</w:t>
            </w:r>
          </w:p>
        </w:tc>
      </w:tr>
    </w:tbl>
    <w:p w14:paraId="245C843D" w14:textId="77777777" w:rsidR="00342214" w:rsidRPr="00A261C8" w:rsidRDefault="00342214" w:rsidP="00A85C40">
      <w:pPr>
        <w:spacing w:line="276" w:lineRule="auto"/>
        <w:jc w:val="both"/>
        <w:rPr>
          <w:rFonts w:ascii="Arial" w:hAnsi="Arial" w:cs="Arial"/>
          <w:sz w:val="24"/>
          <w:szCs w:val="24"/>
        </w:rPr>
      </w:pPr>
    </w:p>
    <w:p w14:paraId="55B48242" w14:textId="62DE8D5E" w:rsidR="00842DAB" w:rsidRPr="00A261C8" w:rsidRDefault="00842DAB" w:rsidP="00A85C40">
      <w:pPr>
        <w:spacing w:line="276" w:lineRule="auto"/>
        <w:jc w:val="both"/>
        <w:rPr>
          <w:rFonts w:ascii="Arial" w:hAnsi="Arial" w:cs="Arial"/>
          <w:sz w:val="24"/>
          <w:szCs w:val="24"/>
        </w:rPr>
      </w:pPr>
      <w:del w:id="236" w:author="Eugenia Arce Londoño" w:date="2015-10-01T08:28:00Z">
        <w:r w:rsidRPr="00A261C8">
          <w:rPr>
            <w:rFonts w:ascii="Arial" w:hAnsi="Arial" w:cs="Arial"/>
            <w:sz w:val="24"/>
            <w:szCs w:val="24"/>
          </w:rPr>
          <w:delText>Por ello al</w:delText>
        </w:r>
      </w:del>
      <w:ins w:id="237" w:author="Eugenia Arce Londoño" w:date="2015-10-01T08:28:00Z">
        <w:r w:rsidR="006C2A8B">
          <w:rPr>
            <w:rFonts w:ascii="Arial" w:hAnsi="Arial" w:cs="Arial"/>
            <w:sz w:val="24"/>
            <w:szCs w:val="24"/>
          </w:rPr>
          <w:t>Al</w:t>
        </w:r>
      </w:ins>
      <w:r w:rsidRPr="00A261C8">
        <w:rPr>
          <w:rFonts w:ascii="Arial" w:hAnsi="Arial" w:cs="Arial"/>
          <w:sz w:val="24"/>
          <w:szCs w:val="24"/>
        </w:rPr>
        <w:t xml:space="preserve"> analizar el juego de la política es importante:</w:t>
      </w:r>
    </w:p>
    <w:p w14:paraId="08F60CA6" w14:textId="77777777" w:rsidR="00842DAB" w:rsidRPr="00A261C8" w:rsidRDefault="00842DAB" w:rsidP="00A85C40">
      <w:pPr>
        <w:spacing w:line="276" w:lineRule="auto"/>
        <w:jc w:val="both"/>
        <w:rPr>
          <w:rFonts w:ascii="Arial" w:hAnsi="Arial" w:cs="Arial"/>
          <w:sz w:val="24"/>
          <w:szCs w:val="24"/>
        </w:rPr>
      </w:pPr>
    </w:p>
    <w:p w14:paraId="624FFAA5" w14:textId="188CDE15" w:rsidR="00842DAB" w:rsidRPr="00A261C8" w:rsidRDefault="00842DAB" w:rsidP="00A85C40">
      <w:pPr>
        <w:pStyle w:val="Prrafodelista"/>
        <w:numPr>
          <w:ilvl w:val="0"/>
          <w:numId w:val="22"/>
        </w:numPr>
        <w:spacing w:line="276" w:lineRule="auto"/>
        <w:jc w:val="both"/>
        <w:rPr>
          <w:rFonts w:ascii="Arial" w:hAnsi="Arial" w:cs="Arial"/>
          <w:sz w:val="24"/>
          <w:szCs w:val="24"/>
        </w:rPr>
      </w:pPr>
      <w:r w:rsidRPr="00A261C8">
        <w:rPr>
          <w:rFonts w:ascii="Arial" w:hAnsi="Arial" w:cs="Arial"/>
          <w:sz w:val="24"/>
          <w:szCs w:val="24"/>
        </w:rPr>
        <w:t>Determinar quiénes juegan el juego político, cuáles son las reglas para jugarlo, con qué recu</w:t>
      </w:r>
      <w:r w:rsidR="006C2A8B">
        <w:rPr>
          <w:rFonts w:ascii="Arial" w:hAnsi="Arial" w:cs="Arial"/>
          <w:sz w:val="24"/>
          <w:szCs w:val="24"/>
        </w:rPr>
        <w:t xml:space="preserve">rsos cuentan los jugadores y </w:t>
      </w:r>
      <w:del w:id="238" w:author="Eugenia Arce Londoño" w:date="2015-10-01T08:28:00Z">
        <w:r w:rsidRPr="00A261C8">
          <w:rPr>
            <w:rFonts w:ascii="Arial" w:hAnsi="Arial" w:cs="Arial"/>
            <w:sz w:val="24"/>
            <w:szCs w:val="24"/>
          </w:rPr>
          <w:delText>que</w:delText>
        </w:r>
      </w:del>
      <w:ins w:id="239" w:author="Eugenia Arce Londoño" w:date="2015-10-01T08:28:00Z">
        <w:r w:rsidR="006C2A8B">
          <w:rPr>
            <w:rFonts w:ascii="Arial" w:hAnsi="Arial" w:cs="Arial"/>
            <w:sz w:val="24"/>
            <w:szCs w:val="24"/>
          </w:rPr>
          <w:t>qué</w:t>
        </w:r>
      </w:ins>
      <w:r w:rsidRPr="00A261C8">
        <w:rPr>
          <w:rFonts w:ascii="Arial" w:hAnsi="Arial" w:cs="Arial"/>
          <w:sz w:val="24"/>
          <w:szCs w:val="24"/>
        </w:rPr>
        <w:t xml:space="preserve"> intereses poseen, qué decisiones y movimientos realizan los jugadores al jugar, cómo juegan los jugadores el juego y cómo se comportan frente a los otros jugadores, </w:t>
      </w:r>
      <w:ins w:id="240" w:author="Eugenia Arce Londoño" w:date="2015-10-01T08:28:00Z">
        <w:r w:rsidR="006C2A8B">
          <w:rPr>
            <w:rFonts w:ascii="Arial" w:hAnsi="Arial" w:cs="Arial"/>
            <w:sz w:val="24"/>
            <w:szCs w:val="24"/>
          </w:rPr>
          <w:t xml:space="preserve">y </w:t>
        </w:r>
      </w:ins>
      <w:r w:rsidRPr="00A261C8">
        <w:rPr>
          <w:rFonts w:ascii="Arial" w:hAnsi="Arial" w:cs="Arial"/>
          <w:sz w:val="24"/>
          <w:szCs w:val="24"/>
        </w:rPr>
        <w:t>quién gana o pierde el jue</w:t>
      </w:r>
      <w:r w:rsidR="006C2A8B">
        <w:rPr>
          <w:rFonts w:ascii="Arial" w:hAnsi="Arial" w:cs="Arial"/>
          <w:sz w:val="24"/>
          <w:szCs w:val="24"/>
        </w:rPr>
        <w:t>go político</w:t>
      </w:r>
      <w:del w:id="241" w:author="Eugenia Arce Londoño" w:date="2015-10-01T08:28:00Z">
        <w:r w:rsidRPr="00A261C8">
          <w:rPr>
            <w:rFonts w:ascii="Arial" w:hAnsi="Arial" w:cs="Arial"/>
            <w:sz w:val="24"/>
            <w:szCs w:val="24"/>
          </w:rPr>
          <w:delText>;</w:delText>
        </w:r>
      </w:del>
      <w:ins w:id="242" w:author="Eugenia Arce Londoño" w:date="2015-10-01T08:28:00Z">
        <w:r w:rsidR="006C2A8B">
          <w:rPr>
            <w:rFonts w:ascii="Arial" w:hAnsi="Arial" w:cs="Arial"/>
            <w:sz w:val="24"/>
            <w:szCs w:val="24"/>
          </w:rPr>
          <w:t>.</w:t>
        </w:r>
      </w:ins>
    </w:p>
    <w:p w14:paraId="314F6A94" w14:textId="77777777" w:rsidR="00842DAB" w:rsidRPr="00A261C8" w:rsidRDefault="00842DAB" w:rsidP="00A85C40">
      <w:pPr>
        <w:spacing w:line="276" w:lineRule="auto"/>
        <w:jc w:val="both"/>
        <w:rPr>
          <w:rFonts w:ascii="Arial" w:hAnsi="Arial" w:cs="Arial"/>
          <w:sz w:val="24"/>
          <w:szCs w:val="24"/>
        </w:rPr>
      </w:pPr>
    </w:p>
    <w:p w14:paraId="4EB8730D" w14:textId="6F3078CF" w:rsidR="00842DAB" w:rsidRPr="00A261C8" w:rsidRDefault="00842DAB" w:rsidP="00A85C40">
      <w:pPr>
        <w:pStyle w:val="Prrafodelista"/>
        <w:numPr>
          <w:ilvl w:val="0"/>
          <w:numId w:val="22"/>
        </w:numPr>
        <w:spacing w:line="276" w:lineRule="auto"/>
        <w:jc w:val="both"/>
        <w:rPr>
          <w:rFonts w:ascii="Arial" w:hAnsi="Arial" w:cs="Arial"/>
          <w:sz w:val="24"/>
          <w:szCs w:val="24"/>
        </w:rPr>
      </w:pPr>
      <w:r w:rsidRPr="00A261C8">
        <w:rPr>
          <w:rFonts w:ascii="Arial" w:hAnsi="Arial" w:cs="Arial"/>
          <w:sz w:val="24"/>
          <w:szCs w:val="24"/>
        </w:rPr>
        <w:t xml:space="preserve">Comprender la forma en que se ordena la sociedad y las instituciones que </w:t>
      </w:r>
      <w:del w:id="243" w:author="Eugenia Arce Londoño" w:date="2015-10-01T08:28:00Z">
        <w:r w:rsidRPr="00A261C8">
          <w:rPr>
            <w:rFonts w:ascii="Arial" w:hAnsi="Arial" w:cs="Arial"/>
            <w:sz w:val="24"/>
            <w:szCs w:val="24"/>
          </w:rPr>
          <w:delText>realizan esa tarea</w:delText>
        </w:r>
      </w:del>
      <w:ins w:id="244" w:author="Eugenia Arce Londoño" w:date="2015-10-01T08:28:00Z">
        <w:r w:rsidR="006C2A8B">
          <w:rPr>
            <w:rFonts w:ascii="Arial" w:hAnsi="Arial" w:cs="Arial"/>
            <w:sz w:val="24"/>
            <w:szCs w:val="24"/>
          </w:rPr>
          <w:t>intervienen en el juego de la política</w:t>
        </w:r>
      </w:ins>
      <w:r w:rsidR="006C2A8B">
        <w:rPr>
          <w:rFonts w:ascii="Arial" w:hAnsi="Arial" w:cs="Arial"/>
          <w:sz w:val="24"/>
          <w:szCs w:val="24"/>
        </w:rPr>
        <w:t>,</w:t>
      </w:r>
      <w:r w:rsidRPr="00A261C8">
        <w:rPr>
          <w:rFonts w:ascii="Arial" w:hAnsi="Arial" w:cs="Arial"/>
          <w:sz w:val="24"/>
          <w:szCs w:val="24"/>
        </w:rPr>
        <w:t xml:space="preserve"> el modo como se reparte el poder político y su relación con la distribución de bienes o servicios individuales o colectivos, los conflictos que se presentan en relación con las estructuras políticas y sociales que se instituyen</w:t>
      </w:r>
      <w:ins w:id="245" w:author="Eugenia Arce Londoño" w:date="2015-10-01T08:28:00Z">
        <w:r w:rsidR="006C2A8B">
          <w:rPr>
            <w:rFonts w:ascii="Arial" w:hAnsi="Arial" w:cs="Arial"/>
            <w:sz w:val="24"/>
            <w:szCs w:val="24"/>
          </w:rPr>
          <w:t>,</w:t>
        </w:r>
      </w:ins>
      <w:r w:rsidRPr="00A261C8">
        <w:rPr>
          <w:rFonts w:ascii="Arial" w:hAnsi="Arial" w:cs="Arial"/>
          <w:sz w:val="24"/>
          <w:szCs w:val="24"/>
        </w:rPr>
        <w:t xml:space="preserve"> y las formas en que el conflicto es solucionado. </w:t>
      </w:r>
    </w:p>
    <w:p w14:paraId="075F8FA2" w14:textId="77777777" w:rsidR="00382C97" w:rsidRPr="00A261C8" w:rsidRDefault="00382C97"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7F15C077" w14:textId="77777777" w:rsidTr="00DE47D0">
        <w:trPr>
          <w:jc w:val="center"/>
        </w:trPr>
        <w:tc>
          <w:tcPr>
            <w:tcW w:w="8222" w:type="dxa"/>
            <w:gridSpan w:val="2"/>
            <w:shd w:val="clear" w:color="auto" w:fill="000000"/>
          </w:tcPr>
          <w:p w14:paraId="78160048"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382C97" w:rsidRPr="00A261C8" w14:paraId="33D2AB5B" w14:textId="77777777" w:rsidTr="00DE47D0">
        <w:trPr>
          <w:jc w:val="center"/>
        </w:trPr>
        <w:tc>
          <w:tcPr>
            <w:tcW w:w="2268" w:type="dxa"/>
          </w:tcPr>
          <w:p w14:paraId="00858E3E"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2297C040" w14:textId="592FA0B0"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014F1A" w:rsidRPr="00A261C8">
              <w:rPr>
                <w:rFonts w:ascii="Arial" w:eastAsia="Cambria" w:hAnsi="Arial" w:cs="Arial"/>
                <w:sz w:val="24"/>
                <w:szCs w:val="24"/>
              </w:rPr>
              <w:t>Siendo cosas idénticas el gobierno y la constitución, y siendo el gobierno señor supremo de la ciudad, es absolutamente preciso que el señor sea o un solo individuo, o una minoría, o la multitud de los ciudadanos</w:t>
            </w:r>
            <w:r w:rsidRPr="00A261C8">
              <w:rPr>
                <w:rFonts w:ascii="Arial" w:eastAsia="Cambria" w:hAnsi="Arial" w:cs="Arial"/>
                <w:sz w:val="24"/>
                <w:szCs w:val="24"/>
              </w:rPr>
              <w:t>”.</w:t>
            </w:r>
          </w:p>
          <w:p w14:paraId="32B70F4C" w14:textId="65082A82" w:rsidR="00382C97"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Aristóteles</w:t>
            </w:r>
            <w:r w:rsidR="00382C97" w:rsidRPr="00A261C8">
              <w:rPr>
                <w:rFonts w:ascii="Arial" w:eastAsia="Cambria" w:hAnsi="Arial" w:cs="Arial"/>
                <w:sz w:val="24"/>
                <w:szCs w:val="24"/>
              </w:rPr>
              <w:t xml:space="preserve">, </w:t>
            </w:r>
            <w:r w:rsidR="00382C97" w:rsidRPr="006C2A8B">
              <w:rPr>
                <w:rFonts w:ascii="Arial" w:hAnsi="Arial"/>
                <w:i/>
                <w:sz w:val="24"/>
                <w:rPrChange w:id="246" w:author="Eugenia Arce Londoño" w:date="2015-10-01T08:28:00Z">
                  <w:rPr>
                    <w:rFonts w:ascii="Arial" w:hAnsi="Arial"/>
                    <w:sz w:val="24"/>
                  </w:rPr>
                </w:rPrChange>
              </w:rPr>
              <w:t xml:space="preserve">La </w:t>
            </w:r>
            <w:r w:rsidRPr="006C2A8B">
              <w:rPr>
                <w:rFonts w:ascii="Arial" w:hAnsi="Arial"/>
                <w:i/>
                <w:sz w:val="24"/>
                <w:rPrChange w:id="247" w:author="Eugenia Arce Londoño" w:date="2015-10-01T08:28:00Z">
                  <w:rPr>
                    <w:rFonts w:ascii="Arial" w:hAnsi="Arial"/>
                    <w:sz w:val="24"/>
                  </w:rPr>
                </w:rPrChange>
              </w:rPr>
              <w:t>Política</w:t>
            </w:r>
            <w:r w:rsidR="00382C97" w:rsidRPr="006C2A8B">
              <w:rPr>
                <w:rFonts w:ascii="Arial" w:hAnsi="Arial"/>
                <w:i/>
                <w:sz w:val="24"/>
                <w:rPrChange w:id="248" w:author="Eugenia Arce Londoño" w:date="2015-10-01T08:28:00Z">
                  <w:rPr>
                    <w:rFonts w:ascii="Arial" w:hAnsi="Arial"/>
                    <w:sz w:val="24"/>
                  </w:rPr>
                </w:rPrChange>
              </w:rPr>
              <w:t>.</w:t>
            </w:r>
          </w:p>
        </w:tc>
      </w:tr>
    </w:tbl>
    <w:p w14:paraId="25884258" w14:textId="79B390E2" w:rsidR="00842DAB" w:rsidRPr="00A261C8" w:rsidRDefault="00842DAB"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36"/>
      </w:tblGrid>
      <w:tr w:rsidR="00DB526C" w:rsidRPr="00A261C8" w14:paraId="1BD901CF" w14:textId="77777777" w:rsidTr="004B3267">
        <w:trPr>
          <w:jc w:val="center"/>
        </w:trPr>
        <w:tc>
          <w:tcPr>
            <w:tcW w:w="8946" w:type="dxa"/>
            <w:gridSpan w:val="2"/>
            <w:shd w:val="clear" w:color="auto" w:fill="000000"/>
          </w:tcPr>
          <w:p w14:paraId="1BC2D102" w14:textId="7D3750E9"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Profundiza: recurso nuevo</w:t>
            </w:r>
          </w:p>
        </w:tc>
      </w:tr>
      <w:tr w:rsidR="00DB526C" w:rsidRPr="00A261C8" w14:paraId="5790A560" w14:textId="77777777" w:rsidTr="004B3267">
        <w:trPr>
          <w:jc w:val="center"/>
        </w:trPr>
        <w:tc>
          <w:tcPr>
            <w:tcW w:w="2410" w:type="dxa"/>
          </w:tcPr>
          <w:p w14:paraId="6F2731FF"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6536" w:type="dxa"/>
          </w:tcPr>
          <w:p w14:paraId="4DB5EEA2"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CS_G07_01_REC10</w:t>
            </w:r>
          </w:p>
        </w:tc>
      </w:tr>
      <w:tr w:rsidR="00DB526C" w:rsidRPr="00A261C8" w14:paraId="080ADCCE" w14:textId="77777777" w:rsidTr="004B3267">
        <w:trPr>
          <w:jc w:val="center"/>
        </w:trPr>
        <w:tc>
          <w:tcPr>
            <w:tcW w:w="2410" w:type="dxa"/>
          </w:tcPr>
          <w:p w14:paraId="63253C9F" w14:textId="77777777" w:rsidR="004B3267" w:rsidRPr="00A261C8" w:rsidRDefault="004B326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Ubicación en Aula Planeta</w:t>
            </w:r>
          </w:p>
        </w:tc>
        <w:tc>
          <w:tcPr>
            <w:tcW w:w="6536" w:type="dxa"/>
          </w:tcPr>
          <w:p w14:paraId="26939D6B" w14:textId="767FFA6C" w:rsidR="004B3267" w:rsidRPr="00A261C8" w:rsidRDefault="004B3267" w:rsidP="00A85C40">
            <w:pPr>
              <w:spacing w:line="276" w:lineRule="auto"/>
              <w:jc w:val="both"/>
              <w:rPr>
                <w:rFonts w:ascii="Arial" w:eastAsia="Cambria" w:hAnsi="Arial" w:cs="Arial"/>
                <w:sz w:val="24"/>
                <w:szCs w:val="24"/>
              </w:rPr>
            </w:pPr>
            <w:r w:rsidRPr="00A261C8">
              <w:rPr>
                <w:rFonts w:ascii="Arial" w:eastAsia="Cambria" w:hAnsi="Arial" w:cs="Arial"/>
                <w:sz w:val="24"/>
                <w:szCs w:val="24"/>
              </w:rPr>
              <w:t>https://www.youtube.com/watch?v=_zj9oanXW3k</w:t>
            </w:r>
          </w:p>
        </w:tc>
      </w:tr>
      <w:tr w:rsidR="00DB526C" w:rsidRPr="00A261C8" w14:paraId="4539ADCE" w14:textId="77777777" w:rsidTr="004B3267">
        <w:trPr>
          <w:jc w:val="center"/>
        </w:trPr>
        <w:tc>
          <w:tcPr>
            <w:tcW w:w="2410" w:type="dxa"/>
          </w:tcPr>
          <w:p w14:paraId="23C57087"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Título</w:t>
            </w:r>
          </w:p>
        </w:tc>
        <w:tc>
          <w:tcPr>
            <w:tcW w:w="6536" w:type="dxa"/>
          </w:tcPr>
          <w:p w14:paraId="687AAC87" w14:textId="63D631C2" w:rsidR="004B3267" w:rsidRPr="00A261C8" w:rsidRDefault="00D51D9F" w:rsidP="00A85C40">
            <w:pPr>
              <w:spacing w:line="276" w:lineRule="auto"/>
              <w:jc w:val="both"/>
              <w:outlineLvl w:val="0"/>
              <w:rPr>
                <w:rFonts w:ascii="Arial" w:eastAsia="Times New Roman" w:hAnsi="Arial" w:cs="Arial"/>
                <w:kern w:val="36"/>
                <w:sz w:val="24"/>
                <w:szCs w:val="24"/>
              </w:rPr>
            </w:pPr>
            <w:r w:rsidRPr="00A261C8">
              <w:rPr>
                <w:rFonts w:ascii="Arial" w:eastAsia="Times New Roman" w:hAnsi="Arial" w:cs="Arial"/>
                <w:kern w:val="36"/>
                <w:sz w:val="24"/>
                <w:szCs w:val="24"/>
              </w:rPr>
              <w:t>Poder, polí</w:t>
            </w:r>
            <w:r w:rsidR="004B3267" w:rsidRPr="00A261C8">
              <w:rPr>
                <w:rFonts w:ascii="Arial" w:eastAsia="Times New Roman" w:hAnsi="Arial" w:cs="Arial"/>
                <w:kern w:val="36"/>
                <w:sz w:val="24"/>
                <w:szCs w:val="24"/>
              </w:rPr>
              <w:t>tica y sociedad.</w:t>
            </w:r>
          </w:p>
        </w:tc>
      </w:tr>
      <w:tr w:rsidR="004B3267" w:rsidRPr="00A261C8" w14:paraId="4C80B081" w14:textId="77777777" w:rsidTr="004B3267">
        <w:trPr>
          <w:trHeight w:val="364"/>
          <w:jc w:val="center"/>
        </w:trPr>
        <w:tc>
          <w:tcPr>
            <w:tcW w:w="2410" w:type="dxa"/>
          </w:tcPr>
          <w:p w14:paraId="50CD8DDA"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lastRenderedPageBreak/>
              <w:t>Descripción</w:t>
            </w:r>
          </w:p>
        </w:tc>
        <w:tc>
          <w:tcPr>
            <w:tcW w:w="6536" w:type="dxa"/>
          </w:tcPr>
          <w:p w14:paraId="37FBA89F" w14:textId="17028A4E" w:rsidR="004B3267" w:rsidRPr="00A261C8" w:rsidRDefault="004B3267" w:rsidP="00A85C40">
            <w:pPr>
              <w:spacing w:after="100" w:afterAutospacing="1" w:line="276" w:lineRule="auto"/>
              <w:jc w:val="both"/>
              <w:rPr>
                <w:rFonts w:ascii="Arial" w:hAnsi="Arial" w:cs="Arial"/>
                <w:sz w:val="24"/>
                <w:szCs w:val="24"/>
              </w:rPr>
            </w:pPr>
          </w:p>
        </w:tc>
      </w:tr>
    </w:tbl>
    <w:p w14:paraId="74E1E29D" w14:textId="77777777" w:rsidR="00721540" w:rsidRPr="00A261C8" w:rsidRDefault="00721540" w:rsidP="00A85C40">
      <w:pPr>
        <w:spacing w:line="276" w:lineRule="auto"/>
        <w:jc w:val="both"/>
        <w:rPr>
          <w:rFonts w:ascii="Arial" w:hAnsi="Arial" w:cs="Arial"/>
          <w:sz w:val="24"/>
          <w:szCs w:val="24"/>
        </w:rPr>
      </w:pPr>
    </w:p>
    <w:p w14:paraId="31978B58" w14:textId="77777777" w:rsidR="006F11DB" w:rsidRPr="00A261C8" w:rsidRDefault="006F11DB" w:rsidP="00A85C40">
      <w:pPr>
        <w:spacing w:line="276" w:lineRule="auto"/>
        <w:jc w:val="both"/>
        <w:rPr>
          <w:del w:id="249" w:author="Eugenia Arce Londoño" w:date="2015-10-01T08:28:00Z"/>
          <w:rFonts w:ascii="Arial" w:hAnsi="Arial" w:cs="Arial"/>
          <w:b/>
          <w:sz w:val="24"/>
          <w:szCs w:val="24"/>
        </w:rPr>
      </w:pPr>
      <w:del w:id="250" w:author="Eugenia Arce Londoño" w:date="2015-10-01T08:28:00Z">
        <w:r w:rsidRPr="00A261C8">
          <w:rPr>
            <w:rFonts w:ascii="Arial" w:hAnsi="Arial" w:cs="Arial"/>
            <w:sz w:val="24"/>
            <w:szCs w:val="24"/>
            <w:highlight w:val="yellow"/>
          </w:rPr>
          <w:delText>[Sección 2]</w:delText>
        </w:r>
        <w:r w:rsidRPr="00A261C8">
          <w:rPr>
            <w:rFonts w:ascii="Arial" w:hAnsi="Arial" w:cs="Arial"/>
            <w:sz w:val="24"/>
            <w:szCs w:val="24"/>
          </w:rPr>
          <w:delText xml:space="preserve"> </w:delText>
        </w:r>
        <w:r w:rsidRPr="00A261C8">
          <w:rPr>
            <w:rFonts w:ascii="Arial" w:hAnsi="Arial" w:cs="Arial"/>
            <w:b/>
            <w:sz w:val="24"/>
            <w:szCs w:val="24"/>
          </w:rPr>
          <w:delText>1.2 Consolida</w:delText>
        </w:r>
        <w:r w:rsidR="00427593" w:rsidRPr="00A261C8">
          <w:rPr>
            <w:rFonts w:ascii="Arial" w:hAnsi="Arial" w:cs="Arial"/>
            <w:b/>
            <w:sz w:val="24"/>
            <w:szCs w:val="24"/>
          </w:rPr>
          <w:delText xml:space="preserve">ción. </w:delText>
        </w:r>
        <w:r w:rsidRPr="00A261C8">
          <w:rPr>
            <w:rFonts w:ascii="Arial" w:hAnsi="Arial" w:cs="Arial"/>
            <w:sz w:val="24"/>
            <w:szCs w:val="24"/>
          </w:rPr>
          <w:delText>Actividades para consolidar lo que has aprendido en esta sección.</w:delText>
        </w:r>
      </w:del>
    </w:p>
    <w:p w14:paraId="1DC98969" w14:textId="77777777" w:rsidR="006F11DB" w:rsidRPr="00A261C8" w:rsidRDefault="006F11DB" w:rsidP="00A85C40">
      <w:pPr>
        <w:spacing w:line="276" w:lineRule="auto"/>
        <w:jc w:val="both"/>
        <w:rPr>
          <w:del w:id="251" w:author="Eugenia Arce Londoño" w:date="2015-10-01T08:28:00Z"/>
          <w:rFonts w:ascii="Arial" w:hAnsi="Arial" w:cs="Arial"/>
          <w:sz w:val="24"/>
          <w:szCs w:val="24"/>
        </w:rPr>
      </w:pPr>
    </w:p>
    <w:p w14:paraId="57A93DD6" w14:textId="77777777" w:rsidR="006F11DB" w:rsidRPr="00A261C8" w:rsidRDefault="006F11DB" w:rsidP="00A85C40">
      <w:pPr>
        <w:spacing w:line="276" w:lineRule="auto"/>
        <w:jc w:val="both"/>
        <w:rPr>
          <w:del w:id="252" w:author="Eugenia Arce Londoño" w:date="2015-10-01T08:28:00Z"/>
          <w:rFonts w:ascii="Arial" w:hAnsi="Arial" w:cs="Arial"/>
          <w:sz w:val="24"/>
          <w:szCs w:val="24"/>
        </w:rPr>
        <w:sectPr w:rsidR="006F11DB" w:rsidRPr="00A261C8">
          <w:headerReference w:type="default" r:id="rId16"/>
          <w:footerReference w:type="even" r:id="rId17"/>
          <w:footerReference w:type="default" r:id="rId18"/>
          <w:pgSz w:w="12240" w:h="15840"/>
          <w:pgMar w:top="1701" w:right="1418" w:bottom="1418" w:left="1701" w:header="709" w:footer="709" w:gutter="0"/>
          <w:cols w:space="708"/>
          <w:titlePg/>
          <w:docGrid w:linePitch="360"/>
        </w:sectPr>
      </w:pPr>
    </w:p>
    <w:p w14:paraId="0D7ED2EC" w14:textId="12B61988" w:rsidR="006F11DB" w:rsidRPr="00A261C8" w:rsidRDefault="006F11DB" w:rsidP="00A85C40">
      <w:pPr>
        <w:spacing w:line="276" w:lineRule="auto"/>
        <w:jc w:val="both"/>
        <w:rPr>
          <w:ins w:id="253" w:author="Eugenia Arce Londoño" w:date="2015-10-01T08:28:00Z"/>
          <w:rFonts w:ascii="Arial" w:hAnsi="Arial" w:cs="Arial"/>
          <w:sz w:val="24"/>
          <w:szCs w:val="24"/>
        </w:rPr>
      </w:pPr>
      <w:del w:id="254" w:author="Eugenia Arce Londoño" w:date="2015-10-01T08:28:00Z">
        <w:r w:rsidRPr="00A261C8">
          <w:rPr>
            <w:rFonts w:ascii="Arial" w:hAnsi="Arial" w:cs="Arial"/>
            <w:sz w:val="24"/>
            <w:szCs w:val="24"/>
            <w:highlight w:val="yellow"/>
          </w:rPr>
          <w:delText>[Sección 1]</w:delText>
        </w:r>
        <w:r w:rsidRPr="00A261C8">
          <w:rPr>
            <w:rFonts w:ascii="Arial" w:hAnsi="Arial" w:cs="Arial"/>
            <w:sz w:val="24"/>
            <w:szCs w:val="24"/>
          </w:rPr>
          <w:delText xml:space="preserve"> </w:delText>
        </w:r>
        <w:r w:rsidR="000405AF" w:rsidRPr="00A261C8">
          <w:rPr>
            <w:rFonts w:ascii="Arial" w:hAnsi="Arial" w:cs="Arial"/>
            <w:b/>
            <w:sz w:val="24"/>
            <w:szCs w:val="24"/>
          </w:rPr>
          <w:delText>2</w:delText>
        </w:r>
        <w:r w:rsidRPr="00A261C8">
          <w:rPr>
            <w:rFonts w:ascii="Arial" w:hAnsi="Arial" w:cs="Arial"/>
            <w:b/>
            <w:sz w:val="24"/>
            <w:szCs w:val="24"/>
          </w:rPr>
          <w:delText xml:space="preserve"> </w:delText>
        </w:r>
        <w:r w:rsidR="00427593" w:rsidRPr="00A261C8">
          <w:rPr>
            <w:rFonts w:ascii="Arial" w:hAnsi="Arial" w:cs="Arial"/>
            <w:b/>
            <w:sz w:val="24"/>
            <w:szCs w:val="24"/>
          </w:rPr>
          <w:delText>Sistema Político Medieval</w:delText>
        </w:r>
      </w:del>
    </w:p>
    <w:p w14:paraId="556E52AB" w14:textId="27941B6E" w:rsidR="006F11DB" w:rsidRPr="00A261C8" w:rsidRDefault="006F11DB" w:rsidP="00A85C40">
      <w:pPr>
        <w:spacing w:line="276" w:lineRule="auto"/>
        <w:jc w:val="both"/>
        <w:rPr>
          <w:ins w:id="255" w:author="Eugenia Arce Londoño" w:date="2015-10-01T08:28:00Z"/>
          <w:rFonts w:ascii="Arial" w:hAnsi="Arial" w:cs="Arial"/>
          <w:sz w:val="24"/>
          <w:szCs w:val="24"/>
        </w:rPr>
        <w:sectPr w:rsidR="006F11DB" w:rsidRPr="00A261C8">
          <w:headerReference w:type="default" r:id="rId19"/>
          <w:footerReference w:type="even" r:id="rId20"/>
          <w:footerReference w:type="default" r:id="rId21"/>
          <w:pgSz w:w="12240" w:h="15840"/>
          <w:pgMar w:top="1701" w:right="1418" w:bottom="1418" w:left="1701" w:header="709" w:footer="709" w:gutter="0"/>
          <w:cols w:space="708"/>
          <w:titlePg/>
          <w:docGrid w:linePitch="360"/>
        </w:sectPr>
      </w:pPr>
    </w:p>
    <w:p w14:paraId="04664709" w14:textId="1405F51E" w:rsidR="006F11DB" w:rsidRPr="00A261C8" w:rsidRDefault="006F11DB" w:rsidP="00A85C40">
      <w:pPr>
        <w:spacing w:line="276" w:lineRule="auto"/>
        <w:jc w:val="both"/>
        <w:rPr>
          <w:rFonts w:ascii="Arial" w:hAnsi="Arial" w:cs="Arial"/>
          <w:sz w:val="24"/>
          <w:szCs w:val="24"/>
        </w:rPr>
      </w:pPr>
      <w:ins w:id="256" w:author="Eugenia Arce Londoño" w:date="2015-10-01T08:28:00Z">
        <w:r w:rsidRPr="00A261C8">
          <w:rPr>
            <w:rFonts w:ascii="Arial" w:hAnsi="Arial" w:cs="Arial"/>
            <w:sz w:val="24"/>
            <w:szCs w:val="24"/>
            <w:highlight w:val="yellow"/>
          </w:rPr>
          <w:lastRenderedPageBreak/>
          <w:t>[Sección 1]</w:t>
        </w:r>
        <w:r w:rsidRPr="00A261C8">
          <w:rPr>
            <w:rFonts w:ascii="Arial" w:hAnsi="Arial" w:cs="Arial"/>
            <w:sz w:val="24"/>
            <w:szCs w:val="24"/>
          </w:rPr>
          <w:t xml:space="preserve"> </w:t>
        </w:r>
        <w:r w:rsidR="000405AF" w:rsidRPr="00A261C8">
          <w:rPr>
            <w:rFonts w:ascii="Arial" w:hAnsi="Arial" w:cs="Arial"/>
            <w:b/>
            <w:sz w:val="24"/>
            <w:szCs w:val="24"/>
          </w:rPr>
          <w:t>2</w:t>
        </w:r>
        <w:r w:rsidRPr="00A261C8">
          <w:rPr>
            <w:rFonts w:ascii="Arial" w:hAnsi="Arial" w:cs="Arial"/>
            <w:b/>
            <w:sz w:val="24"/>
            <w:szCs w:val="24"/>
          </w:rPr>
          <w:t xml:space="preserve"> </w:t>
        </w:r>
        <w:r w:rsidR="005808E8">
          <w:rPr>
            <w:rFonts w:ascii="Arial" w:hAnsi="Arial" w:cs="Arial"/>
            <w:b/>
            <w:sz w:val="24"/>
            <w:szCs w:val="24"/>
          </w:rPr>
          <w:t>El sistema político m</w:t>
        </w:r>
        <w:r w:rsidR="00427593" w:rsidRPr="00A261C8">
          <w:rPr>
            <w:rFonts w:ascii="Arial" w:hAnsi="Arial" w:cs="Arial"/>
            <w:b/>
            <w:sz w:val="24"/>
            <w:szCs w:val="24"/>
          </w:rPr>
          <w:t>edieval</w:t>
        </w:r>
      </w:ins>
      <w:r w:rsidR="00427593" w:rsidRPr="00A261C8">
        <w:rPr>
          <w:rFonts w:ascii="Arial" w:hAnsi="Arial" w:cs="Arial"/>
          <w:b/>
          <w:sz w:val="24"/>
          <w:szCs w:val="24"/>
        </w:rPr>
        <w:t>: poderes en busca de equilibrio</w:t>
      </w:r>
      <w:r w:rsidR="00D97FEA" w:rsidRPr="00A261C8">
        <w:rPr>
          <w:rFonts w:ascii="Arial" w:hAnsi="Arial" w:cs="Arial"/>
          <w:b/>
          <w:sz w:val="24"/>
          <w:szCs w:val="24"/>
        </w:rPr>
        <w:t>.</w:t>
      </w:r>
    </w:p>
    <w:p w14:paraId="14828ED8" w14:textId="77777777" w:rsidR="000405AF" w:rsidRPr="00A261C8" w:rsidRDefault="000405AF"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6"/>
        <w:gridCol w:w="4738"/>
      </w:tblGrid>
      <w:tr w:rsidR="00DB526C" w:rsidRPr="00A261C8" w14:paraId="0E96AD11" w14:textId="77777777" w:rsidTr="00E53164">
        <w:trPr>
          <w:trHeight w:val="164"/>
          <w:jc w:val="center"/>
        </w:trPr>
        <w:tc>
          <w:tcPr>
            <w:tcW w:w="6794" w:type="dxa"/>
            <w:gridSpan w:val="2"/>
            <w:shd w:val="clear" w:color="auto" w:fill="0D0D0D"/>
          </w:tcPr>
          <w:p w14:paraId="3DB61D81"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3AAF552" w14:textId="77777777" w:rsidTr="00E53164">
        <w:trPr>
          <w:trHeight w:val="158"/>
          <w:jc w:val="center"/>
        </w:trPr>
        <w:tc>
          <w:tcPr>
            <w:tcW w:w="2056" w:type="dxa"/>
          </w:tcPr>
          <w:p w14:paraId="457A186D"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738" w:type="dxa"/>
          </w:tcPr>
          <w:p w14:paraId="7807F0BA" w14:textId="018D26A3"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8</w:t>
            </w:r>
          </w:p>
        </w:tc>
      </w:tr>
      <w:tr w:rsidR="00DB526C" w:rsidRPr="00A261C8" w14:paraId="055B76AD" w14:textId="77777777" w:rsidTr="00E53164">
        <w:trPr>
          <w:trHeight w:val="158"/>
          <w:jc w:val="center"/>
        </w:trPr>
        <w:tc>
          <w:tcPr>
            <w:tcW w:w="2056" w:type="dxa"/>
          </w:tcPr>
          <w:p w14:paraId="30923E68"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738" w:type="dxa"/>
          </w:tcPr>
          <w:p w14:paraId="7570D9AB" w14:textId="009FCA48" w:rsidR="00D97FEA" w:rsidRPr="00A261C8" w:rsidRDefault="005808E8" w:rsidP="00A85C40">
            <w:pPr>
              <w:spacing w:line="276" w:lineRule="auto"/>
              <w:jc w:val="both"/>
              <w:rPr>
                <w:rFonts w:ascii="Arial" w:eastAsia="Cambria" w:hAnsi="Arial" w:cs="Arial"/>
                <w:sz w:val="24"/>
                <w:szCs w:val="24"/>
              </w:rPr>
            </w:pPr>
            <w:r>
              <w:rPr>
                <w:rFonts w:ascii="Arial" w:eastAsia="Cambria" w:hAnsi="Arial" w:cs="Arial"/>
                <w:sz w:val="24"/>
                <w:szCs w:val="24"/>
              </w:rPr>
              <w:t xml:space="preserve">El juego: </w:t>
            </w:r>
            <w:del w:id="257" w:author="Eugenia Arce Londoño" w:date="2015-10-01T08:28:00Z">
              <w:r w:rsidR="00D97FEA" w:rsidRPr="00A261C8">
                <w:rPr>
                  <w:rFonts w:ascii="Arial" w:eastAsia="Cambria" w:hAnsi="Arial" w:cs="Arial"/>
                  <w:sz w:val="24"/>
                  <w:szCs w:val="24"/>
                </w:rPr>
                <w:delText>Ajedrez</w:delText>
              </w:r>
            </w:del>
            <w:ins w:id="258" w:author="Eugenia Arce Londoño" w:date="2015-10-01T08:28:00Z">
              <w:r>
                <w:rPr>
                  <w:rFonts w:ascii="Arial" w:eastAsia="Cambria" w:hAnsi="Arial" w:cs="Arial"/>
                  <w:sz w:val="24"/>
                  <w:szCs w:val="24"/>
                </w:rPr>
                <w:t>a</w:t>
              </w:r>
              <w:r w:rsidR="00D97FEA" w:rsidRPr="00A261C8">
                <w:rPr>
                  <w:rFonts w:ascii="Arial" w:eastAsia="Cambria" w:hAnsi="Arial" w:cs="Arial"/>
                  <w:sz w:val="24"/>
                  <w:szCs w:val="24"/>
                </w:rPr>
                <w:t>jedrez</w:t>
              </w:r>
            </w:ins>
            <w:r w:rsidR="00D97FEA" w:rsidRPr="00A261C8">
              <w:rPr>
                <w:rFonts w:ascii="Arial" w:eastAsia="Cambria" w:hAnsi="Arial" w:cs="Arial"/>
                <w:sz w:val="24"/>
                <w:szCs w:val="24"/>
              </w:rPr>
              <w:t>.</w:t>
            </w:r>
          </w:p>
        </w:tc>
      </w:tr>
      <w:tr w:rsidR="00DB526C" w:rsidRPr="00A261C8" w14:paraId="25AC6BC3" w14:textId="77777777" w:rsidTr="00E53164">
        <w:trPr>
          <w:trHeight w:val="2596"/>
          <w:jc w:val="center"/>
        </w:trPr>
        <w:tc>
          <w:tcPr>
            <w:tcW w:w="2056" w:type="dxa"/>
          </w:tcPr>
          <w:p w14:paraId="20E48093"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2"/>
            </w:r>
            <w:r w:rsidRPr="00A261C8">
              <w:rPr>
                <w:rFonts w:ascii="Arial" w:eastAsia="Cambria" w:hAnsi="Arial" w:cs="Arial"/>
                <w:b/>
                <w:sz w:val="24"/>
                <w:szCs w:val="24"/>
              </w:rPr>
              <w:t>)</w:t>
            </w:r>
          </w:p>
        </w:tc>
        <w:tc>
          <w:tcPr>
            <w:tcW w:w="4738" w:type="dxa"/>
          </w:tcPr>
          <w:p w14:paraId="792543F1" w14:textId="2678AF5A" w:rsidR="00D97FEA" w:rsidRPr="00A261C8" w:rsidRDefault="00E33820"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D10404C" wp14:editId="52CA1718">
                  <wp:extent cx="2825086" cy="1874055"/>
                  <wp:effectExtent l="0" t="0" r="0" b="0"/>
                  <wp:docPr id="29" name="Imagen 29" descr="http://static0.planetasaber.com/encyclopedia/Data/Imagenes/FOTOS/000J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0.planetasaber.com/encyclopedia/Data/Imagenes/FOTOS/000JE4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799" cy="1876518"/>
                          </a:xfrm>
                          <a:prstGeom prst="rect">
                            <a:avLst/>
                          </a:prstGeom>
                          <a:noFill/>
                          <a:ln>
                            <a:noFill/>
                          </a:ln>
                        </pic:spPr>
                      </pic:pic>
                    </a:graphicData>
                  </a:graphic>
                </wp:inline>
              </w:drawing>
            </w:r>
          </w:p>
        </w:tc>
      </w:tr>
      <w:tr w:rsidR="00D97FEA" w:rsidRPr="00A261C8" w14:paraId="77561CED" w14:textId="77777777" w:rsidTr="00E53164">
        <w:trPr>
          <w:trHeight w:val="260"/>
          <w:jc w:val="center"/>
        </w:trPr>
        <w:tc>
          <w:tcPr>
            <w:tcW w:w="2056" w:type="dxa"/>
          </w:tcPr>
          <w:p w14:paraId="62AEF161"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738" w:type="dxa"/>
          </w:tcPr>
          <w:p w14:paraId="6C6EF266" w14:textId="6ED86577" w:rsidR="00D97FEA" w:rsidRPr="00A261C8" w:rsidRDefault="00D97FEA" w:rsidP="00A85C40">
            <w:pPr>
              <w:spacing w:line="276" w:lineRule="auto"/>
              <w:jc w:val="both"/>
              <w:rPr>
                <w:rFonts w:ascii="Arial" w:hAnsi="Arial" w:cs="Arial"/>
                <w:sz w:val="24"/>
                <w:szCs w:val="24"/>
              </w:rPr>
            </w:pPr>
            <w:r w:rsidRPr="00A261C8">
              <w:rPr>
                <w:rFonts w:ascii="Arial" w:eastAsia="Cambria" w:hAnsi="Arial" w:cs="Arial"/>
                <w:sz w:val="24"/>
                <w:szCs w:val="24"/>
              </w:rPr>
              <w:t>Tablero de ajedrez de madera y marfil, s. XV (Museo Nacional del Bargello, Florencia, Italia)</w:t>
            </w:r>
          </w:p>
        </w:tc>
      </w:tr>
    </w:tbl>
    <w:p w14:paraId="596974E3" w14:textId="77777777" w:rsidR="00D97FEA" w:rsidRPr="00A261C8" w:rsidRDefault="00D97FEA" w:rsidP="00A85C40">
      <w:pPr>
        <w:spacing w:line="276" w:lineRule="auto"/>
        <w:jc w:val="both"/>
        <w:rPr>
          <w:rFonts w:ascii="Arial" w:hAnsi="Arial" w:cs="Arial"/>
          <w:sz w:val="24"/>
          <w:szCs w:val="24"/>
        </w:rPr>
      </w:pPr>
    </w:p>
    <w:p w14:paraId="6FAEB5BB" w14:textId="5467ECE8" w:rsidR="000405AF" w:rsidRPr="00A261C8" w:rsidRDefault="00D97FEA" w:rsidP="00A85C40">
      <w:pPr>
        <w:spacing w:line="276" w:lineRule="auto"/>
        <w:jc w:val="both"/>
        <w:rPr>
          <w:rFonts w:ascii="Arial" w:hAnsi="Arial" w:cs="Arial"/>
          <w:sz w:val="24"/>
          <w:szCs w:val="24"/>
        </w:rPr>
      </w:pPr>
      <w:del w:id="259" w:author="Eugenia Arce Londoño" w:date="2015-10-01T08:28:00Z">
        <w:r w:rsidRPr="00A261C8">
          <w:rPr>
            <w:rFonts w:ascii="Arial" w:hAnsi="Arial" w:cs="Arial"/>
            <w:sz w:val="24"/>
            <w:szCs w:val="24"/>
          </w:rPr>
          <w:delText>¡</w:delText>
        </w:r>
      </w:del>
      <w:ins w:id="260" w:author="Eugenia Arce Londoño" w:date="2015-10-01T08:28:00Z">
        <w:r w:rsidR="009D4F90">
          <w:rPr>
            <w:rFonts w:ascii="Arial" w:hAnsi="Arial" w:cs="Arial"/>
            <w:sz w:val="24"/>
            <w:szCs w:val="24"/>
          </w:rPr>
          <w:t>“</w:t>
        </w:r>
        <w:r w:rsidRPr="00A261C8">
          <w:rPr>
            <w:rFonts w:ascii="Arial" w:hAnsi="Arial" w:cs="Arial"/>
            <w:sz w:val="24"/>
            <w:szCs w:val="24"/>
          </w:rPr>
          <w:t>¡</w:t>
        </w:r>
      </w:ins>
      <w:r w:rsidRPr="00A261C8">
        <w:rPr>
          <w:rFonts w:ascii="Arial" w:hAnsi="Arial" w:cs="Arial"/>
          <w:b/>
          <w:sz w:val="24"/>
          <w:szCs w:val="24"/>
        </w:rPr>
        <w:t>Jaque mate</w:t>
      </w:r>
      <w:del w:id="261" w:author="Eugenia Arce Londoño" w:date="2015-10-01T08:28:00Z">
        <w:r w:rsidRPr="00A261C8">
          <w:rPr>
            <w:rFonts w:ascii="Arial" w:hAnsi="Arial" w:cs="Arial"/>
            <w:sz w:val="24"/>
            <w:szCs w:val="24"/>
          </w:rPr>
          <w:delText>! Es</w:delText>
        </w:r>
      </w:del>
      <w:ins w:id="262" w:author="Eugenia Arce Londoño" w:date="2015-10-01T08:28:00Z">
        <w:r w:rsidRPr="00A261C8">
          <w:rPr>
            <w:rFonts w:ascii="Arial" w:hAnsi="Arial" w:cs="Arial"/>
            <w:sz w:val="24"/>
            <w:szCs w:val="24"/>
          </w:rPr>
          <w:t>!</w:t>
        </w:r>
        <w:r w:rsidR="009D4F90">
          <w:rPr>
            <w:rFonts w:ascii="Arial" w:hAnsi="Arial" w:cs="Arial"/>
            <w:sz w:val="24"/>
            <w:szCs w:val="24"/>
          </w:rPr>
          <w:t>” e</w:t>
        </w:r>
        <w:r w:rsidRPr="00A261C8">
          <w:rPr>
            <w:rFonts w:ascii="Arial" w:hAnsi="Arial" w:cs="Arial"/>
            <w:sz w:val="24"/>
            <w:szCs w:val="24"/>
          </w:rPr>
          <w:t>s</w:t>
        </w:r>
      </w:ins>
      <w:r w:rsidRPr="00A261C8">
        <w:rPr>
          <w:rFonts w:ascii="Arial" w:hAnsi="Arial" w:cs="Arial"/>
          <w:sz w:val="24"/>
          <w:szCs w:val="24"/>
        </w:rPr>
        <w:t xml:space="preserve"> la expresión que condensa el </w:t>
      </w:r>
      <w:r w:rsidRPr="00A261C8">
        <w:rPr>
          <w:rFonts w:ascii="Arial" w:hAnsi="Arial" w:cs="Arial"/>
          <w:b/>
          <w:sz w:val="24"/>
          <w:szCs w:val="24"/>
        </w:rPr>
        <w:t>triunfo</w:t>
      </w:r>
      <w:r w:rsidRPr="00A261C8">
        <w:rPr>
          <w:rFonts w:ascii="Arial" w:hAnsi="Arial" w:cs="Arial"/>
          <w:sz w:val="24"/>
          <w:szCs w:val="24"/>
        </w:rPr>
        <w:t xml:space="preserve"> de quien, en la </w:t>
      </w:r>
      <w:r w:rsidRPr="00A261C8">
        <w:rPr>
          <w:rFonts w:ascii="Arial" w:hAnsi="Arial" w:cs="Arial"/>
          <w:b/>
          <w:sz w:val="24"/>
          <w:szCs w:val="24"/>
        </w:rPr>
        <w:t>partida</w:t>
      </w:r>
      <w:r w:rsidRPr="00A261C8">
        <w:rPr>
          <w:rFonts w:ascii="Arial" w:hAnsi="Arial" w:cs="Arial"/>
          <w:sz w:val="24"/>
          <w:szCs w:val="24"/>
        </w:rPr>
        <w:t xml:space="preserve"> de ajedrez, </w:t>
      </w:r>
      <w:r w:rsidRPr="00A261C8">
        <w:rPr>
          <w:rFonts w:ascii="Arial" w:hAnsi="Arial" w:cs="Arial"/>
          <w:b/>
          <w:sz w:val="24"/>
          <w:szCs w:val="24"/>
        </w:rPr>
        <w:t>mata</w:t>
      </w:r>
      <w:r w:rsidRPr="00A261C8">
        <w:rPr>
          <w:rFonts w:ascii="Arial" w:hAnsi="Arial" w:cs="Arial"/>
          <w:sz w:val="24"/>
          <w:szCs w:val="24"/>
        </w:rPr>
        <w:t xml:space="preserve"> al Rey, </w:t>
      </w:r>
      <w:ins w:id="263" w:author="Eugenia Arce Londoño" w:date="2015-10-01T08:28:00Z">
        <w:r w:rsidR="00284D24">
          <w:rPr>
            <w:rFonts w:ascii="Arial" w:hAnsi="Arial" w:cs="Arial"/>
            <w:sz w:val="24"/>
            <w:szCs w:val="24"/>
          </w:rPr>
          <w:t xml:space="preserve">o </w:t>
        </w:r>
      </w:ins>
      <w:r w:rsidRPr="00A261C8">
        <w:rPr>
          <w:rFonts w:ascii="Arial" w:hAnsi="Arial" w:cs="Arial"/>
          <w:sz w:val="24"/>
          <w:szCs w:val="24"/>
        </w:rPr>
        <w:t xml:space="preserve">lo </w:t>
      </w:r>
      <w:r w:rsidRPr="00A261C8">
        <w:rPr>
          <w:rFonts w:ascii="Arial" w:hAnsi="Arial" w:cs="Arial"/>
          <w:b/>
          <w:sz w:val="24"/>
          <w:szCs w:val="24"/>
        </w:rPr>
        <w:t>depone</w:t>
      </w:r>
      <w:r w:rsidRPr="00A261C8">
        <w:rPr>
          <w:rFonts w:ascii="Arial" w:hAnsi="Arial" w:cs="Arial"/>
          <w:sz w:val="24"/>
          <w:szCs w:val="24"/>
        </w:rPr>
        <w:t xml:space="preserve">. </w:t>
      </w:r>
      <w:del w:id="264" w:author="Eugenia Arce Londoño" w:date="2015-10-01T08:28:00Z">
        <w:r w:rsidRPr="00A261C8">
          <w:rPr>
            <w:rFonts w:ascii="Arial" w:hAnsi="Arial" w:cs="Arial"/>
            <w:sz w:val="24"/>
            <w:szCs w:val="24"/>
          </w:rPr>
          <w:delText>Vienen</w:delText>
        </w:r>
      </w:del>
      <w:ins w:id="265" w:author="Eugenia Arce Londoño" w:date="2015-10-01T08:28:00Z">
        <w:r w:rsidR="009D4F90">
          <w:rPr>
            <w:rFonts w:ascii="Arial" w:hAnsi="Arial" w:cs="Arial"/>
            <w:sz w:val="24"/>
            <w:szCs w:val="24"/>
          </w:rPr>
          <w:t>Al hablar del ajedrez, v</w:t>
        </w:r>
        <w:r w:rsidRPr="00A261C8">
          <w:rPr>
            <w:rFonts w:ascii="Arial" w:hAnsi="Arial" w:cs="Arial"/>
            <w:sz w:val="24"/>
            <w:szCs w:val="24"/>
          </w:rPr>
          <w:t>ienen</w:t>
        </w:r>
      </w:ins>
      <w:r w:rsidRPr="00A261C8">
        <w:rPr>
          <w:rFonts w:ascii="Arial" w:hAnsi="Arial" w:cs="Arial"/>
          <w:sz w:val="24"/>
          <w:szCs w:val="24"/>
        </w:rPr>
        <w:t xml:space="preserve"> a la mente las figuras con las que se </w:t>
      </w:r>
      <w:del w:id="266" w:author="Eugenia Arce Londoño" w:date="2015-10-01T08:28:00Z">
        <w:r w:rsidRPr="00A261C8">
          <w:rPr>
            <w:rFonts w:ascii="Arial" w:hAnsi="Arial" w:cs="Arial"/>
            <w:sz w:val="24"/>
            <w:szCs w:val="24"/>
          </w:rPr>
          <w:delText>juega</w:delText>
        </w:r>
      </w:del>
      <w:ins w:id="267" w:author="Eugenia Arce Londoño" w:date="2015-10-01T08:28:00Z">
        <w:r w:rsidR="009D4F90">
          <w:rPr>
            <w:rFonts w:ascii="Arial" w:hAnsi="Arial" w:cs="Arial"/>
            <w:sz w:val="24"/>
            <w:szCs w:val="24"/>
          </w:rPr>
          <w:t>desarolla</w:t>
        </w:r>
      </w:ins>
      <w:r w:rsidRPr="00A261C8">
        <w:rPr>
          <w:rFonts w:ascii="Arial" w:hAnsi="Arial" w:cs="Arial"/>
          <w:sz w:val="24"/>
          <w:szCs w:val="24"/>
        </w:rPr>
        <w:t xml:space="preserve"> ese juego: el rey, la reina, los alfiles, los caba</w:t>
      </w:r>
      <w:r w:rsidR="009D4F90">
        <w:rPr>
          <w:rFonts w:ascii="Arial" w:hAnsi="Arial" w:cs="Arial"/>
          <w:sz w:val="24"/>
          <w:szCs w:val="24"/>
        </w:rPr>
        <w:t xml:space="preserve">llos, las torres y los peones. </w:t>
      </w:r>
      <w:del w:id="268" w:author="Eugenia Arce Londoño" w:date="2015-10-01T08:28:00Z">
        <w:r w:rsidRPr="00A261C8">
          <w:rPr>
            <w:rFonts w:ascii="Arial" w:hAnsi="Arial" w:cs="Arial"/>
            <w:sz w:val="24"/>
            <w:szCs w:val="24"/>
          </w:rPr>
          <w:delText xml:space="preserve">El </w:delText>
        </w:r>
      </w:del>
      <w:ins w:id="269" w:author="Eugenia Arce Londoño" w:date="2015-10-01T08:28:00Z">
        <w:r w:rsidR="009D4F90">
          <w:rPr>
            <w:rFonts w:ascii="Arial" w:hAnsi="Arial" w:cs="Arial"/>
            <w:sz w:val="24"/>
            <w:szCs w:val="24"/>
          </w:rPr>
          <w:t>Así mismo, e</w:t>
        </w:r>
        <w:r w:rsidRPr="00A261C8">
          <w:rPr>
            <w:rFonts w:ascii="Arial" w:hAnsi="Arial" w:cs="Arial"/>
            <w:sz w:val="24"/>
            <w:szCs w:val="24"/>
          </w:rPr>
          <w:t xml:space="preserve">l </w:t>
        </w:r>
      </w:ins>
      <w:r w:rsidRPr="00A261C8">
        <w:rPr>
          <w:rFonts w:ascii="Arial" w:hAnsi="Arial" w:cs="Arial"/>
          <w:sz w:val="24"/>
          <w:szCs w:val="24"/>
        </w:rPr>
        <w:t xml:space="preserve">tablero en el que se colocan y </w:t>
      </w:r>
      <w:del w:id="270" w:author="Eugenia Arce Londoño" w:date="2015-10-01T08:28:00Z">
        <w:r w:rsidRPr="00A261C8">
          <w:rPr>
            <w:rFonts w:ascii="Arial" w:hAnsi="Arial" w:cs="Arial"/>
            <w:sz w:val="24"/>
            <w:szCs w:val="24"/>
          </w:rPr>
          <w:delText xml:space="preserve">en el cual </w:delText>
        </w:r>
      </w:del>
      <w:r w:rsidRPr="00A261C8">
        <w:rPr>
          <w:rFonts w:ascii="Arial" w:hAnsi="Arial" w:cs="Arial"/>
          <w:sz w:val="24"/>
          <w:szCs w:val="24"/>
        </w:rPr>
        <w:t xml:space="preserve">se </w:t>
      </w:r>
      <w:del w:id="271" w:author="Eugenia Arce Londoño" w:date="2015-10-01T08:28:00Z">
        <w:r w:rsidRPr="00A261C8">
          <w:rPr>
            <w:rFonts w:ascii="Arial" w:hAnsi="Arial" w:cs="Arial"/>
            <w:sz w:val="24"/>
            <w:szCs w:val="24"/>
          </w:rPr>
          <w:delText>disponen</w:delText>
        </w:r>
      </w:del>
      <w:ins w:id="272" w:author="Eugenia Arce Londoño" w:date="2015-10-01T08:28:00Z">
        <w:r w:rsidRPr="00A261C8">
          <w:rPr>
            <w:rFonts w:ascii="Arial" w:hAnsi="Arial" w:cs="Arial"/>
            <w:sz w:val="24"/>
            <w:szCs w:val="24"/>
          </w:rPr>
          <w:t>d</w:t>
        </w:r>
        <w:r w:rsidR="009D4F90">
          <w:rPr>
            <w:rFonts w:ascii="Arial" w:hAnsi="Arial" w:cs="Arial"/>
            <w:sz w:val="24"/>
            <w:szCs w:val="24"/>
          </w:rPr>
          <w:t>espliega</w:t>
        </w:r>
        <w:r w:rsidRPr="00A261C8">
          <w:rPr>
            <w:rFonts w:ascii="Arial" w:hAnsi="Arial" w:cs="Arial"/>
            <w:sz w:val="24"/>
            <w:szCs w:val="24"/>
          </w:rPr>
          <w:t>n</w:t>
        </w:r>
      </w:ins>
      <w:r w:rsidRPr="00A261C8">
        <w:rPr>
          <w:rFonts w:ascii="Arial" w:hAnsi="Arial" w:cs="Arial"/>
          <w:sz w:val="24"/>
          <w:szCs w:val="24"/>
        </w:rPr>
        <w:t xml:space="preserve"> las tácticas y los movimientos contra el adversario: desviar, atraer, destruir, blo</w:t>
      </w:r>
      <w:r w:rsidR="009D4F90">
        <w:rPr>
          <w:rFonts w:ascii="Arial" w:hAnsi="Arial" w:cs="Arial"/>
          <w:sz w:val="24"/>
          <w:szCs w:val="24"/>
        </w:rPr>
        <w:t xml:space="preserve">quear, interceptar y despejar. </w:t>
      </w:r>
      <w:del w:id="273" w:author="Eugenia Arce Londoño" w:date="2015-10-01T08:28:00Z">
        <w:r w:rsidRPr="00A261C8">
          <w:rPr>
            <w:rFonts w:ascii="Arial" w:hAnsi="Arial" w:cs="Arial"/>
            <w:sz w:val="24"/>
            <w:szCs w:val="24"/>
          </w:rPr>
          <w:delText>Movimientos</w:delText>
        </w:r>
      </w:del>
      <w:ins w:id="274" w:author="Eugenia Arce Londoño" w:date="2015-10-01T08:28:00Z">
        <w:r w:rsidR="009D4F90">
          <w:rPr>
            <w:rFonts w:ascii="Arial" w:hAnsi="Arial" w:cs="Arial"/>
            <w:sz w:val="24"/>
            <w:szCs w:val="24"/>
          </w:rPr>
          <w:t>Son m</w:t>
        </w:r>
        <w:r w:rsidRPr="00A261C8">
          <w:rPr>
            <w:rFonts w:ascii="Arial" w:hAnsi="Arial" w:cs="Arial"/>
            <w:sz w:val="24"/>
            <w:szCs w:val="24"/>
          </w:rPr>
          <w:t>ovimientos</w:t>
        </w:r>
      </w:ins>
      <w:r w:rsidRPr="00A261C8">
        <w:rPr>
          <w:rFonts w:ascii="Arial" w:hAnsi="Arial" w:cs="Arial"/>
          <w:sz w:val="24"/>
          <w:szCs w:val="24"/>
        </w:rPr>
        <w:t xml:space="preserve"> que poseen reglas para su realización y que ponen de presente</w:t>
      </w:r>
      <w:r w:rsidR="009D4F90">
        <w:rPr>
          <w:rFonts w:ascii="Arial" w:hAnsi="Arial" w:cs="Arial"/>
          <w:sz w:val="24"/>
          <w:szCs w:val="24"/>
        </w:rPr>
        <w:t xml:space="preserve"> la observación y la destreza. </w:t>
      </w:r>
      <w:del w:id="275" w:author="Eugenia Arce Londoño" w:date="2015-10-01T08:28:00Z">
        <w:r w:rsidRPr="00A261C8">
          <w:rPr>
            <w:rFonts w:ascii="Arial" w:hAnsi="Arial" w:cs="Arial"/>
            <w:sz w:val="24"/>
            <w:szCs w:val="24"/>
          </w:rPr>
          <w:delText>Juego</w:delText>
        </w:r>
      </w:del>
      <w:ins w:id="276" w:author="Eugenia Arce Londoño" w:date="2015-10-01T08:28:00Z">
        <w:r w:rsidR="009D4F90">
          <w:rPr>
            <w:rFonts w:ascii="Arial" w:hAnsi="Arial" w:cs="Arial"/>
            <w:sz w:val="24"/>
            <w:szCs w:val="24"/>
          </w:rPr>
          <w:t>Es un j</w:t>
        </w:r>
        <w:r w:rsidRPr="00A261C8">
          <w:rPr>
            <w:rFonts w:ascii="Arial" w:hAnsi="Arial" w:cs="Arial"/>
            <w:sz w:val="24"/>
            <w:szCs w:val="24"/>
          </w:rPr>
          <w:t>uego</w:t>
        </w:r>
      </w:ins>
      <w:r w:rsidRPr="00A261C8">
        <w:rPr>
          <w:rFonts w:ascii="Arial" w:hAnsi="Arial" w:cs="Arial"/>
          <w:sz w:val="24"/>
          <w:szCs w:val="24"/>
        </w:rPr>
        <w:t xml:space="preserve"> político, podemos decirlo, por excelencia… como</w:t>
      </w:r>
      <w:r w:rsidR="009D4F90">
        <w:rPr>
          <w:rFonts w:ascii="Arial" w:hAnsi="Arial" w:cs="Arial"/>
          <w:sz w:val="24"/>
          <w:szCs w:val="24"/>
        </w:rPr>
        <w:t xml:space="preserve"> los famosos juegos de guerra </w:t>
      </w:r>
      <w:del w:id="277" w:author="Eugenia Arce Londoño" w:date="2015-10-01T08:28:00Z">
        <w:r w:rsidRPr="00A261C8">
          <w:rPr>
            <w:rFonts w:ascii="Arial" w:hAnsi="Arial" w:cs="Arial"/>
            <w:sz w:val="24"/>
            <w:szCs w:val="24"/>
          </w:rPr>
          <w:delText>“Risk”</w:delText>
        </w:r>
      </w:del>
      <w:ins w:id="278" w:author="Eugenia Arce Londoño" w:date="2015-10-01T08:28:00Z">
        <w:r w:rsidR="009D4F90" w:rsidRPr="009D4F90">
          <w:rPr>
            <w:rFonts w:ascii="Arial" w:hAnsi="Arial" w:cs="Arial"/>
            <w:i/>
            <w:sz w:val="24"/>
            <w:szCs w:val="24"/>
          </w:rPr>
          <w:t>risk</w:t>
        </w:r>
      </w:ins>
      <w:r w:rsidR="009D4F90">
        <w:rPr>
          <w:rFonts w:ascii="Arial" w:hAnsi="Arial" w:cs="Arial"/>
          <w:sz w:val="24"/>
          <w:szCs w:val="24"/>
        </w:rPr>
        <w:t xml:space="preserve"> o </w:t>
      </w:r>
      <w:del w:id="279" w:author="Eugenia Arce Londoño" w:date="2015-10-01T08:28:00Z">
        <w:r w:rsidRPr="00A261C8">
          <w:rPr>
            <w:rFonts w:ascii="Arial" w:hAnsi="Arial" w:cs="Arial"/>
            <w:sz w:val="24"/>
            <w:szCs w:val="24"/>
          </w:rPr>
          <w:delText>“Batalla Naval”.</w:delText>
        </w:r>
      </w:del>
      <w:ins w:id="280" w:author="Eugenia Arce Londoño" w:date="2015-10-01T08:28:00Z">
        <w:r w:rsidR="009D4F90">
          <w:rPr>
            <w:rFonts w:ascii="Arial" w:hAnsi="Arial" w:cs="Arial"/>
            <w:sz w:val="24"/>
            <w:szCs w:val="24"/>
          </w:rPr>
          <w:t>batalla naval</w:t>
        </w:r>
        <w:r w:rsidRPr="00A261C8">
          <w:rPr>
            <w:rFonts w:ascii="Arial" w:hAnsi="Arial" w:cs="Arial"/>
            <w:sz w:val="24"/>
            <w:szCs w:val="24"/>
          </w:rPr>
          <w:t>.</w:t>
        </w:r>
      </w:ins>
    </w:p>
    <w:p w14:paraId="5F72C623" w14:textId="77777777" w:rsidR="00D97FEA" w:rsidRPr="00A261C8" w:rsidRDefault="00D97FEA" w:rsidP="00A85C40">
      <w:pPr>
        <w:spacing w:line="276" w:lineRule="auto"/>
        <w:jc w:val="both"/>
        <w:rPr>
          <w:rFonts w:ascii="Arial" w:hAnsi="Arial" w:cs="Arial"/>
          <w:sz w:val="24"/>
          <w:szCs w:val="24"/>
        </w:rPr>
      </w:pPr>
    </w:p>
    <w:p w14:paraId="22AE4605" w14:textId="77777777" w:rsidR="00D97FEA" w:rsidRPr="00A261C8" w:rsidRDefault="00D97FEA" w:rsidP="00A85C40">
      <w:pPr>
        <w:spacing w:line="276" w:lineRule="auto"/>
        <w:jc w:val="both"/>
        <w:rPr>
          <w:del w:id="281" w:author="Eugenia Arce Londoño" w:date="2015-10-01T08:28:00Z"/>
          <w:rFonts w:ascii="Arial" w:hAnsi="Arial" w:cs="Arial"/>
          <w:sz w:val="24"/>
          <w:szCs w:val="24"/>
        </w:rPr>
      </w:pPr>
      <w:del w:id="282" w:author="Eugenia Arce Londoño" w:date="2015-10-01T08:28:00Z">
        <w:r w:rsidRPr="00A261C8">
          <w:rPr>
            <w:rFonts w:ascii="Arial" w:hAnsi="Arial" w:cs="Arial"/>
            <w:sz w:val="24"/>
            <w:szCs w:val="24"/>
          </w:rPr>
          <w:delText>Claro que</w:delText>
        </w:r>
      </w:del>
      <w:ins w:id="283" w:author="Eugenia Arce Londoño" w:date="2015-10-01T08:28:00Z">
        <w:r w:rsidR="009D4F90">
          <w:rPr>
            <w:rFonts w:ascii="Arial" w:hAnsi="Arial" w:cs="Arial"/>
            <w:sz w:val="24"/>
            <w:szCs w:val="24"/>
          </w:rPr>
          <w:t>Cuando nos referimos al Medioevo,</w:t>
        </w:r>
      </w:ins>
      <w:r w:rsidR="009D4F90">
        <w:rPr>
          <w:rFonts w:ascii="Arial" w:hAnsi="Arial" w:cs="Arial"/>
          <w:sz w:val="24"/>
          <w:szCs w:val="24"/>
        </w:rPr>
        <w:t xml:space="preserve"> </w:t>
      </w:r>
      <w:r w:rsidRPr="00A261C8">
        <w:rPr>
          <w:rFonts w:ascii="Arial" w:hAnsi="Arial" w:cs="Arial"/>
          <w:sz w:val="24"/>
          <w:szCs w:val="24"/>
        </w:rPr>
        <w:t>hay muchas imág</w:t>
      </w:r>
      <w:r w:rsidR="009D4F90">
        <w:rPr>
          <w:rFonts w:ascii="Arial" w:hAnsi="Arial" w:cs="Arial"/>
          <w:sz w:val="24"/>
          <w:szCs w:val="24"/>
        </w:rPr>
        <w:t>enes de este periodo histórico:</w:t>
      </w:r>
    </w:p>
    <w:p w14:paraId="12C0E0B2" w14:textId="77777777" w:rsidR="00D97FEA" w:rsidRPr="00A261C8" w:rsidRDefault="00D97FEA" w:rsidP="00A85C40">
      <w:pPr>
        <w:spacing w:line="276" w:lineRule="auto"/>
        <w:jc w:val="both"/>
        <w:rPr>
          <w:del w:id="284" w:author="Eugenia Arce Londoño" w:date="2015-10-01T08:28:00Z"/>
          <w:rFonts w:ascii="Arial" w:hAnsi="Arial" w:cs="Arial"/>
          <w:sz w:val="24"/>
          <w:szCs w:val="24"/>
        </w:rPr>
      </w:pPr>
    </w:p>
    <w:p w14:paraId="6E9167D5" w14:textId="6CF0362F" w:rsidR="00D97FEA" w:rsidRPr="009D4F90" w:rsidRDefault="00D97FEA">
      <w:pPr>
        <w:spacing w:line="276" w:lineRule="auto"/>
        <w:jc w:val="both"/>
        <w:rPr>
          <w:rFonts w:ascii="Arial" w:hAnsi="Arial" w:cs="Arial"/>
          <w:sz w:val="24"/>
          <w:szCs w:val="24"/>
        </w:rPr>
        <w:pPrChange w:id="285" w:author="Eugenia Arce Londoño" w:date="2015-10-01T08:28:00Z">
          <w:pPr>
            <w:pStyle w:val="Prrafodelista"/>
            <w:spacing w:line="276" w:lineRule="auto"/>
            <w:jc w:val="both"/>
          </w:pPr>
        </w:pPrChange>
      </w:pPr>
      <w:del w:id="286" w:author="Eugenia Arce Londoño" w:date="2015-10-01T08:28:00Z">
        <w:r w:rsidRPr="00A261C8">
          <w:rPr>
            <w:rFonts w:ascii="Arial" w:hAnsi="Arial" w:cs="Arial"/>
            <w:b/>
            <w:sz w:val="24"/>
            <w:szCs w:val="24"/>
          </w:rPr>
          <w:delText>Reyes</w:delText>
        </w:r>
      </w:del>
      <w:ins w:id="287" w:author="Eugenia Arce Londoño" w:date="2015-10-01T08:28:00Z">
        <w:r w:rsidR="009D4F90">
          <w:rPr>
            <w:rFonts w:ascii="Arial" w:hAnsi="Arial" w:cs="Arial"/>
            <w:sz w:val="24"/>
            <w:szCs w:val="24"/>
          </w:rPr>
          <w:t xml:space="preserve"> </w:t>
        </w:r>
        <w:r w:rsidR="009D4F90" w:rsidRPr="009D4F90">
          <w:rPr>
            <w:rFonts w:ascii="Arial" w:hAnsi="Arial" w:cs="Arial"/>
            <w:b/>
            <w:sz w:val="24"/>
            <w:szCs w:val="24"/>
          </w:rPr>
          <w:t>r</w:t>
        </w:r>
        <w:r w:rsidRPr="009D4F90">
          <w:rPr>
            <w:rFonts w:ascii="Arial" w:hAnsi="Arial" w:cs="Arial"/>
            <w:b/>
            <w:sz w:val="24"/>
            <w:szCs w:val="24"/>
          </w:rPr>
          <w:t>eyes</w:t>
        </w:r>
      </w:ins>
      <w:r w:rsidRPr="009D4F90">
        <w:rPr>
          <w:rFonts w:ascii="Arial" w:hAnsi="Arial" w:cs="Arial"/>
          <w:sz w:val="24"/>
          <w:szCs w:val="24"/>
        </w:rPr>
        <w:t xml:space="preserve"> y </w:t>
      </w:r>
      <w:r w:rsidRPr="009D4F90">
        <w:rPr>
          <w:rFonts w:ascii="Arial" w:hAnsi="Arial" w:cs="Arial"/>
          <w:b/>
          <w:sz w:val="24"/>
          <w:szCs w:val="24"/>
        </w:rPr>
        <w:t>caballeros</w:t>
      </w:r>
      <w:r w:rsidR="009D4F90">
        <w:rPr>
          <w:rFonts w:ascii="Arial" w:hAnsi="Arial" w:cs="Arial"/>
          <w:sz w:val="24"/>
          <w:szCs w:val="24"/>
        </w:rPr>
        <w:t xml:space="preserve"> discutiendo</w:t>
      </w:r>
      <w:del w:id="288" w:author="Eugenia Arce Londoño" w:date="2015-10-01T08:28:00Z">
        <w:r w:rsidRPr="00A261C8">
          <w:rPr>
            <w:rFonts w:ascii="Arial" w:hAnsi="Arial" w:cs="Arial"/>
            <w:sz w:val="24"/>
            <w:szCs w:val="24"/>
          </w:rPr>
          <w:delText>,</w:delText>
        </w:r>
      </w:del>
      <w:ins w:id="289"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campesinos</w:t>
      </w:r>
      <w:r w:rsidRPr="009D4F90">
        <w:rPr>
          <w:rFonts w:ascii="Arial" w:hAnsi="Arial" w:cs="Arial"/>
          <w:sz w:val="24"/>
          <w:szCs w:val="24"/>
        </w:rPr>
        <w:t xml:space="preserve"> r</w:t>
      </w:r>
      <w:r w:rsidR="009D4F90">
        <w:rPr>
          <w:rFonts w:ascii="Arial" w:hAnsi="Arial" w:cs="Arial"/>
          <w:sz w:val="24"/>
          <w:szCs w:val="24"/>
        </w:rPr>
        <w:t>ecorriendo los caminos europeos</w:t>
      </w:r>
      <w:del w:id="290" w:author="Eugenia Arce Londoño" w:date="2015-10-01T08:28:00Z">
        <w:r w:rsidRPr="00A261C8">
          <w:rPr>
            <w:rFonts w:ascii="Arial" w:hAnsi="Arial" w:cs="Arial"/>
            <w:sz w:val="24"/>
            <w:szCs w:val="24"/>
          </w:rPr>
          <w:delText>,</w:delText>
        </w:r>
      </w:del>
      <w:ins w:id="291" w:author="Eugenia Arce Londoño" w:date="2015-10-01T08:28:00Z">
        <w:r w:rsidR="009D4F90">
          <w:rPr>
            <w:rFonts w:ascii="Arial" w:hAnsi="Arial" w:cs="Arial"/>
            <w:sz w:val="24"/>
            <w:szCs w:val="24"/>
          </w:rPr>
          <w:t>;</w:t>
        </w:r>
      </w:ins>
      <w:r w:rsidRPr="009D4F90">
        <w:rPr>
          <w:rFonts w:ascii="Arial" w:hAnsi="Arial" w:cs="Arial"/>
          <w:sz w:val="24"/>
          <w:szCs w:val="24"/>
        </w:rPr>
        <w:t xml:space="preserve"> grandes </w:t>
      </w:r>
      <w:r w:rsidRPr="009D4F90">
        <w:rPr>
          <w:rFonts w:ascii="Arial" w:hAnsi="Arial" w:cs="Arial"/>
          <w:b/>
          <w:sz w:val="24"/>
          <w:szCs w:val="24"/>
        </w:rPr>
        <w:t>monasterios</w:t>
      </w:r>
      <w:r w:rsidRPr="009D4F90">
        <w:rPr>
          <w:rFonts w:ascii="Arial" w:hAnsi="Arial" w:cs="Arial"/>
          <w:sz w:val="24"/>
          <w:szCs w:val="24"/>
        </w:rPr>
        <w:t xml:space="preserve"> elevados sobre colinas</w:t>
      </w:r>
      <w:del w:id="292" w:author="Eugenia Arce Londoño" w:date="2015-10-01T08:28:00Z">
        <w:r w:rsidRPr="00A261C8">
          <w:rPr>
            <w:rFonts w:ascii="Arial" w:hAnsi="Arial" w:cs="Arial"/>
            <w:sz w:val="24"/>
            <w:szCs w:val="24"/>
          </w:rPr>
          <w:delText>,</w:delText>
        </w:r>
      </w:del>
      <w:ins w:id="293"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monjes</w:t>
      </w:r>
      <w:r w:rsidRPr="009D4F90">
        <w:rPr>
          <w:rFonts w:ascii="Arial" w:hAnsi="Arial" w:cs="Arial"/>
          <w:sz w:val="24"/>
          <w:szCs w:val="24"/>
        </w:rPr>
        <w:t xml:space="preserve"> trascribiendo los santos evangelios al latín</w:t>
      </w:r>
      <w:del w:id="294" w:author="Eugenia Arce Londoño" w:date="2015-10-01T08:28:00Z">
        <w:r w:rsidRPr="00A261C8">
          <w:rPr>
            <w:rFonts w:ascii="Arial" w:hAnsi="Arial" w:cs="Arial"/>
            <w:sz w:val="24"/>
            <w:szCs w:val="24"/>
          </w:rPr>
          <w:delText>,</w:delText>
        </w:r>
      </w:del>
      <w:ins w:id="295"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catedrales</w:t>
      </w:r>
      <w:r w:rsidRPr="009D4F90">
        <w:rPr>
          <w:rFonts w:ascii="Arial" w:hAnsi="Arial" w:cs="Arial"/>
          <w:sz w:val="24"/>
          <w:szCs w:val="24"/>
        </w:rPr>
        <w:t xml:space="preserve"> y </w:t>
      </w:r>
      <w:r w:rsidRPr="009D4F90">
        <w:rPr>
          <w:rFonts w:ascii="Arial" w:hAnsi="Arial" w:cs="Arial"/>
          <w:b/>
          <w:sz w:val="24"/>
          <w:szCs w:val="24"/>
        </w:rPr>
        <w:t>castillos</w:t>
      </w:r>
      <w:r w:rsidRPr="009D4F90">
        <w:rPr>
          <w:rFonts w:ascii="Arial" w:hAnsi="Arial" w:cs="Arial"/>
          <w:sz w:val="24"/>
          <w:szCs w:val="24"/>
        </w:rPr>
        <w:t xml:space="preserve"> magníficos y fortificados</w:t>
      </w:r>
      <w:del w:id="296" w:author="Eugenia Arce Londoño" w:date="2015-10-01T08:28:00Z">
        <w:r w:rsidRPr="00A261C8">
          <w:rPr>
            <w:rFonts w:ascii="Arial" w:hAnsi="Arial" w:cs="Arial"/>
            <w:sz w:val="24"/>
            <w:szCs w:val="24"/>
          </w:rPr>
          <w:delText>,</w:delText>
        </w:r>
      </w:del>
      <w:ins w:id="297"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reliquias</w:t>
      </w:r>
      <w:r w:rsidRPr="009D4F90">
        <w:rPr>
          <w:rFonts w:ascii="Arial" w:hAnsi="Arial" w:cs="Arial"/>
          <w:sz w:val="24"/>
          <w:szCs w:val="24"/>
        </w:rPr>
        <w:t xml:space="preserve"> de santos y santas</w:t>
      </w:r>
      <w:del w:id="298" w:author="Eugenia Arce Londoño" w:date="2015-10-01T08:28:00Z">
        <w:r w:rsidRPr="00A261C8">
          <w:rPr>
            <w:rFonts w:ascii="Arial" w:hAnsi="Arial" w:cs="Arial"/>
            <w:sz w:val="24"/>
            <w:szCs w:val="24"/>
          </w:rPr>
          <w:delText>,</w:delText>
        </w:r>
      </w:del>
      <w:ins w:id="299" w:author="Eugenia Arce Londoño" w:date="2015-10-01T08:28:00Z">
        <w:r w:rsidR="009D4F90">
          <w:rPr>
            <w:rFonts w:ascii="Arial" w:hAnsi="Arial" w:cs="Arial"/>
            <w:sz w:val="24"/>
            <w:szCs w:val="24"/>
          </w:rPr>
          <w:t>;</w:t>
        </w:r>
      </w:ins>
      <w:r w:rsidRPr="009D4F90">
        <w:rPr>
          <w:rFonts w:ascii="Arial" w:hAnsi="Arial" w:cs="Arial"/>
          <w:sz w:val="24"/>
          <w:szCs w:val="24"/>
        </w:rPr>
        <w:t xml:space="preserve"> el </w:t>
      </w:r>
      <w:r w:rsidRPr="009D4F90">
        <w:rPr>
          <w:rFonts w:ascii="Arial" w:hAnsi="Arial" w:cs="Arial"/>
          <w:b/>
          <w:sz w:val="24"/>
          <w:szCs w:val="24"/>
        </w:rPr>
        <w:t>Papa</w:t>
      </w:r>
      <w:r w:rsidRPr="009D4F90">
        <w:rPr>
          <w:rFonts w:ascii="Arial" w:hAnsi="Arial" w:cs="Arial"/>
          <w:sz w:val="24"/>
          <w:szCs w:val="24"/>
        </w:rPr>
        <w:t xml:space="preserve"> y sus </w:t>
      </w:r>
      <w:r w:rsidRPr="009D4F90">
        <w:rPr>
          <w:rFonts w:ascii="Arial" w:hAnsi="Arial" w:cs="Arial"/>
          <w:b/>
          <w:sz w:val="24"/>
          <w:szCs w:val="24"/>
        </w:rPr>
        <w:t>cardenales</w:t>
      </w:r>
      <w:r w:rsidRPr="009D4F90">
        <w:rPr>
          <w:rFonts w:ascii="Arial" w:hAnsi="Arial" w:cs="Arial"/>
          <w:sz w:val="24"/>
          <w:szCs w:val="24"/>
        </w:rPr>
        <w:t xml:space="preserve"> desfilando en Roma</w:t>
      </w:r>
      <w:del w:id="300" w:author="Eugenia Arce Londoño" w:date="2015-10-01T08:28:00Z">
        <w:r w:rsidRPr="00A261C8">
          <w:rPr>
            <w:rFonts w:ascii="Arial" w:hAnsi="Arial" w:cs="Arial"/>
            <w:sz w:val="24"/>
            <w:szCs w:val="24"/>
          </w:rPr>
          <w:delText>,</w:delText>
        </w:r>
      </w:del>
      <w:ins w:id="301"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herejes</w:t>
      </w:r>
      <w:r w:rsidRPr="009D4F90">
        <w:rPr>
          <w:rFonts w:ascii="Arial" w:hAnsi="Arial" w:cs="Arial"/>
          <w:sz w:val="24"/>
          <w:szCs w:val="24"/>
        </w:rPr>
        <w:t xml:space="preserve"> quemados en hogueras o degollados</w:t>
      </w:r>
      <w:del w:id="302" w:author="Eugenia Arce Londoño" w:date="2015-10-01T08:28:00Z">
        <w:r w:rsidRPr="00A261C8">
          <w:rPr>
            <w:rFonts w:ascii="Arial" w:hAnsi="Arial" w:cs="Arial"/>
            <w:sz w:val="24"/>
            <w:szCs w:val="24"/>
          </w:rPr>
          <w:delText>,</w:delText>
        </w:r>
      </w:del>
      <w:ins w:id="303"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enfermos</w:t>
      </w:r>
      <w:r w:rsidRPr="009D4F90">
        <w:rPr>
          <w:rFonts w:ascii="Arial" w:hAnsi="Arial" w:cs="Arial"/>
          <w:sz w:val="24"/>
          <w:szCs w:val="24"/>
        </w:rPr>
        <w:t xml:space="preserve"> de peste negra</w:t>
      </w:r>
      <w:del w:id="304" w:author="Eugenia Arce Londoño" w:date="2015-10-01T08:28:00Z">
        <w:r w:rsidRPr="00A261C8">
          <w:rPr>
            <w:rFonts w:ascii="Arial" w:hAnsi="Arial" w:cs="Arial"/>
            <w:sz w:val="24"/>
            <w:szCs w:val="24"/>
          </w:rPr>
          <w:delText>,</w:delText>
        </w:r>
      </w:del>
      <w:ins w:id="305" w:author="Eugenia Arce Londoño" w:date="2015-10-01T08:28:00Z">
        <w:r w:rsidR="009D4F90">
          <w:rPr>
            <w:rFonts w:ascii="Arial" w:hAnsi="Arial" w:cs="Arial"/>
            <w:sz w:val="24"/>
            <w:szCs w:val="24"/>
          </w:rPr>
          <w:t>;</w:t>
        </w:r>
      </w:ins>
      <w:r w:rsidRPr="009D4F90">
        <w:rPr>
          <w:rFonts w:ascii="Arial" w:hAnsi="Arial" w:cs="Arial"/>
          <w:sz w:val="24"/>
          <w:szCs w:val="24"/>
        </w:rPr>
        <w:t xml:space="preserve"> leyendas sobre </w:t>
      </w:r>
      <w:r w:rsidRPr="009D4F90">
        <w:rPr>
          <w:rFonts w:ascii="Arial" w:hAnsi="Arial" w:cs="Arial"/>
          <w:b/>
          <w:sz w:val="24"/>
          <w:szCs w:val="24"/>
        </w:rPr>
        <w:t>caminantes errantes</w:t>
      </w:r>
      <w:del w:id="306" w:author="Eugenia Arce Londoño" w:date="2015-10-01T08:28:00Z">
        <w:r w:rsidRPr="00A261C8">
          <w:rPr>
            <w:rFonts w:ascii="Arial" w:hAnsi="Arial" w:cs="Arial"/>
            <w:sz w:val="24"/>
            <w:szCs w:val="24"/>
          </w:rPr>
          <w:delText>,</w:delText>
        </w:r>
      </w:del>
      <w:ins w:id="307"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guerras</w:t>
      </w:r>
      <w:r w:rsidRPr="009D4F90">
        <w:rPr>
          <w:rFonts w:ascii="Arial" w:hAnsi="Arial" w:cs="Arial"/>
          <w:sz w:val="24"/>
          <w:szCs w:val="24"/>
        </w:rPr>
        <w:t xml:space="preserve"> entre reinos</w:t>
      </w:r>
      <w:del w:id="308" w:author="Eugenia Arce Londoño" w:date="2015-10-01T08:28:00Z">
        <w:r w:rsidRPr="00A261C8">
          <w:rPr>
            <w:rFonts w:ascii="Arial" w:hAnsi="Arial" w:cs="Arial"/>
            <w:sz w:val="24"/>
            <w:szCs w:val="24"/>
          </w:rPr>
          <w:delText>,</w:delText>
        </w:r>
      </w:del>
      <w:ins w:id="309"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musulmanes</w:t>
      </w:r>
      <w:r w:rsidRPr="009D4F90">
        <w:rPr>
          <w:rFonts w:ascii="Arial" w:hAnsi="Arial" w:cs="Arial"/>
          <w:sz w:val="24"/>
          <w:szCs w:val="24"/>
        </w:rPr>
        <w:t xml:space="preserve"> blandiendo sus espadas</w:t>
      </w:r>
      <w:del w:id="310" w:author="Eugenia Arce Londoño" w:date="2015-10-01T08:28:00Z">
        <w:r w:rsidRPr="00A261C8">
          <w:rPr>
            <w:rFonts w:ascii="Arial" w:hAnsi="Arial" w:cs="Arial"/>
            <w:sz w:val="24"/>
            <w:szCs w:val="24"/>
          </w:rPr>
          <w:delText>,</w:delText>
        </w:r>
      </w:del>
      <w:ins w:id="311"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mezquitas</w:t>
      </w:r>
      <w:r w:rsidRPr="009D4F90">
        <w:rPr>
          <w:rFonts w:ascii="Arial" w:hAnsi="Arial" w:cs="Arial"/>
          <w:sz w:val="24"/>
          <w:szCs w:val="24"/>
        </w:rPr>
        <w:t xml:space="preserve"> magnificas</w:t>
      </w:r>
      <w:del w:id="312" w:author="Eugenia Arce Londoño" w:date="2015-10-01T08:28:00Z">
        <w:r w:rsidRPr="00A261C8">
          <w:rPr>
            <w:rFonts w:ascii="Arial" w:hAnsi="Arial" w:cs="Arial"/>
            <w:sz w:val="24"/>
            <w:szCs w:val="24"/>
          </w:rPr>
          <w:delText>,</w:delText>
        </w:r>
      </w:del>
      <w:ins w:id="313" w:author="Eugenia Arce Londoño" w:date="2015-10-01T08:28:00Z">
        <w:r w:rsidR="009D4F90">
          <w:rPr>
            <w:rFonts w:ascii="Arial" w:hAnsi="Arial" w:cs="Arial"/>
            <w:sz w:val="24"/>
            <w:szCs w:val="24"/>
          </w:rPr>
          <w:t>;</w:t>
        </w:r>
      </w:ins>
      <w:r w:rsidRPr="009D4F90">
        <w:rPr>
          <w:rFonts w:ascii="Arial" w:hAnsi="Arial" w:cs="Arial"/>
          <w:sz w:val="24"/>
          <w:szCs w:val="24"/>
        </w:rPr>
        <w:t xml:space="preserve"> mujeres </w:t>
      </w:r>
      <w:r w:rsidRPr="009D4F90">
        <w:rPr>
          <w:rFonts w:ascii="Arial" w:hAnsi="Arial" w:cs="Arial"/>
          <w:b/>
          <w:sz w:val="24"/>
          <w:szCs w:val="24"/>
        </w:rPr>
        <w:t>místicas</w:t>
      </w:r>
      <w:r w:rsidRPr="009D4F90">
        <w:rPr>
          <w:rFonts w:ascii="Arial" w:hAnsi="Arial" w:cs="Arial"/>
          <w:sz w:val="24"/>
          <w:szCs w:val="24"/>
        </w:rPr>
        <w:t xml:space="preserve"> escribiendo libros sobre sus visiones</w:t>
      </w:r>
      <w:del w:id="314" w:author="Eugenia Arce Londoño" w:date="2015-10-01T08:28:00Z">
        <w:r w:rsidRPr="00A261C8">
          <w:rPr>
            <w:rFonts w:ascii="Arial" w:hAnsi="Arial" w:cs="Arial"/>
            <w:sz w:val="24"/>
            <w:szCs w:val="24"/>
          </w:rPr>
          <w:delText>,</w:delText>
        </w:r>
      </w:del>
      <w:ins w:id="315"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predicadores</w:t>
      </w:r>
      <w:r w:rsidRPr="009D4F90">
        <w:rPr>
          <w:rFonts w:ascii="Arial" w:hAnsi="Arial" w:cs="Arial"/>
          <w:sz w:val="24"/>
          <w:szCs w:val="24"/>
        </w:rPr>
        <w:t xml:space="preserve"> errantes clamando por el fin del mundo con discursos apocalípticos</w:t>
      </w:r>
      <w:del w:id="316" w:author="Eugenia Arce Londoño" w:date="2015-10-01T08:28:00Z">
        <w:r w:rsidRPr="00A261C8">
          <w:rPr>
            <w:rFonts w:ascii="Arial" w:hAnsi="Arial" w:cs="Arial"/>
            <w:sz w:val="24"/>
            <w:szCs w:val="24"/>
          </w:rPr>
          <w:delText>,</w:delText>
        </w:r>
      </w:del>
      <w:ins w:id="317" w:author="Eugenia Arce Londoño" w:date="2015-10-01T08:28:00Z">
        <w:r w:rsidR="009D4F90">
          <w:rPr>
            <w:rFonts w:ascii="Arial" w:hAnsi="Arial" w:cs="Arial"/>
            <w:sz w:val="24"/>
            <w:szCs w:val="24"/>
          </w:rPr>
          <w:t>;</w:t>
        </w:r>
      </w:ins>
      <w:r w:rsidRPr="009D4F90">
        <w:rPr>
          <w:rFonts w:ascii="Arial" w:hAnsi="Arial" w:cs="Arial"/>
          <w:sz w:val="24"/>
          <w:szCs w:val="24"/>
        </w:rPr>
        <w:t xml:space="preserve"> vitrales con la imagen de </w:t>
      </w:r>
      <w:r w:rsidR="009D4F90">
        <w:rPr>
          <w:rFonts w:ascii="Arial" w:hAnsi="Arial" w:cs="Arial"/>
          <w:b/>
          <w:sz w:val="24"/>
          <w:szCs w:val="24"/>
        </w:rPr>
        <w:t xml:space="preserve">Jesucristo </w:t>
      </w:r>
      <w:del w:id="318" w:author="Eugenia Arce Londoño" w:date="2015-10-01T08:28:00Z">
        <w:r w:rsidRPr="00A261C8">
          <w:rPr>
            <w:rFonts w:ascii="Arial" w:hAnsi="Arial" w:cs="Arial"/>
            <w:b/>
            <w:sz w:val="24"/>
            <w:szCs w:val="24"/>
          </w:rPr>
          <w:delText>Rey</w:delText>
        </w:r>
        <w:r w:rsidRPr="00A261C8">
          <w:rPr>
            <w:rFonts w:ascii="Arial" w:hAnsi="Arial" w:cs="Arial"/>
            <w:sz w:val="24"/>
            <w:szCs w:val="24"/>
          </w:rPr>
          <w:delText>,</w:delText>
        </w:r>
      </w:del>
      <w:ins w:id="319" w:author="Eugenia Arce Londoño" w:date="2015-10-01T08:28:00Z">
        <w:r w:rsidR="009D4F90">
          <w:rPr>
            <w:rFonts w:ascii="Arial" w:hAnsi="Arial" w:cs="Arial"/>
            <w:b/>
            <w:sz w:val="24"/>
            <w:szCs w:val="24"/>
          </w:rPr>
          <w:t>r</w:t>
        </w:r>
        <w:r w:rsidRPr="009D4F90">
          <w:rPr>
            <w:rFonts w:ascii="Arial" w:hAnsi="Arial" w:cs="Arial"/>
            <w:b/>
            <w:sz w:val="24"/>
            <w:szCs w:val="24"/>
          </w:rPr>
          <w:t>ey</w:t>
        </w:r>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procesiones</w:t>
      </w:r>
      <w:r w:rsidRPr="009D4F90">
        <w:rPr>
          <w:rFonts w:ascii="Arial" w:hAnsi="Arial" w:cs="Arial"/>
          <w:sz w:val="24"/>
          <w:szCs w:val="24"/>
        </w:rPr>
        <w:t xml:space="preserve"> religiosas</w:t>
      </w:r>
      <w:del w:id="320" w:author="Eugenia Arce Londoño" w:date="2015-10-01T08:28:00Z">
        <w:r w:rsidRPr="00A261C8">
          <w:rPr>
            <w:rFonts w:ascii="Arial" w:hAnsi="Arial" w:cs="Arial"/>
            <w:sz w:val="24"/>
            <w:szCs w:val="24"/>
          </w:rPr>
          <w:delText>,</w:delText>
        </w:r>
      </w:del>
      <w:ins w:id="321" w:author="Eugenia Arce Londoño" w:date="2015-10-01T08:28:00Z">
        <w:r w:rsidR="009D4F90">
          <w:rPr>
            <w:rFonts w:ascii="Arial" w:hAnsi="Arial" w:cs="Arial"/>
            <w:sz w:val="24"/>
            <w:szCs w:val="24"/>
          </w:rPr>
          <w:t>;</w:t>
        </w:r>
      </w:ins>
      <w:r w:rsidRPr="009D4F90">
        <w:rPr>
          <w:rFonts w:ascii="Arial" w:hAnsi="Arial" w:cs="Arial"/>
          <w:sz w:val="24"/>
          <w:szCs w:val="24"/>
        </w:rPr>
        <w:t xml:space="preserve"> libros de </w:t>
      </w:r>
      <w:r w:rsidRPr="009D4F90">
        <w:rPr>
          <w:rFonts w:ascii="Arial" w:hAnsi="Arial" w:cs="Arial"/>
          <w:b/>
          <w:sz w:val="24"/>
          <w:szCs w:val="24"/>
        </w:rPr>
        <w:t>caballería</w:t>
      </w:r>
      <w:del w:id="322" w:author="Eugenia Arce Londoño" w:date="2015-10-01T08:28:00Z">
        <w:r w:rsidRPr="00A261C8">
          <w:rPr>
            <w:rFonts w:ascii="Arial" w:hAnsi="Arial" w:cs="Arial"/>
            <w:sz w:val="24"/>
            <w:szCs w:val="24"/>
          </w:rPr>
          <w:delText>,</w:delText>
        </w:r>
      </w:del>
      <w:ins w:id="323"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sagas</w:t>
      </w:r>
      <w:r w:rsidRPr="009D4F90">
        <w:rPr>
          <w:rFonts w:ascii="Arial" w:hAnsi="Arial" w:cs="Arial"/>
          <w:sz w:val="24"/>
          <w:szCs w:val="24"/>
        </w:rPr>
        <w:t xml:space="preserve"> </w:t>
      </w:r>
      <w:r w:rsidRPr="009D4F90">
        <w:rPr>
          <w:rFonts w:ascii="Arial" w:hAnsi="Arial" w:cs="Arial"/>
          <w:sz w:val="24"/>
          <w:szCs w:val="24"/>
        </w:rPr>
        <w:lastRenderedPageBreak/>
        <w:t>familiares con veneno y traiciones</w:t>
      </w:r>
      <w:del w:id="324" w:author="Eugenia Arce Londoño" w:date="2015-10-01T08:28:00Z">
        <w:r w:rsidRPr="00A261C8">
          <w:rPr>
            <w:rFonts w:ascii="Arial" w:hAnsi="Arial" w:cs="Arial"/>
            <w:sz w:val="24"/>
            <w:szCs w:val="24"/>
          </w:rPr>
          <w:delText>,</w:delText>
        </w:r>
      </w:del>
      <w:ins w:id="325"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vikingos</w:t>
      </w:r>
      <w:r w:rsidRPr="009D4F90">
        <w:rPr>
          <w:rFonts w:ascii="Arial" w:hAnsi="Arial" w:cs="Arial"/>
          <w:sz w:val="24"/>
          <w:szCs w:val="24"/>
        </w:rPr>
        <w:t xml:space="preserve"> navegando en medio de la bruma</w:t>
      </w:r>
      <w:del w:id="326" w:author="Eugenia Arce Londoño" w:date="2015-10-01T08:28:00Z">
        <w:r w:rsidRPr="00A261C8">
          <w:rPr>
            <w:rFonts w:ascii="Arial" w:hAnsi="Arial" w:cs="Arial"/>
            <w:sz w:val="24"/>
            <w:szCs w:val="24"/>
          </w:rPr>
          <w:delText>,</w:delText>
        </w:r>
      </w:del>
      <w:ins w:id="327" w:author="Eugenia Arce Londoño" w:date="2015-10-01T08:28:00Z">
        <w:r w:rsidR="009D4F90">
          <w:rPr>
            <w:rFonts w:ascii="Arial" w:hAnsi="Arial" w:cs="Arial"/>
            <w:sz w:val="24"/>
            <w:szCs w:val="24"/>
          </w:rPr>
          <w:t>;</w:t>
        </w:r>
      </w:ins>
      <w:r w:rsidRPr="009D4F90">
        <w:rPr>
          <w:rFonts w:ascii="Arial" w:hAnsi="Arial" w:cs="Arial"/>
          <w:sz w:val="24"/>
          <w:szCs w:val="24"/>
        </w:rPr>
        <w:t xml:space="preserve"> </w:t>
      </w:r>
      <w:r w:rsidRPr="009D4F90">
        <w:rPr>
          <w:rFonts w:ascii="Arial" w:hAnsi="Arial" w:cs="Arial"/>
          <w:b/>
          <w:sz w:val="24"/>
          <w:szCs w:val="24"/>
        </w:rPr>
        <w:t>brujas</w:t>
      </w:r>
      <w:r w:rsidRPr="009D4F90">
        <w:rPr>
          <w:rFonts w:ascii="Arial" w:hAnsi="Arial" w:cs="Arial"/>
          <w:sz w:val="24"/>
          <w:szCs w:val="24"/>
        </w:rPr>
        <w:t xml:space="preserve"> en aquelarres demoniacos</w:t>
      </w:r>
      <w:del w:id="328" w:author="Eugenia Arce Londoño" w:date="2015-10-01T08:28:00Z">
        <w:r w:rsidRPr="00A261C8">
          <w:rPr>
            <w:rFonts w:ascii="Arial" w:hAnsi="Arial" w:cs="Arial"/>
            <w:sz w:val="24"/>
            <w:szCs w:val="24"/>
          </w:rPr>
          <w:delText>,</w:delText>
        </w:r>
      </w:del>
      <w:ins w:id="329" w:author="Eugenia Arce Londoño" w:date="2015-10-01T08:28:00Z">
        <w:r w:rsidR="009D4F90">
          <w:rPr>
            <w:rFonts w:ascii="Arial" w:hAnsi="Arial" w:cs="Arial"/>
            <w:sz w:val="24"/>
            <w:szCs w:val="24"/>
          </w:rPr>
          <w:t>;</w:t>
        </w:r>
        <w:r w:rsidRPr="009D4F90">
          <w:rPr>
            <w:rFonts w:ascii="Arial" w:hAnsi="Arial" w:cs="Arial"/>
            <w:sz w:val="24"/>
            <w:szCs w:val="24"/>
          </w:rPr>
          <w:t xml:space="preserve"> </w:t>
        </w:r>
        <w:r w:rsidR="009D4F90">
          <w:rPr>
            <w:rFonts w:ascii="Arial" w:hAnsi="Arial" w:cs="Arial"/>
            <w:sz w:val="24"/>
            <w:szCs w:val="24"/>
          </w:rPr>
          <w:t>o</w:t>
        </w:r>
      </w:ins>
      <w:r w:rsidR="009D4F90">
        <w:rPr>
          <w:rFonts w:ascii="Arial" w:hAnsi="Arial" w:cs="Arial"/>
          <w:sz w:val="24"/>
          <w:szCs w:val="24"/>
        </w:rPr>
        <w:t xml:space="preserve"> </w:t>
      </w:r>
      <w:r w:rsidRPr="009D4F90">
        <w:rPr>
          <w:rFonts w:ascii="Arial" w:hAnsi="Arial" w:cs="Arial"/>
          <w:sz w:val="24"/>
          <w:szCs w:val="24"/>
        </w:rPr>
        <w:t xml:space="preserve">las </w:t>
      </w:r>
      <w:r w:rsidRPr="009D4F90">
        <w:rPr>
          <w:rFonts w:ascii="Arial" w:hAnsi="Arial" w:cs="Arial"/>
          <w:b/>
          <w:sz w:val="24"/>
          <w:szCs w:val="24"/>
        </w:rPr>
        <w:t>indulgencias</w:t>
      </w:r>
      <w:r w:rsidRPr="009D4F90">
        <w:rPr>
          <w:rFonts w:ascii="Arial" w:hAnsi="Arial" w:cs="Arial"/>
          <w:sz w:val="24"/>
          <w:szCs w:val="24"/>
        </w:rPr>
        <w:t xml:space="preserve"> compradas para el perdón de los pecados.</w:t>
      </w:r>
    </w:p>
    <w:p w14:paraId="51280521" w14:textId="77777777" w:rsidR="00D97FEA" w:rsidRPr="00A261C8" w:rsidRDefault="00D97FEA"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879"/>
      </w:tblGrid>
      <w:tr w:rsidR="00DB526C" w:rsidRPr="00A261C8" w14:paraId="74D6848F" w14:textId="77777777" w:rsidTr="00F736CA">
        <w:trPr>
          <w:trHeight w:val="224"/>
          <w:jc w:val="center"/>
        </w:trPr>
        <w:tc>
          <w:tcPr>
            <w:tcW w:w="6912" w:type="dxa"/>
            <w:gridSpan w:val="2"/>
            <w:shd w:val="clear" w:color="auto" w:fill="0D0D0D"/>
          </w:tcPr>
          <w:p w14:paraId="44D9DBEA"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F0DD1B5" w14:textId="77777777" w:rsidTr="00F736CA">
        <w:trPr>
          <w:trHeight w:val="215"/>
          <w:jc w:val="center"/>
        </w:trPr>
        <w:tc>
          <w:tcPr>
            <w:tcW w:w="2092" w:type="dxa"/>
          </w:tcPr>
          <w:p w14:paraId="64A85902"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820" w:type="dxa"/>
          </w:tcPr>
          <w:p w14:paraId="296B93B2" w14:textId="2579E718"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9</w:t>
            </w:r>
          </w:p>
        </w:tc>
      </w:tr>
      <w:tr w:rsidR="00DB526C" w:rsidRPr="00A261C8" w14:paraId="58BA6C0B" w14:textId="77777777" w:rsidTr="00F736CA">
        <w:trPr>
          <w:trHeight w:val="215"/>
          <w:jc w:val="center"/>
        </w:trPr>
        <w:tc>
          <w:tcPr>
            <w:tcW w:w="2092" w:type="dxa"/>
          </w:tcPr>
          <w:p w14:paraId="7032CF83"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820" w:type="dxa"/>
          </w:tcPr>
          <w:p w14:paraId="684FCEB9" w14:textId="502397C0" w:rsidR="00D97FEA" w:rsidRPr="00A261C8" w:rsidRDefault="00F47813" w:rsidP="00A85C40">
            <w:pPr>
              <w:spacing w:line="276" w:lineRule="auto"/>
              <w:jc w:val="both"/>
              <w:rPr>
                <w:rFonts w:ascii="Arial" w:eastAsia="Cambria" w:hAnsi="Arial" w:cs="Arial"/>
                <w:sz w:val="24"/>
                <w:szCs w:val="24"/>
              </w:rPr>
            </w:pPr>
            <w:r w:rsidRPr="00A261C8">
              <w:rPr>
                <w:rFonts w:ascii="Arial" w:eastAsia="Cambria" w:hAnsi="Arial" w:cs="Arial"/>
                <w:sz w:val="24"/>
                <w:szCs w:val="24"/>
              </w:rPr>
              <w:t>Los castillos medievales.</w:t>
            </w:r>
          </w:p>
        </w:tc>
      </w:tr>
      <w:tr w:rsidR="00DB526C" w:rsidRPr="00A261C8" w14:paraId="5CB330F2" w14:textId="77777777" w:rsidTr="00F47813">
        <w:trPr>
          <w:trHeight w:val="3263"/>
          <w:jc w:val="center"/>
        </w:trPr>
        <w:tc>
          <w:tcPr>
            <w:tcW w:w="2092" w:type="dxa"/>
          </w:tcPr>
          <w:p w14:paraId="02CFBDDD"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3"/>
            </w:r>
            <w:r w:rsidRPr="00A261C8">
              <w:rPr>
                <w:rFonts w:ascii="Arial" w:eastAsia="Cambria" w:hAnsi="Arial" w:cs="Arial"/>
                <w:b/>
                <w:sz w:val="24"/>
                <w:szCs w:val="24"/>
              </w:rPr>
              <w:t>)</w:t>
            </w:r>
          </w:p>
        </w:tc>
        <w:tc>
          <w:tcPr>
            <w:tcW w:w="4820" w:type="dxa"/>
          </w:tcPr>
          <w:p w14:paraId="76B36EEB" w14:textId="2CA741AB" w:rsidR="00D97FEA" w:rsidRPr="00A261C8" w:rsidRDefault="00F47813"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F27BBC9" wp14:editId="451E18DD">
                  <wp:extent cx="2961564" cy="1964590"/>
                  <wp:effectExtent l="0" t="0" r="0" b="0"/>
                  <wp:docPr id="14" name="Imagen 14" descr="http://static0.planetasaber.com/encyclopedia/Data/Imagenes/FOTOS/0019ZB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0.planetasaber.com/encyclopedia/Data/Imagenes/FOTOS/0019ZB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1666" cy="1964658"/>
                          </a:xfrm>
                          <a:prstGeom prst="rect">
                            <a:avLst/>
                          </a:prstGeom>
                          <a:noFill/>
                          <a:ln>
                            <a:noFill/>
                          </a:ln>
                        </pic:spPr>
                      </pic:pic>
                    </a:graphicData>
                  </a:graphic>
                </wp:inline>
              </w:drawing>
            </w:r>
          </w:p>
        </w:tc>
      </w:tr>
      <w:tr w:rsidR="00D97FEA" w:rsidRPr="00A261C8" w14:paraId="569276EB" w14:textId="77777777" w:rsidTr="00F47813">
        <w:trPr>
          <w:trHeight w:val="134"/>
          <w:jc w:val="center"/>
        </w:trPr>
        <w:tc>
          <w:tcPr>
            <w:tcW w:w="2092" w:type="dxa"/>
          </w:tcPr>
          <w:p w14:paraId="6169A355"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820" w:type="dxa"/>
          </w:tcPr>
          <w:p w14:paraId="2CABD18A" w14:textId="565BACDF" w:rsidR="00D97FEA" w:rsidRPr="00A261C8" w:rsidRDefault="00F47813" w:rsidP="00A85C40">
            <w:pPr>
              <w:spacing w:line="276" w:lineRule="auto"/>
              <w:jc w:val="both"/>
              <w:rPr>
                <w:rFonts w:ascii="Arial" w:hAnsi="Arial" w:cs="Arial"/>
                <w:sz w:val="24"/>
                <w:szCs w:val="24"/>
              </w:rPr>
            </w:pPr>
            <w:r w:rsidRPr="00A261C8">
              <w:rPr>
                <w:rFonts w:ascii="Arial" w:eastAsia="Cambria" w:hAnsi="Arial" w:cs="Arial"/>
                <w:sz w:val="24"/>
                <w:szCs w:val="24"/>
              </w:rPr>
              <w:t>Barcelona</w:t>
            </w:r>
            <w:ins w:id="330" w:author="Eugenia Arce Londoño" w:date="2015-10-01T08:28:00Z">
              <w:r w:rsidR="009D4F90">
                <w:rPr>
                  <w:rFonts w:ascii="Arial" w:eastAsia="Cambria" w:hAnsi="Arial" w:cs="Arial"/>
                  <w:sz w:val="24"/>
                  <w:szCs w:val="24"/>
                </w:rPr>
                <w:t>.</w:t>
              </w:r>
            </w:ins>
            <w:r w:rsidRPr="00A261C8">
              <w:rPr>
                <w:rFonts w:ascii="Arial" w:eastAsia="Cambria" w:hAnsi="Arial" w:cs="Arial"/>
                <w:sz w:val="24"/>
                <w:szCs w:val="24"/>
              </w:rPr>
              <w:t xml:space="preserve"> Mura</w:t>
            </w:r>
            <w:r w:rsidR="009D4F90">
              <w:rPr>
                <w:rFonts w:ascii="Arial" w:eastAsia="Cambria" w:hAnsi="Arial" w:cs="Arial"/>
                <w:sz w:val="24"/>
                <w:szCs w:val="24"/>
              </w:rPr>
              <w:t xml:space="preserve">llas de la ciudad en el barrio </w:t>
            </w:r>
            <w:del w:id="331" w:author="Eugenia Arce Londoño" w:date="2015-10-01T08:28:00Z">
              <w:r w:rsidRPr="00A261C8">
                <w:rPr>
                  <w:rFonts w:ascii="Arial" w:eastAsia="Cambria" w:hAnsi="Arial" w:cs="Arial"/>
                  <w:sz w:val="24"/>
                  <w:szCs w:val="24"/>
                </w:rPr>
                <w:delText>gótico</w:delText>
              </w:r>
            </w:del>
            <w:ins w:id="332" w:author="Eugenia Arce Londoño" w:date="2015-10-01T08:28:00Z">
              <w:r w:rsidR="009D4F90">
                <w:rPr>
                  <w:rFonts w:ascii="Arial" w:eastAsia="Cambria" w:hAnsi="Arial" w:cs="Arial"/>
                  <w:sz w:val="24"/>
                  <w:szCs w:val="24"/>
                </w:rPr>
                <w:t>G</w:t>
              </w:r>
              <w:r w:rsidRPr="00A261C8">
                <w:rPr>
                  <w:rFonts w:ascii="Arial" w:eastAsia="Cambria" w:hAnsi="Arial" w:cs="Arial"/>
                  <w:sz w:val="24"/>
                  <w:szCs w:val="24"/>
                </w:rPr>
                <w:t>ótico</w:t>
              </w:r>
            </w:ins>
            <w:r w:rsidR="00A16E3C" w:rsidRPr="00A261C8">
              <w:rPr>
                <w:rFonts w:ascii="Arial" w:eastAsia="Cambria" w:hAnsi="Arial" w:cs="Arial"/>
                <w:sz w:val="24"/>
                <w:szCs w:val="24"/>
              </w:rPr>
              <w:t>.</w:t>
            </w:r>
          </w:p>
        </w:tc>
      </w:tr>
    </w:tbl>
    <w:p w14:paraId="6B09975D" w14:textId="77777777" w:rsidR="00D97FEA" w:rsidRPr="00A261C8" w:rsidRDefault="00D97FEA" w:rsidP="00A85C40">
      <w:pPr>
        <w:spacing w:line="276" w:lineRule="auto"/>
        <w:jc w:val="both"/>
        <w:rPr>
          <w:rFonts w:ascii="Arial" w:hAnsi="Arial" w:cs="Arial"/>
          <w:sz w:val="24"/>
          <w:szCs w:val="24"/>
        </w:rPr>
      </w:pPr>
    </w:p>
    <w:p w14:paraId="2EACBF90" w14:textId="25DD323F" w:rsidR="00E53164" w:rsidRPr="00A261C8" w:rsidRDefault="0097323B" w:rsidP="00A85C40">
      <w:pPr>
        <w:spacing w:line="276" w:lineRule="auto"/>
        <w:jc w:val="both"/>
        <w:rPr>
          <w:rFonts w:ascii="Arial" w:hAnsi="Arial" w:cs="Arial"/>
          <w:sz w:val="24"/>
          <w:szCs w:val="24"/>
        </w:rPr>
      </w:pPr>
      <w:del w:id="333" w:author="Eugenia Arce Londoño" w:date="2015-10-01T08:28:00Z">
        <w:r w:rsidRPr="00A261C8">
          <w:rPr>
            <w:rFonts w:ascii="Arial" w:hAnsi="Arial" w:cs="Arial"/>
            <w:b/>
            <w:sz w:val="24"/>
            <w:szCs w:val="24"/>
          </w:rPr>
          <w:delText>Películas</w:delText>
        </w:r>
      </w:del>
      <w:ins w:id="334" w:author="Eugenia Arce Londoño" w:date="2015-10-01T08:28:00Z">
        <w:r w:rsidR="009D4F90" w:rsidRPr="009D4F90">
          <w:rPr>
            <w:rFonts w:ascii="Arial" w:hAnsi="Arial" w:cs="Arial"/>
            <w:sz w:val="24"/>
            <w:szCs w:val="24"/>
          </w:rPr>
          <w:t xml:space="preserve">Existen </w:t>
        </w:r>
        <w:r w:rsidR="009D4F90">
          <w:rPr>
            <w:rFonts w:ascii="Arial" w:hAnsi="Arial" w:cs="Arial"/>
            <w:b/>
            <w:sz w:val="24"/>
            <w:szCs w:val="24"/>
          </w:rPr>
          <w:t>p</w:t>
        </w:r>
        <w:r w:rsidRPr="00A261C8">
          <w:rPr>
            <w:rFonts w:ascii="Arial" w:hAnsi="Arial" w:cs="Arial"/>
            <w:b/>
            <w:sz w:val="24"/>
            <w:szCs w:val="24"/>
          </w:rPr>
          <w:t>elículas</w:t>
        </w:r>
        <w:r w:rsidRPr="00A261C8">
          <w:rPr>
            <w:rFonts w:ascii="Arial" w:hAnsi="Arial" w:cs="Arial"/>
            <w:sz w:val="24"/>
            <w:szCs w:val="24"/>
          </w:rPr>
          <w:t xml:space="preserve"> </w:t>
        </w:r>
        <w:r w:rsidR="009D4F90">
          <w:rPr>
            <w:rFonts w:ascii="Arial" w:hAnsi="Arial" w:cs="Arial"/>
            <w:sz w:val="24"/>
            <w:szCs w:val="24"/>
          </w:rPr>
          <w:t>que</w:t>
        </w:r>
      </w:ins>
      <w:r w:rsidR="009D4F90">
        <w:rPr>
          <w:rFonts w:ascii="Arial" w:hAnsi="Arial" w:cs="Arial"/>
          <w:sz w:val="24"/>
          <w:szCs w:val="24"/>
        </w:rPr>
        <w:t xml:space="preserve"> recrean </w:t>
      </w:r>
      <w:del w:id="335" w:author="Eugenia Arce Londoño" w:date="2015-10-01T08:28:00Z">
        <w:r w:rsidRPr="00A261C8">
          <w:rPr>
            <w:rFonts w:ascii="Arial" w:hAnsi="Arial" w:cs="Arial"/>
            <w:sz w:val="24"/>
            <w:szCs w:val="24"/>
          </w:rPr>
          <w:delText>esta</w:delText>
        </w:r>
      </w:del>
      <w:ins w:id="336" w:author="Eugenia Arce Londoño" w:date="2015-10-01T08:28:00Z">
        <w:r w:rsidR="009D4F90">
          <w:rPr>
            <w:rFonts w:ascii="Arial" w:hAnsi="Arial" w:cs="Arial"/>
            <w:sz w:val="24"/>
            <w:szCs w:val="24"/>
          </w:rPr>
          <w:t>es</w:t>
        </w:r>
        <w:r w:rsidRPr="00A261C8">
          <w:rPr>
            <w:rFonts w:ascii="Arial" w:hAnsi="Arial" w:cs="Arial"/>
            <w:sz w:val="24"/>
            <w:szCs w:val="24"/>
          </w:rPr>
          <w:t>a</w:t>
        </w:r>
      </w:ins>
      <w:r w:rsidRPr="00A261C8">
        <w:rPr>
          <w:rFonts w:ascii="Arial" w:hAnsi="Arial" w:cs="Arial"/>
          <w:sz w:val="24"/>
          <w:szCs w:val="24"/>
        </w:rPr>
        <w:t xml:space="preserve"> realidad</w:t>
      </w:r>
      <w:del w:id="337" w:author="Eugenia Arce Londoño" w:date="2015-10-01T08:28:00Z">
        <w:r w:rsidRPr="00A261C8">
          <w:rPr>
            <w:rFonts w:ascii="Arial" w:hAnsi="Arial" w:cs="Arial"/>
            <w:sz w:val="24"/>
            <w:szCs w:val="24"/>
          </w:rPr>
          <w:delText>,</w:delText>
        </w:r>
      </w:del>
      <w:ins w:id="338" w:author="Eugenia Arce Londoño" w:date="2015-10-01T08:28:00Z">
        <w:r w:rsidR="009D4F90">
          <w:rPr>
            <w:rFonts w:ascii="Arial" w:hAnsi="Arial" w:cs="Arial"/>
            <w:sz w:val="24"/>
            <w:szCs w:val="24"/>
          </w:rPr>
          <w:t xml:space="preserve"> histórica</w:t>
        </w:r>
        <w:r w:rsidRPr="00A261C8">
          <w:rPr>
            <w:rFonts w:ascii="Arial" w:hAnsi="Arial" w:cs="Arial"/>
            <w:sz w:val="24"/>
            <w:szCs w:val="24"/>
          </w:rPr>
          <w:t xml:space="preserve">, </w:t>
        </w:r>
        <w:r w:rsidR="009D4F90">
          <w:rPr>
            <w:rFonts w:ascii="Arial" w:hAnsi="Arial" w:cs="Arial"/>
            <w:sz w:val="24"/>
            <w:szCs w:val="24"/>
          </w:rPr>
          <w:t>y</w:t>
        </w:r>
      </w:ins>
      <w:r w:rsidR="009D4F90">
        <w:rPr>
          <w:rFonts w:ascii="Arial" w:hAnsi="Arial" w:cs="Arial"/>
          <w:sz w:val="24"/>
          <w:szCs w:val="24"/>
        </w:rPr>
        <w:t xml:space="preserve"> </w:t>
      </w:r>
      <w:r w:rsidRPr="00A261C8">
        <w:rPr>
          <w:rFonts w:ascii="Arial" w:hAnsi="Arial" w:cs="Arial"/>
          <w:sz w:val="24"/>
          <w:szCs w:val="24"/>
        </w:rPr>
        <w:t xml:space="preserve">la refuerzan desde Hollywood y su </w:t>
      </w:r>
      <w:r w:rsidRPr="00A261C8">
        <w:rPr>
          <w:rFonts w:ascii="Arial" w:hAnsi="Arial" w:cs="Arial"/>
          <w:b/>
          <w:sz w:val="24"/>
          <w:szCs w:val="24"/>
        </w:rPr>
        <w:t>industria cultural</w:t>
      </w:r>
      <w:ins w:id="339" w:author="Eugenia Arce Londoño" w:date="2015-10-01T08:28:00Z">
        <w:r w:rsidR="009D4F90">
          <w:rPr>
            <w:rFonts w:ascii="Arial" w:hAnsi="Arial" w:cs="Arial"/>
            <w:sz w:val="24"/>
            <w:szCs w:val="24"/>
          </w:rPr>
          <w:t>. Por ejemplo</w:t>
        </w:r>
      </w:ins>
      <w:r w:rsidR="009D4F90">
        <w:rPr>
          <w:rFonts w:ascii="Arial" w:hAnsi="Arial" w:cs="Arial"/>
          <w:sz w:val="24"/>
          <w:szCs w:val="24"/>
        </w:rPr>
        <w:t>:</w:t>
      </w:r>
      <w:r w:rsidRPr="00A261C8">
        <w:rPr>
          <w:rFonts w:ascii="Arial" w:hAnsi="Arial" w:cs="Arial"/>
          <w:sz w:val="24"/>
          <w:szCs w:val="24"/>
        </w:rPr>
        <w:t xml:space="preserve"> </w:t>
      </w:r>
      <w:r w:rsidRPr="009D4F90">
        <w:rPr>
          <w:rFonts w:ascii="Arial" w:hAnsi="Arial"/>
          <w:i/>
          <w:sz w:val="24"/>
          <w:rPrChange w:id="340" w:author="Eugenia Arce Londoño" w:date="2015-10-01T08:28:00Z">
            <w:rPr>
              <w:rFonts w:ascii="Arial" w:hAnsi="Arial"/>
              <w:sz w:val="24"/>
            </w:rPr>
          </w:rPrChange>
        </w:rPr>
        <w:t>El nombre de la rosa</w:t>
      </w:r>
      <w:r w:rsidRPr="00A261C8">
        <w:rPr>
          <w:rFonts w:ascii="Arial" w:hAnsi="Arial" w:cs="Arial"/>
          <w:sz w:val="24"/>
          <w:szCs w:val="24"/>
        </w:rPr>
        <w:t xml:space="preserve">; </w:t>
      </w:r>
      <w:r w:rsidRPr="009D4F90">
        <w:rPr>
          <w:rFonts w:ascii="Arial" w:hAnsi="Arial"/>
          <w:i/>
          <w:sz w:val="24"/>
          <w:rPrChange w:id="341" w:author="Eugenia Arce Londoño" w:date="2015-10-01T08:28:00Z">
            <w:rPr>
              <w:rFonts w:ascii="Arial" w:hAnsi="Arial"/>
              <w:sz w:val="24"/>
            </w:rPr>
          </w:rPrChange>
        </w:rPr>
        <w:t>Las aventuras de Robín Hood; Robín Hood, el príncipe de los ladrones; El señor de la guerra; Los caballeros del rey Arturo; Templario; Excalibur; Cruzad</w:t>
      </w:r>
      <w:r w:rsidR="009D4F90">
        <w:rPr>
          <w:rFonts w:ascii="Arial" w:hAnsi="Arial"/>
          <w:i/>
          <w:sz w:val="24"/>
          <w:rPrChange w:id="342" w:author="Eugenia Arce Londoño" w:date="2015-10-01T08:28:00Z">
            <w:rPr>
              <w:rFonts w:ascii="Arial" w:hAnsi="Arial"/>
              <w:sz w:val="24"/>
            </w:rPr>
          </w:rPrChange>
        </w:rPr>
        <w:t xml:space="preserve">as; Juana de Arco; </w:t>
      </w:r>
      <w:del w:id="343" w:author="Eugenia Arce Londoño" w:date="2015-10-01T08:28:00Z">
        <w:r w:rsidRPr="00A261C8">
          <w:rPr>
            <w:rFonts w:ascii="Arial" w:hAnsi="Arial" w:cs="Arial"/>
            <w:sz w:val="24"/>
            <w:szCs w:val="24"/>
          </w:rPr>
          <w:delText>el</w:delText>
        </w:r>
      </w:del>
      <w:ins w:id="344" w:author="Eugenia Arce Londoño" w:date="2015-10-01T08:28:00Z">
        <w:r w:rsidR="009D4F90">
          <w:rPr>
            <w:rFonts w:ascii="Arial" w:hAnsi="Arial" w:cs="Arial"/>
            <w:i/>
            <w:sz w:val="24"/>
            <w:szCs w:val="24"/>
          </w:rPr>
          <w:t>El</w:t>
        </w:r>
      </w:ins>
      <w:r w:rsidR="009D4F90">
        <w:rPr>
          <w:rFonts w:ascii="Arial" w:hAnsi="Arial"/>
          <w:i/>
          <w:sz w:val="24"/>
          <w:rPrChange w:id="345" w:author="Eugenia Arce Londoño" w:date="2015-10-01T08:28:00Z">
            <w:rPr>
              <w:rFonts w:ascii="Arial" w:hAnsi="Arial"/>
              <w:sz w:val="24"/>
            </w:rPr>
          </w:rPrChange>
        </w:rPr>
        <w:t xml:space="preserve"> C</w:t>
      </w:r>
      <w:r w:rsidRPr="009D4F90">
        <w:rPr>
          <w:rFonts w:ascii="Arial" w:hAnsi="Arial"/>
          <w:i/>
          <w:sz w:val="24"/>
          <w:rPrChange w:id="346" w:author="Eugenia Arce Londoño" w:date="2015-10-01T08:28:00Z">
            <w:rPr>
              <w:rFonts w:ascii="Arial" w:hAnsi="Arial"/>
              <w:sz w:val="24"/>
            </w:rPr>
          </w:rPrChange>
        </w:rPr>
        <w:t>id; Hermano</w:t>
      </w:r>
      <w:r w:rsidR="009D4F90">
        <w:rPr>
          <w:rFonts w:ascii="Arial" w:hAnsi="Arial"/>
          <w:i/>
          <w:sz w:val="24"/>
          <w:rPrChange w:id="347" w:author="Eugenia Arce Londoño" w:date="2015-10-01T08:28:00Z">
            <w:rPr>
              <w:rFonts w:ascii="Arial" w:hAnsi="Arial"/>
              <w:sz w:val="24"/>
            </w:rPr>
          </w:rPrChange>
        </w:rPr>
        <w:t xml:space="preserve"> sol, hermana luna; Corazón de </w:t>
      </w:r>
      <w:del w:id="348" w:author="Eugenia Arce Londoño" w:date="2015-10-01T08:28:00Z">
        <w:r w:rsidRPr="00A261C8">
          <w:rPr>
            <w:rFonts w:ascii="Arial" w:hAnsi="Arial" w:cs="Arial"/>
            <w:sz w:val="24"/>
            <w:szCs w:val="24"/>
          </w:rPr>
          <w:delText>Caballero; el Señor</w:delText>
        </w:r>
      </w:del>
      <w:ins w:id="349" w:author="Eugenia Arce Londoño" w:date="2015-10-01T08:28:00Z">
        <w:r w:rsidR="009D4F90">
          <w:rPr>
            <w:rFonts w:ascii="Arial" w:hAnsi="Arial" w:cs="Arial"/>
            <w:i/>
            <w:sz w:val="24"/>
            <w:szCs w:val="24"/>
          </w:rPr>
          <w:t>caballero; El señor</w:t>
        </w:r>
      </w:ins>
      <w:r w:rsidR="009D4F90">
        <w:rPr>
          <w:rFonts w:ascii="Arial" w:hAnsi="Arial"/>
          <w:i/>
          <w:sz w:val="24"/>
          <w:rPrChange w:id="350" w:author="Eugenia Arce Londoño" w:date="2015-10-01T08:28:00Z">
            <w:rPr>
              <w:rFonts w:ascii="Arial" w:hAnsi="Arial"/>
              <w:sz w:val="24"/>
            </w:rPr>
          </w:rPrChange>
        </w:rPr>
        <w:t xml:space="preserve"> de los </w:t>
      </w:r>
      <w:del w:id="351" w:author="Eugenia Arce Londoño" w:date="2015-10-01T08:28:00Z">
        <w:r w:rsidRPr="00A261C8">
          <w:rPr>
            <w:rFonts w:ascii="Arial" w:hAnsi="Arial" w:cs="Arial"/>
            <w:sz w:val="24"/>
            <w:szCs w:val="24"/>
          </w:rPr>
          <w:delText>Anillos</w:delText>
        </w:r>
      </w:del>
      <w:ins w:id="352" w:author="Eugenia Arce Londoño" w:date="2015-10-01T08:28:00Z">
        <w:r w:rsidR="009D4F90">
          <w:rPr>
            <w:rFonts w:ascii="Arial" w:hAnsi="Arial" w:cs="Arial"/>
            <w:i/>
            <w:sz w:val="24"/>
            <w:szCs w:val="24"/>
          </w:rPr>
          <w:t>a</w:t>
        </w:r>
        <w:r w:rsidRPr="009D4F90">
          <w:rPr>
            <w:rFonts w:ascii="Arial" w:hAnsi="Arial" w:cs="Arial"/>
            <w:i/>
            <w:sz w:val="24"/>
            <w:szCs w:val="24"/>
          </w:rPr>
          <w:t>nillos</w:t>
        </w:r>
      </w:ins>
      <w:r w:rsidRPr="009D4F90">
        <w:rPr>
          <w:rFonts w:ascii="Arial" w:hAnsi="Arial"/>
          <w:i/>
          <w:sz w:val="24"/>
          <w:rPrChange w:id="353" w:author="Eugenia Arce Londoño" w:date="2015-10-01T08:28:00Z">
            <w:rPr>
              <w:rFonts w:ascii="Arial" w:hAnsi="Arial"/>
              <w:sz w:val="24"/>
            </w:rPr>
          </w:rPrChange>
        </w:rPr>
        <w:t>; El hobbit.</w:t>
      </w:r>
      <w:r w:rsidRPr="00A261C8">
        <w:rPr>
          <w:rFonts w:ascii="Arial" w:hAnsi="Arial" w:cs="Arial"/>
          <w:sz w:val="24"/>
          <w:szCs w:val="24"/>
        </w:rPr>
        <w:t xml:space="preserve"> </w:t>
      </w:r>
      <w:del w:id="354" w:author="Eugenia Arce Londoño" w:date="2015-10-01T08:28:00Z">
        <w:r w:rsidRPr="00A261C8">
          <w:rPr>
            <w:rFonts w:ascii="Arial" w:hAnsi="Arial" w:cs="Arial"/>
            <w:sz w:val="24"/>
            <w:szCs w:val="24"/>
          </w:rPr>
          <w:delText>Actualmente</w:delText>
        </w:r>
      </w:del>
      <w:ins w:id="355" w:author="Eugenia Arce Londoño" w:date="2015-10-01T08:28:00Z">
        <w:r w:rsidR="004262CE">
          <w:rPr>
            <w:rFonts w:ascii="Arial" w:hAnsi="Arial" w:cs="Arial"/>
            <w:sz w:val="24"/>
            <w:szCs w:val="24"/>
          </w:rPr>
          <w:t>En televisión, también</w:t>
        </w:r>
      </w:ins>
      <w:r w:rsidR="004262CE">
        <w:rPr>
          <w:rFonts w:ascii="Arial" w:hAnsi="Arial" w:cs="Arial"/>
          <w:sz w:val="24"/>
          <w:szCs w:val="24"/>
        </w:rPr>
        <w:t xml:space="preserve"> se </w:t>
      </w:r>
      <w:del w:id="356" w:author="Eugenia Arce Londoño" w:date="2015-10-01T08:28:00Z">
        <w:r w:rsidRPr="00A261C8">
          <w:rPr>
            <w:rFonts w:ascii="Arial" w:hAnsi="Arial" w:cs="Arial"/>
            <w:sz w:val="24"/>
            <w:szCs w:val="24"/>
          </w:rPr>
          <w:delText xml:space="preserve">trasmite con </w:delText>
        </w:r>
      </w:del>
      <w:ins w:id="357" w:author="Eugenia Arce Londoño" w:date="2015-10-01T08:28:00Z">
        <w:r w:rsidR="004262CE">
          <w:rPr>
            <w:rFonts w:ascii="Arial" w:hAnsi="Arial" w:cs="Arial"/>
            <w:sz w:val="24"/>
            <w:szCs w:val="24"/>
          </w:rPr>
          <w:t xml:space="preserve">ha conocido el </w:t>
        </w:r>
      </w:ins>
      <w:r w:rsidR="004262CE">
        <w:rPr>
          <w:rFonts w:ascii="Arial" w:hAnsi="Arial" w:cs="Arial"/>
          <w:sz w:val="24"/>
          <w:szCs w:val="24"/>
        </w:rPr>
        <w:t xml:space="preserve">éxito </w:t>
      </w:r>
      <w:ins w:id="358" w:author="Eugenia Arce Londoño" w:date="2015-10-01T08:28:00Z">
        <w:r w:rsidR="004262CE">
          <w:rPr>
            <w:rFonts w:ascii="Arial" w:hAnsi="Arial" w:cs="Arial"/>
            <w:sz w:val="24"/>
            <w:szCs w:val="24"/>
          </w:rPr>
          <w:t xml:space="preserve">de </w:t>
        </w:r>
      </w:ins>
      <w:r w:rsidR="004262CE">
        <w:rPr>
          <w:rFonts w:ascii="Arial" w:hAnsi="Arial" w:cs="Arial"/>
          <w:sz w:val="24"/>
          <w:szCs w:val="24"/>
        </w:rPr>
        <w:t xml:space="preserve">la serie </w:t>
      </w:r>
      <w:del w:id="359" w:author="Eugenia Arce Londoño" w:date="2015-10-01T08:28:00Z">
        <w:r w:rsidRPr="00A261C8">
          <w:rPr>
            <w:rFonts w:ascii="Arial" w:hAnsi="Arial" w:cs="Arial"/>
            <w:sz w:val="24"/>
            <w:szCs w:val="24"/>
          </w:rPr>
          <w:delText>“</w:delText>
        </w:r>
      </w:del>
      <w:r w:rsidR="004262CE">
        <w:rPr>
          <w:rFonts w:ascii="Arial" w:hAnsi="Arial"/>
          <w:i/>
          <w:sz w:val="24"/>
          <w:rPrChange w:id="360" w:author="Eugenia Arce Londoño" w:date="2015-10-01T08:28:00Z">
            <w:rPr>
              <w:rFonts w:ascii="Arial" w:hAnsi="Arial"/>
              <w:sz w:val="24"/>
            </w:rPr>
          </w:rPrChange>
        </w:rPr>
        <w:t xml:space="preserve">Juego de </w:t>
      </w:r>
      <w:del w:id="361" w:author="Eugenia Arce Londoño" w:date="2015-10-01T08:28:00Z">
        <w:r w:rsidRPr="00A261C8">
          <w:rPr>
            <w:rFonts w:ascii="Arial" w:hAnsi="Arial" w:cs="Arial"/>
            <w:sz w:val="24"/>
            <w:szCs w:val="24"/>
          </w:rPr>
          <w:delText>Tronos”</w:delText>
        </w:r>
      </w:del>
      <w:ins w:id="362" w:author="Eugenia Arce Londoño" w:date="2015-10-01T08:28:00Z">
        <w:r w:rsidR="004262CE">
          <w:rPr>
            <w:rFonts w:ascii="Arial" w:hAnsi="Arial" w:cs="Arial"/>
            <w:i/>
            <w:sz w:val="24"/>
            <w:szCs w:val="24"/>
          </w:rPr>
          <w:t>tronos</w:t>
        </w:r>
      </w:ins>
      <w:r w:rsidRPr="004262CE">
        <w:rPr>
          <w:rFonts w:ascii="Arial" w:hAnsi="Arial"/>
          <w:i/>
          <w:sz w:val="24"/>
          <w:rPrChange w:id="363" w:author="Eugenia Arce Londoño" w:date="2015-10-01T08:28:00Z">
            <w:rPr>
              <w:rFonts w:ascii="Arial" w:hAnsi="Arial"/>
              <w:sz w:val="24"/>
            </w:rPr>
          </w:rPrChange>
        </w:rPr>
        <w:t xml:space="preserve"> </w:t>
      </w:r>
      <w:r w:rsidR="004262CE">
        <w:rPr>
          <w:rFonts w:ascii="Arial" w:hAnsi="Arial" w:cs="Arial"/>
          <w:sz w:val="24"/>
          <w:szCs w:val="24"/>
        </w:rPr>
        <w:t xml:space="preserve">basada en la saga </w:t>
      </w:r>
      <w:del w:id="364" w:author="Eugenia Arce Londoño" w:date="2015-10-01T08:28:00Z">
        <w:r w:rsidRPr="00A261C8">
          <w:rPr>
            <w:rFonts w:ascii="Arial" w:hAnsi="Arial" w:cs="Arial"/>
            <w:sz w:val="24"/>
            <w:szCs w:val="24"/>
          </w:rPr>
          <w:delText>“</w:delText>
        </w:r>
      </w:del>
      <w:r w:rsidRPr="004262CE">
        <w:rPr>
          <w:rFonts w:ascii="Arial" w:hAnsi="Arial"/>
          <w:i/>
          <w:sz w:val="24"/>
          <w:rPrChange w:id="365" w:author="Eugenia Arce Londoño" w:date="2015-10-01T08:28:00Z">
            <w:rPr>
              <w:rFonts w:ascii="Arial" w:hAnsi="Arial"/>
              <w:sz w:val="24"/>
            </w:rPr>
          </w:rPrChange>
        </w:rPr>
        <w:t>Canción de hielo y fuego</w:t>
      </w:r>
      <w:del w:id="366" w:author="Eugenia Arce Londoño" w:date="2015-10-01T08:28:00Z">
        <w:r w:rsidRPr="00A261C8">
          <w:rPr>
            <w:rFonts w:ascii="Arial" w:hAnsi="Arial" w:cs="Arial"/>
            <w:sz w:val="24"/>
            <w:szCs w:val="24"/>
          </w:rPr>
          <w:delText>”</w:delText>
        </w:r>
      </w:del>
      <w:r w:rsidRPr="00A261C8">
        <w:rPr>
          <w:rFonts w:ascii="Arial" w:hAnsi="Arial" w:cs="Arial"/>
          <w:sz w:val="24"/>
          <w:szCs w:val="24"/>
        </w:rPr>
        <w:t xml:space="preserve"> de George R.</w:t>
      </w:r>
      <w:ins w:id="367" w:author="Eugenia Arce Londoño" w:date="2015-10-01T08:28:00Z">
        <w:r w:rsidR="004262CE">
          <w:rPr>
            <w:rFonts w:ascii="Arial" w:hAnsi="Arial" w:cs="Arial"/>
            <w:sz w:val="24"/>
            <w:szCs w:val="24"/>
          </w:rPr>
          <w:t xml:space="preserve"> </w:t>
        </w:r>
      </w:ins>
      <w:r w:rsidRPr="00A261C8">
        <w:rPr>
          <w:rFonts w:ascii="Arial" w:hAnsi="Arial" w:cs="Arial"/>
          <w:sz w:val="24"/>
          <w:szCs w:val="24"/>
        </w:rPr>
        <w:t>R. Martin</w:t>
      </w:r>
      <w:del w:id="368" w:author="Eugenia Arce Londoño" w:date="2015-10-01T08:28:00Z">
        <w:r w:rsidRPr="00A261C8">
          <w:rPr>
            <w:rFonts w:ascii="Arial" w:hAnsi="Arial" w:cs="Arial"/>
            <w:sz w:val="24"/>
            <w:szCs w:val="24"/>
          </w:rPr>
          <w:delText xml:space="preserve"> que</w:delText>
        </w:r>
      </w:del>
      <w:ins w:id="369" w:author="Eugenia Arce Londoño" w:date="2015-10-01T08:28:00Z">
        <w:r w:rsidR="004262CE">
          <w:rPr>
            <w:rFonts w:ascii="Arial" w:hAnsi="Arial" w:cs="Arial"/>
            <w:sz w:val="24"/>
            <w:szCs w:val="24"/>
          </w:rPr>
          <w:t>,</w:t>
        </w:r>
        <w:r w:rsidRPr="00A261C8">
          <w:rPr>
            <w:rFonts w:ascii="Arial" w:hAnsi="Arial" w:cs="Arial"/>
            <w:sz w:val="24"/>
            <w:szCs w:val="24"/>
          </w:rPr>
          <w:t xml:space="preserve"> qu</w:t>
        </w:r>
        <w:r w:rsidR="004262CE">
          <w:rPr>
            <w:rFonts w:ascii="Arial" w:hAnsi="Arial" w:cs="Arial"/>
            <w:sz w:val="24"/>
            <w:szCs w:val="24"/>
          </w:rPr>
          <w:t>i</w:t>
        </w:r>
        <w:r w:rsidRPr="00A261C8">
          <w:rPr>
            <w:rFonts w:ascii="Arial" w:hAnsi="Arial" w:cs="Arial"/>
            <w:sz w:val="24"/>
            <w:szCs w:val="24"/>
          </w:rPr>
          <w:t>e</w:t>
        </w:r>
        <w:r w:rsidR="004262CE">
          <w:rPr>
            <w:rFonts w:ascii="Arial" w:hAnsi="Arial" w:cs="Arial"/>
            <w:sz w:val="24"/>
            <w:szCs w:val="24"/>
          </w:rPr>
          <w:t>n a su vez</w:t>
        </w:r>
      </w:ins>
      <w:r w:rsidRPr="00A261C8">
        <w:rPr>
          <w:rFonts w:ascii="Arial" w:hAnsi="Arial" w:cs="Arial"/>
          <w:sz w:val="24"/>
          <w:szCs w:val="24"/>
        </w:rPr>
        <w:t xml:space="preserve"> se inspiró para su elaboración en un poema del escritor est</w:t>
      </w:r>
      <w:r w:rsidR="004262CE">
        <w:rPr>
          <w:rFonts w:ascii="Arial" w:hAnsi="Arial" w:cs="Arial"/>
          <w:sz w:val="24"/>
          <w:szCs w:val="24"/>
        </w:rPr>
        <w:t>adounidense Robert Frost (1874</w:t>
      </w:r>
      <w:del w:id="370" w:author="Eugenia Arce Londoño" w:date="2015-10-01T08:28:00Z">
        <w:r w:rsidRPr="00A261C8">
          <w:rPr>
            <w:rFonts w:ascii="Arial" w:hAnsi="Arial" w:cs="Arial"/>
            <w:sz w:val="24"/>
            <w:szCs w:val="24"/>
          </w:rPr>
          <w:delText xml:space="preserve"> – </w:delText>
        </w:r>
      </w:del>
      <w:ins w:id="371" w:author="Eugenia Arce Londoño" w:date="2015-10-01T08:28:00Z">
        <w:r w:rsidR="004262CE">
          <w:rPr>
            <w:rFonts w:ascii="Arial" w:hAnsi="Arial" w:cs="Arial"/>
            <w:sz w:val="24"/>
            <w:szCs w:val="24"/>
          </w:rPr>
          <w:t>-</w:t>
        </w:r>
      </w:ins>
      <w:r w:rsidRPr="00A261C8">
        <w:rPr>
          <w:rFonts w:ascii="Arial" w:hAnsi="Arial" w:cs="Arial"/>
          <w:sz w:val="24"/>
          <w:szCs w:val="24"/>
        </w:rPr>
        <w:t xml:space="preserve">1963): </w:t>
      </w:r>
    </w:p>
    <w:p w14:paraId="3DFBAB7A" w14:textId="77777777" w:rsidR="00E53164" w:rsidRPr="00A261C8" w:rsidRDefault="00E53164" w:rsidP="00A85C40">
      <w:pPr>
        <w:spacing w:line="276" w:lineRule="auto"/>
        <w:jc w:val="both"/>
        <w:rPr>
          <w:rFonts w:ascii="Arial" w:hAnsi="Arial" w:cs="Arial"/>
          <w:sz w:val="24"/>
          <w:szCs w:val="24"/>
        </w:rPr>
      </w:pPr>
    </w:p>
    <w:p w14:paraId="6A00B9FA" w14:textId="26248425" w:rsidR="00D97FEA" w:rsidRPr="004262CE" w:rsidRDefault="0097323B">
      <w:pPr>
        <w:spacing w:line="276" w:lineRule="auto"/>
        <w:ind w:left="709" w:right="757"/>
        <w:jc w:val="both"/>
        <w:rPr>
          <w:rFonts w:ascii="Arial" w:hAnsi="Arial" w:cs="Arial"/>
          <w:sz w:val="24"/>
          <w:szCs w:val="24"/>
        </w:rPr>
        <w:pPrChange w:id="372" w:author="Eugenia Arce Londoño" w:date="2015-10-01T08:28:00Z">
          <w:pPr>
            <w:spacing w:line="276" w:lineRule="auto"/>
            <w:jc w:val="center"/>
          </w:pPr>
        </w:pPrChange>
      </w:pPr>
      <w:r w:rsidRPr="004262CE">
        <w:rPr>
          <w:rFonts w:ascii="Arial" w:hAnsi="Arial" w:cs="Arial"/>
          <w:sz w:val="24"/>
          <w:szCs w:val="24"/>
        </w:rPr>
        <w:t>“</w:t>
      </w:r>
      <w:r w:rsidRPr="004262CE">
        <w:rPr>
          <w:rFonts w:ascii="Arial" w:hAnsi="Arial"/>
          <w:sz w:val="24"/>
          <w:rPrChange w:id="373" w:author="Eugenia Arce Londoño" w:date="2015-10-01T08:28:00Z">
            <w:rPr>
              <w:rFonts w:ascii="Arial" w:hAnsi="Arial"/>
              <w:b/>
              <w:sz w:val="24"/>
            </w:rPr>
          </w:rPrChange>
        </w:rPr>
        <w:t>Unos dicen que el mundo terminará en fuego, otros dicen que en hielo. Por lo que he gustado del deseo, estoy con los partidarios del fuego. Pero si tuviera que sucumbir dos veces, creo saber bastante acerca del odio como para decir que en la destrucción el hielo también es poderoso. Y bastaría</w:t>
      </w:r>
      <w:r w:rsidRPr="004262CE">
        <w:rPr>
          <w:rFonts w:ascii="Arial" w:hAnsi="Arial" w:cs="Arial"/>
          <w:sz w:val="24"/>
          <w:szCs w:val="24"/>
        </w:rPr>
        <w:t>”.</w:t>
      </w:r>
    </w:p>
    <w:p w14:paraId="316236F3" w14:textId="77777777" w:rsidR="0097323B" w:rsidRPr="004262CE" w:rsidRDefault="0097323B">
      <w:pPr>
        <w:spacing w:line="276" w:lineRule="auto"/>
        <w:ind w:left="709" w:right="757"/>
        <w:jc w:val="both"/>
        <w:rPr>
          <w:rFonts w:ascii="Arial" w:hAnsi="Arial" w:cs="Arial"/>
          <w:sz w:val="24"/>
          <w:szCs w:val="24"/>
        </w:rPr>
        <w:pPrChange w:id="374" w:author="Eugenia Arce Londoño" w:date="2015-10-01T08:28:00Z">
          <w:pPr>
            <w:spacing w:line="276" w:lineRule="auto"/>
            <w:jc w:val="both"/>
          </w:pPr>
        </w:pPrChange>
      </w:pPr>
    </w:p>
    <w:p w14:paraId="162A2619" w14:textId="00BBDD56" w:rsidR="00A16E3C" w:rsidRPr="00A261C8" w:rsidRDefault="00A16E3C" w:rsidP="00A85C40">
      <w:pPr>
        <w:spacing w:line="276" w:lineRule="auto"/>
        <w:jc w:val="both"/>
        <w:rPr>
          <w:rFonts w:ascii="Arial" w:hAnsi="Arial" w:cs="Arial"/>
          <w:sz w:val="24"/>
          <w:szCs w:val="24"/>
        </w:rPr>
      </w:pPr>
      <w:r w:rsidRPr="00A261C8">
        <w:rPr>
          <w:rFonts w:ascii="Arial" w:hAnsi="Arial" w:cs="Arial"/>
          <w:b/>
          <w:sz w:val="24"/>
          <w:szCs w:val="24"/>
        </w:rPr>
        <w:t>Fuego</w:t>
      </w:r>
      <w:r w:rsidRPr="00A261C8">
        <w:rPr>
          <w:rFonts w:ascii="Arial" w:hAnsi="Arial" w:cs="Arial"/>
          <w:sz w:val="24"/>
          <w:szCs w:val="24"/>
        </w:rPr>
        <w:t xml:space="preserve"> y </w:t>
      </w:r>
      <w:r w:rsidRPr="00A261C8">
        <w:rPr>
          <w:rFonts w:ascii="Arial" w:hAnsi="Arial" w:cs="Arial"/>
          <w:b/>
          <w:sz w:val="24"/>
          <w:szCs w:val="24"/>
        </w:rPr>
        <w:t>hielo</w:t>
      </w:r>
      <w:r w:rsidRPr="00A261C8">
        <w:rPr>
          <w:rFonts w:ascii="Arial" w:hAnsi="Arial" w:cs="Arial"/>
          <w:sz w:val="24"/>
          <w:szCs w:val="24"/>
        </w:rPr>
        <w:t xml:space="preserve"> que nos </w:t>
      </w:r>
      <w:del w:id="375" w:author="Eugenia Arce Londoño" w:date="2015-10-01T08:28:00Z">
        <w:r w:rsidRPr="00A261C8">
          <w:rPr>
            <w:rFonts w:ascii="Arial" w:hAnsi="Arial" w:cs="Arial"/>
            <w:sz w:val="24"/>
            <w:szCs w:val="24"/>
          </w:rPr>
          <w:delText>lleva</w:delText>
        </w:r>
      </w:del>
      <w:ins w:id="376" w:author="Eugenia Arce Londoño" w:date="2015-10-01T08:28:00Z">
        <w:r w:rsidRPr="00A261C8">
          <w:rPr>
            <w:rFonts w:ascii="Arial" w:hAnsi="Arial" w:cs="Arial"/>
            <w:sz w:val="24"/>
            <w:szCs w:val="24"/>
          </w:rPr>
          <w:t>lleva</w:t>
        </w:r>
        <w:r w:rsidR="004262CE">
          <w:rPr>
            <w:rFonts w:ascii="Arial" w:hAnsi="Arial" w:cs="Arial"/>
            <w:sz w:val="24"/>
            <w:szCs w:val="24"/>
          </w:rPr>
          <w:t>n</w:t>
        </w:r>
      </w:ins>
      <w:r w:rsidRPr="00A261C8">
        <w:rPr>
          <w:rFonts w:ascii="Arial" w:hAnsi="Arial" w:cs="Arial"/>
          <w:sz w:val="24"/>
          <w:szCs w:val="24"/>
        </w:rPr>
        <w:t xml:space="preserve"> a un momento histórico interesante, encantado, fantástico: </w:t>
      </w:r>
      <w:r w:rsidRPr="00A261C8">
        <w:rPr>
          <w:rFonts w:ascii="Arial" w:hAnsi="Arial" w:cs="Arial"/>
          <w:b/>
          <w:sz w:val="24"/>
          <w:szCs w:val="24"/>
        </w:rPr>
        <w:t>el medieval</w:t>
      </w:r>
      <w:r w:rsidR="004262CE">
        <w:rPr>
          <w:rFonts w:ascii="Arial" w:hAnsi="Arial" w:cs="Arial"/>
          <w:sz w:val="24"/>
          <w:szCs w:val="24"/>
        </w:rPr>
        <w:t xml:space="preserve">. </w:t>
      </w:r>
      <w:del w:id="377" w:author="Eugenia Arce Londoño" w:date="2015-10-01T08:28:00Z">
        <w:r w:rsidRPr="00A261C8">
          <w:rPr>
            <w:rFonts w:ascii="Arial" w:hAnsi="Arial" w:cs="Arial"/>
            <w:sz w:val="24"/>
            <w:szCs w:val="24"/>
          </w:rPr>
          <w:delText>Periodo</w:delText>
        </w:r>
      </w:del>
      <w:ins w:id="378" w:author="Eugenia Arce Londoño" w:date="2015-10-01T08:28:00Z">
        <w:r w:rsidR="004262CE">
          <w:rPr>
            <w:rFonts w:ascii="Arial" w:hAnsi="Arial" w:cs="Arial"/>
            <w:sz w:val="24"/>
            <w:szCs w:val="24"/>
          </w:rPr>
          <w:t>A un p</w:t>
        </w:r>
        <w:r w:rsidRPr="00A261C8">
          <w:rPr>
            <w:rFonts w:ascii="Arial" w:hAnsi="Arial" w:cs="Arial"/>
            <w:sz w:val="24"/>
            <w:szCs w:val="24"/>
          </w:rPr>
          <w:t>eriodo</w:t>
        </w:r>
      </w:ins>
      <w:r w:rsidRPr="00A261C8">
        <w:rPr>
          <w:rFonts w:ascii="Arial" w:hAnsi="Arial" w:cs="Arial"/>
          <w:sz w:val="24"/>
          <w:szCs w:val="24"/>
        </w:rPr>
        <w:t xml:space="preserve"> histórico llamado el </w:t>
      </w:r>
      <w:del w:id="379" w:author="Eugenia Arce Londoño" w:date="2015-10-01T08:28:00Z">
        <w:r w:rsidRPr="00A261C8">
          <w:rPr>
            <w:rFonts w:ascii="Arial" w:hAnsi="Arial" w:cs="Arial"/>
            <w:b/>
            <w:sz w:val="24"/>
            <w:szCs w:val="24"/>
          </w:rPr>
          <w:delText>Oscurantista</w:delText>
        </w:r>
      </w:del>
      <w:ins w:id="380" w:author="Eugenia Arce Londoño" w:date="2015-10-01T08:28:00Z">
        <w:r w:rsidR="004262CE">
          <w:rPr>
            <w:rFonts w:ascii="Arial" w:hAnsi="Arial" w:cs="Arial"/>
            <w:b/>
            <w:sz w:val="24"/>
            <w:szCs w:val="24"/>
          </w:rPr>
          <w:t>o</w:t>
        </w:r>
        <w:r w:rsidRPr="00A261C8">
          <w:rPr>
            <w:rFonts w:ascii="Arial" w:hAnsi="Arial" w:cs="Arial"/>
            <w:b/>
            <w:sz w:val="24"/>
            <w:szCs w:val="24"/>
          </w:rPr>
          <w:t>scurantista</w:t>
        </w:r>
      </w:ins>
      <w:r w:rsidRPr="00A261C8">
        <w:rPr>
          <w:rFonts w:ascii="Arial" w:hAnsi="Arial" w:cs="Arial"/>
          <w:sz w:val="24"/>
          <w:szCs w:val="24"/>
        </w:rPr>
        <w:t xml:space="preserve">, la Época </w:t>
      </w:r>
      <w:r w:rsidRPr="004262CE">
        <w:rPr>
          <w:rFonts w:ascii="Arial" w:hAnsi="Arial"/>
          <w:sz w:val="24"/>
          <w:rPrChange w:id="381" w:author="Eugenia Arce Londoño" w:date="2015-10-01T08:28:00Z">
            <w:rPr>
              <w:rFonts w:ascii="Arial" w:hAnsi="Arial"/>
              <w:b/>
              <w:sz w:val="24"/>
            </w:rPr>
          </w:rPrChange>
        </w:rPr>
        <w:lastRenderedPageBreak/>
        <w:t>Oscura</w:t>
      </w:r>
      <w:r w:rsidRPr="004262CE">
        <w:rPr>
          <w:rFonts w:ascii="Arial" w:hAnsi="Arial" w:cs="Arial"/>
          <w:sz w:val="24"/>
          <w:szCs w:val="24"/>
        </w:rPr>
        <w:t>,</w:t>
      </w:r>
      <w:r w:rsidRPr="00A261C8">
        <w:rPr>
          <w:rFonts w:ascii="Arial" w:hAnsi="Arial" w:cs="Arial"/>
          <w:sz w:val="24"/>
          <w:szCs w:val="24"/>
        </w:rPr>
        <w:t xml:space="preserve"> la pausa entre la </w:t>
      </w:r>
      <w:r w:rsidRPr="00A261C8">
        <w:rPr>
          <w:rFonts w:ascii="Arial" w:hAnsi="Arial" w:cs="Arial"/>
          <w:b/>
          <w:sz w:val="24"/>
          <w:szCs w:val="24"/>
        </w:rPr>
        <w:t>luz</w:t>
      </w:r>
      <w:r w:rsidRPr="00A261C8">
        <w:rPr>
          <w:rFonts w:ascii="Arial" w:hAnsi="Arial" w:cs="Arial"/>
          <w:sz w:val="24"/>
          <w:szCs w:val="24"/>
        </w:rPr>
        <w:t xml:space="preserve"> </w:t>
      </w:r>
      <w:r w:rsidRPr="004262CE">
        <w:rPr>
          <w:rFonts w:ascii="Arial" w:hAnsi="Arial"/>
          <w:b/>
          <w:sz w:val="24"/>
          <w:rPrChange w:id="382" w:author="Eugenia Arce Londoño" w:date="2015-10-01T08:28:00Z">
            <w:rPr>
              <w:rFonts w:ascii="Arial" w:hAnsi="Arial"/>
              <w:sz w:val="24"/>
            </w:rPr>
          </w:rPrChange>
        </w:rPr>
        <w:t>antigua</w:t>
      </w:r>
      <w:r w:rsidRPr="00A261C8">
        <w:rPr>
          <w:rFonts w:ascii="Arial" w:hAnsi="Arial" w:cs="Arial"/>
          <w:sz w:val="24"/>
          <w:szCs w:val="24"/>
        </w:rPr>
        <w:t xml:space="preserve"> y la </w:t>
      </w:r>
      <w:r w:rsidRPr="00A261C8">
        <w:rPr>
          <w:rFonts w:ascii="Arial" w:hAnsi="Arial" w:cs="Arial"/>
          <w:b/>
          <w:sz w:val="24"/>
          <w:szCs w:val="24"/>
        </w:rPr>
        <w:t>luz</w:t>
      </w:r>
      <w:r w:rsidRPr="00A261C8">
        <w:rPr>
          <w:rFonts w:ascii="Arial" w:hAnsi="Arial" w:cs="Arial"/>
          <w:sz w:val="24"/>
          <w:szCs w:val="24"/>
        </w:rPr>
        <w:t xml:space="preserve"> </w:t>
      </w:r>
      <w:r w:rsidRPr="004262CE">
        <w:rPr>
          <w:rFonts w:ascii="Arial" w:hAnsi="Arial"/>
          <w:b/>
          <w:sz w:val="24"/>
          <w:rPrChange w:id="383" w:author="Eugenia Arce Londoño" w:date="2015-10-01T08:28:00Z">
            <w:rPr>
              <w:rFonts w:ascii="Arial" w:hAnsi="Arial"/>
              <w:sz w:val="24"/>
            </w:rPr>
          </w:rPrChange>
        </w:rPr>
        <w:t>moderna</w:t>
      </w:r>
      <w:r w:rsidRPr="00A261C8">
        <w:rPr>
          <w:rFonts w:ascii="Arial" w:hAnsi="Arial" w:cs="Arial"/>
          <w:sz w:val="24"/>
          <w:szCs w:val="24"/>
        </w:rPr>
        <w:t xml:space="preserve">. </w:t>
      </w:r>
      <w:del w:id="384" w:author="Eugenia Arce Londoño" w:date="2015-10-01T08:28:00Z">
        <w:r w:rsidRPr="00A261C8">
          <w:rPr>
            <w:rFonts w:ascii="Arial" w:hAnsi="Arial" w:cs="Arial"/>
            <w:sz w:val="24"/>
            <w:szCs w:val="24"/>
          </w:rPr>
          <w:delText>Pero</w:delText>
        </w:r>
      </w:del>
      <w:ins w:id="385" w:author="Eugenia Arce Londoño" w:date="2015-10-01T08:28:00Z">
        <w:r w:rsidR="004262CE">
          <w:rPr>
            <w:rFonts w:ascii="Arial" w:hAnsi="Arial" w:cs="Arial"/>
            <w:sz w:val="24"/>
            <w:szCs w:val="24"/>
          </w:rPr>
          <w:t>Es una etapa de la historia</w:t>
        </w:r>
      </w:ins>
      <w:r w:rsidR="004262CE">
        <w:rPr>
          <w:rFonts w:ascii="Arial" w:hAnsi="Arial" w:cs="Arial"/>
          <w:sz w:val="24"/>
          <w:szCs w:val="24"/>
        </w:rPr>
        <w:t xml:space="preserve"> que </w:t>
      </w:r>
      <w:ins w:id="386" w:author="Eugenia Arce Londoño" w:date="2015-10-01T08:28:00Z">
        <w:r w:rsidR="004262CE">
          <w:rPr>
            <w:rFonts w:ascii="Arial" w:hAnsi="Arial" w:cs="Arial"/>
            <w:sz w:val="24"/>
            <w:szCs w:val="24"/>
          </w:rPr>
          <w:t>recientemente</w:t>
        </w:r>
        <w:r w:rsidRPr="00A261C8">
          <w:rPr>
            <w:rFonts w:ascii="Arial" w:hAnsi="Arial" w:cs="Arial"/>
            <w:sz w:val="24"/>
            <w:szCs w:val="24"/>
          </w:rPr>
          <w:t xml:space="preserve"> </w:t>
        </w:r>
      </w:ins>
      <w:r w:rsidRPr="00A261C8">
        <w:rPr>
          <w:rFonts w:ascii="Arial" w:hAnsi="Arial" w:cs="Arial"/>
          <w:sz w:val="24"/>
          <w:szCs w:val="24"/>
        </w:rPr>
        <w:t>se ha revalorizado</w:t>
      </w:r>
      <w:ins w:id="387" w:author="Eugenia Arce Londoño" w:date="2015-10-01T08:28:00Z">
        <w:r w:rsidR="004262CE">
          <w:rPr>
            <w:rFonts w:ascii="Arial" w:hAnsi="Arial" w:cs="Arial"/>
            <w:sz w:val="24"/>
            <w:szCs w:val="24"/>
          </w:rPr>
          <w:t>,</w:t>
        </w:r>
      </w:ins>
      <w:r w:rsidR="004262CE">
        <w:rPr>
          <w:rFonts w:ascii="Arial" w:hAnsi="Arial" w:cs="Arial"/>
          <w:sz w:val="24"/>
          <w:szCs w:val="24"/>
        </w:rPr>
        <w:t xml:space="preserve"> para </w:t>
      </w:r>
      <w:del w:id="388" w:author="Eugenia Arce Londoño" w:date="2015-10-01T08:28:00Z">
        <w:r w:rsidRPr="00A261C8">
          <w:rPr>
            <w:rFonts w:ascii="Arial" w:hAnsi="Arial" w:cs="Arial"/>
            <w:sz w:val="24"/>
            <w:szCs w:val="24"/>
          </w:rPr>
          <w:delText>ubicarlo</w:delText>
        </w:r>
      </w:del>
      <w:ins w:id="389" w:author="Eugenia Arce Londoño" w:date="2015-10-01T08:28:00Z">
        <w:r w:rsidR="004262CE">
          <w:rPr>
            <w:rFonts w:ascii="Arial" w:hAnsi="Arial" w:cs="Arial"/>
            <w:sz w:val="24"/>
            <w:szCs w:val="24"/>
          </w:rPr>
          <w:t>ubicarla</w:t>
        </w:r>
      </w:ins>
      <w:r w:rsidRPr="00A261C8">
        <w:rPr>
          <w:rFonts w:ascii="Arial" w:hAnsi="Arial" w:cs="Arial"/>
          <w:sz w:val="24"/>
          <w:szCs w:val="24"/>
        </w:rPr>
        <w:t xml:space="preserve"> más allá de la decadencia que </w:t>
      </w:r>
      <w:r w:rsidR="004262CE">
        <w:rPr>
          <w:rFonts w:ascii="Arial" w:hAnsi="Arial" w:cs="Arial"/>
          <w:sz w:val="24"/>
          <w:szCs w:val="24"/>
        </w:rPr>
        <w:t xml:space="preserve">de </w:t>
      </w:r>
      <w:del w:id="390" w:author="Eugenia Arce Londoño" w:date="2015-10-01T08:28:00Z">
        <w:r w:rsidRPr="00A261C8">
          <w:rPr>
            <w:rFonts w:ascii="Arial" w:hAnsi="Arial" w:cs="Arial"/>
            <w:sz w:val="24"/>
            <w:szCs w:val="24"/>
          </w:rPr>
          <w:delText>él</w:delText>
        </w:r>
      </w:del>
      <w:ins w:id="391" w:author="Eugenia Arce Londoño" w:date="2015-10-01T08:28:00Z">
        <w:r w:rsidR="004262CE">
          <w:rPr>
            <w:rFonts w:ascii="Arial" w:hAnsi="Arial" w:cs="Arial"/>
            <w:sz w:val="24"/>
            <w:szCs w:val="24"/>
          </w:rPr>
          <w:t>ella</w:t>
        </w:r>
      </w:ins>
      <w:r w:rsidRPr="00A261C8">
        <w:rPr>
          <w:rFonts w:ascii="Arial" w:hAnsi="Arial" w:cs="Arial"/>
          <w:sz w:val="24"/>
          <w:szCs w:val="24"/>
        </w:rPr>
        <w:t xml:space="preserve"> se predica en relación con la cultura grecorromana o si se le mira desde la modernidad y su feliz progreso.</w:t>
      </w:r>
    </w:p>
    <w:p w14:paraId="4FE6AAB5" w14:textId="77777777" w:rsidR="00A16E3C" w:rsidRPr="00A261C8" w:rsidRDefault="00A16E3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084"/>
      </w:tblGrid>
      <w:tr w:rsidR="00DB526C" w:rsidRPr="00A261C8" w14:paraId="1EEE0273" w14:textId="77777777" w:rsidTr="00125594">
        <w:trPr>
          <w:trHeight w:val="224"/>
          <w:jc w:val="center"/>
        </w:trPr>
        <w:tc>
          <w:tcPr>
            <w:tcW w:w="7108" w:type="dxa"/>
            <w:gridSpan w:val="2"/>
            <w:shd w:val="clear" w:color="auto" w:fill="0D0D0D"/>
          </w:tcPr>
          <w:p w14:paraId="43E0B78A" w14:textId="77777777" w:rsidR="00A16E3C" w:rsidRPr="00A261C8" w:rsidRDefault="00A16E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B4AA10B" w14:textId="77777777" w:rsidTr="00125594">
        <w:trPr>
          <w:trHeight w:val="215"/>
          <w:jc w:val="center"/>
        </w:trPr>
        <w:tc>
          <w:tcPr>
            <w:tcW w:w="2092" w:type="dxa"/>
          </w:tcPr>
          <w:p w14:paraId="2BE0BD09" w14:textId="77777777" w:rsidR="00A16E3C" w:rsidRPr="00A261C8" w:rsidRDefault="00A16E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5016" w:type="dxa"/>
          </w:tcPr>
          <w:p w14:paraId="67C0D224" w14:textId="13B92370" w:rsidR="00A16E3C" w:rsidRPr="00A261C8" w:rsidRDefault="00A16E3C"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10</w:t>
            </w:r>
          </w:p>
        </w:tc>
      </w:tr>
      <w:tr w:rsidR="00DB526C" w:rsidRPr="00A261C8" w14:paraId="2D47617B" w14:textId="77777777" w:rsidTr="00125594">
        <w:trPr>
          <w:trHeight w:val="215"/>
          <w:jc w:val="center"/>
        </w:trPr>
        <w:tc>
          <w:tcPr>
            <w:tcW w:w="2092" w:type="dxa"/>
          </w:tcPr>
          <w:p w14:paraId="29110767" w14:textId="77777777"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5016" w:type="dxa"/>
          </w:tcPr>
          <w:p w14:paraId="0D55BD2F" w14:textId="1CBDEB6F"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sz w:val="24"/>
                <w:szCs w:val="24"/>
              </w:rPr>
              <w:t>Los monasterios medievales.</w:t>
            </w:r>
          </w:p>
        </w:tc>
      </w:tr>
      <w:tr w:rsidR="00DB526C" w:rsidRPr="00A261C8" w14:paraId="6B8A08ED" w14:textId="77777777" w:rsidTr="00125594">
        <w:trPr>
          <w:trHeight w:val="3113"/>
          <w:jc w:val="center"/>
        </w:trPr>
        <w:tc>
          <w:tcPr>
            <w:tcW w:w="2092" w:type="dxa"/>
          </w:tcPr>
          <w:p w14:paraId="2673885F" w14:textId="77777777"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4"/>
            </w:r>
            <w:r w:rsidRPr="00A261C8">
              <w:rPr>
                <w:rFonts w:ascii="Arial" w:eastAsia="Cambria" w:hAnsi="Arial" w:cs="Arial"/>
                <w:b/>
                <w:sz w:val="24"/>
                <w:szCs w:val="24"/>
              </w:rPr>
              <w:t>)</w:t>
            </w:r>
          </w:p>
        </w:tc>
        <w:tc>
          <w:tcPr>
            <w:tcW w:w="5016" w:type="dxa"/>
          </w:tcPr>
          <w:p w14:paraId="39437270" w14:textId="5313AC40" w:rsidR="00A16E3C" w:rsidRPr="00A261C8" w:rsidRDefault="00A16E3C"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3E87C3FB" wp14:editId="7738EA1B">
                  <wp:extent cx="3091218" cy="1962012"/>
                  <wp:effectExtent l="0" t="0" r="0" b="635"/>
                  <wp:docPr id="16" name="Imagen 16" descr="http://static0.planetasaber.com/encyclopedia/Data/Imagenes/FOTOS/001AR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0.planetasaber.com/encyclopedia/Data/Imagenes/FOTOS/001AR7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326" cy="1962081"/>
                          </a:xfrm>
                          <a:prstGeom prst="rect">
                            <a:avLst/>
                          </a:prstGeom>
                          <a:noFill/>
                          <a:ln>
                            <a:noFill/>
                          </a:ln>
                        </pic:spPr>
                      </pic:pic>
                    </a:graphicData>
                  </a:graphic>
                </wp:inline>
              </w:drawing>
            </w:r>
          </w:p>
        </w:tc>
      </w:tr>
      <w:tr w:rsidR="00A16E3C" w:rsidRPr="00A261C8" w14:paraId="52A4A83F" w14:textId="77777777" w:rsidTr="00125594">
        <w:trPr>
          <w:trHeight w:val="134"/>
          <w:jc w:val="center"/>
        </w:trPr>
        <w:tc>
          <w:tcPr>
            <w:tcW w:w="2092" w:type="dxa"/>
          </w:tcPr>
          <w:p w14:paraId="29856EED" w14:textId="77777777"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5016" w:type="dxa"/>
          </w:tcPr>
          <w:p w14:paraId="7EFD3344" w14:textId="65E2F3CF" w:rsidR="00A16E3C" w:rsidRPr="00A261C8" w:rsidRDefault="00A16E3C" w:rsidP="00A85C40">
            <w:pPr>
              <w:spacing w:line="276" w:lineRule="auto"/>
              <w:jc w:val="both"/>
              <w:rPr>
                <w:rFonts w:ascii="Arial" w:hAnsi="Arial" w:cs="Arial"/>
                <w:sz w:val="24"/>
                <w:szCs w:val="24"/>
              </w:rPr>
            </w:pPr>
            <w:r w:rsidRPr="00A261C8">
              <w:rPr>
                <w:rFonts w:ascii="Arial" w:eastAsia="Cambria" w:hAnsi="Arial" w:cs="Arial"/>
                <w:sz w:val="24"/>
                <w:szCs w:val="24"/>
              </w:rPr>
              <w:t>Monasterio de San Pedro de Rodes.</w:t>
            </w:r>
          </w:p>
        </w:tc>
      </w:tr>
    </w:tbl>
    <w:p w14:paraId="6A044BF2" w14:textId="77777777" w:rsidR="00A16E3C" w:rsidRPr="00A261C8" w:rsidRDefault="00A16E3C" w:rsidP="00A85C40">
      <w:pPr>
        <w:spacing w:line="276" w:lineRule="auto"/>
        <w:jc w:val="both"/>
        <w:rPr>
          <w:rFonts w:ascii="Arial" w:hAnsi="Arial" w:cs="Arial"/>
          <w:sz w:val="24"/>
          <w:szCs w:val="24"/>
        </w:rPr>
      </w:pPr>
    </w:p>
    <w:p w14:paraId="1FE2CD4A" w14:textId="1CC69F2C" w:rsidR="0097323B" w:rsidRPr="00A261C8" w:rsidRDefault="00A16E3C" w:rsidP="00A85C40">
      <w:pPr>
        <w:spacing w:line="276" w:lineRule="auto"/>
        <w:jc w:val="both"/>
        <w:rPr>
          <w:rFonts w:ascii="Arial" w:hAnsi="Arial" w:cs="Arial"/>
          <w:sz w:val="24"/>
          <w:szCs w:val="24"/>
        </w:rPr>
      </w:pPr>
      <w:del w:id="392" w:author="Eugenia Arce Londoño" w:date="2015-10-01T08:28:00Z">
        <w:r w:rsidRPr="00A261C8">
          <w:rPr>
            <w:rFonts w:ascii="Arial" w:hAnsi="Arial" w:cs="Arial"/>
            <w:sz w:val="24"/>
            <w:szCs w:val="24"/>
          </w:rPr>
          <w:delText>Qué</w:delText>
        </w:r>
      </w:del>
      <w:ins w:id="393" w:author="Eugenia Arce Londoño" w:date="2015-10-01T08:28:00Z">
        <w:r w:rsidR="004262CE">
          <w:rPr>
            <w:rFonts w:ascii="Arial" w:hAnsi="Arial" w:cs="Arial"/>
            <w:sz w:val="24"/>
            <w:szCs w:val="24"/>
          </w:rPr>
          <w:t>Si se quiere conocer y entender el período nos</w:t>
        </w:r>
      </w:ins>
      <w:r w:rsidR="004262CE">
        <w:rPr>
          <w:rFonts w:ascii="Arial" w:hAnsi="Arial" w:cs="Arial"/>
          <w:sz w:val="24"/>
          <w:szCs w:val="24"/>
        </w:rPr>
        <w:t xml:space="preserve"> </w:t>
      </w:r>
      <w:r w:rsidRPr="00A261C8">
        <w:rPr>
          <w:rFonts w:ascii="Arial" w:hAnsi="Arial" w:cs="Arial"/>
          <w:sz w:val="24"/>
          <w:szCs w:val="24"/>
        </w:rPr>
        <w:t>interesa</w:t>
      </w:r>
      <w:del w:id="394" w:author="Eugenia Arce Londoño" w:date="2015-10-01T08:28:00Z">
        <w:r w:rsidRPr="00A261C8">
          <w:rPr>
            <w:rFonts w:ascii="Arial" w:hAnsi="Arial" w:cs="Arial"/>
            <w:sz w:val="24"/>
            <w:szCs w:val="24"/>
          </w:rPr>
          <w:delText>:</w:delText>
        </w:r>
      </w:del>
      <w:r w:rsidRPr="00A261C8">
        <w:rPr>
          <w:rFonts w:ascii="Arial" w:hAnsi="Arial" w:cs="Arial"/>
          <w:sz w:val="24"/>
          <w:szCs w:val="24"/>
        </w:rPr>
        <w:t xml:space="preserve"> adentrarnos en el</w:t>
      </w:r>
      <w:r w:rsidRPr="004262CE">
        <w:rPr>
          <w:rFonts w:ascii="Arial" w:hAnsi="Arial"/>
          <w:b/>
          <w:sz w:val="24"/>
          <w:rPrChange w:id="395" w:author="Eugenia Arce Londoño" w:date="2015-10-01T08:28:00Z">
            <w:rPr>
              <w:rFonts w:ascii="Arial" w:hAnsi="Arial"/>
              <w:sz w:val="24"/>
            </w:rPr>
          </w:rPrChange>
        </w:rPr>
        <w:t xml:space="preserve"> </w:t>
      </w:r>
      <w:del w:id="396" w:author="Eugenia Arce Londoño" w:date="2015-10-01T08:28:00Z">
        <w:r w:rsidRPr="00A261C8">
          <w:rPr>
            <w:rFonts w:ascii="Arial" w:hAnsi="Arial" w:cs="Arial"/>
            <w:b/>
            <w:sz w:val="24"/>
            <w:szCs w:val="24"/>
          </w:rPr>
          <w:delText>FEUDALISMO</w:delText>
        </w:r>
      </w:del>
      <w:ins w:id="397" w:author="Eugenia Arce Londoño" w:date="2015-10-01T08:28:00Z">
        <w:r w:rsidR="004262CE" w:rsidRPr="004262CE">
          <w:rPr>
            <w:rFonts w:ascii="Arial" w:hAnsi="Arial" w:cs="Arial"/>
            <w:b/>
            <w:sz w:val="24"/>
            <w:szCs w:val="24"/>
          </w:rPr>
          <w:t>feudalismo</w:t>
        </w:r>
      </w:ins>
      <w:r w:rsidR="004262CE" w:rsidRPr="004262CE">
        <w:rPr>
          <w:rFonts w:ascii="Arial" w:hAnsi="Arial"/>
          <w:b/>
          <w:sz w:val="24"/>
          <w:rPrChange w:id="398" w:author="Eugenia Arce Londoño" w:date="2015-10-01T08:28:00Z">
            <w:rPr>
              <w:rFonts w:ascii="Arial" w:hAnsi="Arial"/>
              <w:sz w:val="24"/>
            </w:rPr>
          </w:rPrChange>
        </w:rPr>
        <w:t xml:space="preserve"> </w:t>
      </w:r>
      <w:r w:rsidR="004262CE" w:rsidRPr="004262CE">
        <w:rPr>
          <w:rFonts w:ascii="Arial" w:hAnsi="Arial" w:cs="Arial"/>
          <w:sz w:val="24"/>
          <w:szCs w:val="24"/>
        </w:rPr>
        <w:t>pa</w:t>
      </w:r>
      <w:r w:rsidRPr="00A261C8">
        <w:rPr>
          <w:rFonts w:ascii="Arial" w:hAnsi="Arial" w:cs="Arial"/>
          <w:sz w:val="24"/>
          <w:szCs w:val="24"/>
        </w:rPr>
        <w:t xml:space="preserve">ra determinar las </w:t>
      </w:r>
      <w:r w:rsidRPr="00A261C8">
        <w:rPr>
          <w:rFonts w:ascii="Arial" w:hAnsi="Arial" w:cs="Arial"/>
          <w:b/>
          <w:sz w:val="24"/>
          <w:szCs w:val="24"/>
        </w:rPr>
        <w:t>interacciones</w:t>
      </w:r>
      <w:r w:rsidRPr="00A261C8">
        <w:rPr>
          <w:rFonts w:ascii="Arial" w:hAnsi="Arial" w:cs="Arial"/>
          <w:sz w:val="24"/>
          <w:szCs w:val="24"/>
        </w:rPr>
        <w:t xml:space="preserve"> que se presentaron entre los </w:t>
      </w:r>
      <w:r w:rsidRPr="004262CE">
        <w:rPr>
          <w:rFonts w:ascii="Arial" w:hAnsi="Arial"/>
          <w:sz w:val="24"/>
          <w:rPrChange w:id="399" w:author="Eugenia Arce Londoño" w:date="2015-10-01T08:28:00Z">
            <w:rPr>
              <w:rFonts w:ascii="Arial" w:hAnsi="Arial"/>
              <w:b/>
              <w:sz w:val="24"/>
            </w:rPr>
          </w:rPrChange>
        </w:rPr>
        <w:t xml:space="preserve">diferentes actores sociales, económicos y políticos en relación con el ejercicio del poder y </w:t>
      </w:r>
      <w:del w:id="400" w:author="Eugenia Arce Londoño" w:date="2015-10-01T08:28:00Z">
        <w:r w:rsidRPr="00A261C8">
          <w:rPr>
            <w:rFonts w:ascii="Arial" w:hAnsi="Arial" w:cs="Arial"/>
            <w:b/>
            <w:sz w:val="24"/>
            <w:szCs w:val="24"/>
          </w:rPr>
          <w:delText xml:space="preserve">ejercicio y </w:delText>
        </w:r>
      </w:del>
      <w:r w:rsidRPr="004262CE">
        <w:rPr>
          <w:rFonts w:ascii="Arial" w:hAnsi="Arial"/>
          <w:sz w:val="24"/>
          <w:rPrChange w:id="401" w:author="Eugenia Arce Londoño" w:date="2015-10-01T08:28:00Z">
            <w:rPr>
              <w:rFonts w:ascii="Arial" w:hAnsi="Arial"/>
              <w:b/>
              <w:sz w:val="24"/>
            </w:rPr>
          </w:rPrChange>
        </w:rPr>
        <w:t>el equilibrio logrado</w:t>
      </w:r>
      <w:r w:rsidRPr="004262CE">
        <w:rPr>
          <w:rFonts w:ascii="Arial" w:hAnsi="Arial" w:cs="Arial"/>
          <w:sz w:val="24"/>
          <w:szCs w:val="24"/>
        </w:rPr>
        <w:t xml:space="preserve">. De esa forma </w:t>
      </w:r>
      <w:del w:id="402" w:author="Eugenia Arce Londoño" w:date="2015-10-01T08:28:00Z">
        <w:r w:rsidRPr="00A261C8">
          <w:rPr>
            <w:rFonts w:ascii="Arial" w:hAnsi="Arial" w:cs="Arial"/>
            <w:sz w:val="24"/>
            <w:szCs w:val="24"/>
          </w:rPr>
          <w:delText>se caracteriza</w:delText>
        </w:r>
      </w:del>
      <w:ins w:id="403" w:author="Eugenia Arce Londoño" w:date="2015-10-01T08:28:00Z">
        <w:r w:rsidR="004262CE">
          <w:rPr>
            <w:rFonts w:ascii="Arial" w:hAnsi="Arial" w:cs="Arial"/>
            <w:sz w:val="24"/>
            <w:szCs w:val="24"/>
          </w:rPr>
          <w:t>es posible</w:t>
        </w:r>
        <w:r w:rsidRPr="004262CE">
          <w:rPr>
            <w:rFonts w:ascii="Arial" w:hAnsi="Arial" w:cs="Arial"/>
            <w:sz w:val="24"/>
            <w:szCs w:val="24"/>
          </w:rPr>
          <w:t xml:space="preserve"> caracteriza</w:t>
        </w:r>
        <w:r w:rsidR="004262CE">
          <w:rPr>
            <w:rFonts w:ascii="Arial" w:hAnsi="Arial" w:cs="Arial"/>
            <w:sz w:val="24"/>
            <w:szCs w:val="24"/>
          </w:rPr>
          <w:t>r</w:t>
        </w:r>
      </w:ins>
      <w:r w:rsidRPr="004262CE">
        <w:rPr>
          <w:rFonts w:ascii="Arial" w:hAnsi="Arial" w:cs="Arial"/>
          <w:sz w:val="24"/>
          <w:szCs w:val="24"/>
        </w:rPr>
        <w:t xml:space="preserve"> el </w:t>
      </w:r>
      <w:r w:rsidRPr="00A261C8">
        <w:rPr>
          <w:rFonts w:ascii="Arial" w:hAnsi="Arial" w:cs="Arial"/>
          <w:sz w:val="24"/>
          <w:szCs w:val="24"/>
        </w:rPr>
        <w:t xml:space="preserve">contexto de producción y las estructuras y los vínculos políticos que se generaron. Es un modo de adentrarnos en las demandas y apoyos, los actores, </w:t>
      </w:r>
      <w:ins w:id="404" w:author="Eugenia Arce Londoño" w:date="2015-10-01T08:28:00Z">
        <w:r w:rsidR="004262CE">
          <w:rPr>
            <w:rFonts w:ascii="Arial" w:hAnsi="Arial" w:cs="Arial"/>
            <w:sz w:val="24"/>
            <w:szCs w:val="24"/>
          </w:rPr>
          <w:t xml:space="preserve">sus </w:t>
        </w:r>
      </w:ins>
      <w:r w:rsidRPr="00A261C8">
        <w:rPr>
          <w:rFonts w:ascii="Arial" w:hAnsi="Arial" w:cs="Arial"/>
          <w:sz w:val="24"/>
          <w:szCs w:val="24"/>
        </w:rPr>
        <w:t>intereses, posiciones y estrategias, los conflictos que se presentaron y las decisiones adoptadas.</w:t>
      </w:r>
    </w:p>
    <w:p w14:paraId="5AEA4E86" w14:textId="77777777" w:rsidR="0097323B" w:rsidRPr="00A261C8" w:rsidRDefault="0097323B" w:rsidP="00A85C40">
      <w:pPr>
        <w:spacing w:line="276" w:lineRule="auto"/>
        <w:jc w:val="both"/>
        <w:rPr>
          <w:rFonts w:ascii="Arial" w:hAnsi="Arial" w:cs="Arial"/>
          <w:sz w:val="24"/>
          <w:szCs w:val="24"/>
        </w:rPr>
      </w:pPr>
    </w:p>
    <w:p w14:paraId="761D7C89" w14:textId="0AD51283"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t>[Sección 2]</w:t>
      </w:r>
      <w:r w:rsidRPr="00A261C8">
        <w:rPr>
          <w:rFonts w:ascii="Arial" w:hAnsi="Arial" w:cs="Arial"/>
          <w:sz w:val="24"/>
          <w:szCs w:val="24"/>
        </w:rPr>
        <w:t xml:space="preserve"> </w:t>
      </w:r>
      <w:r w:rsidRPr="00A261C8">
        <w:rPr>
          <w:rFonts w:ascii="Arial" w:hAnsi="Arial" w:cs="Arial"/>
          <w:b/>
          <w:sz w:val="24"/>
          <w:szCs w:val="24"/>
        </w:rPr>
        <w:t xml:space="preserve">2.1 </w:t>
      </w:r>
      <w:del w:id="405" w:author="Eugenia Arce Londoño" w:date="2015-10-01T08:28:00Z">
        <w:r w:rsidR="00351DDE" w:rsidRPr="00A261C8">
          <w:rPr>
            <w:rFonts w:ascii="Arial" w:hAnsi="Arial" w:cs="Arial"/>
            <w:b/>
            <w:sz w:val="24"/>
            <w:szCs w:val="24"/>
          </w:rPr>
          <w:delText>Contexto de producción.</w:delText>
        </w:r>
      </w:del>
      <w:ins w:id="406" w:author="Eugenia Arce Londoño" w:date="2015-10-01T08:28:00Z">
        <w:r w:rsidR="005524AE">
          <w:rPr>
            <w:rFonts w:ascii="Arial" w:hAnsi="Arial" w:cs="Arial"/>
            <w:b/>
            <w:sz w:val="24"/>
            <w:szCs w:val="24"/>
          </w:rPr>
          <w:t>Los antecedentes del Medioevo</w:t>
        </w:r>
      </w:ins>
    </w:p>
    <w:p w14:paraId="1C7EA8CB" w14:textId="77777777" w:rsidR="000405AF" w:rsidRPr="00A261C8" w:rsidRDefault="000405AF" w:rsidP="00A85C40">
      <w:pPr>
        <w:spacing w:line="276" w:lineRule="auto"/>
        <w:jc w:val="both"/>
        <w:rPr>
          <w:rFonts w:ascii="Arial" w:hAnsi="Arial" w:cs="Arial"/>
          <w:sz w:val="24"/>
          <w:szCs w:val="24"/>
        </w:rPr>
      </w:pPr>
    </w:p>
    <w:p w14:paraId="3C40E5CF" w14:textId="6C5725AA" w:rsidR="00351DDE" w:rsidRPr="0076443B" w:rsidRDefault="00351DDE" w:rsidP="00A85C40">
      <w:pPr>
        <w:spacing w:line="276" w:lineRule="auto"/>
        <w:jc w:val="both"/>
        <w:rPr>
          <w:rFonts w:ascii="Arial" w:hAnsi="Arial"/>
          <w:b/>
          <w:sz w:val="24"/>
          <w:rPrChange w:id="407" w:author="Eugenia Arce Londoño" w:date="2015-10-01T08:28:00Z">
            <w:rPr>
              <w:rFonts w:ascii="Arial" w:hAnsi="Arial"/>
              <w:sz w:val="24"/>
            </w:rPr>
          </w:rPrChange>
        </w:rPr>
      </w:pPr>
      <w:r w:rsidRPr="00A261C8">
        <w:rPr>
          <w:rFonts w:ascii="Arial" w:hAnsi="Arial" w:cs="Arial"/>
          <w:sz w:val="24"/>
          <w:szCs w:val="24"/>
        </w:rPr>
        <w:t xml:space="preserve">El contexto </w:t>
      </w:r>
      <w:del w:id="408" w:author="Eugenia Arce Londoño" w:date="2015-10-01T08:28:00Z">
        <w:r w:rsidRPr="00A261C8">
          <w:rPr>
            <w:rFonts w:ascii="Arial" w:hAnsi="Arial" w:cs="Arial"/>
            <w:sz w:val="24"/>
            <w:szCs w:val="24"/>
          </w:rPr>
          <w:delText>de</w:delText>
        </w:r>
      </w:del>
      <w:ins w:id="409" w:author="Eugenia Arce Londoño" w:date="2015-10-01T08:28:00Z">
        <w:r w:rsidRPr="00A261C8">
          <w:rPr>
            <w:rFonts w:ascii="Arial" w:hAnsi="Arial" w:cs="Arial"/>
            <w:sz w:val="24"/>
            <w:szCs w:val="24"/>
          </w:rPr>
          <w:t>de</w:t>
        </w:r>
        <w:r w:rsidR="004262CE">
          <w:rPr>
            <w:rFonts w:ascii="Arial" w:hAnsi="Arial" w:cs="Arial"/>
            <w:sz w:val="24"/>
            <w:szCs w:val="24"/>
          </w:rPr>
          <w:t>l</w:t>
        </w:r>
      </w:ins>
      <w:r w:rsidRPr="00A261C8">
        <w:rPr>
          <w:rFonts w:ascii="Arial" w:hAnsi="Arial" w:cs="Arial"/>
          <w:sz w:val="24"/>
          <w:szCs w:val="24"/>
        </w:rPr>
        <w:t xml:space="preserve"> surgimiento, desarrollo y consolidación de este sistema político lo constituyó, en un </w:t>
      </w:r>
      <w:r w:rsidRPr="004262CE">
        <w:rPr>
          <w:rFonts w:ascii="Arial" w:hAnsi="Arial"/>
          <w:sz w:val="24"/>
          <w:rPrChange w:id="410" w:author="Eugenia Arce Londoño" w:date="2015-10-01T08:28:00Z">
            <w:rPr>
              <w:rFonts w:ascii="Arial" w:hAnsi="Arial"/>
              <w:b/>
              <w:sz w:val="24"/>
            </w:rPr>
          </w:rPrChange>
        </w:rPr>
        <w:t>primer momento</w:t>
      </w:r>
      <w:r w:rsidRPr="004262CE">
        <w:rPr>
          <w:rFonts w:ascii="Arial" w:hAnsi="Arial" w:cs="Arial"/>
          <w:sz w:val="24"/>
          <w:szCs w:val="24"/>
        </w:rPr>
        <w:t>,</w:t>
      </w:r>
      <w:r w:rsidRPr="00A261C8">
        <w:rPr>
          <w:rFonts w:ascii="Arial" w:hAnsi="Arial" w:cs="Arial"/>
          <w:sz w:val="24"/>
          <w:szCs w:val="24"/>
        </w:rPr>
        <w:t xml:space="preserve"> la </w:t>
      </w:r>
      <w:r w:rsidRPr="004262CE">
        <w:rPr>
          <w:rFonts w:ascii="Arial" w:hAnsi="Arial"/>
          <w:sz w:val="24"/>
          <w:rPrChange w:id="411" w:author="Eugenia Arce Londoño" w:date="2015-10-01T08:28:00Z">
            <w:rPr>
              <w:rFonts w:ascii="Arial" w:hAnsi="Arial"/>
              <w:b/>
              <w:sz w:val="24"/>
            </w:rPr>
          </w:rPrChange>
        </w:rPr>
        <w:t>caída del</w:t>
      </w:r>
      <w:r w:rsidR="00284D24">
        <w:rPr>
          <w:rFonts w:ascii="Arial" w:hAnsi="Arial" w:cs="Arial"/>
          <w:b/>
          <w:sz w:val="24"/>
          <w:szCs w:val="24"/>
        </w:rPr>
        <w:t xml:space="preserve"> Imperio </w:t>
      </w:r>
      <w:del w:id="412" w:author="Eugenia Arce Londoño" w:date="2015-10-01T08:28:00Z">
        <w:r w:rsidRPr="00A261C8">
          <w:rPr>
            <w:rFonts w:ascii="Arial" w:hAnsi="Arial" w:cs="Arial"/>
            <w:b/>
            <w:sz w:val="24"/>
            <w:szCs w:val="24"/>
          </w:rPr>
          <w:delText>Romano</w:delText>
        </w:r>
      </w:del>
      <w:ins w:id="413" w:author="Eugenia Arce Londoño" w:date="2015-10-01T08:28:00Z">
        <w:r w:rsidR="00284D24">
          <w:rPr>
            <w:rFonts w:ascii="Arial" w:hAnsi="Arial" w:cs="Arial"/>
            <w:b/>
            <w:sz w:val="24"/>
            <w:szCs w:val="24"/>
          </w:rPr>
          <w:t>r</w:t>
        </w:r>
        <w:r w:rsidR="004262CE">
          <w:rPr>
            <w:rFonts w:ascii="Arial" w:hAnsi="Arial" w:cs="Arial"/>
            <w:b/>
            <w:sz w:val="24"/>
            <w:szCs w:val="24"/>
          </w:rPr>
          <w:t>omano</w:t>
        </w:r>
      </w:ins>
      <w:r w:rsidR="004262CE">
        <w:rPr>
          <w:rFonts w:ascii="Arial" w:hAnsi="Arial" w:cs="Arial"/>
          <w:b/>
          <w:sz w:val="24"/>
          <w:szCs w:val="24"/>
        </w:rPr>
        <w:t xml:space="preserve"> de </w:t>
      </w:r>
      <w:del w:id="414" w:author="Eugenia Arce Londoño" w:date="2015-10-01T08:28:00Z">
        <w:r w:rsidRPr="00A261C8">
          <w:rPr>
            <w:rFonts w:ascii="Arial" w:hAnsi="Arial" w:cs="Arial"/>
            <w:b/>
            <w:sz w:val="24"/>
            <w:szCs w:val="24"/>
          </w:rPr>
          <w:delText>occidente</w:delText>
        </w:r>
      </w:del>
      <w:ins w:id="415" w:author="Eugenia Arce Londoño" w:date="2015-10-01T08:28:00Z">
        <w:r w:rsidR="004262CE">
          <w:rPr>
            <w:rFonts w:ascii="Arial" w:hAnsi="Arial" w:cs="Arial"/>
            <w:b/>
            <w:sz w:val="24"/>
            <w:szCs w:val="24"/>
          </w:rPr>
          <w:t>O</w:t>
        </w:r>
        <w:r w:rsidRPr="00A261C8">
          <w:rPr>
            <w:rFonts w:ascii="Arial" w:hAnsi="Arial" w:cs="Arial"/>
            <w:b/>
            <w:sz w:val="24"/>
            <w:szCs w:val="24"/>
          </w:rPr>
          <w:t>ccidente</w:t>
        </w:r>
      </w:ins>
      <w:r w:rsidRPr="00A261C8">
        <w:rPr>
          <w:rFonts w:ascii="Arial" w:hAnsi="Arial" w:cs="Arial"/>
          <w:b/>
          <w:sz w:val="24"/>
          <w:szCs w:val="24"/>
        </w:rPr>
        <w:t xml:space="preserve"> </w:t>
      </w:r>
      <w:r w:rsidRPr="004262CE">
        <w:rPr>
          <w:rFonts w:ascii="Arial" w:hAnsi="Arial"/>
          <w:sz w:val="24"/>
          <w:rPrChange w:id="416" w:author="Eugenia Arce Londoño" w:date="2015-10-01T08:28:00Z">
            <w:rPr>
              <w:rFonts w:ascii="Arial" w:hAnsi="Arial"/>
              <w:b/>
              <w:sz w:val="24"/>
            </w:rPr>
          </w:rPrChange>
        </w:rPr>
        <w:t xml:space="preserve">en el siglo V </w:t>
      </w:r>
      <w:del w:id="417" w:author="Eugenia Arce Londoño" w:date="2015-10-01T08:28:00Z">
        <w:r w:rsidRPr="00A261C8">
          <w:rPr>
            <w:rFonts w:ascii="Arial" w:hAnsi="Arial" w:cs="Arial"/>
            <w:b/>
            <w:sz w:val="24"/>
            <w:szCs w:val="24"/>
          </w:rPr>
          <w:delText>d.C</w:delText>
        </w:r>
        <w:r w:rsidRPr="00A261C8">
          <w:rPr>
            <w:rFonts w:ascii="Arial" w:hAnsi="Arial" w:cs="Arial"/>
            <w:sz w:val="24"/>
            <w:szCs w:val="24"/>
          </w:rPr>
          <w:delText xml:space="preserve">. </w:delText>
        </w:r>
      </w:del>
      <w:r w:rsidRPr="00A261C8">
        <w:rPr>
          <w:rFonts w:ascii="Arial" w:hAnsi="Arial" w:cs="Arial"/>
          <w:sz w:val="24"/>
          <w:szCs w:val="24"/>
        </w:rPr>
        <w:t xml:space="preserve">cuando fue depuesto </w:t>
      </w:r>
      <w:ins w:id="418" w:author="Eugenia Arce Londoño" w:date="2015-10-01T08:28:00Z">
        <w:r w:rsidR="004262CE" w:rsidRPr="00A261C8">
          <w:rPr>
            <w:rFonts w:ascii="Arial" w:hAnsi="Arial" w:cs="Arial"/>
            <w:sz w:val="24"/>
            <w:szCs w:val="24"/>
          </w:rPr>
          <w:t xml:space="preserve">Flavio Rómulo Augústulo </w:t>
        </w:r>
      </w:ins>
      <w:r w:rsidRPr="00A261C8">
        <w:rPr>
          <w:rFonts w:ascii="Arial" w:hAnsi="Arial" w:cs="Arial"/>
          <w:sz w:val="24"/>
          <w:szCs w:val="24"/>
        </w:rPr>
        <w:t>el último de los grandes emperadores a ma</w:t>
      </w:r>
      <w:r w:rsidR="005524AE">
        <w:rPr>
          <w:rFonts w:ascii="Arial" w:hAnsi="Arial" w:cs="Arial"/>
          <w:sz w:val="24"/>
          <w:szCs w:val="24"/>
        </w:rPr>
        <w:t>no de los germanos</w:t>
      </w:r>
      <w:del w:id="419" w:author="Eugenia Arce Londoño" w:date="2015-10-01T08:28:00Z">
        <w:r w:rsidRPr="00A261C8">
          <w:rPr>
            <w:rFonts w:ascii="Arial" w:hAnsi="Arial" w:cs="Arial"/>
            <w:sz w:val="24"/>
            <w:szCs w:val="24"/>
          </w:rPr>
          <w:delText xml:space="preserve">, </w:delText>
        </w:r>
      </w:del>
      <w:ins w:id="420" w:author="Eugenia Arce Londoño" w:date="2015-10-01T08:28:00Z">
        <w:r w:rsidR="004262CE">
          <w:rPr>
            <w:rFonts w:ascii="Arial" w:hAnsi="Arial" w:cs="Arial"/>
            <w:sz w:val="24"/>
            <w:szCs w:val="24"/>
          </w:rPr>
          <w:t xml:space="preserve"> </w:t>
        </w:r>
        <w:r w:rsidR="005524AE">
          <w:rPr>
            <w:rFonts w:ascii="Arial" w:hAnsi="Arial" w:cs="Arial"/>
            <w:sz w:val="24"/>
            <w:szCs w:val="24"/>
          </w:rPr>
          <w:t>–</w:t>
        </w:r>
      </w:ins>
      <w:r w:rsidR="004262CE">
        <w:rPr>
          <w:rFonts w:ascii="Arial" w:hAnsi="Arial" w:cs="Arial"/>
          <w:sz w:val="24"/>
          <w:szCs w:val="24"/>
        </w:rPr>
        <w:t xml:space="preserve">los </w:t>
      </w:r>
      <w:del w:id="421" w:author="Eugenia Arce Londoño" w:date="2015-10-01T08:28:00Z">
        <w:r w:rsidRPr="00A261C8">
          <w:rPr>
            <w:rFonts w:ascii="Arial" w:hAnsi="Arial" w:cs="Arial"/>
            <w:sz w:val="24"/>
            <w:szCs w:val="24"/>
          </w:rPr>
          <w:delText xml:space="preserve">Barbaros: Flavio Rómulo Augústulo </w:delText>
        </w:r>
      </w:del>
      <w:ins w:id="422" w:author="Eugenia Arce Londoño" w:date="2015-10-01T08:28:00Z">
        <w:r w:rsidR="004262CE">
          <w:rPr>
            <w:rFonts w:ascii="Arial" w:hAnsi="Arial" w:cs="Arial"/>
            <w:sz w:val="24"/>
            <w:szCs w:val="24"/>
          </w:rPr>
          <w:t>bá</w:t>
        </w:r>
        <w:r w:rsidR="005524AE">
          <w:rPr>
            <w:rFonts w:ascii="Arial" w:hAnsi="Arial" w:cs="Arial"/>
            <w:sz w:val="24"/>
            <w:szCs w:val="24"/>
          </w:rPr>
          <w:t>rbaros–</w:t>
        </w:r>
        <w:r w:rsidRPr="00A261C8">
          <w:rPr>
            <w:rFonts w:ascii="Arial" w:hAnsi="Arial" w:cs="Arial"/>
            <w:sz w:val="24"/>
            <w:szCs w:val="24"/>
          </w:rPr>
          <w:t xml:space="preserve"> </w:t>
        </w:r>
      </w:ins>
      <w:r w:rsidRPr="00A261C8">
        <w:rPr>
          <w:rFonts w:ascii="Arial" w:hAnsi="Arial" w:cs="Arial"/>
          <w:sz w:val="24"/>
          <w:szCs w:val="24"/>
        </w:rPr>
        <w:t xml:space="preserve">y lo que aconteció </w:t>
      </w:r>
      <w:r w:rsidR="00284D24">
        <w:rPr>
          <w:rFonts w:ascii="Arial" w:hAnsi="Arial" w:cs="Arial"/>
          <w:sz w:val="24"/>
          <w:szCs w:val="24"/>
        </w:rPr>
        <w:t xml:space="preserve">frente a la administración del </w:t>
      </w:r>
      <w:del w:id="423" w:author="Eugenia Arce Londoño" w:date="2015-10-01T08:28:00Z">
        <w:r w:rsidRPr="00A261C8">
          <w:rPr>
            <w:rFonts w:ascii="Arial" w:hAnsi="Arial" w:cs="Arial"/>
            <w:sz w:val="24"/>
            <w:szCs w:val="24"/>
          </w:rPr>
          <w:delText>imperio</w:delText>
        </w:r>
      </w:del>
      <w:ins w:id="424" w:author="Eugenia Arce Londoño" w:date="2015-10-01T08:28:00Z">
        <w:r w:rsidR="00284D24">
          <w:rPr>
            <w:rFonts w:ascii="Arial" w:hAnsi="Arial" w:cs="Arial"/>
            <w:sz w:val="24"/>
            <w:szCs w:val="24"/>
          </w:rPr>
          <w:t>I</w:t>
        </w:r>
        <w:r w:rsidRPr="00A261C8">
          <w:rPr>
            <w:rFonts w:ascii="Arial" w:hAnsi="Arial" w:cs="Arial"/>
            <w:sz w:val="24"/>
            <w:szCs w:val="24"/>
          </w:rPr>
          <w:t>mperio</w:t>
        </w:r>
      </w:ins>
      <w:r w:rsidRPr="00A261C8">
        <w:rPr>
          <w:rFonts w:ascii="Arial" w:hAnsi="Arial" w:cs="Arial"/>
          <w:sz w:val="24"/>
          <w:szCs w:val="24"/>
        </w:rPr>
        <w:t xml:space="preserve">. En un </w:t>
      </w:r>
      <w:r w:rsidRPr="004262CE">
        <w:rPr>
          <w:rFonts w:ascii="Arial" w:hAnsi="Arial"/>
          <w:sz w:val="24"/>
          <w:rPrChange w:id="425" w:author="Eugenia Arce Londoño" w:date="2015-10-01T08:28:00Z">
            <w:rPr>
              <w:rFonts w:ascii="Arial" w:hAnsi="Arial"/>
              <w:b/>
              <w:sz w:val="24"/>
            </w:rPr>
          </w:rPrChange>
        </w:rPr>
        <w:t>segundo momento</w:t>
      </w:r>
      <w:r w:rsidRPr="004262CE">
        <w:rPr>
          <w:rFonts w:ascii="Arial" w:hAnsi="Arial" w:cs="Arial"/>
          <w:sz w:val="24"/>
          <w:szCs w:val="24"/>
        </w:rPr>
        <w:t>,</w:t>
      </w:r>
      <w:r w:rsidRPr="00A261C8">
        <w:rPr>
          <w:rFonts w:ascii="Arial" w:hAnsi="Arial" w:cs="Arial"/>
          <w:sz w:val="24"/>
          <w:szCs w:val="24"/>
        </w:rPr>
        <w:t xml:space="preserve"> </w:t>
      </w:r>
      <w:ins w:id="426" w:author="Eugenia Arce Londoño" w:date="2015-10-01T08:28:00Z">
        <w:r w:rsidR="00284D24">
          <w:rPr>
            <w:rFonts w:ascii="Arial" w:hAnsi="Arial" w:cs="Arial"/>
            <w:sz w:val="24"/>
            <w:szCs w:val="24"/>
          </w:rPr>
          <w:t xml:space="preserve">debe tenerse en cuenta </w:t>
        </w:r>
      </w:ins>
      <w:r w:rsidRPr="00A261C8">
        <w:rPr>
          <w:rFonts w:ascii="Arial" w:hAnsi="Arial" w:cs="Arial"/>
          <w:sz w:val="24"/>
          <w:szCs w:val="24"/>
        </w:rPr>
        <w:t xml:space="preserve">la constitución del </w:t>
      </w:r>
      <w:r w:rsidRPr="00A261C8">
        <w:rPr>
          <w:rFonts w:ascii="Arial" w:hAnsi="Arial" w:cs="Arial"/>
          <w:b/>
          <w:sz w:val="24"/>
          <w:szCs w:val="24"/>
        </w:rPr>
        <w:t xml:space="preserve">Imperio </w:t>
      </w:r>
      <w:del w:id="427" w:author="Eugenia Arce Londoño" w:date="2015-10-01T08:28:00Z">
        <w:r w:rsidRPr="00A261C8">
          <w:rPr>
            <w:rFonts w:ascii="Arial" w:hAnsi="Arial" w:cs="Arial"/>
            <w:b/>
            <w:sz w:val="24"/>
            <w:szCs w:val="24"/>
          </w:rPr>
          <w:delText>Carolingio</w:delText>
        </w:r>
      </w:del>
      <w:ins w:id="428" w:author="Eugenia Arce Londoño" w:date="2015-10-01T08:28:00Z">
        <w:r w:rsidR="00284D24">
          <w:rPr>
            <w:rFonts w:ascii="Arial" w:hAnsi="Arial" w:cs="Arial"/>
            <w:b/>
            <w:sz w:val="24"/>
            <w:szCs w:val="24"/>
          </w:rPr>
          <w:t>c</w:t>
        </w:r>
        <w:r w:rsidRPr="00A261C8">
          <w:rPr>
            <w:rFonts w:ascii="Arial" w:hAnsi="Arial" w:cs="Arial"/>
            <w:b/>
            <w:sz w:val="24"/>
            <w:szCs w:val="24"/>
          </w:rPr>
          <w:t>arolingio</w:t>
        </w:r>
      </w:ins>
      <w:r w:rsidRPr="00A261C8">
        <w:rPr>
          <w:rFonts w:ascii="Arial" w:hAnsi="Arial" w:cs="Arial"/>
          <w:sz w:val="24"/>
          <w:szCs w:val="24"/>
        </w:rPr>
        <w:t xml:space="preserve">, el gobierno de </w:t>
      </w:r>
      <w:r w:rsidRPr="00A261C8">
        <w:rPr>
          <w:rFonts w:ascii="Arial" w:hAnsi="Arial" w:cs="Arial"/>
          <w:b/>
          <w:sz w:val="24"/>
          <w:szCs w:val="24"/>
        </w:rPr>
        <w:t>Carlomagno</w:t>
      </w:r>
      <w:ins w:id="429" w:author="Eugenia Arce Londoño" w:date="2015-10-01T08:28:00Z">
        <w:r w:rsidR="00284D24">
          <w:rPr>
            <w:rFonts w:ascii="Arial" w:hAnsi="Arial" w:cs="Arial"/>
            <w:b/>
            <w:sz w:val="24"/>
            <w:szCs w:val="24"/>
          </w:rPr>
          <w:t>,</w:t>
        </w:r>
      </w:ins>
      <w:r w:rsidRPr="00A261C8">
        <w:rPr>
          <w:rFonts w:ascii="Arial" w:hAnsi="Arial" w:cs="Arial"/>
          <w:sz w:val="24"/>
          <w:szCs w:val="24"/>
        </w:rPr>
        <w:t xml:space="preserve"> y la </w:t>
      </w:r>
      <w:r w:rsidRPr="005524AE">
        <w:rPr>
          <w:rFonts w:ascii="Arial" w:hAnsi="Arial"/>
          <w:sz w:val="24"/>
          <w:rPrChange w:id="430" w:author="Eugenia Arce Londoño" w:date="2015-10-01T08:28:00Z">
            <w:rPr>
              <w:rFonts w:ascii="Arial" w:hAnsi="Arial"/>
              <w:b/>
              <w:sz w:val="24"/>
            </w:rPr>
          </w:rPrChange>
        </w:rPr>
        <w:t xml:space="preserve">división y declive del </w:t>
      </w:r>
      <w:r w:rsidR="0076443B">
        <w:rPr>
          <w:rFonts w:ascii="Arial" w:hAnsi="Arial" w:cs="Arial"/>
          <w:b/>
          <w:sz w:val="24"/>
          <w:szCs w:val="24"/>
        </w:rPr>
        <w:t xml:space="preserve">Sacro </w:t>
      </w:r>
      <w:del w:id="431" w:author="Eugenia Arce Londoño" w:date="2015-10-01T08:28:00Z">
        <w:r w:rsidRPr="00A261C8">
          <w:rPr>
            <w:rFonts w:ascii="Arial" w:hAnsi="Arial" w:cs="Arial"/>
            <w:b/>
            <w:sz w:val="24"/>
            <w:szCs w:val="24"/>
          </w:rPr>
          <w:delText>Imperio Romano</w:delText>
        </w:r>
      </w:del>
      <w:ins w:id="432" w:author="Eugenia Arce Londoño" w:date="2015-10-01T08:28:00Z">
        <w:r w:rsidR="0076443B">
          <w:rPr>
            <w:rFonts w:ascii="Arial" w:hAnsi="Arial" w:cs="Arial"/>
            <w:b/>
            <w:sz w:val="24"/>
            <w:szCs w:val="24"/>
          </w:rPr>
          <w:t>i</w:t>
        </w:r>
        <w:r w:rsidR="00284D24">
          <w:rPr>
            <w:rFonts w:ascii="Arial" w:hAnsi="Arial" w:cs="Arial"/>
            <w:b/>
            <w:sz w:val="24"/>
            <w:szCs w:val="24"/>
          </w:rPr>
          <w:t>mperio r</w:t>
        </w:r>
        <w:r w:rsidRPr="00A261C8">
          <w:rPr>
            <w:rFonts w:ascii="Arial" w:hAnsi="Arial" w:cs="Arial"/>
            <w:b/>
            <w:sz w:val="24"/>
            <w:szCs w:val="24"/>
          </w:rPr>
          <w:t>omano</w:t>
        </w:r>
      </w:ins>
      <w:r w:rsidRPr="00A261C8">
        <w:rPr>
          <w:rFonts w:ascii="Arial" w:hAnsi="Arial" w:cs="Arial"/>
          <w:b/>
          <w:sz w:val="24"/>
          <w:szCs w:val="24"/>
        </w:rPr>
        <w:t xml:space="preserve"> </w:t>
      </w:r>
      <w:r w:rsidRPr="005524AE">
        <w:rPr>
          <w:rFonts w:ascii="Arial" w:hAnsi="Arial"/>
          <w:sz w:val="24"/>
          <w:rPrChange w:id="433" w:author="Eugenia Arce Londoño" w:date="2015-10-01T08:28:00Z">
            <w:rPr>
              <w:rFonts w:ascii="Arial" w:hAnsi="Arial"/>
              <w:b/>
              <w:sz w:val="24"/>
            </w:rPr>
          </w:rPrChange>
        </w:rPr>
        <w:t>e</w:t>
      </w:r>
      <w:r w:rsidR="005524AE" w:rsidRPr="005524AE">
        <w:rPr>
          <w:rFonts w:ascii="Arial" w:hAnsi="Arial"/>
          <w:sz w:val="24"/>
          <w:rPrChange w:id="434" w:author="Eugenia Arce Londoño" w:date="2015-10-01T08:28:00Z">
            <w:rPr>
              <w:rFonts w:ascii="Arial" w:hAnsi="Arial"/>
              <w:b/>
              <w:sz w:val="24"/>
            </w:rPr>
          </w:rPrChange>
        </w:rPr>
        <w:t xml:space="preserve">n el </w:t>
      </w:r>
      <w:ins w:id="435" w:author="Eugenia Arce Londoño" w:date="2015-10-01T08:28:00Z">
        <w:r w:rsidR="005524AE">
          <w:rPr>
            <w:rFonts w:ascii="Arial" w:hAnsi="Arial" w:cs="Arial"/>
            <w:sz w:val="24"/>
            <w:szCs w:val="24"/>
          </w:rPr>
          <w:t xml:space="preserve">siglo </w:t>
        </w:r>
      </w:ins>
      <w:r w:rsidR="005524AE" w:rsidRPr="005524AE">
        <w:rPr>
          <w:rFonts w:ascii="Arial" w:hAnsi="Arial"/>
          <w:sz w:val="24"/>
          <w:rPrChange w:id="436" w:author="Eugenia Arce Londoño" w:date="2015-10-01T08:28:00Z">
            <w:rPr>
              <w:rFonts w:ascii="Arial" w:hAnsi="Arial"/>
              <w:b/>
              <w:sz w:val="24"/>
            </w:rPr>
          </w:rPrChange>
        </w:rPr>
        <w:t>IX</w:t>
      </w:r>
      <w:del w:id="437" w:author="Eugenia Arce Londoño" w:date="2015-10-01T08:28:00Z">
        <w:r w:rsidRPr="00A261C8">
          <w:rPr>
            <w:rFonts w:ascii="Arial" w:hAnsi="Arial" w:cs="Arial"/>
            <w:b/>
            <w:sz w:val="24"/>
            <w:szCs w:val="24"/>
          </w:rPr>
          <w:delText xml:space="preserve"> d.C</w:delText>
        </w:r>
      </w:del>
      <w:r w:rsidR="005524AE" w:rsidRPr="005524AE">
        <w:rPr>
          <w:rFonts w:ascii="Arial" w:hAnsi="Arial"/>
          <w:sz w:val="24"/>
          <w:rPrChange w:id="438" w:author="Eugenia Arce Londoño" w:date="2015-10-01T08:28:00Z">
            <w:rPr>
              <w:rFonts w:ascii="Arial" w:hAnsi="Arial"/>
              <w:b/>
              <w:sz w:val="24"/>
            </w:rPr>
          </w:rPrChange>
        </w:rPr>
        <w:t>.</w:t>
      </w:r>
      <w:r w:rsidR="005524AE" w:rsidRPr="005524AE">
        <w:rPr>
          <w:rFonts w:ascii="Arial" w:hAnsi="Arial" w:cs="Arial"/>
          <w:sz w:val="24"/>
          <w:szCs w:val="24"/>
        </w:rPr>
        <w:t xml:space="preserve"> </w:t>
      </w:r>
      <w:r w:rsidRPr="00A261C8">
        <w:rPr>
          <w:rFonts w:ascii="Arial" w:hAnsi="Arial" w:cs="Arial"/>
          <w:sz w:val="24"/>
          <w:szCs w:val="24"/>
        </w:rPr>
        <w:t xml:space="preserve">Políticamente se presentó en la </w:t>
      </w:r>
      <w:r w:rsidRPr="00A261C8">
        <w:rPr>
          <w:rFonts w:ascii="Arial" w:hAnsi="Arial" w:cs="Arial"/>
          <w:sz w:val="24"/>
          <w:szCs w:val="24"/>
        </w:rPr>
        <w:lastRenderedPageBreak/>
        <w:t>realidad una paulatina</w:t>
      </w:r>
      <w:r w:rsidRPr="005524AE">
        <w:rPr>
          <w:rFonts w:ascii="Arial" w:hAnsi="Arial"/>
          <w:b/>
          <w:sz w:val="24"/>
          <w:rPrChange w:id="439" w:author="Eugenia Arce Londoño" w:date="2015-10-01T08:28:00Z">
            <w:rPr>
              <w:rFonts w:ascii="Arial" w:hAnsi="Arial"/>
              <w:sz w:val="24"/>
            </w:rPr>
          </w:rPrChange>
        </w:rPr>
        <w:t xml:space="preserve"> </w:t>
      </w:r>
      <w:r w:rsidRPr="005524AE">
        <w:rPr>
          <w:rFonts w:ascii="Arial" w:hAnsi="Arial" w:cs="Arial"/>
          <w:b/>
          <w:sz w:val="24"/>
          <w:szCs w:val="24"/>
        </w:rPr>
        <w:t xml:space="preserve">fragmentación del poder </w:t>
      </w:r>
      <w:r w:rsidRPr="005524AE">
        <w:rPr>
          <w:rFonts w:ascii="Arial" w:hAnsi="Arial"/>
          <w:sz w:val="24"/>
          <w:rPrChange w:id="440" w:author="Eugenia Arce Londoño" w:date="2015-10-01T08:28:00Z">
            <w:rPr>
              <w:rFonts w:ascii="Arial" w:hAnsi="Arial"/>
              <w:b/>
              <w:sz w:val="24"/>
            </w:rPr>
          </w:rPrChange>
        </w:rPr>
        <w:t>político</w:t>
      </w:r>
      <w:r w:rsidRPr="005524AE">
        <w:rPr>
          <w:rFonts w:ascii="Arial" w:hAnsi="Arial" w:cs="Arial"/>
          <w:sz w:val="24"/>
          <w:szCs w:val="24"/>
        </w:rPr>
        <w:t xml:space="preserve"> </w:t>
      </w:r>
      <w:r w:rsidRPr="00A261C8">
        <w:rPr>
          <w:rFonts w:ascii="Arial" w:hAnsi="Arial" w:cs="Arial"/>
          <w:sz w:val="24"/>
          <w:szCs w:val="24"/>
        </w:rPr>
        <w:t xml:space="preserve">cuyo ideal fue el poder político imperial, su expansión bélica y el sometimiento de los pueblos conquistados, sus poblaciones y riquezas. La </w:t>
      </w:r>
      <w:r w:rsidR="00D740F3">
        <w:rPr>
          <w:rFonts w:ascii="Arial" w:hAnsi="Arial" w:cs="Arial"/>
          <w:b/>
          <w:sz w:val="24"/>
          <w:szCs w:val="24"/>
        </w:rPr>
        <w:t>P</w:t>
      </w:r>
      <w:r w:rsidRPr="00A261C8">
        <w:rPr>
          <w:rFonts w:ascii="Arial" w:hAnsi="Arial" w:cs="Arial"/>
          <w:b/>
          <w:sz w:val="24"/>
          <w:szCs w:val="24"/>
        </w:rPr>
        <w:t xml:space="preserve">ax </w:t>
      </w:r>
      <w:del w:id="441" w:author="Eugenia Arce Londoño" w:date="2015-10-01T08:28:00Z">
        <w:r w:rsidRPr="00A261C8">
          <w:rPr>
            <w:rFonts w:ascii="Arial" w:hAnsi="Arial" w:cs="Arial"/>
            <w:b/>
            <w:sz w:val="24"/>
            <w:szCs w:val="24"/>
          </w:rPr>
          <w:delText>Romana</w:delText>
        </w:r>
      </w:del>
      <w:ins w:id="442" w:author="Eugenia Arce Londoño" w:date="2015-10-01T08:28:00Z">
        <w:r w:rsidR="00D740F3">
          <w:rPr>
            <w:rFonts w:ascii="Arial" w:hAnsi="Arial" w:cs="Arial"/>
            <w:b/>
            <w:sz w:val="24"/>
            <w:szCs w:val="24"/>
          </w:rPr>
          <w:t>r</w:t>
        </w:r>
        <w:r w:rsidRPr="00A261C8">
          <w:rPr>
            <w:rFonts w:ascii="Arial" w:hAnsi="Arial" w:cs="Arial"/>
            <w:b/>
            <w:sz w:val="24"/>
            <w:szCs w:val="24"/>
          </w:rPr>
          <w:t>omana</w:t>
        </w:r>
        <w:r w:rsidR="0076443B" w:rsidRPr="0076443B">
          <w:rPr>
            <w:rFonts w:ascii="Arial" w:hAnsi="Arial" w:cs="Arial"/>
            <w:sz w:val="24"/>
            <w:szCs w:val="24"/>
          </w:rPr>
          <w:t xml:space="preserve"> </w:t>
        </w:r>
        <w:r w:rsidR="0076443B" w:rsidRPr="00A261C8">
          <w:rPr>
            <w:rFonts w:ascii="Arial" w:hAnsi="Arial" w:cs="Arial"/>
            <w:sz w:val="24"/>
            <w:szCs w:val="24"/>
          </w:rPr>
          <w:t>se desvaneció</w:t>
        </w:r>
      </w:ins>
      <w:r w:rsidRPr="00A261C8">
        <w:rPr>
          <w:rFonts w:ascii="Arial" w:hAnsi="Arial" w:cs="Arial"/>
          <w:sz w:val="24"/>
          <w:szCs w:val="24"/>
        </w:rPr>
        <w:t xml:space="preserve"> com</w:t>
      </w:r>
      <w:r w:rsidR="005524AE">
        <w:rPr>
          <w:rFonts w:ascii="Arial" w:hAnsi="Arial" w:cs="Arial"/>
          <w:sz w:val="24"/>
          <w:szCs w:val="24"/>
        </w:rPr>
        <w:t>o valor</w:t>
      </w:r>
      <w:del w:id="443" w:author="Eugenia Arce Londoño" w:date="2015-10-01T08:28:00Z">
        <w:r w:rsidRPr="00A261C8">
          <w:rPr>
            <w:rFonts w:ascii="Arial" w:hAnsi="Arial" w:cs="Arial"/>
            <w:sz w:val="24"/>
            <w:szCs w:val="24"/>
          </w:rPr>
          <w:delText xml:space="preserve"> está en</w:delText>
        </w:r>
      </w:del>
      <w:r w:rsidRPr="00A261C8">
        <w:rPr>
          <w:rFonts w:ascii="Arial" w:hAnsi="Arial" w:cs="Arial"/>
          <w:sz w:val="24"/>
          <w:szCs w:val="24"/>
        </w:rPr>
        <w:t xml:space="preserve"> ligado a la </w:t>
      </w:r>
      <w:r w:rsidRPr="00A261C8">
        <w:rPr>
          <w:rFonts w:ascii="Arial" w:hAnsi="Arial" w:cs="Arial"/>
          <w:b/>
          <w:sz w:val="24"/>
          <w:szCs w:val="24"/>
        </w:rPr>
        <w:t>unidad</w:t>
      </w:r>
      <w:r w:rsidR="007C6468" w:rsidRPr="00A261C8">
        <w:rPr>
          <w:rFonts w:ascii="Arial" w:hAnsi="Arial" w:cs="Arial"/>
          <w:sz w:val="24"/>
          <w:szCs w:val="24"/>
        </w:rPr>
        <w:t xml:space="preserve">, el </w:t>
      </w:r>
      <w:r w:rsidRPr="00A261C8">
        <w:rPr>
          <w:rFonts w:ascii="Arial" w:hAnsi="Arial" w:cs="Arial"/>
          <w:b/>
          <w:sz w:val="24"/>
          <w:szCs w:val="24"/>
        </w:rPr>
        <w:t>orden</w:t>
      </w:r>
      <w:r w:rsidRPr="00A261C8">
        <w:rPr>
          <w:rFonts w:ascii="Arial" w:hAnsi="Arial" w:cs="Arial"/>
          <w:sz w:val="24"/>
          <w:szCs w:val="24"/>
        </w:rPr>
        <w:t xml:space="preserve"> </w:t>
      </w:r>
      <w:r w:rsidR="007C6468" w:rsidRPr="00A261C8">
        <w:rPr>
          <w:rFonts w:ascii="Arial" w:hAnsi="Arial" w:cs="Arial"/>
          <w:sz w:val="24"/>
          <w:szCs w:val="24"/>
        </w:rPr>
        <w:t xml:space="preserve">y la </w:t>
      </w:r>
      <w:r w:rsidR="007C6468" w:rsidRPr="00A261C8">
        <w:rPr>
          <w:rFonts w:ascii="Arial" w:hAnsi="Arial" w:cs="Arial"/>
          <w:b/>
          <w:sz w:val="24"/>
          <w:szCs w:val="24"/>
        </w:rPr>
        <w:t>estabilidad</w:t>
      </w:r>
      <w:r w:rsidR="007C6468" w:rsidRPr="00A261C8">
        <w:rPr>
          <w:rFonts w:ascii="Arial" w:hAnsi="Arial" w:cs="Arial"/>
          <w:sz w:val="24"/>
          <w:szCs w:val="24"/>
        </w:rPr>
        <w:t xml:space="preserve"> </w:t>
      </w:r>
      <w:r w:rsidRPr="00A261C8">
        <w:rPr>
          <w:rFonts w:ascii="Arial" w:hAnsi="Arial" w:cs="Arial"/>
          <w:sz w:val="24"/>
          <w:szCs w:val="24"/>
        </w:rPr>
        <w:t xml:space="preserve">que imponían los </w:t>
      </w:r>
      <w:r w:rsidRPr="00A261C8">
        <w:rPr>
          <w:rFonts w:ascii="Arial" w:hAnsi="Arial" w:cs="Arial"/>
          <w:b/>
          <w:sz w:val="24"/>
          <w:szCs w:val="24"/>
        </w:rPr>
        <w:t>vencedores</w:t>
      </w:r>
      <w:r w:rsidRPr="00A261C8">
        <w:rPr>
          <w:rFonts w:ascii="Arial" w:hAnsi="Arial" w:cs="Arial"/>
          <w:sz w:val="24"/>
          <w:szCs w:val="24"/>
        </w:rPr>
        <w:t xml:space="preserve"> al</w:t>
      </w:r>
      <w:r w:rsidR="0076443B">
        <w:rPr>
          <w:rFonts w:ascii="Arial" w:hAnsi="Arial" w:cs="Arial"/>
          <w:sz w:val="24"/>
          <w:szCs w:val="24"/>
        </w:rPr>
        <w:t xml:space="preserve"> pacificar los grupos dominados,</w:t>
      </w:r>
      <w:r w:rsidRPr="00A261C8">
        <w:rPr>
          <w:rFonts w:ascii="Arial" w:hAnsi="Arial" w:cs="Arial"/>
          <w:sz w:val="24"/>
          <w:szCs w:val="24"/>
        </w:rPr>
        <w:t xml:space="preserve"> </w:t>
      </w:r>
      <w:del w:id="444" w:author="Eugenia Arce Londoño" w:date="2015-10-01T08:28:00Z">
        <w:r w:rsidRPr="00A261C8">
          <w:rPr>
            <w:rFonts w:ascii="Arial" w:hAnsi="Arial" w:cs="Arial"/>
            <w:sz w:val="24"/>
            <w:szCs w:val="24"/>
          </w:rPr>
          <w:delText>se desvaneció y</w:delText>
        </w:r>
      </w:del>
      <w:ins w:id="445" w:author="Eugenia Arce Londoño" w:date="2015-10-01T08:28:00Z">
        <w:r w:rsidRPr="00A261C8">
          <w:rPr>
            <w:rFonts w:ascii="Arial" w:hAnsi="Arial" w:cs="Arial"/>
            <w:sz w:val="24"/>
            <w:szCs w:val="24"/>
          </w:rPr>
          <w:t xml:space="preserve">y </w:t>
        </w:r>
        <w:r w:rsidR="0076443B">
          <w:rPr>
            <w:rFonts w:ascii="Arial" w:hAnsi="Arial" w:cs="Arial"/>
            <w:sz w:val="24"/>
            <w:szCs w:val="24"/>
          </w:rPr>
          <w:t>como consecuencia</w:t>
        </w:r>
      </w:ins>
      <w:r w:rsidR="0076443B">
        <w:rPr>
          <w:rFonts w:ascii="Arial" w:hAnsi="Arial" w:cs="Arial"/>
          <w:sz w:val="24"/>
          <w:szCs w:val="24"/>
        </w:rPr>
        <w:t xml:space="preserve"> </w:t>
      </w:r>
      <w:r w:rsidRPr="00A261C8">
        <w:rPr>
          <w:rFonts w:ascii="Arial" w:hAnsi="Arial" w:cs="Arial"/>
          <w:sz w:val="24"/>
          <w:szCs w:val="24"/>
        </w:rPr>
        <w:t>poblaciones y territorios quedaron sin protección y sumidos en la miseria.</w:t>
      </w:r>
    </w:p>
    <w:p w14:paraId="118A30E2" w14:textId="77777777" w:rsidR="00351DDE" w:rsidRPr="00A261C8" w:rsidRDefault="00351DDE"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459"/>
      </w:tblGrid>
      <w:tr w:rsidR="00DB526C" w:rsidRPr="00A261C8" w14:paraId="466C27AE" w14:textId="77777777" w:rsidTr="00125594">
        <w:trPr>
          <w:trHeight w:val="224"/>
          <w:jc w:val="center"/>
        </w:trPr>
        <w:tc>
          <w:tcPr>
            <w:tcW w:w="6551" w:type="dxa"/>
            <w:gridSpan w:val="2"/>
            <w:shd w:val="clear" w:color="auto" w:fill="0D0D0D"/>
          </w:tcPr>
          <w:p w14:paraId="6A43CF14" w14:textId="77777777" w:rsidR="00351DDE" w:rsidRPr="00A261C8" w:rsidRDefault="00351DD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BB2DAC0" w14:textId="77777777" w:rsidTr="00125594">
        <w:trPr>
          <w:trHeight w:val="215"/>
          <w:jc w:val="center"/>
        </w:trPr>
        <w:tc>
          <w:tcPr>
            <w:tcW w:w="2092" w:type="dxa"/>
          </w:tcPr>
          <w:p w14:paraId="3E3B09E4" w14:textId="77777777" w:rsidR="00351DDE" w:rsidRPr="00A261C8" w:rsidRDefault="00351DD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9F734D5" w14:textId="5BBB5AC0" w:rsidR="00351DDE" w:rsidRPr="00A261C8" w:rsidRDefault="00351DDE"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903E56" w:rsidRPr="00A261C8">
              <w:rPr>
                <w:rFonts w:ascii="Arial" w:eastAsia="Cambria" w:hAnsi="Arial" w:cs="Arial"/>
                <w:sz w:val="24"/>
                <w:szCs w:val="24"/>
                <w:highlight w:val="yellow"/>
              </w:rPr>
              <w:t>1</w:t>
            </w:r>
            <w:r w:rsidR="00903E56" w:rsidRPr="00A261C8">
              <w:rPr>
                <w:rFonts w:ascii="Arial" w:eastAsia="Cambria" w:hAnsi="Arial" w:cs="Arial"/>
                <w:sz w:val="24"/>
                <w:szCs w:val="24"/>
              </w:rPr>
              <w:t>1</w:t>
            </w:r>
          </w:p>
        </w:tc>
      </w:tr>
      <w:tr w:rsidR="00DB526C" w:rsidRPr="00A261C8" w14:paraId="12115FBA" w14:textId="77777777" w:rsidTr="00125594">
        <w:trPr>
          <w:trHeight w:val="215"/>
          <w:jc w:val="center"/>
        </w:trPr>
        <w:tc>
          <w:tcPr>
            <w:tcW w:w="2092" w:type="dxa"/>
          </w:tcPr>
          <w:p w14:paraId="377EA588" w14:textId="77777777" w:rsidR="00351DDE" w:rsidRPr="00A261C8" w:rsidRDefault="00351DD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10A12B93" w14:textId="20F6FEE6" w:rsidR="00351DDE" w:rsidRPr="00A261C8" w:rsidRDefault="0076443B" w:rsidP="00A85C40">
            <w:pPr>
              <w:spacing w:line="276" w:lineRule="auto"/>
              <w:jc w:val="both"/>
              <w:rPr>
                <w:rFonts w:ascii="Arial" w:eastAsia="Cambria" w:hAnsi="Arial" w:cs="Arial"/>
                <w:sz w:val="24"/>
                <w:szCs w:val="24"/>
              </w:rPr>
            </w:pPr>
            <w:r>
              <w:rPr>
                <w:rFonts w:ascii="Arial" w:eastAsia="Cambria" w:hAnsi="Arial" w:cs="Arial"/>
                <w:sz w:val="24"/>
                <w:szCs w:val="24"/>
              </w:rPr>
              <w:t>Carlomagno: un i</w:t>
            </w:r>
            <w:r w:rsidR="00903E56" w:rsidRPr="00A261C8">
              <w:rPr>
                <w:rFonts w:ascii="Arial" w:eastAsia="Cambria" w:hAnsi="Arial" w:cs="Arial"/>
                <w:sz w:val="24"/>
                <w:szCs w:val="24"/>
              </w:rPr>
              <w:t>mperio que se desmorona.</w:t>
            </w:r>
          </w:p>
        </w:tc>
      </w:tr>
      <w:tr w:rsidR="00DB526C" w:rsidRPr="00A261C8" w14:paraId="606F34CF" w14:textId="77777777" w:rsidTr="00125594">
        <w:trPr>
          <w:trHeight w:val="3263"/>
          <w:jc w:val="center"/>
        </w:trPr>
        <w:tc>
          <w:tcPr>
            <w:tcW w:w="2092" w:type="dxa"/>
          </w:tcPr>
          <w:p w14:paraId="3F921453" w14:textId="77777777" w:rsidR="00351DDE" w:rsidRPr="00A261C8" w:rsidRDefault="00351DD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5"/>
            </w:r>
            <w:r w:rsidRPr="00A261C8">
              <w:rPr>
                <w:rFonts w:ascii="Arial" w:eastAsia="Cambria" w:hAnsi="Arial" w:cs="Arial"/>
                <w:b/>
                <w:sz w:val="24"/>
                <w:szCs w:val="24"/>
              </w:rPr>
              <w:t>)</w:t>
            </w:r>
          </w:p>
        </w:tc>
        <w:tc>
          <w:tcPr>
            <w:tcW w:w="4459" w:type="dxa"/>
          </w:tcPr>
          <w:p w14:paraId="62227F01" w14:textId="16A47D97" w:rsidR="00351DDE" w:rsidRPr="00A261C8" w:rsidRDefault="00903E56"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0B9B694" wp14:editId="5F0677B0">
                  <wp:extent cx="2677341" cy="2006221"/>
                  <wp:effectExtent l="0" t="0" r="8890" b="0"/>
                  <wp:docPr id="18" name="Imagen 18" descr="http://static0.planetasaber.com/encyclopedia/Data/Imagenes/FOTOS/0005P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0.planetasaber.com/encyclopedia/Data/Imagenes/FOTOS/0005PN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7996" cy="2006712"/>
                          </a:xfrm>
                          <a:prstGeom prst="rect">
                            <a:avLst/>
                          </a:prstGeom>
                          <a:noFill/>
                          <a:ln>
                            <a:noFill/>
                          </a:ln>
                        </pic:spPr>
                      </pic:pic>
                    </a:graphicData>
                  </a:graphic>
                </wp:inline>
              </w:drawing>
            </w:r>
          </w:p>
        </w:tc>
      </w:tr>
      <w:tr w:rsidR="00903E56" w:rsidRPr="00A261C8" w14:paraId="06C32B45" w14:textId="77777777" w:rsidTr="00125594">
        <w:trPr>
          <w:trHeight w:val="134"/>
          <w:jc w:val="center"/>
        </w:trPr>
        <w:tc>
          <w:tcPr>
            <w:tcW w:w="2092" w:type="dxa"/>
          </w:tcPr>
          <w:p w14:paraId="2549D52C" w14:textId="77777777" w:rsidR="00351DDE" w:rsidRPr="00A261C8" w:rsidRDefault="00351DD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1C83C903" w14:textId="664CE796" w:rsidR="00351DDE" w:rsidRPr="00A261C8" w:rsidRDefault="00903E56" w:rsidP="0076443B">
            <w:pPr>
              <w:spacing w:line="276" w:lineRule="auto"/>
              <w:jc w:val="both"/>
              <w:rPr>
                <w:rFonts w:ascii="Arial" w:hAnsi="Arial" w:cs="Arial"/>
                <w:sz w:val="24"/>
                <w:szCs w:val="24"/>
              </w:rPr>
            </w:pPr>
            <w:r w:rsidRPr="00A261C8">
              <w:rPr>
                <w:rFonts w:ascii="Arial" w:eastAsia="Cambria" w:hAnsi="Arial" w:cs="Arial"/>
                <w:sz w:val="24"/>
                <w:szCs w:val="24"/>
              </w:rPr>
              <w:t xml:space="preserve">Detalle del retrato de Carlomagno con la maqueta de la </w:t>
            </w:r>
            <w:del w:id="446" w:author="Eugenia Arce Londoño" w:date="2015-10-01T08:28:00Z">
              <w:r w:rsidRPr="00A261C8">
                <w:rPr>
                  <w:rFonts w:ascii="Arial" w:eastAsia="Cambria" w:hAnsi="Arial" w:cs="Arial"/>
                  <w:sz w:val="24"/>
                  <w:szCs w:val="24"/>
                </w:rPr>
                <w:delText>Capilla</w:delText>
              </w:r>
            </w:del>
            <w:ins w:id="447" w:author="Eugenia Arce Londoño" w:date="2015-10-01T08:28:00Z">
              <w:r w:rsidR="0076443B">
                <w:rPr>
                  <w:rFonts w:ascii="Arial" w:eastAsia="Cambria" w:hAnsi="Arial" w:cs="Arial"/>
                  <w:sz w:val="24"/>
                  <w:szCs w:val="24"/>
                </w:rPr>
                <w:t>c</w:t>
              </w:r>
              <w:r w:rsidRPr="00A261C8">
                <w:rPr>
                  <w:rFonts w:ascii="Arial" w:eastAsia="Cambria" w:hAnsi="Arial" w:cs="Arial"/>
                  <w:sz w:val="24"/>
                  <w:szCs w:val="24"/>
                </w:rPr>
                <w:t>apilla</w:t>
              </w:r>
            </w:ins>
            <w:r w:rsidRPr="00A261C8">
              <w:rPr>
                <w:rFonts w:ascii="Arial" w:eastAsia="Cambria" w:hAnsi="Arial" w:cs="Arial"/>
                <w:sz w:val="24"/>
                <w:szCs w:val="24"/>
              </w:rPr>
              <w:t xml:space="preserve"> Palatina en su mano</w:t>
            </w:r>
            <w:ins w:id="448" w:author="Eugenia Arce Londoño" w:date="2015-10-01T08:28:00Z">
              <w:r w:rsidR="005524AE">
                <w:rPr>
                  <w:rFonts w:ascii="Arial" w:eastAsia="Cambria" w:hAnsi="Arial" w:cs="Arial"/>
                  <w:sz w:val="24"/>
                  <w:szCs w:val="24"/>
                </w:rPr>
                <w:t>,</w:t>
              </w:r>
            </w:ins>
            <w:r w:rsidRPr="00A261C8">
              <w:rPr>
                <w:rFonts w:ascii="Arial" w:eastAsia="Cambria" w:hAnsi="Arial" w:cs="Arial"/>
                <w:sz w:val="24"/>
                <w:szCs w:val="24"/>
              </w:rPr>
              <w:t xml:space="preserve"> por J.</w:t>
            </w:r>
            <w:ins w:id="449" w:author="Eugenia Arce Londoño" w:date="2015-10-01T08:28:00Z">
              <w:r w:rsidR="005524AE">
                <w:rPr>
                  <w:rFonts w:ascii="Arial" w:eastAsia="Cambria" w:hAnsi="Arial" w:cs="Arial"/>
                  <w:sz w:val="24"/>
                  <w:szCs w:val="24"/>
                </w:rPr>
                <w:t xml:space="preserve"> </w:t>
              </w:r>
            </w:ins>
            <w:r w:rsidRPr="00A261C8">
              <w:rPr>
                <w:rFonts w:ascii="Arial" w:eastAsia="Cambria" w:hAnsi="Arial" w:cs="Arial"/>
                <w:sz w:val="24"/>
                <w:szCs w:val="24"/>
              </w:rPr>
              <w:t>P. Scheuren, 1825 (Stadtmuseum, Aquisgrán, Alemania)</w:t>
            </w:r>
          </w:p>
        </w:tc>
      </w:tr>
    </w:tbl>
    <w:p w14:paraId="7D820ED6" w14:textId="77777777" w:rsidR="00351DDE" w:rsidRPr="00A261C8" w:rsidRDefault="00351DDE" w:rsidP="00A85C40">
      <w:pPr>
        <w:spacing w:line="276" w:lineRule="auto"/>
        <w:jc w:val="both"/>
        <w:rPr>
          <w:rFonts w:ascii="Arial" w:hAnsi="Arial" w:cs="Arial"/>
          <w:sz w:val="24"/>
          <w:szCs w:val="24"/>
        </w:rPr>
      </w:pPr>
    </w:p>
    <w:p w14:paraId="17E0A4C4" w14:textId="396A3D38" w:rsidR="00E41AFD" w:rsidRPr="00A261C8" w:rsidRDefault="00E41AFD"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el feudalismo y la sociedad feudal, puedes observar este video [VER]</w:t>
      </w:r>
      <w:r w:rsidRPr="00A261C8">
        <w:rPr>
          <w:rStyle w:val="Refdenotaalpie"/>
          <w:rFonts w:ascii="Arial" w:eastAsia="Cambria" w:hAnsi="Arial" w:cs="Arial"/>
          <w:b/>
          <w:sz w:val="24"/>
          <w:szCs w:val="24"/>
        </w:rPr>
        <w:footnoteReference w:id="16"/>
      </w:r>
      <w:r w:rsidRPr="00A261C8">
        <w:rPr>
          <w:rFonts w:ascii="Arial" w:hAnsi="Arial" w:cs="Arial"/>
          <w:sz w:val="24"/>
          <w:szCs w:val="24"/>
        </w:rPr>
        <w:t>.</w:t>
      </w:r>
    </w:p>
    <w:p w14:paraId="201DC254" w14:textId="77777777" w:rsidR="00E41AFD" w:rsidRPr="00A261C8" w:rsidRDefault="00E41AFD" w:rsidP="00A85C40">
      <w:pPr>
        <w:spacing w:line="276" w:lineRule="auto"/>
        <w:jc w:val="both"/>
        <w:rPr>
          <w:rFonts w:ascii="Arial" w:hAnsi="Arial" w:cs="Arial"/>
          <w:sz w:val="24"/>
          <w:szCs w:val="24"/>
        </w:rPr>
      </w:pPr>
    </w:p>
    <w:p w14:paraId="2F5D5703" w14:textId="77777777" w:rsidR="006F11DB" w:rsidRPr="00A261C8" w:rsidRDefault="00661C96" w:rsidP="00A85C40">
      <w:pPr>
        <w:spacing w:line="276" w:lineRule="auto"/>
        <w:jc w:val="both"/>
        <w:rPr>
          <w:del w:id="450" w:author="Eugenia Arce Londoño" w:date="2015-10-01T08:28:00Z"/>
          <w:rFonts w:ascii="Arial" w:hAnsi="Arial" w:cs="Arial"/>
          <w:sz w:val="24"/>
          <w:szCs w:val="24"/>
        </w:rPr>
      </w:pPr>
      <w:r w:rsidRPr="00A261C8">
        <w:rPr>
          <w:rFonts w:ascii="Arial" w:hAnsi="Arial" w:cs="Arial"/>
          <w:sz w:val="24"/>
          <w:szCs w:val="24"/>
          <w:highlight w:val="yellow"/>
        </w:rPr>
        <w:t xml:space="preserve"> </w:t>
      </w:r>
      <w:r w:rsidR="006F11DB" w:rsidRPr="00A261C8">
        <w:rPr>
          <w:rFonts w:ascii="Arial" w:hAnsi="Arial" w:cs="Arial"/>
          <w:sz w:val="24"/>
          <w:szCs w:val="24"/>
          <w:highlight w:val="yellow"/>
        </w:rPr>
        <w:t>[Sección 2]</w:t>
      </w:r>
      <w:r w:rsidR="006F11DB" w:rsidRPr="00A261C8">
        <w:rPr>
          <w:rFonts w:ascii="Arial" w:hAnsi="Arial" w:cs="Arial"/>
          <w:sz w:val="24"/>
          <w:szCs w:val="24"/>
        </w:rPr>
        <w:t xml:space="preserve"> </w:t>
      </w:r>
      <w:r w:rsidR="006F11DB" w:rsidRPr="00A261C8">
        <w:rPr>
          <w:rFonts w:ascii="Arial" w:hAnsi="Arial" w:cs="Arial"/>
          <w:b/>
          <w:sz w:val="24"/>
          <w:szCs w:val="24"/>
        </w:rPr>
        <w:t xml:space="preserve">2.2 </w:t>
      </w:r>
      <w:del w:id="451" w:author="Eugenia Arce Londoño" w:date="2015-10-01T08:28:00Z">
        <w:r w:rsidRPr="00A261C8">
          <w:rPr>
            <w:rFonts w:ascii="Arial" w:hAnsi="Arial" w:cs="Arial"/>
            <w:b/>
            <w:sz w:val="24"/>
            <w:szCs w:val="24"/>
          </w:rPr>
          <w:delText>Criterios para el análisis.</w:delText>
        </w:r>
      </w:del>
    </w:p>
    <w:p w14:paraId="2ADFC8AF" w14:textId="77777777" w:rsidR="000405AF" w:rsidRPr="00A261C8" w:rsidRDefault="000405AF" w:rsidP="00A85C40">
      <w:pPr>
        <w:spacing w:line="276" w:lineRule="auto"/>
        <w:jc w:val="both"/>
        <w:rPr>
          <w:del w:id="452" w:author="Eugenia Arce Londoño" w:date="2015-10-01T08:28:00Z"/>
          <w:rFonts w:ascii="Arial" w:hAnsi="Arial" w:cs="Arial"/>
          <w:sz w:val="24"/>
          <w:szCs w:val="24"/>
        </w:rPr>
      </w:pPr>
    </w:p>
    <w:p w14:paraId="2C6EBB7E" w14:textId="5DBBE055" w:rsidR="006F11DB" w:rsidRPr="00A261C8" w:rsidRDefault="00661C96" w:rsidP="00A85C40">
      <w:pPr>
        <w:spacing w:line="276" w:lineRule="auto"/>
        <w:jc w:val="both"/>
        <w:rPr>
          <w:ins w:id="453" w:author="Eugenia Arce Londoño" w:date="2015-10-01T08:28:00Z"/>
          <w:rFonts w:ascii="Arial" w:hAnsi="Arial" w:cs="Arial"/>
          <w:sz w:val="24"/>
          <w:szCs w:val="24"/>
        </w:rPr>
      </w:pPr>
      <w:del w:id="454" w:author="Eugenia Arce Londoño" w:date="2015-10-01T08:28:00Z">
        <w:r w:rsidRPr="00A261C8">
          <w:rPr>
            <w:rFonts w:ascii="Arial" w:hAnsi="Arial" w:cs="Arial"/>
            <w:sz w:val="24"/>
            <w:szCs w:val="24"/>
          </w:rPr>
          <w:delText xml:space="preserve">De esa forma, </w:delText>
        </w:r>
      </w:del>
      <w:ins w:id="455" w:author="Eugenia Arce Londoño" w:date="2015-10-01T08:28:00Z">
        <w:r w:rsidR="005524AE">
          <w:rPr>
            <w:rFonts w:ascii="Arial" w:hAnsi="Arial" w:cs="Arial"/>
            <w:b/>
            <w:sz w:val="24"/>
            <w:szCs w:val="24"/>
          </w:rPr>
          <w:t xml:space="preserve">El feudalismo y </w:t>
        </w:r>
      </w:ins>
      <w:r w:rsidR="005524AE">
        <w:rPr>
          <w:rFonts w:ascii="Arial" w:hAnsi="Arial"/>
          <w:b/>
          <w:sz w:val="24"/>
          <w:rPrChange w:id="456" w:author="Eugenia Arce Londoño" w:date="2015-10-01T08:28:00Z">
            <w:rPr>
              <w:rFonts w:ascii="Arial" w:hAnsi="Arial"/>
              <w:sz w:val="24"/>
            </w:rPr>
          </w:rPrChange>
        </w:rPr>
        <w:t xml:space="preserve">los </w:t>
      </w:r>
      <w:r w:rsidR="005524AE">
        <w:rPr>
          <w:rFonts w:ascii="Arial" w:hAnsi="Arial" w:cs="Arial"/>
          <w:b/>
          <w:sz w:val="24"/>
          <w:szCs w:val="24"/>
        </w:rPr>
        <w:t>c</w:t>
      </w:r>
      <w:r w:rsidRPr="00A261C8">
        <w:rPr>
          <w:rFonts w:ascii="Arial" w:hAnsi="Arial" w:cs="Arial"/>
          <w:b/>
          <w:sz w:val="24"/>
          <w:szCs w:val="24"/>
        </w:rPr>
        <w:t>riterios</w:t>
      </w:r>
      <w:r w:rsidRPr="00A261C8">
        <w:rPr>
          <w:rFonts w:ascii="Arial" w:hAnsi="Arial"/>
          <w:b/>
          <w:sz w:val="24"/>
          <w:rPrChange w:id="457" w:author="Eugenia Arce Londoño" w:date="2015-10-01T08:28:00Z">
            <w:rPr>
              <w:rFonts w:ascii="Arial" w:hAnsi="Arial"/>
              <w:sz w:val="24"/>
            </w:rPr>
          </w:rPrChange>
        </w:rPr>
        <w:t xml:space="preserve"> </w:t>
      </w:r>
      <w:del w:id="458" w:author="Eugenia Arce Londoño" w:date="2015-10-01T08:28:00Z">
        <w:r w:rsidRPr="00A261C8">
          <w:rPr>
            <w:rFonts w:ascii="Arial" w:hAnsi="Arial" w:cs="Arial"/>
            <w:sz w:val="24"/>
            <w:szCs w:val="24"/>
          </w:rPr>
          <w:delText xml:space="preserve">que </w:delText>
        </w:r>
      </w:del>
      <w:ins w:id="459" w:author="Eugenia Arce Londoño" w:date="2015-10-01T08:28:00Z">
        <w:r w:rsidRPr="00A261C8">
          <w:rPr>
            <w:rFonts w:ascii="Arial" w:hAnsi="Arial" w:cs="Arial"/>
            <w:b/>
            <w:sz w:val="24"/>
            <w:szCs w:val="24"/>
          </w:rPr>
          <w:t xml:space="preserve">para </w:t>
        </w:r>
        <w:r w:rsidR="005524AE">
          <w:rPr>
            <w:rFonts w:ascii="Arial" w:hAnsi="Arial" w:cs="Arial"/>
            <w:b/>
            <w:sz w:val="24"/>
            <w:szCs w:val="24"/>
          </w:rPr>
          <w:t>su análisis</w:t>
        </w:r>
      </w:ins>
    </w:p>
    <w:p w14:paraId="5AE568F1" w14:textId="77777777" w:rsidR="000405AF" w:rsidRPr="00A261C8" w:rsidRDefault="000405AF" w:rsidP="00A85C40">
      <w:pPr>
        <w:spacing w:line="276" w:lineRule="auto"/>
        <w:jc w:val="both"/>
        <w:rPr>
          <w:ins w:id="460" w:author="Eugenia Arce Londoño" w:date="2015-10-01T08:28:00Z"/>
          <w:rFonts w:ascii="Arial" w:hAnsi="Arial" w:cs="Arial"/>
          <w:sz w:val="24"/>
          <w:szCs w:val="24"/>
        </w:rPr>
      </w:pPr>
    </w:p>
    <w:p w14:paraId="50BD8E39" w14:textId="2029785B" w:rsidR="00B42B2E" w:rsidRDefault="002814EA" w:rsidP="00A85C40">
      <w:pPr>
        <w:spacing w:line="276" w:lineRule="auto"/>
        <w:jc w:val="both"/>
        <w:rPr>
          <w:ins w:id="461" w:author="Eugenia Arce Londoño" w:date="2015-10-01T08:28:00Z"/>
          <w:rFonts w:ascii="Arial" w:hAnsi="Arial" w:cs="Arial"/>
          <w:sz w:val="24"/>
          <w:szCs w:val="24"/>
        </w:rPr>
      </w:pPr>
      <w:ins w:id="462" w:author="Eugenia Arce Londoño" w:date="2015-10-01T08:28:00Z">
        <w:r>
          <w:rPr>
            <w:rFonts w:ascii="Arial" w:hAnsi="Arial" w:cs="Arial"/>
            <w:sz w:val="24"/>
            <w:szCs w:val="24"/>
          </w:rPr>
          <w:t>D</w:t>
        </w:r>
        <w:r w:rsidR="00661C96" w:rsidRPr="00A261C8">
          <w:rPr>
            <w:rFonts w:ascii="Arial" w:hAnsi="Arial" w:cs="Arial"/>
            <w:sz w:val="24"/>
            <w:szCs w:val="24"/>
          </w:rPr>
          <w:t xml:space="preserve">os </w:t>
        </w:r>
        <w:r w:rsidR="00661C96" w:rsidRPr="00A261C8">
          <w:rPr>
            <w:rFonts w:ascii="Arial" w:hAnsi="Arial" w:cs="Arial"/>
            <w:b/>
            <w:sz w:val="24"/>
            <w:szCs w:val="24"/>
          </w:rPr>
          <w:t>criterios</w:t>
        </w:r>
        <w:r w:rsidR="00661C96" w:rsidRPr="00A261C8">
          <w:rPr>
            <w:rFonts w:ascii="Arial" w:hAnsi="Arial" w:cs="Arial"/>
            <w:sz w:val="24"/>
            <w:szCs w:val="24"/>
          </w:rPr>
          <w:t xml:space="preserve"> </w:t>
        </w:r>
      </w:ins>
      <w:r w:rsidR="00661C96" w:rsidRPr="00A261C8">
        <w:rPr>
          <w:rFonts w:ascii="Arial" w:hAnsi="Arial" w:cs="Arial"/>
          <w:sz w:val="24"/>
          <w:szCs w:val="24"/>
        </w:rPr>
        <w:t xml:space="preserve">determinan las </w:t>
      </w:r>
      <w:r w:rsidR="00661C96" w:rsidRPr="00A261C8">
        <w:rPr>
          <w:rFonts w:ascii="Arial" w:hAnsi="Arial" w:cs="Arial"/>
          <w:b/>
          <w:sz w:val="24"/>
          <w:szCs w:val="24"/>
        </w:rPr>
        <w:t>interacciones</w:t>
      </w:r>
      <w:r w:rsidR="00661C96" w:rsidRPr="00A261C8">
        <w:rPr>
          <w:rFonts w:ascii="Arial" w:hAnsi="Arial" w:cs="Arial"/>
          <w:sz w:val="24"/>
          <w:szCs w:val="24"/>
        </w:rPr>
        <w:t xml:space="preserve"> de los actores </w:t>
      </w:r>
      <w:del w:id="463" w:author="Eugenia Arce Londoño" w:date="2015-10-01T08:28:00Z">
        <w:r w:rsidR="00661C96" w:rsidRPr="00A261C8">
          <w:rPr>
            <w:rFonts w:ascii="Arial" w:hAnsi="Arial" w:cs="Arial"/>
            <w:sz w:val="24"/>
            <w:szCs w:val="24"/>
          </w:rPr>
          <w:delText>son</w:delText>
        </w:r>
      </w:del>
      <w:ins w:id="464" w:author="Eugenia Arce Londoño" w:date="2015-10-01T08:28:00Z">
        <w:r>
          <w:rPr>
            <w:rFonts w:ascii="Arial" w:hAnsi="Arial" w:cs="Arial"/>
            <w:sz w:val="24"/>
            <w:szCs w:val="24"/>
          </w:rPr>
          <w:t>en un sistema político</w:t>
        </w:r>
        <w:r w:rsidR="0076443B">
          <w:rPr>
            <w:rFonts w:ascii="Arial" w:hAnsi="Arial" w:cs="Arial"/>
            <w:sz w:val="24"/>
            <w:szCs w:val="24"/>
          </w:rPr>
          <w:t>:</w:t>
        </w:r>
      </w:ins>
      <w:r w:rsidR="0076443B">
        <w:rPr>
          <w:rFonts w:ascii="Arial" w:hAnsi="Arial" w:cs="Arial"/>
          <w:sz w:val="24"/>
          <w:szCs w:val="24"/>
        </w:rPr>
        <w:t xml:space="preserve"> </w:t>
      </w:r>
      <w:r w:rsidR="00661C96" w:rsidRPr="00A261C8">
        <w:rPr>
          <w:rFonts w:ascii="Arial" w:hAnsi="Arial" w:cs="Arial"/>
          <w:sz w:val="24"/>
          <w:szCs w:val="24"/>
        </w:rPr>
        <w:t xml:space="preserve">el </w:t>
      </w:r>
      <w:r w:rsidR="00661C96" w:rsidRPr="00A261C8">
        <w:rPr>
          <w:rFonts w:ascii="Arial" w:hAnsi="Arial" w:cs="Arial"/>
          <w:b/>
          <w:sz w:val="24"/>
          <w:szCs w:val="24"/>
        </w:rPr>
        <w:t>mantenimiento del orden social</w:t>
      </w:r>
      <w:r w:rsidR="00661C96" w:rsidRPr="00A261C8">
        <w:rPr>
          <w:rFonts w:ascii="Arial" w:hAnsi="Arial" w:cs="Arial"/>
          <w:sz w:val="24"/>
          <w:szCs w:val="24"/>
        </w:rPr>
        <w:t xml:space="preserve"> y la </w:t>
      </w:r>
      <w:r w:rsidR="00661C96" w:rsidRPr="00A261C8">
        <w:rPr>
          <w:rFonts w:ascii="Arial" w:hAnsi="Arial" w:cs="Arial"/>
          <w:b/>
          <w:sz w:val="24"/>
          <w:szCs w:val="24"/>
        </w:rPr>
        <w:t>unidad política.</w:t>
      </w:r>
      <w:r w:rsidR="00661C96" w:rsidRPr="00A261C8">
        <w:rPr>
          <w:rFonts w:ascii="Arial" w:hAnsi="Arial" w:cs="Arial"/>
          <w:sz w:val="24"/>
          <w:szCs w:val="24"/>
        </w:rPr>
        <w:t xml:space="preserve"> </w:t>
      </w:r>
      <w:ins w:id="465" w:author="Eugenia Arce Londoño" w:date="2015-10-01T08:28:00Z">
        <w:r w:rsidR="0076443B">
          <w:rPr>
            <w:rFonts w:ascii="Arial" w:hAnsi="Arial" w:cs="Arial"/>
            <w:sz w:val="24"/>
            <w:szCs w:val="24"/>
          </w:rPr>
          <w:t xml:space="preserve"> </w:t>
        </w:r>
      </w:ins>
      <w:r w:rsidR="00661C96" w:rsidRPr="00A261C8">
        <w:rPr>
          <w:rFonts w:ascii="Arial" w:hAnsi="Arial" w:cs="Arial"/>
          <w:sz w:val="24"/>
          <w:szCs w:val="24"/>
        </w:rPr>
        <w:t xml:space="preserve">Estos criterios deben interpretarse desde la existencia de </w:t>
      </w:r>
      <w:r w:rsidR="00661C96" w:rsidRPr="00A261C8">
        <w:rPr>
          <w:rFonts w:ascii="Arial" w:hAnsi="Arial" w:cs="Arial"/>
          <w:b/>
          <w:sz w:val="24"/>
          <w:szCs w:val="24"/>
        </w:rPr>
        <w:t>diversos centros de poder</w:t>
      </w:r>
      <w:del w:id="466" w:author="Eugenia Arce Londoño" w:date="2015-10-01T08:28:00Z">
        <w:r w:rsidR="00661C96" w:rsidRPr="00A261C8">
          <w:rPr>
            <w:rFonts w:ascii="Arial" w:hAnsi="Arial" w:cs="Arial"/>
            <w:sz w:val="24"/>
            <w:szCs w:val="24"/>
          </w:rPr>
          <w:delText>,</w:delText>
        </w:r>
      </w:del>
      <w:ins w:id="467" w:author="Eugenia Arce Londoño" w:date="2015-10-01T08:28:00Z">
        <w:r>
          <w:rPr>
            <w:rFonts w:ascii="Arial" w:hAnsi="Arial" w:cs="Arial"/>
            <w:sz w:val="24"/>
            <w:szCs w:val="24"/>
          </w:rPr>
          <w:t xml:space="preserve">. </w:t>
        </w:r>
        <w:r w:rsidR="0076443B">
          <w:rPr>
            <w:rFonts w:ascii="Arial" w:hAnsi="Arial" w:cs="Arial"/>
            <w:sz w:val="24"/>
            <w:szCs w:val="24"/>
          </w:rPr>
          <w:t xml:space="preserve">Esa diversidad, </w:t>
        </w:r>
        <w:r w:rsidR="00B42B2E">
          <w:rPr>
            <w:rFonts w:ascii="Arial" w:hAnsi="Arial" w:cs="Arial"/>
            <w:sz w:val="24"/>
            <w:szCs w:val="24"/>
          </w:rPr>
          <w:t>se relaciona con un</w:t>
        </w:r>
      </w:ins>
      <w:r w:rsidR="00661C96" w:rsidRPr="00A261C8">
        <w:rPr>
          <w:rFonts w:ascii="Arial" w:hAnsi="Arial" w:cs="Arial"/>
          <w:sz w:val="24"/>
          <w:szCs w:val="24"/>
        </w:rPr>
        <w:t xml:space="preserve"> policentrismo social, económic</w:t>
      </w:r>
      <w:r>
        <w:rPr>
          <w:rFonts w:ascii="Arial" w:hAnsi="Arial" w:cs="Arial"/>
          <w:sz w:val="24"/>
          <w:szCs w:val="24"/>
        </w:rPr>
        <w:t>o, jurídico, político y militar</w:t>
      </w:r>
      <w:del w:id="468" w:author="Eugenia Arce Londoño" w:date="2015-10-01T08:28:00Z">
        <w:r w:rsidR="00661C96" w:rsidRPr="00A261C8">
          <w:rPr>
            <w:rFonts w:ascii="Arial" w:hAnsi="Arial" w:cs="Arial"/>
            <w:sz w:val="24"/>
            <w:szCs w:val="24"/>
          </w:rPr>
          <w:delText>, que</w:delText>
        </w:r>
      </w:del>
      <w:ins w:id="469" w:author="Eugenia Arce Londoño" w:date="2015-10-01T08:28:00Z">
        <w:r>
          <w:rPr>
            <w:rFonts w:ascii="Arial" w:hAnsi="Arial" w:cs="Arial"/>
            <w:sz w:val="24"/>
            <w:szCs w:val="24"/>
          </w:rPr>
          <w:t>. Cada una de esas categorías</w:t>
        </w:r>
      </w:ins>
      <w:r w:rsidR="00661C96" w:rsidRPr="00A261C8">
        <w:rPr>
          <w:rFonts w:ascii="Arial" w:hAnsi="Arial" w:cs="Arial"/>
          <w:sz w:val="24"/>
          <w:szCs w:val="24"/>
        </w:rPr>
        <w:t xml:space="preserve"> se ligan a la</w:t>
      </w:r>
      <w:r w:rsidR="00661C96" w:rsidRPr="00B42B2E">
        <w:rPr>
          <w:rFonts w:ascii="Arial" w:hAnsi="Arial" w:cs="Arial"/>
          <w:sz w:val="24"/>
          <w:szCs w:val="24"/>
        </w:rPr>
        <w:t xml:space="preserve"> </w:t>
      </w:r>
      <w:r w:rsidR="00661C96" w:rsidRPr="00B42B2E">
        <w:rPr>
          <w:rFonts w:ascii="Arial" w:hAnsi="Arial"/>
          <w:sz w:val="24"/>
          <w:rPrChange w:id="470" w:author="Eugenia Arce Londoño" w:date="2015-10-01T08:28:00Z">
            <w:rPr>
              <w:rFonts w:ascii="Arial" w:hAnsi="Arial"/>
              <w:b/>
              <w:sz w:val="24"/>
            </w:rPr>
          </w:rPrChange>
        </w:rPr>
        <w:t>presencia de</w:t>
      </w:r>
      <w:r w:rsidR="00661C96" w:rsidRPr="00A261C8">
        <w:rPr>
          <w:rFonts w:ascii="Arial" w:hAnsi="Arial" w:cs="Arial"/>
          <w:b/>
          <w:sz w:val="24"/>
          <w:szCs w:val="24"/>
        </w:rPr>
        <w:t xml:space="preserve"> estamentos</w:t>
      </w:r>
      <w:r w:rsidR="00B42B2E">
        <w:rPr>
          <w:rFonts w:ascii="Arial" w:hAnsi="Arial"/>
          <w:b/>
          <w:sz w:val="24"/>
          <w:rPrChange w:id="471" w:author="Eugenia Arce Londoño" w:date="2015-10-01T08:28:00Z">
            <w:rPr>
              <w:rFonts w:ascii="Arial" w:hAnsi="Arial"/>
              <w:sz w:val="24"/>
            </w:rPr>
          </w:rPrChange>
        </w:rPr>
        <w:t xml:space="preserve"> </w:t>
      </w:r>
      <w:ins w:id="472" w:author="Eugenia Arce Londoño" w:date="2015-10-01T08:28:00Z">
        <w:r w:rsidR="00B42B2E">
          <w:rPr>
            <w:rFonts w:ascii="Arial" w:hAnsi="Arial" w:cs="Arial"/>
            <w:b/>
            <w:sz w:val="24"/>
            <w:szCs w:val="24"/>
          </w:rPr>
          <w:t>de poder</w:t>
        </w:r>
        <w:r w:rsidR="00661C96" w:rsidRPr="00A261C8">
          <w:rPr>
            <w:rFonts w:ascii="Arial" w:hAnsi="Arial" w:cs="Arial"/>
            <w:sz w:val="24"/>
            <w:szCs w:val="24"/>
          </w:rPr>
          <w:t xml:space="preserve"> </w:t>
        </w:r>
      </w:ins>
      <w:r w:rsidR="00661C96" w:rsidRPr="00A261C8">
        <w:rPr>
          <w:rFonts w:ascii="Arial" w:hAnsi="Arial" w:cs="Arial"/>
          <w:sz w:val="24"/>
          <w:szCs w:val="24"/>
        </w:rPr>
        <w:t xml:space="preserve">y a los </w:t>
      </w:r>
      <w:r w:rsidR="00661C96" w:rsidRPr="00A261C8">
        <w:rPr>
          <w:rFonts w:ascii="Arial" w:hAnsi="Arial" w:cs="Arial"/>
          <w:b/>
          <w:sz w:val="24"/>
          <w:szCs w:val="24"/>
        </w:rPr>
        <w:lastRenderedPageBreak/>
        <w:t xml:space="preserve">privilegios </w:t>
      </w:r>
      <w:r w:rsidR="00661C96" w:rsidRPr="002814EA">
        <w:rPr>
          <w:rFonts w:ascii="Arial" w:hAnsi="Arial"/>
          <w:sz w:val="24"/>
          <w:rPrChange w:id="473" w:author="Eugenia Arce Londoño" w:date="2015-10-01T08:28:00Z">
            <w:rPr>
              <w:rFonts w:ascii="Arial" w:hAnsi="Arial"/>
              <w:b/>
              <w:sz w:val="24"/>
            </w:rPr>
          </w:rPrChange>
        </w:rPr>
        <w:t>que conlleva la pertenencia</w:t>
      </w:r>
      <w:ins w:id="474" w:author="Eugenia Arce Londoño" w:date="2015-10-01T08:28:00Z">
        <w:r>
          <w:rPr>
            <w:rFonts w:ascii="Arial" w:hAnsi="Arial" w:cs="Arial"/>
            <w:sz w:val="24"/>
            <w:szCs w:val="24"/>
          </w:rPr>
          <w:t xml:space="preserve"> a ellos</w:t>
        </w:r>
      </w:ins>
      <w:r w:rsidR="00661C96" w:rsidRPr="00A261C8">
        <w:rPr>
          <w:rFonts w:ascii="Arial" w:hAnsi="Arial" w:cs="Arial"/>
          <w:sz w:val="24"/>
          <w:szCs w:val="24"/>
        </w:rPr>
        <w:t xml:space="preserve">. De ahí que el </w:t>
      </w:r>
      <w:r w:rsidR="00661C96" w:rsidRPr="00A261C8">
        <w:rPr>
          <w:rFonts w:ascii="Arial" w:hAnsi="Arial" w:cs="Arial"/>
          <w:b/>
          <w:sz w:val="24"/>
          <w:szCs w:val="24"/>
        </w:rPr>
        <w:t>derecho</w:t>
      </w:r>
      <w:r w:rsidR="00661C96" w:rsidRPr="00A261C8">
        <w:rPr>
          <w:rFonts w:ascii="Arial" w:hAnsi="Arial" w:cs="Arial"/>
          <w:sz w:val="24"/>
          <w:szCs w:val="24"/>
        </w:rPr>
        <w:t xml:space="preserve"> se conciba como </w:t>
      </w:r>
      <w:r w:rsidR="00661C96" w:rsidRPr="00A261C8">
        <w:rPr>
          <w:rFonts w:ascii="Arial" w:hAnsi="Arial" w:cs="Arial"/>
          <w:b/>
          <w:sz w:val="24"/>
          <w:szCs w:val="24"/>
        </w:rPr>
        <w:t>privilegio</w:t>
      </w:r>
      <w:r w:rsidR="00661C96" w:rsidRPr="00A261C8">
        <w:rPr>
          <w:rFonts w:ascii="Arial" w:hAnsi="Arial" w:cs="Arial"/>
          <w:sz w:val="24"/>
          <w:szCs w:val="24"/>
        </w:rPr>
        <w:t xml:space="preserve">. </w:t>
      </w:r>
    </w:p>
    <w:p w14:paraId="676C7E66" w14:textId="77777777" w:rsidR="00B42B2E" w:rsidRDefault="00B42B2E" w:rsidP="00A85C40">
      <w:pPr>
        <w:spacing w:line="276" w:lineRule="auto"/>
        <w:jc w:val="both"/>
        <w:rPr>
          <w:ins w:id="475" w:author="Eugenia Arce Londoño" w:date="2015-10-01T08:28:00Z"/>
          <w:rFonts w:ascii="Arial" w:hAnsi="Arial" w:cs="Arial"/>
          <w:sz w:val="24"/>
          <w:szCs w:val="24"/>
        </w:rPr>
      </w:pPr>
    </w:p>
    <w:p w14:paraId="73BA092C" w14:textId="71FB0E14" w:rsidR="00661C96" w:rsidRPr="00A261C8" w:rsidRDefault="00661C96" w:rsidP="00A85C40">
      <w:p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pluralidad</w:t>
      </w:r>
      <w:r w:rsidRPr="00A261C8">
        <w:rPr>
          <w:rFonts w:ascii="Arial" w:hAnsi="Arial" w:cs="Arial"/>
          <w:sz w:val="24"/>
          <w:szCs w:val="24"/>
        </w:rPr>
        <w:t xml:space="preserve"> de </w:t>
      </w:r>
      <w:r w:rsidRPr="00A261C8">
        <w:rPr>
          <w:rFonts w:ascii="Arial" w:hAnsi="Arial" w:cs="Arial"/>
          <w:b/>
          <w:sz w:val="24"/>
          <w:szCs w:val="24"/>
        </w:rPr>
        <w:t>estratos</w:t>
      </w:r>
      <w:r w:rsidRPr="00A261C8">
        <w:rPr>
          <w:rFonts w:ascii="Arial" w:hAnsi="Arial" w:cs="Arial"/>
          <w:sz w:val="24"/>
          <w:szCs w:val="24"/>
        </w:rPr>
        <w:t xml:space="preserve"> cerrados</w:t>
      </w:r>
      <w:ins w:id="476" w:author="Eugenia Arce Londoño" w:date="2015-10-01T08:28:00Z">
        <w:r w:rsidR="002814EA">
          <w:rPr>
            <w:rFonts w:ascii="Arial" w:hAnsi="Arial" w:cs="Arial"/>
            <w:sz w:val="24"/>
            <w:szCs w:val="24"/>
          </w:rPr>
          <w:t>,</w:t>
        </w:r>
      </w:ins>
      <w:r w:rsidRPr="00A261C8">
        <w:rPr>
          <w:rFonts w:ascii="Arial" w:hAnsi="Arial" w:cs="Arial"/>
          <w:sz w:val="24"/>
          <w:szCs w:val="24"/>
        </w:rPr>
        <w:t xml:space="preserve"> constituidos por individuos que llevaban un estilo común de vida,</w:t>
      </w:r>
      <w:ins w:id="477" w:author="Eugenia Arce Londoño" w:date="2015-10-01T08:28:00Z">
        <w:r w:rsidRPr="00A261C8">
          <w:rPr>
            <w:rFonts w:ascii="Arial" w:hAnsi="Arial" w:cs="Arial"/>
            <w:sz w:val="24"/>
            <w:szCs w:val="24"/>
          </w:rPr>
          <w:t xml:space="preserve"> </w:t>
        </w:r>
        <w:r w:rsidR="002814EA">
          <w:rPr>
            <w:rFonts w:ascii="Arial" w:hAnsi="Arial" w:cs="Arial"/>
            <w:sz w:val="24"/>
            <w:szCs w:val="24"/>
          </w:rPr>
          <w:t>que</w:t>
        </w:r>
      </w:ins>
      <w:r w:rsidR="002814EA">
        <w:rPr>
          <w:rFonts w:ascii="Arial" w:hAnsi="Arial" w:cs="Arial"/>
          <w:sz w:val="24"/>
          <w:szCs w:val="24"/>
        </w:rPr>
        <w:t xml:space="preserve"> </w:t>
      </w:r>
      <w:r w:rsidRPr="00A261C8">
        <w:rPr>
          <w:rFonts w:ascii="Arial" w:hAnsi="Arial" w:cs="Arial"/>
          <w:sz w:val="24"/>
          <w:szCs w:val="24"/>
        </w:rPr>
        <w:t xml:space="preserve">son regulados en sus actividades por las costumbres y cumplen funciones determinadas, es una </w:t>
      </w:r>
      <w:r w:rsidRPr="00A261C8">
        <w:rPr>
          <w:rFonts w:ascii="Arial" w:hAnsi="Arial" w:cs="Arial"/>
          <w:b/>
          <w:sz w:val="24"/>
          <w:szCs w:val="24"/>
        </w:rPr>
        <w:t>realidad</w:t>
      </w:r>
      <w:r w:rsidRPr="00A261C8">
        <w:rPr>
          <w:rFonts w:ascii="Arial" w:hAnsi="Arial" w:cs="Arial"/>
          <w:sz w:val="24"/>
          <w:szCs w:val="24"/>
        </w:rPr>
        <w:t xml:space="preserve"> </w:t>
      </w:r>
      <w:del w:id="478" w:author="Eugenia Arce Londoño" w:date="2015-10-01T08:28:00Z">
        <w:r w:rsidRPr="00A261C8">
          <w:rPr>
            <w:rFonts w:ascii="Arial" w:hAnsi="Arial" w:cs="Arial"/>
            <w:sz w:val="24"/>
            <w:szCs w:val="24"/>
          </w:rPr>
          <w:delText>que</w:delText>
        </w:r>
      </w:del>
      <w:ins w:id="479" w:author="Eugenia Arce Londoño" w:date="2015-10-01T08:28:00Z">
        <w:r w:rsidR="00B42B2E">
          <w:rPr>
            <w:rFonts w:ascii="Arial" w:hAnsi="Arial" w:cs="Arial"/>
            <w:sz w:val="24"/>
            <w:szCs w:val="24"/>
          </w:rPr>
          <w:t xml:space="preserve">en los sistemas políticos, en los </w:t>
        </w:r>
        <w:r w:rsidRPr="00A261C8">
          <w:rPr>
            <w:rFonts w:ascii="Arial" w:hAnsi="Arial" w:cs="Arial"/>
            <w:sz w:val="24"/>
            <w:szCs w:val="24"/>
          </w:rPr>
          <w:t xml:space="preserve">que </w:t>
        </w:r>
        <w:r w:rsidR="00B42B2E">
          <w:rPr>
            <w:rFonts w:ascii="Arial" w:hAnsi="Arial" w:cs="Arial"/>
            <w:sz w:val="24"/>
            <w:szCs w:val="24"/>
          </w:rPr>
          <w:t>se</w:t>
        </w:r>
      </w:ins>
      <w:r w:rsidR="00B42B2E">
        <w:rPr>
          <w:rFonts w:ascii="Arial" w:hAnsi="Arial" w:cs="Arial"/>
          <w:sz w:val="24"/>
          <w:szCs w:val="24"/>
        </w:rPr>
        <w:t xml:space="preserve"> </w:t>
      </w:r>
      <w:r w:rsidRPr="002814EA">
        <w:rPr>
          <w:rFonts w:ascii="Arial" w:hAnsi="Arial"/>
          <w:sz w:val="24"/>
          <w:rPrChange w:id="480" w:author="Eugenia Arce Londoño" w:date="2015-10-01T08:28:00Z">
            <w:rPr>
              <w:rFonts w:ascii="Arial" w:hAnsi="Arial"/>
              <w:b/>
              <w:sz w:val="24"/>
            </w:rPr>
          </w:rPrChange>
        </w:rPr>
        <w:t>busca el</w:t>
      </w:r>
      <w:r w:rsidRPr="00A261C8">
        <w:rPr>
          <w:rFonts w:ascii="Arial" w:hAnsi="Arial" w:cs="Arial"/>
          <w:b/>
          <w:sz w:val="24"/>
          <w:szCs w:val="24"/>
        </w:rPr>
        <w:t xml:space="preserve"> vínculo institucional</w:t>
      </w:r>
      <w:r w:rsidRPr="00A261C8">
        <w:rPr>
          <w:rFonts w:ascii="Arial" w:hAnsi="Arial" w:cs="Arial"/>
          <w:sz w:val="24"/>
          <w:szCs w:val="24"/>
        </w:rPr>
        <w:t xml:space="preserve"> para mantener el difícil equilibrio social y político entre los diferentes actores.</w:t>
      </w:r>
    </w:p>
    <w:p w14:paraId="45CBD3F2" w14:textId="77777777" w:rsidR="00661C96" w:rsidRPr="00A261C8" w:rsidRDefault="00661C96" w:rsidP="00A85C40">
      <w:pPr>
        <w:spacing w:line="276" w:lineRule="auto"/>
        <w:jc w:val="both"/>
        <w:rPr>
          <w:rFonts w:ascii="Arial" w:hAnsi="Arial" w:cs="Arial"/>
          <w:sz w:val="24"/>
          <w:szCs w:val="24"/>
        </w:rPr>
      </w:pPr>
    </w:p>
    <w:p w14:paraId="2DF7DF3C" w14:textId="6D217169" w:rsidR="000405AF" w:rsidRPr="00A261C8" w:rsidRDefault="00661C96" w:rsidP="00A85C40">
      <w:pPr>
        <w:spacing w:line="276" w:lineRule="auto"/>
        <w:jc w:val="both"/>
        <w:rPr>
          <w:rFonts w:ascii="Arial" w:hAnsi="Arial" w:cs="Arial"/>
          <w:sz w:val="24"/>
          <w:szCs w:val="24"/>
        </w:rPr>
      </w:pPr>
      <w:r w:rsidRPr="00A261C8">
        <w:rPr>
          <w:rFonts w:ascii="Arial" w:hAnsi="Arial" w:cs="Arial"/>
          <w:sz w:val="24"/>
          <w:szCs w:val="24"/>
        </w:rPr>
        <w:t xml:space="preserve">Este </w:t>
      </w:r>
      <w:r w:rsidRPr="002814EA">
        <w:rPr>
          <w:rFonts w:ascii="Arial" w:hAnsi="Arial"/>
          <w:sz w:val="24"/>
          <w:rPrChange w:id="481" w:author="Eugenia Arce Londoño" w:date="2015-10-01T08:28:00Z">
            <w:rPr>
              <w:rFonts w:ascii="Arial" w:hAnsi="Arial"/>
              <w:b/>
              <w:sz w:val="24"/>
            </w:rPr>
          </w:rPrChange>
        </w:rPr>
        <w:t>vínculo</w:t>
      </w:r>
      <w:r w:rsidRPr="00A261C8">
        <w:rPr>
          <w:rFonts w:ascii="Arial" w:hAnsi="Arial" w:cs="Arial"/>
          <w:sz w:val="24"/>
          <w:szCs w:val="24"/>
        </w:rPr>
        <w:t xml:space="preserve"> posee </w:t>
      </w:r>
      <w:ins w:id="482" w:author="Eugenia Arce Londoño" w:date="2015-10-01T08:28:00Z">
        <w:r w:rsidR="00B42B2E">
          <w:rPr>
            <w:rFonts w:ascii="Arial" w:hAnsi="Arial" w:cs="Arial"/>
            <w:sz w:val="24"/>
            <w:szCs w:val="24"/>
          </w:rPr>
          <w:t xml:space="preserve">también </w:t>
        </w:r>
      </w:ins>
      <w:r w:rsidRPr="00A261C8">
        <w:rPr>
          <w:rFonts w:ascii="Arial" w:hAnsi="Arial" w:cs="Arial"/>
          <w:sz w:val="24"/>
          <w:szCs w:val="24"/>
        </w:rPr>
        <w:t xml:space="preserve">dos </w:t>
      </w:r>
      <w:r w:rsidRPr="00A261C8">
        <w:rPr>
          <w:rFonts w:ascii="Arial" w:hAnsi="Arial" w:cs="Arial"/>
          <w:b/>
          <w:sz w:val="24"/>
          <w:szCs w:val="24"/>
        </w:rPr>
        <w:t>caras</w:t>
      </w:r>
      <w:del w:id="483" w:author="Eugenia Arce Londoño" w:date="2015-10-01T08:28:00Z">
        <w:r w:rsidRPr="00A261C8">
          <w:rPr>
            <w:rFonts w:ascii="Arial" w:hAnsi="Arial" w:cs="Arial"/>
            <w:sz w:val="24"/>
            <w:szCs w:val="24"/>
          </w:rPr>
          <w:delText xml:space="preserve"> que muestran</w:delText>
        </w:r>
      </w:del>
      <w:ins w:id="484" w:author="Eugenia Arce Londoño" w:date="2015-10-01T08:28:00Z">
        <w:r w:rsidR="002814EA">
          <w:rPr>
            <w:rFonts w:ascii="Arial" w:hAnsi="Arial" w:cs="Arial"/>
            <w:b/>
            <w:sz w:val="24"/>
            <w:szCs w:val="24"/>
          </w:rPr>
          <w:t>.</w:t>
        </w:r>
        <w:r w:rsidR="002814EA" w:rsidRPr="002814EA">
          <w:rPr>
            <w:rFonts w:ascii="Arial" w:hAnsi="Arial" w:cs="Arial"/>
            <w:sz w:val="24"/>
            <w:szCs w:val="24"/>
          </w:rPr>
          <w:t xml:space="preserve"> Por una parte,</w:t>
        </w:r>
      </w:ins>
      <w:r w:rsidR="002814EA" w:rsidRPr="002814EA">
        <w:rPr>
          <w:rFonts w:ascii="Arial" w:hAnsi="Arial" w:cs="Arial"/>
          <w:sz w:val="24"/>
          <w:szCs w:val="24"/>
        </w:rPr>
        <w:t xml:space="preserve"> </w:t>
      </w:r>
      <w:r w:rsidRPr="00A261C8">
        <w:rPr>
          <w:rFonts w:ascii="Arial" w:hAnsi="Arial" w:cs="Arial"/>
          <w:sz w:val="24"/>
          <w:szCs w:val="24"/>
        </w:rPr>
        <w:t xml:space="preserve">las </w:t>
      </w:r>
      <w:r w:rsidRPr="00A261C8">
        <w:rPr>
          <w:rFonts w:ascii="Arial" w:hAnsi="Arial" w:cs="Arial"/>
          <w:b/>
          <w:sz w:val="24"/>
          <w:szCs w:val="24"/>
        </w:rPr>
        <w:t xml:space="preserve">necesidades básicas </w:t>
      </w:r>
      <w:r w:rsidRPr="00B42B2E">
        <w:rPr>
          <w:rFonts w:ascii="Arial" w:hAnsi="Arial"/>
          <w:sz w:val="24"/>
          <w:rPrChange w:id="485" w:author="Eugenia Arce Londoño" w:date="2015-10-01T08:28:00Z">
            <w:rPr>
              <w:rFonts w:ascii="Arial" w:hAnsi="Arial"/>
              <w:b/>
              <w:sz w:val="24"/>
            </w:rPr>
          </w:rPrChange>
        </w:rPr>
        <w:t>de la sociedad</w:t>
      </w:r>
      <w:r w:rsidRPr="00B42B2E">
        <w:rPr>
          <w:rFonts w:ascii="Arial" w:hAnsi="Arial" w:cs="Arial"/>
          <w:sz w:val="24"/>
          <w:szCs w:val="24"/>
        </w:rPr>
        <w:t xml:space="preserve">, </w:t>
      </w:r>
      <w:ins w:id="486" w:author="Eugenia Arce Londoño" w:date="2015-10-01T08:28:00Z">
        <w:r w:rsidR="002814EA" w:rsidRPr="00B42B2E">
          <w:rPr>
            <w:rFonts w:ascii="Arial" w:hAnsi="Arial" w:cs="Arial"/>
            <w:sz w:val="24"/>
            <w:szCs w:val="24"/>
          </w:rPr>
          <w:t xml:space="preserve">esto es, </w:t>
        </w:r>
      </w:ins>
      <w:r w:rsidRPr="00B42B2E">
        <w:rPr>
          <w:rFonts w:ascii="Arial" w:hAnsi="Arial" w:cs="Arial"/>
          <w:sz w:val="24"/>
          <w:szCs w:val="24"/>
        </w:rPr>
        <w:t xml:space="preserve">las </w:t>
      </w:r>
      <w:r w:rsidRPr="00B42B2E">
        <w:rPr>
          <w:rFonts w:ascii="Arial" w:hAnsi="Arial"/>
          <w:sz w:val="24"/>
          <w:rPrChange w:id="487" w:author="Eugenia Arce Londoño" w:date="2015-10-01T08:28:00Z">
            <w:rPr>
              <w:rFonts w:ascii="Arial" w:hAnsi="Arial"/>
              <w:b/>
              <w:sz w:val="24"/>
            </w:rPr>
          </w:rPrChange>
        </w:rPr>
        <w:t>funciones desde la</w:t>
      </w:r>
      <w:r w:rsidRPr="002814EA">
        <w:rPr>
          <w:rFonts w:ascii="Arial" w:hAnsi="Arial"/>
          <w:sz w:val="24"/>
          <w:rPrChange w:id="488" w:author="Eugenia Arce Londoño" w:date="2015-10-01T08:28:00Z">
            <w:rPr>
              <w:rFonts w:ascii="Arial" w:hAnsi="Arial"/>
              <w:b/>
              <w:sz w:val="24"/>
            </w:rPr>
          </w:rPrChange>
        </w:rPr>
        <w:t xml:space="preserve"> cual esta se ordena</w:t>
      </w:r>
      <w:del w:id="489" w:author="Eugenia Arce Londoño" w:date="2015-10-01T08:28:00Z">
        <w:r w:rsidRPr="00A261C8">
          <w:rPr>
            <w:rFonts w:ascii="Arial" w:hAnsi="Arial" w:cs="Arial"/>
            <w:sz w:val="24"/>
            <w:szCs w:val="24"/>
          </w:rPr>
          <w:delText xml:space="preserve"> (</w:delText>
        </w:r>
      </w:del>
      <w:ins w:id="490" w:author="Eugenia Arce Londoño" w:date="2015-10-01T08:28:00Z">
        <w:r w:rsidR="002814EA">
          <w:rPr>
            <w:rFonts w:ascii="Arial" w:hAnsi="Arial" w:cs="Arial"/>
            <w:sz w:val="24"/>
            <w:szCs w:val="24"/>
          </w:rPr>
          <w:t xml:space="preserve">. Hablamos entonces de </w:t>
        </w:r>
      </w:ins>
      <w:r w:rsidRPr="002814EA">
        <w:rPr>
          <w:rFonts w:ascii="Arial" w:hAnsi="Arial"/>
          <w:b/>
          <w:sz w:val="24"/>
          <w:rPrChange w:id="491" w:author="Eugenia Arce Londoño" w:date="2015-10-01T08:28:00Z">
            <w:rPr>
              <w:rFonts w:ascii="Arial" w:hAnsi="Arial"/>
              <w:sz w:val="24"/>
            </w:rPr>
          </w:rPrChange>
        </w:rPr>
        <w:t>trabajar</w:t>
      </w:r>
      <w:r w:rsidRPr="00A261C8">
        <w:rPr>
          <w:rFonts w:ascii="Arial" w:hAnsi="Arial" w:cs="Arial"/>
          <w:sz w:val="24"/>
          <w:szCs w:val="24"/>
        </w:rPr>
        <w:t xml:space="preserve"> </w:t>
      </w:r>
      <w:del w:id="492" w:author="Eugenia Arce Londoño" w:date="2015-10-01T08:28:00Z">
        <w:r w:rsidRPr="00A261C8">
          <w:rPr>
            <w:rFonts w:ascii="Arial" w:hAnsi="Arial" w:cs="Arial"/>
            <w:sz w:val="24"/>
            <w:szCs w:val="24"/>
          </w:rPr>
          <w:delText>-</w:delText>
        </w:r>
      </w:del>
      <w:ins w:id="493" w:author="Eugenia Arce Londoño" w:date="2015-10-01T08:28:00Z">
        <w:r w:rsidR="002814EA">
          <w:rPr>
            <w:rFonts w:ascii="Arial" w:hAnsi="Arial" w:cs="Arial"/>
            <w:sz w:val="24"/>
            <w:szCs w:val="24"/>
          </w:rPr>
          <w:t xml:space="preserve">–función que estaba en cabeza de </w:t>
        </w:r>
      </w:ins>
      <w:r w:rsidRPr="002814EA">
        <w:rPr>
          <w:rFonts w:ascii="Arial" w:hAnsi="Arial"/>
          <w:sz w:val="24"/>
          <w:rPrChange w:id="494" w:author="Eugenia Arce Londoño" w:date="2015-10-01T08:28:00Z">
            <w:rPr>
              <w:rFonts w:ascii="Arial" w:hAnsi="Arial"/>
              <w:i/>
              <w:sz w:val="24"/>
            </w:rPr>
          </w:rPrChange>
        </w:rPr>
        <w:t xml:space="preserve">campesinos libres o </w:t>
      </w:r>
      <w:ins w:id="495" w:author="Eugenia Arce Londoño" w:date="2015-10-01T08:28:00Z">
        <w:r w:rsidR="00B42B2E">
          <w:rPr>
            <w:rFonts w:ascii="Arial" w:hAnsi="Arial" w:cs="Arial"/>
            <w:sz w:val="24"/>
            <w:szCs w:val="24"/>
          </w:rPr>
          <w:t xml:space="preserve">de </w:t>
        </w:r>
      </w:ins>
      <w:r w:rsidRPr="002814EA">
        <w:rPr>
          <w:rFonts w:ascii="Arial" w:hAnsi="Arial"/>
          <w:sz w:val="24"/>
          <w:rPrChange w:id="496" w:author="Eugenia Arce Londoño" w:date="2015-10-01T08:28:00Z">
            <w:rPr>
              <w:rFonts w:ascii="Arial" w:hAnsi="Arial"/>
              <w:i/>
              <w:sz w:val="24"/>
            </w:rPr>
          </w:rPrChange>
        </w:rPr>
        <w:t>siervos</w:t>
      </w:r>
      <w:del w:id="497" w:author="Eugenia Arce Londoño" w:date="2015-10-01T08:28:00Z">
        <w:r w:rsidRPr="00A261C8">
          <w:rPr>
            <w:rFonts w:ascii="Arial" w:hAnsi="Arial" w:cs="Arial"/>
            <w:sz w:val="24"/>
            <w:szCs w:val="24"/>
          </w:rPr>
          <w:delText>-,</w:delText>
        </w:r>
      </w:del>
      <w:ins w:id="498" w:author="Eugenia Arce Londoño" w:date="2015-10-01T08:28:00Z">
        <w:r w:rsidR="002814EA">
          <w:rPr>
            <w:rFonts w:ascii="Arial" w:hAnsi="Arial" w:cs="Arial"/>
            <w:sz w:val="24"/>
            <w:szCs w:val="24"/>
          </w:rPr>
          <w:t>–</w:t>
        </w:r>
        <w:r w:rsidRPr="00A261C8">
          <w:rPr>
            <w:rFonts w:ascii="Arial" w:hAnsi="Arial" w:cs="Arial"/>
            <w:sz w:val="24"/>
            <w:szCs w:val="24"/>
          </w:rPr>
          <w:t xml:space="preserve">, </w:t>
        </w:r>
        <w:r w:rsidR="002814EA">
          <w:rPr>
            <w:rFonts w:ascii="Arial" w:hAnsi="Arial" w:cs="Arial"/>
            <w:sz w:val="24"/>
            <w:szCs w:val="24"/>
          </w:rPr>
          <w:t>de</w:t>
        </w:r>
      </w:ins>
      <w:r w:rsidR="002814EA">
        <w:rPr>
          <w:rFonts w:ascii="Arial" w:hAnsi="Arial" w:cs="Arial"/>
          <w:sz w:val="24"/>
          <w:szCs w:val="24"/>
        </w:rPr>
        <w:t xml:space="preserve"> </w:t>
      </w:r>
      <w:r w:rsidRPr="002814EA">
        <w:rPr>
          <w:rFonts w:ascii="Arial" w:hAnsi="Arial"/>
          <w:b/>
          <w:sz w:val="24"/>
          <w:rPrChange w:id="499" w:author="Eugenia Arce Londoño" w:date="2015-10-01T08:28:00Z">
            <w:rPr>
              <w:rFonts w:ascii="Arial" w:hAnsi="Arial"/>
              <w:sz w:val="24"/>
            </w:rPr>
          </w:rPrChange>
        </w:rPr>
        <w:t>combatir</w:t>
      </w:r>
      <w:r w:rsidRPr="00A261C8">
        <w:rPr>
          <w:rFonts w:ascii="Arial" w:hAnsi="Arial" w:cs="Arial"/>
          <w:sz w:val="24"/>
          <w:szCs w:val="24"/>
        </w:rPr>
        <w:t xml:space="preserve"> </w:t>
      </w:r>
      <w:del w:id="500" w:author="Eugenia Arce Londoño" w:date="2015-10-01T08:28:00Z">
        <w:r w:rsidRPr="00A261C8">
          <w:rPr>
            <w:rFonts w:ascii="Arial" w:hAnsi="Arial" w:cs="Arial"/>
            <w:sz w:val="24"/>
            <w:szCs w:val="24"/>
          </w:rPr>
          <w:delText>-</w:delText>
        </w:r>
      </w:del>
      <w:ins w:id="501" w:author="Eugenia Arce Londoño" w:date="2015-10-01T08:28:00Z">
        <w:r w:rsidR="002814EA">
          <w:rPr>
            <w:rFonts w:ascii="Arial" w:hAnsi="Arial" w:cs="Arial"/>
            <w:sz w:val="24"/>
            <w:szCs w:val="24"/>
          </w:rPr>
          <w:t xml:space="preserve">–lo hacían los </w:t>
        </w:r>
      </w:ins>
      <w:r w:rsidRPr="002814EA">
        <w:rPr>
          <w:rFonts w:ascii="Arial" w:hAnsi="Arial"/>
          <w:sz w:val="24"/>
          <w:rPrChange w:id="502" w:author="Eugenia Arce Londoño" w:date="2015-10-01T08:28:00Z">
            <w:rPr>
              <w:rFonts w:ascii="Arial" w:hAnsi="Arial"/>
              <w:i/>
              <w:sz w:val="24"/>
            </w:rPr>
          </w:rPrChange>
        </w:rPr>
        <w:t>nobles y caballeros</w:t>
      </w:r>
      <w:del w:id="503" w:author="Eugenia Arce Londoño" w:date="2015-10-01T08:28:00Z">
        <w:r w:rsidRPr="00A261C8">
          <w:rPr>
            <w:rFonts w:ascii="Arial" w:hAnsi="Arial" w:cs="Arial"/>
            <w:sz w:val="24"/>
            <w:szCs w:val="24"/>
          </w:rPr>
          <w:delText>-</w:delText>
        </w:r>
      </w:del>
      <w:ins w:id="504" w:author="Eugenia Arce Londoño" w:date="2015-10-01T08:28:00Z">
        <w:r w:rsidR="002814EA">
          <w:rPr>
            <w:rFonts w:ascii="Arial" w:hAnsi="Arial" w:cs="Arial"/>
            <w:sz w:val="24"/>
            <w:szCs w:val="24"/>
          </w:rPr>
          <w:t>–</w:t>
        </w:r>
      </w:ins>
      <w:r w:rsidRPr="00A261C8">
        <w:rPr>
          <w:rFonts w:ascii="Arial" w:hAnsi="Arial" w:cs="Arial"/>
          <w:sz w:val="24"/>
          <w:szCs w:val="24"/>
        </w:rPr>
        <w:t xml:space="preserve"> y </w:t>
      </w:r>
      <w:ins w:id="505" w:author="Eugenia Arce Londoño" w:date="2015-10-01T08:28:00Z">
        <w:r w:rsidR="00B42B2E">
          <w:rPr>
            <w:rFonts w:ascii="Arial" w:hAnsi="Arial" w:cs="Arial"/>
            <w:sz w:val="24"/>
            <w:szCs w:val="24"/>
          </w:rPr>
          <w:t xml:space="preserve">de </w:t>
        </w:r>
      </w:ins>
      <w:r w:rsidRPr="002814EA">
        <w:rPr>
          <w:rFonts w:ascii="Arial" w:hAnsi="Arial"/>
          <w:b/>
          <w:sz w:val="24"/>
          <w:rPrChange w:id="506" w:author="Eugenia Arce Londoño" w:date="2015-10-01T08:28:00Z">
            <w:rPr>
              <w:rFonts w:ascii="Arial" w:hAnsi="Arial"/>
              <w:sz w:val="24"/>
            </w:rPr>
          </w:rPrChange>
        </w:rPr>
        <w:t>orar</w:t>
      </w:r>
      <w:r w:rsidRPr="00A261C8">
        <w:rPr>
          <w:rFonts w:ascii="Arial" w:hAnsi="Arial" w:cs="Arial"/>
          <w:sz w:val="24"/>
          <w:szCs w:val="24"/>
        </w:rPr>
        <w:t xml:space="preserve"> </w:t>
      </w:r>
      <w:del w:id="507" w:author="Eugenia Arce Londoño" w:date="2015-10-01T08:28:00Z">
        <w:r w:rsidRPr="00A261C8">
          <w:rPr>
            <w:rFonts w:ascii="Arial" w:hAnsi="Arial" w:cs="Arial"/>
            <w:sz w:val="24"/>
            <w:szCs w:val="24"/>
          </w:rPr>
          <w:delText>-</w:delText>
        </w:r>
      </w:del>
      <w:ins w:id="508" w:author="Eugenia Arce Londoño" w:date="2015-10-01T08:28:00Z">
        <w:r w:rsidR="002814EA">
          <w:rPr>
            <w:rFonts w:ascii="Arial" w:hAnsi="Arial" w:cs="Arial"/>
            <w:sz w:val="24"/>
            <w:szCs w:val="24"/>
          </w:rPr>
          <w:t xml:space="preserve">–para ello, se tenía a los </w:t>
        </w:r>
      </w:ins>
      <w:r w:rsidRPr="002814EA">
        <w:rPr>
          <w:rFonts w:ascii="Arial" w:hAnsi="Arial"/>
          <w:sz w:val="24"/>
          <w:rPrChange w:id="509" w:author="Eugenia Arce Londoño" w:date="2015-10-01T08:28:00Z">
            <w:rPr>
              <w:rFonts w:ascii="Arial" w:hAnsi="Arial"/>
              <w:i/>
              <w:sz w:val="24"/>
            </w:rPr>
          </w:rPrChange>
        </w:rPr>
        <w:t>eclesiásticos en sus diferentes jerarquías y órdenes</w:t>
      </w:r>
      <w:del w:id="510" w:author="Eugenia Arce Londoño" w:date="2015-10-01T08:28:00Z">
        <w:r w:rsidRPr="00A261C8">
          <w:rPr>
            <w:rFonts w:ascii="Arial" w:hAnsi="Arial" w:cs="Arial"/>
            <w:sz w:val="24"/>
            <w:szCs w:val="24"/>
          </w:rPr>
          <w:delText>-) y</w:delText>
        </w:r>
      </w:del>
      <w:ins w:id="511" w:author="Eugenia Arce Londoño" w:date="2015-10-01T08:28:00Z">
        <w:r w:rsidR="002814EA">
          <w:rPr>
            <w:rFonts w:ascii="Arial" w:hAnsi="Arial" w:cs="Arial"/>
            <w:sz w:val="24"/>
            <w:szCs w:val="24"/>
          </w:rPr>
          <w:t>–. Por otra parte, el vínculo se refleja en</w:t>
        </w:r>
      </w:ins>
      <w:r w:rsidR="002814EA">
        <w:rPr>
          <w:rFonts w:ascii="Arial" w:hAnsi="Arial" w:cs="Arial"/>
          <w:sz w:val="24"/>
          <w:szCs w:val="24"/>
        </w:rPr>
        <w:t xml:space="preserve"> </w:t>
      </w:r>
      <w:r w:rsidRPr="002814EA">
        <w:rPr>
          <w:rFonts w:ascii="Arial" w:hAnsi="Arial" w:cs="Arial"/>
          <w:sz w:val="24"/>
          <w:szCs w:val="24"/>
        </w:rPr>
        <w:t xml:space="preserve">las </w:t>
      </w:r>
      <w:r w:rsidRPr="002814EA">
        <w:rPr>
          <w:rFonts w:ascii="Arial" w:hAnsi="Arial" w:cs="Arial"/>
          <w:b/>
          <w:sz w:val="24"/>
          <w:szCs w:val="24"/>
        </w:rPr>
        <w:t>respuestas del poder</w:t>
      </w:r>
      <w:del w:id="512" w:author="Eugenia Arce Londoño" w:date="2015-10-01T08:28:00Z">
        <w:r w:rsidRPr="00A261C8">
          <w:rPr>
            <w:rFonts w:ascii="Arial" w:hAnsi="Arial" w:cs="Arial"/>
            <w:sz w:val="24"/>
            <w:szCs w:val="24"/>
          </w:rPr>
          <w:delText xml:space="preserve"> (</w:delText>
        </w:r>
      </w:del>
      <w:ins w:id="513" w:author="Eugenia Arce Londoño" w:date="2015-10-01T08:28:00Z">
        <w:r w:rsidR="002814EA">
          <w:rPr>
            <w:rFonts w:ascii="Arial" w:hAnsi="Arial" w:cs="Arial"/>
            <w:sz w:val="24"/>
            <w:szCs w:val="24"/>
          </w:rPr>
          <w:t xml:space="preserve">, tales como, </w:t>
        </w:r>
        <w:r w:rsidR="00B42B2E">
          <w:rPr>
            <w:rFonts w:ascii="Arial" w:hAnsi="Arial" w:cs="Arial"/>
            <w:sz w:val="24"/>
            <w:szCs w:val="24"/>
          </w:rPr>
          <w:t xml:space="preserve">la </w:t>
        </w:r>
        <w:r w:rsidR="002814EA">
          <w:rPr>
            <w:rFonts w:ascii="Arial" w:hAnsi="Arial" w:cs="Arial"/>
            <w:sz w:val="24"/>
            <w:szCs w:val="24"/>
          </w:rPr>
          <w:t xml:space="preserve">garantía de </w:t>
        </w:r>
      </w:ins>
      <w:r w:rsidRPr="00A261C8">
        <w:rPr>
          <w:rFonts w:ascii="Arial" w:hAnsi="Arial" w:cs="Arial"/>
          <w:sz w:val="24"/>
          <w:szCs w:val="24"/>
        </w:rPr>
        <w:t>subs</w:t>
      </w:r>
      <w:r w:rsidR="002814EA">
        <w:rPr>
          <w:rFonts w:ascii="Arial" w:hAnsi="Arial" w:cs="Arial"/>
          <w:sz w:val="24"/>
          <w:szCs w:val="24"/>
        </w:rPr>
        <w:t xml:space="preserve">istencia, </w:t>
      </w:r>
      <w:ins w:id="514" w:author="Eugenia Arce Londoño" w:date="2015-10-01T08:28:00Z">
        <w:r w:rsidR="00B42B2E">
          <w:rPr>
            <w:rFonts w:ascii="Arial" w:hAnsi="Arial" w:cs="Arial"/>
            <w:sz w:val="24"/>
            <w:szCs w:val="24"/>
          </w:rPr>
          <w:t xml:space="preserve">la de </w:t>
        </w:r>
      </w:ins>
      <w:r w:rsidR="002814EA">
        <w:rPr>
          <w:rFonts w:ascii="Arial" w:hAnsi="Arial" w:cs="Arial"/>
          <w:sz w:val="24"/>
          <w:szCs w:val="24"/>
        </w:rPr>
        <w:t xml:space="preserve">seguridad y </w:t>
      </w:r>
      <w:ins w:id="515" w:author="Eugenia Arce Londoño" w:date="2015-10-01T08:28:00Z">
        <w:r w:rsidR="00B42B2E">
          <w:rPr>
            <w:rFonts w:ascii="Arial" w:hAnsi="Arial" w:cs="Arial"/>
            <w:sz w:val="24"/>
            <w:szCs w:val="24"/>
          </w:rPr>
          <w:t xml:space="preserve">la de </w:t>
        </w:r>
      </w:ins>
      <w:r w:rsidR="002814EA">
        <w:rPr>
          <w:rFonts w:ascii="Arial" w:hAnsi="Arial" w:cs="Arial"/>
          <w:sz w:val="24"/>
          <w:szCs w:val="24"/>
        </w:rPr>
        <w:t>salvación</w:t>
      </w:r>
      <w:del w:id="516" w:author="Eugenia Arce Londoño" w:date="2015-10-01T08:28:00Z">
        <w:r w:rsidRPr="00A261C8">
          <w:rPr>
            <w:rFonts w:ascii="Arial" w:hAnsi="Arial" w:cs="Arial"/>
            <w:sz w:val="24"/>
            <w:szCs w:val="24"/>
          </w:rPr>
          <w:delText>).</w:delText>
        </w:r>
      </w:del>
      <w:ins w:id="517" w:author="Eugenia Arce Londoño" w:date="2015-10-01T08:28:00Z">
        <w:r w:rsidRPr="00A261C8">
          <w:rPr>
            <w:rFonts w:ascii="Arial" w:hAnsi="Arial" w:cs="Arial"/>
            <w:sz w:val="24"/>
            <w:szCs w:val="24"/>
          </w:rPr>
          <w:t>.</w:t>
        </w:r>
      </w:ins>
    </w:p>
    <w:p w14:paraId="224C1A5B" w14:textId="77777777" w:rsidR="00661C96" w:rsidRPr="00A261C8" w:rsidRDefault="00661C96" w:rsidP="00A85C40">
      <w:pPr>
        <w:spacing w:line="276" w:lineRule="auto"/>
        <w:jc w:val="both"/>
        <w:rPr>
          <w:rFonts w:ascii="Arial" w:hAnsi="Arial" w:cs="Arial"/>
          <w:sz w:val="24"/>
          <w:szCs w:val="24"/>
        </w:rPr>
      </w:pPr>
    </w:p>
    <w:p w14:paraId="3708AF33" w14:textId="77777777" w:rsidR="008C50AC" w:rsidRPr="00A261C8" w:rsidRDefault="008C50AC" w:rsidP="00A85C40">
      <w:pPr>
        <w:spacing w:line="276" w:lineRule="auto"/>
        <w:jc w:val="both"/>
        <w:rPr>
          <w:del w:id="518" w:author="Eugenia Arce Londoño" w:date="2015-10-01T08:28:00Z"/>
          <w:rFonts w:ascii="Arial" w:hAnsi="Arial" w:cs="Arial"/>
          <w:sz w:val="24"/>
          <w:szCs w:val="24"/>
        </w:rPr>
      </w:pPr>
      <w:del w:id="519" w:author="Eugenia Arce Londoño" w:date="2015-10-01T08:28:00Z">
        <w:r w:rsidRPr="00A261C8">
          <w:rPr>
            <w:rFonts w:ascii="Arial" w:hAnsi="Arial" w:cs="Arial"/>
            <w:sz w:val="24"/>
            <w:szCs w:val="24"/>
          </w:rPr>
          <w:delText>Veámoslas:</w:delText>
        </w:r>
      </w:del>
    </w:p>
    <w:p w14:paraId="6335FA49" w14:textId="77777777" w:rsidR="008C50AC" w:rsidRPr="00A261C8" w:rsidRDefault="008C50AC" w:rsidP="00A85C40">
      <w:pPr>
        <w:spacing w:line="276" w:lineRule="auto"/>
        <w:jc w:val="both"/>
        <w:rPr>
          <w:del w:id="520" w:author="Eugenia Arce Londoño" w:date="2015-10-01T08:28:00Z"/>
          <w:rFonts w:ascii="Arial" w:hAnsi="Arial" w:cs="Arial"/>
          <w:sz w:val="24"/>
          <w:szCs w:val="24"/>
        </w:rPr>
      </w:pPr>
    </w:p>
    <w:p w14:paraId="38EE22C5" w14:textId="447683FC" w:rsidR="00B42B2E" w:rsidRDefault="008C50AC" w:rsidP="00A85C40">
      <w:pPr>
        <w:spacing w:line="276" w:lineRule="auto"/>
        <w:jc w:val="both"/>
        <w:rPr>
          <w:rFonts w:ascii="Arial" w:hAnsi="Arial" w:cs="Arial"/>
          <w:sz w:val="24"/>
          <w:szCs w:val="24"/>
        </w:rPr>
      </w:pPr>
      <w:del w:id="521" w:author="Eugenia Arce Londoño" w:date="2015-10-01T08:28:00Z">
        <w:r w:rsidRPr="00A261C8">
          <w:rPr>
            <w:rFonts w:ascii="Arial" w:hAnsi="Arial" w:cs="Arial"/>
            <w:sz w:val="24"/>
            <w:szCs w:val="24"/>
          </w:rPr>
          <w:delText>En</w:delText>
        </w:r>
      </w:del>
      <w:ins w:id="522" w:author="Eugenia Arce Londoño" w:date="2015-10-01T08:28:00Z">
        <w:r w:rsidR="00B42B2E">
          <w:rPr>
            <w:rFonts w:ascii="Arial" w:hAnsi="Arial" w:cs="Arial"/>
            <w:sz w:val="24"/>
            <w:szCs w:val="24"/>
          </w:rPr>
          <w:t xml:space="preserve">Veamos entonces con mayor detenimiento, como se desarrollaron estos temas en el período que nos ocupa, el del Medioevo. </w:t>
        </w:r>
        <w:r w:rsidRPr="00A261C8">
          <w:rPr>
            <w:rFonts w:ascii="Arial" w:hAnsi="Arial" w:cs="Arial"/>
            <w:sz w:val="24"/>
            <w:szCs w:val="24"/>
          </w:rPr>
          <w:t>En</w:t>
        </w:r>
        <w:r w:rsidR="00B42B2E">
          <w:rPr>
            <w:rFonts w:ascii="Arial" w:hAnsi="Arial" w:cs="Arial"/>
            <w:sz w:val="24"/>
            <w:szCs w:val="24"/>
          </w:rPr>
          <w:t>tonces encontramos de</w:t>
        </w:r>
      </w:ins>
      <w:r w:rsidRPr="00A261C8">
        <w:rPr>
          <w:rFonts w:ascii="Arial" w:hAnsi="Arial" w:cs="Arial"/>
          <w:sz w:val="24"/>
          <w:szCs w:val="24"/>
        </w:rPr>
        <w:t xml:space="preserve"> un lado, la </w:t>
      </w:r>
      <w:r w:rsidRPr="00B42B2E">
        <w:rPr>
          <w:rFonts w:ascii="Arial" w:hAnsi="Arial"/>
          <w:sz w:val="24"/>
          <w:rPrChange w:id="523" w:author="Eugenia Arce Londoño" w:date="2015-10-01T08:28:00Z">
            <w:rPr>
              <w:rFonts w:ascii="Arial" w:hAnsi="Arial"/>
              <w:b/>
              <w:sz w:val="24"/>
            </w:rPr>
          </w:rPrChange>
        </w:rPr>
        <w:t xml:space="preserve">configuración de relaciones personales de </w:t>
      </w:r>
      <w:r w:rsidRPr="00A261C8">
        <w:rPr>
          <w:rFonts w:ascii="Arial" w:hAnsi="Arial" w:cs="Arial"/>
          <w:b/>
          <w:sz w:val="24"/>
          <w:szCs w:val="24"/>
        </w:rPr>
        <w:t xml:space="preserve">reconocimiento </w:t>
      </w:r>
      <w:r w:rsidRPr="00B42B2E">
        <w:rPr>
          <w:rFonts w:ascii="Arial" w:hAnsi="Arial"/>
          <w:sz w:val="24"/>
          <w:rPrChange w:id="524" w:author="Eugenia Arce Londoño" w:date="2015-10-01T08:28:00Z">
            <w:rPr>
              <w:rFonts w:ascii="Arial" w:hAnsi="Arial"/>
              <w:b/>
              <w:sz w:val="24"/>
            </w:rPr>
          </w:rPrChange>
        </w:rPr>
        <w:t>y</w:t>
      </w:r>
      <w:r w:rsidRPr="00A261C8">
        <w:rPr>
          <w:rFonts w:ascii="Arial" w:hAnsi="Arial" w:cs="Arial"/>
          <w:b/>
          <w:sz w:val="24"/>
          <w:szCs w:val="24"/>
        </w:rPr>
        <w:t xml:space="preserve"> dependencia</w:t>
      </w:r>
      <w:r w:rsidR="00B42B2E">
        <w:rPr>
          <w:rFonts w:ascii="Arial" w:hAnsi="Arial" w:cs="Arial"/>
          <w:sz w:val="24"/>
          <w:szCs w:val="24"/>
        </w:rPr>
        <w:t xml:space="preserve"> que se generalizaron y, </w:t>
      </w:r>
      <w:del w:id="525" w:author="Eugenia Arce Londoño" w:date="2015-10-01T08:28:00Z">
        <w:r w:rsidRPr="00A261C8">
          <w:rPr>
            <w:rFonts w:ascii="Arial" w:hAnsi="Arial" w:cs="Arial"/>
            <w:sz w:val="24"/>
            <w:szCs w:val="24"/>
          </w:rPr>
          <w:delText>en el</w:delText>
        </w:r>
      </w:del>
      <w:ins w:id="526" w:author="Eugenia Arce Londoño" w:date="2015-10-01T08:28:00Z">
        <w:r w:rsidR="00B42B2E">
          <w:rPr>
            <w:rFonts w:ascii="Arial" w:hAnsi="Arial" w:cs="Arial"/>
            <w:sz w:val="24"/>
            <w:szCs w:val="24"/>
          </w:rPr>
          <w:t>de</w:t>
        </w:r>
      </w:ins>
      <w:r w:rsidRPr="00A261C8">
        <w:rPr>
          <w:rFonts w:ascii="Arial" w:hAnsi="Arial" w:cs="Arial"/>
          <w:sz w:val="24"/>
          <w:szCs w:val="24"/>
        </w:rPr>
        <w:t xml:space="preserve"> otro, un </w:t>
      </w:r>
      <w:r w:rsidRPr="00B42B2E">
        <w:rPr>
          <w:rFonts w:ascii="Arial" w:hAnsi="Arial"/>
          <w:sz w:val="24"/>
          <w:rPrChange w:id="527" w:author="Eugenia Arce Londoño" w:date="2015-10-01T08:28:00Z">
            <w:rPr>
              <w:rFonts w:ascii="Arial" w:hAnsi="Arial"/>
              <w:b/>
              <w:sz w:val="24"/>
            </w:rPr>
          </w:rPrChange>
        </w:rPr>
        <w:t>poder de naturaleza</w:t>
      </w:r>
      <w:r w:rsidRPr="00A261C8">
        <w:rPr>
          <w:rFonts w:ascii="Arial" w:hAnsi="Arial" w:cs="Arial"/>
          <w:b/>
          <w:sz w:val="24"/>
          <w:szCs w:val="24"/>
        </w:rPr>
        <w:t xml:space="preserve"> patrimonial</w:t>
      </w:r>
      <w:r w:rsidRPr="00A261C8">
        <w:rPr>
          <w:rFonts w:ascii="Arial" w:hAnsi="Arial" w:cs="Arial"/>
          <w:sz w:val="24"/>
          <w:szCs w:val="24"/>
        </w:rPr>
        <w:t xml:space="preserve"> que tuvo consecuencias sobre la </w:t>
      </w:r>
      <w:r w:rsidRPr="00A261C8">
        <w:rPr>
          <w:rFonts w:ascii="Arial" w:hAnsi="Arial" w:cs="Arial"/>
          <w:b/>
          <w:sz w:val="24"/>
          <w:szCs w:val="24"/>
        </w:rPr>
        <w:t>propiedad de la tierra</w:t>
      </w:r>
      <w:del w:id="528" w:author="Eugenia Arce Londoño" w:date="2015-10-01T08:28:00Z">
        <w:r w:rsidRPr="00A261C8">
          <w:rPr>
            <w:rFonts w:ascii="Arial" w:hAnsi="Arial" w:cs="Arial"/>
            <w:sz w:val="24"/>
            <w:szCs w:val="24"/>
          </w:rPr>
          <w:delText xml:space="preserve">. La </w:delText>
        </w:r>
        <w:r w:rsidRPr="00A261C8">
          <w:rPr>
            <w:rFonts w:ascii="Arial" w:hAnsi="Arial" w:cs="Arial"/>
            <w:b/>
            <w:sz w:val="24"/>
            <w:szCs w:val="24"/>
          </w:rPr>
          <w:delText>fidelidad</w:delText>
        </w:r>
        <w:r w:rsidRPr="00A261C8">
          <w:rPr>
            <w:rFonts w:ascii="Arial" w:hAnsi="Arial" w:cs="Arial"/>
            <w:sz w:val="24"/>
            <w:szCs w:val="24"/>
          </w:rPr>
          <w:delText xml:space="preserve"> y la </w:delText>
        </w:r>
        <w:r w:rsidRPr="00A261C8">
          <w:rPr>
            <w:rFonts w:ascii="Arial" w:hAnsi="Arial" w:cs="Arial"/>
            <w:b/>
            <w:sz w:val="24"/>
            <w:szCs w:val="24"/>
          </w:rPr>
          <w:delText>lealtad</w:delText>
        </w:r>
        <w:r w:rsidRPr="00A261C8">
          <w:rPr>
            <w:rFonts w:ascii="Arial" w:hAnsi="Arial" w:cs="Arial"/>
            <w:sz w:val="24"/>
            <w:szCs w:val="24"/>
          </w:rPr>
          <w:delText xml:space="preserve"> será la que mantendrá el </w:delText>
        </w:r>
        <w:r w:rsidRPr="00A261C8">
          <w:rPr>
            <w:rFonts w:ascii="Arial" w:hAnsi="Arial" w:cs="Arial"/>
            <w:b/>
            <w:sz w:val="24"/>
            <w:szCs w:val="24"/>
          </w:rPr>
          <w:delText>equilibrio</w:delText>
        </w:r>
        <w:r w:rsidRPr="00A261C8">
          <w:rPr>
            <w:rFonts w:ascii="Arial" w:hAnsi="Arial" w:cs="Arial"/>
            <w:sz w:val="24"/>
            <w:szCs w:val="24"/>
          </w:rPr>
          <w:delText xml:space="preserve"> de la balanza y se concretará en el </w:delText>
        </w:r>
        <w:r w:rsidR="00125594" w:rsidRPr="00A261C8">
          <w:rPr>
            <w:rFonts w:ascii="Arial" w:hAnsi="Arial" w:cs="Arial"/>
            <w:b/>
            <w:sz w:val="24"/>
            <w:szCs w:val="24"/>
          </w:rPr>
          <w:delText>Vasallaje Feudal</w:delText>
        </w:r>
        <w:r w:rsidR="00125594" w:rsidRPr="00A261C8">
          <w:rPr>
            <w:rFonts w:ascii="Arial" w:hAnsi="Arial" w:cs="Arial"/>
            <w:sz w:val="24"/>
            <w:szCs w:val="24"/>
          </w:rPr>
          <w:delText xml:space="preserve"> </w:delText>
        </w:r>
        <w:r w:rsidRPr="00A261C8">
          <w:rPr>
            <w:rFonts w:ascii="Arial" w:hAnsi="Arial" w:cs="Arial"/>
            <w:sz w:val="24"/>
            <w:szCs w:val="24"/>
          </w:rPr>
          <w:delText xml:space="preserve">el cual se ligará a la tierra y a su producción. Es la configuración de un </w:delText>
        </w:r>
        <w:r w:rsidR="00125594" w:rsidRPr="00A261C8">
          <w:rPr>
            <w:rFonts w:ascii="Arial" w:hAnsi="Arial" w:cs="Arial"/>
            <w:sz w:val="24"/>
            <w:szCs w:val="24"/>
          </w:rPr>
          <w:delText xml:space="preserve">Régimen Político </w:delText>
        </w:r>
        <w:r w:rsidRPr="00A261C8">
          <w:rPr>
            <w:rFonts w:ascii="Arial" w:hAnsi="Arial" w:cs="Arial"/>
            <w:sz w:val="24"/>
            <w:szCs w:val="24"/>
          </w:rPr>
          <w:delText xml:space="preserve">de </w:delText>
        </w:r>
        <w:r w:rsidRPr="00A261C8">
          <w:rPr>
            <w:rFonts w:ascii="Arial" w:hAnsi="Arial" w:cs="Arial"/>
            <w:b/>
            <w:sz w:val="24"/>
            <w:szCs w:val="24"/>
          </w:rPr>
          <w:delText>carácter señorial</w:delText>
        </w:r>
        <w:r w:rsidRPr="00A261C8">
          <w:rPr>
            <w:rFonts w:ascii="Arial" w:hAnsi="Arial" w:cs="Arial"/>
            <w:sz w:val="24"/>
            <w:szCs w:val="24"/>
          </w:rPr>
          <w:delText xml:space="preserve"> entre quien se eleva como </w:delText>
        </w:r>
        <w:r w:rsidRPr="00A261C8">
          <w:rPr>
            <w:rFonts w:ascii="Arial" w:hAnsi="Arial" w:cs="Arial"/>
            <w:b/>
            <w:sz w:val="24"/>
            <w:szCs w:val="24"/>
          </w:rPr>
          <w:delText>señor</w:delText>
        </w:r>
        <w:r w:rsidRPr="00A261C8">
          <w:rPr>
            <w:rFonts w:ascii="Arial" w:hAnsi="Arial" w:cs="Arial"/>
            <w:sz w:val="24"/>
            <w:szCs w:val="24"/>
          </w:rPr>
          <w:delText xml:space="preserve"> y quien es constituido como su subordinado: </w:delText>
        </w:r>
        <w:r w:rsidRPr="00A261C8">
          <w:rPr>
            <w:rFonts w:ascii="Arial" w:hAnsi="Arial" w:cs="Arial"/>
            <w:b/>
            <w:sz w:val="24"/>
            <w:szCs w:val="24"/>
          </w:rPr>
          <w:delText>vasallo</w:delText>
        </w:r>
        <w:r w:rsidRPr="00A261C8">
          <w:rPr>
            <w:rFonts w:ascii="Arial" w:hAnsi="Arial" w:cs="Arial"/>
            <w:sz w:val="24"/>
            <w:szCs w:val="24"/>
          </w:rPr>
          <w:delText xml:space="preserve"> y lo que de este dominio se origina: obediencia y servicio ante el señor, protección, defensa y mantenimiento por el señor</w:delText>
        </w:r>
      </w:del>
      <w:r w:rsidR="00B42B2E">
        <w:rPr>
          <w:rFonts w:ascii="Arial" w:hAnsi="Arial" w:cs="Arial"/>
          <w:sz w:val="24"/>
          <w:szCs w:val="24"/>
        </w:rPr>
        <w:t>.</w:t>
      </w:r>
    </w:p>
    <w:p w14:paraId="241AD78A" w14:textId="77777777" w:rsidR="00B42B2E" w:rsidRDefault="00B42B2E" w:rsidP="00A85C40">
      <w:pPr>
        <w:spacing w:line="276" w:lineRule="auto"/>
        <w:jc w:val="both"/>
        <w:rPr>
          <w:ins w:id="529" w:author="Eugenia Arce Londoño" w:date="2015-10-01T08:28:00Z"/>
          <w:rFonts w:ascii="Arial" w:hAnsi="Arial" w:cs="Arial"/>
          <w:sz w:val="24"/>
          <w:szCs w:val="24"/>
        </w:rPr>
      </w:pPr>
    </w:p>
    <w:p w14:paraId="0484F543" w14:textId="5A9E6889" w:rsidR="008C50AC" w:rsidRPr="00A261C8" w:rsidRDefault="00B42B2E" w:rsidP="00A85C40">
      <w:pPr>
        <w:spacing w:line="276" w:lineRule="auto"/>
        <w:jc w:val="both"/>
        <w:rPr>
          <w:ins w:id="530" w:author="Eugenia Arce Londoño" w:date="2015-10-01T08:28:00Z"/>
          <w:rFonts w:ascii="Arial" w:hAnsi="Arial" w:cs="Arial"/>
          <w:sz w:val="24"/>
          <w:szCs w:val="24"/>
        </w:rPr>
      </w:pPr>
      <w:ins w:id="531" w:author="Eugenia Arce Londoño" w:date="2015-10-01T08:28:00Z">
        <w:r>
          <w:rPr>
            <w:rFonts w:ascii="Arial" w:hAnsi="Arial" w:cs="Arial"/>
            <w:sz w:val="24"/>
            <w:szCs w:val="24"/>
          </w:rPr>
          <w:t>Aparecieron entonces l</w:t>
        </w:r>
        <w:r w:rsidR="008C50AC" w:rsidRPr="00A261C8">
          <w:rPr>
            <w:rFonts w:ascii="Arial" w:hAnsi="Arial" w:cs="Arial"/>
            <w:sz w:val="24"/>
            <w:szCs w:val="24"/>
          </w:rPr>
          <w:t xml:space="preserve">a </w:t>
        </w:r>
        <w:r w:rsidR="008C50AC" w:rsidRPr="00A261C8">
          <w:rPr>
            <w:rFonts w:ascii="Arial" w:hAnsi="Arial" w:cs="Arial"/>
            <w:b/>
            <w:sz w:val="24"/>
            <w:szCs w:val="24"/>
          </w:rPr>
          <w:t>fidelidad</w:t>
        </w:r>
        <w:r w:rsidR="008C50AC" w:rsidRPr="00A261C8">
          <w:rPr>
            <w:rFonts w:ascii="Arial" w:hAnsi="Arial" w:cs="Arial"/>
            <w:sz w:val="24"/>
            <w:szCs w:val="24"/>
          </w:rPr>
          <w:t xml:space="preserve"> y la </w:t>
        </w:r>
        <w:r w:rsidR="008C50AC" w:rsidRPr="00A261C8">
          <w:rPr>
            <w:rFonts w:ascii="Arial" w:hAnsi="Arial" w:cs="Arial"/>
            <w:b/>
            <w:sz w:val="24"/>
            <w:szCs w:val="24"/>
          </w:rPr>
          <w:t>lealtad</w:t>
        </w:r>
        <w:r>
          <w:rPr>
            <w:rFonts w:ascii="Arial" w:hAnsi="Arial" w:cs="Arial"/>
            <w:b/>
            <w:sz w:val="24"/>
            <w:szCs w:val="24"/>
          </w:rPr>
          <w:t xml:space="preserve">, </w:t>
        </w:r>
        <w:r w:rsidRPr="00B42B2E">
          <w:rPr>
            <w:rFonts w:ascii="Arial" w:hAnsi="Arial" w:cs="Arial"/>
            <w:sz w:val="24"/>
            <w:szCs w:val="24"/>
          </w:rPr>
          <w:t xml:space="preserve">como </w:t>
        </w:r>
        <w:r>
          <w:rPr>
            <w:rFonts w:ascii="Arial" w:hAnsi="Arial" w:cs="Arial"/>
            <w:sz w:val="24"/>
            <w:szCs w:val="24"/>
          </w:rPr>
          <w:t xml:space="preserve">elementos </w:t>
        </w:r>
        <w:r w:rsidR="004D6B80">
          <w:rPr>
            <w:rFonts w:ascii="Arial" w:hAnsi="Arial" w:cs="Arial"/>
            <w:sz w:val="24"/>
            <w:szCs w:val="24"/>
          </w:rPr>
          <w:t xml:space="preserve">o nociones o valores </w:t>
        </w:r>
        <w:r>
          <w:rPr>
            <w:rFonts w:ascii="Arial" w:hAnsi="Arial" w:cs="Arial"/>
            <w:sz w:val="24"/>
            <w:szCs w:val="24"/>
          </w:rPr>
          <w:t>que mantuvieron</w:t>
        </w:r>
        <w:r w:rsidR="008C50AC" w:rsidRPr="00A261C8">
          <w:rPr>
            <w:rFonts w:ascii="Arial" w:hAnsi="Arial" w:cs="Arial"/>
            <w:sz w:val="24"/>
            <w:szCs w:val="24"/>
          </w:rPr>
          <w:t xml:space="preserve"> el </w:t>
        </w:r>
        <w:r w:rsidR="008C50AC" w:rsidRPr="00A261C8">
          <w:rPr>
            <w:rFonts w:ascii="Arial" w:hAnsi="Arial" w:cs="Arial"/>
            <w:b/>
            <w:sz w:val="24"/>
            <w:szCs w:val="24"/>
          </w:rPr>
          <w:t>equilibrio</w:t>
        </w:r>
        <w:r w:rsidR="004D6B80">
          <w:rPr>
            <w:rFonts w:ascii="Arial" w:hAnsi="Arial" w:cs="Arial"/>
            <w:sz w:val="24"/>
            <w:szCs w:val="24"/>
          </w:rPr>
          <w:t xml:space="preserve"> de la balanza y se concretaron</w:t>
        </w:r>
        <w:r w:rsidR="008C50AC" w:rsidRPr="00A261C8">
          <w:rPr>
            <w:rFonts w:ascii="Arial" w:hAnsi="Arial" w:cs="Arial"/>
            <w:sz w:val="24"/>
            <w:szCs w:val="24"/>
          </w:rPr>
          <w:t xml:space="preserve"> en el </w:t>
        </w:r>
        <w:r w:rsidR="004D6B80">
          <w:rPr>
            <w:rFonts w:ascii="Arial" w:hAnsi="Arial" w:cs="Arial"/>
            <w:b/>
            <w:sz w:val="24"/>
            <w:szCs w:val="24"/>
          </w:rPr>
          <w:t>vasallaje f</w:t>
        </w:r>
        <w:r w:rsidR="00125594" w:rsidRPr="00A261C8">
          <w:rPr>
            <w:rFonts w:ascii="Arial" w:hAnsi="Arial" w:cs="Arial"/>
            <w:b/>
            <w:sz w:val="24"/>
            <w:szCs w:val="24"/>
          </w:rPr>
          <w:t>eudal</w:t>
        </w:r>
        <w:r w:rsidR="004D6B80">
          <w:rPr>
            <w:rFonts w:ascii="Arial" w:hAnsi="Arial" w:cs="Arial"/>
            <w:b/>
            <w:sz w:val="24"/>
            <w:szCs w:val="24"/>
          </w:rPr>
          <w:t xml:space="preserve">, </w:t>
        </w:r>
        <w:r w:rsidR="004D6B80">
          <w:rPr>
            <w:rFonts w:ascii="Arial" w:hAnsi="Arial" w:cs="Arial"/>
            <w:sz w:val="24"/>
            <w:szCs w:val="24"/>
          </w:rPr>
          <w:t xml:space="preserve">que estaba ligado a su vez </w:t>
        </w:r>
        <w:r w:rsidR="008C50AC" w:rsidRPr="00A261C8">
          <w:rPr>
            <w:rFonts w:ascii="Arial" w:hAnsi="Arial" w:cs="Arial"/>
            <w:sz w:val="24"/>
            <w:szCs w:val="24"/>
          </w:rPr>
          <w:t>a</w:t>
        </w:r>
        <w:r w:rsidR="004D6B80">
          <w:rPr>
            <w:rFonts w:ascii="Arial" w:hAnsi="Arial" w:cs="Arial"/>
            <w:sz w:val="24"/>
            <w:szCs w:val="24"/>
          </w:rPr>
          <w:t xml:space="preserve"> la tierra y a su producción. Fue</w:t>
        </w:r>
        <w:r w:rsidR="008C50AC" w:rsidRPr="00A261C8">
          <w:rPr>
            <w:rFonts w:ascii="Arial" w:hAnsi="Arial" w:cs="Arial"/>
            <w:sz w:val="24"/>
            <w:szCs w:val="24"/>
          </w:rPr>
          <w:t xml:space="preserve"> la configuración de un </w:t>
        </w:r>
        <w:r w:rsidR="004D6B80">
          <w:rPr>
            <w:rFonts w:ascii="Arial" w:hAnsi="Arial" w:cs="Arial"/>
            <w:sz w:val="24"/>
            <w:szCs w:val="24"/>
          </w:rPr>
          <w:t>régimen p</w:t>
        </w:r>
        <w:r w:rsidR="00125594" w:rsidRPr="00A261C8">
          <w:rPr>
            <w:rFonts w:ascii="Arial" w:hAnsi="Arial" w:cs="Arial"/>
            <w:sz w:val="24"/>
            <w:szCs w:val="24"/>
          </w:rPr>
          <w:t xml:space="preserve">olítico </w:t>
        </w:r>
        <w:r w:rsidR="008C50AC" w:rsidRPr="00A261C8">
          <w:rPr>
            <w:rFonts w:ascii="Arial" w:hAnsi="Arial" w:cs="Arial"/>
            <w:sz w:val="24"/>
            <w:szCs w:val="24"/>
          </w:rPr>
          <w:t xml:space="preserve">de </w:t>
        </w:r>
        <w:r w:rsidR="008C50AC" w:rsidRPr="00A261C8">
          <w:rPr>
            <w:rFonts w:ascii="Arial" w:hAnsi="Arial" w:cs="Arial"/>
            <w:b/>
            <w:sz w:val="24"/>
            <w:szCs w:val="24"/>
          </w:rPr>
          <w:t>carácter señorial</w:t>
        </w:r>
        <w:r w:rsidR="004D6B80">
          <w:rPr>
            <w:rFonts w:ascii="Arial" w:hAnsi="Arial" w:cs="Arial"/>
            <w:b/>
            <w:sz w:val="24"/>
            <w:szCs w:val="24"/>
          </w:rPr>
          <w:t xml:space="preserve">, </w:t>
        </w:r>
        <w:r w:rsidR="004D6B80" w:rsidRPr="004D6B80">
          <w:rPr>
            <w:rFonts w:ascii="Arial" w:hAnsi="Arial" w:cs="Arial"/>
            <w:sz w:val="24"/>
            <w:szCs w:val="24"/>
          </w:rPr>
          <w:t xml:space="preserve">de </w:t>
        </w:r>
        <w:r w:rsidR="004D6B80">
          <w:rPr>
            <w:rFonts w:ascii="Arial" w:hAnsi="Arial" w:cs="Arial"/>
            <w:sz w:val="24"/>
            <w:szCs w:val="24"/>
          </w:rPr>
          <w:t>una relación de dominio</w:t>
        </w:r>
        <w:r w:rsidR="008C50AC" w:rsidRPr="00A261C8">
          <w:rPr>
            <w:rFonts w:ascii="Arial" w:hAnsi="Arial" w:cs="Arial"/>
            <w:sz w:val="24"/>
            <w:szCs w:val="24"/>
          </w:rPr>
          <w:t xml:space="preserve"> entre quien se eleva como </w:t>
        </w:r>
        <w:r w:rsidR="008C50AC" w:rsidRPr="00A261C8">
          <w:rPr>
            <w:rFonts w:ascii="Arial" w:hAnsi="Arial" w:cs="Arial"/>
            <w:b/>
            <w:sz w:val="24"/>
            <w:szCs w:val="24"/>
          </w:rPr>
          <w:t>señor</w:t>
        </w:r>
        <w:r w:rsidR="004D6B80">
          <w:rPr>
            <w:rFonts w:ascii="Arial" w:hAnsi="Arial" w:cs="Arial"/>
            <w:b/>
            <w:sz w:val="24"/>
            <w:szCs w:val="24"/>
          </w:rPr>
          <w:t>,</w:t>
        </w:r>
        <w:r w:rsidR="008C50AC" w:rsidRPr="00A261C8">
          <w:rPr>
            <w:rFonts w:ascii="Arial" w:hAnsi="Arial" w:cs="Arial"/>
            <w:sz w:val="24"/>
            <w:szCs w:val="24"/>
          </w:rPr>
          <w:t xml:space="preserve"> y quien es constituido como su subordinado:</w:t>
        </w:r>
        <w:r w:rsidR="004D6B80">
          <w:rPr>
            <w:rFonts w:ascii="Arial" w:hAnsi="Arial" w:cs="Arial"/>
            <w:sz w:val="24"/>
            <w:szCs w:val="24"/>
          </w:rPr>
          <w:t xml:space="preserve"> el</w:t>
        </w:r>
        <w:r w:rsidR="008C50AC" w:rsidRPr="00A261C8">
          <w:rPr>
            <w:rFonts w:ascii="Arial" w:hAnsi="Arial" w:cs="Arial"/>
            <w:sz w:val="24"/>
            <w:szCs w:val="24"/>
          </w:rPr>
          <w:t xml:space="preserve"> </w:t>
        </w:r>
        <w:r w:rsidR="008C50AC" w:rsidRPr="00A261C8">
          <w:rPr>
            <w:rFonts w:ascii="Arial" w:hAnsi="Arial" w:cs="Arial"/>
            <w:b/>
            <w:sz w:val="24"/>
            <w:szCs w:val="24"/>
          </w:rPr>
          <w:t>vasallo</w:t>
        </w:r>
        <w:r w:rsidR="004D6B80">
          <w:rPr>
            <w:rFonts w:ascii="Arial" w:hAnsi="Arial" w:cs="Arial"/>
            <w:b/>
            <w:sz w:val="24"/>
            <w:szCs w:val="24"/>
          </w:rPr>
          <w:t>.</w:t>
        </w:r>
        <w:r w:rsidR="008C50AC" w:rsidRPr="00A261C8">
          <w:rPr>
            <w:rFonts w:ascii="Arial" w:hAnsi="Arial" w:cs="Arial"/>
            <w:sz w:val="24"/>
            <w:szCs w:val="24"/>
          </w:rPr>
          <w:t xml:space="preserve"> </w:t>
        </w:r>
        <w:r w:rsidR="004D6B80">
          <w:rPr>
            <w:rFonts w:ascii="Arial" w:hAnsi="Arial" w:cs="Arial"/>
            <w:sz w:val="24"/>
            <w:szCs w:val="24"/>
          </w:rPr>
          <w:t>De este dominio se origina la</w:t>
        </w:r>
        <w:r w:rsidR="008C50AC" w:rsidRPr="00A261C8">
          <w:rPr>
            <w:rFonts w:ascii="Arial" w:hAnsi="Arial" w:cs="Arial"/>
            <w:sz w:val="24"/>
            <w:szCs w:val="24"/>
          </w:rPr>
          <w:t xml:space="preserve"> </w:t>
        </w:r>
        <w:r w:rsidR="008C50AC" w:rsidRPr="004D6B80">
          <w:rPr>
            <w:rFonts w:ascii="Arial" w:hAnsi="Arial" w:cs="Arial"/>
            <w:b/>
            <w:sz w:val="24"/>
            <w:szCs w:val="24"/>
          </w:rPr>
          <w:t xml:space="preserve">obediencia </w:t>
        </w:r>
        <w:r w:rsidR="008C50AC" w:rsidRPr="00A261C8">
          <w:rPr>
            <w:rFonts w:ascii="Arial" w:hAnsi="Arial" w:cs="Arial"/>
            <w:sz w:val="24"/>
            <w:szCs w:val="24"/>
          </w:rPr>
          <w:t xml:space="preserve">y </w:t>
        </w:r>
        <w:r w:rsidR="004D6B80">
          <w:rPr>
            <w:rFonts w:ascii="Arial" w:hAnsi="Arial" w:cs="Arial"/>
            <w:sz w:val="24"/>
            <w:szCs w:val="24"/>
          </w:rPr>
          <w:t xml:space="preserve">el </w:t>
        </w:r>
        <w:r w:rsidR="008C50AC" w:rsidRPr="00A261C8">
          <w:rPr>
            <w:rFonts w:ascii="Arial" w:hAnsi="Arial" w:cs="Arial"/>
            <w:sz w:val="24"/>
            <w:szCs w:val="24"/>
          </w:rPr>
          <w:t xml:space="preserve">servicio ante el señor, </w:t>
        </w:r>
        <w:r w:rsidR="004D6B80">
          <w:rPr>
            <w:rFonts w:ascii="Arial" w:hAnsi="Arial" w:cs="Arial"/>
            <w:sz w:val="24"/>
            <w:szCs w:val="24"/>
          </w:rPr>
          <w:t xml:space="preserve">y en sentido contrario, la función de </w:t>
        </w:r>
        <w:r w:rsidR="008C50AC" w:rsidRPr="004D6B80">
          <w:rPr>
            <w:rFonts w:ascii="Arial" w:hAnsi="Arial" w:cs="Arial"/>
            <w:b/>
            <w:sz w:val="24"/>
            <w:szCs w:val="24"/>
          </w:rPr>
          <w:t>protección</w:t>
        </w:r>
        <w:r w:rsidR="008C50AC" w:rsidRPr="00A261C8">
          <w:rPr>
            <w:rFonts w:ascii="Arial" w:hAnsi="Arial" w:cs="Arial"/>
            <w:sz w:val="24"/>
            <w:szCs w:val="24"/>
          </w:rPr>
          <w:t xml:space="preserve">, defensa y mantenimiento </w:t>
        </w:r>
        <w:r w:rsidR="004D6B80">
          <w:rPr>
            <w:rFonts w:ascii="Arial" w:hAnsi="Arial" w:cs="Arial"/>
            <w:sz w:val="24"/>
            <w:szCs w:val="24"/>
          </w:rPr>
          <w:t>a cargo d</w:t>
        </w:r>
        <w:r w:rsidR="008C50AC" w:rsidRPr="00A261C8">
          <w:rPr>
            <w:rFonts w:ascii="Arial" w:hAnsi="Arial" w:cs="Arial"/>
            <w:sz w:val="24"/>
            <w:szCs w:val="24"/>
          </w:rPr>
          <w:t>el señor.</w:t>
        </w:r>
      </w:ins>
    </w:p>
    <w:p w14:paraId="7BC1B239" w14:textId="77777777" w:rsidR="008C50AC" w:rsidRPr="00A261C8" w:rsidRDefault="008C50A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711"/>
      </w:tblGrid>
      <w:tr w:rsidR="00DB526C" w:rsidRPr="00A261C8" w14:paraId="5E49C7C3" w14:textId="77777777" w:rsidTr="00125594">
        <w:trPr>
          <w:trHeight w:val="224"/>
          <w:jc w:val="center"/>
        </w:trPr>
        <w:tc>
          <w:tcPr>
            <w:tcW w:w="5803" w:type="dxa"/>
            <w:gridSpan w:val="2"/>
            <w:shd w:val="clear" w:color="auto" w:fill="0D0D0D"/>
          </w:tcPr>
          <w:p w14:paraId="6F81B6AC" w14:textId="77777777" w:rsidR="00125594" w:rsidRPr="00A261C8" w:rsidRDefault="0012559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A8DAEAA" w14:textId="77777777" w:rsidTr="00125594">
        <w:trPr>
          <w:trHeight w:val="215"/>
          <w:jc w:val="center"/>
        </w:trPr>
        <w:tc>
          <w:tcPr>
            <w:tcW w:w="2092" w:type="dxa"/>
          </w:tcPr>
          <w:p w14:paraId="4F81779A" w14:textId="77777777" w:rsidR="00125594" w:rsidRPr="00A261C8" w:rsidRDefault="0012559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34D64123" w14:textId="6F9CC74F" w:rsidR="00125594" w:rsidRPr="00A261C8" w:rsidRDefault="00125594"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2</w:t>
            </w:r>
          </w:p>
        </w:tc>
      </w:tr>
      <w:tr w:rsidR="00DB526C" w:rsidRPr="00A261C8" w14:paraId="2D65E4B8" w14:textId="77777777" w:rsidTr="00125594">
        <w:trPr>
          <w:trHeight w:val="215"/>
          <w:jc w:val="center"/>
        </w:trPr>
        <w:tc>
          <w:tcPr>
            <w:tcW w:w="2092" w:type="dxa"/>
          </w:tcPr>
          <w:p w14:paraId="48726628" w14:textId="77777777"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67C5E16C" w14:textId="6333E2AB"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w:t>
            </w:r>
          </w:p>
        </w:tc>
      </w:tr>
      <w:tr w:rsidR="00DB526C" w:rsidRPr="00A261C8" w14:paraId="267E14E8" w14:textId="77777777" w:rsidTr="00125594">
        <w:trPr>
          <w:trHeight w:val="3263"/>
          <w:jc w:val="center"/>
        </w:trPr>
        <w:tc>
          <w:tcPr>
            <w:tcW w:w="2092" w:type="dxa"/>
          </w:tcPr>
          <w:p w14:paraId="390443AE" w14:textId="77777777"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17"/>
            </w:r>
            <w:r w:rsidRPr="00A261C8">
              <w:rPr>
                <w:rFonts w:ascii="Arial" w:eastAsia="Cambria" w:hAnsi="Arial" w:cs="Arial"/>
                <w:b/>
                <w:sz w:val="24"/>
                <w:szCs w:val="24"/>
              </w:rPr>
              <w:t>)</w:t>
            </w:r>
          </w:p>
        </w:tc>
        <w:tc>
          <w:tcPr>
            <w:tcW w:w="3711" w:type="dxa"/>
          </w:tcPr>
          <w:p w14:paraId="73A54612" w14:textId="6E3C5C0B" w:rsidR="00125594" w:rsidRPr="00A261C8" w:rsidRDefault="00125594"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CA3FF9E" wp14:editId="673E3500">
                  <wp:extent cx="2204114" cy="2210938"/>
                  <wp:effectExtent l="0" t="0" r="5715" b="0"/>
                  <wp:docPr id="19" name="Imagen 19" descr="http://static0.planetasaber.com/encyclopedia/Data/Imagenes/FOTOS/0009K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0.planetasaber.com/encyclopedia/Data/Imagenes/FOTOS/0009K30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67" t="34905" r="10336" b="8551"/>
                          <a:stretch/>
                        </pic:blipFill>
                        <pic:spPr bwMode="auto">
                          <a:xfrm>
                            <a:off x="0" y="0"/>
                            <a:ext cx="2207960" cy="22147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5594" w:rsidRPr="00A261C8" w14:paraId="69FF392A" w14:textId="77777777" w:rsidTr="00125594">
        <w:trPr>
          <w:trHeight w:val="134"/>
          <w:jc w:val="center"/>
        </w:trPr>
        <w:tc>
          <w:tcPr>
            <w:tcW w:w="2092" w:type="dxa"/>
          </w:tcPr>
          <w:p w14:paraId="4DF4BF34" w14:textId="77777777"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41580D33" w14:textId="6C15C480" w:rsidR="00125594" w:rsidRPr="00A261C8" w:rsidRDefault="00125594" w:rsidP="00A85C40">
            <w:pPr>
              <w:spacing w:line="276" w:lineRule="auto"/>
              <w:jc w:val="both"/>
              <w:rPr>
                <w:rFonts w:ascii="Arial" w:hAnsi="Arial" w:cs="Arial"/>
                <w:sz w:val="24"/>
                <w:szCs w:val="24"/>
              </w:rPr>
            </w:pPr>
            <w:r w:rsidRPr="004D6B80">
              <w:rPr>
                <w:rFonts w:ascii="Arial" w:hAnsi="Arial"/>
                <w:i/>
                <w:sz w:val="24"/>
                <w:rPrChange w:id="532" w:author="Eugenia Arce Londoño" w:date="2015-10-01T08:28:00Z">
                  <w:rPr>
                    <w:rFonts w:ascii="Arial" w:hAnsi="Arial"/>
                    <w:sz w:val="24"/>
                  </w:rPr>
                </w:rPrChange>
              </w:rPr>
              <w:t>Berengario II rindiendo homenaje al emperador Otón I</w:t>
            </w:r>
            <w:r w:rsidRPr="00A261C8">
              <w:rPr>
                <w:rFonts w:ascii="Arial" w:eastAsia="Cambria" w:hAnsi="Arial" w:cs="Arial"/>
                <w:sz w:val="24"/>
                <w:szCs w:val="24"/>
              </w:rPr>
              <w:t>, según una ilustración del Chronicon de Otón de Frisinga, s. XII (Biblioteca Ambrosiana, Milán, Italia)</w:t>
            </w:r>
          </w:p>
        </w:tc>
      </w:tr>
    </w:tbl>
    <w:p w14:paraId="737079F1" w14:textId="77777777" w:rsidR="00125594" w:rsidRPr="00A261C8" w:rsidRDefault="00125594"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7BC7036" w14:textId="77777777" w:rsidTr="00F736CA">
        <w:trPr>
          <w:jc w:val="center"/>
        </w:trPr>
        <w:tc>
          <w:tcPr>
            <w:tcW w:w="8222" w:type="dxa"/>
            <w:gridSpan w:val="2"/>
            <w:shd w:val="clear" w:color="auto" w:fill="000000"/>
          </w:tcPr>
          <w:p w14:paraId="62F763CC" w14:textId="77777777" w:rsidR="00F2533C" w:rsidRPr="00A261C8" w:rsidRDefault="00F253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F2533C" w:rsidRPr="00A261C8" w14:paraId="3205C466" w14:textId="77777777" w:rsidTr="00F736CA">
        <w:trPr>
          <w:jc w:val="center"/>
        </w:trPr>
        <w:tc>
          <w:tcPr>
            <w:tcW w:w="2268" w:type="dxa"/>
          </w:tcPr>
          <w:p w14:paraId="23299F10" w14:textId="77777777" w:rsidR="00F2533C" w:rsidRPr="00A261C8" w:rsidRDefault="00F253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0EC7DB51" w14:textId="3D687D17" w:rsidR="00F2533C" w:rsidRPr="00A261C8" w:rsidRDefault="00F2533C" w:rsidP="00A85C40">
            <w:pPr>
              <w:spacing w:line="276" w:lineRule="auto"/>
              <w:jc w:val="both"/>
              <w:rPr>
                <w:rFonts w:ascii="Arial" w:eastAsia="Cambria" w:hAnsi="Arial" w:cs="Arial"/>
                <w:sz w:val="24"/>
                <w:szCs w:val="24"/>
              </w:rPr>
            </w:pPr>
            <w:r w:rsidRPr="00A261C8">
              <w:rPr>
                <w:rFonts w:ascii="Arial" w:eastAsia="Cambria" w:hAnsi="Arial" w:cs="Arial"/>
                <w:sz w:val="24"/>
                <w:szCs w:val="24"/>
              </w:rPr>
              <w:t>“Porque la soberanía imita la altura, mas tú eres el único que estás sobre todas las cosas, ¡oh Dios excelso! Y la ambición, ¿qué busca, sino honores y gloria, siendo tú el único sobre todas las cosas digno de ser honrado y glorificado eternamente? La crueldad de los tiranos quiere ser temida; pero ¿quién ha de ser temido, sino el solo Dios, a cuyo poder nadie, en ningún tiempo, ni lugar, ni por ningún medio puede sustraerse ni huir?</w:t>
            </w:r>
            <w:r w:rsidR="00342026" w:rsidRPr="00A261C8">
              <w:rPr>
                <w:rFonts w:ascii="Arial" w:eastAsia="Cambria" w:hAnsi="Arial" w:cs="Arial"/>
                <w:sz w:val="24"/>
                <w:szCs w:val="24"/>
              </w:rPr>
              <w:t>”</w:t>
            </w:r>
          </w:p>
          <w:p w14:paraId="2435763D" w14:textId="0CBDEF75" w:rsidR="00F2533C" w:rsidRPr="00A261C8" w:rsidRDefault="00F2533C"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San Agustín, </w:t>
            </w:r>
            <w:r w:rsidRPr="004D6B80">
              <w:rPr>
                <w:rFonts w:ascii="Arial" w:hAnsi="Arial"/>
                <w:i/>
                <w:sz w:val="24"/>
                <w:rPrChange w:id="533" w:author="Eugenia Arce Londoño" w:date="2015-10-01T08:28:00Z">
                  <w:rPr>
                    <w:rFonts w:ascii="Arial" w:hAnsi="Arial"/>
                    <w:sz w:val="24"/>
                  </w:rPr>
                </w:rPrChange>
              </w:rPr>
              <w:t>Confesiones.</w:t>
            </w:r>
          </w:p>
        </w:tc>
      </w:tr>
    </w:tbl>
    <w:p w14:paraId="44BEB375" w14:textId="77777777" w:rsidR="00F2533C" w:rsidRPr="00A261C8" w:rsidRDefault="00F2533C" w:rsidP="00A85C40">
      <w:pPr>
        <w:spacing w:line="276" w:lineRule="auto"/>
        <w:jc w:val="both"/>
        <w:rPr>
          <w:rFonts w:ascii="Arial" w:hAnsi="Arial" w:cs="Arial"/>
          <w:sz w:val="24"/>
          <w:szCs w:val="24"/>
        </w:rPr>
      </w:pPr>
    </w:p>
    <w:p w14:paraId="50DF3F53" w14:textId="7C0691D7" w:rsidR="008C50AC" w:rsidRPr="004D6B80" w:rsidRDefault="008C50AC" w:rsidP="00A85C40">
      <w:pPr>
        <w:spacing w:line="276" w:lineRule="auto"/>
        <w:jc w:val="both"/>
        <w:rPr>
          <w:rFonts w:ascii="Arial" w:hAnsi="Arial" w:cs="Arial"/>
          <w:sz w:val="24"/>
          <w:szCs w:val="24"/>
        </w:rPr>
      </w:pPr>
      <w:del w:id="534" w:author="Eugenia Arce Londoño" w:date="2015-10-01T08:28:00Z">
        <w:r w:rsidRPr="00A261C8">
          <w:rPr>
            <w:rFonts w:ascii="Arial" w:hAnsi="Arial" w:cs="Arial"/>
            <w:sz w:val="24"/>
            <w:szCs w:val="24"/>
          </w:rPr>
          <w:delText>Qué implicó</w:delText>
        </w:r>
      </w:del>
      <w:ins w:id="535" w:author="Eugenia Arce Londoño" w:date="2015-10-01T08:28:00Z">
        <w:r w:rsidR="004D6B80">
          <w:rPr>
            <w:rFonts w:ascii="Arial" w:hAnsi="Arial" w:cs="Arial"/>
            <w:sz w:val="24"/>
            <w:szCs w:val="24"/>
          </w:rPr>
          <w:t>Veamos ahora las implicaciones que se derivaron de</w:t>
        </w:r>
      </w:ins>
      <w:r w:rsidR="004D6B80">
        <w:rPr>
          <w:rFonts w:ascii="Arial" w:hAnsi="Arial" w:cs="Arial"/>
          <w:sz w:val="24"/>
          <w:szCs w:val="24"/>
        </w:rPr>
        <w:t xml:space="preserve"> </w:t>
      </w:r>
      <w:r w:rsidRPr="00A261C8">
        <w:rPr>
          <w:rFonts w:ascii="Arial" w:hAnsi="Arial" w:cs="Arial"/>
          <w:sz w:val="24"/>
          <w:szCs w:val="24"/>
        </w:rPr>
        <w:t xml:space="preserve">la institución desde la </w:t>
      </w:r>
      <w:del w:id="536" w:author="Eugenia Arce Londoño" w:date="2015-10-01T08:28:00Z">
        <w:r w:rsidRPr="00A261C8">
          <w:rPr>
            <w:rFonts w:ascii="Arial" w:hAnsi="Arial" w:cs="Arial"/>
            <w:sz w:val="24"/>
            <w:szCs w:val="24"/>
          </w:rPr>
          <w:delText>cual</w:delText>
        </w:r>
      </w:del>
      <w:ins w:id="537" w:author="Eugenia Arce Londoño" w:date="2015-10-01T08:28:00Z">
        <w:r w:rsidR="004D6B80">
          <w:rPr>
            <w:rFonts w:ascii="Arial" w:hAnsi="Arial" w:cs="Arial"/>
            <w:sz w:val="24"/>
            <w:szCs w:val="24"/>
          </w:rPr>
          <w:t>que</w:t>
        </w:r>
      </w:ins>
      <w:r w:rsidRPr="00A261C8">
        <w:rPr>
          <w:rFonts w:ascii="Arial" w:hAnsi="Arial" w:cs="Arial"/>
          <w:sz w:val="24"/>
          <w:szCs w:val="24"/>
        </w:rPr>
        <w:t xml:space="preserve"> se configuró y articuló el sistema político medieval y las </w:t>
      </w:r>
      <w:r w:rsidRPr="00A261C8">
        <w:rPr>
          <w:rFonts w:ascii="Arial" w:hAnsi="Arial" w:cs="Arial"/>
          <w:b/>
          <w:sz w:val="24"/>
          <w:szCs w:val="24"/>
        </w:rPr>
        <w:t>interacciones feudo-señoriales-vasalláticas</w:t>
      </w:r>
      <w:ins w:id="538" w:author="Eugenia Arce Londoño" w:date="2015-10-01T08:28:00Z">
        <w:r w:rsidR="004D6B80">
          <w:rPr>
            <w:rFonts w:ascii="Arial" w:hAnsi="Arial" w:cs="Arial"/>
            <w:sz w:val="24"/>
            <w:szCs w:val="24"/>
          </w:rPr>
          <w:t>. Estas incluyeron</w:t>
        </w:r>
      </w:ins>
      <w:r w:rsidR="004D6B80">
        <w:rPr>
          <w:rFonts w:ascii="Arial" w:hAnsi="Arial" w:cs="Arial"/>
          <w:sz w:val="24"/>
          <w:szCs w:val="24"/>
        </w:rPr>
        <w:t>:</w:t>
      </w:r>
    </w:p>
    <w:p w14:paraId="1F8D2E7E" w14:textId="77777777" w:rsidR="008C50AC" w:rsidRPr="00A261C8" w:rsidRDefault="008C50AC" w:rsidP="00A85C40">
      <w:pPr>
        <w:spacing w:line="276" w:lineRule="auto"/>
        <w:jc w:val="both"/>
        <w:rPr>
          <w:rFonts w:ascii="Arial" w:hAnsi="Arial" w:cs="Arial"/>
          <w:sz w:val="24"/>
          <w:szCs w:val="24"/>
        </w:rPr>
      </w:pPr>
    </w:p>
    <w:p w14:paraId="7AEE35FE" w14:textId="0D9F66AF" w:rsidR="00E53164" w:rsidRPr="00A261C8" w:rsidRDefault="008C50AC" w:rsidP="00A85C40">
      <w:pPr>
        <w:pStyle w:val="Prrafodelista"/>
        <w:numPr>
          <w:ilvl w:val="0"/>
          <w:numId w:val="23"/>
        </w:num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 xml:space="preserve">cesión </w:t>
      </w:r>
      <w:r w:rsidRPr="004D6B80">
        <w:rPr>
          <w:rFonts w:ascii="Arial" w:hAnsi="Arial"/>
          <w:sz w:val="24"/>
          <w:rPrChange w:id="539" w:author="Eugenia Arce Londoño" w:date="2015-10-01T08:28:00Z">
            <w:rPr>
              <w:rFonts w:ascii="Arial" w:hAnsi="Arial"/>
              <w:b/>
              <w:sz w:val="24"/>
            </w:rPr>
          </w:rPrChange>
        </w:rPr>
        <w:t>y entrega de extensas porciones de tierras</w:t>
      </w:r>
      <w:r w:rsidRPr="00A261C8">
        <w:rPr>
          <w:rFonts w:ascii="Arial" w:hAnsi="Arial" w:cs="Arial"/>
          <w:sz w:val="24"/>
          <w:szCs w:val="24"/>
        </w:rPr>
        <w:t xml:space="preserve">, denominadas </w:t>
      </w:r>
      <w:r w:rsidRPr="00A261C8">
        <w:rPr>
          <w:rFonts w:ascii="Arial" w:hAnsi="Arial" w:cs="Arial"/>
          <w:b/>
          <w:sz w:val="24"/>
          <w:szCs w:val="24"/>
        </w:rPr>
        <w:t>feudos</w:t>
      </w:r>
      <w:r w:rsidRPr="00A261C8">
        <w:rPr>
          <w:rFonts w:ascii="Arial" w:hAnsi="Arial" w:cs="Arial"/>
          <w:sz w:val="24"/>
          <w:szCs w:val="24"/>
        </w:rPr>
        <w:t xml:space="preserve">, para la </w:t>
      </w:r>
      <w:r w:rsidRPr="00A261C8">
        <w:rPr>
          <w:rFonts w:ascii="Arial" w:hAnsi="Arial" w:cs="Arial"/>
          <w:b/>
          <w:sz w:val="24"/>
          <w:szCs w:val="24"/>
        </w:rPr>
        <w:t>explotación</w:t>
      </w:r>
      <w:r w:rsidRPr="00A261C8">
        <w:rPr>
          <w:rFonts w:ascii="Arial" w:hAnsi="Arial" w:cs="Arial"/>
          <w:sz w:val="24"/>
          <w:szCs w:val="24"/>
        </w:rPr>
        <w:t xml:space="preserve"> agraria y ganadera </w:t>
      </w:r>
      <w:del w:id="540" w:author="Eugenia Arce Londoño" w:date="2015-10-01T08:28:00Z">
        <w:r w:rsidRPr="00A261C8">
          <w:rPr>
            <w:rFonts w:ascii="Arial" w:hAnsi="Arial" w:cs="Arial"/>
            <w:sz w:val="24"/>
            <w:szCs w:val="24"/>
          </w:rPr>
          <w:delText>-</w:delText>
        </w:r>
      </w:del>
      <w:ins w:id="541" w:author="Eugenia Arce Londoño" w:date="2015-10-01T08:28:00Z">
        <w:r w:rsidR="004D6B80">
          <w:rPr>
            <w:rFonts w:ascii="Arial" w:hAnsi="Arial" w:cs="Arial"/>
            <w:sz w:val="24"/>
            <w:szCs w:val="24"/>
          </w:rPr>
          <w:t xml:space="preserve">–en una </w:t>
        </w:r>
      </w:ins>
      <w:r w:rsidR="004D6B80">
        <w:rPr>
          <w:rFonts w:ascii="Arial" w:hAnsi="Arial" w:cs="Arial"/>
          <w:sz w:val="24"/>
          <w:szCs w:val="24"/>
        </w:rPr>
        <w:t xml:space="preserve">economía local de </w:t>
      </w:r>
      <w:r w:rsidR="004D6B80">
        <w:rPr>
          <w:rFonts w:ascii="Arial" w:hAnsi="Arial" w:cs="Arial"/>
          <w:sz w:val="24"/>
          <w:szCs w:val="24"/>
        </w:rPr>
        <w:lastRenderedPageBreak/>
        <w:t>subsistencia</w:t>
      </w:r>
      <w:del w:id="542" w:author="Eugenia Arce Londoño" w:date="2015-10-01T08:28:00Z">
        <w:r w:rsidRPr="00A261C8">
          <w:rPr>
            <w:rFonts w:ascii="Arial" w:hAnsi="Arial" w:cs="Arial"/>
            <w:sz w:val="24"/>
            <w:szCs w:val="24"/>
          </w:rPr>
          <w:delText>-</w:delText>
        </w:r>
      </w:del>
      <w:ins w:id="543" w:author="Eugenia Arce Londoño" w:date="2015-10-01T08:28:00Z">
        <w:r w:rsidR="004D6B80">
          <w:rPr>
            <w:rFonts w:ascii="Arial" w:hAnsi="Arial" w:cs="Arial"/>
            <w:sz w:val="24"/>
            <w:szCs w:val="24"/>
          </w:rPr>
          <w:t>–,</w:t>
        </w:r>
      </w:ins>
      <w:r w:rsidRPr="00A261C8">
        <w:rPr>
          <w:rFonts w:ascii="Arial" w:hAnsi="Arial" w:cs="Arial"/>
          <w:sz w:val="24"/>
          <w:szCs w:val="24"/>
        </w:rPr>
        <w:t xml:space="preserve"> y su usufructo y el gobierno </w:t>
      </w:r>
      <w:ins w:id="544" w:author="Eugenia Arce Londoño" w:date="2015-10-01T08:28:00Z">
        <w:r w:rsidR="00B1247A">
          <w:rPr>
            <w:rFonts w:ascii="Arial" w:hAnsi="Arial" w:cs="Arial"/>
            <w:sz w:val="24"/>
            <w:szCs w:val="24"/>
          </w:rPr>
          <w:t>por parte del vasallo</w:t>
        </w:r>
        <w:r w:rsidR="00E33C11">
          <w:rPr>
            <w:rFonts w:ascii="Arial" w:hAnsi="Arial" w:cs="Arial"/>
            <w:sz w:val="24"/>
            <w:szCs w:val="24"/>
          </w:rPr>
          <w:t xml:space="preserve"> </w:t>
        </w:r>
      </w:ins>
      <w:r w:rsidRPr="00A261C8">
        <w:rPr>
          <w:rFonts w:ascii="Arial" w:hAnsi="Arial" w:cs="Arial"/>
          <w:sz w:val="24"/>
          <w:szCs w:val="24"/>
        </w:rPr>
        <w:t xml:space="preserve">sobre </w:t>
      </w:r>
      <w:del w:id="545" w:author="Eugenia Arce Londoño" w:date="2015-10-01T08:28:00Z">
        <w:r w:rsidRPr="00A261C8">
          <w:rPr>
            <w:rFonts w:ascii="Arial" w:hAnsi="Arial" w:cs="Arial"/>
            <w:sz w:val="24"/>
            <w:szCs w:val="24"/>
          </w:rPr>
          <w:delText>ella</w:delText>
        </w:r>
      </w:del>
      <w:ins w:id="546" w:author="Eugenia Arce Londoño" w:date="2015-10-01T08:28:00Z">
        <w:r w:rsidRPr="00A261C8">
          <w:rPr>
            <w:rFonts w:ascii="Arial" w:hAnsi="Arial" w:cs="Arial"/>
            <w:sz w:val="24"/>
            <w:szCs w:val="24"/>
          </w:rPr>
          <w:t>ella</w:t>
        </w:r>
        <w:r w:rsidR="00E33C11">
          <w:rPr>
            <w:rFonts w:ascii="Arial" w:hAnsi="Arial" w:cs="Arial"/>
            <w:sz w:val="24"/>
            <w:szCs w:val="24"/>
          </w:rPr>
          <w:t>s</w:t>
        </w:r>
      </w:ins>
      <w:r w:rsidRPr="00A261C8">
        <w:rPr>
          <w:rFonts w:ascii="Arial" w:hAnsi="Arial" w:cs="Arial"/>
          <w:sz w:val="24"/>
          <w:szCs w:val="24"/>
        </w:rPr>
        <w:t xml:space="preserve"> y sus habitantes. </w:t>
      </w:r>
    </w:p>
    <w:p w14:paraId="7C9C596E" w14:textId="77777777" w:rsidR="00E53164" w:rsidRPr="00A261C8" w:rsidRDefault="00E53164" w:rsidP="00A85C40">
      <w:pPr>
        <w:pStyle w:val="Prrafodelista"/>
        <w:spacing w:line="276" w:lineRule="auto"/>
        <w:jc w:val="both"/>
        <w:rPr>
          <w:rFonts w:ascii="Arial" w:hAnsi="Arial" w:cs="Arial"/>
          <w:sz w:val="24"/>
          <w:szCs w:val="24"/>
        </w:rPr>
      </w:pPr>
    </w:p>
    <w:p w14:paraId="7AE6AC1D" w14:textId="4CEAE9E4" w:rsidR="008C50AC" w:rsidRDefault="008C50AC" w:rsidP="008746BF">
      <w:pPr>
        <w:pStyle w:val="Prrafodelista"/>
        <w:spacing w:line="276" w:lineRule="auto"/>
        <w:jc w:val="both"/>
        <w:rPr>
          <w:rFonts w:ascii="Arial" w:hAnsi="Arial" w:cs="Arial"/>
          <w:sz w:val="24"/>
          <w:szCs w:val="24"/>
        </w:rPr>
      </w:pPr>
      <w:r w:rsidRPr="00A261C8">
        <w:rPr>
          <w:rFonts w:ascii="Arial" w:hAnsi="Arial" w:cs="Arial"/>
          <w:sz w:val="24"/>
          <w:szCs w:val="24"/>
        </w:rPr>
        <w:t xml:space="preserve">Lo que conllevó para </w:t>
      </w:r>
      <w:ins w:id="547" w:author="Eugenia Arce Londoño" w:date="2015-10-01T08:28:00Z">
        <w:r w:rsidR="008746BF">
          <w:rPr>
            <w:rFonts w:ascii="Arial" w:hAnsi="Arial" w:cs="Arial"/>
            <w:sz w:val="24"/>
            <w:szCs w:val="24"/>
          </w:rPr>
          <w:t xml:space="preserve"> </w:t>
        </w:r>
      </w:ins>
      <w:r w:rsidRPr="00A261C8">
        <w:rPr>
          <w:rFonts w:ascii="Arial" w:hAnsi="Arial" w:cs="Arial"/>
          <w:sz w:val="24"/>
          <w:szCs w:val="24"/>
        </w:rPr>
        <w:t>el</w:t>
      </w:r>
      <w:ins w:id="548" w:author="Eugenia Arce Londoño" w:date="2015-10-01T08:28:00Z">
        <w:r w:rsidRPr="00A261C8">
          <w:rPr>
            <w:rFonts w:ascii="Arial" w:hAnsi="Arial" w:cs="Arial"/>
            <w:sz w:val="24"/>
            <w:szCs w:val="24"/>
          </w:rPr>
          <w:t xml:space="preserve"> </w:t>
        </w:r>
      </w:ins>
      <w:r w:rsidR="008746BF">
        <w:rPr>
          <w:rFonts w:ascii="Arial" w:hAnsi="Arial" w:cs="Arial"/>
          <w:sz w:val="24"/>
          <w:szCs w:val="24"/>
        </w:rPr>
        <w:t xml:space="preserve"> </w:t>
      </w:r>
      <w:r w:rsidR="00B1247A">
        <w:rPr>
          <w:rFonts w:ascii="Arial" w:hAnsi="Arial" w:cs="Arial"/>
          <w:b/>
          <w:sz w:val="24"/>
          <w:szCs w:val="24"/>
        </w:rPr>
        <w:t>vasallo</w:t>
      </w:r>
      <w:r w:rsidRPr="00A261C8">
        <w:rPr>
          <w:rFonts w:ascii="Arial" w:hAnsi="Arial" w:cs="Arial"/>
          <w:sz w:val="24"/>
          <w:szCs w:val="24"/>
        </w:rPr>
        <w:t xml:space="preserve">, en relación con el </w:t>
      </w:r>
      <w:r w:rsidRPr="00A261C8">
        <w:rPr>
          <w:rFonts w:ascii="Arial" w:hAnsi="Arial" w:cs="Arial"/>
          <w:b/>
          <w:sz w:val="24"/>
          <w:szCs w:val="24"/>
        </w:rPr>
        <w:t>feudo</w:t>
      </w:r>
      <w:r w:rsidRPr="00A261C8">
        <w:rPr>
          <w:rFonts w:ascii="Arial" w:hAnsi="Arial" w:cs="Arial"/>
          <w:sz w:val="24"/>
          <w:szCs w:val="24"/>
        </w:rPr>
        <w:t xml:space="preserve">, </w:t>
      </w:r>
      <w:del w:id="549" w:author="Eugenia Arce Londoño" w:date="2015-10-01T08:28:00Z">
        <w:r w:rsidR="00924862" w:rsidRPr="00A261C8">
          <w:rPr>
            <w:rFonts w:ascii="Arial" w:hAnsi="Arial" w:cs="Arial"/>
            <w:b/>
            <w:sz w:val="24"/>
            <w:szCs w:val="24"/>
          </w:rPr>
          <w:delText>PODERES DE IMPERIO -</w:delText>
        </w:r>
      </w:del>
      <w:ins w:id="550" w:author="Eugenia Arce Londoño" w:date="2015-10-01T08:28:00Z">
        <w:r w:rsidR="008746BF">
          <w:rPr>
            <w:rFonts w:ascii="Arial" w:hAnsi="Arial" w:cs="Arial"/>
            <w:sz w:val="24"/>
            <w:szCs w:val="24"/>
          </w:rPr>
          <w:t xml:space="preserve">poderes de imperio </w:t>
        </w:r>
        <w:r w:rsidR="008746BF">
          <w:rPr>
            <w:rFonts w:ascii="Arial" w:hAnsi="Arial" w:cs="Arial"/>
            <w:b/>
            <w:sz w:val="24"/>
            <w:szCs w:val="24"/>
          </w:rPr>
          <w:t>–</w:t>
        </w:r>
      </w:ins>
      <w:r w:rsidR="00924862" w:rsidRPr="00A261C8">
        <w:rPr>
          <w:rFonts w:ascii="Arial" w:hAnsi="Arial" w:cs="Arial"/>
          <w:b/>
          <w:i/>
          <w:sz w:val="24"/>
          <w:szCs w:val="24"/>
        </w:rPr>
        <w:t>imperium</w:t>
      </w:r>
      <w:del w:id="551" w:author="Eugenia Arce Londoño" w:date="2015-10-01T08:28:00Z">
        <w:r w:rsidR="00924862" w:rsidRPr="00A261C8">
          <w:rPr>
            <w:rFonts w:ascii="Arial" w:hAnsi="Arial" w:cs="Arial"/>
            <w:b/>
            <w:sz w:val="24"/>
            <w:szCs w:val="24"/>
          </w:rPr>
          <w:delText>-</w:delText>
        </w:r>
        <w:r w:rsidRPr="00A261C8">
          <w:rPr>
            <w:rFonts w:ascii="Arial" w:hAnsi="Arial" w:cs="Arial"/>
            <w:sz w:val="24"/>
            <w:szCs w:val="24"/>
          </w:rPr>
          <w:delText>,</w:delText>
        </w:r>
      </w:del>
      <w:ins w:id="552" w:author="Eugenia Arce Londoño" w:date="2015-10-01T08:28:00Z">
        <w:r w:rsidR="008746BF">
          <w:rPr>
            <w:rFonts w:ascii="Arial" w:hAnsi="Arial" w:cs="Arial"/>
            <w:b/>
            <w:sz w:val="24"/>
            <w:szCs w:val="24"/>
          </w:rPr>
          <w:t>–</w:t>
        </w:r>
        <w:r w:rsidR="009A5D5A">
          <w:rPr>
            <w:rFonts w:ascii="Arial" w:hAnsi="Arial" w:cs="Arial"/>
            <w:sz w:val="24"/>
            <w:szCs w:val="24"/>
          </w:rPr>
          <w:t xml:space="preserve"> y</w:t>
        </w:r>
      </w:ins>
      <w:r w:rsidRPr="00A261C8">
        <w:rPr>
          <w:rFonts w:ascii="Arial" w:hAnsi="Arial" w:cs="Arial"/>
          <w:sz w:val="24"/>
          <w:szCs w:val="24"/>
        </w:rPr>
        <w:t xml:space="preserve"> su gobierno efectivo: exigir tributos, acuñar moneda, organizar</w:t>
      </w:r>
      <w:r w:rsidR="008746BF">
        <w:rPr>
          <w:rFonts w:ascii="Arial" w:hAnsi="Arial" w:cs="Arial"/>
          <w:sz w:val="24"/>
          <w:szCs w:val="24"/>
        </w:rPr>
        <w:t xml:space="preserve"> ejércitos, llamar a las armas</w:t>
      </w:r>
      <w:del w:id="553" w:author="Eugenia Arce Londoño" w:date="2015-10-01T08:28:00Z">
        <w:r w:rsidRPr="00A261C8">
          <w:rPr>
            <w:rFonts w:ascii="Arial" w:hAnsi="Arial" w:cs="Arial"/>
            <w:sz w:val="24"/>
            <w:szCs w:val="24"/>
          </w:rPr>
          <w:delText>,</w:delText>
        </w:r>
      </w:del>
      <w:ins w:id="554" w:author="Eugenia Arce Londoño" w:date="2015-10-01T08:28:00Z">
        <w:r w:rsidR="008746BF">
          <w:rPr>
            <w:rFonts w:ascii="Arial" w:hAnsi="Arial" w:cs="Arial"/>
            <w:sz w:val="24"/>
            <w:szCs w:val="24"/>
          </w:rPr>
          <w:t xml:space="preserve"> y</w:t>
        </w:r>
      </w:ins>
      <w:r w:rsidR="008746BF">
        <w:rPr>
          <w:rFonts w:ascii="Arial" w:hAnsi="Arial" w:cs="Arial"/>
          <w:sz w:val="24"/>
          <w:szCs w:val="24"/>
        </w:rPr>
        <w:t xml:space="preserve"> </w:t>
      </w:r>
      <w:r w:rsidRPr="00A261C8">
        <w:rPr>
          <w:rFonts w:ascii="Arial" w:hAnsi="Arial" w:cs="Arial"/>
          <w:sz w:val="24"/>
          <w:szCs w:val="24"/>
        </w:rPr>
        <w:t>administrar justicia imponien</w:t>
      </w:r>
      <w:r w:rsidR="008746BF">
        <w:rPr>
          <w:rFonts w:ascii="Arial" w:hAnsi="Arial" w:cs="Arial"/>
          <w:sz w:val="24"/>
          <w:szCs w:val="24"/>
        </w:rPr>
        <w:t>do desde multas hasta la muerte</w:t>
      </w:r>
      <w:del w:id="555" w:author="Eugenia Arce Londoño" w:date="2015-10-01T08:28:00Z">
        <w:r w:rsidRPr="00A261C8">
          <w:rPr>
            <w:rFonts w:ascii="Arial" w:hAnsi="Arial" w:cs="Arial"/>
            <w:sz w:val="24"/>
            <w:szCs w:val="24"/>
          </w:rPr>
          <w:delText>). Frente</w:delText>
        </w:r>
      </w:del>
      <w:ins w:id="556" w:author="Eugenia Arce Londoño" w:date="2015-10-01T08:28:00Z">
        <w:r w:rsidRPr="00A261C8">
          <w:rPr>
            <w:rFonts w:ascii="Arial" w:hAnsi="Arial" w:cs="Arial"/>
            <w:sz w:val="24"/>
            <w:szCs w:val="24"/>
          </w:rPr>
          <w:t xml:space="preserve">. </w:t>
        </w:r>
        <w:r w:rsidR="008746BF">
          <w:rPr>
            <w:rFonts w:ascii="Arial" w:hAnsi="Arial" w:cs="Arial"/>
            <w:sz w:val="24"/>
            <w:szCs w:val="24"/>
          </w:rPr>
          <w:t xml:space="preserve">Para el </w:t>
        </w:r>
        <w:r w:rsidR="008746BF" w:rsidRPr="009A5D5A">
          <w:rPr>
            <w:rFonts w:ascii="Arial" w:hAnsi="Arial" w:cs="Arial"/>
            <w:b/>
            <w:sz w:val="24"/>
            <w:szCs w:val="24"/>
          </w:rPr>
          <w:t>vasallo</w:t>
        </w:r>
        <w:r w:rsidR="008746BF">
          <w:rPr>
            <w:rFonts w:ascii="Arial" w:hAnsi="Arial" w:cs="Arial"/>
            <w:sz w:val="24"/>
            <w:szCs w:val="24"/>
          </w:rPr>
          <w:t xml:space="preserve"> la relación representó f</w:t>
        </w:r>
        <w:r w:rsidRPr="00A261C8">
          <w:rPr>
            <w:rFonts w:ascii="Arial" w:hAnsi="Arial" w:cs="Arial"/>
            <w:sz w:val="24"/>
            <w:szCs w:val="24"/>
          </w:rPr>
          <w:t>rente</w:t>
        </w:r>
      </w:ins>
      <w:r w:rsidRPr="00A261C8">
        <w:rPr>
          <w:rFonts w:ascii="Arial" w:hAnsi="Arial" w:cs="Arial"/>
          <w:sz w:val="24"/>
          <w:szCs w:val="24"/>
        </w:rPr>
        <w:t xml:space="preserve"> al </w:t>
      </w:r>
      <w:r w:rsidRPr="00A261C8">
        <w:rPr>
          <w:rFonts w:ascii="Arial" w:hAnsi="Arial" w:cs="Arial"/>
          <w:b/>
          <w:sz w:val="24"/>
          <w:szCs w:val="24"/>
        </w:rPr>
        <w:t>señor</w:t>
      </w:r>
      <w:r w:rsidRPr="00A261C8">
        <w:rPr>
          <w:rFonts w:ascii="Arial" w:hAnsi="Arial" w:cs="Arial"/>
          <w:sz w:val="24"/>
          <w:szCs w:val="24"/>
        </w:rPr>
        <w:t xml:space="preserve">: </w:t>
      </w:r>
      <w:del w:id="557" w:author="Eugenia Arce Londoño" w:date="2015-10-01T08:28:00Z">
        <w:r w:rsidR="00924862" w:rsidRPr="00A261C8">
          <w:rPr>
            <w:rFonts w:ascii="Arial" w:hAnsi="Arial" w:cs="Arial"/>
            <w:b/>
            <w:sz w:val="24"/>
            <w:szCs w:val="24"/>
          </w:rPr>
          <w:delText>DE AUXILIO</w:delText>
        </w:r>
        <w:r w:rsidR="00924862" w:rsidRPr="00A261C8">
          <w:rPr>
            <w:rFonts w:ascii="Arial" w:hAnsi="Arial" w:cs="Arial"/>
            <w:sz w:val="24"/>
            <w:szCs w:val="24"/>
          </w:rPr>
          <w:delText xml:space="preserve"> </w:delText>
        </w:r>
        <w:r w:rsidRPr="00A261C8">
          <w:rPr>
            <w:rFonts w:ascii="Arial" w:hAnsi="Arial" w:cs="Arial"/>
            <w:sz w:val="24"/>
            <w:szCs w:val="24"/>
          </w:rPr>
          <w:delText>-</w:delText>
        </w:r>
      </w:del>
      <w:ins w:id="558" w:author="Eugenia Arce Londoño" w:date="2015-10-01T08:28:00Z">
        <w:r w:rsidR="008746BF">
          <w:rPr>
            <w:rFonts w:ascii="Arial" w:hAnsi="Arial" w:cs="Arial"/>
            <w:sz w:val="24"/>
            <w:szCs w:val="24"/>
          </w:rPr>
          <w:t>funciones de auxilio</w:t>
        </w:r>
        <w:r w:rsidR="00924862" w:rsidRPr="00A261C8">
          <w:rPr>
            <w:rFonts w:ascii="Arial" w:hAnsi="Arial" w:cs="Arial"/>
            <w:sz w:val="24"/>
            <w:szCs w:val="24"/>
          </w:rPr>
          <w:t xml:space="preserve"> </w:t>
        </w:r>
        <w:r w:rsidR="008746BF">
          <w:rPr>
            <w:rFonts w:ascii="Arial" w:hAnsi="Arial" w:cs="Arial"/>
            <w:sz w:val="24"/>
            <w:szCs w:val="24"/>
          </w:rPr>
          <w:t>–</w:t>
        </w:r>
      </w:ins>
      <w:r w:rsidRPr="00A261C8">
        <w:rPr>
          <w:rFonts w:ascii="Arial" w:hAnsi="Arial" w:cs="Arial"/>
          <w:b/>
          <w:i/>
          <w:sz w:val="24"/>
          <w:szCs w:val="24"/>
        </w:rPr>
        <w:t>auxilium</w:t>
      </w:r>
      <w:del w:id="559" w:author="Eugenia Arce Londoño" w:date="2015-10-01T08:28:00Z">
        <w:r w:rsidRPr="00A261C8">
          <w:rPr>
            <w:rFonts w:ascii="Arial" w:hAnsi="Arial" w:cs="Arial"/>
            <w:sz w:val="24"/>
            <w:szCs w:val="24"/>
          </w:rPr>
          <w:delText>- (</w:delText>
        </w:r>
      </w:del>
      <w:ins w:id="560" w:author="Eugenia Arce Londoño" w:date="2015-10-01T08:28:00Z">
        <w:r w:rsidR="008746BF">
          <w:rPr>
            <w:rFonts w:ascii="Arial" w:hAnsi="Arial" w:cs="Arial"/>
            <w:sz w:val="24"/>
            <w:szCs w:val="24"/>
          </w:rPr>
          <w:t xml:space="preserve">– que significaban la </w:t>
        </w:r>
      </w:ins>
      <w:r w:rsidRPr="00A261C8">
        <w:rPr>
          <w:rFonts w:ascii="Arial" w:hAnsi="Arial" w:cs="Arial"/>
          <w:sz w:val="24"/>
          <w:szCs w:val="24"/>
        </w:rPr>
        <w:t>provisión económica y ayuda militar en incursiones bélicas con el fin de repeler ataques enemigos o con</w:t>
      </w:r>
      <w:r w:rsidR="008746BF">
        <w:rPr>
          <w:rFonts w:ascii="Arial" w:hAnsi="Arial" w:cs="Arial"/>
          <w:sz w:val="24"/>
          <w:szCs w:val="24"/>
        </w:rPr>
        <w:t xml:space="preserve"> </w:t>
      </w:r>
      <w:ins w:id="561" w:author="Eugenia Arce Londoño" w:date="2015-10-01T08:28:00Z">
        <w:r w:rsidRPr="00A261C8">
          <w:rPr>
            <w:rFonts w:ascii="Arial" w:hAnsi="Arial" w:cs="Arial"/>
            <w:sz w:val="24"/>
            <w:szCs w:val="24"/>
          </w:rPr>
          <w:t xml:space="preserve"> </w:t>
        </w:r>
      </w:ins>
      <w:r w:rsidRPr="00A261C8">
        <w:rPr>
          <w:rFonts w:ascii="Arial" w:hAnsi="Arial" w:cs="Arial"/>
          <w:sz w:val="24"/>
          <w:szCs w:val="24"/>
        </w:rPr>
        <w:t xml:space="preserve">el </w:t>
      </w:r>
      <w:ins w:id="562" w:author="Eugenia Arce Londoño" w:date="2015-10-01T08:28:00Z">
        <w:r w:rsidR="008746BF">
          <w:rPr>
            <w:rFonts w:ascii="Arial" w:hAnsi="Arial" w:cs="Arial"/>
            <w:sz w:val="24"/>
            <w:szCs w:val="24"/>
          </w:rPr>
          <w:t xml:space="preserve"> </w:t>
        </w:r>
      </w:ins>
      <w:r w:rsidRPr="00A261C8">
        <w:rPr>
          <w:rFonts w:ascii="Arial" w:hAnsi="Arial" w:cs="Arial"/>
          <w:sz w:val="24"/>
          <w:szCs w:val="24"/>
        </w:rPr>
        <w:t xml:space="preserve">fin </w:t>
      </w:r>
      <w:ins w:id="563" w:author="Eugenia Arce Londoño" w:date="2015-10-01T08:28:00Z">
        <w:r w:rsidR="008746BF">
          <w:rPr>
            <w:rFonts w:ascii="Arial" w:hAnsi="Arial" w:cs="Arial"/>
            <w:sz w:val="24"/>
            <w:szCs w:val="24"/>
          </w:rPr>
          <w:t xml:space="preserve"> </w:t>
        </w:r>
      </w:ins>
      <w:r w:rsidRPr="00A261C8">
        <w:rPr>
          <w:rFonts w:ascii="Arial" w:hAnsi="Arial" w:cs="Arial"/>
          <w:sz w:val="24"/>
          <w:szCs w:val="24"/>
        </w:rPr>
        <w:t xml:space="preserve">de </w:t>
      </w:r>
      <w:ins w:id="564" w:author="Eugenia Arce Londoño" w:date="2015-10-01T08:28:00Z">
        <w:r w:rsidR="008746BF">
          <w:rPr>
            <w:rFonts w:ascii="Arial" w:hAnsi="Arial" w:cs="Arial"/>
            <w:sz w:val="24"/>
            <w:szCs w:val="24"/>
          </w:rPr>
          <w:t xml:space="preserve"> </w:t>
        </w:r>
      </w:ins>
      <w:r w:rsidRPr="00A261C8">
        <w:rPr>
          <w:rFonts w:ascii="Arial" w:hAnsi="Arial" w:cs="Arial"/>
          <w:sz w:val="24"/>
          <w:szCs w:val="24"/>
        </w:rPr>
        <w:t>aume</w:t>
      </w:r>
      <w:r w:rsidR="008746BF">
        <w:rPr>
          <w:rFonts w:ascii="Arial" w:hAnsi="Arial" w:cs="Arial"/>
          <w:sz w:val="24"/>
          <w:szCs w:val="24"/>
        </w:rPr>
        <w:t xml:space="preserve">ntar </w:t>
      </w:r>
      <w:ins w:id="565" w:author="Eugenia Arce Londoño" w:date="2015-10-01T08:28:00Z">
        <w:r w:rsidR="008746BF">
          <w:rPr>
            <w:rFonts w:ascii="Arial" w:hAnsi="Arial" w:cs="Arial"/>
            <w:sz w:val="24"/>
            <w:szCs w:val="24"/>
          </w:rPr>
          <w:t xml:space="preserve"> </w:t>
        </w:r>
      </w:ins>
      <w:r w:rsidR="008746BF">
        <w:rPr>
          <w:rFonts w:ascii="Arial" w:hAnsi="Arial" w:cs="Arial"/>
          <w:sz w:val="24"/>
          <w:szCs w:val="24"/>
        </w:rPr>
        <w:t xml:space="preserve">sus </w:t>
      </w:r>
      <w:ins w:id="566" w:author="Eugenia Arce Londoño" w:date="2015-10-01T08:28:00Z">
        <w:r w:rsidR="008746BF">
          <w:rPr>
            <w:rFonts w:ascii="Arial" w:hAnsi="Arial" w:cs="Arial"/>
            <w:sz w:val="24"/>
            <w:szCs w:val="24"/>
          </w:rPr>
          <w:t xml:space="preserve"> </w:t>
        </w:r>
      </w:ins>
      <w:r w:rsidR="008746BF">
        <w:rPr>
          <w:rFonts w:ascii="Arial" w:hAnsi="Arial" w:cs="Arial"/>
          <w:sz w:val="24"/>
          <w:szCs w:val="24"/>
        </w:rPr>
        <w:t>dominios territoriales</w:t>
      </w:r>
      <w:del w:id="567" w:author="Eugenia Arce Londoño" w:date="2015-10-01T08:28:00Z">
        <w:r w:rsidRPr="00A261C8">
          <w:rPr>
            <w:rFonts w:ascii="Arial" w:hAnsi="Arial" w:cs="Arial"/>
            <w:sz w:val="24"/>
            <w:szCs w:val="24"/>
          </w:rPr>
          <w:delText>)</w:delText>
        </w:r>
      </w:del>
      <w:ins w:id="568" w:author="Eugenia Arce Londoño" w:date="2015-10-01T08:28:00Z">
        <w:r w:rsidR="008746BF">
          <w:rPr>
            <w:rFonts w:ascii="Arial" w:hAnsi="Arial" w:cs="Arial"/>
            <w:sz w:val="24"/>
            <w:szCs w:val="24"/>
          </w:rPr>
          <w:t>;</w:t>
        </w:r>
      </w:ins>
      <w:r w:rsidRPr="00A261C8">
        <w:rPr>
          <w:rFonts w:ascii="Arial" w:hAnsi="Arial" w:cs="Arial"/>
          <w:sz w:val="24"/>
          <w:szCs w:val="24"/>
        </w:rPr>
        <w:t xml:space="preserve"> y</w:t>
      </w:r>
      <w:r w:rsidR="008746BF">
        <w:rPr>
          <w:rFonts w:ascii="Arial" w:hAnsi="Arial" w:cs="Arial"/>
          <w:sz w:val="24"/>
          <w:szCs w:val="24"/>
        </w:rPr>
        <w:t xml:space="preserve"> </w:t>
      </w:r>
      <w:del w:id="569" w:author="Eugenia Arce Londoño" w:date="2015-10-01T08:28:00Z">
        <w:r w:rsidR="00924862" w:rsidRPr="00A261C8">
          <w:rPr>
            <w:rFonts w:ascii="Arial" w:hAnsi="Arial" w:cs="Arial"/>
            <w:b/>
            <w:sz w:val="24"/>
            <w:szCs w:val="24"/>
          </w:rPr>
          <w:delText>DE CONSEJO</w:delText>
        </w:r>
        <w:r w:rsidR="00924862" w:rsidRPr="00A261C8">
          <w:rPr>
            <w:rFonts w:ascii="Arial" w:hAnsi="Arial" w:cs="Arial"/>
            <w:sz w:val="24"/>
            <w:szCs w:val="24"/>
          </w:rPr>
          <w:delText xml:space="preserve"> </w:delText>
        </w:r>
        <w:r w:rsidRPr="00A261C8">
          <w:rPr>
            <w:rFonts w:ascii="Arial" w:hAnsi="Arial" w:cs="Arial"/>
            <w:sz w:val="24"/>
            <w:szCs w:val="24"/>
          </w:rPr>
          <w:delText>-</w:delText>
        </w:r>
      </w:del>
      <w:ins w:id="570" w:author="Eugenia Arce Londoño" w:date="2015-10-01T08:28:00Z">
        <w:r w:rsidR="008746BF">
          <w:rPr>
            <w:rFonts w:ascii="Arial" w:hAnsi="Arial" w:cs="Arial"/>
            <w:sz w:val="24"/>
            <w:szCs w:val="24"/>
          </w:rPr>
          <w:t xml:space="preserve"> funciones de consejo –</w:t>
        </w:r>
      </w:ins>
      <w:r w:rsidRPr="00A261C8">
        <w:rPr>
          <w:rFonts w:ascii="Arial" w:hAnsi="Arial" w:cs="Arial"/>
          <w:b/>
          <w:i/>
          <w:sz w:val="24"/>
          <w:szCs w:val="24"/>
        </w:rPr>
        <w:t>consilium</w:t>
      </w:r>
      <w:del w:id="571" w:author="Eugenia Arce Londoño" w:date="2015-10-01T08:28:00Z">
        <w:r w:rsidRPr="00A261C8">
          <w:rPr>
            <w:rFonts w:ascii="Arial" w:hAnsi="Arial" w:cs="Arial"/>
            <w:sz w:val="24"/>
            <w:szCs w:val="24"/>
          </w:rPr>
          <w:delText>- (</w:delText>
        </w:r>
      </w:del>
      <w:ins w:id="572" w:author="Eugenia Arce Londoño" w:date="2015-10-01T08:28:00Z">
        <w:r w:rsidR="008746BF">
          <w:rPr>
            <w:rFonts w:ascii="Arial" w:hAnsi="Arial" w:cs="Arial"/>
            <w:sz w:val="24"/>
            <w:szCs w:val="24"/>
          </w:rPr>
          <w:t xml:space="preserve">– que se desarrollaban en la </w:t>
        </w:r>
      </w:ins>
      <w:r w:rsidRPr="00A261C8">
        <w:rPr>
          <w:rFonts w:ascii="Arial" w:hAnsi="Arial" w:cs="Arial"/>
          <w:sz w:val="24"/>
          <w:szCs w:val="24"/>
        </w:rPr>
        <w:t>constitu</w:t>
      </w:r>
      <w:r w:rsidR="008746BF">
        <w:rPr>
          <w:rFonts w:ascii="Arial" w:hAnsi="Arial" w:cs="Arial"/>
          <w:sz w:val="24"/>
          <w:szCs w:val="24"/>
        </w:rPr>
        <w:t xml:space="preserve">ción de cuerpos colegiados, </w:t>
      </w:r>
      <w:del w:id="573" w:author="Eugenia Arce Londoño" w:date="2015-10-01T08:28:00Z">
        <w:r w:rsidRPr="00A261C8">
          <w:rPr>
            <w:rFonts w:ascii="Arial" w:hAnsi="Arial" w:cs="Arial"/>
            <w:sz w:val="24"/>
            <w:szCs w:val="24"/>
          </w:rPr>
          <w:delText>concejos</w:delText>
        </w:r>
      </w:del>
      <w:ins w:id="574" w:author="Eugenia Arce Londoño" w:date="2015-10-01T08:28:00Z">
        <w:r w:rsidR="008746BF">
          <w:rPr>
            <w:rFonts w:ascii="Arial" w:hAnsi="Arial" w:cs="Arial"/>
            <w:sz w:val="24"/>
            <w:szCs w:val="24"/>
          </w:rPr>
          <w:t>cons</w:t>
        </w:r>
        <w:r w:rsidRPr="00A261C8">
          <w:rPr>
            <w:rFonts w:ascii="Arial" w:hAnsi="Arial" w:cs="Arial"/>
            <w:sz w:val="24"/>
            <w:szCs w:val="24"/>
          </w:rPr>
          <w:t>ejos</w:t>
        </w:r>
      </w:ins>
      <w:r w:rsidRPr="00A261C8">
        <w:rPr>
          <w:rFonts w:ascii="Arial" w:hAnsi="Arial" w:cs="Arial"/>
          <w:sz w:val="24"/>
          <w:szCs w:val="24"/>
        </w:rPr>
        <w:t xml:space="preserve"> o asambleas que los representaban y le colaboraban en el gobierno al monarca cuando este las convocaba ante necesidad </w:t>
      </w:r>
      <w:r w:rsidR="008746BF">
        <w:rPr>
          <w:rFonts w:ascii="Arial" w:hAnsi="Arial" w:cs="Arial"/>
          <w:sz w:val="24"/>
          <w:szCs w:val="24"/>
        </w:rPr>
        <w:t>financiera o urgencia militar</w:t>
      </w:r>
      <w:del w:id="575" w:author="Eugenia Arce Londoño" w:date="2015-10-01T08:28:00Z">
        <w:r w:rsidRPr="00A261C8">
          <w:rPr>
            <w:rFonts w:ascii="Arial" w:hAnsi="Arial" w:cs="Arial"/>
            <w:sz w:val="24"/>
            <w:szCs w:val="24"/>
          </w:rPr>
          <w:delText>);</w:delText>
        </w:r>
      </w:del>
      <w:ins w:id="576" w:author="Eugenia Arce Londoño" w:date="2015-10-01T08:28:00Z">
        <w:r w:rsidR="008746BF">
          <w:rPr>
            <w:rFonts w:ascii="Arial" w:hAnsi="Arial" w:cs="Arial"/>
            <w:sz w:val="24"/>
            <w:szCs w:val="24"/>
          </w:rPr>
          <w:t>.</w:t>
        </w:r>
      </w:ins>
    </w:p>
    <w:p w14:paraId="6E1C7D61" w14:textId="77777777" w:rsidR="008746BF" w:rsidRPr="00A261C8" w:rsidRDefault="008746BF">
      <w:pPr>
        <w:pStyle w:val="Prrafodelista"/>
        <w:spacing w:line="276" w:lineRule="auto"/>
        <w:jc w:val="both"/>
        <w:rPr>
          <w:rFonts w:ascii="Arial" w:hAnsi="Arial" w:cs="Arial"/>
          <w:sz w:val="24"/>
          <w:szCs w:val="24"/>
        </w:rPr>
        <w:pPrChange w:id="577" w:author="Eugenia Arce Londoño" w:date="2015-10-01T08:28:00Z">
          <w:pPr>
            <w:spacing w:line="276" w:lineRule="auto"/>
            <w:jc w:val="both"/>
          </w:pPr>
        </w:pPrChange>
      </w:pPr>
    </w:p>
    <w:p w14:paraId="2D0C832E" w14:textId="1D350EB8" w:rsidR="008C50AC" w:rsidRPr="00A261C8" w:rsidRDefault="008C50AC" w:rsidP="00A85C40">
      <w:pPr>
        <w:pStyle w:val="Prrafodelista"/>
        <w:numPr>
          <w:ilvl w:val="0"/>
          <w:numId w:val="23"/>
        </w:num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 xml:space="preserve">protección </w:t>
      </w:r>
      <w:r w:rsidRPr="00B1247A">
        <w:rPr>
          <w:rFonts w:ascii="Arial" w:hAnsi="Arial"/>
          <w:sz w:val="24"/>
          <w:rPrChange w:id="578" w:author="Eugenia Arce Londoño" w:date="2015-10-01T08:28:00Z">
            <w:rPr>
              <w:rFonts w:ascii="Arial" w:hAnsi="Arial"/>
              <w:b/>
              <w:sz w:val="24"/>
            </w:rPr>
          </w:rPrChange>
        </w:rPr>
        <w:t>y el</w:t>
      </w:r>
      <w:r w:rsidRPr="00A261C8">
        <w:rPr>
          <w:rFonts w:ascii="Arial" w:hAnsi="Arial" w:cs="Arial"/>
          <w:b/>
          <w:sz w:val="24"/>
          <w:szCs w:val="24"/>
        </w:rPr>
        <w:t xml:space="preserve"> mantenimiento </w:t>
      </w:r>
      <w:r w:rsidRPr="00B1247A">
        <w:rPr>
          <w:rFonts w:ascii="Arial" w:hAnsi="Arial"/>
          <w:sz w:val="24"/>
          <w:rPrChange w:id="579" w:author="Eugenia Arce Londoño" w:date="2015-10-01T08:28:00Z">
            <w:rPr>
              <w:rFonts w:ascii="Arial" w:hAnsi="Arial"/>
              <w:b/>
              <w:sz w:val="24"/>
            </w:rPr>
          </w:rPrChange>
        </w:rPr>
        <w:t xml:space="preserve">que </w:t>
      </w:r>
      <w:del w:id="580" w:author="Eugenia Arce Londoño" w:date="2015-10-01T08:28:00Z">
        <w:r w:rsidRPr="00A261C8">
          <w:rPr>
            <w:rFonts w:ascii="Arial" w:hAnsi="Arial" w:cs="Arial"/>
            <w:b/>
            <w:sz w:val="24"/>
            <w:szCs w:val="24"/>
          </w:rPr>
          <w:delText>otorga</w:delText>
        </w:r>
      </w:del>
      <w:ins w:id="581" w:author="Eugenia Arce Londoño" w:date="2015-10-01T08:28:00Z">
        <w:r w:rsidRPr="00B1247A">
          <w:rPr>
            <w:rFonts w:ascii="Arial" w:hAnsi="Arial" w:cs="Arial"/>
            <w:sz w:val="24"/>
            <w:szCs w:val="24"/>
          </w:rPr>
          <w:t>otorga</w:t>
        </w:r>
        <w:r w:rsidR="00B1247A">
          <w:rPr>
            <w:rFonts w:ascii="Arial" w:hAnsi="Arial" w:cs="Arial"/>
            <w:sz w:val="24"/>
            <w:szCs w:val="24"/>
          </w:rPr>
          <w:t>ba</w:t>
        </w:r>
      </w:ins>
      <w:r w:rsidRPr="00B1247A">
        <w:rPr>
          <w:rFonts w:ascii="Arial" w:hAnsi="Arial"/>
          <w:sz w:val="24"/>
          <w:rPrChange w:id="582" w:author="Eugenia Arce Londoño" w:date="2015-10-01T08:28:00Z">
            <w:rPr>
              <w:rFonts w:ascii="Arial" w:hAnsi="Arial"/>
              <w:b/>
              <w:sz w:val="24"/>
            </w:rPr>
          </w:rPrChange>
        </w:rPr>
        <w:t xml:space="preserve"> el señor al vasallo</w:t>
      </w:r>
      <w:r w:rsidR="00B1247A">
        <w:rPr>
          <w:rFonts w:ascii="Arial" w:hAnsi="Arial" w:cs="Arial"/>
          <w:sz w:val="24"/>
          <w:szCs w:val="24"/>
        </w:rPr>
        <w:t xml:space="preserve"> y que se </w:t>
      </w:r>
      <w:del w:id="583" w:author="Eugenia Arce Londoño" w:date="2015-10-01T08:28:00Z">
        <w:r w:rsidRPr="00A261C8">
          <w:rPr>
            <w:rFonts w:ascii="Arial" w:hAnsi="Arial" w:cs="Arial"/>
            <w:sz w:val="24"/>
            <w:szCs w:val="24"/>
          </w:rPr>
          <w:delText>manifiesta</w:delText>
        </w:r>
      </w:del>
      <w:ins w:id="584" w:author="Eugenia Arce Londoño" w:date="2015-10-01T08:28:00Z">
        <w:r w:rsidR="00B1247A">
          <w:rPr>
            <w:rFonts w:ascii="Arial" w:hAnsi="Arial" w:cs="Arial"/>
            <w:sz w:val="24"/>
            <w:szCs w:val="24"/>
          </w:rPr>
          <w:t>manifestaba</w:t>
        </w:r>
      </w:ins>
      <w:r w:rsidRPr="00A261C8">
        <w:rPr>
          <w:rFonts w:ascii="Arial" w:hAnsi="Arial" w:cs="Arial"/>
          <w:sz w:val="24"/>
          <w:szCs w:val="24"/>
        </w:rPr>
        <w:t xml:space="preserve"> en la </w:t>
      </w:r>
      <w:r w:rsidRPr="00B1247A">
        <w:rPr>
          <w:rFonts w:ascii="Arial" w:hAnsi="Arial"/>
          <w:sz w:val="24"/>
          <w:rPrChange w:id="585" w:author="Eugenia Arce Londoño" w:date="2015-10-01T08:28:00Z">
            <w:rPr>
              <w:rFonts w:ascii="Arial" w:hAnsi="Arial"/>
              <w:b/>
              <w:sz w:val="24"/>
            </w:rPr>
          </w:rPrChange>
        </w:rPr>
        <w:t>provisión de apoyos</w:t>
      </w:r>
      <w:r w:rsidRPr="00B1247A">
        <w:rPr>
          <w:rFonts w:ascii="Arial" w:hAnsi="Arial" w:cs="Arial"/>
          <w:sz w:val="24"/>
          <w:szCs w:val="24"/>
        </w:rPr>
        <w:t xml:space="preserve"> y </w:t>
      </w:r>
      <w:r w:rsidRPr="00B1247A">
        <w:rPr>
          <w:rFonts w:ascii="Arial" w:hAnsi="Arial"/>
          <w:sz w:val="24"/>
          <w:rPrChange w:id="586" w:author="Eugenia Arce Londoño" w:date="2015-10-01T08:28:00Z">
            <w:rPr>
              <w:rFonts w:ascii="Arial" w:hAnsi="Arial"/>
              <w:b/>
              <w:sz w:val="24"/>
            </w:rPr>
          </w:rPrChange>
        </w:rPr>
        <w:t>recursos</w:t>
      </w:r>
      <w:r w:rsidRPr="00A261C8">
        <w:rPr>
          <w:rFonts w:ascii="Arial" w:hAnsi="Arial" w:cs="Arial"/>
          <w:sz w:val="24"/>
          <w:szCs w:val="24"/>
        </w:rPr>
        <w:t xml:space="preserve"> de carácter militar y en la concesión real del respectivo feudo con los privilegios que conlleva frente a su explotación y las personas que lo conforman.</w:t>
      </w:r>
    </w:p>
    <w:p w14:paraId="32A73EBB" w14:textId="77777777" w:rsidR="000405AF" w:rsidRPr="00A261C8" w:rsidRDefault="000405AF" w:rsidP="00A85C40">
      <w:pPr>
        <w:spacing w:line="276" w:lineRule="auto"/>
        <w:jc w:val="both"/>
        <w:rPr>
          <w:rFonts w:ascii="Arial" w:hAnsi="Arial" w:cs="Arial"/>
          <w:sz w:val="24"/>
          <w:szCs w:val="24"/>
        </w:rPr>
      </w:pPr>
    </w:p>
    <w:p w14:paraId="242E868A" w14:textId="453192D3"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El </w:t>
      </w:r>
      <w:r w:rsidRPr="00A261C8">
        <w:rPr>
          <w:rFonts w:ascii="Arial" w:hAnsi="Arial" w:cs="Arial"/>
          <w:b/>
          <w:sz w:val="24"/>
          <w:szCs w:val="24"/>
        </w:rPr>
        <w:t>vasallaje</w:t>
      </w:r>
      <w:r w:rsidRPr="00A261C8">
        <w:rPr>
          <w:rFonts w:ascii="Arial" w:hAnsi="Arial" w:cs="Arial"/>
          <w:sz w:val="24"/>
          <w:szCs w:val="24"/>
        </w:rPr>
        <w:t xml:space="preserve"> como expresión de </w:t>
      </w:r>
      <w:r w:rsidRPr="00A261C8">
        <w:rPr>
          <w:rFonts w:ascii="Arial" w:hAnsi="Arial" w:cs="Arial"/>
          <w:b/>
          <w:sz w:val="24"/>
          <w:szCs w:val="24"/>
        </w:rPr>
        <w:t>fidelidad</w:t>
      </w:r>
      <w:r w:rsidRPr="00A261C8">
        <w:rPr>
          <w:rFonts w:ascii="Arial" w:hAnsi="Arial" w:cs="Arial"/>
          <w:sz w:val="24"/>
          <w:szCs w:val="24"/>
        </w:rPr>
        <w:t xml:space="preserve"> de un </w:t>
      </w:r>
      <w:r w:rsidRPr="00A261C8">
        <w:rPr>
          <w:rFonts w:ascii="Arial" w:hAnsi="Arial" w:cs="Arial"/>
          <w:b/>
          <w:sz w:val="24"/>
          <w:szCs w:val="24"/>
        </w:rPr>
        <w:t xml:space="preserve">hombre libre </w:t>
      </w:r>
      <w:r w:rsidRPr="00B1247A">
        <w:rPr>
          <w:rFonts w:ascii="Arial" w:hAnsi="Arial"/>
          <w:sz w:val="24"/>
          <w:rPrChange w:id="587" w:author="Eugenia Arce Londoño" w:date="2015-10-01T08:28:00Z">
            <w:rPr>
              <w:rFonts w:ascii="Arial" w:hAnsi="Arial"/>
              <w:b/>
              <w:sz w:val="24"/>
            </w:rPr>
          </w:rPrChange>
        </w:rPr>
        <w:t>a otro hombre</w:t>
      </w:r>
      <w:r w:rsidRPr="00B1247A">
        <w:rPr>
          <w:rFonts w:ascii="Arial" w:hAnsi="Arial" w:cs="Arial"/>
          <w:sz w:val="24"/>
          <w:szCs w:val="24"/>
        </w:rPr>
        <w:t xml:space="preserve"> s</w:t>
      </w:r>
      <w:r w:rsidRPr="00A261C8">
        <w:rPr>
          <w:rFonts w:ascii="Arial" w:hAnsi="Arial" w:cs="Arial"/>
          <w:sz w:val="24"/>
          <w:szCs w:val="24"/>
        </w:rPr>
        <w:t xml:space="preserve">e </w:t>
      </w:r>
      <w:del w:id="588" w:author="Eugenia Arce Londoño" w:date="2015-10-01T08:28:00Z">
        <w:r w:rsidRPr="00A261C8">
          <w:rPr>
            <w:rFonts w:ascii="Arial" w:hAnsi="Arial" w:cs="Arial"/>
            <w:sz w:val="24"/>
            <w:szCs w:val="24"/>
          </w:rPr>
          <w:delText>sella</w:delText>
        </w:r>
      </w:del>
      <w:ins w:id="589" w:author="Eugenia Arce Londoño" w:date="2015-10-01T08:28:00Z">
        <w:r w:rsidRPr="00A261C8">
          <w:rPr>
            <w:rFonts w:ascii="Arial" w:hAnsi="Arial" w:cs="Arial"/>
            <w:sz w:val="24"/>
            <w:szCs w:val="24"/>
          </w:rPr>
          <w:t>sella</w:t>
        </w:r>
        <w:r w:rsidR="00B1247A">
          <w:rPr>
            <w:rFonts w:ascii="Arial" w:hAnsi="Arial" w:cs="Arial"/>
            <w:sz w:val="24"/>
            <w:szCs w:val="24"/>
          </w:rPr>
          <w:t>ba</w:t>
        </w:r>
      </w:ins>
      <w:r w:rsidRPr="00A261C8">
        <w:rPr>
          <w:rFonts w:ascii="Arial" w:hAnsi="Arial" w:cs="Arial"/>
          <w:sz w:val="24"/>
          <w:szCs w:val="24"/>
        </w:rPr>
        <w:t xml:space="preserve"> en la </w:t>
      </w:r>
      <w:r w:rsidRPr="00A261C8">
        <w:rPr>
          <w:rFonts w:ascii="Arial" w:hAnsi="Arial" w:cs="Arial"/>
          <w:b/>
          <w:sz w:val="24"/>
          <w:szCs w:val="24"/>
        </w:rPr>
        <w:t xml:space="preserve">ceremonia de juramento </w:t>
      </w:r>
      <w:r w:rsidRPr="00B1247A">
        <w:rPr>
          <w:rFonts w:ascii="Arial" w:hAnsi="Arial"/>
          <w:sz w:val="24"/>
          <w:rPrChange w:id="590" w:author="Eugenia Arce Londoño" w:date="2015-10-01T08:28:00Z">
            <w:rPr>
              <w:rFonts w:ascii="Arial" w:hAnsi="Arial"/>
              <w:b/>
              <w:sz w:val="24"/>
            </w:rPr>
          </w:rPrChange>
        </w:rPr>
        <w:t>o de</w:t>
      </w:r>
      <w:r w:rsidRPr="00A261C8">
        <w:rPr>
          <w:rFonts w:ascii="Arial" w:hAnsi="Arial" w:cs="Arial"/>
          <w:b/>
          <w:sz w:val="24"/>
          <w:szCs w:val="24"/>
        </w:rPr>
        <w:t xml:space="preserve"> prestación del homenaje</w:t>
      </w:r>
      <w:del w:id="591" w:author="Eugenia Arce Londoño" w:date="2015-10-01T08:28:00Z">
        <w:r w:rsidRPr="00A261C8">
          <w:rPr>
            <w:rFonts w:ascii="Arial" w:hAnsi="Arial" w:cs="Arial"/>
            <w:sz w:val="24"/>
            <w:szCs w:val="24"/>
          </w:rPr>
          <w:delText xml:space="preserve"> (lo cual tendrá</w:delText>
        </w:r>
      </w:del>
      <w:ins w:id="592" w:author="Eugenia Arce Londoño" w:date="2015-10-01T08:28:00Z">
        <w:r w:rsidR="00B1247A">
          <w:rPr>
            <w:rFonts w:ascii="Arial" w:hAnsi="Arial" w:cs="Arial"/>
            <w:sz w:val="24"/>
            <w:szCs w:val="24"/>
          </w:rPr>
          <w:t>, que tendría</w:t>
        </w:r>
      </w:ins>
      <w:r w:rsidRPr="00A261C8">
        <w:rPr>
          <w:rFonts w:ascii="Arial" w:hAnsi="Arial" w:cs="Arial"/>
          <w:sz w:val="24"/>
          <w:szCs w:val="24"/>
        </w:rPr>
        <w:t xml:space="preserve"> repercusiones sobr</w:t>
      </w:r>
      <w:r w:rsidR="00B1247A">
        <w:rPr>
          <w:rFonts w:ascii="Arial" w:hAnsi="Arial" w:cs="Arial"/>
          <w:sz w:val="24"/>
          <w:szCs w:val="24"/>
        </w:rPr>
        <w:t>e el feudo y quienes lo pueblan</w:t>
      </w:r>
      <w:del w:id="593" w:author="Eugenia Arce Londoño" w:date="2015-10-01T08:28:00Z">
        <w:r w:rsidRPr="00A261C8">
          <w:rPr>
            <w:rFonts w:ascii="Arial" w:hAnsi="Arial" w:cs="Arial"/>
            <w:sz w:val="24"/>
            <w:szCs w:val="24"/>
          </w:rPr>
          <w:delText>). Acto</w:delText>
        </w:r>
      </w:del>
      <w:ins w:id="594" w:author="Eugenia Arce Londoño" w:date="2015-10-01T08:28:00Z">
        <w:r w:rsidRPr="00A261C8">
          <w:rPr>
            <w:rFonts w:ascii="Arial" w:hAnsi="Arial" w:cs="Arial"/>
            <w:sz w:val="24"/>
            <w:szCs w:val="24"/>
          </w:rPr>
          <w:t xml:space="preserve">. </w:t>
        </w:r>
        <w:r w:rsidR="00B1247A">
          <w:rPr>
            <w:rFonts w:ascii="Arial" w:hAnsi="Arial" w:cs="Arial"/>
            <w:sz w:val="24"/>
            <w:szCs w:val="24"/>
          </w:rPr>
          <w:t>Se trataba de un a</w:t>
        </w:r>
        <w:r w:rsidRPr="00A261C8">
          <w:rPr>
            <w:rFonts w:ascii="Arial" w:hAnsi="Arial" w:cs="Arial"/>
            <w:sz w:val="24"/>
            <w:szCs w:val="24"/>
          </w:rPr>
          <w:t>cto</w:t>
        </w:r>
      </w:ins>
      <w:r w:rsidRPr="00A261C8">
        <w:rPr>
          <w:rFonts w:ascii="Arial" w:hAnsi="Arial" w:cs="Arial"/>
          <w:sz w:val="24"/>
          <w:szCs w:val="24"/>
        </w:rPr>
        <w:t xml:space="preserve"> ritual</w:t>
      </w:r>
      <w:r w:rsidR="00B1247A">
        <w:rPr>
          <w:rFonts w:ascii="Arial" w:hAnsi="Arial" w:cs="Arial"/>
          <w:sz w:val="24"/>
          <w:szCs w:val="24"/>
        </w:rPr>
        <w:t xml:space="preserve"> que se desarrollaba en 4 actos</w:t>
      </w:r>
      <w:del w:id="595" w:author="Eugenia Arce Londoño" w:date="2015-10-01T08:28:00Z">
        <w:r w:rsidRPr="00A261C8">
          <w:rPr>
            <w:rFonts w:ascii="Arial" w:hAnsi="Arial" w:cs="Arial"/>
            <w:sz w:val="24"/>
            <w:szCs w:val="24"/>
          </w:rPr>
          <w:delText>.</w:delText>
        </w:r>
      </w:del>
      <w:ins w:id="596" w:author="Eugenia Arce Londoño" w:date="2015-10-01T08:28:00Z">
        <w:r w:rsidR="00B1247A">
          <w:rPr>
            <w:rFonts w:ascii="Arial" w:hAnsi="Arial" w:cs="Arial"/>
            <w:sz w:val="24"/>
            <w:szCs w:val="24"/>
          </w:rPr>
          <w:t>:</w:t>
        </w:r>
      </w:ins>
    </w:p>
    <w:p w14:paraId="27EC2DA8" w14:textId="77777777" w:rsidR="00924862" w:rsidRPr="00A261C8" w:rsidRDefault="00924862" w:rsidP="00A85C40">
      <w:pPr>
        <w:spacing w:line="276" w:lineRule="auto"/>
        <w:jc w:val="both"/>
        <w:rPr>
          <w:rFonts w:ascii="Arial" w:hAnsi="Arial" w:cs="Arial"/>
          <w:sz w:val="24"/>
          <w:szCs w:val="24"/>
        </w:rPr>
      </w:pPr>
    </w:p>
    <w:p w14:paraId="6362D883" w14:textId="32FE7086" w:rsidR="00924862" w:rsidRPr="00A261C8" w:rsidRDefault="00924862" w:rsidP="00A85C40">
      <w:pPr>
        <w:pStyle w:val="Prrafodelista"/>
        <w:numPr>
          <w:ilvl w:val="0"/>
          <w:numId w:val="24"/>
        </w:numPr>
        <w:spacing w:line="276" w:lineRule="auto"/>
        <w:jc w:val="both"/>
        <w:rPr>
          <w:rFonts w:ascii="Arial" w:hAnsi="Arial" w:cs="Arial"/>
          <w:sz w:val="24"/>
          <w:szCs w:val="24"/>
        </w:rPr>
      </w:pPr>
      <w:r w:rsidRPr="00A261C8">
        <w:rPr>
          <w:rFonts w:ascii="Arial" w:hAnsi="Arial" w:cs="Arial"/>
          <w:sz w:val="24"/>
          <w:szCs w:val="24"/>
        </w:rPr>
        <w:t>En el primero</w:t>
      </w:r>
      <w:r w:rsidR="00B1247A">
        <w:rPr>
          <w:rFonts w:ascii="Arial" w:hAnsi="Arial" w:cs="Arial"/>
          <w:sz w:val="24"/>
          <w:szCs w:val="24"/>
        </w:rPr>
        <w:t xml:space="preserve"> el vasallo</w:t>
      </w:r>
      <w:del w:id="597" w:author="Eugenia Arce Londoño" w:date="2015-10-01T08:28:00Z">
        <w:r w:rsidRPr="00A261C8">
          <w:rPr>
            <w:rFonts w:ascii="Arial" w:hAnsi="Arial" w:cs="Arial"/>
            <w:sz w:val="24"/>
            <w:szCs w:val="24"/>
          </w:rPr>
          <w:delText>,</w:delText>
        </w:r>
      </w:del>
      <w:r w:rsidRPr="00A261C8">
        <w:rPr>
          <w:rFonts w:ascii="Arial" w:hAnsi="Arial" w:cs="Arial"/>
          <w:sz w:val="24"/>
          <w:szCs w:val="24"/>
        </w:rPr>
        <w:t xml:space="preserve"> puesto d</w:t>
      </w:r>
      <w:r w:rsidR="00B1247A">
        <w:rPr>
          <w:rFonts w:ascii="Arial" w:hAnsi="Arial" w:cs="Arial"/>
          <w:sz w:val="24"/>
          <w:szCs w:val="24"/>
        </w:rPr>
        <w:t>e rodillas e hincando su cabeza</w:t>
      </w:r>
      <w:del w:id="598" w:author="Eugenia Arce Londoño" w:date="2015-10-01T08:28:00Z">
        <w:r w:rsidRPr="00A261C8">
          <w:rPr>
            <w:rFonts w:ascii="Arial" w:hAnsi="Arial" w:cs="Arial"/>
            <w:sz w:val="24"/>
            <w:szCs w:val="24"/>
          </w:rPr>
          <w:delText>,</w:delText>
        </w:r>
      </w:del>
      <w:r w:rsidRPr="00A261C8">
        <w:rPr>
          <w:rFonts w:ascii="Arial" w:hAnsi="Arial" w:cs="Arial"/>
          <w:sz w:val="24"/>
          <w:szCs w:val="24"/>
        </w:rPr>
        <w:t xml:space="preserve"> colocaba las manos unidas a la del señor para que éste las estrecha</w:t>
      </w:r>
      <w:r w:rsidR="00B1247A">
        <w:rPr>
          <w:rFonts w:ascii="Arial" w:hAnsi="Arial" w:cs="Arial"/>
          <w:sz w:val="24"/>
          <w:szCs w:val="24"/>
        </w:rPr>
        <w:t>ra y lo aceptara en su servicio</w:t>
      </w:r>
      <w:del w:id="599" w:author="Eugenia Arce Londoño" w:date="2015-10-01T08:28:00Z">
        <w:r w:rsidRPr="00A261C8">
          <w:rPr>
            <w:rFonts w:ascii="Arial" w:hAnsi="Arial" w:cs="Arial"/>
            <w:sz w:val="24"/>
            <w:szCs w:val="24"/>
          </w:rPr>
          <w:delText>;</w:delText>
        </w:r>
      </w:del>
      <w:ins w:id="600" w:author="Eugenia Arce Londoño" w:date="2015-10-01T08:28:00Z">
        <w:r w:rsidR="00B1247A">
          <w:rPr>
            <w:rFonts w:ascii="Arial" w:hAnsi="Arial" w:cs="Arial"/>
            <w:sz w:val="24"/>
            <w:szCs w:val="24"/>
          </w:rPr>
          <w:t>.</w:t>
        </w:r>
      </w:ins>
    </w:p>
    <w:p w14:paraId="151FBB10" w14:textId="77777777" w:rsidR="00E53164" w:rsidRPr="00A261C8" w:rsidRDefault="00E53164" w:rsidP="00A85C40">
      <w:pPr>
        <w:pStyle w:val="Prrafodelista"/>
        <w:spacing w:line="276" w:lineRule="auto"/>
        <w:jc w:val="both"/>
        <w:rPr>
          <w:rFonts w:ascii="Arial" w:hAnsi="Arial" w:cs="Arial"/>
          <w:sz w:val="24"/>
          <w:szCs w:val="24"/>
        </w:rPr>
      </w:pPr>
    </w:p>
    <w:p w14:paraId="75C62C06" w14:textId="5F60FB63" w:rsidR="00924862" w:rsidRPr="00A261C8" w:rsidRDefault="00B1247A" w:rsidP="00A85C40">
      <w:pPr>
        <w:pStyle w:val="Prrafodelista"/>
        <w:numPr>
          <w:ilvl w:val="0"/>
          <w:numId w:val="24"/>
        </w:numPr>
        <w:spacing w:line="276" w:lineRule="auto"/>
        <w:jc w:val="both"/>
        <w:rPr>
          <w:rFonts w:ascii="Arial" w:hAnsi="Arial" w:cs="Arial"/>
          <w:sz w:val="24"/>
          <w:szCs w:val="24"/>
        </w:rPr>
      </w:pPr>
      <w:r>
        <w:rPr>
          <w:rFonts w:ascii="Arial" w:hAnsi="Arial" w:cs="Arial"/>
          <w:sz w:val="24"/>
          <w:szCs w:val="24"/>
        </w:rPr>
        <w:t>En el segundo</w:t>
      </w:r>
      <w:del w:id="601" w:author="Eugenia Arce Londoño" w:date="2015-10-01T08:28:00Z">
        <w:r w:rsidR="00924862" w:rsidRPr="00A261C8">
          <w:rPr>
            <w:rFonts w:ascii="Arial" w:hAnsi="Arial" w:cs="Arial"/>
            <w:sz w:val="24"/>
            <w:szCs w:val="24"/>
          </w:rPr>
          <w:delText>,</w:delText>
        </w:r>
      </w:del>
      <w:r w:rsidR="00924862" w:rsidRPr="00A261C8">
        <w:rPr>
          <w:rFonts w:ascii="Arial" w:hAnsi="Arial" w:cs="Arial"/>
          <w:sz w:val="24"/>
          <w:szCs w:val="24"/>
        </w:rPr>
        <w:t xml:space="preserve"> el vasallo </w:t>
      </w:r>
      <w:del w:id="602" w:author="Eugenia Arce Londoño" w:date="2015-10-01T08:28:00Z">
        <w:r w:rsidR="00924862" w:rsidRPr="00A261C8">
          <w:rPr>
            <w:rFonts w:ascii="Arial" w:hAnsi="Arial" w:cs="Arial"/>
            <w:sz w:val="24"/>
            <w:szCs w:val="24"/>
          </w:rPr>
          <w:delText>realiza</w:delText>
        </w:r>
      </w:del>
      <w:ins w:id="603" w:author="Eugenia Arce Londoño" w:date="2015-10-01T08:28:00Z">
        <w:r w:rsidR="00924862" w:rsidRPr="00A261C8">
          <w:rPr>
            <w:rFonts w:ascii="Arial" w:hAnsi="Arial" w:cs="Arial"/>
            <w:sz w:val="24"/>
            <w:szCs w:val="24"/>
          </w:rPr>
          <w:t>realiza</w:t>
        </w:r>
        <w:r>
          <w:rPr>
            <w:rFonts w:ascii="Arial" w:hAnsi="Arial" w:cs="Arial"/>
            <w:sz w:val="24"/>
            <w:szCs w:val="24"/>
          </w:rPr>
          <w:t>ba</w:t>
        </w:r>
      </w:ins>
      <w:r w:rsidR="00924862" w:rsidRPr="00A261C8">
        <w:rPr>
          <w:rFonts w:ascii="Arial" w:hAnsi="Arial" w:cs="Arial"/>
          <w:sz w:val="24"/>
          <w:szCs w:val="24"/>
        </w:rPr>
        <w:t xml:space="preserve"> el juramento de fidelidad al señor. Para ello se usaba la sagrada Biblia o se empleaban reliquias de márti</w:t>
      </w:r>
      <w:r>
        <w:rPr>
          <w:rFonts w:ascii="Arial" w:hAnsi="Arial" w:cs="Arial"/>
          <w:sz w:val="24"/>
          <w:szCs w:val="24"/>
        </w:rPr>
        <w:t xml:space="preserve">res o santos pertenecientes al </w:t>
      </w:r>
      <w:del w:id="604" w:author="Eugenia Arce Londoño" w:date="2015-10-01T08:28:00Z">
        <w:r w:rsidR="00924862" w:rsidRPr="00A261C8">
          <w:rPr>
            <w:rFonts w:ascii="Arial" w:hAnsi="Arial" w:cs="Arial"/>
            <w:sz w:val="24"/>
            <w:szCs w:val="24"/>
          </w:rPr>
          <w:delText>Señor</w:delText>
        </w:r>
      </w:del>
      <w:ins w:id="605" w:author="Eugenia Arce Londoño" w:date="2015-10-01T08:28:00Z">
        <w:r>
          <w:rPr>
            <w:rFonts w:ascii="Arial" w:hAnsi="Arial" w:cs="Arial"/>
            <w:sz w:val="24"/>
            <w:szCs w:val="24"/>
          </w:rPr>
          <w:t>s</w:t>
        </w:r>
        <w:r w:rsidR="00924862" w:rsidRPr="00A261C8">
          <w:rPr>
            <w:rFonts w:ascii="Arial" w:hAnsi="Arial" w:cs="Arial"/>
            <w:sz w:val="24"/>
            <w:szCs w:val="24"/>
          </w:rPr>
          <w:t>eñor</w:t>
        </w:r>
      </w:ins>
      <w:r w:rsidR="00924862" w:rsidRPr="00A261C8">
        <w:rPr>
          <w:rFonts w:ascii="Arial" w:hAnsi="Arial" w:cs="Arial"/>
          <w:sz w:val="24"/>
          <w:szCs w:val="24"/>
        </w:rPr>
        <w:t xml:space="preserve"> y concluía con la expresión en voz alta de su decisión: </w:t>
      </w:r>
      <w:r>
        <w:rPr>
          <w:rFonts w:ascii="Arial" w:hAnsi="Arial" w:cs="Arial"/>
          <w:sz w:val="24"/>
          <w:szCs w:val="24"/>
        </w:rPr>
        <w:t>“Señor, yo seré vuestro hombre</w:t>
      </w:r>
      <w:del w:id="606" w:author="Eugenia Arce Londoño" w:date="2015-10-01T08:28:00Z">
        <w:r w:rsidR="00924862" w:rsidRPr="00A261C8">
          <w:rPr>
            <w:rFonts w:ascii="Arial" w:hAnsi="Arial" w:cs="Arial"/>
            <w:sz w:val="24"/>
            <w:szCs w:val="24"/>
          </w:rPr>
          <w:delText>”;</w:delText>
        </w:r>
      </w:del>
      <w:ins w:id="607" w:author="Eugenia Arce Londoño" w:date="2015-10-01T08:28:00Z">
        <w:r>
          <w:rPr>
            <w:rFonts w:ascii="Arial" w:hAnsi="Arial" w:cs="Arial"/>
            <w:sz w:val="24"/>
            <w:szCs w:val="24"/>
          </w:rPr>
          <w:t>”.</w:t>
        </w:r>
      </w:ins>
    </w:p>
    <w:p w14:paraId="7D581014" w14:textId="77777777" w:rsidR="00E53164" w:rsidRPr="00A261C8" w:rsidRDefault="00E53164" w:rsidP="00A85C40">
      <w:pPr>
        <w:spacing w:line="276" w:lineRule="auto"/>
        <w:jc w:val="both"/>
        <w:rPr>
          <w:rFonts w:ascii="Arial" w:hAnsi="Arial" w:cs="Arial"/>
          <w:sz w:val="24"/>
          <w:szCs w:val="24"/>
        </w:rPr>
      </w:pPr>
    </w:p>
    <w:p w14:paraId="161C4C7F" w14:textId="5104859F" w:rsidR="00924862" w:rsidRPr="00A261C8" w:rsidRDefault="00924862" w:rsidP="00A85C40">
      <w:pPr>
        <w:pStyle w:val="Prrafodelista"/>
        <w:numPr>
          <w:ilvl w:val="0"/>
          <w:numId w:val="24"/>
        </w:numPr>
        <w:spacing w:line="276" w:lineRule="auto"/>
        <w:jc w:val="both"/>
        <w:rPr>
          <w:rFonts w:ascii="Arial" w:hAnsi="Arial" w:cs="Arial"/>
          <w:sz w:val="24"/>
          <w:szCs w:val="24"/>
        </w:rPr>
      </w:pPr>
      <w:del w:id="608" w:author="Eugenia Arce Londoño" w:date="2015-10-01T08:28:00Z">
        <w:r w:rsidRPr="00A261C8">
          <w:rPr>
            <w:rFonts w:ascii="Arial" w:hAnsi="Arial" w:cs="Arial"/>
            <w:sz w:val="24"/>
            <w:szCs w:val="24"/>
          </w:rPr>
          <w:delText>El</w:delText>
        </w:r>
      </w:del>
      <w:ins w:id="609" w:author="Eugenia Arce Londoño" w:date="2015-10-01T08:28:00Z">
        <w:r w:rsidRPr="00A261C8">
          <w:rPr>
            <w:rFonts w:ascii="Arial" w:hAnsi="Arial" w:cs="Arial"/>
            <w:sz w:val="24"/>
            <w:szCs w:val="24"/>
          </w:rPr>
          <w:t>E</w:t>
        </w:r>
        <w:r w:rsidR="00B1247A">
          <w:rPr>
            <w:rFonts w:ascii="Arial" w:hAnsi="Arial" w:cs="Arial"/>
            <w:sz w:val="24"/>
            <w:szCs w:val="24"/>
          </w:rPr>
          <w:t>n el</w:t>
        </w:r>
      </w:ins>
      <w:r w:rsidR="00B1247A">
        <w:rPr>
          <w:rFonts w:ascii="Arial" w:hAnsi="Arial" w:cs="Arial"/>
          <w:sz w:val="24"/>
          <w:szCs w:val="24"/>
        </w:rPr>
        <w:t xml:space="preserve"> tercero</w:t>
      </w:r>
      <w:del w:id="610" w:author="Eugenia Arce Londoño" w:date="2015-10-01T08:28:00Z">
        <w:r w:rsidRPr="00A261C8">
          <w:rPr>
            <w:rFonts w:ascii="Arial" w:hAnsi="Arial" w:cs="Arial"/>
            <w:sz w:val="24"/>
            <w:szCs w:val="24"/>
          </w:rPr>
          <w:delText>,</w:delText>
        </w:r>
      </w:del>
      <w:ins w:id="611" w:author="Eugenia Arce Londoño" w:date="2015-10-01T08:28:00Z">
        <w:r w:rsidRPr="00A261C8">
          <w:rPr>
            <w:rFonts w:ascii="Arial" w:hAnsi="Arial" w:cs="Arial"/>
            <w:sz w:val="24"/>
            <w:szCs w:val="24"/>
          </w:rPr>
          <w:t xml:space="preserve"> </w:t>
        </w:r>
        <w:r w:rsidR="00B1247A">
          <w:rPr>
            <w:rFonts w:ascii="Arial" w:hAnsi="Arial" w:cs="Arial"/>
            <w:sz w:val="24"/>
            <w:szCs w:val="24"/>
          </w:rPr>
          <w:t>se daba</w:t>
        </w:r>
      </w:ins>
      <w:r w:rsidR="00B1247A">
        <w:rPr>
          <w:rFonts w:ascii="Arial" w:hAnsi="Arial" w:cs="Arial"/>
          <w:sz w:val="24"/>
          <w:szCs w:val="24"/>
        </w:rPr>
        <w:t xml:space="preserve"> </w:t>
      </w:r>
      <w:r w:rsidRPr="00A261C8">
        <w:rPr>
          <w:rFonts w:ascii="Arial" w:hAnsi="Arial" w:cs="Arial"/>
          <w:sz w:val="24"/>
          <w:szCs w:val="24"/>
        </w:rPr>
        <w:t>el beso del señor al vasallo</w:t>
      </w:r>
      <w:ins w:id="612" w:author="Eugenia Arce Londoño" w:date="2015-10-01T08:28:00Z">
        <w:r w:rsidR="00B1247A">
          <w:rPr>
            <w:rFonts w:ascii="Arial" w:hAnsi="Arial" w:cs="Arial"/>
            <w:sz w:val="24"/>
            <w:szCs w:val="24"/>
          </w:rPr>
          <w:t>,</w:t>
        </w:r>
      </w:ins>
      <w:r w:rsidRPr="00A261C8">
        <w:rPr>
          <w:rFonts w:ascii="Arial" w:hAnsi="Arial" w:cs="Arial"/>
          <w:sz w:val="24"/>
          <w:szCs w:val="24"/>
        </w:rPr>
        <w:t xml:space="preserve"> en el </w:t>
      </w:r>
      <w:del w:id="613" w:author="Eugenia Arce Londoño" w:date="2015-10-01T08:28:00Z">
        <w:r w:rsidRPr="00A261C8">
          <w:rPr>
            <w:rFonts w:ascii="Arial" w:hAnsi="Arial" w:cs="Arial"/>
            <w:sz w:val="24"/>
            <w:szCs w:val="24"/>
          </w:rPr>
          <w:delText>cual</w:delText>
        </w:r>
      </w:del>
      <w:ins w:id="614" w:author="Eugenia Arce Londoño" w:date="2015-10-01T08:28:00Z">
        <w:r w:rsidR="00B1247A">
          <w:rPr>
            <w:rFonts w:ascii="Arial" w:hAnsi="Arial" w:cs="Arial"/>
            <w:sz w:val="24"/>
            <w:szCs w:val="24"/>
          </w:rPr>
          <w:t>que</w:t>
        </w:r>
      </w:ins>
      <w:r w:rsidRPr="00A261C8">
        <w:rPr>
          <w:rFonts w:ascii="Arial" w:hAnsi="Arial" w:cs="Arial"/>
          <w:sz w:val="24"/>
          <w:szCs w:val="24"/>
        </w:rPr>
        <w:t xml:space="preserve"> se manifestaba la relación de vasallaje, la aceptación de la depe</w:t>
      </w:r>
      <w:r w:rsidR="00B1247A">
        <w:rPr>
          <w:rFonts w:ascii="Arial" w:hAnsi="Arial" w:cs="Arial"/>
          <w:sz w:val="24"/>
          <w:szCs w:val="24"/>
        </w:rPr>
        <w:t>ndencia y la lealtad debida</w:t>
      </w:r>
      <w:del w:id="615" w:author="Eugenia Arce Londoño" w:date="2015-10-01T08:28:00Z">
        <w:r w:rsidRPr="00A261C8">
          <w:rPr>
            <w:rFonts w:ascii="Arial" w:hAnsi="Arial" w:cs="Arial"/>
            <w:sz w:val="24"/>
            <w:szCs w:val="24"/>
          </w:rPr>
          <w:delText xml:space="preserve">; y, </w:delText>
        </w:r>
      </w:del>
      <w:ins w:id="616" w:author="Eugenia Arce Londoño" w:date="2015-10-01T08:28:00Z">
        <w:r w:rsidR="00B1247A">
          <w:rPr>
            <w:rFonts w:ascii="Arial" w:hAnsi="Arial" w:cs="Arial"/>
            <w:sz w:val="24"/>
            <w:szCs w:val="24"/>
          </w:rPr>
          <w:t>.</w:t>
        </w:r>
      </w:ins>
    </w:p>
    <w:p w14:paraId="2BD0405C" w14:textId="77777777" w:rsidR="00E53164" w:rsidRPr="00A261C8" w:rsidRDefault="00E53164" w:rsidP="00A85C40">
      <w:pPr>
        <w:spacing w:line="276" w:lineRule="auto"/>
        <w:jc w:val="both"/>
        <w:rPr>
          <w:rFonts w:ascii="Arial" w:hAnsi="Arial" w:cs="Arial"/>
          <w:sz w:val="24"/>
          <w:szCs w:val="24"/>
        </w:rPr>
      </w:pPr>
    </w:p>
    <w:p w14:paraId="56AF573D" w14:textId="163C064F" w:rsidR="00924862" w:rsidRPr="00A261C8" w:rsidRDefault="00924862" w:rsidP="00A85C40">
      <w:pPr>
        <w:pStyle w:val="Prrafodelista"/>
        <w:numPr>
          <w:ilvl w:val="0"/>
          <w:numId w:val="24"/>
        </w:numPr>
        <w:spacing w:line="276" w:lineRule="auto"/>
        <w:jc w:val="both"/>
        <w:rPr>
          <w:rFonts w:ascii="Arial" w:hAnsi="Arial" w:cs="Arial"/>
          <w:sz w:val="24"/>
          <w:szCs w:val="24"/>
        </w:rPr>
      </w:pPr>
      <w:r w:rsidRPr="00A261C8">
        <w:rPr>
          <w:rFonts w:ascii="Arial" w:hAnsi="Arial" w:cs="Arial"/>
          <w:sz w:val="24"/>
          <w:szCs w:val="24"/>
        </w:rPr>
        <w:lastRenderedPageBreak/>
        <w:t>El cuarto</w:t>
      </w:r>
      <w:del w:id="617" w:author="Eugenia Arce Londoño" w:date="2015-10-01T08:28:00Z">
        <w:r w:rsidRPr="00A261C8">
          <w:rPr>
            <w:rFonts w:ascii="Arial" w:hAnsi="Arial" w:cs="Arial"/>
            <w:sz w:val="24"/>
            <w:szCs w:val="24"/>
          </w:rPr>
          <w:delText>,</w:delText>
        </w:r>
      </w:del>
      <w:ins w:id="618" w:author="Eugenia Arce Londoño" w:date="2015-10-01T08:28:00Z">
        <w:r w:rsidR="00B1247A">
          <w:rPr>
            <w:rFonts w:ascii="Arial" w:hAnsi="Arial" w:cs="Arial"/>
            <w:sz w:val="24"/>
            <w:szCs w:val="24"/>
          </w:rPr>
          <w:t xml:space="preserve"> acto era</w:t>
        </w:r>
      </w:ins>
      <w:r w:rsidRPr="00A261C8">
        <w:rPr>
          <w:rFonts w:ascii="Arial" w:hAnsi="Arial" w:cs="Arial"/>
          <w:sz w:val="24"/>
          <w:szCs w:val="24"/>
        </w:rPr>
        <w:t xml:space="preserve"> la investidura a través de la entrega del señor al vasallo de la carta de juramento o de un objeto qu</w:t>
      </w:r>
      <w:r w:rsidR="00B1247A">
        <w:rPr>
          <w:rFonts w:ascii="Arial" w:hAnsi="Arial" w:cs="Arial"/>
          <w:sz w:val="24"/>
          <w:szCs w:val="24"/>
        </w:rPr>
        <w:t>e simbolizaba el acto realizado</w:t>
      </w:r>
      <w:del w:id="619" w:author="Eugenia Arce Londoño" w:date="2015-10-01T08:28:00Z">
        <w:r w:rsidRPr="00A261C8">
          <w:rPr>
            <w:rFonts w:ascii="Arial" w:hAnsi="Arial" w:cs="Arial"/>
            <w:sz w:val="24"/>
            <w:szCs w:val="24"/>
          </w:rPr>
          <w:delText>,</w:delText>
        </w:r>
      </w:del>
      <w:ins w:id="620" w:author="Eugenia Arce Londoño" w:date="2015-10-01T08:28:00Z">
        <w:r w:rsidR="00B1247A">
          <w:rPr>
            <w:rFonts w:ascii="Arial" w:hAnsi="Arial" w:cs="Arial"/>
            <w:sz w:val="24"/>
            <w:szCs w:val="24"/>
          </w:rPr>
          <w:t xml:space="preserve"> y</w:t>
        </w:r>
      </w:ins>
      <w:r w:rsidR="00B1247A">
        <w:rPr>
          <w:rFonts w:ascii="Arial" w:hAnsi="Arial" w:cs="Arial"/>
          <w:sz w:val="24"/>
          <w:szCs w:val="24"/>
        </w:rPr>
        <w:t xml:space="preserve"> la dependencia adquirida </w:t>
      </w:r>
      <w:del w:id="621" w:author="Eugenia Arce Londoño" w:date="2015-10-01T08:28:00Z">
        <w:r w:rsidRPr="00A261C8">
          <w:rPr>
            <w:rFonts w:ascii="Arial" w:hAnsi="Arial" w:cs="Arial"/>
            <w:sz w:val="24"/>
            <w:szCs w:val="24"/>
          </w:rPr>
          <w:delText>(</w:delText>
        </w:r>
      </w:del>
      <w:ins w:id="622" w:author="Eugenia Arce Londoño" w:date="2015-10-01T08:28:00Z">
        <w:r w:rsidR="00B1247A">
          <w:rPr>
            <w:rFonts w:ascii="Arial" w:hAnsi="Arial" w:cs="Arial"/>
            <w:sz w:val="24"/>
            <w:szCs w:val="24"/>
          </w:rPr>
          <w:t>–</w:t>
        </w:r>
      </w:ins>
      <w:r w:rsidRPr="00A261C8">
        <w:rPr>
          <w:rFonts w:ascii="Arial" w:hAnsi="Arial" w:cs="Arial"/>
          <w:sz w:val="24"/>
          <w:szCs w:val="24"/>
        </w:rPr>
        <w:t>generalmente</w:t>
      </w:r>
      <w:r w:rsidR="00B1247A">
        <w:rPr>
          <w:rFonts w:ascii="Arial" w:hAnsi="Arial" w:cs="Arial"/>
          <w:sz w:val="24"/>
          <w:szCs w:val="24"/>
        </w:rPr>
        <w:t xml:space="preserve"> </w:t>
      </w:r>
      <w:r w:rsidRPr="00A261C8">
        <w:rPr>
          <w:rFonts w:ascii="Arial" w:hAnsi="Arial" w:cs="Arial"/>
          <w:sz w:val="24"/>
          <w:szCs w:val="24"/>
        </w:rPr>
        <w:t>una rama o tierra</w:t>
      </w:r>
      <w:del w:id="623" w:author="Eugenia Arce Londoño" w:date="2015-10-01T08:28:00Z">
        <w:r w:rsidRPr="00A261C8">
          <w:rPr>
            <w:rFonts w:ascii="Arial" w:hAnsi="Arial" w:cs="Arial"/>
            <w:sz w:val="24"/>
            <w:szCs w:val="24"/>
          </w:rPr>
          <w:delText>).</w:delText>
        </w:r>
      </w:del>
      <w:ins w:id="624" w:author="Eugenia Arce Londoño" w:date="2015-10-01T08:28:00Z">
        <w:r w:rsidR="00B1247A">
          <w:rPr>
            <w:rFonts w:ascii="Arial" w:hAnsi="Arial" w:cs="Arial"/>
            <w:sz w:val="24"/>
            <w:szCs w:val="24"/>
          </w:rPr>
          <w:t>–</w:t>
        </w:r>
        <w:r w:rsidRPr="00A261C8">
          <w:rPr>
            <w:rFonts w:ascii="Arial" w:hAnsi="Arial" w:cs="Arial"/>
            <w:sz w:val="24"/>
            <w:szCs w:val="24"/>
          </w:rPr>
          <w:t>.</w:t>
        </w:r>
      </w:ins>
    </w:p>
    <w:p w14:paraId="1FB2945B" w14:textId="77777777" w:rsidR="00924862" w:rsidRPr="00A261C8" w:rsidRDefault="0092486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711"/>
      </w:tblGrid>
      <w:tr w:rsidR="00DB526C" w:rsidRPr="00A261C8" w14:paraId="75063E1D" w14:textId="77777777" w:rsidTr="00F736CA">
        <w:trPr>
          <w:trHeight w:val="224"/>
          <w:jc w:val="center"/>
        </w:trPr>
        <w:tc>
          <w:tcPr>
            <w:tcW w:w="5803" w:type="dxa"/>
            <w:gridSpan w:val="2"/>
            <w:shd w:val="clear" w:color="auto" w:fill="0D0D0D"/>
          </w:tcPr>
          <w:p w14:paraId="7DEC8062" w14:textId="77777777" w:rsidR="00C52DCF" w:rsidRPr="00A261C8" w:rsidRDefault="00C52DC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5EEA501" w14:textId="77777777" w:rsidTr="00F736CA">
        <w:trPr>
          <w:trHeight w:val="215"/>
          <w:jc w:val="center"/>
        </w:trPr>
        <w:tc>
          <w:tcPr>
            <w:tcW w:w="2092" w:type="dxa"/>
          </w:tcPr>
          <w:p w14:paraId="0B89CAF6" w14:textId="77777777" w:rsidR="00C52DCF" w:rsidRPr="00A261C8" w:rsidRDefault="00C52DC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403BEC8D" w14:textId="21277F79" w:rsidR="00C52DCF" w:rsidRPr="00A261C8" w:rsidRDefault="00C52DC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3</w:t>
            </w:r>
          </w:p>
        </w:tc>
      </w:tr>
      <w:tr w:rsidR="00DB526C" w:rsidRPr="00A261C8" w14:paraId="0A33CE0D" w14:textId="77777777" w:rsidTr="00F736CA">
        <w:trPr>
          <w:trHeight w:val="215"/>
          <w:jc w:val="center"/>
        </w:trPr>
        <w:tc>
          <w:tcPr>
            <w:tcW w:w="2092" w:type="dxa"/>
          </w:tcPr>
          <w:p w14:paraId="3F3CF1A7"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200F68CA"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w:t>
            </w:r>
          </w:p>
        </w:tc>
      </w:tr>
      <w:tr w:rsidR="00DB526C" w:rsidRPr="00A261C8" w14:paraId="01A70397" w14:textId="77777777" w:rsidTr="00F736CA">
        <w:trPr>
          <w:trHeight w:val="3263"/>
          <w:jc w:val="center"/>
        </w:trPr>
        <w:tc>
          <w:tcPr>
            <w:tcW w:w="2092" w:type="dxa"/>
          </w:tcPr>
          <w:p w14:paraId="007472D6"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8"/>
            </w:r>
            <w:r w:rsidRPr="00A261C8">
              <w:rPr>
                <w:rFonts w:ascii="Arial" w:eastAsia="Cambria" w:hAnsi="Arial" w:cs="Arial"/>
                <w:b/>
                <w:sz w:val="24"/>
                <w:szCs w:val="24"/>
              </w:rPr>
              <w:t>)</w:t>
            </w:r>
          </w:p>
        </w:tc>
        <w:tc>
          <w:tcPr>
            <w:tcW w:w="3711" w:type="dxa"/>
          </w:tcPr>
          <w:p w14:paraId="0E66325E" w14:textId="213BD2BF" w:rsidR="00C52DCF" w:rsidRPr="00A261C8" w:rsidRDefault="00FE5BA3"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12BAABC" wp14:editId="3151B4A0">
                  <wp:extent cx="1944806" cy="2715535"/>
                  <wp:effectExtent l="0" t="0" r="0" b="8890"/>
                  <wp:docPr id="22" name="Imagen 22" descr="http://static0.planetasaber.com/encyclopedia/Data/Imagenes/FOTOS/00005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0.planetasaber.com/encyclopedia/Data/Imagenes/FOTOS/00005E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6916" cy="2718481"/>
                          </a:xfrm>
                          <a:prstGeom prst="rect">
                            <a:avLst/>
                          </a:prstGeom>
                          <a:noFill/>
                          <a:ln>
                            <a:noFill/>
                          </a:ln>
                        </pic:spPr>
                      </pic:pic>
                    </a:graphicData>
                  </a:graphic>
                </wp:inline>
              </w:drawing>
            </w:r>
          </w:p>
        </w:tc>
      </w:tr>
      <w:tr w:rsidR="00C52DCF" w:rsidRPr="00A261C8" w14:paraId="775C42B4" w14:textId="77777777" w:rsidTr="00F736CA">
        <w:trPr>
          <w:trHeight w:val="134"/>
          <w:jc w:val="center"/>
        </w:trPr>
        <w:tc>
          <w:tcPr>
            <w:tcW w:w="2092" w:type="dxa"/>
          </w:tcPr>
          <w:p w14:paraId="7F4162C0"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0A764C5D" w14:textId="56676F43" w:rsidR="00C52DCF" w:rsidRPr="00A261C8" w:rsidRDefault="0079040F" w:rsidP="00A85C40">
            <w:pPr>
              <w:spacing w:line="276" w:lineRule="auto"/>
              <w:jc w:val="both"/>
              <w:rPr>
                <w:rFonts w:ascii="Arial" w:hAnsi="Arial" w:cs="Arial"/>
                <w:sz w:val="24"/>
                <w:szCs w:val="24"/>
              </w:rPr>
            </w:pPr>
            <w:r w:rsidRPr="00A261C8">
              <w:rPr>
                <w:rFonts w:ascii="Arial" w:eastAsia="Cambria" w:hAnsi="Arial" w:cs="Arial"/>
                <w:sz w:val="24"/>
                <w:szCs w:val="24"/>
              </w:rPr>
              <w:t>“</w:t>
            </w:r>
            <w:r w:rsidR="00FE5BA3" w:rsidRPr="00A261C8">
              <w:rPr>
                <w:rFonts w:ascii="Arial" w:eastAsia="Cambria" w:hAnsi="Arial" w:cs="Arial"/>
                <w:sz w:val="24"/>
                <w:szCs w:val="24"/>
              </w:rPr>
              <w:t>El pacto feudovasallático obligaba a la fidelidad mutua entre otorgante y beneficiario, y constituyó el eje en torno al cual se vertebró el feudalismo en su período clásico, desarrollado en Europa entre los ss. XI y XIII</w:t>
            </w:r>
            <w:r w:rsidR="00AB46F8">
              <w:rPr>
                <w:rFonts w:ascii="Arial" w:eastAsia="Cambria" w:hAnsi="Arial" w:cs="Arial"/>
                <w:sz w:val="24"/>
                <w:szCs w:val="24"/>
              </w:rPr>
              <w:t>” (Enciclopedia</w:t>
            </w:r>
            <w:r w:rsidRPr="00A261C8">
              <w:rPr>
                <w:rFonts w:ascii="Arial" w:eastAsia="Cambria" w:hAnsi="Arial" w:cs="Arial"/>
                <w:sz w:val="24"/>
                <w:szCs w:val="24"/>
              </w:rPr>
              <w:t xml:space="preserve"> </w:t>
            </w:r>
            <w:del w:id="625" w:author="Eugenia Arce Londoño" w:date="2015-10-01T08:28:00Z">
              <w:r w:rsidRPr="00A261C8">
                <w:rPr>
                  <w:rFonts w:ascii="Arial" w:eastAsia="Cambria" w:hAnsi="Arial" w:cs="Arial"/>
                  <w:sz w:val="24"/>
                  <w:szCs w:val="24"/>
                </w:rPr>
                <w:delText xml:space="preserve"> </w:delText>
              </w:r>
            </w:del>
            <w:r w:rsidRPr="00A261C8">
              <w:rPr>
                <w:rFonts w:ascii="Arial" w:eastAsia="Cambria" w:hAnsi="Arial" w:cs="Arial"/>
                <w:sz w:val="24"/>
                <w:szCs w:val="24"/>
              </w:rPr>
              <w:t>Editorial Planeta S. A., 2014)</w:t>
            </w:r>
            <w:r w:rsidR="00FE5BA3" w:rsidRPr="00A261C8">
              <w:rPr>
                <w:rFonts w:ascii="Arial" w:eastAsia="Cambria" w:hAnsi="Arial" w:cs="Arial"/>
                <w:sz w:val="24"/>
                <w:szCs w:val="24"/>
              </w:rPr>
              <w:t xml:space="preserve">. </w:t>
            </w:r>
            <w:r w:rsidR="00AB46F8">
              <w:rPr>
                <w:rFonts w:ascii="Arial" w:hAnsi="Arial"/>
                <w:i/>
                <w:sz w:val="24"/>
                <w:rPrChange w:id="626" w:author="Eugenia Arce Londoño" w:date="2015-10-01T08:28:00Z">
                  <w:rPr>
                    <w:rFonts w:ascii="Arial" w:hAnsi="Arial"/>
                    <w:sz w:val="24"/>
                  </w:rPr>
                </w:rPrChange>
              </w:rPr>
              <w:t>Liber Feudorum Maior</w:t>
            </w:r>
            <w:del w:id="627" w:author="Eugenia Arce Londoño" w:date="2015-10-01T08:28:00Z">
              <w:r w:rsidR="00FE5BA3" w:rsidRPr="00A261C8">
                <w:rPr>
                  <w:rFonts w:ascii="Arial" w:eastAsia="Cambria" w:hAnsi="Arial" w:cs="Arial"/>
                  <w:sz w:val="24"/>
                  <w:szCs w:val="24"/>
                </w:rPr>
                <w:delText xml:space="preserve"> Miniatura</w:delText>
              </w:r>
            </w:del>
            <w:ins w:id="628" w:author="Eugenia Arce Londoño" w:date="2015-10-01T08:28:00Z">
              <w:r w:rsidR="00AB46F8">
                <w:rPr>
                  <w:rFonts w:ascii="Arial" w:eastAsia="Cambria" w:hAnsi="Arial" w:cs="Arial"/>
                  <w:i/>
                  <w:sz w:val="24"/>
                  <w:szCs w:val="24"/>
                </w:rPr>
                <w:t xml:space="preserve">, </w:t>
              </w:r>
              <w:r w:rsidR="00AB46F8">
                <w:rPr>
                  <w:rFonts w:ascii="Arial" w:eastAsia="Cambria" w:hAnsi="Arial" w:cs="Arial"/>
                  <w:sz w:val="24"/>
                  <w:szCs w:val="24"/>
                </w:rPr>
                <w:t>m</w:t>
              </w:r>
              <w:r w:rsidR="00FE5BA3" w:rsidRPr="00A261C8">
                <w:rPr>
                  <w:rFonts w:ascii="Arial" w:eastAsia="Cambria" w:hAnsi="Arial" w:cs="Arial"/>
                  <w:sz w:val="24"/>
                  <w:szCs w:val="24"/>
                </w:rPr>
                <w:t>iniatura</w:t>
              </w:r>
            </w:ins>
            <w:r w:rsidR="00FE5BA3" w:rsidRPr="00A261C8">
              <w:rPr>
                <w:rFonts w:ascii="Arial" w:eastAsia="Cambria" w:hAnsi="Arial" w:cs="Arial"/>
                <w:sz w:val="24"/>
                <w:szCs w:val="24"/>
              </w:rPr>
              <w:t xml:space="preserve"> que representa la adquisición de Carcasona por Ramón Berenguer I y su esposa Almodis (Archivo de la Corona de Aragón, Barcelona, España)</w:t>
            </w:r>
          </w:p>
        </w:tc>
      </w:tr>
    </w:tbl>
    <w:p w14:paraId="0EAA0EB9" w14:textId="77777777" w:rsidR="00C52DCF" w:rsidRPr="00A261C8" w:rsidRDefault="00C52DCF" w:rsidP="00A85C40">
      <w:pPr>
        <w:spacing w:line="276" w:lineRule="auto"/>
        <w:jc w:val="both"/>
        <w:rPr>
          <w:rFonts w:ascii="Arial" w:hAnsi="Arial" w:cs="Arial"/>
          <w:sz w:val="24"/>
          <w:szCs w:val="24"/>
        </w:rPr>
      </w:pPr>
    </w:p>
    <w:p w14:paraId="1BC00BEE" w14:textId="0880DFE8" w:rsidR="00E37C8D"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lastRenderedPageBreak/>
        <w:t xml:space="preserve">Este </w:t>
      </w:r>
      <w:r w:rsidRPr="00A261C8">
        <w:rPr>
          <w:rFonts w:ascii="Arial" w:hAnsi="Arial" w:cs="Arial"/>
          <w:b/>
          <w:sz w:val="24"/>
          <w:szCs w:val="24"/>
        </w:rPr>
        <w:t>pacto</w:t>
      </w:r>
      <w:r w:rsidRPr="00A261C8">
        <w:rPr>
          <w:rFonts w:ascii="Arial" w:hAnsi="Arial" w:cs="Arial"/>
          <w:sz w:val="24"/>
          <w:szCs w:val="24"/>
        </w:rPr>
        <w:t xml:space="preserve"> </w:t>
      </w:r>
      <w:r w:rsidR="00E37C8D" w:rsidRPr="00A261C8">
        <w:rPr>
          <w:rFonts w:ascii="Arial" w:hAnsi="Arial" w:cs="Arial"/>
          <w:sz w:val="24"/>
          <w:szCs w:val="24"/>
        </w:rPr>
        <w:t xml:space="preserve">o </w:t>
      </w:r>
      <w:r w:rsidR="00E37C8D" w:rsidRPr="00A261C8">
        <w:rPr>
          <w:rFonts w:ascii="Arial" w:hAnsi="Arial" w:cs="Arial"/>
          <w:b/>
          <w:sz w:val="24"/>
          <w:szCs w:val="24"/>
        </w:rPr>
        <w:t>alianza</w:t>
      </w:r>
      <w:r w:rsidR="00E37C8D" w:rsidRPr="00A261C8">
        <w:rPr>
          <w:rFonts w:ascii="Arial" w:hAnsi="Arial" w:cs="Arial"/>
          <w:sz w:val="24"/>
          <w:szCs w:val="24"/>
        </w:rPr>
        <w:t xml:space="preserve"> </w:t>
      </w:r>
      <w:r w:rsidR="00E37C8D" w:rsidRPr="00A261C8">
        <w:rPr>
          <w:rFonts w:ascii="Arial" w:hAnsi="Arial" w:cs="Arial"/>
          <w:b/>
          <w:sz w:val="24"/>
          <w:szCs w:val="24"/>
        </w:rPr>
        <w:t>feudovasallática</w:t>
      </w:r>
      <w:r w:rsidR="00E37C8D" w:rsidRPr="00A261C8">
        <w:rPr>
          <w:rFonts w:ascii="Arial" w:hAnsi="Arial" w:cs="Arial"/>
          <w:sz w:val="24"/>
          <w:szCs w:val="24"/>
        </w:rPr>
        <w:t xml:space="preserve"> </w:t>
      </w:r>
      <w:r w:rsidRPr="00A261C8">
        <w:rPr>
          <w:rFonts w:ascii="Arial" w:hAnsi="Arial" w:cs="Arial"/>
          <w:sz w:val="24"/>
          <w:szCs w:val="24"/>
        </w:rPr>
        <w:t xml:space="preserve">se constituyó en el eje de las </w:t>
      </w:r>
      <w:r w:rsidRPr="00AB46F8">
        <w:rPr>
          <w:rFonts w:ascii="Arial" w:hAnsi="Arial"/>
          <w:sz w:val="24"/>
          <w:rPrChange w:id="629" w:author="Eugenia Arce Londoño" w:date="2015-10-01T08:28:00Z">
            <w:rPr>
              <w:rFonts w:ascii="Arial" w:hAnsi="Arial"/>
              <w:b/>
              <w:sz w:val="24"/>
            </w:rPr>
          </w:rPrChange>
        </w:rPr>
        <w:t>relaciones</w:t>
      </w:r>
      <w:r w:rsidRPr="00AB46F8">
        <w:rPr>
          <w:rFonts w:ascii="Arial" w:hAnsi="Arial" w:cs="Arial"/>
          <w:sz w:val="24"/>
          <w:szCs w:val="24"/>
        </w:rPr>
        <w:t xml:space="preserve"> </w:t>
      </w:r>
      <w:r w:rsidRPr="00A261C8">
        <w:rPr>
          <w:rFonts w:ascii="Arial" w:hAnsi="Arial" w:cs="Arial"/>
          <w:sz w:val="24"/>
          <w:szCs w:val="24"/>
        </w:rPr>
        <w:t xml:space="preserve">en las </w:t>
      </w:r>
      <w:del w:id="630" w:author="Eugenia Arce Londoño" w:date="2015-10-01T08:28:00Z">
        <w:r w:rsidRPr="00A261C8">
          <w:rPr>
            <w:rFonts w:ascii="Arial" w:hAnsi="Arial" w:cs="Arial"/>
            <w:sz w:val="24"/>
            <w:szCs w:val="24"/>
          </w:rPr>
          <w:delText>cuales</w:delText>
        </w:r>
      </w:del>
      <w:ins w:id="631" w:author="Eugenia Arce Londoño" w:date="2015-10-01T08:28:00Z">
        <w:r w:rsidR="00AB46F8">
          <w:rPr>
            <w:rFonts w:ascii="Arial" w:hAnsi="Arial" w:cs="Arial"/>
            <w:sz w:val="24"/>
            <w:szCs w:val="24"/>
          </w:rPr>
          <w:t>que</w:t>
        </w:r>
      </w:ins>
      <w:r w:rsidRPr="00A261C8">
        <w:rPr>
          <w:rFonts w:ascii="Arial" w:hAnsi="Arial" w:cs="Arial"/>
          <w:sz w:val="24"/>
          <w:szCs w:val="24"/>
        </w:rPr>
        <w:t xml:space="preserve"> se </w:t>
      </w:r>
      <w:del w:id="632" w:author="Eugenia Arce Londoño" w:date="2015-10-01T08:28:00Z">
        <w:r w:rsidRPr="00A261C8">
          <w:rPr>
            <w:rFonts w:ascii="Arial" w:hAnsi="Arial" w:cs="Arial"/>
            <w:sz w:val="24"/>
            <w:szCs w:val="24"/>
          </w:rPr>
          <w:delText>presentan</w:delText>
        </w:r>
      </w:del>
      <w:ins w:id="633" w:author="Eugenia Arce Londoño" w:date="2015-10-01T08:28:00Z">
        <w:r w:rsidR="00AB46F8">
          <w:rPr>
            <w:rFonts w:ascii="Arial" w:hAnsi="Arial" w:cs="Arial"/>
            <w:sz w:val="24"/>
            <w:szCs w:val="24"/>
          </w:rPr>
          <w:t>generaban</w:t>
        </w:r>
      </w:ins>
      <w:r w:rsidRPr="00A261C8">
        <w:rPr>
          <w:rFonts w:ascii="Arial" w:hAnsi="Arial" w:cs="Arial"/>
          <w:sz w:val="24"/>
          <w:szCs w:val="24"/>
        </w:rPr>
        <w:t xml:space="preserve"> </w:t>
      </w:r>
      <w:r w:rsidRPr="00A261C8">
        <w:rPr>
          <w:rFonts w:ascii="Arial" w:hAnsi="Arial" w:cs="Arial"/>
          <w:b/>
          <w:sz w:val="24"/>
          <w:szCs w:val="24"/>
        </w:rPr>
        <w:t>privilegios</w:t>
      </w:r>
      <w:r w:rsidRPr="00A261C8">
        <w:rPr>
          <w:rFonts w:ascii="Arial" w:hAnsi="Arial" w:cs="Arial"/>
          <w:sz w:val="24"/>
          <w:szCs w:val="24"/>
        </w:rPr>
        <w:t xml:space="preserve"> y </w:t>
      </w:r>
      <w:r w:rsidRPr="00A261C8">
        <w:rPr>
          <w:rFonts w:ascii="Arial" w:hAnsi="Arial" w:cs="Arial"/>
          <w:b/>
          <w:sz w:val="24"/>
          <w:szCs w:val="24"/>
        </w:rPr>
        <w:t>obligaciones</w:t>
      </w:r>
      <w:r w:rsidRPr="00A261C8">
        <w:rPr>
          <w:rFonts w:ascii="Arial" w:hAnsi="Arial" w:cs="Arial"/>
          <w:sz w:val="24"/>
          <w:szCs w:val="24"/>
        </w:rPr>
        <w:t xml:space="preserve"> para las partes que lo </w:t>
      </w:r>
      <w:r w:rsidRPr="00A261C8">
        <w:rPr>
          <w:rFonts w:ascii="Arial" w:hAnsi="Arial" w:cs="Arial"/>
          <w:b/>
          <w:sz w:val="24"/>
          <w:szCs w:val="24"/>
        </w:rPr>
        <w:t>celebraban</w:t>
      </w:r>
      <w:r w:rsidRPr="00A261C8">
        <w:rPr>
          <w:rFonts w:ascii="Arial" w:hAnsi="Arial" w:cs="Arial"/>
          <w:sz w:val="24"/>
          <w:szCs w:val="24"/>
        </w:rPr>
        <w:t xml:space="preserve"> como consecuencia de las costumbres medievales</w:t>
      </w:r>
      <w:del w:id="634" w:author="Eugenia Arce Londoño" w:date="2015-10-01T08:28:00Z">
        <w:r w:rsidRPr="00A261C8">
          <w:rPr>
            <w:rFonts w:ascii="Arial" w:hAnsi="Arial" w:cs="Arial"/>
            <w:sz w:val="24"/>
            <w:szCs w:val="24"/>
          </w:rPr>
          <w:delText xml:space="preserve"> y que generó, paulatinamente,</w:delText>
        </w:r>
      </w:del>
      <w:ins w:id="635" w:author="Eugenia Arce Londoño" w:date="2015-10-01T08:28:00Z">
        <w:r w:rsidR="00AB46F8">
          <w:rPr>
            <w:rFonts w:ascii="Arial" w:hAnsi="Arial" w:cs="Arial"/>
            <w:sz w:val="24"/>
            <w:szCs w:val="24"/>
          </w:rPr>
          <w:t xml:space="preserve">. </w:t>
        </w:r>
        <w:r w:rsidRPr="00A261C8">
          <w:rPr>
            <w:rFonts w:ascii="Arial" w:hAnsi="Arial" w:cs="Arial"/>
            <w:sz w:val="24"/>
            <w:szCs w:val="24"/>
          </w:rPr>
          <w:t xml:space="preserve"> </w:t>
        </w:r>
        <w:r w:rsidR="00AB46F8">
          <w:rPr>
            <w:rFonts w:ascii="Arial" w:hAnsi="Arial" w:cs="Arial"/>
            <w:sz w:val="24"/>
            <w:szCs w:val="24"/>
          </w:rPr>
          <w:t>P</w:t>
        </w:r>
        <w:r w:rsidRPr="00A261C8">
          <w:rPr>
            <w:rFonts w:ascii="Arial" w:hAnsi="Arial" w:cs="Arial"/>
            <w:sz w:val="24"/>
            <w:szCs w:val="24"/>
          </w:rPr>
          <w:t xml:space="preserve">aulatinamente, </w:t>
        </w:r>
        <w:r w:rsidR="00AB46F8">
          <w:rPr>
            <w:rFonts w:ascii="Arial" w:hAnsi="Arial" w:cs="Arial"/>
            <w:sz w:val="24"/>
            <w:szCs w:val="24"/>
          </w:rPr>
          <w:t>este esquema llevó a</w:t>
        </w:r>
      </w:ins>
      <w:r w:rsidR="00AB46F8">
        <w:rPr>
          <w:rFonts w:ascii="Arial" w:hAnsi="Arial" w:cs="Arial"/>
          <w:sz w:val="24"/>
          <w:szCs w:val="24"/>
        </w:rPr>
        <w:t xml:space="preserve"> </w:t>
      </w:r>
      <w:r w:rsidRPr="00A261C8">
        <w:rPr>
          <w:rFonts w:ascii="Arial" w:hAnsi="Arial" w:cs="Arial"/>
          <w:sz w:val="24"/>
          <w:szCs w:val="24"/>
        </w:rPr>
        <w:t xml:space="preserve">la </w:t>
      </w:r>
      <w:r w:rsidRPr="00A261C8">
        <w:rPr>
          <w:rFonts w:ascii="Arial" w:hAnsi="Arial" w:cs="Arial"/>
          <w:b/>
          <w:sz w:val="24"/>
          <w:szCs w:val="24"/>
        </w:rPr>
        <w:t xml:space="preserve">privatización </w:t>
      </w:r>
      <w:r w:rsidRPr="00AB46F8">
        <w:rPr>
          <w:rFonts w:ascii="Arial" w:hAnsi="Arial"/>
          <w:sz w:val="24"/>
          <w:rPrChange w:id="636" w:author="Eugenia Arce Londoño" w:date="2015-10-01T08:28:00Z">
            <w:rPr>
              <w:rFonts w:ascii="Arial" w:hAnsi="Arial"/>
              <w:b/>
              <w:sz w:val="24"/>
            </w:rPr>
          </w:rPrChange>
        </w:rPr>
        <w:t>de las relaciones políticas entre los diferentes actores</w:t>
      </w:r>
      <w:r w:rsidRPr="00AB46F8">
        <w:rPr>
          <w:rFonts w:ascii="Arial" w:hAnsi="Arial" w:cs="Arial"/>
          <w:sz w:val="24"/>
          <w:szCs w:val="24"/>
        </w:rPr>
        <w:t xml:space="preserve"> y</w:t>
      </w:r>
      <w:r w:rsidRPr="00A261C8">
        <w:rPr>
          <w:rFonts w:ascii="Arial" w:hAnsi="Arial" w:cs="Arial"/>
          <w:sz w:val="24"/>
          <w:szCs w:val="24"/>
        </w:rPr>
        <w:t xml:space="preserve"> la construcción de una </w:t>
      </w:r>
      <w:r w:rsidRPr="00AB46F8">
        <w:rPr>
          <w:rFonts w:ascii="Arial" w:hAnsi="Arial"/>
          <w:sz w:val="24"/>
          <w:rPrChange w:id="637" w:author="Eugenia Arce Londoño" w:date="2015-10-01T08:28:00Z">
            <w:rPr>
              <w:rFonts w:ascii="Arial" w:hAnsi="Arial"/>
              <w:b/>
              <w:sz w:val="24"/>
            </w:rPr>
          </w:rPrChange>
        </w:rPr>
        <w:t>compleja red de vínculos entre pequeños, medianos y grandes soberanos territoriales</w:t>
      </w:r>
      <w:r w:rsidRPr="00A261C8">
        <w:rPr>
          <w:rFonts w:ascii="Arial" w:hAnsi="Arial" w:cs="Arial"/>
          <w:sz w:val="24"/>
          <w:szCs w:val="24"/>
        </w:rPr>
        <w:t xml:space="preserve"> para la toma de decisiones, especia</w:t>
      </w:r>
      <w:r w:rsidR="00FB1D39" w:rsidRPr="00A261C8">
        <w:rPr>
          <w:rFonts w:ascii="Arial" w:hAnsi="Arial" w:cs="Arial"/>
          <w:sz w:val="24"/>
          <w:szCs w:val="24"/>
        </w:rPr>
        <w:t>lmente la ligada con la guerra.</w:t>
      </w:r>
      <w:r w:rsidR="00727995" w:rsidRPr="00A261C8">
        <w:rPr>
          <w:rFonts w:ascii="Arial" w:hAnsi="Arial" w:cs="Arial"/>
          <w:sz w:val="24"/>
          <w:szCs w:val="24"/>
        </w:rPr>
        <w:t xml:space="preserve"> Esto </w:t>
      </w:r>
      <w:del w:id="638" w:author="Eugenia Arce Londoño" w:date="2015-10-01T08:28:00Z">
        <w:r w:rsidR="00727995" w:rsidRPr="00A261C8">
          <w:rPr>
            <w:rFonts w:ascii="Arial" w:hAnsi="Arial" w:cs="Arial"/>
            <w:sz w:val="24"/>
            <w:szCs w:val="24"/>
          </w:rPr>
          <w:delText>al dar</w:delText>
        </w:r>
      </w:del>
      <w:ins w:id="639" w:author="Eugenia Arce Londoño" w:date="2015-10-01T08:28:00Z">
        <w:r w:rsidR="00AB46F8">
          <w:rPr>
            <w:rFonts w:ascii="Arial" w:hAnsi="Arial" w:cs="Arial"/>
            <w:sz w:val="24"/>
            <w:szCs w:val="24"/>
          </w:rPr>
          <w:t>daría</w:t>
        </w:r>
      </w:ins>
      <w:r w:rsidR="00727995" w:rsidRPr="00A261C8">
        <w:rPr>
          <w:rFonts w:ascii="Arial" w:hAnsi="Arial" w:cs="Arial"/>
          <w:sz w:val="24"/>
          <w:szCs w:val="24"/>
        </w:rPr>
        <w:t xml:space="preserve"> lugar a una estructura social piramidal generada por relaciones </w:t>
      </w:r>
      <w:r w:rsidR="00727995" w:rsidRPr="00A261C8">
        <w:rPr>
          <w:rFonts w:ascii="Arial" w:hAnsi="Arial" w:cs="Arial"/>
          <w:b/>
          <w:sz w:val="24"/>
          <w:szCs w:val="24"/>
        </w:rPr>
        <w:t>jerárquicas encadenadas</w:t>
      </w:r>
      <w:r w:rsidR="00727995" w:rsidRPr="00A261C8">
        <w:rPr>
          <w:rFonts w:ascii="Arial" w:hAnsi="Arial" w:cs="Arial"/>
          <w:sz w:val="24"/>
          <w:szCs w:val="24"/>
        </w:rPr>
        <w:t>, por las que un hombre podía ser señor y vasallo al mismo tiempo.</w:t>
      </w:r>
    </w:p>
    <w:p w14:paraId="7501809C" w14:textId="0E8CF78A" w:rsidR="00E37C8D" w:rsidRPr="00A261C8" w:rsidRDefault="00E37C8D" w:rsidP="00A85C40">
      <w:pPr>
        <w:spacing w:line="276" w:lineRule="auto"/>
        <w:jc w:val="both"/>
        <w:rPr>
          <w:rFonts w:ascii="Arial" w:hAnsi="Arial" w:cs="Arial"/>
          <w:sz w:val="24"/>
          <w:szCs w:val="24"/>
        </w:rPr>
      </w:pPr>
    </w:p>
    <w:p w14:paraId="20F22EB1" w14:textId="36BEC907"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El vínculo señorial-vasallático </w:t>
      </w:r>
      <w:ins w:id="640" w:author="Eugenia Arce Londoño" w:date="2015-10-01T08:28:00Z">
        <w:r w:rsidRPr="00AB46F8">
          <w:rPr>
            <w:rFonts w:ascii="Arial" w:hAnsi="Arial" w:cs="Arial"/>
            <w:sz w:val="24"/>
            <w:szCs w:val="24"/>
          </w:rPr>
          <w:t>cesaba</w:t>
        </w:r>
        <w:r w:rsidR="00AB46F8">
          <w:rPr>
            <w:rFonts w:ascii="Arial" w:hAnsi="Arial" w:cs="Arial"/>
            <w:sz w:val="24"/>
            <w:szCs w:val="24"/>
          </w:rPr>
          <w:t>,</w:t>
        </w:r>
        <w:r w:rsidRPr="00AB46F8">
          <w:rPr>
            <w:rFonts w:ascii="Arial" w:hAnsi="Arial" w:cs="Arial"/>
            <w:sz w:val="24"/>
            <w:szCs w:val="24"/>
          </w:rPr>
          <w:t xml:space="preserve"> </w:t>
        </w:r>
      </w:ins>
      <w:r w:rsidR="00AB46F8" w:rsidRPr="00A261C8">
        <w:rPr>
          <w:rFonts w:ascii="Arial" w:hAnsi="Arial" w:cs="Arial"/>
          <w:sz w:val="24"/>
          <w:szCs w:val="24"/>
        </w:rPr>
        <w:t>en principio</w:t>
      </w:r>
      <w:del w:id="641" w:author="Eugenia Arce Londoño" w:date="2015-10-01T08:28:00Z">
        <w:r w:rsidRPr="00A261C8">
          <w:rPr>
            <w:rFonts w:ascii="Arial" w:hAnsi="Arial" w:cs="Arial"/>
            <w:sz w:val="24"/>
            <w:szCs w:val="24"/>
          </w:rPr>
          <w:delText xml:space="preserve"> </w:delText>
        </w:r>
        <w:r w:rsidRPr="00A261C8">
          <w:rPr>
            <w:rFonts w:ascii="Arial" w:hAnsi="Arial" w:cs="Arial"/>
            <w:b/>
            <w:sz w:val="24"/>
            <w:szCs w:val="24"/>
          </w:rPr>
          <w:delText>cesaba</w:delText>
        </w:r>
      </w:del>
      <w:ins w:id="642" w:author="Eugenia Arce Londoño" w:date="2015-10-01T08:28:00Z">
        <w:r w:rsidR="00AB46F8">
          <w:rPr>
            <w:rFonts w:ascii="Arial" w:hAnsi="Arial" w:cs="Arial"/>
            <w:sz w:val="24"/>
            <w:szCs w:val="24"/>
          </w:rPr>
          <w:t>,</w:t>
        </w:r>
      </w:ins>
      <w:r w:rsidR="00AB46F8" w:rsidRPr="00A261C8">
        <w:rPr>
          <w:rFonts w:ascii="Arial" w:hAnsi="Arial"/>
          <w:sz w:val="24"/>
          <w:rPrChange w:id="643" w:author="Eugenia Arce Londoño" w:date="2015-10-01T08:28:00Z">
            <w:rPr>
              <w:rFonts w:ascii="Arial" w:hAnsi="Arial"/>
              <w:b/>
              <w:sz w:val="24"/>
            </w:rPr>
          </w:rPrChange>
        </w:rPr>
        <w:t xml:space="preserve"> </w:t>
      </w:r>
      <w:r w:rsidRPr="00AB46F8">
        <w:rPr>
          <w:rFonts w:ascii="Arial" w:hAnsi="Arial"/>
          <w:sz w:val="24"/>
          <w:rPrChange w:id="644" w:author="Eugenia Arce Londoño" w:date="2015-10-01T08:28:00Z">
            <w:rPr>
              <w:rFonts w:ascii="Arial" w:hAnsi="Arial"/>
              <w:b/>
              <w:sz w:val="24"/>
            </w:rPr>
          </w:rPrChange>
        </w:rPr>
        <w:t>con la muerte</w:t>
      </w:r>
      <w:r w:rsidRPr="00A261C8">
        <w:rPr>
          <w:rFonts w:ascii="Arial" w:hAnsi="Arial" w:cs="Arial"/>
          <w:sz w:val="24"/>
          <w:szCs w:val="24"/>
        </w:rPr>
        <w:t xml:space="preserve"> de</w:t>
      </w:r>
      <w:r w:rsidR="00AB46F8">
        <w:rPr>
          <w:rFonts w:ascii="Arial" w:hAnsi="Arial" w:cs="Arial"/>
          <w:sz w:val="24"/>
          <w:szCs w:val="24"/>
        </w:rPr>
        <w:t xml:space="preserve"> alguno de los celebrantes pero</w:t>
      </w:r>
      <w:del w:id="645" w:author="Eugenia Arce Londoño" w:date="2015-10-01T08:28:00Z">
        <w:r w:rsidRPr="00A261C8">
          <w:rPr>
            <w:rFonts w:ascii="Arial" w:hAnsi="Arial" w:cs="Arial"/>
            <w:sz w:val="24"/>
            <w:szCs w:val="24"/>
          </w:rPr>
          <w:delText>,</w:delText>
        </w:r>
      </w:del>
      <w:r w:rsidR="00AB46F8">
        <w:rPr>
          <w:rFonts w:ascii="Arial" w:hAnsi="Arial" w:cs="Arial"/>
          <w:sz w:val="24"/>
          <w:szCs w:val="24"/>
        </w:rPr>
        <w:t xml:space="preserve"> con el tiempo</w:t>
      </w:r>
      <w:del w:id="646" w:author="Eugenia Arce Londoño" w:date="2015-10-01T08:28:00Z">
        <w:r w:rsidRPr="00A261C8">
          <w:rPr>
            <w:rFonts w:ascii="Arial" w:hAnsi="Arial" w:cs="Arial"/>
            <w:sz w:val="24"/>
            <w:szCs w:val="24"/>
          </w:rPr>
          <w:delText>,</w:delText>
        </w:r>
      </w:del>
      <w:r w:rsidRPr="00A261C8">
        <w:rPr>
          <w:rFonts w:ascii="Arial" w:hAnsi="Arial" w:cs="Arial"/>
          <w:sz w:val="24"/>
          <w:szCs w:val="24"/>
        </w:rPr>
        <w:t xml:space="preserve"> adquirió </w:t>
      </w:r>
      <w:r w:rsidRPr="00A261C8">
        <w:rPr>
          <w:rFonts w:ascii="Arial" w:hAnsi="Arial" w:cs="Arial"/>
          <w:b/>
          <w:sz w:val="24"/>
          <w:szCs w:val="24"/>
        </w:rPr>
        <w:t>naturaleza hereditaria</w:t>
      </w:r>
      <w:r w:rsidRPr="00A261C8">
        <w:rPr>
          <w:rFonts w:ascii="Arial" w:hAnsi="Arial" w:cs="Arial"/>
          <w:sz w:val="24"/>
          <w:szCs w:val="24"/>
        </w:rPr>
        <w:t xml:space="preserve">. La </w:t>
      </w:r>
      <w:r w:rsidRPr="00A261C8">
        <w:rPr>
          <w:rFonts w:ascii="Arial" w:hAnsi="Arial" w:cs="Arial"/>
          <w:b/>
          <w:sz w:val="24"/>
          <w:szCs w:val="24"/>
        </w:rPr>
        <w:t>felonía</w:t>
      </w:r>
      <w:r w:rsidRPr="00A261C8">
        <w:rPr>
          <w:rFonts w:ascii="Arial" w:hAnsi="Arial" w:cs="Arial"/>
          <w:sz w:val="24"/>
          <w:szCs w:val="24"/>
        </w:rPr>
        <w:t xml:space="preserve"> fue la denominación dada al incumplimiento de las obligaciones derivadas para las partes contrayentes. Conllevaba, para el señor, la </w:t>
      </w:r>
      <w:r w:rsidRPr="00A261C8">
        <w:rPr>
          <w:rFonts w:ascii="Arial" w:hAnsi="Arial" w:cs="Arial"/>
          <w:b/>
          <w:sz w:val="24"/>
          <w:szCs w:val="24"/>
        </w:rPr>
        <w:t>revocatoria de la cesión</w:t>
      </w:r>
      <w:r w:rsidRPr="00A261C8">
        <w:rPr>
          <w:rFonts w:ascii="Arial" w:hAnsi="Arial" w:cs="Arial"/>
          <w:sz w:val="24"/>
          <w:szCs w:val="24"/>
        </w:rPr>
        <w:t xml:space="preserve"> realizada y para el vasallo, la a</w:t>
      </w:r>
      <w:r w:rsidRPr="00A261C8">
        <w:rPr>
          <w:rFonts w:ascii="Arial" w:hAnsi="Arial" w:cs="Arial"/>
          <w:b/>
          <w:sz w:val="24"/>
          <w:szCs w:val="24"/>
        </w:rPr>
        <w:t>propiación de la tierra cedida.</w:t>
      </w:r>
      <w:r w:rsidR="00AB46F8">
        <w:rPr>
          <w:rFonts w:ascii="Arial" w:hAnsi="Arial" w:cs="Arial"/>
          <w:sz w:val="24"/>
          <w:szCs w:val="24"/>
        </w:rPr>
        <w:t xml:space="preserve"> </w:t>
      </w:r>
      <w:del w:id="647" w:author="Eugenia Arce Londoño" w:date="2015-10-01T08:28:00Z">
        <w:r w:rsidRPr="00A261C8">
          <w:rPr>
            <w:rFonts w:ascii="Arial" w:hAnsi="Arial" w:cs="Arial"/>
            <w:sz w:val="24"/>
            <w:szCs w:val="24"/>
          </w:rPr>
          <w:delText>Institución que</w:delText>
        </w:r>
      </w:del>
      <w:ins w:id="648" w:author="Eugenia Arce Londoño" w:date="2015-10-01T08:28:00Z">
        <w:r w:rsidR="00AB46F8">
          <w:rPr>
            <w:rFonts w:ascii="Arial" w:hAnsi="Arial" w:cs="Arial"/>
            <w:sz w:val="24"/>
            <w:szCs w:val="24"/>
          </w:rPr>
          <w:t>Esa i</w:t>
        </w:r>
        <w:r w:rsidRPr="00A261C8">
          <w:rPr>
            <w:rFonts w:ascii="Arial" w:hAnsi="Arial" w:cs="Arial"/>
            <w:sz w:val="24"/>
            <w:szCs w:val="24"/>
          </w:rPr>
          <w:t>nstitución</w:t>
        </w:r>
      </w:ins>
      <w:r w:rsidRPr="00A261C8">
        <w:rPr>
          <w:rFonts w:ascii="Arial" w:hAnsi="Arial" w:cs="Arial"/>
          <w:sz w:val="24"/>
          <w:szCs w:val="24"/>
        </w:rPr>
        <w:t xml:space="preserve"> no incluyó a los campesinos</w:t>
      </w:r>
      <w:ins w:id="649" w:author="Eugenia Arce Londoño" w:date="2015-10-01T08:28:00Z">
        <w:r w:rsidR="00AB46F8">
          <w:rPr>
            <w:rFonts w:ascii="Arial" w:hAnsi="Arial" w:cs="Arial"/>
            <w:sz w:val="24"/>
            <w:szCs w:val="24"/>
          </w:rPr>
          <w:t>,</w:t>
        </w:r>
      </w:ins>
      <w:r w:rsidR="00AB46F8">
        <w:rPr>
          <w:rFonts w:ascii="Arial" w:hAnsi="Arial" w:cs="Arial"/>
          <w:sz w:val="24"/>
          <w:szCs w:val="24"/>
        </w:rPr>
        <w:t xml:space="preserve"> quienes se dedicaban,</w:t>
      </w:r>
      <w:r w:rsidRPr="00A261C8">
        <w:rPr>
          <w:rFonts w:ascii="Arial" w:hAnsi="Arial" w:cs="Arial"/>
          <w:sz w:val="24"/>
          <w:szCs w:val="24"/>
        </w:rPr>
        <w:t xml:space="preserve"> </w:t>
      </w:r>
      <w:del w:id="650" w:author="Eugenia Arce Londoño" w:date="2015-10-01T08:28:00Z">
        <w:r w:rsidRPr="00A261C8">
          <w:rPr>
            <w:rFonts w:ascii="Arial" w:hAnsi="Arial" w:cs="Arial"/>
            <w:sz w:val="24"/>
            <w:szCs w:val="24"/>
          </w:rPr>
          <w:delText xml:space="preserve">o </w:delText>
        </w:r>
      </w:del>
      <w:r w:rsidRPr="00A261C8">
        <w:rPr>
          <w:rFonts w:ascii="Arial" w:hAnsi="Arial" w:cs="Arial"/>
          <w:sz w:val="24"/>
          <w:szCs w:val="24"/>
        </w:rPr>
        <w:t>como pequeños propietar</w:t>
      </w:r>
      <w:r w:rsidR="00AB46F8">
        <w:rPr>
          <w:rFonts w:ascii="Arial" w:hAnsi="Arial" w:cs="Arial"/>
          <w:sz w:val="24"/>
          <w:szCs w:val="24"/>
        </w:rPr>
        <w:t xml:space="preserve">ios o como jornaleros, a </w:t>
      </w:r>
      <w:del w:id="651" w:author="Eugenia Arce Londoño" w:date="2015-10-01T08:28:00Z">
        <w:r w:rsidRPr="00A261C8">
          <w:rPr>
            <w:rFonts w:ascii="Arial" w:hAnsi="Arial" w:cs="Arial"/>
            <w:sz w:val="24"/>
            <w:szCs w:val="24"/>
          </w:rPr>
          <w:delText>laboran</w:delText>
        </w:r>
      </w:del>
      <w:ins w:id="652" w:author="Eugenia Arce Londoño" w:date="2015-10-01T08:28:00Z">
        <w:r w:rsidR="00AB46F8">
          <w:rPr>
            <w:rFonts w:ascii="Arial" w:hAnsi="Arial" w:cs="Arial"/>
            <w:sz w:val="24"/>
            <w:szCs w:val="24"/>
          </w:rPr>
          <w:t>laborar</w:t>
        </w:r>
      </w:ins>
      <w:r w:rsidRPr="00A261C8">
        <w:rPr>
          <w:rFonts w:ascii="Arial" w:hAnsi="Arial" w:cs="Arial"/>
          <w:sz w:val="24"/>
          <w:szCs w:val="24"/>
        </w:rPr>
        <w:t xml:space="preserve"> la tierra</w:t>
      </w:r>
      <w:ins w:id="653" w:author="Eugenia Arce Londoño" w:date="2015-10-01T08:28:00Z">
        <w:r w:rsidR="00AB46F8">
          <w:rPr>
            <w:rFonts w:ascii="Arial" w:hAnsi="Arial" w:cs="Arial"/>
            <w:sz w:val="24"/>
            <w:szCs w:val="24"/>
          </w:rPr>
          <w:t>,</w:t>
        </w:r>
      </w:ins>
      <w:r w:rsidR="00AB46F8">
        <w:rPr>
          <w:rFonts w:ascii="Arial" w:hAnsi="Arial" w:cs="Arial"/>
          <w:sz w:val="24"/>
          <w:szCs w:val="24"/>
        </w:rPr>
        <w:t xml:space="preserve"> o </w:t>
      </w:r>
      <w:del w:id="654" w:author="Eugenia Arce Londoño" w:date="2015-10-01T08:28:00Z">
        <w:r w:rsidRPr="00A261C8">
          <w:rPr>
            <w:rFonts w:ascii="Arial" w:hAnsi="Arial" w:cs="Arial"/>
            <w:sz w:val="24"/>
            <w:szCs w:val="24"/>
          </w:rPr>
          <w:delText>con</w:delText>
        </w:r>
      </w:del>
      <w:ins w:id="655" w:author="Eugenia Arce Londoño" w:date="2015-10-01T08:28:00Z">
        <w:r w:rsidR="00AB46F8">
          <w:rPr>
            <w:rFonts w:ascii="Arial" w:hAnsi="Arial" w:cs="Arial"/>
            <w:sz w:val="24"/>
            <w:szCs w:val="24"/>
          </w:rPr>
          <w:t>en el caso de</w:t>
        </w:r>
      </w:ins>
      <w:r w:rsidR="00AB46F8">
        <w:rPr>
          <w:rFonts w:ascii="Arial" w:hAnsi="Arial" w:cs="Arial"/>
          <w:sz w:val="24"/>
          <w:szCs w:val="24"/>
        </w:rPr>
        <w:t xml:space="preserve"> </w:t>
      </w:r>
      <w:r w:rsidRPr="00A261C8">
        <w:rPr>
          <w:rFonts w:ascii="Arial" w:hAnsi="Arial" w:cs="Arial"/>
          <w:sz w:val="24"/>
          <w:szCs w:val="24"/>
        </w:rPr>
        <w:t>aquellos que se someten, como siervos, a la servidumbre personal a cambio de alimentación y protección.</w:t>
      </w:r>
    </w:p>
    <w:p w14:paraId="05F608A8" w14:textId="77777777" w:rsidR="00924862" w:rsidRPr="00A261C8" w:rsidRDefault="0092486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364"/>
      </w:tblGrid>
      <w:tr w:rsidR="00DB526C" w:rsidRPr="00A261C8" w14:paraId="647B4107" w14:textId="77777777" w:rsidTr="00F736CA">
        <w:trPr>
          <w:trHeight w:val="224"/>
          <w:jc w:val="center"/>
        </w:trPr>
        <w:tc>
          <w:tcPr>
            <w:tcW w:w="5803" w:type="dxa"/>
            <w:gridSpan w:val="2"/>
            <w:shd w:val="clear" w:color="auto" w:fill="0D0D0D"/>
          </w:tcPr>
          <w:p w14:paraId="33C34001"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351B7D00" w14:textId="77777777" w:rsidTr="00F736CA">
        <w:trPr>
          <w:trHeight w:val="215"/>
          <w:jc w:val="center"/>
        </w:trPr>
        <w:tc>
          <w:tcPr>
            <w:tcW w:w="2092" w:type="dxa"/>
          </w:tcPr>
          <w:p w14:paraId="677A86A4"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628C22AF" w14:textId="094A3331"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4</w:t>
            </w:r>
          </w:p>
        </w:tc>
      </w:tr>
      <w:tr w:rsidR="00DB526C" w:rsidRPr="00A261C8" w14:paraId="219058EC" w14:textId="77777777" w:rsidTr="00F736CA">
        <w:trPr>
          <w:trHeight w:val="215"/>
          <w:jc w:val="center"/>
        </w:trPr>
        <w:tc>
          <w:tcPr>
            <w:tcW w:w="2092" w:type="dxa"/>
          </w:tcPr>
          <w:p w14:paraId="7A973247"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1570C05C" w14:textId="220B12B6"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 la guerra.</w:t>
            </w:r>
          </w:p>
        </w:tc>
      </w:tr>
      <w:tr w:rsidR="00DB526C" w:rsidRPr="00A261C8" w14:paraId="78A147ED" w14:textId="77777777" w:rsidTr="0079040F">
        <w:trPr>
          <w:trHeight w:val="2677"/>
          <w:jc w:val="center"/>
        </w:trPr>
        <w:tc>
          <w:tcPr>
            <w:tcW w:w="2092" w:type="dxa"/>
          </w:tcPr>
          <w:p w14:paraId="39B024DC"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9"/>
            </w:r>
            <w:r w:rsidRPr="00A261C8">
              <w:rPr>
                <w:rFonts w:ascii="Arial" w:eastAsia="Cambria" w:hAnsi="Arial" w:cs="Arial"/>
                <w:b/>
                <w:sz w:val="24"/>
                <w:szCs w:val="24"/>
              </w:rPr>
              <w:t>)</w:t>
            </w:r>
          </w:p>
        </w:tc>
        <w:tc>
          <w:tcPr>
            <w:tcW w:w="3711" w:type="dxa"/>
          </w:tcPr>
          <w:p w14:paraId="3582DE92" w14:textId="3C8857B0" w:rsidR="0079040F" w:rsidRPr="00A261C8" w:rsidRDefault="0079040F"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598DA2C" wp14:editId="70226FFF">
                  <wp:extent cx="2634018" cy="1808329"/>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5658" t="30935" r="27376" b="17478"/>
                          <a:stretch/>
                        </pic:blipFill>
                        <pic:spPr bwMode="auto">
                          <a:xfrm>
                            <a:off x="0" y="0"/>
                            <a:ext cx="2635781" cy="1809539"/>
                          </a:xfrm>
                          <a:prstGeom prst="rect">
                            <a:avLst/>
                          </a:prstGeom>
                          <a:ln>
                            <a:noFill/>
                          </a:ln>
                          <a:extLst>
                            <a:ext uri="{53640926-AAD7-44d8-BBD7-CCE9431645EC}">
                              <a14:shadowObscured xmlns:a14="http://schemas.microsoft.com/office/drawing/2010/main"/>
                            </a:ext>
                          </a:extLst>
                        </pic:spPr>
                      </pic:pic>
                    </a:graphicData>
                  </a:graphic>
                </wp:inline>
              </w:drawing>
            </w:r>
          </w:p>
        </w:tc>
      </w:tr>
      <w:tr w:rsidR="0079040F" w:rsidRPr="00A261C8" w14:paraId="60357458" w14:textId="77777777" w:rsidTr="00F736CA">
        <w:trPr>
          <w:trHeight w:val="134"/>
          <w:jc w:val="center"/>
        </w:trPr>
        <w:tc>
          <w:tcPr>
            <w:tcW w:w="2092" w:type="dxa"/>
          </w:tcPr>
          <w:p w14:paraId="5E513479"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6C56FD04" w14:textId="5032D37B" w:rsidR="0079040F" w:rsidRPr="00A261C8" w:rsidRDefault="0079040F" w:rsidP="00A85C40">
            <w:pPr>
              <w:spacing w:line="276" w:lineRule="auto"/>
              <w:jc w:val="both"/>
              <w:rPr>
                <w:rFonts w:ascii="Arial" w:hAnsi="Arial" w:cs="Arial"/>
                <w:sz w:val="24"/>
                <w:szCs w:val="24"/>
              </w:rPr>
            </w:pPr>
            <w:r w:rsidRPr="00A261C8">
              <w:rPr>
                <w:rFonts w:ascii="Arial" w:eastAsia="Cambria" w:hAnsi="Arial" w:cs="Arial"/>
                <w:sz w:val="24"/>
                <w:szCs w:val="24"/>
              </w:rPr>
              <w:t>“La relación de vasallaje propia del sistema feudal generó una sociedad estamental más conocida como pirámide feudal. En la cima del orden social se situaban los que poseían los c</w:t>
            </w:r>
            <w:r w:rsidR="00AB46F8">
              <w:rPr>
                <w:rFonts w:ascii="Arial" w:eastAsia="Cambria" w:hAnsi="Arial" w:cs="Arial"/>
                <w:sz w:val="24"/>
                <w:szCs w:val="24"/>
              </w:rPr>
              <w:t xml:space="preserve">argos más importantes, como el </w:t>
            </w:r>
            <w:del w:id="656" w:author="Eugenia Arce Londoño" w:date="2015-10-01T08:28:00Z">
              <w:r w:rsidRPr="00A261C8">
                <w:rPr>
                  <w:rFonts w:ascii="Arial" w:eastAsia="Cambria" w:hAnsi="Arial" w:cs="Arial"/>
                  <w:sz w:val="24"/>
                  <w:szCs w:val="24"/>
                </w:rPr>
                <w:lastRenderedPageBreak/>
                <w:delText>papa</w:delText>
              </w:r>
            </w:del>
            <w:ins w:id="657" w:author="Eugenia Arce Londoño" w:date="2015-10-01T08:28:00Z">
              <w:r w:rsidR="00AB46F8">
                <w:rPr>
                  <w:rFonts w:ascii="Arial" w:eastAsia="Cambria" w:hAnsi="Arial" w:cs="Arial"/>
                  <w:sz w:val="24"/>
                  <w:szCs w:val="24"/>
                </w:rPr>
                <w:t>P</w:t>
              </w:r>
              <w:r w:rsidRPr="00A261C8">
                <w:rPr>
                  <w:rFonts w:ascii="Arial" w:eastAsia="Cambria" w:hAnsi="Arial" w:cs="Arial"/>
                  <w:sz w:val="24"/>
                  <w:szCs w:val="24"/>
                </w:rPr>
                <w:t>apa</w:t>
              </w:r>
            </w:ins>
            <w:r w:rsidRPr="00A261C8">
              <w:rPr>
                <w:rFonts w:ascii="Arial" w:eastAsia="Cambria" w:hAnsi="Arial" w:cs="Arial"/>
                <w:sz w:val="24"/>
                <w:szCs w:val="24"/>
              </w:rPr>
              <w:t xml:space="preserve"> o el emperador. Por debajo estaban los reyes de cada país, que a su vez disponían de nobles vasallos (duques, marqueses o condes), servidos por otros nobles menores (barones o caballeros). Todos los grandes estamentos tenían como vasallos a los campesinos, que podían ser libres (villanos) o esclavos (siervos). La situación de los campesinos, sometidos a severas restricciones y a la arbitrariedad de las costumbres del régimen feudal, degeneraba a menudo en sublevaciones populares, reprimidas por el señor y condenadas por el clero” (Enciclopedia  Editorial Planeta S. A., 2014).</w:t>
            </w:r>
          </w:p>
        </w:tc>
      </w:tr>
    </w:tbl>
    <w:p w14:paraId="0154F838" w14:textId="77777777" w:rsidR="0079040F" w:rsidRPr="00A261C8" w:rsidRDefault="0079040F" w:rsidP="00A85C40">
      <w:pPr>
        <w:spacing w:line="276" w:lineRule="auto"/>
        <w:jc w:val="both"/>
        <w:rPr>
          <w:rFonts w:ascii="Arial" w:hAnsi="Arial" w:cs="Arial"/>
          <w:sz w:val="24"/>
          <w:szCs w:val="24"/>
        </w:rPr>
      </w:pPr>
    </w:p>
    <w:p w14:paraId="3A012203" w14:textId="2CBE73D5" w:rsidR="00E53164"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Políticamente este sistema ha sido llamado </w:t>
      </w:r>
      <w:del w:id="658" w:author="Eugenia Arce Londoño" w:date="2015-10-01T08:28:00Z">
        <w:r w:rsidR="0079040F" w:rsidRPr="00A261C8">
          <w:rPr>
            <w:rFonts w:ascii="Arial" w:hAnsi="Arial" w:cs="Arial"/>
            <w:b/>
            <w:sz w:val="24"/>
            <w:szCs w:val="24"/>
          </w:rPr>
          <w:delText>CONSTITUCIÓN ESTAMENTAL</w:delText>
        </w:r>
      </w:del>
      <w:ins w:id="659" w:author="Eugenia Arce Londoño" w:date="2015-10-01T08:28:00Z">
        <w:r w:rsidR="00AB46F8">
          <w:rPr>
            <w:rFonts w:ascii="Arial" w:hAnsi="Arial" w:cs="Arial"/>
            <w:b/>
            <w:sz w:val="24"/>
            <w:szCs w:val="24"/>
          </w:rPr>
          <w:t>constitución estamental</w:t>
        </w:r>
      </w:ins>
      <w:r w:rsidR="00AB46F8">
        <w:rPr>
          <w:rFonts w:ascii="Arial" w:hAnsi="Arial"/>
          <w:b/>
          <w:sz w:val="24"/>
          <w:rPrChange w:id="660" w:author="Eugenia Arce Londoño" w:date="2015-10-01T08:28:00Z">
            <w:rPr>
              <w:rFonts w:ascii="Arial" w:hAnsi="Arial"/>
              <w:sz w:val="24"/>
            </w:rPr>
          </w:rPrChange>
        </w:rPr>
        <w:t xml:space="preserve"> </w:t>
      </w:r>
      <w:r w:rsidRPr="00A261C8">
        <w:rPr>
          <w:rFonts w:ascii="Arial" w:hAnsi="Arial" w:cs="Arial"/>
          <w:sz w:val="24"/>
          <w:szCs w:val="24"/>
        </w:rPr>
        <w:t xml:space="preserve">u </w:t>
      </w:r>
      <w:del w:id="661" w:author="Eugenia Arce Londoño" w:date="2015-10-01T08:28:00Z">
        <w:r w:rsidR="0079040F" w:rsidRPr="00A261C8">
          <w:rPr>
            <w:rFonts w:ascii="Arial" w:hAnsi="Arial" w:cs="Arial"/>
            <w:b/>
            <w:sz w:val="24"/>
            <w:szCs w:val="24"/>
          </w:rPr>
          <w:delText>ORDEN POLÍTICO ESTAMENTAL</w:delText>
        </w:r>
      </w:del>
      <w:ins w:id="662" w:author="Eugenia Arce Londoño" w:date="2015-10-01T08:28:00Z">
        <w:r w:rsidR="00AB46F8">
          <w:rPr>
            <w:rFonts w:ascii="Arial" w:hAnsi="Arial" w:cs="Arial"/>
            <w:b/>
            <w:sz w:val="24"/>
            <w:szCs w:val="24"/>
          </w:rPr>
          <w:t>orden político estamental</w:t>
        </w:r>
      </w:ins>
      <w:r w:rsidR="00AB46F8">
        <w:rPr>
          <w:rFonts w:ascii="Arial" w:hAnsi="Arial"/>
          <w:b/>
          <w:sz w:val="24"/>
          <w:rPrChange w:id="663" w:author="Eugenia Arce Londoño" w:date="2015-10-01T08:28:00Z">
            <w:rPr>
              <w:rFonts w:ascii="Arial" w:hAnsi="Arial"/>
              <w:sz w:val="24"/>
            </w:rPr>
          </w:rPrChange>
        </w:rPr>
        <w:t xml:space="preserve"> </w:t>
      </w:r>
      <w:r w:rsidRPr="00A261C8">
        <w:rPr>
          <w:rFonts w:ascii="Arial" w:hAnsi="Arial" w:cs="Arial"/>
          <w:sz w:val="24"/>
          <w:szCs w:val="24"/>
        </w:rPr>
        <w:t>y es para algunos el germen de l</w:t>
      </w:r>
      <w:r w:rsidR="00AB46F8">
        <w:rPr>
          <w:rFonts w:ascii="Arial" w:hAnsi="Arial" w:cs="Arial"/>
          <w:sz w:val="24"/>
          <w:szCs w:val="24"/>
        </w:rPr>
        <w:t>a organización estatal moderna.</w:t>
      </w:r>
      <w:del w:id="664" w:author="Eugenia Arce Londoño" w:date="2015-10-01T08:28:00Z">
        <w:r w:rsidRPr="00A261C8">
          <w:rPr>
            <w:rFonts w:ascii="Arial" w:hAnsi="Arial" w:cs="Arial"/>
            <w:sz w:val="24"/>
            <w:szCs w:val="24"/>
          </w:rPr>
          <w:delText xml:space="preserve"> </w:delText>
        </w:r>
      </w:del>
    </w:p>
    <w:p w14:paraId="2761C91A" w14:textId="77777777" w:rsidR="00E53164" w:rsidRPr="00A261C8" w:rsidRDefault="00E53164" w:rsidP="00A85C40">
      <w:pPr>
        <w:spacing w:line="276" w:lineRule="auto"/>
        <w:jc w:val="both"/>
        <w:rPr>
          <w:rFonts w:ascii="Arial" w:hAnsi="Arial" w:cs="Arial"/>
          <w:sz w:val="24"/>
          <w:szCs w:val="24"/>
        </w:rPr>
      </w:pPr>
    </w:p>
    <w:p w14:paraId="4AB6CC07" w14:textId="2BFB238D" w:rsidR="00924862" w:rsidRPr="00A261C8" w:rsidRDefault="00924862" w:rsidP="00A85C40">
      <w:pPr>
        <w:spacing w:line="276" w:lineRule="auto"/>
        <w:jc w:val="both"/>
        <w:rPr>
          <w:rFonts w:ascii="Arial" w:hAnsi="Arial" w:cs="Arial"/>
          <w:sz w:val="24"/>
          <w:szCs w:val="24"/>
        </w:rPr>
      </w:pPr>
      <w:del w:id="665" w:author="Eugenia Arce Londoño" w:date="2015-10-01T08:28:00Z">
        <w:r w:rsidRPr="00A261C8">
          <w:rPr>
            <w:rFonts w:ascii="Arial" w:hAnsi="Arial" w:cs="Arial"/>
            <w:sz w:val="24"/>
            <w:szCs w:val="24"/>
          </w:rPr>
          <w:delText>Las</w:delText>
        </w:r>
      </w:del>
      <w:ins w:id="666" w:author="Eugenia Arce Londoño" w:date="2015-10-01T08:28:00Z">
        <w:r w:rsidR="00AB46F8">
          <w:rPr>
            <w:rFonts w:ascii="Arial" w:hAnsi="Arial" w:cs="Arial"/>
            <w:sz w:val="24"/>
            <w:szCs w:val="24"/>
          </w:rPr>
          <w:t>Veamos l</w:t>
        </w:r>
        <w:r w:rsidRPr="00A261C8">
          <w:rPr>
            <w:rFonts w:ascii="Arial" w:hAnsi="Arial" w:cs="Arial"/>
            <w:sz w:val="24"/>
            <w:szCs w:val="24"/>
          </w:rPr>
          <w:t>as</w:t>
        </w:r>
      </w:ins>
      <w:r w:rsidRPr="00A261C8">
        <w:rPr>
          <w:rFonts w:ascii="Arial" w:hAnsi="Arial" w:cs="Arial"/>
          <w:sz w:val="24"/>
          <w:szCs w:val="24"/>
        </w:rPr>
        <w:t xml:space="preserve"> características que se le señalan</w:t>
      </w:r>
      <w:r w:rsidR="00AB46F8">
        <w:rPr>
          <w:rFonts w:ascii="Arial" w:hAnsi="Arial" w:cs="Arial"/>
          <w:sz w:val="24"/>
          <w:szCs w:val="24"/>
        </w:rPr>
        <w:t xml:space="preserve"> </w:t>
      </w:r>
      <w:ins w:id="667" w:author="Eugenia Arce Londoño" w:date="2015-10-01T08:28:00Z">
        <w:r w:rsidR="00AB46F8">
          <w:rPr>
            <w:rFonts w:ascii="Arial" w:hAnsi="Arial" w:cs="Arial"/>
            <w:sz w:val="24"/>
            <w:szCs w:val="24"/>
          </w:rPr>
          <w:t xml:space="preserve">al sistema </w:t>
        </w:r>
      </w:ins>
      <w:r w:rsidR="00AB46F8">
        <w:rPr>
          <w:rFonts w:ascii="Arial" w:hAnsi="Arial" w:cs="Arial"/>
          <w:sz w:val="24"/>
          <w:szCs w:val="24"/>
        </w:rPr>
        <w:t xml:space="preserve">con </w:t>
      </w:r>
      <w:del w:id="668" w:author="Eugenia Arce Londoño" w:date="2015-10-01T08:28:00Z">
        <w:r w:rsidR="00E53164" w:rsidRPr="00A261C8">
          <w:rPr>
            <w:rFonts w:ascii="Arial" w:hAnsi="Arial" w:cs="Arial"/>
            <w:sz w:val="24"/>
            <w:szCs w:val="24"/>
          </w:rPr>
          <w:delText>erspecto</w:delText>
        </w:r>
      </w:del>
      <w:ins w:id="669" w:author="Eugenia Arce Londoño" w:date="2015-10-01T08:28:00Z">
        <w:r w:rsidR="00AB46F8">
          <w:rPr>
            <w:rFonts w:ascii="Arial" w:hAnsi="Arial" w:cs="Arial"/>
            <w:sz w:val="24"/>
            <w:szCs w:val="24"/>
          </w:rPr>
          <w:t>re</w:t>
        </w:r>
        <w:r w:rsidR="00E53164" w:rsidRPr="00A261C8">
          <w:rPr>
            <w:rFonts w:ascii="Arial" w:hAnsi="Arial" w:cs="Arial"/>
            <w:sz w:val="24"/>
            <w:szCs w:val="24"/>
          </w:rPr>
          <w:t>specto</w:t>
        </w:r>
      </w:ins>
      <w:r w:rsidR="00E53164" w:rsidRPr="00A261C8">
        <w:rPr>
          <w:rFonts w:ascii="Arial" w:hAnsi="Arial" w:cs="Arial"/>
          <w:sz w:val="24"/>
          <w:szCs w:val="24"/>
        </w:rPr>
        <w:t xml:space="preserve"> a la </w:t>
      </w:r>
      <w:del w:id="670" w:author="Eugenia Arce Londoño" w:date="2015-10-01T08:28:00Z">
        <w:r w:rsidR="00E53164" w:rsidRPr="00A261C8">
          <w:rPr>
            <w:rFonts w:ascii="Arial" w:hAnsi="Arial" w:cs="Arial"/>
            <w:b/>
            <w:sz w:val="24"/>
            <w:szCs w:val="24"/>
          </w:rPr>
          <w:delText>CONSTITUCIÓN ESTAMENTAL</w:delText>
        </w:r>
        <w:r w:rsidRPr="00A261C8">
          <w:rPr>
            <w:rFonts w:ascii="Arial" w:hAnsi="Arial" w:cs="Arial"/>
            <w:sz w:val="24"/>
            <w:szCs w:val="24"/>
          </w:rPr>
          <w:delText xml:space="preserve">, como </w:delText>
        </w:r>
      </w:del>
      <w:ins w:id="671" w:author="Eugenia Arce Londoño" w:date="2015-10-01T08:28:00Z">
        <w:r w:rsidR="00AB46F8">
          <w:rPr>
            <w:rFonts w:ascii="Arial" w:hAnsi="Arial" w:cs="Arial"/>
            <w:b/>
            <w:sz w:val="24"/>
            <w:szCs w:val="24"/>
          </w:rPr>
          <w:t>constitución estamental</w:t>
        </w:r>
        <w:r w:rsidRPr="00A261C8">
          <w:rPr>
            <w:rFonts w:ascii="Arial" w:hAnsi="Arial" w:cs="Arial"/>
            <w:sz w:val="24"/>
            <w:szCs w:val="24"/>
          </w:rPr>
          <w:t xml:space="preserve">, </w:t>
        </w:r>
        <w:r w:rsidR="00AB46F8">
          <w:rPr>
            <w:rFonts w:ascii="Arial" w:hAnsi="Arial" w:cs="Arial"/>
            <w:sz w:val="24"/>
            <w:szCs w:val="24"/>
          </w:rPr>
          <w:t xml:space="preserve">a partir de </w:t>
        </w:r>
      </w:ins>
      <w:r w:rsidR="00AB46F8">
        <w:rPr>
          <w:rFonts w:ascii="Arial" w:hAnsi="Arial" w:cs="Arial"/>
          <w:sz w:val="24"/>
          <w:szCs w:val="24"/>
        </w:rPr>
        <w:t xml:space="preserve">lo </w:t>
      </w:r>
      <w:del w:id="672" w:author="Eugenia Arce Londoño" w:date="2015-10-01T08:28:00Z">
        <w:r w:rsidRPr="00A261C8">
          <w:rPr>
            <w:rFonts w:ascii="Arial" w:hAnsi="Arial" w:cs="Arial"/>
            <w:sz w:val="24"/>
            <w:szCs w:val="24"/>
          </w:rPr>
          <w:delText>hace</w:delText>
        </w:r>
      </w:del>
      <w:ins w:id="673" w:author="Eugenia Arce Londoño" w:date="2015-10-01T08:28:00Z">
        <w:r w:rsidR="00AB46F8">
          <w:rPr>
            <w:rFonts w:ascii="Arial" w:hAnsi="Arial" w:cs="Arial"/>
            <w:sz w:val="24"/>
            <w:szCs w:val="24"/>
          </w:rPr>
          <w:t>planteado por</w:t>
        </w:r>
      </w:ins>
      <w:r w:rsidR="00AB46F8">
        <w:rPr>
          <w:rFonts w:ascii="Arial" w:hAnsi="Arial" w:cs="Arial"/>
          <w:sz w:val="24"/>
          <w:szCs w:val="24"/>
        </w:rPr>
        <w:t xml:space="preserve"> </w:t>
      </w:r>
      <w:r w:rsidRPr="00A261C8">
        <w:rPr>
          <w:rFonts w:ascii="Arial" w:hAnsi="Arial" w:cs="Arial"/>
          <w:sz w:val="24"/>
          <w:szCs w:val="24"/>
        </w:rPr>
        <w:t xml:space="preserve">el constitucionalista italiano Maurizio Fioravanti al emplear la noción de </w:t>
      </w:r>
      <w:r w:rsidRPr="00A261C8">
        <w:rPr>
          <w:rFonts w:ascii="Arial" w:hAnsi="Arial" w:cs="Arial"/>
          <w:b/>
          <w:sz w:val="24"/>
          <w:szCs w:val="24"/>
        </w:rPr>
        <w:t>gobierno del territorio</w:t>
      </w:r>
      <w:del w:id="674" w:author="Eugenia Arce Londoño" w:date="2015-10-01T08:28:00Z">
        <w:r w:rsidRPr="00A261C8">
          <w:rPr>
            <w:rFonts w:ascii="Arial" w:hAnsi="Arial" w:cs="Arial"/>
            <w:sz w:val="24"/>
            <w:szCs w:val="24"/>
          </w:rPr>
          <w:delText>,</w:delText>
        </w:r>
      </w:del>
      <w:ins w:id="675" w:author="Eugenia Arce Londoño" w:date="2015-10-01T08:28:00Z">
        <w:r w:rsidR="00AB46F8">
          <w:rPr>
            <w:rFonts w:ascii="Arial" w:hAnsi="Arial" w:cs="Arial"/>
            <w:b/>
            <w:sz w:val="24"/>
            <w:szCs w:val="24"/>
          </w:rPr>
          <w:t xml:space="preserve">. </w:t>
        </w:r>
        <w:r w:rsidR="00AB46F8">
          <w:rPr>
            <w:rFonts w:ascii="Arial" w:hAnsi="Arial" w:cs="Arial"/>
            <w:sz w:val="24"/>
            <w:szCs w:val="24"/>
          </w:rPr>
          <w:t>Estas características</w:t>
        </w:r>
      </w:ins>
      <w:r w:rsidR="00AB46F8">
        <w:rPr>
          <w:rFonts w:ascii="Arial" w:hAnsi="Arial" w:cs="Arial"/>
          <w:sz w:val="24"/>
          <w:szCs w:val="24"/>
        </w:rPr>
        <w:t xml:space="preserve"> </w:t>
      </w:r>
      <w:r w:rsidRPr="00A261C8">
        <w:rPr>
          <w:rFonts w:ascii="Arial" w:hAnsi="Arial" w:cs="Arial"/>
          <w:sz w:val="24"/>
          <w:szCs w:val="24"/>
        </w:rPr>
        <w:t xml:space="preserve">tienen como punto de análisis el </w:t>
      </w:r>
      <w:r w:rsidRPr="00A261C8">
        <w:rPr>
          <w:rFonts w:ascii="Arial" w:hAnsi="Arial" w:cs="Arial"/>
          <w:b/>
          <w:sz w:val="24"/>
          <w:szCs w:val="24"/>
        </w:rPr>
        <w:t xml:space="preserve">equilibrio </w:t>
      </w:r>
      <w:r w:rsidRPr="00AB46F8">
        <w:rPr>
          <w:rFonts w:ascii="Arial" w:hAnsi="Arial"/>
          <w:sz w:val="24"/>
          <w:rPrChange w:id="676" w:author="Eugenia Arce Londoño" w:date="2015-10-01T08:28:00Z">
            <w:rPr>
              <w:rFonts w:ascii="Arial" w:hAnsi="Arial"/>
              <w:b/>
              <w:sz w:val="24"/>
            </w:rPr>
          </w:rPrChange>
        </w:rPr>
        <w:t>alcanzado y su ruptura al buscar la</w:t>
      </w:r>
      <w:r w:rsidRPr="00A261C8">
        <w:rPr>
          <w:rFonts w:ascii="Arial" w:hAnsi="Arial" w:cs="Arial"/>
          <w:b/>
          <w:sz w:val="24"/>
          <w:szCs w:val="24"/>
        </w:rPr>
        <w:t xml:space="preserve"> unificación, concentración y centralización del poder </w:t>
      </w:r>
      <w:r w:rsidRPr="00AB46F8">
        <w:rPr>
          <w:rFonts w:ascii="Arial" w:hAnsi="Arial"/>
          <w:sz w:val="24"/>
          <w:rPrChange w:id="677" w:author="Eugenia Arce Londoño" w:date="2015-10-01T08:28:00Z">
            <w:rPr>
              <w:rFonts w:ascii="Arial" w:hAnsi="Arial"/>
              <w:b/>
              <w:sz w:val="24"/>
            </w:rPr>
          </w:rPrChange>
        </w:rPr>
        <w:t>que se presentaba</w:t>
      </w:r>
      <w:r w:rsidRPr="00AB46F8">
        <w:rPr>
          <w:rFonts w:ascii="Arial" w:hAnsi="Arial" w:cs="Arial"/>
          <w:sz w:val="24"/>
          <w:szCs w:val="24"/>
        </w:rPr>
        <w:t xml:space="preserve">, como se anotó, </w:t>
      </w:r>
      <w:r w:rsidRPr="00AB46F8">
        <w:rPr>
          <w:rFonts w:ascii="Arial" w:hAnsi="Arial"/>
          <w:sz w:val="24"/>
          <w:rPrChange w:id="678" w:author="Eugenia Arce Londoño" w:date="2015-10-01T08:28:00Z">
            <w:rPr>
              <w:rFonts w:ascii="Arial" w:hAnsi="Arial"/>
              <w:b/>
              <w:sz w:val="24"/>
            </w:rPr>
          </w:rPrChange>
        </w:rPr>
        <w:t>fragmentado</w:t>
      </w:r>
      <w:r w:rsidRPr="00AB46F8">
        <w:rPr>
          <w:rFonts w:ascii="Arial" w:hAnsi="Arial" w:cs="Arial"/>
          <w:sz w:val="24"/>
          <w:szCs w:val="24"/>
        </w:rPr>
        <w:t xml:space="preserve"> entre pequeños, medianos y gr</w:t>
      </w:r>
      <w:r w:rsidRPr="00A261C8">
        <w:rPr>
          <w:rFonts w:ascii="Arial" w:hAnsi="Arial" w:cs="Arial"/>
          <w:sz w:val="24"/>
          <w:szCs w:val="24"/>
        </w:rPr>
        <w:t>andes soberanos que decidían sobre los territorios:</w:t>
      </w:r>
    </w:p>
    <w:p w14:paraId="7DB4CE60" w14:textId="77777777" w:rsidR="0079040F" w:rsidRPr="00A261C8" w:rsidRDefault="0079040F" w:rsidP="00A85C40">
      <w:pPr>
        <w:spacing w:line="276" w:lineRule="auto"/>
        <w:jc w:val="both"/>
        <w:rPr>
          <w:rFonts w:ascii="Arial" w:hAnsi="Arial" w:cs="Arial"/>
          <w:sz w:val="24"/>
          <w:szCs w:val="24"/>
        </w:rPr>
      </w:pPr>
    </w:p>
    <w:p w14:paraId="32859698" w14:textId="2ABD9A57" w:rsidR="00E53164" w:rsidRPr="00A261C8" w:rsidRDefault="00924862"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 xml:space="preserve">La primera característica se proyecta en el </w:t>
      </w:r>
      <w:r w:rsidRPr="00E3519F">
        <w:rPr>
          <w:rFonts w:ascii="Arial" w:hAnsi="Arial"/>
          <w:sz w:val="24"/>
          <w:rPrChange w:id="679" w:author="Eugenia Arce Londoño" w:date="2015-10-01T08:28:00Z">
            <w:rPr>
              <w:rFonts w:ascii="Arial" w:hAnsi="Arial"/>
              <w:b/>
              <w:sz w:val="24"/>
            </w:rPr>
          </w:rPrChange>
        </w:rPr>
        <w:t xml:space="preserve">ejercicio </w:t>
      </w:r>
      <w:del w:id="680" w:author="Eugenia Arce Londoño" w:date="2015-10-01T08:28:00Z">
        <w:r w:rsidRPr="00A261C8">
          <w:rPr>
            <w:rFonts w:ascii="Arial" w:hAnsi="Arial" w:cs="Arial"/>
            <w:b/>
            <w:sz w:val="24"/>
            <w:szCs w:val="24"/>
          </w:rPr>
          <w:delText xml:space="preserve">de forma </w:delText>
        </w:r>
      </w:del>
      <w:r w:rsidRPr="00E3519F">
        <w:rPr>
          <w:rFonts w:ascii="Arial" w:hAnsi="Arial"/>
          <w:sz w:val="24"/>
          <w:rPrChange w:id="681" w:author="Eugenia Arce Londoño" w:date="2015-10-01T08:28:00Z">
            <w:rPr>
              <w:rFonts w:ascii="Arial" w:hAnsi="Arial"/>
              <w:b/>
              <w:sz w:val="24"/>
            </w:rPr>
          </w:rPrChange>
        </w:rPr>
        <w:t xml:space="preserve">cada vez más consistente </w:t>
      </w:r>
      <w:ins w:id="682" w:author="Eugenia Arce Londoño" w:date="2015-10-01T08:28:00Z">
        <w:r w:rsidR="00E3519F" w:rsidRPr="00E3519F">
          <w:rPr>
            <w:rFonts w:ascii="Arial" w:hAnsi="Arial" w:cs="Arial"/>
            <w:sz w:val="24"/>
            <w:szCs w:val="24"/>
          </w:rPr>
          <w:t xml:space="preserve">de </w:t>
        </w:r>
      </w:ins>
      <w:r w:rsidRPr="00E3519F">
        <w:rPr>
          <w:rFonts w:ascii="Arial" w:hAnsi="Arial"/>
          <w:sz w:val="24"/>
          <w:rPrChange w:id="683" w:author="Eugenia Arce Londoño" w:date="2015-10-01T08:28:00Z">
            <w:rPr>
              <w:rFonts w:ascii="Arial" w:hAnsi="Arial"/>
              <w:b/>
              <w:sz w:val="24"/>
            </w:rPr>
          </w:rPrChange>
        </w:rPr>
        <w:t xml:space="preserve">los poderes de </w:t>
      </w:r>
      <w:r w:rsidRPr="00E3519F">
        <w:rPr>
          <w:rFonts w:ascii="Arial" w:hAnsi="Arial"/>
          <w:i/>
          <w:sz w:val="24"/>
          <w:rPrChange w:id="684" w:author="Eugenia Arce Londoño" w:date="2015-10-01T08:28:00Z">
            <w:rPr>
              <w:rFonts w:ascii="Arial" w:hAnsi="Arial"/>
              <w:b/>
              <w:sz w:val="24"/>
            </w:rPr>
          </w:rPrChange>
        </w:rPr>
        <w:t>imperium</w:t>
      </w:r>
      <w:r w:rsidRPr="00E3519F">
        <w:rPr>
          <w:rFonts w:ascii="Arial" w:hAnsi="Arial"/>
          <w:sz w:val="24"/>
          <w:rPrChange w:id="685" w:author="Eugenia Arce Londoño" w:date="2015-10-01T08:28:00Z">
            <w:rPr>
              <w:rFonts w:ascii="Arial" w:hAnsi="Arial"/>
              <w:b/>
              <w:sz w:val="24"/>
            </w:rPr>
          </w:rPrChange>
        </w:rPr>
        <w:t xml:space="preserve"> con referencia a un territorio</w:t>
      </w:r>
      <w:r w:rsidRPr="00E3519F">
        <w:rPr>
          <w:rFonts w:ascii="Arial" w:hAnsi="Arial" w:cs="Arial"/>
          <w:sz w:val="24"/>
          <w:szCs w:val="24"/>
        </w:rPr>
        <w:t xml:space="preserve"> y, por ende, a la </w:t>
      </w:r>
      <w:r w:rsidRPr="00E3519F">
        <w:rPr>
          <w:rFonts w:ascii="Arial" w:hAnsi="Arial"/>
          <w:sz w:val="24"/>
          <w:rPrChange w:id="686" w:author="Eugenia Arce Londoño" w:date="2015-10-01T08:28:00Z">
            <w:rPr>
              <w:rFonts w:ascii="Arial" w:hAnsi="Arial"/>
              <w:b/>
              <w:sz w:val="24"/>
            </w:rPr>
          </w:rPrChange>
        </w:rPr>
        <w:t>población que lo habita</w:t>
      </w:r>
      <w:del w:id="687" w:author="Eugenia Arce Londoño" w:date="2015-10-01T08:28:00Z">
        <w:r w:rsidRPr="00A261C8">
          <w:rPr>
            <w:rFonts w:ascii="Arial" w:hAnsi="Arial" w:cs="Arial"/>
            <w:sz w:val="24"/>
            <w:szCs w:val="24"/>
          </w:rPr>
          <w:delText xml:space="preserve"> (</w:delText>
        </w:r>
        <w:r w:rsidR="00BF5F88" w:rsidRPr="00A261C8">
          <w:rPr>
            <w:rFonts w:ascii="Arial" w:hAnsi="Arial" w:cs="Arial"/>
            <w:sz w:val="24"/>
            <w:szCs w:val="24"/>
          </w:rPr>
          <w:delText>Provincia</w:delText>
        </w:r>
        <w:r w:rsidRPr="00A261C8">
          <w:rPr>
            <w:rFonts w:ascii="Arial" w:hAnsi="Arial" w:cs="Arial"/>
            <w:sz w:val="24"/>
            <w:szCs w:val="24"/>
          </w:rPr>
          <w:delText xml:space="preserve">, </w:delText>
        </w:r>
        <w:r w:rsidR="00BF5F88" w:rsidRPr="00A261C8">
          <w:rPr>
            <w:rFonts w:ascii="Arial" w:hAnsi="Arial" w:cs="Arial"/>
            <w:sz w:val="24"/>
            <w:szCs w:val="24"/>
          </w:rPr>
          <w:delText>Condado, Principado, Reino</w:delText>
        </w:r>
        <w:r w:rsidRPr="00A261C8">
          <w:rPr>
            <w:rFonts w:ascii="Arial" w:hAnsi="Arial" w:cs="Arial"/>
            <w:sz w:val="24"/>
            <w:szCs w:val="24"/>
          </w:rPr>
          <w:delText xml:space="preserve">, son los </w:delText>
        </w:r>
      </w:del>
      <w:ins w:id="688" w:author="Eugenia Arce Londoño" w:date="2015-10-01T08:28:00Z">
        <w:r w:rsidR="00E3519F">
          <w:rPr>
            <w:rFonts w:ascii="Arial" w:hAnsi="Arial" w:cs="Arial"/>
            <w:sz w:val="24"/>
            <w:szCs w:val="24"/>
          </w:rPr>
          <w:t xml:space="preserve">. Los </w:t>
        </w:r>
      </w:ins>
      <w:r w:rsidR="00E3519F">
        <w:rPr>
          <w:rFonts w:ascii="Arial" w:hAnsi="Arial" w:cs="Arial"/>
          <w:sz w:val="24"/>
          <w:szCs w:val="24"/>
        </w:rPr>
        <w:t xml:space="preserve">ejemplos que </w:t>
      </w:r>
      <w:del w:id="689" w:author="Eugenia Arce Londoño" w:date="2015-10-01T08:28:00Z">
        <w:r w:rsidRPr="00A261C8">
          <w:rPr>
            <w:rFonts w:ascii="Arial" w:hAnsi="Arial" w:cs="Arial"/>
            <w:sz w:val="24"/>
            <w:szCs w:val="24"/>
          </w:rPr>
          <w:delText>coloca</w:delText>
        </w:r>
      </w:del>
      <w:ins w:id="690" w:author="Eugenia Arce Londoño" w:date="2015-10-01T08:28:00Z">
        <w:r w:rsidR="00E3519F">
          <w:rPr>
            <w:rFonts w:ascii="Arial" w:hAnsi="Arial" w:cs="Arial"/>
            <w:sz w:val="24"/>
            <w:szCs w:val="24"/>
          </w:rPr>
          <w:t>plantea</w:t>
        </w:r>
      </w:ins>
      <w:r w:rsidR="00E3519F">
        <w:rPr>
          <w:rFonts w:ascii="Arial" w:hAnsi="Arial" w:cs="Arial"/>
          <w:sz w:val="24"/>
          <w:szCs w:val="24"/>
        </w:rPr>
        <w:t xml:space="preserve"> el profesor Fioravanti</w:t>
      </w:r>
      <w:del w:id="691" w:author="Eugenia Arce Londoño" w:date="2015-10-01T08:28:00Z">
        <w:r w:rsidRPr="00A261C8">
          <w:rPr>
            <w:rFonts w:ascii="Arial" w:hAnsi="Arial" w:cs="Arial"/>
            <w:sz w:val="24"/>
            <w:szCs w:val="24"/>
          </w:rPr>
          <w:delText>).</w:delText>
        </w:r>
      </w:del>
      <w:ins w:id="692" w:author="Eugenia Arce Londoño" w:date="2015-10-01T08:28:00Z">
        <w:r w:rsidR="00E3519F">
          <w:rPr>
            <w:rFonts w:ascii="Arial" w:hAnsi="Arial" w:cs="Arial"/>
            <w:sz w:val="24"/>
            <w:szCs w:val="24"/>
          </w:rPr>
          <w:t xml:space="preserve"> son los de p</w:t>
        </w:r>
        <w:r w:rsidR="00BF5F88" w:rsidRPr="00A261C8">
          <w:rPr>
            <w:rFonts w:ascii="Arial" w:hAnsi="Arial" w:cs="Arial"/>
            <w:sz w:val="24"/>
            <w:szCs w:val="24"/>
          </w:rPr>
          <w:t>rovincia</w:t>
        </w:r>
        <w:r w:rsidRPr="00A261C8">
          <w:rPr>
            <w:rFonts w:ascii="Arial" w:hAnsi="Arial" w:cs="Arial"/>
            <w:sz w:val="24"/>
            <w:szCs w:val="24"/>
          </w:rPr>
          <w:t xml:space="preserve">, </w:t>
        </w:r>
        <w:r w:rsidR="00E3519F">
          <w:rPr>
            <w:rFonts w:ascii="Arial" w:hAnsi="Arial" w:cs="Arial"/>
            <w:sz w:val="24"/>
            <w:szCs w:val="24"/>
          </w:rPr>
          <w:t>condado, principado y r</w:t>
        </w:r>
        <w:r w:rsidR="00BF5F88" w:rsidRPr="00A261C8">
          <w:rPr>
            <w:rFonts w:ascii="Arial" w:hAnsi="Arial" w:cs="Arial"/>
            <w:sz w:val="24"/>
            <w:szCs w:val="24"/>
          </w:rPr>
          <w:t>eino</w:t>
        </w:r>
        <w:r w:rsidRPr="00A261C8">
          <w:rPr>
            <w:rFonts w:ascii="Arial" w:hAnsi="Arial" w:cs="Arial"/>
            <w:sz w:val="24"/>
            <w:szCs w:val="24"/>
          </w:rPr>
          <w:t>.</w:t>
        </w:r>
      </w:ins>
      <w:r w:rsidRPr="00A261C8">
        <w:rPr>
          <w:rFonts w:ascii="Arial" w:hAnsi="Arial" w:cs="Arial"/>
          <w:sz w:val="24"/>
          <w:szCs w:val="24"/>
        </w:rPr>
        <w:t xml:space="preserve"> </w:t>
      </w:r>
    </w:p>
    <w:p w14:paraId="76000EB0" w14:textId="77777777" w:rsidR="00E53164" w:rsidRPr="00A261C8" w:rsidRDefault="00E53164" w:rsidP="00A85C40">
      <w:pPr>
        <w:spacing w:line="276" w:lineRule="auto"/>
        <w:jc w:val="both"/>
        <w:rPr>
          <w:rFonts w:ascii="Arial" w:hAnsi="Arial" w:cs="Arial"/>
          <w:sz w:val="24"/>
          <w:szCs w:val="24"/>
        </w:rPr>
      </w:pPr>
    </w:p>
    <w:p w14:paraId="534B65CE" w14:textId="0FD14608" w:rsidR="00924862" w:rsidRPr="00A261C8" w:rsidRDefault="00924862" w:rsidP="00A85C40">
      <w:pPr>
        <w:pStyle w:val="Prrafodelista"/>
        <w:spacing w:line="276" w:lineRule="auto"/>
        <w:jc w:val="both"/>
        <w:rPr>
          <w:rFonts w:ascii="Arial" w:hAnsi="Arial" w:cs="Arial"/>
          <w:sz w:val="24"/>
          <w:szCs w:val="24"/>
        </w:rPr>
      </w:pPr>
      <w:del w:id="693" w:author="Eugenia Arce Londoño" w:date="2015-10-01T08:28:00Z">
        <w:r w:rsidRPr="00A261C8">
          <w:rPr>
            <w:rFonts w:ascii="Arial" w:hAnsi="Arial" w:cs="Arial"/>
            <w:sz w:val="24"/>
            <w:szCs w:val="24"/>
          </w:rPr>
          <w:delText xml:space="preserve">Se </w:delText>
        </w:r>
      </w:del>
      <w:ins w:id="694" w:author="Eugenia Arce Londoño" w:date="2015-10-01T08:28:00Z">
        <w:r w:rsidR="00E3519F">
          <w:rPr>
            <w:rFonts w:ascii="Arial" w:hAnsi="Arial" w:cs="Arial"/>
            <w:sz w:val="24"/>
            <w:szCs w:val="24"/>
          </w:rPr>
          <w:t>En estos casos s</w:t>
        </w:r>
        <w:r w:rsidRPr="00A261C8">
          <w:rPr>
            <w:rFonts w:ascii="Arial" w:hAnsi="Arial" w:cs="Arial"/>
            <w:sz w:val="24"/>
            <w:szCs w:val="24"/>
          </w:rPr>
          <w:t xml:space="preserve">e </w:t>
        </w:r>
      </w:ins>
      <w:r w:rsidRPr="00A261C8">
        <w:rPr>
          <w:rFonts w:ascii="Arial" w:hAnsi="Arial" w:cs="Arial"/>
          <w:sz w:val="24"/>
          <w:szCs w:val="24"/>
        </w:rPr>
        <w:t xml:space="preserve">presenta </w:t>
      </w:r>
      <w:r w:rsidRPr="00A261C8">
        <w:rPr>
          <w:rFonts w:ascii="Arial" w:hAnsi="Arial" w:cs="Arial"/>
          <w:b/>
          <w:sz w:val="24"/>
          <w:szCs w:val="24"/>
        </w:rPr>
        <w:t>dominio político</w:t>
      </w:r>
      <w:r w:rsidRPr="00A261C8">
        <w:rPr>
          <w:rFonts w:ascii="Arial" w:hAnsi="Arial" w:cs="Arial"/>
          <w:sz w:val="24"/>
          <w:szCs w:val="24"/>
        </w:rPr>
        <w:t xml:space="preserve"> sobre ambos</w:t>
      </w:r>
      <w:del w:id="695" w:author="Eugenia Arce Londoño" w:date="2015-10-01T08:28:00Z">
        <w:r w:rsidRPr="00A261C8">
          <w:rPr>
            <w:rFonts w:ascii="Arial" w:hAnsi="Arial" w:cs="Arial"/>
            <w:sz w:val="24"/>
            <w:szCs w:val="24"/>
          </w:rPr>
          <w:delText>. Lo que</w:delText>
        </w:r>
      </w:del>
      <w:ins w:id="696" w:author="Eugenia Arce Londoño" w:date="2015-10-01T08:28:00Z">
        <w:r w:rsidR="00E3519F">
          <w:rPr>
            <w:rFonts w:ascii="Arial" w:hAnsi="Arial" w:cs="Arial"/>
            <w:sz w:val="24"/>
            <w:szCs w:val="24"/>
          </w:rPr>
          <w:t>, tanto el territorio como la población</w:t>
        </w:r>
        <w:r w:rsidRPr="00A261C8">
          <w:rPr>
            <w:rFonts w:ascii="Arial" w:hAnsi="Arial" w:cs="Arial"/>
            <w:sz w:val="24"/>
            <w:szCs w:val="24"/>
          </w:rPr>
          <w:t xml:space="preserve">. </w:t>
        </w:r>
        <w:r w:rsidR="00E3519F">
          <w:rPr>
            <w:rFonts w:ascii="Arial" w:hAnsi="Arial" w:cs="Arial"/>
            <w:sz w:val="24"/>
            <w:szCs w:val="24"/>
          </w:rPr>
          <w:t>Esto</w:t>
        </w:r>
      </w:ins>
      <w:r w:rsidRPr="00A261C8">
        <w:rPr>
          <w:rFonts w:ascii="Arial" w:hAnsi="Arial" w:cs="Arial"/>
          <w:sz w:val="24"/>
          <w:szCs w:val="24"/>
        </w:rPr>
        <w:t xml:space="preserve"> exige, progresivamente, la </w:t>
      </w:r>
      <w:r w:rsidRPr="00A261C8">
        <w:rPr>
          <w:rFonts w:ascii="Arial" w:hAnsi="Arial" w:cs="Arial"/>
          <w:b/>
          <w:sz w:val="24"/>
          <w:szCs w:val="24"/>
        </w:rPr>
        <w:t xml:space="preserve">institucionalización </w:t>
      </w:r>
      <w:r w:rsidRPr="00E3519F">
        <w:rPr>
          <w:rFonts w:ascii="Arial" w:hAnsi="Arial"/>
          <w:sz w:val="24"/>
          <w:rPrChange w:id="697" w:author="Eugenia Arce Londoño" w:date="2015-10-01T08:28:00Z">
            <w:rPr>
              <w:rFonts w:ascii="Arial" w:hAnsi="Arial"/>
              <w:b/>
              <w:sz w:val="24"/>
            </w:rPr>
          </w:rPrChange>
        </w:rPr>
        <w:t>de las relaciones de mando y obediencia</w:t>
      </w:r>
      <w:r w:rsidRPr="00E3519F">
        <w:rPr>
          <w:rFonts w:ascii="Arial" w:hAnsi="Arial" w:cs="Arial"/>
          <w:sz w:val="24"/>
          <w:szCs w:val="24"/>
        </w:rPr>
        <w:t xml:space="preserve"> y </w:t>
      </w:r>
      <w:del w:id="698" w:author="Eugenia Arce Londoño" w:date="2015-10-01T08:28:00Z">
        <w:r w:rsidRPr="00A261C8">
          <w:rPr>
            <w:rFonts w:ascii="Arial" w:hAnsi="Arial" w:cs="Arial"/>
            <w:sz w:val="24"/>
            <w:szCs w:val="24"/>
          </w:rPr>
          <w:delText xml:space="preserve">que </w:delText>
        </w:r>
      </w:del>
      <w:r w:rsidR="00E3519F">
        <w:rPr>
          <w:rFonts w:ascii="Arial" w:hAnsi="Arial" w:cs="Arial"/>
          <w:sz w:val="24"/>
          <w:szCs w:val="24"/>
        </w:rPr>
        <w:t xml:space="preserve">conllevará </w:t>
      </w:r>
      <w:r w:rsidRPr="00E3519F">
        <w:rPr>
          <w:rFonts w:ascii="Arial" w:hAnsi="Arial" w:cs="Arial"/>
          <w:sz w:val="24"/>
          <w:szCs w:val="24"/>
        </w:rPr>
        <w:t>conflictos con las</w:t>
      </w:r>
      <w:r w:rsidRPr="00A261C8">
        <w:rPr>
          <w:rFonts w:ascii="Arial" w:hAnsi="Arial" w:cs="Arial"/>
          <w:sz w:val="24"/>
          <w:szCs w:val="24"/>
        </w:rPr>
        <w:t xml:space="preserve"> fuerzas presentes en el territorio a las que no se </w:t>
      </w:r>
      <w:del w:id="699" w:author="Eugenia Arce Londoño" w:date="2015-10-01T08:28:00Z">
        <w:r w:rsidRPr="00A261C8">
          <w:rPr>
            <w:rFonts w:ascii="Arial" w:hAnsi="Arial" w:cs="Arial"/>
            <w:sz w:val="24"/>
            <w:szCs w:val="24"/>
          </w:rPr>
          <w:delText xml:space="preserve">le </w:delText>
        </w:r>
      </w:del>
      <w:r w:rsidRPr="00A261C8">
        <w:rPr>
          <w:rFonts w:ascii="Arial" w:hAnsi="Arial" w:cs="Arial"/>
          <w:sz w:val="24"/>
          <w:szCs w:val="24"/>
        </w:rPr>
        <w:t>anula o elimina por conside</w:t>
      </w:r>
      <w:r w:rsidR="00E3519F">
        <w:rPr>
          <w:rFonts w:ascii="Arial" w:hAnsi="Arial" w:cs="Arial"/>
          <w:sz w:val="24"/>
          <w:szCs w:val="24"/>
        </w:rPr>
        <w:t xml:space="preserve">rarse </w:t>
      </w:r>
      <w:r w:rsidR="00E3519F">
        <w:rPr>
          <w:rFonts w:ascii="Arial" w:hAnsi="Arial" w:cs="Arial"/>
          <w:sz w:val="24"/>
          <w:szCs w:val="24"/>
        </w:rPr>
        <w:lastRenderedPageBreak/>
        <w:t>parte del todo colectivo</w:t>
      </w:r>
      <w:del w:id="700" w:author="Eugenia Arce Londoño" w:date="2015-10-01T08:28:00Z">
        <w:r w:rsidRPr="00A261C8">
          <w:rPr>
            <w:rFonts w:ascii="Arial" w:hAnsi="Arial" w:cs="Arial"/>
            <w:sz w:val="24"/>
            <w:szCs w:val="24"/>
          </w:rPr>
          <w:delText xml:space="preserve"> (</w:delText>
        </w:r>
      </w:del>
      <w:ins w:id="701" w:author="Eugenia Arce Londoño" w:date="2015-10-01T08:28:00Z">
        <w:r w:rsidR="00E3519F">
          <w:rPr>
            <w:rFonts w:ascii="Arial" w:hAnsi="Arial" w:cs="Arial"/>
            <w:sz w:val="24"/>
            <w:szCs w:val="24"/>
          </w:rPr>
          <w:t xml:space="preserve">, incluidas las </w:t>
        </w:r>
      </w:ins>
      <w:r w:rsidRPr="00A261C8">
        <w:rPr>
          <w:rFonts w:ascii="Arial" w:hAnsi="Arial" w:cs="Arial"/>
          <w:sz w:val="24"/>
          <w:szCs w:val="24"/>
        </w:rPr>
        <w:t>comunidades campesinas, corporaciones de oficios</w:t>
      </w:r>
      <w:r w:rsidR="00E3519F">
        <w:rPr>
          <w:rFonts w:ascii="Arial" w:hAnsi="Arial" w:cs="Arial"/>
          <w:sz w:val="24"/>
          <w:szCs w:val="24"/>
        </w:rPr>
        <w:t>, gremios artesanales, ciudades</w:t>
      </w:r>
      <w:del w:id="702" w:author="Eugenia Arce Londoño" w:date="2015-10-01T08:28:00Z">
        <w:r w:rsidRPr="00A261C8">
          <w:rPr>
            <w:rFonts w:ascii="Arial" w:hAnsi="Arial" w:cs="Arial"/>
            <w:sz w:val="24"/>
            <w:szCs w:val="24"/>
          </w:rPr>
          <w:delText>,</w:delText>
        </w:r>
      </w:del>
      <w:ins w:id="703" w:author="Eugenia Arce Londoño" w:date="2015-10-01T08:28:00Z">
        <w:r w:rsidR="00E3519F">
          <w:rPr>
            <w:rFonts w:ascii="Arial" w:hAnsi="Arial" w:cs="Arial"/>
            <w:sz w:val="24"/>
            <w:szCs w:val="24"/>
          </w:rPr>
          <w:t xml:space="preserve"> y</w:t>
        </w:r>
      </w:ins>
      <w:r w:rsidRPr="00A261C8">
        <w:rPr>
          <w:rFonts w:ascii="Arial" w:hAnsi="Arial" w:cs="Arial"/>
          <w:sz w:val="24"/>
          <w:szCs w:val="24"/>
        </w:rPr>
        <w:t xml:space="preserve"> estratos nobiliarios, </w:t>
      </w:r>
      <w:del w:id="704" w:author="Eugenia Arce Londoño" w:date="2015-10-01T08:28:00Z">
        <w:r w:rsidRPr="00A261C8">
          <w:rPr>
            <w:rFonts w:ascii="Arial" w:hAnsi="Arial" w:cs="Arial"/>
            <w:sz w:val="24"/>
            <w:szCs w:val="24"/>
          </w:rPr>
          <w:delText>etc.);</w:delText>
        </w:r>
      </w:del>
      <w:ins w:id="705" w:author="Eugenia Arce Londoño" w:date="2015-10-01T08:28:00Z">
        <w:r w:rsidR="00E3519F">
          <w:rPr>
            <w:rFonts w:ascii="Arial" w:hAnsi="Arial" w:cs="Arial"/>
            <w:sz w:val="24"/>
            <w:szCs w:val="24"/>
          </w:rPr>
          <w:t>entre otras.</w:t>
        </w:r>
      </w:ins>
    </w:p>
    <w:p w14:paraId="0E8D6FAC" w14:textId="77777777" w:rsidR="00924862" w:rsidRPr="00A261C8" w:rsidRDefault="00924862" w:rsidP="00A85C40">
      <w:pPr>
        <w:spacing w:line="276" w:lineRule="auto"/>
        <w:jc w:val="both"/>
        <w:rPr>
          <w:rFonts w:ascii="Arial" w:hAnsi="Arial" w:cs="Arial"/>
          <w:sz w:val="24"/>
          <w:szCs w:val="24"/>
        </w:rPr>
      </w:pPr>
    </w:p>
    <w:p w14:paraId="6C694ADE" w14:textId="27C06EC7" w:rsidR="00E53164" w:rsidRPr="00A261C8" w:rsidRDefault="00924862"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La seg</w:t>
      </w:r>
      <w:r w:rsidR="00E3519F">
        <w:rPr>
          <w:rFonts w:ascii="Arial" w:hAnsi="Arial" w:cs="Arial"/>
          <w:sz w:val="24"/>
          <w:szCs w:val="24"/>
        </w:rPr>
        <w:t>unda característica</w:t>
      </w:r>
      <w:ins w:id="706" w:author="Eugenia Arce Londoño" w:date="2015-10-01T08:28:00Z">
        <w:r w:rsidR="00E3519F">
          <w:rPr>
            <w:rFonts w:ascii="Arial" w:hAnsi="Arial" w:cs="Arial"/>
            <w:sz w:val="24"/>
            <w:szCs w:val="24"/>
          </w:rPr>
          <w:t>,</w:t>
        </w:r>
      </w:ins>
      <w:r w:rsidR="00E3519F">
        <w:rPr>
          <w:rFonts w:ascii="Arial" w:hAnsi="Arial" w:cs="Arial"/>
          <w:sz w:val="24"/>
          <w:szCs w:val="24"/>
        </w:rPr>
        <w:t xml:space="preserve"> de acuerdo </w:t>
      </w:r>
      <w:del w:id="707" w:author="Eugenia Arce Londoño" w:date="2015-10-01T08:28:00Z">
        <w:r w:rsidRPr="00A261C8">
          <w:rPr>
            <w:rFonts w:ascii="Arial" w:hAnsi="Arial" w:cs="Arial"/>
            <w:sz w:val="24"/>
            <w:szCs w:val="24"/>
          </w:rPr>
          <w:delText>a</w:delText>
        </w:r>
      </w:del>
      <w:ins w:id="708" w:author="Eugenia Arce Londoño" w:date="2015-10-01T08:28:00Z">
        <w:r w:rsidR="00E3519F">
          <w:rPr>
            <w:rFonts w:ascii="Arial" w:hAnsi="Arial" w:cs="Arial"/>
            <w:sz w:val="24"/>
            <w:szCs w:val="24"/>
          </w:rPr>
          <w:t>con</w:t>
        </w:r>
      </w:ins>
      <w:r w:rsidRPr="00A261C8">
        <w:rPr>
          <w:rFonts w:ascii="Arial" w:hAnsi="Arial" w:cs="Arial"/>
          <w:sz w:val="24"/>
          <w:szCs w:val="24"/>
        </w:rPr>
        <w:t xml:space="preserve"> lo señalado por el profesor Fioravanti</w:t>
      </w:r>
      <w:ins w:id="709" w:author="Eugenia Arce Londoño" w:date="2015-10-01T08:28:00Z">
        <w:r w:rsidR="00E3519F">
          <w:rPr>
            <w:rFonts w:ascii="Arial" w:hAnsi="Arial" w:cs="Arial"/>
            <w:sz w:val="24"/>
            <w:szCs w:val="24"/>
          </w:rPr>
          <w:t>,</w:t>
        </w:r>
      </w:ins>
      <w:r w:rsidRPr="00A261C8">
        <w:rPr>
          <w:rFonts w:ascii="Arial" w:hAnsi="Arial" w:cs="Arial"/>
          <w:sz w:val="24"/>
          <w:szCs w:val="24"/>
        </w:rPr>
        <w:t xml:space="preserve"> tiene que ver con el </w:t>
      </w:r>
      <w:r w:rsidRPr="001B249B">
        <w:rPr>
          <w:rFonts w:ascii="Arial" w:hAnsi="Arial"/>
          <w:sz w:val="24"/>
          <w:rPrChange w:id="710" w:author="Eugenia Arce Londoño" w:date="2015-10-01T08:28:00Z">
            <w:rPr>
              <w:rFonts w:ascii="Arial" w:hAnsi="Arial"/>
              <w:b/>
              <w:sz w:val="24"/>
            </w:rPr>
          </w:rPrChange>
        </w:rPr>
        <w:t xml:space="preserve">papel de las </w:t>
      </w:r>
      <w:r w:rsidRPr="00A261C8">
        <w:rPr>
          <w:rFonts w:ascii="Arial" w:hAnsi="Arial" w:cs="Arial"/>
          <w:b/>
          <w:sz w:val="24"/>
          <w:szCs w:val="24"/>
        </w:rPr>
        <w:t>asambleas representativas</w:t>
      </w:r>
      <w:r w:rsidRPr="00A261C8">
        <w:rPr>
          <w:rFonts w:ascii="Arial" w:hAnsi="Arial" w:cs="Arial"/>
          <w:sz w:val="24"/>
          <w:szCs w:val="24"/>
        </w:rPr>
        <w:t xml:space="preserve"> como </w:t>
      </w:r>
      <w:del w:id="711" w:author="Eugenia Arce Londoño" w:date="2015-10-01T08:28:00Z">
        <w:r w:rsidRPr="00A261C8">
          <w:rPr>
            <w:rFonts w:ascii="Arial" w:hAnsi="Arial" w:cs="Arial"/>
            <w:sz w:val="24"/>
            <w:szCs w:val="24"/>
          </w:rPr>
          <w:delText>actor esencial</w:delText>
        </w:r>
      </w:del>
      <w:ins w:id="712" w:author="Eugenia Arce Londoño" w:date="2015-10-01T08:28:00Z">
        <w:r w:rsidRPr="00A261C8">
          <w:rPr>
            <w:rFonts w:ascii="Arial" w:hAnsi="Arial" w:cs="Arial"/>
            <w:sz w:val="24"/>
            <w:szCs w:val="24"/>
          </w:rPr>
          <w:t>actor</w:t>
        </w:r>
        <w:r w:rsidR="001B249B">
          <w:rPr>
            <w:rFonts w:ascii="Arial" w:hAnsi="Arial" w:cs="Arial"/>
            <w:sz w:val="24"/>
            <w:szCs w:val="24"/>
          </w:rPr>
          <w:t>es</w:t>
        </w:r>
        <w:r w:rsidRPr="00A261C8">
          <w:rPr>
            <w:rFonts w:ascii="Arial" w:hAnsi="Arial" w:cs="Arial"/>
            <w:sz w:val="24"/>
            <w:szCs w:val="24"/>
          </w:rPr>
          <w:t xml:space="preserve"> esencial</w:t>
        </w:r>
        <w:r w:rsidR="001B249B">
          <w:rPr>
            <w:rFonts w:ascii="Arial" w:hAnsi="Arial" w:cs="Arial"/>
            <w:sz w:val="24"/>
            <w:szCs w:val="24"/>
          </w:rPr>
          <w:t>es</w:t>
        </w:r>
      </w:ins>
      <w:r w:rsidR="001B249B">
        <w:rPr>
          <w:rFonts w:ascii="Arial" w:hAnsi="Arial" w:cs="Arial"/>
          <w:sz w:val="24"/>
          <w:szCs w:val="24"/>
        </w:rPr>
        <w:t xml:space="preserve"> y sus funciones</w:t>
      </w:r>
      <w:del w:id="713" w:author="Eugenia Arce Londoño" w:date="2015-10-01T08:28:00Z">
        <w:r w:rsidRPr="00A261C8">
          <w:rPr>
            <w:rFonts w:ascii="Arial" w:hAnsi="Arial" w:cs="Arial"/>
            <w:sz w:val="24"/>
            <w:szCs w:val="24"/>
          </w:rPr>
          <w:delText xml:space="preserve"> (Cortes, </w:delText>
        </w:r>
      </w:del>
      <w:ins w:id="714" w:author="Eugenia Arce Londoño" w:date="2015-10-01T08:28:00Z">
        <w:r w:rsidR="001B249B">
          <w:rPr>
            <w:rFonts w:ascii="Arial" w:hAnsi="Arial" w:cs="Arial"/>
            <w:sz w:val="24"/>
            <w:szCs w:val="24"/>
          </w:rPr>
          <w:t>. Esta figura incluye las c</w:t>
        </w:r>
        <w:r w:rsidRPr="00A261C8">
          <w:rPr>
            <w:rFonts w:ascii="Arial" w:hAnsi="Arial" w:cs="Arial"/>
            <w:sz w:val="24"/>
            <w:szCs w:val="24"/>
          </w:rPr>
          <w:t xml:space="preserve">ortes, </w:t>
        </w:r>
        <w:r w:rsidR="001B249B">
          <w:rPr>
            <w:rFonts w:ascii="Arial" w:hAnsi="Arial" w:cs="Arial"/>
            <w:sz w:val="24"/>
            <w:szCs w:val="24"/>
          </w:rPr>
          <w:t xml:space="preserve">los </w:t>
        </w:r>
      </w:ins>
      <w:r w:rsidR="001B249B">
        <w:rPr>
          <w:rFonts w:ascii="Arial" w:hAnsi="Arial" w:cs="Arial"/>
          <w:sz w:val="24"/>
          <w:szCs w:val="24"/>
        </w:rPr>
        <w:t xml:space="preserve">Estados </w:t>
      </w:r>
      <w:del w:id="715" w:author="Eugenia Arce Londoño" w:date="2015-10-01T08:28:00Z">
        <w:r w:rsidRPr="00A261C8">
          <w:rPr>
            <w:rFonts w:ascii="Arial" w:hAnsi="Arial" w:cs="Arial"/>
            <w:sz w:val="24"/>
            <w:szCs w:val="24"/>
          </w:rPr>
          <w:delText>Generales</w:delText>
        </w:r>
      </w:del>
      <w:ins w:id="716" w:author="Eugenia Arce Londoño" w:date="2015-10-01T08:28:00Z">
        <w:r w:rsidR="001B249B">
          <w:rPr>
            <w:rFonts w:ascii="Arial" w:hAnsi="Arial" w:cs="Arial"/>
            <w:sz w:val="24"/>
            <w:szCs w:val="24"/>
          </w:rPr>
          <w:t>g</w:t>
        </w:r>
        <w:r w:rsidRPr="00A261C8">
          <w:rPr>
            <w:rFonts w:ascii="Arial" w:hAnsi="Arial" w:cs="Arial"/>
            <w:sz w:val="24"/>
            <w:szCs w:val="24"/>
          </w:rPr>
          <w:t>enerales</w:t>
        </w:r>
      </w:ins>
      <w:r w:rsidRPr="00A261C8">
        <w:rPr>
          <w:rFonts w:ascii="Arial" w:hAnsi="Arial" w:cs="Arial"/>
          <w:sz w:val="24"/>
          <w:szCs w:val="24"/>
        </w:rPr>
        <w:t xml:space="preserve"> y provinciales, </w:t>
      </w:r>
      <w:ins w:id="717" w:author="Eugenia Arce Londoño" w:date="2015-10-01T08:28:00Z">
        <w:r w:rsidR="001B249B">
          <w:rPr>
            <w:rFonts w:ascii="Arial" w:hAnsi="Arial" w:cs="Arial"/>
            <w:sz w:val="24"/>
            <w:szCs w:val="24"/>
          </w:rPr>
          <w:t xml:space="preserve">el </w:t>
        </w:r>
      </w:ins>
      <w:r w:rsidRPr="00A261C8">
        <w:rPr>
          <w:rFonts w:ascii="Arial" w:hAnsi="Arial" w:cs="Arial"/>
          <w:sz w:val="24"/>
          <w:szCs w:val="24"/>
        </w:rPr>
        <w:t xml:space="preserve">Parlamento, </w:t>
      </w:r>
      <w:del w:id="718" w:author="Eugenia Arce Londoño" w:date="2015-10-01T08:28:00Z">
        <w:r w:rsidRPr="00A261C8">
          <w:rPr>
            <w:rFonts w:ascii="Arial" w:hAnsi="Arial" w:cs="Arial"/>
            <w:sz w:val="24"/>
            <w:szCs w:val="24"/>
          </w:rPr>
          <w:delText>Juntas,</w:delText>
        </w:r>
      </w:del>
      <w:ins w:id="719" w:author="Eugenia Arce Londoño" w:date="2015-10-01T08:28:00Z">
        <w:r w:rsidR="001B249B">
          <w:rPr>
            <w:rFonts w:ascii="Arial" w:hAnsi="Arial" w:cs="Arial"/>
            <w:sz w:val="24"/>
            <w:szCs w:val="24"/>
          </w:rPr>
          <w:t>las j</w:t>
        </w:r>
        <w:r w:rsidRPr="00A261C8">
          <w:rPr>
            <w:rFonts w:ascii="Arial" w:hAnsi="Arial" w:cs="Arial"/>
            <w:sz w:val="24"/>
            <w:szCs w:val="24"/>
          </w:rPr>
          <w:t xml:space="preserve">untas, </w:t>
        </w:r>
        <w:r w:rsidR="001B249B">
          <w:rPr>
            <w:rFonts w:ascii="Arial" w:hAnsi="Arial" w:cs="Arial"/>
            <w:sz w:val="24"/>
            <w:szCs w:val="24"/>
          </w:rPr>
          <w:t>las</w:t>
        </w:r>
      </w:ins>
      <w:r w:rsidR="001B249B">
        <w:rPr>
          <w:rFonts w:ascii="Arial" w:hAnsi="Arial" w:cs="Arial"/>
          <w:sz w:val="24"/>
          <w:szCs w:val="24"/>
        </w:rPr>
        <w:t xml:space="preserve"> Dietas</w:t>
      </w:r>
      <w:del w:id="720" w:author="Eugenia Arce Londoño" w:date="2015-10-01T08:28:00Z">
        <w:r w:rsidRPr="00A261C8">
          <w:rPr>
            <w:rFonts w:ascii="Arial" w:hAnsi="Arial" w:cs="Arial"/>
            <w:sz w:val="24"/>
            <w:szCs w:val="24"/>
          </w:rPr>
          <w:delText>,</w:delText>
        </w:r>
      </w:del>
      <w:ins w:id="721" w:author="Eugenia Arce Londoño" w:date="2015-10-01T08:28:00Z">
        <w:r w:rsidR="001B249B">
          <w:rPr>
            <w:rFonts w:ascii="Arial" w:hAnsi="Arial" w:cs="Arial"/>
            <w:sz w:val="24"/>
            <w:szCs w:val="24"/>
          </w:rPr>
          <w:t xml:space="preserve"> y la</w:t>
        </w:r>
      </w:ins>
      <w:r w:rsidR="001B249B">
        <w:rPr>
          <w:rFonts w:ascii="Arial" w:hAnsi="Arial" w:cs="Arial"/>
          <w:sz w:val="24"/>
          <w:szCs w:val="24"/>
        </w:rPr>
        <w:t xml:space="preserve"> Curia Regia</w:t>
      </w:r>
      <w:del w:id="722" w:author="Eugenia Arce Londoño" w:date="2015-10-01T08:28:00Z">
        <w:r w:rsidRPr="00A261C8">
          <w:rPr>
            <w:rFonts w:ascii="Arial" w:hAnsi="Arial" w:cs="Arial"/>
            <w:sz w:val="24"/>
            <w:szCs w:val="24"/>
          </w:rPr>
          <w:delText xml:space="preserve">). </w:delText>
        </w:r>
      </w:del>
      <w:ins w:id="723" w:author="Eugenia Arce Londoño" w:date="2015-10-01T08:28:00Z">
        <w:r w:rsidR="001B249B">
          <w:rPr>
            <w:rFonts w:ascii="Arial" w:hAnsi="Arial" w:cs="Arial"/>
            <w:sz w:val="24"/>
            <w:szCs w:val="24"/>
          </w:rPr>
          <w:t>.</w:t>
        </w:r>
      </w:ins>
    </w:p>
    <w:p w14:paraId="6661CD65" w14:textId="77777777" w:rsidR="00E53164" w:rsidRPr="00A261C8" w:rsidRDefault="00E53164" w:rsidP="00A85C40">
      <w:pPr>
        <w:pStyle w:val="Prrafodelista"/>
        <w:spacing w:line="276" w:lineRule="auto"/>
        <w:jc w:val="both"/>
        <w:rPr>
          <w:rFonts w:ascii="Arial" w:hAnsi="Arial" w:cs="Arial"/>
          <w:sz w:val="24"/>
          <w:szCs w:val="24"/>
        </w:rPr>
      </w:pPr>
    </w:p>
    <w:p w14:paraId="51118F3B" w14:textId="1DCB41A4" w:rsidR="00E53164" w:rsidRPr="00A261C8" w:rsidRDefault="00924862" w:rsidP="00A85C40">
      <w:pPr>
        <w:pStyle w:val="Prrafodelista"/>
        <w:spacing w:line="276" w:lineRule="auto"/>
        <w:jc w:val="both"/>
        <w:rPr>
          <w:rFonts w:ascii="Arial" w:hAnsi="Arial" w:cs="Arial"/>
          <w:sz w:val="24"/>
          <w:szCs w:val="24"/>
        </w:rPr>
      </w:pPr>
      <w:r w:rsidRPr="00A261C8">
        <w:rPr>
          <w:rFonts w:ascii="Arial" w:hAnsi="Arial" w:cs="Arial"/>
          <w:sz w:val="24"/>
          <w:szCs w:val="24"/>
        </w:rPr>
        <w:t xml:space="preserve">En principio, como es lógico, </w:t>
      </w:r>
      <w:del w:id="724" w:author="Eugenia Arce Londoño" w:date="2015-10-01T08:28:00Z">
        <w:r w:rsidRPr="00A261C8">
          <w:rPr>
            <w:rFonts w:ascii="Arial" w:hAnsi="Arial" w:cs="Arial"/>
            <w:sz w:val="24"/>
            <w:szCs w:val="24"/>
          </w:rPr>
          <w:delText xml:space="preserve">aparece </w:delText>
        </w:r>
        <w:r w:rsidRPr="00A261C8">
          <w:rPr>
            <w:rFonts w:ascii="Arial" w:hAnsi="Arial" w:cs="Arial"/>
            <w:b/>
            <w:sz w:val="24"/>
            <w:szCs w:val="24"/>
          </w:rPr>
          <w:delText>su</w:delText>
        </w:r>
      </w:del>
      <w:ins w:id="725" w:author="Eugenia Arce Londoño" w:date="2015-10-01T08:28:00Z">
        <w:r w:rsidRPr="00A261C8">
          <w:rPr>
            <w:rFonts w:ascii="Arial" w:hAnsi="Arial" w:cs="Arial"/>
            <w:sz w:val="24"/>
            <w:szCs w:val="24"/>
          </w:rPr>
          <w:t>aparece</w:t>
        </w:r>
        <w:r w:rsidR="001B249B">
          <w:rPr>
            <w:rFonts w:ascii="Arial" w:hAnsi="Arial" w:cs="Arial"/>
            <w:sz w:val="24"/>
            <w:szCs w:val="24"/>
          </w:rPr>
          <w:t>ría</w:t>
        </w:r>
        <w:r w:rsidRPr="00A261C8">
          <w:rPr>
            <w:rFonts w:ascii="Arial" w:hAnsi="Arial" w:cs="Arial"/>
            <w:sz w:val="24"/>
            <w:szCs w:val="24"/>
          </w:rPr>
          <w:t xml:space="preserve"> </w:t>
        </w:r>
        <w:r w:rsidR="001B249B" w:rsidRPr="001B249B">
          <w:rPr>
            <w:rFonts w:ascii="Arial" w:hAnsi="Arial" w:cs="Arial"/>
            <w:sz w:val="24"/>
            <w:szCs w:val="24"/>
          </w:rPr>
          <w:t>la</w:t>
        </w:r>
      </w:ins>
      <w:r w:rsidRPr="001B249B">
        <w:rPr>
          <w:rFonts w:ascii="Arial" w:hAnsi="Arial"/>
          <w:sz w:val="24"/>
          <w:rPrChange w:id="726" w:author="Eugenia Arce Londoño" w:date="2015-10-01T08:28:00Z">
            <w:rPr>
              <w:rFonts w:ascii="Arial" w:hAnsi="Arial"/>
              <w:b/>
              <w:sz w:val="24"/>
            </w:rPr>
          </w:rPrChange>
        </w:rPr>
        <w:t xml:space="preserve"> defensa </w:t>
      </w:r>
      <w:ins w:id="727" w:author="Eugenia Arce Londoño" w:date="2015-10-01T08:28:00Z">
        <w:r w:rsidR="001B249B">
          <w:rPr>
            <w:rFonts w:ascii="Arial" w:hAnsi="Arial" w:cs="Arial"/>
            <w:sz w:val="24"/>
            <w:szCs w:val="24"/>
          </w:rPr>
          <w:t>que estas asambleas hiciero</w:t>
        </w:r>
        <w:r w:rsidR="001B249B" w:rsidRPr="001B249B">
          <w:rPr>
            <w:rFonts w:ascii="Arial" w:hAnsi="Arial" w:cs="Arial"/>
            <w:sz w:val="24"/>
            <w:szCs w:val="24"/>
          </w:rPr>
          <w:t xml:space="preserve">n </w:t>
        </w:r>
      </w:ins>
      <w:r w:rsidRPr="001B249B">
        <w:rPr>
          <w:rFonts w:ascii="Arial" w:hAnsi="Arial"/>
          <w:sz w:val="24"/>
          <w:rPrChange w:id="728" w:author="Eugenia Arce Londoño" w:date="2015-10-01T08:28:00Z">
            <w:rPr>
              <w:rFonts w:ascii="Arial" w:hAnsi="Arial"/>
              <w:b/>
              <w:sz w:val="24"/>
            </w:rPr>
          </w:rPrChange>
        </w:rPr>
        <w:t>de los privilegios y ordenamientos estamentales</w:t>
      </w:r>
      <w:r w:rsidRPr="001B249B">
        <w:rPr>
          <w:rFonts w:ascii="Arial" w:hAnsi="Arial" w:cs="Arial"/>
          <w:sz w:val="24"/>
          <w:szCs w:val="24"/>
        </w:rPr>
        <w:t>.</w:t>
      </w:r>
      <w:r w:rsidR="001B249B">
        <w:rPr>
          <w:rFonts w:ascii="Arial" w:hAnsi="Arial" w:cs="Arial"/>
          <w:sz w:val="24"/>
          <w:szCs w:val="24"/>
        </w:rPr>
        <w:t xml:space="preserve"> </w:t>
      </w:r>
      <w:del w:id="729" w:author="Eugenia Arce Londoño" w:date="2015-10-01T08:28:00Z">
        <w:r w:rsidRPr="00A261C8">
          <w:rPr>
            <w:rFonts w:ascii="Arial" w:hAnsi="Arial" w:cs="Arial"/>
            <w:sz w:val="24"/>
            <w:szCs w:val="24"/>
          </w:rPr>
          <w:delText>Es</w:delText>
        </w:r>
      </w:del>
      <w:ins w:id="730" w:author="Eugenia Arce Londoño" w:date="2015-10-01T08:28:00Z">
        <w:r w:rsidR="001B249B">
          <w:rPr>
            <w:rFonts w:ascii="Arial" w:hAnsi="Arial" w:cs="Arial"/>
            <w:sz w:val="24"/>
            <w:szCs w:val="24"/>
          </w:rPr>
          <w:t>Era</w:t>
        </w:r>
      </w:ins>
      <w:r w:rsidRPr="00A261C8">
        <w:rPr>
          <w:rFonts w:ascii="Arial" w:hAnsi="Arial" w:cs="Arial"/>
          <w:sz w:val="24"/>
          <w:szCs w:val="24"/>
        </w:rPr>
        <w:t xml:space="preserve"> la reivindicación de la tradición medieval y del orden social construido en el pasado, por los padres. Luego, ante la relación personal debida, los </w:t>
      </w:r>
      <w:r w:rsidRPr="00A261C8">
        <w:rPr>
          <w:rFonts w:ascii="Arial" w:hAnsi="Arial" w:cs="Arial"/>
          <w:b/>
          <w:sz w:val="24"/>
          <w:szCs w:val="24"/>
        </w:rPr>
        <w:t xml:space="preserve">cuerpos colegiados </w:t>
      </w:r>
      <w:del w:id="731" w:author="Eugenia Arce Londoño" w:date="2015-10-01T08:28:00Z">
        <w:r w:rsidRPr="00A261C8">
          <w:rPr>
            <w:rFonts w:ascii="Arial" w:hAnsi="Arial" w:cs="Arial"/>
            <w:b/>
            <w:sz w:val="24"/>
            <w:szCs w:val="24"/>
          </w:rPr>
          <w:delText>colaboran</w:delText>
        </w:r>
      </w:del>
      <w:ins w:id="732" w:author="Eugenia Arce Londoño" w:date="2015-10-01T08:28:00Z">
        <w:r w:rsidRPr="001B249B">
          <w:rPr>
            <w:rFonts w:ascii="Arial" w:hAnsi="Arial" w:cs="Arial"/>
            <w:sz w:val="24"/>
            <w:szCs w:val="24"/>
          </w:rPr>
          <w:t>colabora</w:t>
        </w:r>
        <w:r w:rsidR="001B249B">
          <w:rPr>
            <w:rFonts w:ascii="Arial" w:hAnsi="Arial" w:cs="Arial"/>
            <w:sz w:val="24"/>
            <w:szCs w:val="24"/>
          </w:rPr>
          <w:t>ba</w:t>
        </w:r>
        <w:r w:rsidRPr="001B249B">
          <w:rPr>
            <w:rFonts w:ascii="Arial" w:hAnsi="Arial" w:cs="Arial"/>
            <w:sz w:val="24"/>
            <w:szCs w:val="24"/>
          </w:rPr>
          <w:t>n</w:t>
        </w:r>
      </w:ins>
      <w:r w:rsidRPr="001B249B">
        <w:rPr>
          <w:rFonts w:ascii="Arial" w:hAnsi="Arial"/>
          <w:sz w:val="24"/>
          <w:rPrChange w:id="733" w:author="Eugenia Arce Londoño" w:date="2015-10-01T08:28:00Z">
            <w:rPr>
              <w:rFonts w:ascii="Arial" w:hAnsi="Arial"/>
              <w:b/>
              <w:sz w:val="24"/>
            </w:rPr>
          </w:rPrChange>
        </w:rPr>
        <w:t xml:space="preserve"> en el territorio con su gobierno y administración</w:t>
      </w:r>
      <w:r w:rsidRPr="001B249B">
        <w:rPr>
          <w:rFonts w:ascii="Arial" w:hAnsi="Arial" w:cs="Arial"/>
          <w:sz w:val="24"/>
          <w:szCs w:val="24"/>
        </w:rPr>
        <w:t xml:space="preserve">. </w:t>
      </w:r>
      <w:del w:id="734" w:author="Eugenia Arce Londoño" w:date="2015-10-01T08:28:00Z">
        <w:r w:rsidRPr="00A261C8">
          <w:rPr>
            <w:rFonts w:ascii="Arial" w:hAnsi="Arial" w:cs="Arial"/>
            <w:sz w:val="24"/>
            <w:szCs w:val="24"/>
          </w:rPr>
          <w:delText>Lo cual es más importante</w:delText>
        </w:r>
      </w:del>
      <w:ins w:id="735" w:author="Eugenia Arce Londoño" w:date="2015-10-01T08:28:00Z">
        <w:r w:rsidR="001B249B">
          <w:rPr>
            <w:rFonts w:ascii="Arial" w:hAnsi="Arial" w:cs="Arial"/>
            <w:sz w:val="24"/>
            <w:szCs w:val="24"/>
          </w:rPr>
          <w:t>Esta papel cobró especial importancia</w:t>
        </w:r>
      </w:ins>
      <w:r w:rsidR="001B249B">
        <w:rPr>
          <w:rFonts w:ascii="Arial" w:hAnsi="Arial" w:cs="Arial"/>
          <w:sz w:val="24"/>
          <w:szCs w:val="24"/>
        </w:rPr>
        <w:t xml:space="preserve"> </w:t>
      </w:r>
      <w:r w:rsidRPr="00A261C8">
        <w:rPr>
          <w:rFonts w:ascii="Arial" w:hAnsi="Arial" w:cs="Arial"/>
          <w:sz w:val="24"/>
          <w:szCs w:val="24"/>
        </w:rPr>
        <w:t xml:space="preserve">si se tiene en cuenta que el señor </w:t>
      </w:r>
      <w:del w:id="736" w:author="Eugenia Arce Londoño" w:date="2015-10-01T08:28:00Z">
        <w:r w:rsidRPr="00A261C8">
          <w:rPr>
            <w:rFonts w:ascii="Arial" w:hAnsi="Arial" w:cs="Arial"/>
            <w:sz w:val="24"/>
            <w:szCs w:val="24"/>
          </w:rPr>
          <w:delText xml:space="preserve">ha </w:delText>
        </w:r>
        <w:r w:rsidRPr="00A261C8">
          <w:rPr>
            <w:rFonts w:ascii="Arial" w:hAnsi="Arial" w:cs="Arial"/>
            <w:b/>
            <w:sz w:val="24"/>
            <w:szCs w:val="24"/>
          </w:rPr>
          <w:delText>perdido</w:delText>
        </w:r>
      </w:del>
      <w:ins w:id="737" w:author="Eugenia Arce Londoño" w:date="2015-10-01T08:28:00Z">
        <w:r w:rsidR="001B249B">
          <w:rPr>
            <w:rFonts w:ascii="Arial" w:hAnsi="Arial" w:cs="Arial"/>
            <w:sz w:val="24"/>
            <w:szCs w:val="24"/>
          </w:rPr>
          <w:t>perdió</w:t>
        </w:r>
      </w:ins>
      <w:r w:rsidRPr="00A261C8">
        <w:rPr>
          <w:rFonts w:ascii="Arial" w:hAnsi="Arial" w:cs="Arial"/>
          <w:b/>
          <w:sz w:val="24"/>
          <w:szCs w:val="24"/>
        </w:rPr>
        <w:t xml:space="preserve"> </w:t>
      </w:r>
      <w:r w:rsidRPr="001B249B">
        <w:rPr>
          <w:rFonts w:ascii="Arial" w:hAnsi="Arial"/>
          <w:sz w:val="24"/>
          <w:rPrChange w:id="738" w:author="Eugenia Arce Londoño" w:date="2015-10-01T08:28:00Z">
            <w:rPr>
              <w:rFonts w:ascii="Arial" w:hAnsi="Arial"/>
              <w:b/>
              <w:sz w:val="24"/>
            </w:rPr>
          </w:rPrChange>
        </w:rPr>
        <w:t>la relación directa con la población la cual es mediada a través del vasallo</w:t>
      </w:r>
      <w:r w:rsidRPr="001B249B">
        <w:rPr>
          <w:rFonts w:ascii="Arial" w:hAnsi="Arial" w:cs="Arial"/>
          <w:sz w:val="24"/>
          <w:szCs w:val="24"/>
        </w:rPr>
        <w:t xml:space="preserve">. En este sentido se </w:t>
      </w:r>
      <w:del w:id="739" w:author="Eugenia Arce Londoño" w:date="2015-10-01T08:28:00Z">
        <w:r w:rsidRPr="00A261C8">
          <w:rPr>
            <w:rFonts w:ascii="Arial" w:hAnsi="Arial" w:cs="Arial"/>
            <w:sz w:val="24"/>
            <w:szCs w:val="24"/>
          </w:rPr>
          <w:delText>genera</w:delText>
        </w:r>
      </w:del>
      <w:ins w:id="740" w:author="Eugenia Arce Londoño" w:date="2015-10-01T08:28:00Z">
        <w:r w:rsidRPr="001B249B">
          <w:rPr>
            <w:rFonts w:ascii="Arial" w:hAnsi="Arial" w:cs="Arial"/>
            <w:sz w:val="24"/>
            <w:szCs w:val="24"/>
          </w:rPr>
          <w:t>genera</w:t>
        </w:r>
        <w:r w:rsidR="001B249B">
          <w:rPr>
            <w:rFonts w:ascii="Arial" w:hAnsi="Arial" w:cs="Arial"/>
            <w:sz w:val="24"/>
            <w:szCs w:val="24"/>
          </w:rPr>
          <w:t>ba</w:t>
        </w:r>
      </w:ins>
      <w:r w:rsidRPr="001B249B">
        <w:rPr>
          <w:rFonts w:ascii="Arial" w:hAnsi="Arial" w:cs="Arial"/>
          <w:sz w:val="24"/>
          <w:szCs w:val="24"/>
        </w:rPr>
        <w:t xml:space="preserve"> </w:t>
      </w:r>
      <w:r w:rsidRPr="00A261C8">
        <w:rPr>
          <w:rFonts w:ascii="Arial" w:hAnsi="Arial" w:cs="Arial"/>
          <w:sz w:val="24"/>
          <w:szCs w:val="24"/>
        </w:rPr>
        <w:t xml:space="preserve">un </w:t>
      </w:r>
      <w:r w:rsidRPr="00A261C8">
        <w:rPr>
          <w:rFonts w:ascii="Arial" w:hAnsi="Arial" w:cs="Arial"/>
          <w:b/>
          <w:sz w:val="24"/>
          <w:szCs w:val="24"/>
        </w:rPr>
        <w:t>límite</w:t>
      </w:r>
      <w:r w:rsidRPr="00A261C8">
        <w:rPr>
          <w:rFonts w:ascii="Arial" w:hAnsi="Arial" w:cs="Arial"/>
          <w:sz w:val="24"/>
          <w:szCs w:val="24"/>
        </w:rPr>
        <w:t xml:space="preserve"> al señor pues, poco a poco, se </w:t>
      </w:r>
      <w:del w:id="741" w:author="Eugenia Arce Londoño" w:date="2015-10-01T08:28:00Z">
        <w:r w:rsidRPr="00A261C8">
          <w:rPr>
            <w:rFonts w:ascii="Arial" w:hAnsi="Arial" w:cs="Arial"/>
            <w:sz w:val="24"/>
            <w:szCs w:val="24"/>
          </w:rPr>
          <w:delText>establece</w:delText>
        </w:r>
      </w:del>
      <w:ins w:id="742" w:author="Eugenia Arce Londoño" w:date="2015-10-01T08:28:00Z">
        <w:r w:rsidRPr="00A261C8">
          <w:rPr>
            <w:rFonts w:ascii="Arial" w:hAnsi="Arial" w:cs="Arial"/>
            <w:sz w:val="24"/>
            <w:szCs w:val="24"/>
          </w:rPr>
          <w:t>establece</w:t>
        </w:r>
        <w:r w:rsidR="001B249B">
          <w:rPr>
            <w:rFonts w:ascii="Arial" w:hAnsi="Arial" w:cs="Arial"/>
            <w:sz w:val="24"/>
            <w:szCs w:val="24"/>
          </w:rPr>
          <w:t>ría</w:t>
        </w:r>
      </w:ins>
      <w:r w:rsidRPr="00A261C8">
        <w:rPr>
          <w:rFonts w:ascii="Arial" w:hAnsi="Arial" w:cs="Arial"/>
          <w:sz w:val="24"/>
          <w:szCs w:val="24"/>
        </w:rPr>
        <w:t xml:space="preserve"> un </w:t>
      </w:r>
      <w:r w:rsidRPr="001B249B">
        <w:rPr>
          <w:rFonts w:ascii="Arial" w:hAnsi="Arial"/>
          <w:sz w:val="24"/>
          <w:rPrChange w:id="743" w:author="Eugenia Arce Londoño" w:date="2015-10-01T08:28:00Z">
            <w:rPr>
              <w:rFonts w:ascii="Arial" w:hAnsi="Arial"/>
              <w:b/>
              <w:sz w:val="24"/>
            </w:rPr>
          </w:rPrChange>
        </w:rPr>
        <w:t>verdadero</w:t>
      </w:r>
      <w:r w:rsidRPr="00A261C8">
        <w:rPr>
          <w:rFonts w:ascii="Arial" w:hAnsi="Arial" w:cs="Arial"/>
          <w:b/>
          <w:sz w:val="24"/>
          <w:szCs w:val="24"/>
        </w:rPr>
        <w:t xml:space="preserve"> cogobierno territorial</w:t>
      </w:r>
      <w:r w:rsidRPr="00A261C8">
        <w:rPr>
          <w:rFonts w:ascii="Arial" w:hAnsi="Arial" w:cs="Arial"/>
          <w:sz w:val="24"/>
          <w:szCs w:val="24"/>
        </w:rPr>
        <w:t xml:space="preserve">. </w:t>
      </w:r>
    </w:p>
    <w:p w14:paraId="791F1D26" w14:textId="77777777" w:rsidR="00E53164" w:rsidRPr="00A261C8" w:rsidRDefault="00E53164" w:rsidP="00A85C40">
      <w:pPr>
        <w:pStyle w:val="Prrafodelista"/>
        <w:spacing w:line="276" w:lineRule="auto"/>
        <w:jc w:val="both"/>
        <w:rPr>
          <w:rFonts w:ascii="Arial" w:hAnsi="Arial" w:cs="Arial"/>
          <w:sz w:val="24"/>
          <w:szCs w:val="24"/>
        </w:rPr>
      </w:pPr>
    </w:p>
    <w:p w14:paraId="6301D92C" w14:textId="649C09D9" w:rsidR="00924862" w:rsidRPr="00A261C8" w:rsidRDefault="00924862" w:rsidP="00A85C40">
      <w:pPr>
        <w:pStyle w:val="Prrafodelista"/>
        <w:spacing w:line="276" w:lineRule="auto"/>
        <w:jc w:val="both"/>
        <w:rPr>
          <w:rFonts w:ascii="Arial" w:hAnsi="Arial" w:cs="Arial"/>
          <w:sz w:val="24"/>
          <w:szCs w:val="24"/>
        </w:rPr>
      </w:pPr>
      <w:del w:id="744" w:author="Eugenia Arce Londoño" w:date="2015-10-01T08:28:00Z">
        <w:r w:rsidRPr="00A261C8">
          <w:rPr>
            <w:rFonts w:ascii="Arial" w:hAnsi="Arial" w:cs="Arial"/>
            <w:sz w:val="24"/>
            <w:szCs w:val="24"/>
          </w:rPr>
          <w:delText>Lo cual</w:delText>
        </w:r>
      </w:del>
      <w:ins w:id="745" w:author="Eugenia Arce Londoño" w:date="2015-10-01T08:28:00Z">
        <w:r w:rsidR="001B249B">
          <w:rPr>
            <w:rFonts w:ascii="Arial" w:hAnsi="Arial" w:cs="Arial"/>
            <w:sz w:val="24"/>
            <w:szCs w:val="24"/>
          </w:rPr>
          <w:t>Esta realidad</w:t>
        </w:r>
      </w:ins>
      <w:r w:rsidR="001B249B">
        <w:rPr>
          <w:rFonts w:ascii="Arial" w:hAnsi="Arial" w:cs="Arial"/>
          <w:sz w:val="24"/>
          <w:szCs w:val="24"/>
        </w:rPr>
        <w:t xml:space="preserve"> </w:t>
      </w:r>
      <w:r w:rsidRPr="00A261C8">
        <w:rPr>
          <w:rFonts w:ascii="Arial" w:hAnsi="Arial" w:cs="Arial"/>
          <w:sz w:val="24"/>
          <w:szCs w:val="24"/>
        </w:rPr>
        <w:t xml:space="preserve">se </w:t>
      </w:r>
      <w:del w:id="746" w:author="Eugenia Arce Londoño" w:date="2015-10-01T08:28:00Z">
        <w:r w:rsidRPr="00A261C8">
          <w:rPr>
            <w:rFonts w:ascii="Arial" w:hAnsi="Arial" w:cs="Arial"/>
            <w:sz w:val="24"/>
            <w:szCs w:val="24"/>
          </w:rPr>
          <w:delText>proyecta</w:delText>
        </w:r>
      </w:del>
      <w:ins w:id="747" w:author="Eugenia Arce Londoño" w:date="2015-10-01T08:28:00Z">
        <w:r w:rsidRPr="00A261C8">
          <w:rPr>
            <w:rFonts w:ascii="Arial" w:hAnsi="Arial" w:cs="Arial"/>
            <w:sz w:val="24"/>
            <w:szCs w:val="24"/>
          </w:rPr>
          <w:t>proyecta</w:t>
        </w:r>
        <w:r w:rsidR="001B249B">
          <w:rPr>
            <w:rFonts w:ascii="Arial" w:hAnsi="Arial" w:cs="Arial"/>
            <w:sz w:val="24"/>
            <w:szCs w:val="24"/>
          </w:rPr>
          <w:t>ba</w:t>
        </w:r>
      </w:ins>
      <w:r w:rsidRPr="00A261C8">
        <w:rPr>
          <w:rFonts w:ascii="Arial" w:hAnsi="Arial" w:cs="Arial"/>
          <w:sz w:val="24"/>
          <w:szCs w:val="24"/>
        </w:rPr>
        <w:t xml:space="preserve"> en una discusión presentada entre el rey y los señores feudales sobre los recursos, su obtención, recaudación y emple</w:t>
      </w:r>
      <w:r w:rsidR="001B249B">
        <w:rPr>
          <w:rFonts w:ascii="Arial" w:hAnsi="Arial" w:cs="Arial"/>
          <w:sz w:val="24"/>
          <w:szCs w:val="24"/>
        </w:rPr>
        <w:t xml:space="preserve">o. Los tributos o subsidios </w:t>
      </w:r>
      <w:del w:id="748" w:author="Eugenia Arce Londoño" w:date="2015-10-01T08:28:00Z">
        <w:r w:rsidRPr="00A261C8">
          <w:rPr>
            <w:rFonts w:ascii="Arial" w:hAnsi="Arial" w:cs="Arial"/>
            <w:sz w:val="24"/>
            <w:szCs w:val="24"/>
          </w:rPr>
          <w:delText>serán</w:delText>
        </w:r>
      </w:del>
      <w:ins w:id="749" w:author="Eugenia Arce Londoño" w:date="2015-10-01T08:28:00Z">
        <w:r w:rsidR="001B249B">
          <w:rPr>
            <w:rFonts w:ascii="Arial" w:hAnsi="Arial" w:cs="Arial"/>
            <w:sz w:val="24"/>
            <w:szCs w:val="24"/>
          </w:rPr>
          <w:t>sería</w:t>
        </w:r>
        <w:r w:rsidRPr="00A261C8">
          <w:rPr>
            <w:rFonts w:ascii="Arial" w:hAnsi="Arial" w:cs="Arial"/>
            <w:sz w:val="24"/>
            <w:szCs w:val="24"/>
          </w:rPr>
          <w:t>n</w:t>
        </w:r>
      </w:ins>
      <w:r w:rsidRPr="00A261C8">
        <w:rPr>
          <w:rFonts w:ascii="Arial" w:hAnsi="Arial" w:cs="Arial"/>
          <w:sz w:val="24"/>
          <w:szCs w:val="24"/>
        </w:rPr>
        <w:t xml:space="preserve">, de alguna manera, </w:t>
      </w:r>
      <w:ins w:id="750" w:author="Eugenia Arce Londoño" w:date="2015-10-01T08:28:00Z">
        <w:r w:rsidR="001B249B">
          <w:rPr>
            <w:rFonts w:ascii="Arial" w:hAnsi="Arial" w:cs="Arial"/>
            <w:sz w:val="24"/>
            <w:szCs w:val="24"/>
          </w:rPr>
          <w:t xml:space="preserve">un </w:t>
        </w:r>
      </w:ins>
      <w:r w:rsidR="001B249B">
        <w:rPr>
          <w:rFonts w:ascii="Arial" w:hAnsi="Arial" w:cs="Arial"/>
          <w:sz w:val="24"/>
          <w:szCs w:val="24"/>
        </w:rPr>
        <w:t xml:space="preserve">punto de conflicto que </w:t>
      </w:r>
      <w:del w:id="751" w:author="Eugenia Arce Londoño" w:date="2015-10-01T08:28:00Z">
        <w:r w:rsidRPr="00A261C8">
          <w:rPr>
            <w:rFonts w:ascii="Arial" w:hAnsi="Arial" w:cs="Arial"/>
            <w:sz w:val="24"/>
            <w:szCs w:val="24"/>
          </w:rPr>
          <w:delText>frenará</w:delText>
        </w:r>
      </w:del>
      <w:ins w:id="752" w:author="Eugenia Arce Londoño" w:date="2015-10-01T08:28:00Z">
        <w:r w:rsidR="001B249B">
          <w:rPr>
            <w:rFonts w:ascii="Arial" w:hAnsi="Arial" w:cs="Arial"/>
            <w:sz w:val="24"/>
            <w:szCs w:val="24"/>
          </w:rPr>
          <w:t>frenaba</w:t>
        </w:r>
      </w:ins>
      <w:r w:rsidRPr="00A261C8">
        <w:rPr>
          <w:rFonts w:ascii="Arial" w:hAnsi="Arial" w:cs="Arial"/>
          <w:sz w:val="24"/>
          <w:szCs w:val="24"/>
        </w:rPr>
        <w:t xml:space="preserve"> l</w:t>
      </w:r>
      <w:r w:rsidR="00BF5F88" w:rsidRPr="00A261C8">
        <w:rPr>
          <w:rFonts w:ascii="Arial" w:hAnsi="Arial" w:cs="Arial"/>
          <w:sz w:val="24"/>
          <w:szCs w:val="24"/>
        </w:rPr>
        <w:t xml:space="preserve">os intereses de la Corona real, </w:t>
      </w:r>
      <w:del w:id="753" w:author="Eugenia Arce Londoño" w:date="2015-10-01T08:28:00Z">
        <w:r w:rsidRPr="00A261C8">
          <w:rPr>
            <w:rFonts w:ascii="Arial" w:hAnsi="Arial" w:cs="Arial"/>
            <w:sz w:val="24"/>
            <w:szCs w:val="24"/>
          </w:rPr>
          <w:delText>conocida</w:delText>
        </w:r>
      </w:del>
      <w:ins w:id="754" w:author="Eugenia Arce Londoño" w:date="2015-10-01T08:28:00Z">
        <w:r w:rsidR="001B249B">
          <w:rPr>
            <w:rFonts w:ascii="Arial" w:hAnsi="Arial" w:cs="Arial"/>
            <w:sz w:val="24"/>
            <w:szCs w:val="24"/>
          </w:rPr>
          <w:t xml:space="preserve">y que fue </w:t>
        </w:r>
        <w:r w:rsidRPr="00A261C8">
          <w:rPr>
            <w:rFonts w:ascii="Arial" w:hAnsi="Arial" w:cs="Arial"/>
            <w:sz w:val="24"/>
            <w:szCs w:val="24"/>
          </w:rPr>
          <w:t>conocid</w:t>
        </w:r>
        <w:r w:rsidR="001B249B">
          <w:rPr>
            <w:rFonts w:ascii="Arial" w:hAnsi="Arial" w:cs="Arial"/>
            <w:sz w:val="24"/>
            <w:szCs w:val="24"/>
          </w:rPr>
          <w:t>o</w:t>
        </w:r>
      </w:ins>
      <w:r w:rsidRPr="00A261C8">
        <w:rPr>
          <w:rFonts w:ascii="Arial" w:hAnsi="Arial" w:cs="Arial"/>
          <w:sz w:val="24"/>
          <w:szCs w:val="24"/>
        </w:rPr>
        <w:t xml:space="preserve"> como </w:t>
      </w:r>
      <w:r w:rsidR="00BF5F88" w:rsidRPr="00A261C8">
        <w:rPr>
          <w:rFonts w:ascii="Arial" w:hAnsi="Arial" w:cs="Arial"/>
          <w:sz w:val="24"/>
          <w:szCs w:val="24"/>
        </w:rPr>
        <w:t>batalla fiscal</w:t>
      </w:r>
      <w:del w:id="755" w:author="Eugenia Arce Londoño" w:date="2015-10-01T08:28:00Z">
        <w:r w:rsidR="00BF5F88" w:rsidRPr="00A261C8">
          <w:rPr>
            <w:rFonts w:ascii="Arial" w:hAnsi="Arial" w:cs="Arial"/>
            <w:sz w:val="24"/>
            <w:szCs w:val="24"/>
          </w:rPr>
          <w:delText xml:space="preserve">, </w:delText>
        </w:r>
        <w:r w:rsidRPr="00A261C8">
          <w:rPr>
            <w:rFonts w:ascii="Arial" w:hAnsi="Arial" w:cs="Arial"/>
            <w:sz w:val="24"/>
            <w:szCs w:val="24"/>
          </w:rPr>
          <w:delText>que</w:delText>
        </w:r>
      </w:del>
      <w:ins w:id="756" w:author="Eugenia Arce Londoño" w:date="2015-10-01T08:28:00Z">
        <w:r w:rsidR="001B249B">
          <w:rPr>
            <w:rFonts w:ascii="Arial" w:hAnsi="Arial" w:cs="Arial"/>
            <w:sz w:val="24"/>
            <w:szCs w:val="24"/>
          </w:rPr>
          <w:t>. El conflicto</w:t>
        </w:r>
      </w:ins>
      <w:r w:rsidR="001B249B">
        <w:rPr>
          <w:rFonts w:ascii="Arial" w:hAnsi="Arial" w:cs="Arial"/>
          <w:sz w:val="24"/>
          <w:szCs w:val="24"/>
        </w:rPr>
        <w:t xml:space="preserve"> </w:t>
      </w:r>
      <w:r w:rsidRPr="00A261C8">
        <w:rPr>
          <w:rFonts w:ascii="Arial" w:hAnsi="Arial" w:cs="Arial"/>
          <w:sz w:val="24"/>
          <w:szCs w:val="24"/>
        </w:rPr>
        <w:t xml:space="preserve">se manifestó en el famoso aforismo que se tornó en principio para las futuras democracias: </w:t>
      </w:r>
      <w:r w:rsidR="00BF5F88" w:rsidRPr="00A261C8">
        <w:rPr>
          <w:rFonts w:ascii="Arial" w:hAnsi="Arial" w:cs="Arial"/>
          <w:sz w:val="24"/>
          <w:szCs w:val="24"/>
        </w:rPr>
        <w:t>“</w:t>
      </w:r>
      <w:r w:rsidRPr="00A261C8">
        <w:rPr>
          <w:rFonts w:ascii="Arial" w:hAnsi="Arial" w:cs="Arial"/>
          <w:sz w:val="24"/>
          <w:szCs w:val="24"/>
        </w:rPr>
        <w:t>no</w:t>
      </w:r>
      <w:r w:rsidR="00BF5F88" w:rsidRPr="00A261C8">
        <w:rPr>
          <w:rFonts w:ascii="Arial" w:hAnsi="Arial" w:cs="Arial"/>
          <w:sz w:val="24"/>
          <w:szCs w:val="24"/>
        </w:rPr>
        <w:t xml:space="preserve"> hay tributo sin representación</w:t>
      </w:r>
      <w:del w:id="757" w:author="Eugenia Arce Londoño" w:date="2015-10-01T08:28:00Z">
        <w:r w:rsidR="00BF5F88" w:rsidRPr="00A261C8">
          <w:rPr>
            <w:rFonts w:ascii="Arial" w:hAnsi="Arial" w:cs="Arial"/>
            <w:sz w:val="24"/>
            <w:szCs w:val="24"/>
          </w:rPr>
          <w:delText>”</w:delText>
        </w:r>
        <w:r w:rsidRPr="00A261C8">
          <w:rPr>
            <w:rFonts w:ascii="Arial" w:hAnsi="Arial" w:cs="Arial"/>
            <w:sz w:val="24"/>
            <w:szCs w:val="24"/>
          </w:rPr>
          <w:delText>;</w:delText>
        </w:r>
      </w:del>
      <w:ins w:id="758" w:author="Eugenia Arce Londoño" w:date="2015-10-01T08:28:00Z">
        <w:r w:rsidR="00BF5F88" w:rsidRPr="00A261C8">
          <w:rPr>
            <w:rFonts w:ascii="Arial" w:hAnsi="Arial" w:cs="Arial"/>
            <w:sz w:val="24"/>
            <w:szCs w:val="24"/>
          </w:rPr>
          <w:t>”</w:t>
        </w:r>
        <w:r w:rsidR="001B249B">
          <w:rPr>
            <w:rFonts w:ascii="Arial" w:hAnsi="Arial" w:cs="Arial"/>
            <w:sz w:val="24"/>
            <w:szCs w:val="24"/>
          </w:rPr>
          <w:t>.</w:t>
        </w:r>
      </w:ins>
    </w:p>
    <w:p w14:paraId="58F555F5" w14:textId="77777777" w:rsidR="00924862" w:rsidRPr="00A261C8" w:rsidRDefault="00924862" w:rsidP="00A85C40">
      <w:pPr>
        <w:spacing w:line="276" w:lineRule="auto"/>
        <w:jc w:val="both"/>
        <w:rPr>
          <w:rFonts w:ascii="Arial" w:hAnsi="Arial" w:cs="Arial"/>
          <w:sz w:val="24"/>
          <w:szCs w:val="24"/>
        </w:rPr>
      </w:pPr>
    </w:p>
    <w:p w14:paraId="39AE3CCE" w14:textId="2607C99B" w:rsidR="00E53164" w:rsidRPr="00A261C8" w:rsidRDefault="00924862"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La tercera característica, como lo p</w:t>
      </w:r>
      <w:r w:rsidR="00BF5F88" w:rsidRPr="00A261C8">
        <w:rPr>
          <w:rFonts w:ascii="Arial" w:hAnsi="Arial" w:cs="Arial"/>
          <w:sz w:val="24"/>
          <w:szCs w:val="24"/>
        </w:rPr>
        <w:t xml:space="preserve">lantea el profesor Fioravanti, </w:t>
      </w:r>
      <w:r w:rsidRPr="00A261C8">
        <w:rPr>
          <w:rFonts w:ascii="Arial" w:hAnsi="Arial" w:cs="Arial"/>
          <w:sz w:val="24"/>
          <w:szCs w:val="24"/>
        </w:rPr>
        <w:t xml:space="preserve">tiene que ver con la </w:t>
      </w:r>
      <w:r w:rsidRPr="001B249B">
        <w:rPr>
          <w:rFonts w:ascii="Arial" w:hAnsi="Arial"/>
          <w:sz w:val="24"/>
          <w:rPrChange w:id="759" w:author="Eugenia Arce Londoño" w:date="2015-10-01T08:28:00Z">
            <w:rPr>
              <w:rFonts w:ascii="Arial" w:hAnsi="Arial"/>
              <w:b/>
              <w:sz w:val="24"/>
            </w:rPr>
          </w:rPrChange>
        </w:rPr>
        <w:t>institucionalización de la relación de dominación territorial y cogobierno</w:t>
      </w:r>
      <w:r w:rsidRPr="00A261C8">
        <w:rPr>
          <w:rFonts w:ascii="Arial" w:hAnsi="Arial" w:cs="Arial"/>
          <w:sz w:val="24"/>
          <w:szCs w:val="24"/>
        </w:rPr>
        <w:t xml:space="preserve"> a través de los llamados </w:t>
      </w:r>
      <w:del w:id="760" w:author="Eugenia Arce Londoño" w:date="2015-10-01T08:28:00Z">
        <w:r w:rsidRPr="00A261C8">
          <w:rPr>
            <w:rFonts w:ascii="Arial" w:hAnsi="Arial" w:cs="Arial"/>
            <w:sz w:val="24"/>
            <w:szCs w:val="24"/>
          </w:rPr>
          <w:delText>“</w:delText>
        </w:r>
      </w:del>
      <w:r w:rsidRPr="00A261C8">
        <w:rPr>
          <w:rFonts w:ascii="Arial" w:hAnsi="Arial" w:cs="Arial"/>
          <w:b/>
          <w:sz w:val="24"/>
          <w:szCs w:val="24"/>
        </w:rPr>
        <w:t>contratos de dominación</w:t>
      </w:r>
      <w:del w:id="761" w:author="Eugenia Arce Londoño" w:date="2015-10-01T08:28:00Z">
        <w:r w:rsidRPr="00A261C8">
          <w:rPr>
            <w:rFonts w:ascii="Arial" w:hAnsi="Arial" w:cs="Arial"/>
            <w:sz w:val="24"/>
            <w:szCs w:val="24"/>
          </w:rPr>
          <w:delText>”</w:delText>
        </w:r>
      </w:del>
      <w:r w:rsidRPr="00A261C8">
        <w:rPr>
          <w:rFonts w:ascii="Arial" w:hAnsi="Arial" w:cs="Arial"/>
          <w:sz w:val="24"/>
          <w:szCs w:val="24"/>
        </w:rPr>
        <w:t xml:space="preserve"> que </w:t>
      </w:r>
      <w:del w:id="762" w:author="Eugenia Arce Londoño" w:date="2015-10-01T08:28:00Z">
        <w:r w:rsidRPr="00A261C8">
          <w:rPr>
            <w:rFonts w:ascii="Arial" w:hAnsi="Arial" w:cs="Arial"/>
            <w:sz w:val="24"/>
            <w:szCs w:val="24"/>
          </w:rPr>
          <w:delText>buscan</w:delText>
        </w:r>
      </w:del>
      <w:ins w:id="763" w:author="Eugenia Arce Londoño" w:date="2015-10-01T08:28:00Z">
        <w:r w:rsidRPr="00A261C8">
          <w:rPr>
            <w:rFonts w:ascii="Arial" w:hAnsi="Arial" w:cs="Arial"/>
            <w:sz w:val="24"/>
            <w:szCs w:val="24"/>
          </w:rPr>
          <w:t>busca</w:t>
        </w:r>
        <w:r w:rsidR="001B249B">
          <w:rPr>
            <w:rFonts w:ascii="Arial" w:hAnsi="Arial" w:cs="Arial"/>
            <w:sz w:val="24"/>
            <w:szCs w:val="24"/>
          </w:rPr>
          <w:t>ro</w:t>
        </w:r>
        <w:r w:rsidRPr="00A261C8">
          <w:rPr>
            <w:rFonts w:ascii="Arial" w:hAnsi="Arial" w:cs="Arial"/>
            <w:sz w:val="24"/>
            <w:szCs w:val="24"/>
          </w:rPr>
          <w:t>n</w:t>
        </w:r>
      </w:ins>
      <w:r w:rsidRPr="00A261C8">
        <w:rPr>
          <w:rFonts w:ascii="Arial" w:hAnsi="Arial" w:cs="Arial"/>
          <w:sz w:val="24"/>
          <w:szCs w:val="24"/>
        </w:rPr>
        <w:t xml:space="preserve"> determinar los ámbitos de ac</w:t>
      </w:r>
      <w:r w:rsidR="001B249B">
        <w:rPr>
          <w:rFonts w:ascii="Arial" w:hAnsi="Arial" w:cs="Arial"/>
          <w:sz w:val="24"/>
          <w:szCs w:val="24"/>
        </w:rPr>
        <w:t xml:space="preserve">ción de los actores que </w:t>
      </w:r>
      <w:del w:id="764" w:author="Eugenia Arce Londoño" w:date="2015-10-01T08:28:00Z">
        <w:r w:rsidRPr="00A261C8">
          <w:rPr>
            <w:rFonts w:ascii="Arial" w:hAnsi="Arial" w:cs="Arial"/>
            <w:sz w:val="24"/>
            <w:szCs w:val="24"/>
          </w:rPr>
          <w:delText>confluyen</w:delText>
        </w:r>
      </w:del>
      <w:ins w:id="765" w:author="Eugenia Arce Londoño" w:date="2015-10-01T08:28:00Z">
        <w:r w:rsidR="001B249B">
          <w:rPr>
            <w:rFonts w:ascii="Arial" w:hAnsi="Arial" w:cs="Arial"/>
            <w:sz w:val="24"/>
            <w:szCs w:val="24"/>
          </w:rPr>
          <w:t>confluía</w:t>
        </w:r>
        <w:r w:rsidRPr="00A261C8">
          <w:rPr>
            <w:rFonts w:ascii="Arial" w:hAnsi="Arial" w:cs="Arial"/>
            <w:sz w:val="24"/>
            <w:szCs w:val="24"/>
          </w:rPr>
          <w:t>n</w:t>
        </w:r>
      </w:ins>
      <w:r w:rsidRPr="00A261C8">
        <w:rPr>
          <w:rFonts w:ascii="Arial" w:hAnsi="Arial" w:cs="Arial"/>
          <w:sz w:val="24"/>
          <w:szCs w:val="24"/>
        </w:rPr>
        <w:t xml:space="preserve"> y la forma en que los diferentes estamentos prese</w:t>
      </w:r>
      <w:r w:rsidR="001B249B">
        <w:rPr>
          <w:rFonts w:ascii="Arial" w:hAnsi="Arial" w:cs="Arial"/>
          <w:sz w:val="24"/>
          <w:szCs w:val="24"/>
        </w:rPr>
        <w:t xml:space="preserve">ntes en el territorio </w:t>
      </w:r>
      <w:del w:id="766" w:author="Eugenia Arce Londoño" w:date="2015-10-01T08:28:00Z">
        <w:r w:rsidRPr="00A261C8">
          <w:rPr>
            <w:rFonts w:ascii="Arial" w:hAnsi="Arial" w:cs="Arial"/>
            <w:sz w:val="24"/>
            <w:szCs w:val="24"/>
          </w:rPr>
          <w:delText>contribuyen</w:delText>
        </w:r>
      </w:del>
      <w:ins w:id="767" w:author="Eugenia Arce Londoño" w:date="2015-10-01T08:28:00Z">
        <w:r w:rsidR="001B249B">
          <w:rPr>
            <w:rFonts w:ascii="Arial" w:hAnsi="Arial" w:cs="Arial"/>
            <w:sz w:val="24"/>
            <w:szCs w:val="24"/>
          </w:rPr>
          <w:t xml:space="preserve"> contribuían </w:t>
        </w:r>
      </w:ins>
      <w:r w:rsidR="001B249B">
        <w:rPr>
          <w:rFonts w:ascii="Arial" w:hAnsi="Arial" w:cs="Arial"/>
          <w:sz w:val="24"/>
          <w:szCs w:val="24"/>
        </w:rPr>
        <w:t xml:space="preserve"> con </w:t>
      </w:r>
      <w:ins w:id="768" w:author="Eugenia Arce Londoño" w:date="2015-10-01T08:28:00Z">
        <w:r w:rsidR="001B249B">
          <w:rPr>
            <w:rFonts w:ascii="Arial" w:hAnsi="Arial" w:cs="Arial"/>
            <w:sz w:val="24"/>
            <w:szCs w:val="24"/>
          </w:rPr>
          <w:t xml:space="preserve"> </w:t>
        </w:r>
      </w:ins>
      <w:r w:rsidR="001B249B">
        <w:rPr>
          <w:rFonts w:ascii="Arial" w:hAnsi="Arial" w:cs="Arial"/>
          <w:sz w:val="24"/>
          <w:szCs w:val="24"/>
        </w:rPr>
        <w:t xml:space="preserve">su </w:t>
      </w:r>
      <w:ins w:id="769" w:author="Eugenia Arce Londoño" w:date="2015-10-01T08:28:00Z">
        <w:r w:rsidR="001B249B">
          <w:rPr>
            <w:rFonts w:ascii="Arial" w:hAnsi="Arial" w:cs="Arial"/>
            <w:sz w:val="24"/>
            <w:szCs w:val="24"/>
          </w:rPr>
          <w:t xml:space="preserve"> </w:t>
        </w:r>
      </w:ins>
      <w:r w:rsidR="001B249B">
        <w:rPr>
          <w:rFonts w:ascii="Arial" w:hAnsi="Arial" w:cs="Arial"/>
          <w:sz w:val="24"/>
          <w:szCs w:val="24"/>
        </w:rPr>
        <w:t xml:space="preserve">cuidado </w:t>
      </w:r>
      <w:del w:id="770" w:author="Eugenia Arce Londoño" w:date="2015-10-01T08:28:00Z">
        <w:r w:rsidRPr="00A261C8">
          <w:rPr>
            <w:rFonts w:ascii="Arial" w:hAnsi="Arial" w:cs="Arial"/>
            <w:sz w:val="24"/>
            <w:szCs w:val="24"/>
          </w:rPr>
          <w:delText>(</w:delText>
        </w:r>
      </w:del>
      <w:ins w:id="771" w:author="Eugenia Arce Londoño" w:date="2015-10-01T08:28:00Z">
        <w:r w:rsidR="001B249B">
          <w:rPr>
            <w:rFonts w:ascii="Arial" w:hAnsi="Arial" w:cs="Arial"/>
            <w:sz w:val="24"/>
            <w:szCs w:val="24"/>
          </w:rPr>
          <w:t>–</w:t>
        </w:r>
      </w:ins>
      <w:r w:rsidRPr="00A261C8">
        <w:rPr>
          <w:rFonts w:ascii="Arial" w:hAnsi="Arial" w:cs="Arial"/>
          <w:sz w:val="24"/>
          <w:szCs w:val="24"/>
        </w:rPr>
        <w:t>incluyendo</w:t>
      </w:r>
      <w:r w:rsidR="001B249B">
        <w:rPr>
          <w:rFonts w:ascii="Arial" w:hAnsi="Arial" w:cs="Arial"/>
          <w:sz w:val="24"/>
          <w:szCs w:val="24"/>
        </w:rPr>
        <w:t xml:space="preserve"> </w:t>
      </w:r>
      <w:ins w:id="772" w:author="Eugenia Arce Londoño" w:date="2015-10-01T08:28:00Z">
        <w:r w:rsidR="001B249B">
          <w:rPr>
            <w:rFonts w:ascii="Arial" w:hAnsi="Arial" w:cs="Arial"/>
            <w:sz w:val="24"/>
            <w:szCs w:val="24"/>
          </w:rPr>
          <w:t xml:space="preserve"> </w:t>
        </w:r>
      </w:ins>
      <w:r w:rsidR="001B249B">
        <w:rPr>
          <w:rFonts w:ascii="Arial" w:hAnsi="Arial" w:cs="Arial"/>
          <w:sz w:val="24"/>
          <w:szCs w:val="24"/>
        </w:rPr>
        <w:t>al señor y sus vasallos</w:t>
      </w:r>
      <w:del w:id="773" w:author="Eugenia Arce Londoño" w:date="2015-10-01T08:28:00Z">
        <w:r w:rsidRPr="00A261C8">
          <w:rPr>
            <w:rFonts w:ascii="Arial" w:hAnsi="Arial" w:cs="Arial"/>
            <w:sz w:val="24"/>
            <w:szCs w:val="24"/>
          </w:rPr>
          <w:delText>).</w:delText>
        </w:r>
      </w:del>
      <w:ins w:id="774" w:author="Eugenia Arce Londoño" w:date="2015-10-01T08:28:00Z">
        <w:r w:rsidR="001B249B">
          <w:rPr>
            <w:rFonts w:ascii="Arial" w:hAnsi="Arial" w:cs="Arial"/>
            <w:sz w:val="24"/>
            <w:szCs w:val="24"/>
          </w:rPr>
          <w:t>–</w:t>
        </w:r>
        <w:r w:rsidRPr="00A261C8">
          <w:rPr>
            <w:rFonts w:ascii="Arial" w:hAnsi="Arial" w:cs="Arial"/>
            <w:sz w:val="24"/>
            <w:szCs w:val="24"/>
          </w:rPr>
          <w:t>.</w:t>
        </w:r>
      </w:ins>
      <w:r w:rsidRPr="00A261C8">
        <w:rPr>
          <w:rFonts w:ascii="Arial" w:hAnsi="Arial" w:cs="Arial"/>
          <w:sz w:val="24"/>
          <w:szCs w:val="24"/>
        </w:rPr>
        <w:t xml:space="preserve"> </w:t>
      </w:r>
    </w:p>
    <w:p w14:paraId="284C28B1" w14:textId="77777777" w:rsidR="00E53164" w:rsidRPr="00A261C8" w:rsidRDefault="00E53164" w:rsidP="00A85C40">
      <w:pPr>
        <w:pStyle w:val="Prrafodelista"/>
        <w:spacing w:line="276" w:lineRule="auto"/>
        <w:jc w:val="both"/>
        <w:rPr>
          <w:rFonts w:ascii="Arial" w:hAnsi="Arial" w:cs="Arial"/>
          <w:sz w:val="24"/>
          <w:szCs w:val="24"/>
        </w:rPr>
      </w:pPr>
    </w:p>
    <w:p w14:paraId="56EF8433" w14:textId="60D92451" w:rsidR="00924862" w:rsidRPr="00483472" w:rsidRDefault="00924862" w:rsidP="00A85C40">
      <w:pPr>
        <w:pStyle w:val="Prrafodelista"/>
        <w:spacing w:line="276" w:lineRule="auto"/>
        <w:jc w:val="both"/>
        <w:rPr>
          <w:rFonts w:ascii="Arial" w:hAnsi="Arial"/>
          <w:b/>
          <w:sz w:val="24"/>
          <w:rPrChange w:id="775" w:author="Eugenia Arce Londoño" w:date="2015-10-01T08:28:00Z">
            <w:rPr>
              <w:rFonts w:ascii="Arial" w:hAnsi="Arial"/>
              <w:sz w:val="24"/>
            </w:rPr>
          </w:rPrChange>
        </w:rPr>
      </w:pPr>
      <w:del w:id="776" w:author="Eugenia Arce Londoño" w:date="2015-10-01T08:28:00Z">
        <w:r w:rsidRPr="00A261C8">
          <w:rPr>
            <w:rFonts w:ascii="Arial" w:hAnsi="Arial" w:cs="Arial"/>
            <w:sz w:val="24"/>
            <w:szCs w:val="24"/>
          </w:rPr>
          <w:delText>Se empieza</w:delText>
        </w:r>
      </w:del>
      <w:ins w:id="777" w:author="Eugenia Arce Londoño" w:date="2015-10-01T08:28:00Z">
        <w:r w:rsidR="0013126B">
          <w:rPr>
            <w:rFonts w:ascii="Arial" w:hAnsi="Arial" w:cs="Arial"/>
            <w:sz w:val="24"/>
            <w:szCs w:val="24"/>
          </w:rPr>
          <w:t>De esta forma</w:t>
        </w:r>
      </w:ins>
      <w:r w:rsidRPr="00A261C8">
        <w:rPr>
          <w:rFonts w:ascii="Arial" w:hAnsi="Arial" w:cs="Arial"/>
          <w:sz w:val="24"/>
          <w:szCs w:val="24"/>
        </w:rPr>
        <w:t xml:space="preserve">, </w:t>
      </w:r>
      <w:r w:rsidR="00BF5F88" w:rsidRPr="00A261C8">
        <w:rPr>
          <w:rFonts w:ascii="Arial" w:hAnsi="Arial" w:cs="Arial"/>
          <w:sz w:val="24"/>
          <w:szCs w:val="24"/>
        </w:rPr>
        <w:t xml:space="preserve">empleando </w:t>
      </w:r>
      <w:r w:rsidRPr="00A261C8">
        <w:rPr>
          <w:rFonts w:ascii="Arial" w:hAnsi="Arial" w:cs="Arial"/>
          <w:sz w:val="24"/>
          <w:szCs w:val="24"/>
        </w:rPr>
        <w:t>el derecho escrito y la jurisdicción como función primordial,</w:t>
      </w:r>
      <w:ins w:id="778" w:author="Eugenia Arce Londoño" w:date="2015-10-01T08:28:00Z">
        <w:r w:rsidRPr="00A261C8">
          <w:rPr>
            <w:rFonts w:ascii="Arial" w:hAnsi="Arial" w:cs="Arial"/>
            <w:sz w:val="24"/>
            <w:szCs w:val="24"/>
          </w:rPr>
          <w:t xml:space="preserve"> </w:t>
        </w:r>
        <w:r w:rsidR="0013126B">
          <w:rPr>
            <w:rFonts w:ascii="Arial" w:hAnsi="Arial" w:cs="Arial"/>
            <w:sz w:val="24"/>
            <w:szCs w:val="24"/>
          </w:rPr>
          <w:t>s</w:t>
        </w:r>
        <w:r w:rsidR="0013126B" w:rsidRPr="00A261C8">
          <w:rPr>
            <w:rFonts w:ascii="Arial" w:hAnsi="Arial" w:cs="Arial"/>
            <w:sz w:val="24"/>
            <w:szCs w:val="24"/>
          </w:rPr>
          <w:t>e emp</w:t>
        </w:r>
        <w:r w:rsidR="0013126B">
          <w:rPr>
            <w:rFonts w:ascii="Arial" w:hAnsi="Arial" w:cs="Arial"/>
            <w:sz w:val="24"/>
            <w:szCs w:val="24"/>
          </w:rPr>
          <w:t>ezó</w:t>
        </w:r>
      </w:ins>
      <w:r w:rsidR="0013126B" w:rsidRPr="00A261C8">
        <w:rPr>
          <w:rFonts w:ascii="Arial" w:hAnsi="Arial" w:cs="Arial"/>
          <w:sz w:val="24"/>
          <w:szCs w:val="24"/>
        </w:rPr>
        <w:t xml:space="preserve"> </w:t>
      </w:r>
      <w:r w:rsidRPr="00A261C8">
        <w:rPr>
          <w:rFonts w:ascii="Arial" w:hAnsi="Arial" w:cs="Arial"/>
          <w:sz w:val="24"/>
          <w:szCs w:val="24"/>
        </w:rPr>
        <w:t xml:space="preserve">a </w:t>
      </w:r>
      <w:r w:rsidRPr="0013126B">
        <w:rPr>
          <w:rFonts w:ascii="Arial" w:hAnsi="Arial"/>
          <w:sz w:val="24"/>
          <w:rPrChange w:id="779" w:author="Eugenia Arce Londoño" w:date="2015-10-01T08:28:00Z">
            <w:rPr>
              <w:rFonts w:ascii="Arial" w:hAnsi="Arial"/>
              <w:b/>
              <w:sz w:val="24"/>
            </w:rPr>
          </w:rPrChange>
        </w:rPr>
        <w:t>superar el</w:t>
      </w:r>
      <w:r w:rsidRPr="00A261C8">
        <w:rPr>
          <w:rFonts w:ascii="Arial" w:hAnsi="Arial" w:cs="Arial"/>
          <w:b/>
          <w:sz w:val="24"/>
          <w:szCs w:val="24"/>
        </w:rPr>
        <w:t xml:space="preserve"> particularismo</w:t>
      </w:r>
      <w:r w:rsidRPr="00A261C8">
        <w:rPr>
          <w:rFonts w:ascii="Arial" w:hAnsi="Arial" w:cs="Arial"/>
          <w:sz w:val="24"/>
          <w:szCs w:val="24"/>
        </w:rPr>
        <w:t xml:space="preserve"> que deviene del orden estamental para pasar a la </w:t>
      </w:r>
      <w:r w:rsidRPr="00A261C8">
        <w:rPr>
          <w:rFonts w:ascii="Arial" w:hAnsi="Arial" w:cs="Arial"/>
          <w:b/>
          <w:sz w:val="24"/>
          <w:szCs w:val="24"/>
        </w:rPr>
        <w:t>totalidad que se gobierna</w:t>
      </w:r>
      <w:r w:rsidRPr="00A261C8">
        <w:rPr>
          <w:rFonts w:ascii="Arial" w:hAnsi="Arial" w:cs="Arial"/>
          <w:sz w:val="24"/>
          <w:szCs w:val="24"/>
        </w:rPr>
        <w:t xml:space="preserve"> y a las </w:t>
      </w:r>
      <w:r w:rsidRPr="0013126B">
        <w:rPr>
          <w:rFonts w:ascii="Arial" w:hAnsi="Arial"/>
          <w:sz w:val="24"/>
          <w:rPrChange w:id="780" w:author="Eugenia Arce Londoño" w:date="2015-10-01T08:28:00Z">
            <w:rPr>
              <w:rFonts w:ascii="Arial" w:hAnsi="Arial"/>
              <w:b/>
              <w:sz w:val="24"/>
            </w:rPr>
          </w:rPrChange>
        </w:rPr>
        <w:t xml:space="preserve">decisiones en común para el </w:t>
      </w:r>
      <w:r w:rsidRPr="00483472">
        <w:rPr>
          <w:rFonts w:ascii="Arial" w:hAnsi="Arial" w:cs="Arial"/>
          <w:b/>
          <w:sz w:val="24"/>
          <w:szCs w:val="24"/>
        </w:rPr>
        <w:t>mantenimiento de la paz</w:t>
      </w:r>
      <w:r w:rsidRPr="00483472">
        <w:rPr>
          <w:rFonts w:ascii="Arial" w:hAnsi="Arial"/>
          <w:b/>
          <w:sz w:val="24"/>
          <w:rPrChange w:id="781" w:author="Eugenia Arce Londoño" w:date="2015-10-01T08:28:00Z">
            <w:rPr>
              <w:rFonts w:ascii="Arial" w:hAnsi="Arial"/>
              <w:sz w:val="24"/>
            </w:rPr>
          </w:rPrChange>
        </w:rPr>
        <w:t>.</w:t>
      </w:r>
      <w:del w:id="782" w:author="Eugenia Arce Londoño" w:date="2015-10-01T08:28:00Z">
        <w:r w:rsidRPr="00A261C8">
          <w:rPr>
            <w:rFonts w:ascii="Arial" w:hAnsi="Arial" w:cs="Arial"/>
            <w:sz w:val="24"/>
            <w:szCs w:val="24"/>
          </w:rPr>
          <w:delText xml:space="preserve">  </w:delText>
        </w:r>
      </w:del>
    </w:p>
    <w:p w14:paraId="3DAF7D75" w14:textId="77777777" w:rsidR="00924862" w:rsidRPr="00483472" w:rsidRDefault="00924862" w:rsidP="00A85C40">
      <w:pPr>
        <w:spacing w:line="276" w:lineRule="auto"/>
        <w:jc w:val="both"/>
        <w:rPr>
          <w:rFonts w:ascii="Arial" w:hAnsi="Arial"/>
          <w:b/>
          <w:sz w:val="24"/>
          <w:rPrChange w:id="783" w:author="Eugenia Arce Londoño" w:date="2015-10-01T08:28:00Z">
            <w:rPr>
              <w:rFonts w:ascii="Arial" w:hAnsi="Arial"/>
              <w:sz w:val="24"/>
            </w:rPr>
          </w:rPrChange>
        </w:rPr>
      </w:pPr>
    </w:p>
    <w:p w14:paraId="106CBEAF" w14:textId="611D349A" w:rsidR="00924862" w:rsidRPr="00A261C8" w:rsidRDefault="00924862">
      <w:pPr>
        <w:spacing w:line="276" w:lineRule="auto"/>
        <w:ind w:left="708"/>
        <w:jc w:val="both"/>
        <w:rPr>
          <w:rFonts w:ascii="Arial" w:hAnsi="Arial" w:cs="Arial"/>
          <w:sz w:val="24"/>
          <w:szCs w:val="24"/>
        </w:rPr>
        <w:pPrChange w:id="784" w:author="Eugenia Arce Londoño" w:date="2015-10-01T08:28:00Z">
          <w:pPr>
            <w:spacing w:line="276" w:lineRule="auto"/>
            <w:jc w:val="both"/>
          </w:pPr>
        </w:pPrChange>
      </w:pPr>
      <w:del w:id="785" w:author="Eugenia Arce Londoño" w:date="2015-10-01T08:28:00Z">
        <w:r w:rsidRPr="00A261C8">
          <w:rPr>
            <w:rFonts w:ascii="Arial" w:hAnsi="Arial" w:cs="Arial"/>
            <w:sz w:val="24"/>
            <w:szCs w:val="24"/>
          </w:rPr>
          <w:delText>Características que</w:delText>
        </w:r>
      </w:del>
      <w:ins w:id="786" w:author="Eugenia Arce Londoño" w:date="2015-10-01T08:28:00Z">
        <w:r w:rsidR="00483472">
          <w:rPr>
            <w:rFonts w:ascii="Arial" w:hAnsi="Arial" w:cs="Arial"/>
            <w:sz w:val="24"/>
            <w:szCs w:val="24"/>
          </w:rPr>
          <w:t>Estas c</w:t>
        </w:r>
        <w:r w:rsidRPr="00A261C8">
          <w:rPr>
            <w:rFonts w:ascii="Arial" w:hAnsi="Arial" w:cs="Arial"/>
            <w:sz w:val="24"/>
            <w:szCs w:val="24"/>
          </w:rPr>
          <w:t>aracterísticas</w:t>
        </w:r>
      </w:ins>
      <w:r w:rsidRPr="00A261C8">
        <w:rPr>
          <w:rFonts w:ascii="Arial" w:hAnsi="Arial" w:cs="Arial"/>
          <w:sz w:val="24"/>
          <w:szCs w:val="24"/>
        </w:rPr>
        <w:t xml:space="preserve"> se </w:t>
      </w:r>
      <w:del w:id="787" w:author="Eugenia Arce Londoño" w:date="2015-10-01T08:28:00Z">
        <w:r w:rsidRPr="00A261C8">
          <w:rPr>
            <w:rFonts w:ascii="Arial" w:hAnsi="Arial" w:cs="Arial"/>
            <w:sz w:val="24"/>
            <w:szCs w:val="24"/>
          </w:rPr>
          <w:delText>irán</w:delText>
        </w:r>
      </w:del>
      <w:ins w:id="788" w:author="Eugenia Arce Londoño" w:date="2015-10-01T08:28:00Z">
        <w:r w:rsidR="00483472">
          <w:rPr>
            <w:rFonts w:ascii="Arial" w:hAnsi="Arial" w:cs="Arial"/>
            <w:sz w:val="24"/>
            <w:szCs w:val="24"/>
          </w:rPr>
          <w:t>fuero</w:t>
        </w:r>
        <w:r w:rsidRPr="00A261C8">
          <w:rPr>
            <w:rFonts w:ascii="Arial" w:hAnsi="Arial" w:cs="Arial"/>
            <w:sz w:val="24"/>
            <w:szCs w:val="24"/>
          </w:rPr>
          <w:t>n</w:t>
        </w:r>
      </w:ins>
      <w:r w:rsidRPr="00A261C8">
        <w:rPr>
          <w:rFonts w:ascii="Arial" w:hAnsi="Arial" w:cs="Arial"/>
          <w:sz w:val="24"/>
          <w:szCs w:val="24"/>
        </w:rPr>
        <w:t xml:space="preserve"> acentuando con la creciente necesidad de los reinos de </w:t>
      </w:r>
      <w:r w:rsidRPr="00A261C8">
        <w:rPr>
          <w:rFonts w:ascii="Arial" w:hAnsi="Arial" w:cs="Arial"/>
          <w:b/>
          <w:sz w:val="24"/>
          <w:szCs w:val="24"/>
        </w:rPr>
        <w:t xml:space="preserve">expandirse territorialmente </w:t>
      </w:r>
      <w:r w:rsidRPr="00483472">
        <w:rPr>
          <w:rFonts w:ascii="Arial" w:hAnsi="Arial"/>
          <w:sz w:val="24"/>
          <w:rPrChange w:id="789" w:author="Eugenia Arce Londoño" w:date="2015-10-01T08:28:00Z">
            <w:rPr>
              <w:rFonts w:ascii="Arial" w:hAnsi="Arial"/>
              <w:b/>
              <w:sz w:val="24"/>
            </w:rPr>
          </w:rPrChange>
        </w:rPr>
        <w:t>y mantener el orden en el territorio</w:t>
      </w:r>
      <w:r w:rsidRPr="00A261C8">
        <w:rPr>
          <w:rFonts w:ascii="Arial" w:hAnsi="Arial" w:cs="Arial"/>
          <w:sz w:val="24"/>
          <w:szCs w:val="24"/>
        </w:rPr>
        <w:t xml:space="preserve">. Lo </w:t>
      </w:r>
      <w:r w:rsidRPr="00A261C8">
        <w:rPr>
          <w:rFonts w:ascii="Arial" w:hAnsi="Arial" w:cs="Arial"/>
          <w:sz w:val="24"/>
          <w:szCs w:val="24"/>
        </w:rPr>
        <w:lastRenderedPageBreak/>
        <w:t xml:space="preserve">que, paradójicamente, nos sitúa en los juegos con los cuales introducimos este sistema político: los de la </w:t>
      </w:r>
      <w:r w:rsidRPr="00A261C8">
        <w:rPr>
          <w:rFonts w:ascii="Arial" w:hAnsi="Arial" w:cs="Arial"/>
          <w:b/>
          <w:sz w:val="24"/>
          <w:szCs w:val="24"/>
        </w:rPr>
        <w:t>guerra</w:t>
      </w:r>
      <w:r w:rsidRPr="00A261C8">
        <w:rPr>
          <w:rFonts w:ascii="Arial" w:hAnsi="Arial" w:cs="Arial"/>
          <w:sz w:val="24"/>
          <w:szCs w:val="24"/>
        </w:rPr>
        <w:t xml:space="preserve">. Costear ejércitos y mantener lealtades se tornó costoso. Buscar recursos no fue fácil. Muchas veces se negaban pues obtenerlos implicaba </w:t>
      </w:r>
      <w:r w:rsidRPr="00483472">
        <w:rPr>
          <w:rFonts w:ascii="Arial" w:hAnsi="Arial"/>
          <w:sz w:val="24"/>
          <w:rPrChange w:id="790" w:author="Eugenia Arce Londoño" w:date="2015-10-01T08:28:00Z">
            <w:rPr>
              <w:rFonts w:ascii="Arial" w:hAnsi="Arial"/>
              <w:b/>
              <w:sz w:val="24"/>
            </w:rPr>
          </w:rPrChange>
        </w:rPr>
        <w:t>someter más a los campesinos</w:t>
      </w:r>
      <w:r w:rsidRPr="00483472">
        <w:rPr>
          <w:rFonts w:ascii="Arial" w:hAnsi="Arial" w:cs="Arial"/>
          <w:sz w:val="24"/>
          <w:szCs w:val="24"/>
        </w:rPr>
        <w:t xml:space="preserve"> lo cual podía generar </w:t>
      </w:r>
      <w:r w:rsidRPr="00483472">
        <w:rPr>
          <w:rFonts w:ascii="Arial" w:hAnsi="Arial"/>
          <w:sz w:val="24"/>
          <w:rPrChange w:id="791" w:author="Eugenia Arce Londoño" w:date="2015-10-01T08:28:00Z">
            <w:rPr>
              <w:rFonts w:ascii="Arial" w:hAnsi="Arial"/>
              <w:b/>
              <w:sz w:val="24"/>
            </w:rPr>
          </w:rPrChange>
        </w:rPr>
        <w:t>revueltas</w:t>
      </w:r>
      <w:r w:rsidRPr="00483472">
        <w:rPr>
          <w:rFonts w:ascii="Arial" w:hAnsi="Arial" w:cs="Arial"/>
          <w:sz w:val="24"/>
          <w:szCs w:val="24"/>
        </w:rPr>
        <w:t xml:space="preserve"> e </w:t>
      </w:r>
      <w:r w:rsidRPr="00483472">
        <w:rPr>
          <w:rFonts w:ascii="Arial" w:hAnsi="Arial"/>
          <w:sz w:val="24"/>
          <w:rPrChange w:id="792" w:author="Eugenia Arce Londoño" w:date="2015-10-01T08:28:00Z">
            <w:rPr>
              <w:rFonts w:ascii="Arial" w:hAnsi="Arial"/>
              <w:b/>
              <w:sz w:val="24"/>
            </w:rPr>
          </w:rPrChange>
        </w:rPr>
        <w:t>insurrecciones</w:t>
      </w:r>
      <w:r w:rsidR="00E53164" w:rsidRPr="00483472">
        <w:rPr>
          <w:rFonts w:ascii="Arial" w:hAnsi="Arial"/>
          <w:sz w:val="24"/>
          <w:rPrChange w:id="793" w:author="Eugenia Arce Londoño" w:date="2015-10-01T08:28:00Z">
            <w:rPr>
              <w:rFonts w:ascii="Arial" w:hAnsi="Arial"/>
              <w:b/>
              <w:sz w:val="24"/>
            </w:rPr>
          </w:rPrChange>
        </w:rPr>
        <w:t xml:space="preserve"> campesinas</w:t>
      </w:r>
      <w:r w:rsidRPr="00483472">
        <w:rPr>
          <w:rFonts w:ascii="Arial" w:hAnsi="Arial" w:cs="Arial"/>
          <w:sz w:val="24"/>
          <w:szCs w:val="24"/>
        </w:rPr>
        <w:t xml:space="preserve"> por la insatisfacción popular</w:t>
      </w:r>
      <w:r w:rsidR="00BF5F88" w:rsidRPr="00483472">
        <w:rPr>
          <w:rFonts w:ascii="Arial" w:hAnsi="Arial" w:cs="Arial"/>
          <w:sz w:val="24"/>
          <w:szCs w:val="24"/>
        </w:rPr>
        <w:t xml:space="preserve"> ante los abusos de los seño</w:t>
      </w:r>
      <w:r w:rsidR="00BF5F88" w:rsidRPr="00A261C8">
        <w:rPr>
          <w:rFonts w:ascii="Arial" w:hAnsi="Arial" w:cs="Arial"/>
          <w:sz w:val="24"/>
          <w:szCs w:val="24"/>
        </w:rPr>
        <w:t>res</w:t>
      </w:r>
      <w:r w:rsidRPr="00A261C8">
        <w:rPr>
          <w:rFonts w:ascii="Arial" w:hAnsi="Arial" w:cs="Arial"/>
          <w:sz w:val="24"/>
          <w:szCs w:val="24"/>
        </w:rPr>
        <w:t>.</w:t>
      </w:r>
    </w:p>
    <w:p w14:paraId="36DBF67F" w14:textId="77777777" w:rsidR="00924862" w:rsidRPr="00A261C8" w:rsidRDefault="0092486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987"/>
      </w:tblGrid>
      <w:tr w:rsidR="00DB526C" w:rsidRPr="00A261C8" w14:paraId="7027430F" w14:textId="77777777" w:rsidTr="00F736CA">
        <w:trPr>
          <w:trHeight w:val="224"/>
          <w:jc w:val="center"/>
        </w:trPr>
        <w:tc>
          <w:tcPr>
            <w:tcW w:w="5803" w:type="dxa"/>
            <w:gridSpan w:val="2"/>
            <w:shd w:val="clear" w:color="auto" w:fill="0D0D0D"/>
          </w:tcPr>
          <w:p w14:paraId="692FF718"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5F6A176" w14:textId="77777777" w:rsidTr="00F736CA">
        <w:trPr>
          <w:trHeight w:val="215"/>
          <w:jc w:val="center"/>
        </w:trPr>
        <w:tc>
          <w:tcPr>
            <w:tcW w:w="2092" w:type="dxa"/>
          </w:tcPr>
          <w:p w14:paraId="2D449382"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3ADB9BD9" w14:textId="233152A4"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00BF5F88" w:rsidRPr="00A261C8">
              <w:rPr>
                <w:rFonts w:ascii="Arial" w:eastAsia="Cambria" w:hAnsi="Arial" w:cs="Arial"/>
                <w:sz w:val="24"/>
                <w:szCs w:val="24"/>
              </w:rPr>
              <w:t>5</w:t>
            </w:r>
          </w:p>
        </w:tc>
      </w:tr>
      <w:tr w:rsidR="00DB526C" w:rsidRPr="00A261C8" w14:paraId="16D9EEE9" w14:textId="77777777" w:rsidTr="00F736CA">
        <w:trPr>
          <w:trHeight w:val="215"/>
          <w:jc w:val="center"/>
        </w:trPr>
        <w:tc>
          <w:tcPr>
            <w:tcW w:w="2092" w:type="dxa"/>
          </w:tcPr>
          <w:p w14:paraId="319CE63D"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6B3978BE"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 la guerra.</w:t>
            </w:r>
          </w:p>
        </w:tc>
      </w:tr>
      <w:tr w:rsidR="00DB526C" w:rsidRPr="00A261C8" w14:paraId="1871CEC2" w14:textId="77777777" w:rsidTr="00F736CA">
        <w:trPr>
          <w:trHeight w:val="2677"/>
          <w:jc w:val="center"/>
        </w:trPr>
        <w:tc>
          <w:tcPr>
            <w:tcW w:w="2092" w:type="dxa"/>
          </w:tcPr>
          <w:p w14:paraId="41AF2B0C"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0"/>
            </w:r>
            <w:r w:rsidRPr="00A261C8">
              <w:rPr>
                <w:rFonts w:ascii="Arial" w:eastAsia="Cambria" w:hAnsi="Arial" w:cs="Arial"/>
                <w:b/>
                <w:sz w:val="24"/>
                <w:szCs w:val="24"/>
              </w:rPr>
              <w:t>)</w:t>
            </w:r>
          </w:p>
        </w:tc>
        <w:tc>
          <w:tcPr>
            <w:tcW w:w="3711" w:type="dxa"/>
          </w:tcPr>
          <w:p w14:paraId="7813535B"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07A2EBE" wp14:editId="0A5FEECB">
                  <wp:extent cx="3029803" cy="1763010"/>
                  <wp:effectExtent l="0" t="0" r="0" b="8890"/>
                  <wp:docPr id="25" name="Imagen 25" descr="http://static0.planetasaber.com/encyclopedia/Data/Imagenes/FOTOS/0008K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0.planetasaber.com/encyclopedia/Data/Imagenes/FOTOS/0008KC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9909" cy="1763072"/>
                          </a:xfrm>
                          <a:prstGeom prst="rect">
                            <a:avLst/>
                          </a:prstGeom>
                          <a:noFill/>
                          <a:ln>
                            <a:noFill/>
                          </a:ln>
                        </pic:spPr>
                      </pic:pic>
                    </a:graphicData>
                  </a:graphic>
                </wp:inline>
              </w:drawing>
            </w:r>
          </w:p>
        </w:tc>
      </w:tr>
      <w:tr w:rsidR="0079040F" w:rsidRPr="00A261C8" w14:paraId="43CCBCF7" w14:textId="77777777" w:rsidTr="00F736CA">
        <w:trPr>
          <w:trHeight w:val="134"/>
          <w:jc w:val="center"/>
        </w:trPr>
        <w:tc>
          <w:tcPr>
            <w:tcW w:w="2092" w:type="dxa"/>
          </w:tcPr>
          <w:p w14:paraId="6115B653"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190083CB" w14:textId="561E2114" w:rsidR="0079040F" w:rsidRPr="00A261C8" w:rsidRDefault="00BF5F88" w:rsidP="00A85C40">
            <w:pPr>
              <w:spacing w:line="276" w:lineRule="auto"/>
              <w:jc w:val="both"/>
              <w:rPr>
                <w:rFonts w:ascii="Arial" w:hAnsi="Arial" w:cs="Arial"/>
                <w:sz w:val="24"/>
                <w:szCs w:val="24"/>
              </w:rPr>
            </w:pPr>
            <w:r w:rsidRPr="00A261C8">
              <w:rPr>
                <w:rFonts w:ascii="Arial" w:eastAsia="Cambria" w:hAnsi="Arial" w:cs="Arial"/>
                <w:sz w:val="24"/>
                <w:szCs w:val="24"/>
              </w:rPr>
              <w:t>“Dentro del grupo de los señores existía, a su vez, una profunda estratificación que iba, en el caso de la nobleza seglar, desde los príncipes territoriales hasta los simples caballeros. El rasgo que les confería cierta homogeneidad era el monopolio de la guerra, es decir, su dedicación a la caballería” (Enciclopedia  Editorial Planeta S. A., 2014).</w:t>
            </w:r>
          </w:p>
        </w:tc>
      </w:tr>
    </w:tbl>
    <w:p w14:paraId="45DDCDE0" w14:textId="77777777" w:rsidR="0079040F" w:rsidRPr="00A261C8" w:rsidRDefault="0079040F" w:rsidP="00A85C40">
      <w:pPr>
        <w:spacing w:line="276" w:lineRule="auto"/>
        <w:jc w:val="both"/>
        <w:rPr>
          <w:rFonts w:ascii="Arial" w:hAnsi="Arial" w:cs="Arial"/>
          <w:sz w:val="24"/>
          <w:szCs w:val="24"/>
        </w:rPr>
      </w:pPr>
    </w:p>
    <w:p w14:paraId="2F8C4572" w14:textId="5D1817AC" w:rsidR="00924862" w:rsidRPr="00A261C8" w:rsidRDefault="00924862" w:rsidP="00A85C40">
      <w:pPr>
        <w:spacing w:line="276" w:lineRule="auto"/>
        <w:jc w:val="both"/>
        <w:rPr>
          <w:rFonts w:ascii="Arial" w:hAnsi="Arial" w:cs="Arial"/>
          <w:sz w:val="24"/>
          <w:szCs w:val="24"/>
        </w:rPr>
      </w:pPr>
      <w:r w:rsidRPr="00483472">
        <w:rPr>
          <w:rFonts w:ascii="Arial" w:hAnsi="Arial" w:cs="Arial"/>
          <w:sz w:val="24"/>
          <w:szCs w:val="24"/>
        </w:rPr>
        <w:t xml:space="preserve">En ese </w:t>
      </w:r>
      <w:del w:id="794" w:author="Eugenia Arce Londoño" w:date="2015-10-01T08:28:00Z">
        <w:r w:rsidRPr="00A261C8">
          <w:rPr>
            <w:rFonts w:ascii="Arial" w:hAnsi="Arial" w:cs="Arial"/>
            <w:sz w:val="24"/>
            <w:szCs w:val="24"/>
          </w:rPr>
          <w:delText xml:space="preserve">sentido </w:delText>
        </w:r>
        <w:r w:rsidRPr="00A261C8">
          <w:rPr>
            <w:rFonts w:ascii="Arial" w:hAnsi="Arial" w:cs="Arial"/>
            <w:b/>
            <w:sz w:val="24"/>
            <w:szCs w:val="24"/>
          </w:rPr>
          <w:delText>un actor surge</w:delText>
        </w:r>
      </w:del>
      <w:ins w:id="795" w:author="Eugenia Arce Londoño" w:date="2015-10-01T08:28:00Z">
        <w:r w:rsidR="00483472">
          <w:rPr>
            <w:rFonts w:ascii="Arial" w:hAnsi="Arial" w:cs="Arial"/>
            <w:sz w:val="24"/>
            <w:szCs w:val="24"/>
          </w:rPr>
          <w:t>contexto surgen nuevos actores</w:t>
        </w:r>
      </w:ins>
      <w:r w:rsidR="00483472">
        <w:rPr>
          <w:rFonts w:ascii="Arial" w:hAnsi="Arial"/>
          <w:sz w:val="24"/>
          <w:rPrChange w:id="796" w:author="Eugenia Arce Londoño" w:date="2015-10-01T08:28:00Z">
            <w:rPr>
              <w:rFonts w:ascii="Arial" w:hAnsi="Arial"/>
              <w:b/>
              <w:sz w:val="24"/>
            </w:rPr>
          </w:rPrChange>
        </w:rPr>
        <w:t xml:space="preserve"> </w:t>
      </w:r>
      <w:r w:rsidRPr="00483472">
        <w:rPr>
          <w:rFonts w:ascii="Arial" w:hAnsi="Arial"/>
          <w:sz w:val="24"/>
          <w:rPrChange w:id="797" w:author="Eugenia Arce Londoño" w:date="2015-10-01T08:28:00Z">
            <w:rPr>
              <w:rFonts w:ascii="Arial" w:hAnsi="Arial"/>
              <w:b/>
              <w:sz w:val="24"/>
            </w:rPr>
          </w:rPrChange>
        </w:rPr>
        <w:t>frente a las necesidades del rey</w:t>
      </w:r>
      <w:r w:rsidRPr="00483472">
        <w:rPr>
          <w:rFonts w:ascii="Arial" w:hAnsi="Arial" w:cs="Arial"/>
          <w:sz w:val="24"/>
          <w:szCs w:val="24"/>
        </w:rPr>
        <w:t xml:space="preserve"> </w:t>
      </w:r>
      <w:r w:rsidRPr="00483472">
        <w:rPr>
          <w:rFonts w:ascii="Arial" w:hAnsi="Arial"/>
          <w:sz w:val="24"/>
          <w:rPrChange w:id="798" w:author="Eugenia Arce Londoño" w:date="2015-10-01T08:28:00Z">
            <w:rPr>
              <w:rFonts w:ascii="Arial" w:hAnsi="Arial"/>
              <w:b/>
              <w:sz w:val="24"/>
            </w:rPr>
          </w:rPrChange>
        </w:rPr>
        <w:t>y los límites impuestos por las asambleas estamentales</w:t>
      </w:r>
      <w:del w:id="799" w:author="Eugenia Arce Londoño" w:date="2015-10-01T08:28:00Z">
        <w:r w:rsidRPr="00A261C8">
          <w:rPr>
            <w:rFonts w:ascii="Arial" w:hAnsi="Arial" w:cs="Arial"/>
            <w:sz w:val="24"/>
            <w:szCs w:val="24"/>
          </w:rPr>
          <w:delText xml:space="preserve"> e impondrá</w:delText>
        </w:r>
      </w:del>
      <w:ins w:id="800" w:author="Eugenia Arce Londoño" w:date="2015-10-01T08:28:00Z">
        <w:r w:rsidR="00483472">
          <w:rPr>
            <w:rFonts w:ascii="Arial" w:hAnsi="Arial" w:cs="Arial"/>
            <w:sz w:val="24"/>
            <w:szCs w:val="24"/>
          </w:rPr>
          <w:t xml:space="preserve">, que a su vez </w:t>
        </w:r>
        <w:r w:rsidRPr="00483472">
          <w:rPr>
            <w:rFonts w:ascii="Arial" w:hAnsi="Arial" w:cs="Arial"/>
            <w:sz w:val="24"/>
            <w:szCs w:val="24"/>
          </w:rPr>
          <w:t>impondrá</w:t>
        </w:r>
        <w:r w:rsidR="00483472">
          <w:rPr>
            <w:rFonts w:ascii="Arial" w:hAnsi="Arial" w:cs="Arial"/>
            <w:sz w:val="24"/>
            <w:szCs w:val="24"/>
          </w:rPr>
          <w:t>n</w:t>
        </w:r>
      </w:ins>
      <w:r w:rsidRPr="00483472">
        <w:rPr>
          <w:rFonts w:ascii="Arial" w:hAnsi="Arial" w:cs="Arial"/>
          <w:sz w:val="24"/>
          <w:szCs w:val="24"/>
        </w:rPr>
        <w:t xml:space="preserve"> las </w:t>
      </w:r>
      <w:r w:rsidRPr="00483472">
        <w:rPr>
          <w:rFonts w:ascii="Arial" w:hAnsi="Arial"/>
          <w:sz w:val="24"/>
          <w:rPrChange w:id="801" w:author="Eugenia Arce Londoño" w:date="2015-10-01T08:28:00Z">
            <w:rPr>
              <w:rFonts w:ascii="Arial" w:hAnsi="Arial"/>
              <w:b/>
              <w:sz w:val="24"/>
            </w:rPr>
          </w:rPrChange>
        </w:rPr>
        <w:t>nuevas reglas de juego</w:t>
      </w:r>
      <w:r w:rsidRPr="00483472">
        <w:rPr>
          <w:rFonts w:ascii="Arial" w:hAnsi="Arial" w:cs="Arial"/>
          <w:sz w:val="24"/>
          <w:szCs w:val="24"/>
        </w:rPr>
        <w:t xml:space="preserve">: </w:t>
      </w:r>
      <w:r w:rsidRPr="00A261C8">
        <w:rPr>
          <w:rFonts w:ascii="Arial" w:hAnsi="Arial" w:cs="Arial"/>
          <w:sz w:val="24"/>
          <w:szCs w:val="24"/>
        </w:rPr>
        <w:t xml:space="preserve">las </w:t>
      </w:r>
      <w:del w:id="802" w:author="Eugenia Arce Londoño" w:date="2015-10-01T08:28:00Z">
        <w:r w:rsidR="00E53164" w:rsidRPr="00A261C8">
          <w:rPr>
            <w:rFonts w:ascii="Arial" w:hAnsi="Arial" w:cs="Arial"/>
            <w:b/>
            <w:sz w:val="24"/>
            <w:szCs w:val="24"/>
          </w:rPr>
          <w:delText>CIUDADES</w:delText>
        </w:r>
      </w:del>
      <w:ins w:id="803" w:author="Eugenia Arce Londoño" w:date="2015-10-01T08:28:00Z">
        <w:r w:rsidR="00483472" w:rsidRPr="00A261C8">
          <w:rPr>
            <w:rFonts w:ascii="Arial" w:hAnsi="Arial" w:cs="Arial"/>
            <w:b/>
            <w:sz w:val="24"/>
            <w:szCs w:val="24"/>
          </w:rPr>
          <w:t>ciudades</w:t>
        </w:r>
      </w:ins>
      <w:r w:rsidR="00483472" w:rsidRPr="00A261C8">
        <w:rPr>
          <w:rFonts w:ascii="Arial" w:hAnsi="Arial" w:cs="Arial"/>
          <w:sz w:val="24"/>
          <w:szCs w:val="24"/>
        </w:rPr>
        <w:t xml:space="preserve">, la </w:t>
      </w:r>
      <w:del w:id="804" w:author="Eugenia Arce Londoño" w:date="2015-10-01T08:28:00Z">
        <w:r w:rsidR="00F736CA" w:rsidRPr="00A261C8">
          <w:rPr>
            <w:rFonts w:ascii="Arial" w:hAnsi="Arial" w:cs="Arial"/>
            <w:b/>
            <w:sz w:val="24"/>
            <w:szCs w:val="24"/>
          </w:rPr>
          <w:delText>BURGUESÍA</w:delText>
        </w:r>
      </w:del>
      <w:ins w:id="805" w:author="Eugenia Arce Londoño" w:date="2015-10-01T08:28:00Z">
        <w:r w:rsidR="00483472" w:rsidRPr="00A261C8">
          <w:rPr>
            <w:rFonts w:ascii="Arial" w:hAnsi="Arial" w:cs="Arial"/>
            <w:b/>
            <w:sz w:val="24"/>
            <w:szCs w:val="24"/>
          </w:rPr>
          <w:t>burguesía</w:t>
        </w:r>
      </w:ins>
      <w:r w:rsidR="00483472" w:rsidRPr="00A261C8">
        <w:rPr>
          <w:rFonts w:ascii="Arial" w:hAnsi="Arial" w:cs="Arial"/>
          <w:sz w:val="24"/>
          <w:szCs w:val="24"/>
        </w:rPr>
        <w:t xml:space="preserve"> y la </w:t>
      </w:r>
      <w:del w:id="806" w:author="Eugenia Arce Londoño" w:date="2015-10-01T08:28:00Z">
        <w:r w:rsidR="00E53164" w:rsidRPr="00A261C8">
          <w:rPr>
            <w:rFonts w:ascii="Arial" w:hAnsi="Arial" w:cs="Arial"/>
            <w:b/>
            <w:sz w:val="24"/>
            <w:szCs w:val="24"/>
          </w:rPr>
          <w:delText>BANCA</w:delText>
        </w:r>
      </w:del>
      <w:ins w:id="807" w:author="Eugenia Arce Londoño" w:date="2015-10-01T08:28:00Z">
        <w:r w:rsidR="00483472" w:rsidRPr="00A261C8">
          <w:rPr>
            <w:rFonts w:ascii="Arial" w:hAnsi="Arial" w:cs="Arial"/>
            <w:b/>
            <w:sz w:val="24"/>
            <w:szCs w:val="24"/>
          </w:rPr>
          <w:t>banca</w:t>
        </w:r>
      </w:ins>
      <w:r w:rsidRPr="00A261C8">
        <w:rPr>
          <w:rFonts w:ascii="Arial" w:hAnsi="Arial" w:cs="Arial"/>
          <w:sz w:val="24"/>
          <w:szCs w:val="24"/>
        </w:rPr>
        <w:t>.</w:t>
      </w:r>
    </w:p>
    <w:p w14:paraId="3351020D" w14:textId="77777777" w:rsidR="00924862" w:rsidRPr="00A261C8" w:rsidRDefault="00924862" w:rsidP="00A85C40">
      <w:pPr>
        <w:spacing w:line="276" w:lineRule="auto"/>
        <w:jc w:val="both"/>
        <w:rPr>
          <w:rFonts w:ascii="Arial" w:hAnsi="Arial" w:cs="Arial"/>
          <w:sz w:val="24"/>
          <w:szCs w:val="24"/>
        </w:rPr>
      </w:pPr>
    </w:p>
    <w:p w14:paraId="45C88C2E" w14:textId="3A816186" w:rsidR="00924862" w:rsidRPr="00A261C8" w:rsidRDefault="00924862" w:rsidP="00A85C40">
      <w:pPr>
        <w:spacing w:line="276" w:lineRule="auto"/>
        <w:jc w:val="both"/>
        <w:rPr>
          <w:rFonts w:ascii="Arial" w:hAnsi="Arial" w:cs="Arial"/>
          <w:sz w:val="24"/>
          <w:szCs w:val="24"/>
        </w:rPr>
      </w:pPr>
      <w:del w:id="808" w:author="Eugenia Arce Londoño" w:date="2015-10-01T08:28:00Z">
        <w:r w:rsidRPr="00A261C8">
          <w:rPr>
            <w:rFonts w:ascii="Arial" w:hAnsi="Arial" w:cs="Arial"/>
            <w:sz w:val="24"/>
            <w:szCs w:val="24"/>
          </w:rPr>
          <w:delText>Se</w:delText>
        </w:r>
      </w:del>
      <w:ins w:id="809" w:author="Eugenia Arce Londoño" w:date="2015-10-01T08:28:00Z">
        <w:r w:rsidR="00483472">
          <w:rPr>
            <w:rFonts w:ascii="Arial" w:hAnsi="Arial" w:cs="Arial"/>
            <w:sz w:val="24"/>
            <w:szCs w:val="24"/>
          </w:rPr>
          <w:t>De este modo, s</w:t>
        </w:r>
        <w:r w:rsidRPr="00A261C8">
          <w:rPr>
            <w:rFonts w:ascii="Arial" w:hAnsi="Arial" w:cs="Arial"/>
            <w:sz w:val="24"/>
            <w:szCs w:val="24"/>
          </w:rPr>
          <w:t>e</w:t>
        </w:r>
      </w:ins>
      <w:r w:rsidRPr="00A261C8">
        <w:rPr>
          <w:rFonts w:ascii="Arial" w:hAnsi="Arial" w:cs="Arial"/>
          <w:sz w:val="24"/>
          <w:szCs w:val="24"/>
        </w:rPr>
        <w:t xml:space="preserve"> ha pasado de un modo de producción vinculado a la tierra como fuente de subsistencia, riqueza y poder</w:t>
      </w:r>
      <w:ins w:id="810" w:author="Eugenia Arce Londoño" w:date="2015-10-01T08:28:00Z">
        <w:r w:rsidR="00483472">
          <w:rPr>
            <w:rFonts w:ascii="Arial" w:hAnsi="Arial" w:cs="Arial"/>
            <w:sz w:val="24"/>
            <w:szCs w:val="24"/>
          </w:rPr>
          <w:t>,</w:t>
        </w:r>
      </w:ins>
      <w:r w:rsidRPr="00A261C8">
        <w:rPr>
          <w:rFonts w:ascii="Arial" w:hAnsi="Arial" w:cs="Arial"/>
          <w:sz w:val="24"/>
          <w:szCs w:val="24"/>
        </w:rPr>
        <w:t xml:space="preserve"> a otro que señala el poder político del capital, la propiedad y el comercio. Es desde ahí que se fortalecerá la Corona con </w:t>
      </w:r>
      <w:r w:rsidRPr="00A261C8">
        <w:rPr>
          <w:rFonts w:ascii="Arial" w:hAnsi="Arial" w:cs="Arial"/>
          <w:b/>
          <w:sz w:val="24"/>
          <w:szCs w:val="24"/>
        </w:rPr>
        <w:t>préstamos</w:t>
      </w:r>
      <w:r w:rsidRPr="00A261C8">
        <w:rPr>
          <w:rFonts w:ascii="Arial" w:hAnsi="Arial" w:cs="Arial"/>
          <w:sz w:val="24"/>
          <w:szCs w:val="24"/>
        </w:rPr>
        <w:t xml:space="preserve"> y se escribirá la pérdida de su poder a manos de una sociedad en la que </w:t>
      </w:r>
      <w:r w:rsidRPr="00A261C8">
        <w:rPr>
          <w:rFonts w:ascii="Arial" w:hAnsi="Arial" w:cs="Arial"/>
          <w:sz w:val="24"/>
          <w:szCs w:val="24"/>
        </w:rPr>
        <w:lastRenderedPageBreak/>
        <w:t xml:space="preserve">sobresalía aun la nobleza pero que incluía a los comerciantes que se tornaron en poderosos </w:t>
      </w:r>
      <w:r w:rsidRPr="00A261C8">
        <w:rPr>
          <w:rFonts w:ascii="Arial" w:hAnsi="Arial" w:cs="Arial"/>
          <w:b/>
          <w:sz w:val="24"/>
          <w:szCs w:val="24"/>
        </w:rPr>
        <w:t>acreedores</w:t>
      </w:r>
      <w:r w:rsidRPr="00A261C8">
        <w:rPr>
          <w:rFonts w:ascii="Arial" w:hAnsi="Arial" w:cs="Arial"/>
          <w:sz w:val="24"/>
          <w:szCs w:val="24"/>
        </w:rPr>
        <w:t xml:space="preserve">. </w:t>
      </w:r>
      <w:del w:id="811" w:author="Eugenia Arce Londoño" w:date="2015-10-01T08:28:00Z">
        <w:r w:rsidRPr="00A261C8">
          <w:rPr>
            <w:rFonts w:ascii="Arial" w:hAnsi="Arial" w:cs="Arial"/>
            <w:sz w:val="24"/>
            <w:szCs w:val="24"/>
          </w:rPr>
          <w:delText>Artífices</w:delText>
        </w:r>
      </w:del>
      <w:ins w:id="812" w:author="Eugenia Arce Londoño" w:date="2015-10-01T08:28:00Z">
        <w:r w:rsidR="00483472">
          <w:rPr>
            <w:rFonts w:ascii="Arial" w:hAnsi="Arial" w:cs="Arial"/>
            <w:sz w:val="24"/>
            <w:szCs w:val="24"/>
          </w:rPr>
          <w:t>Esto a</w:t>
        </w:r>
        <w:r w:rsidRPr="00A261C8">
          <w:rPr>
            <w:rFonts w:ascii="Arial" w:hAnsi="Arial" w:cs="Arial"/>
            <w:sz w:val="24"/>
            <w:szCs w:val="24"/>
          </w:rPr>
          <w:t>rtífices</w:t>
        </w:r>
      </w:ins>
      <w:r w:rsidRPr="00A261C8">
        <w:rPr>
          <w:rFonts w:ascii="Arial" w:hAnsi="Arial" w:cs="Arial"/>
          <w:sz w:val="24"/>
          <w:szCs w:val="24"/>
        </w:rPr>
        <w:t xml:space="preserve"> de la disolución del sistema político medieva</w:t>
      </w:r>
      <w:r w:rsidR="00483472">
        <w:rPr>
          <w:rFonts w:ascii="Arial" w:hAnsi="Arial" w:cs="Arial"/>
          <w:sz w:val="24"/>
          <w:szCs w:val="24"/>
        </w:rPr>
        <w:t>l, sus estamentos y privilegios</w:t>
      </w:r>
      <w:del w:id="813" w:author="Eugenia Arce Londoño" w:date="2015-10-01T08:28:00Z">
        <w:r w:rsidRPr="00A261C8">
          <w:rPr>
            <w:rFonts w:ascii="Arial" w:hAnsi="Arial" w:cs="Arial"/>
            <w:sz w:val="24"/>
            <w:szCs w:val="24"/>
          </w:rPr>
          <w:delText xml:space="preserve"> el cual tendrá</w:delText>
        </w:r>
      </w:del>
      <w:ins w:id="814" w:author="Eugenia Arce Londoño" w:date="2015-10-01T08:28:00Z">
        <w:r w:rsidR="00483472">
          <w:rPr>
            <w:rFonts w:ascii="Arial" w:hAnsi="Arial" w:cs="Arial"/>
            <w:sz w:val="24"/>
            <w:szCs w:val="24"/>
          </w:rPr>
          <w:t xml:space="preserve">, </w:t>
        </w:r>
        <w:r w:rsidRPr="00A261C8">
          <w:rPr>
            <w:rFonts w:ascii="Arial" w:hAnsi="Arial" w:cs="Arial"/>
            <w:sz w:val="24"/>
            <w:szCs w:val="24"/>
          </w:rPr>
          <w:t>tendrá</w:t>
        </w:r>
        <w:r w:rsidR="00483472">
          <w:rPr>
            <w:rFonts w:ascii="Arial" w:hAnsi="Arial" w:cs="Arial"/>
            <w:sz w:val="24"/>
            <w:szCs w:val="24"/>
          </w:rPr>
          <w:t>n</w:t>
        </w:r>
      </w:ins>
      <w:r w:rsidRPr="00A261C8">
        <w:rPr>
          <w:rFonts w:ascii="Arial" w:hAnsi="Arial" w:cs="Arial"/>
          <w:sz w:val="24"/>
          <w:szCs w:val="24"/>
        </w:rPr>
        <w:t xml:space="preserve"> como eje la</w:t>
      </w:r>
      <w:r w:rsidR="00483472">
        <w:rPr>
          <w:rFonts w:ascii="Arial" w:hAnsi="Arial" w:cs="Arial"/>
          <w:sz w:val="24"/>
          <w:szCs w:val="24"/>
        </w:rPr>
        <w:t xml:space="preserve"> constitución de los </w:t>
      </w:r>
      <w:del w:id="815" w:author="Eugenia Arce Londoño" w:date="2015-10-01T08:28:00Z">
        <w:r w:rsidRPr="00A261C8">
          <w:rPr>
            <w:rFonts w:ascii="Arial" w:hAnsi="Arial" w:cs="Arial"/>
            <w:sz w:val="24"/>
            <w:szCs w:val="24"/>
          </w:rPr>
          <w:delText>estados</w:delText>
        </w:r>
      </w:del>
      <w:ins w:id="816" w:author="Eugenia Arce Londoño" w:date="2015-10-01T08:28:00Z">
        <w:r w:rsidR="00483472">
          <w:rPr>
            <w:rFonts w:ascii="Arial" w:hAnsi="Arial" w:cs="Arial"/>
            <w:sz w:val="24"/>
            <w:szCs w:val="24"/>
          </w:rPr>
          <w:t>E</w:t>
        </w:r>
        <w:r w:rsidRPr="00A261C8">
          <w:rPr>
            <w:rFonts w:ascii="Arial" w:hAnsi="Arial" w:cs="Arial"/>
            <w:sz w:val="24"/>
            <w:szCs w:val="24"/>
          </w:rPr>
          <w:t>stados</w:t>
        </w:r>
      </w:ins>
      <w:r w:rsidRPr="00A261C8">
        <w:rPr>
          <w:rFonts w:ascii="Arial" w:hAnsi="Arial" w:cs="Arial"/>
          <w:sz w:val="24"/>
          <w:szCs w:val="24"/>
        </w:rPr>
        <w:t xml:space="preserve"> absolutistas europeos, s</w:t>
      </w:r>
      <w:r w:rsidR="00483472">
        <w:rPr>
          <w:rFonts w:ascii="Arial" w:hAnsi="Arial" w:cs="Arial"/>
          <w:sz w:val="24"/>
          <w:szCs w:val="24"/>
        </w:rPr>
        <w:t xml:space="preserve">u caída y la consolidación del </w:t>
      </w:r>
      <w:del w:id="817" w:author="Eugenia Arce Londoño" w:date="2015-10-01T08:28:00Z">
        <w:r w:rsidRPr="00A261C8">
          <w:rPr>
            <w:rFonts w:ascii="Arial" w:hAnsi="Arial" w:cs="Arial"/>
            <w:sz w:val="24"/>
            <w:szCs w:val="24"/>
          </w:rPr>
          <w:delText>estado</w:delText>
        </w:r>
      </w:del>
      <w:ins w:id="818" w:author="Eugenia Arce Londoño" w:date="2015-10-01T08:28:00Z">
        <w:r w:rsidR="00483472">
          <w:rPr>
            <w:rFonts w:ascii="Arial" w:hAnsi="Arial" w:cs="Arial"/>
            <w:sz w:val="24"/>
            <w:szCs w:val="24"/>
          </w:rPr>
          <w:t>Estado</w:t>
        </w:r>
      </w:ins>
      <w:r w:rsidR="00483472">
        <w:rPr>
          <w:rFonts w:ascii="Arial" w:hAnsi="Arial" w:cs="Arial"/>
          <w:sz w:val="24"/>
          <w:szCs w:val="24"/>
        </w:rPr>
        <w:t xml:space="preserve"> de derecho.</w:t>
      </w:r>
      <w:del w:id="819" w:author="Eugenia Arce Londoño" w:date="2015-10-01T08:28:00Z">
        <w:r w:rsidRPr="00A261C8">
          <w:rPr>
            <w:rFonts w:ascii="Arial" w:hAnsi="Arial" w:cs="Arial"/>
            <w:sz w:val="24"/>
            <w:szCs w:val="24"/>
          </w:rPr>
          <w:delText xml:space="preserve"> </w:delText>
        </w:r>
      </w:del>
    </w:p>
    <w:p w14:paraId="39B6AA49" w14:textId="77777777" w:rsidR="00924862" w:rsidRPr="00A261C8" w:rsidRDefault="00924862" w:rsidP="00A85C40">
      <w:pPr>
        <w:spacing w:line="276" w:lineRule="auto"/>
        <w:jc w:val="both"/>
        <w:rPr>
          <w:rFonts w:ascii="Arial" w:hAnsi="Arial" w:cs="Arial"/>
          <w:sz w:val="24"/>
          <w:szCs w:val="24"/>
        </w:rPr>
      </w:pPr>
    </w:p>
    <w:p w14:paraId="1CC25744" w14:textId="108714E5" w:rsidR="00924862" w:rsidRPr="00A261C8" w:rsidRDefault="00924862" w:rsidP="00A85C40">
      <w:pPr>
        <w:spacing w:line="276" w:lineRule="auto"/>
        <w:jc w:val="both"/>
        <w:rPr>
          <w:rFonts w:ascii="Arial" w:hAnsi="Arial" w:cs="Arial"/>
          <w:sz w:val="24"/>
          <w:szCs w:val="24"/>
        </w:rPr>
      </w:pPr>
      <w:del w:id="820" w:author="Eugenia Arce Londoño" w:date="2015-10-01T08:28:00Z">
        <w:r w:rsidRPr="00A261C8">
          <w:rPr>
            <w:rFonts w:ascii="Arial" w:hAnsi="Arial" w:cs="Arial"/>
            <w:sz w:val="24"/>
            <w:szCs w:val="24"/>
          </w:rPr>
          <w:delText>Lo cual, en</w:delText>
        </w:r>
      </w:del>
      <w:ins w:id="821" w:author="Eugenia Arce Londoño" w:date="2015-10-01T08:28:00Z">
        <w:r w:rsidR="00941344">
          <w:rPr>
            <w:rFonts w:ascii="Arial" w:hAnsi="Arial" w:cs="Arial"/>
            <w:sz w:val="24"/>
            <w:szCs w:val="24"/>
          </w:rPr>
          <w:t>En</w:t>
        </w:r>
      </w:ins>
      <w:r w:rsidR="00941344">
        <w:rPr>
          <w:rFonts w:ascii="Arial" w:hAnsi="Arial" w:cs="Arial"/>
          <w:sz w:val="24"/>
          <w:szCs w:val="24"/>
        </w:rPr>
        <w:t xml:space="preserve"> esta </w:t>
      </w:r>
      <w:ins w:id="822" w:author="Eugenia Arce Londoño" w:date="2015-10-01T08:28:00Z">
        <w:r w:rsidR="00941344">
          <w:rPr>
            <w:rFonts w:ascii="Arial" w:hAnsi="Arial" w:cs="Arial"/>
            <w:sz w:val="24"/>
            <w:szCs w:val="24"/>
          </w:rPr>
          <w:t xml:space="preserve">nueva </w:t>
        </w:r>
      </w:ins>
      <w:r w:rsidR="00941344">
        <w:rPr>
          <w:rFonts w:ascii="Arial" w:hAnsi="Arial" w:cs="Arial"/>
          <w:sz w:val="24"/>
          <w:szCs w:val="24"/>
        </w:rPr>
        <w:t xml:space="preserve">partida, </w:t>
      </w:r>
      <w:ins w:id="823" w:author="Eugenia Arce Londoño" w:date="2015-10-01T08:28:00Z">
        <w:r w:rsidR="00941344">
          <w:rPr>
            <w:rFonts w:ascii="Arial" w:hAnsi="Arial" w:cs="Arial"/>
            <w:sz w:val="24"/>
            <w:szCs w:val="24"/>
          </w:rPr>
          <w:t xml:space="preserve">el juego </w:t>
        </w:r>
      </w:ins>
      <w:r w:rsidRPr="00A261C8">
        <w:rPr>
          <w:rFonts w:ascii="Arial" w:hAnsi="Arial" w:cs="Arial"/>
          <w:sz w:val="24"/>
          <w:szCs w:val="24"/>
        </w:rPr>
        <w:t xml:space="preserve">se moverá desde el </w:t>
      </w:r>
      <w:r w:rsidRPr="00A261C8">
        <w:rPr>
          <w:rFonts w:ascii="Arial" w:hAnsi="Arial" w:cs="Arial"/>
          <w:b/>
          <w:sz w:val="24"/>
          <w:szCs w:val="24"/>
        </w:rPr>
        <w:t>liberalismo político</w:t>
      </w:r>
      <w:r w:rsidRPr="00A261C8">
        <w:rPr>
          <w:rFonts w:ascii="Arial" w:hAnsi="Arial" w:cs="Arial"/>
          <w:sz w:val="24"/>
          <w:szCs w:val="24"/>
        </w:rPr>
        <w:t xml:space="preserve"> como ideología y</w:t>
      </w:r>
      <w:ins w:id="824" w:author="Eugenia Arce Londoño" w:date="2015-10-01T08:28:00Z">
        <w:r w:rsidRPr="00A261C8">
          <w:rPr>
            <w:rFonts w:ascii="Arial" w:hAnsi="Arial" w:cs="Arial"/>
            <w:sz w:val="24"/>
            <w:szCs w:val="24"/>
          </w:rPr>
          <w:t xml:space="preserve"> </w:t>
        </w:r>
        <w:r w:rsidR="00106906">
          <w:rPr>
            <w:rFonts w:ascii="Arial" w:hAnsi="Arial" w:cs="Arial"/>
            <w:sz w:val="24"/>
            <w:szCs w:val="24"/>
          </w:rPr>
          <w:t>desde</w:t>
        </w:r>
      </w:ins>
      <w:r w:rsidR="00106906">
        <w:rPr>
          <w:rFonts w:ascii="Arial" w:hAnsi="Arial" w:cs="Arial"/>
          <w:sz w:val="24"/>
          <w:szCs w:val="24"/>
        </w:rPr>
        <w:t xml:space="preserve"> </w:t>
      </w:r>
      <w:r w:rsidRPr="00A261C8">
        <w:rPr>
          <w:rFonts w:ascii="Arial" w:hAnsi="Arial" w:cs="Arial"/>
          <w:sz w:val="24"/>
          <w:szCs w:val="24"/>
        </w:rPr>
        <w:t xml:space="preserve">la </w:t>
      </w:r>
      <w:r w:rsidRPr="00A261C8">
        <w:rPr>
          <w:rFonts w:ascii="Arial" w:hAnsi="Arial" w:cs="Arial"/>
          <w:b/>
          <w:sz w:val="24"/>
          <w:szCs w:val="24"/>
        </w:rPr>
        <w:t>democracia</w:t>
      </w:r>
      <w:r w:rsidRPr="00A261C8">
        <w:rPr>
          <w:rFonts w:ascii="Arial" w:hAnsi="Arial" w:cs="Arial"/>
          <w:sz w:val="24"/>
          <w:szCs w:val="24"/>
        </w:rPr>
        <w:t xml:space="preserve"> </w:t>
      </w:r>
      <w:r w:rsidR="00F736CA" w:rsidRPr="00A261C8">
        <w:rPr>
          <w:rFonts w:ascii="Arial" w:hAnsi="Arial" w:cs="Arial"/>
          <w:b/>
          <w:sz w:val="24"/>
          <w:szCs w:val="24"/>
        </w:rPr>
        <w:t>política</w:t>
      </w:r>
      <w:r w:rsidR="00F736CA" w:rsidRPr="00A261C8">
        <w:rPr>
          <w:rFonts w:ascii="Arial" w:hAnsi="Arial" w:cs="Arial"/>
          <w:sz w:val="24"/>
          <w:szCs w:val="24"/>
        </w:rPr>
        <w:t xml:space="preserve"> </w:t>
      </w:r>
      <w:r w:rsidRPr="00A261C8">
        <w:rPr>
          <w:rFonts w:ascii="Arial" w:hAnsi="Arial" w:cs="Arial"/>
          <w:sz w:val="24"/>
          <w:szCs w:val="24"/>
        </w:rPr>
        <w:t>como forma de gobierno adecuada a sus intereses.</w:t>
      </w:r>
    </w:p>
    <w:p w14:paraId="532A158F" w14:textId="77777777" w:rsidR="00924862" w:rsidRPr="00A261C8" w:rsidRDefault="0092486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508129FA" w14:textId="77777777" w:rsidTr="00F736CA">
        <w:trPr>
          <w:jc w:val="center"/>
        </w:trPr>
        <w:tc>
          <w:tcPr>
            <w:tcW w:w="8222" w:type="dxa"/>
            <w:gridSpan w:val="2"/>
            <w:shd w:val="clear" w:color="auto" w:fill="000000"/>
          </w:tcPr>
          <w:p w14:paraId="23BE243E" w14:textId="77777777" w:rsidR="00F736CA" w:rsidRPr="00A261C8" w:rsidRDefault="00F736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F736CA" w:rsidRPr="00A261C8" w14:paraId="50FF36C7" w14:textId="77777777" w:rsidTr="00F736CA">
        <w:trPr>
          <w:jc w:val="center"/>
        </w:trPr>
        <w:tc>
          <w:tcPr>
            <w:tcW w:w="2268" w:type="dxa"/>
          </w:tcPr>
          <w:p w14:paraId="0634324B" w14:textId="77777777" w:rsidR="00F736CA" w:rsidRPr="00A261C8" w:rsidRDefault="00F736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2311E280" w14:textId="1540FE53" w:rsidR="006C7B0E" w:rsidRPr="00A261C8" w:rsidRDefault="00F736CA"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6C7B0E" w:rsidRPr="00A261C8">
              <w:rPr>
                <w:rFonts w:ascii="Arial" w:eastAsia="Cambria" w:hAnsi="Arial" w:cs="Arial"/>
                <w:sz w:val="24"/>
                <w:szCs w:val="24"/>
              </w:rPr>
              <w:t xml:space="preserve">Y en ese sentido, el que está sujeto a una autoridad está también sujeto a sus leyes. Mas puede ocurrir de dos </w:t>
            </w:r>
            <w:del w:id="825" w:author="Eugenia Arce Londoño" w:date="2015-10-01T08:28:00Z">
              <w:r w:rsidR="006C7B0E" w:rsidRPr="00A261C8">
                <w:rPr>
                  <w:rFonts w:ascii="Arial" w:eastAsia="Cambria" w:hAnsi="Arial" w:cs="Arial"/>
                  <w:sz w:val="24"/>
                  <w:szCs w:val="24"/>
                </w:rPr>
                <w:delText>manera</w:delText>
              </w:r>
            </w:del>
            <w:ins w:id="826" w:author="Eugenia Arce Londoño" w:date="2015-10-01T08:28:00Z">
              <w:r w:rsidR="006C7B0E" w:rsidRPr="00A261C8">
                <w:rPr>
                  <w:rFonts w:ascii="Arial" w:eastAsia="Cambria" w:hAnsi="Arial" w:cs="Arial"/>
                  <w:sz w:val="24"/>
                  <w:szCs w:val="24"/>
                </w:rPr>
                <w:t>manera</w:t>
              </w:r>
              <w:r w:rsidR="00106906">
                <w:rPr>
                  <w:rFonts w:ascii="Arial" w:eastAsia="Cambria" w:hAnsi="Arial" w:cs="Arial"/>
                  <w:sz w:val="24"/>
                  <w:szCs w:val="24"/>
                </w:rPr>
                <w:t>s</w:t>
              </w:r>
            </w:ins>
            <w:r w:rsidR="006C7B0E" w:rsidRPr="00A261C8">
              <w:rPr>
                <w:rFonts w:ascii="Arial" w:eastAsia="Cambria" w:hAnsi="Arial" w:cs="Arial"/>
                <w:sz w:val="24"/>
                <w:szCs w:val="24"/>
              </w:rPr>
              <w:t xml:space="preserve"> que alguien no dependa de una determinada autoridad. En primer lugar, porque está fuera de sus </w:t>
            </w:r>
            <w:del w:id="827" w:author="Eugenia Arce Londoño" w:date="2015-10-01T08:28:00Z">
              <w:r w:rsidR="006C7B0E" w:rsidRPr="00A261C8">
                <w:rPr>
                  <w:rFonts w:ascii="Arial" w:eastAsia="Cambria" w:hAnsi="Arial" w:cs="Arial"/>
                  <w:sz w:val="24"/>
                  <w:szCs w:val="24"/>
                </w:rPr>
                <w:delText>dominis</w:delText>
              </w:r>
            </w:del>
            <w:ins w:id="828" w:author="Eugenia Arce Londoño" w:date="2015-10-01T08:28:00Z">
              <w:r w:rsidR="006C7B0E" w:rsidRPr="00A261C8">
                <w:rPr>
                  <w:rFonts w:ascii="Arial" w:eastAsia="Cambria" w:hAnsi="Arial" w:cs="Arial"/>
                  <w:sz w:val="24"/>
                  <w:szCs w:val="24"/>
                </w:rPr>
                <w:t>domini</w:t>
              </w:r>
              <w:r w:rsidR="00106906">
                <w:rPr>
                  <w:rFonts w:ascii="Arial" w:eastAsia="Cambria" w:hAnsi="Arial" w:cs="Arial"/>
                  <w:sz w:val="24"/>
                  <w:szCs w:val="24"/>
                </w:rPr>
                <w:t>o</w:t>
              </w:r>
              <w:r w:rsidR="006C7B0E" w:rsidRPr="00A261C8">
                <w:rPr>
                  <w:rFonts w:ascii="Arial" w:eastAsia="Cambria" w:hAnsi="Arial" w:cs="Arial"/>
                  <w:sz w:val="24"/>
                  <w:szCs w:val="24"/>
                </w:rPr>
                <w:t>s</w:t>
              </w:r>
            </w:ins>
            <w:r w:rsidR="006C7B0E" w:rsidRPr="00A261C8">
              <w:rPr>
                <w:rFonts w:ascii="Arial" w:eastAsia="Cambria" w:hAnsi="Arial" w:cs="Arial"/>
                <w:sz w:val="24"/>
                <w:szCs w:val="24"/>
              </w:rPr>
              <w:t xml:space="preserve"> (…) En segundo lugar, porque se rige por una ley superior”</w:t>
            </w:r>
          </w:p>
          <w:p w14:paraId="3426D67D" w14:textId="187E6CEB" w:rsidR="00F736CA" w:rsidRPr="00A261C8" w:rsidRDefault="00F736CA" w:rsidP="00A85C40">
            <w:pPr>
              <w:spacing w:line="276" w:lineRule="auto"/>
              <w:jc w:val="both"/>
              <w:rPr>
                <w:rFonts w:ascii="Arial" w:eastAsia="Cambria" w:hAnsi="Arial" w:cs="Arial"/>
                <w:sz w:val="24"/>
                <w:szCs w:val="24"/>
              </w:rPr>
            </w:pPr>
            <w:r w:rsidRPr="00A261C8">
              <w:rPr>
                <w:rFonts w:ascii="Arial" w:eastAsia="Cambria" w:hAnsi="Arial" w:cs="Arial"/>
                <w:sz w:val="24"/>
                <w:szCs w:val="24"/>
              </w:rPr>
              <w:t>San</w:t>
            </w:r>
            <w:r w:rsidR="006C7B0E" w:rsidRPr="00A261C8">
              <w:rPr>
                <w:rFonts w:ascii="Arial" w:eastAsia="Cambria" w:hAnsi="Arial" w:cs="Arial"/>
                <w:sz w:val="24"/>
                <w:szCs w:val="24"/>
              </w:rPr>
              <w:t>to Tomás de Aquino</w:t>
            </w:r>
            <w:r w:rsidRPr="00A261C8">
              <w:rPr>
                <w:rFonts w:ascii="Arial" w:eastAsia="Cambria" w:hAnsi="Arial" w:cs="Arial"/>
                <w:sz w:val="24"/>
                <w:szCs w:val="24"/>
              </w:rPr>
              <w:t xml:space="preserve">, </w:t>
            </w:r>
            <w:r w:rsidR="006C7B0E" w:rsidRPr="00106906">
              <w:rPr>
                <w:rFonts w:ascii="Arial" w:hAnsi="Arial"/>
                <w:i/>
                <w:sz w:val="24"/>
                <w:rPrChange w:id="829" w:author="Eugenia Arce Londoño" w:date="2015-10-01T08:28:00Z">
                  <w:rPr>
                    <w:rFonts w:ascii="Arial" w:hAnsi="Arial"/>
                    <w:sz w:val="24"/>
                  </w:rPr>
                </w:rPrChange>
              </w:rPr>
              <w:t>Tratado de la ley en general</w:t>
            </w:r>
            <w:r w:rsidRPr="00106906">
              <w:rPr>
                <w:rFonts w:ascii="Arial" w:hAnsi="Arial"/>
                <w:i/>
                <w:sz w:val="24"/>
                <w:rPrChange w:id="830" w:author="Eugenia Arce Londoño" w:date="2015-10-01T08:28:00Z">
                  <w:rPr>
                    <w:rFonts w:ascii="Arial" w:hAnsi="Arial"/>
                    <w:sz w:val="24"/>
                  </w:rPr>
                </w:rPrChange>
              </w:rPr>
              <w:t>.</w:t>
            </w:r>
          </w:p>
        </w:tc>
      </w:tr>
    </w:tbl>
    <w:p w14:paraId="428D6F17" w14:textId="77777777" w:rsidR="006C7B0E" w:rsidRPr="00A261C8" w:rsidRDefault="006C7B0E"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36"/>
      </w:tblGrid>
      <w:tr w:rsidR="00DB526C" w:rsidRPr="00A261C8" w14:paraId="580215F0" w14:textId="77777777" w:rsidTr="00915DDC">
        <w:trPr>
          <w:jc w:val="center"/>
        </w:trPr>
        <w:tc>
          <w:tcPr>
            <w:tcW w:w="8946" w:type="dxa"/>
            <w:gridSpan w:val="2"/>
            <w:shd w:val="clear" w:color="auto" w:fill="000000"/>
          </w:tcPr>
          <w:p w14:paraId="46EB9D65"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Profundiza: recurso nuevo</w:t>
            </w:r>
          </w:p>
        </w:tc>
      </w:tr>
      <w:tr w:rsidR="00DB526C" w:rsidRPr="00A261C8" w14:paraId="63EA33A9" w14:textId="77777777" w:rsidTr="00915DDC">
        <w:trPr>
          <w:jc w:val="center"/>
        </w:trPr>
        <w:tc>
          <w:tcPr>
            <w:tcW w:w="2410" w:type="dxa"/>
          </w:tcPr>
          <w:p w14:paraId="631087C1"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6536" w:type="dxa"/>
          </w:tcPr>
          <w:p w14:paraId="0C34E2B7"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CS_G07_01_REC10</w:t>
            </w:r>
          </w:p>
        </w:tc>
      </w:tr>
      <w:tr w:rsidR="00DB526C" w:rsidRPr="00A261C8" w14:paraId="72EC745A" w14:textId="77777777" w:rsidTr="00915DDC">
        <w:trPr>
          <w:jc w:val="center"/>
        </w:trPr>
        <w:tc>
          <w:tcPr>
            <w:tcW w:w="2410" w:type="dxa"/>
          </w:tcPr>
          <w:p w14:paraId="2ACCC88A" w14:textId="77777777" w:rsidR="006C7B0E" w:rsidRPr="00A261C8" w:rsidRDefault="006C7B0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Ubicación en Aula Planeta</w:t>
            </w:r>
          </w:p>
        </w:tc>
        <w:tc>
          <w:tcPr>
            <w:tcW w:w="6536" w:type="dxa"/>
          </w:tcPr>
          <w:p w14:paraId="0D36306D" w14:textId="77777777" w:rsidR="006C7B0E" w:rsidRPr="00A261C8" w:rsidRDefault="006C7B0E" w:rsidP="00A85C40">
            <w:pPr>
              <w:spacing w:line="276" w:lineRule="auto"/>
              <w:jc w:val="both"/>
              <w:rPr>
                <w:rFonts w:ascii="Arial" w:eastAsia="Cambria" w:hAnsi="Arial" w:cs="Arial"/>
                <w:sz w:val="24"/>
                <w:szCs w:val="24"/>
              </w:rPr>
            </w:pPr>
            <w:r w:rsidRPr="00A261C8">
              <w:rPr>
                <w:rFonts w:ascii="Arial" w:eastAsia="Cambria" w:hAnsi="Arial" w:cs="Arial"/>
                <w:sz w:val="24"/>
                <w:szCs w:val="24"/>
              </w:rPr>
              <w:t>https://www.youtube.com/watch?v=_zj9oanXW3k</w:t>
            </w:r>
          </w:p>
        </w:tc>
      </w:tr>
      <w:tr w:rsidR="00DB526C" w:rsidRPr="00A261C8" w14:paraId="32469425" w14:textId="77777777" w:rsidTr="00915DDC">
        <w:trPr>
          <w:jc w:val="center"/>
        </w:trPr>
        <w:tc>
          <w:tcPr>
            <w:tcW w:w="2410" w:type="dxa"/>
          </w:tcPr>
          <w:p w14:paraId="743887B8"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Título</w:t>
            </w:r>
          </w:p>
        </w:tc>
        <w:tc>
          <w:tcPr>
            <w:tcW w:w="6536" w:type="dxa"/>
          </w:tcPr>
          <w:p w14:paraId="37BB94C1" w14:textId="77777777" w:rsidR="006C7B0E" w:rsidRPr="00A261C8" w:rsidRDefault="006C7B0E" w:rsidP="00A85C40">
            <w:pPr>
              <w:spacing w:line="276" w:lineRule="auto"/>
              <w:jc w:val="both"/>
              <w:outlineLvl w:val="0"/>
              <w:rPr>
                <w:rFonts w:ascii="Arial" w:eastAsia="Times New Roman" w:hAnsi="Arial" w:cs="Arial"/>
                <w:kern w:val="36"/>
                <w:sz w:val="24"/>
                <w:szCs w:val="24"/>
              </w:rPr>
            </w:pPr>
            <w:r w:rsidRPr="00A261C8">
              <w:rPr>
                <w:rFonts w:ascii="Arial" w:eastAsia="Times New Roman" w:hAnsi="Arial" w:cs="Arial"/>
                <w:kern w:val="36"/>
                <w:sz w:val="24"/>
                <w:szCs w:val="24"/>
              </w:rPr>
              <w:t>Poder, política y sociedad.</w:t>
            </w:r>
          </w:p>
        </w:tc>
      </w:tr>
      <w:tr w:rsidR="006C7B0E" w:rsidRPr="00A261C8" w14:paraId="51FB28F1" w14:textId="77777777" w:rsidTr="00915DDC">
        <w:trPr>
          <w:trHeight w:val="364"/>
          <w:jc w:val="center"/>
        </w:trPr>
        <w:tc>
          <w:tcPr>
            <w:tcW w:w="2410" w:type="dxa"/>
          </w:tcPr>
          <w:p w14:paraId="58AE15B9"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Descripción</w:t>
            </w:r>
          </w:p>
        </w:tc>
        <w:tc>
          <w:tcPr>
            <w:tcW w:w="6536" w:type="dxa"/>
          </w:tcPr>
          <w:p w14:paraId="29844295" w14:textId="77777777" w:rsidR="006C7B0E" w:rsidRPr="00A261C8" w:rsidRDefault="006C7B0E" w:rsidP="00A85C40">
            <w:pPr>
              <w:spacing w:after="100" w:afterAutospacing="1" w:line="276" w:lineRule="auto"/>
              <w:jc w:val="both"/>
              <w:rPr>
                <w:rFonts w:ascii="Arial" w:hAnsi="Arial" w:cs="Arial"/>
                <w:sz w:val="24"/>
                <w:szCs w:val="24"/>
              </w:rPr>
            </w:pPr>
          </w:p>
        </w:tc>
      </w:tr>
    </w:tbl>
    <w:p w14:paraId="0D9305E0" w14:textId="77777777" w:rsidR="00661C96" w:rsidRDefault="00661C96" w:rsidP="00A85C40">
      <w:pPr>
        <w:spacing w:line="276" w:lineRule="auto"/>
        <w:jc w:val="both"/>
        <w:rPr>
          <w:rFonts w:ascii="Arial" w:hAnsi="Arial" w:cs="Arial"/>
          <w:sz w:val="24"/>
          <w:szCs w:val="24"/>
        </w:rPr>
      </w:pPr>
    </w:p>
    <w:p w14:paraId="79695FF6" w14:textId="77777777" w:rsidR="006C7B0E" w:rsidRPr="00A261C8" w:rsidRDefault="006C7B0E" w:rsidP="00A85C40">
      <w:pPr>
        <w:spacing w:line="276" w:lineRule="auto"/>
        <w:jc w:val="both"/>
        <w:rPr>
          <w:del w:id="831" w:author="Eugenia Arce Londoño" w:date="2015-10-01T08:28:00Z"/>
          <w:rFonts w:ascii="Arial" w:hAnsi="Arial" w:cs="Arial"/>
          <w:b/>
          <w:sz w:val="24"/>
          <w:szCs w:val="24"/>
        </w:rPr>
      </w:pPr>
      <w:del w:id="832" w:author="Eugenia Arce Londoño" w:date="2015-10-01T08:28:00Z">
        <w:r w:rsidRPr="00A261C8">
          <w:rPr>
            <w:rFonts w:ascii="Arial" w:hAnsi="Arial" w:cs="Arial"/>
            <w:sz w:val="24"/>
            <w:szCs w:val="24"/>
            <w:highlight w:val="yellow"/>
          </w:rPr>
          <w:delText>[Sección 2]</w:delText>
        </w:r>
        <w:r w:rsidRPr="00A261C8">
          <w:rPr>
            <w:rFonts w:ascii="Arial" w:hAnsi="Arial" w:cs="Arial"/>
            <w:sz w:val="24"/>
            <w:szCs w:val="24"/>
          </w:rPr>
          <w:delText xml:space="preserve"> </w:delText>
        </w:r>
        <w:r w:rsidRPr="00A261C8">
          <w:rPr>
            <w:rFonts w:ascii="Arial" w:hAnsi="Arial" w:cs="Arial"/>
            <w:b/>
            <w:sz w:val="24"/>
            <w:szCs w:val="24"/>
          </w:rPr>
          <w:delText xml:space="preserve">2.3 Consolidación. </w:delText>
        </w:r>
        <w:r w:rsidRPr="00A261C8">
          <w:rPr>
            <w:rFonts w:ascii="Arial" w:hAnsi="Arial" w:cs="Arial"/>
            <w:sz w:val="24"/>
            <w:szCs w:val="24"/>
          </w:rPr>
          <w:delText>Actividades para consolidar lo que has aprendido en esta sección.</w:delText>
        </w:r>
      </w:del>
    </w:p>
    <w:p w14:paraId="19479F09" w14:textId="77777777" w:rsidR="00941344" w:rsidRPr="00A261C8" w:rsidRDefault="00941344" w:rsidP="00A85C40">
      <w:pPr>
        <w:spacing w:line="276" w:lineRule="auto"/>
        <w:jc w:val="both"/>
        <w:rPr>
          <w:rFonts w:ascii="Arial" w:hAnsi="Arial" w:cs="Arial"/>
          <w:sz w:val="24"/>
          <w:szCs w:val="24"/>
        </w:rPr>
      </w:pPr>
    </w:p>
    <w:p w14:paraId="10A7D2C5" w14:textId="77777777" w:rsidR="006C7B0E" w:rsidRPr="00A261C8" w:rsidRDefault="006C7B0E" w:rsidP="00A85C40">
      <w:pPr>
        <w:spacing w:line="276" w:lineRule="auto"/>
        <w:jc w:val="both"/>
        <w:rPr>
          <w:rFonts w:ascii="Arial" w:hAnsi="Arial" w:cs="Arial"/>
          <w:sz w:val="24"/>
          <w:szCs w:val="24"/>
        </w:rPr>
      </w:pPr>
    </w:p>
    <w:p w14:paraId="04B56EF1" w14:textId="77777777" w:rsidR="006C7B0E" w:rsidRPr="00A261C8" w:rsidRDefault="006C7B0E" w:rsidP="00A85C40">
      <w:pPr>
        <w:spacing w:line="276" w:lineRule="auto"/>
        <w:jc w:val="both"/>
        <w:rPr>
          <w:rFonts w:ascii="Arial" w:hAnsi="Arial" w:cs="Arial"/>
          <w:sz w:val="24"/>
          <w:szCs w:val="24"/>
          <w:lang w:val="es-CO" w:eastAsia="es-CO"/>
        </w:rPr>
      </w:pPr>
    </w:p>
    <w:p w14:paraId="114D7AF4" w14:textId="11DB329C" w:rsidR="006C7B0E" w:rsidRPr="00A261C8" w:rsidRDefault="006C7B0E" w:rsidP="00A85C40">
      <w:pPr>
        <w:spacing w:line="276" w:lineRule="auto"/>
        <w:jc w:val="both"/>
        <w:rPr>
          <w:rFonts w:ascii="Arial" w:hAnsi="Arial" w:cs="Arial"/>
          <w:sz w:val="24"/>
          <w:szCs w:val="24"/>
        </w:rPr>
      </w:pPr>
    </w:p>
    <w:p w14:paraId="3F6DB87E" w14:textId="77777777" w:rsidR="006C7B0E" w:rsidRPr="00A261C8" w:rsidRDefault="006C7B0E" w:rsidP="00A85C40">
      <w:pPr>
        <w:spacing w:line="276" w:lineRule="auto"/>
        <w:jc w:val="both"/>
        <w:rPr>
          <w:rFonts w:ascii="Arial" w:hAnsi="Arial" w:cs="Arial"/>
          <w:sz w:val="24"/>
          <w:szCs w:val="24"/>
        </w:rPr>
      </w:pPr>
    </w:p>
    <w:p w14:paraId="6F4B824D" w14:textId="3474804F" w:rsidR="006C7B0E" w:rsidRPr="00A261C8" w:rsidRDefault="006C7B0E" w:rsidP="00A85C40">
      <w:pPr>
        <w:spacing w:line="276" w:lineRule="auto"/>
        <w:jc w:val="both"/>
        <w:rPr>
          <w:rFonts w:ascii="Arial" w:hAnsi="Arial" w:cs="Arial"/>
          <w:sz w:val="24"/>
          <w:szCs w:val="24"/>
        </w:rPr>
        <w:sectPr w:rsidR="006C7B0E" w:rsidRPr="00A261C8">
          <w:pgSz w:w="12240" w:h="15840"/>
          <w:pgMar w:top="1701" w:right="1418" w:bottom="1418" w:left="1701" w:header="709" w:footer="709" w:gutter="0"/>
          <w:cols w:space="708"/>
          <w:titlePg/>
          <w:docGrid w:linePitch="360"/>
        </w:sectPr>
      </w:pPr>
      <w:r w:rsidRPr="00A261C8">
        <w:rPr>
          <w:rFonts w:ascii="Arial" w:hAnsi="Arial" w:cs="Arial"/>
          <w:sz w:val="24"/>
          <w:szCs w:val="24"/>
        </w:rPr>
        <w:t>.</w:t>
      </w:r>
    </w:p>
    <w:p w14:paraId="4B6BBB9D" w14:textId="5F37FD76" w:rsidR="006F11DB" w:rsidRPr="00106906" w:rsidRDefault="006F11DB" w:rsidP="00A85C40">
      <w:pPr>
        <w:spacing w:line="276" w:lineRule="auto"/>
        <w:jc w:val="both"/>
        <w:rPr>
          <w:rFonts w:ascii="Arial" w:hAnsi="Arial"/>
          <w:b/>
          <w:sz w:val="24"/>
          <w:rPrChange w:id="833" w:author="Eugenia Arce Londoño" w:date="2015-10-01T08:28:00Z">
            <w:rPr>
              <w:rFonts w:ascii="Arial" w:hAnsi="Arial"/>
              <w:sz w:val="24"/>
            </w:rPr>
          </w:rPrChange>
        </w:rPr>
      </w:pPr>
      <w:r w:rsidRPr="00A261C8">
        <w:rPr>
          <w:rFonts w:ascii="Arial" w:hAnsi="Arial" w:cs="Arial"/>
          <w:sz w:val="24"/>
          <w:szCs w:val="24"/>
          <w:highlight w:val="yellow"/>
        </w:rPr>
        <w:lastRenderedPageBreak/>
        <w:t>[Sección 1]</w:t>
      </w:r>
      <w:r w:rsidRPr="00A261C8">
        <w:rPr>
          <w:rFonts w:ascii="Arial" w:hAnsi="Arial" w:cs="Arial"/>
          <w:sz w:val="24"/>
          <w:szCs w:val="24"/>
        </w:rPr>
        <w:t xml:space="preserve"> </w:t>
      </w:r>
      <w:r w:rsidR="000405AF" w:rsidRPr="00A261C8">
        <w:rPr>
          <w:rFonts w:ascii="Arial" w:hAnsi="Arial" w:cs="Arial"/>
          <w:b/>
          <w:sz w:val="24"/>
          <w:szCs w:val="24"/>
        </w:rPr>
        <w:t>3</w:t>
      </w:r>
      <w:r w:rsidRPr="00A261C8">
        <w:rPr>
          <w:rFonts w:ascii="Arial" w:hAnsi="Arial" w:cs="Arial"/>
          <w:b/>
          <w:sz w:val="24"/>
          <w:szCs w:val="24"/>
        </w:rPr>
        <w:t xml:space="preserve"> </w:t>
      </w:r>
      <w:del w:id="834" w:author="Eugenia Arce Londoño" w:date="2015-10-01T08:28:00Z">
        <w:r w:rsidR="001C0CAE" w:rsidRPr="00A261C8">
          <w:rPr>
            <w:rFonts w:ascii="Arial" w:hAnsi="Arial" w:cs="Arial"/>
            <w:sz w:val="24"/>
            <w:szCs w:val="24"/>
          </w:rPr>
          <w:delText>Sistema Político Modernos</w:delText>
        </w:r>
      </w:del>
      <w:ins w:id="835" w:author="Eugenia Arce Londoño" w:date="2015-10-01T08:28:00Z">
        <w:r w:rsidR="00106906" w:rsidRPr="00106906">
          <w:rPr>
            <w:rFonts w:ascii="Arial" w:hAnsi="Arial" w:cs="Arial"/>
            <w:b/>
            <w:sz w:val="24"/>
            <w:szCs w:val="24"/>
          </w:rPr>
          <w:t>El sistema político moderno</w:t>
        </w:r>
      </w:ins>
      <w:r w:rsidR="00106906" w:rsidRPr="00106906">
        <w:rPr>
          <w:rFonts w:ascii="Arial" w:hAnsi="Arial"/>
          <w:b/>
          <w:sz w:val="24"/>
          <w:rPrChange w:id="836" w:author="Eugenia Arce Londoño" w:date="2015-10-01T08:28:00Z">
            <w:rPr>
              <w:rFonts w:ascii="Arial" w:hAnsi="Arial"/>
              <w:sz w:val="24"/>
            </w:rPr>
          </w:rPrChange>
        </w:rPr>
        <w:t>: el poder se unifica</w:t>
      </w:r>
      <w:del w:id="837" w:author="Eugenia Arce Londoño" w:date="2015-10-01T08:28:00Z">
        <w:r w:rsidR="001C0CAE" w:rsidRPr="00A261C8">
          <w:rPr>
            <w:rFonts w:ascii="Arial" w:hAnsi="Arial" w:cs="Arial"/>
            <w:sz w:val="24"/>
            <w:szCs w:val="24"/>
          </w:rPr>
          <w:delText>.</w:delText>
        </w:r>
      </w:del>
    </w:p>
    <w:p w14:paraId="158B7A8A" w14:textId="77777777" w:rsidR="000405AF" w:rsidRPr="00A261C8" w:rsidRDefault="000405AF" w:rsidP="00A85C40">
      <w:pPr>
        <w:spacing w:line="276" w:lineRule="auto"/>
        <w:jc w:val="both"/>
        <w:rPr>
          <w:rFonts w:ascii="Arial" w:hAnsi="Arial" w:cs="Arial"/>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632"/>
      </w:tblGrid>
      <w:tr w:rsidR="00DB526C" w:rsidRPr="00A261C8" w14:paraId="70027FF7" w14:textId="77777777" w:rsidTr="00B96CDC">
        <w:trPr>
          <w:trHeight w:val="224"/>
          <w:jc w:val="center"/>
        </w:trPr>
        <w:tc>
          <w:tcPr>
            <w:tcW w:w="6693" w:type="dxa"/>
            <w:gridSpan w:val="2"/>
            <w:shd w:val="clear" w:color="auto" w:fill="0D0D0D"/>
          </w:tcPr>
          <w:p w14:paraId="0921C801" w14:textId="77777777" w:rsidR="00F61625" w:rsidRPr="00A261C8" w:rsidRDefault="00F61625"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416DC79A" w14:textId="77777777" w:rsidTr="00B96CDC">
        <w:trPr>
          <w:trHeight w:val="215"/>
          <w:jc w:val="center"/>
        </w:trPr>
        <w:tc>
          <w:tcPr>
            <w:tcW w:w="2092" w:type="dxa"/>
          </w:tcPr>
          <w:p w14:paraId="2AF40A03" w14:textId="77777777" w:rsidR="00F61625" w:rsidRPr="00A261C8" w:rsidRDefault="00F61625"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601" w:type="dxa"/>
          </w:tcPr>
          <w:p w14:paraId="6F30E27D" w14:textId="19F45AF1" w:rsidR="00F61625" w:rsidRPr="00A261C8" w:rsidRDefault="00F61625"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CS_G07_01_IMG16</w:t>
            </w:r>
          </w:p>
        </w:tc>
      </w:tr>
      <w:tr w:rsidR="00DB526C" w:rsidRPr="00A261C8" w14:paraId="6FDD79BF" w14:textId="77777777" w:rsidTr="00B96CDC">
        <w:trPr>
          <w:trHeight w:val="215"/>
          <w:jc w:val="center"/>
        </w:trPr>
        <w:tc>
          <w:tcPr>
            <w:tcW w:w="2092" w:type="dxa"/>
          </w:tcPr>
          <w:p w14:paraId="2B8F31E4" w14:textId="77777777"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601" w:type="dxa"/>
          </w:tcPr>
          <w:p w14:paraId="2F79D497" w14:textId="02038976" w:rsidR="00F61625" w:rsidRPr="00A261C8" w:rsidRDefault="00106906" w:rsidP="00A85C40">
            <w:pPr>
              <w:spacing w:line="276" w:lineRule="auto"/>
              <w:jc w:val="both"/>
              <w:rPr>
                <w:rFonts w:ascii="Arial" w:eastAsia="Cambria" w:hAnsi="Arial" w:cs="Arial"/>
                <w:sz w:val="24"/>
                <w:szCs w:val="24"/>
              </w:rPr>
            </w:pPr>
            <w:r>
              <w:rPr>
                <w:rFonts w:ascii="Arial" w:eastAsia="Cambria" w:hAnsi="Arial" w:cs="Arial"/>
                <w:sz w:val="24"/>
                <w:szCs w:val="24"/>
              </w:rPr>
              <w:t xml:space="preserve">El juego: </w:t>
            </w:r>
            <w:del w:id="838" w:author="Eugenia Arce Londoño" w:date="2015-10-01T08:28:00Z">
              <w:r w:rsidR="00F61625" w:rsidRPr="00A261C8">
                <w:rPr>
                  <w:rFonts w:ascii="Arial" w:eastAsia="Cambria" w:hAnsi="Arial" w:cs="Arial"/>
                  <w:sz w:val="24"/>
                  <w:szCs w:val="24"/>
                </w:rPr>
                <w:delText>Monopolio</w:delText>
              </w:r>
            </w:del>
            <w:ins w:id="839" w:author="Eugenia Arce Londoño" w:date="2015-10-01T08:28:00Z">
              <w:r>
                <w:rPr>
                  <w:rFonts w:ascii="Arial" w:eastAsia="Cambria" w:hAnsi="Arial" w:cs="Arial"/>
                  <w:sz w:val="24"/>
                  <w:szCs w:val="24"/>
                </w:rPr>
                <w:t>m</w:t>
              </w:r>
              <w:r w:rsidR="00F61625" w:rsidRPr="00A261C8">
                <w:rPr>
                  <w:rFonts w:ascii="Arial" w:eastAsia="Cambria" w:hAnsi="Arial" w:cs="Arial"/>
                  <w:sz w:val="24"/>
                  <w:szCs w:val="24"/>
                </w:rPr>
                <w:t>onopolio</w:t>
              </w:r>
            </w:ins>
            <w:r w:rsidR="00F61625" w:rsidRPr="00A261C8">
              <w:rPr>
                <w:rFonts w:ascii="Arial" w:eastAsia="Cambria" w:hAnsi="Arial" w:cs="Arial"/>
                <w:sz w:val="24"/>
                <w:szCs w:val="24"/>
              </w:rPr>
              <w:t>.</w:t>
            </w:r>
          </w:p>
        </w:tc>
      </w:tr>
      <w:tr w:rsidR="00DB526C" w:rsidRPr="00A261C8" w14:paraId="7B8517B1" w14:textId="77777777" w:rsidTr="00B96CDC">
        <w:trPr>
          <w:trHeight w:val="3538"/>
          <w:jc w:val="center"/>
        </w:trPr>
        <w:tc>
          <w:tcPr>
            <w:tcW w:w="2092" w:type="dxa"/>
          </w:tcPr>
          <w:p w14:paraId="1E948CE0" w14:textId="77777777"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1"/>
            </w:r>
            <w:r w:rsidRPr="00A261C8">
              <w:rPr>
                <w:rFonts w:ascii="Arial" w:eastAsia="Cambria" w:hAnsi="Arial" w:cs="Arial"/>
                <w:b/>
                <w:sz w:val="24"/>
                <w:szCs w:val="24"/>
              </w:rPr>
              <w:t>)</w:t>
            </w:r>
          </w:p>
        </w:tc>
        <w:tc>
          <w:tcPr>
            <w:tcW w:w="4601" w:type="dxa"/>
          </w:tcPr>
          <w:p w14:paraId="43ED23D9" w14:textId="1F2E085B" w:rsidR="00F61625" w:rsidRPr="00A261C8" w:rsidRDefault="00B96CDC"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CF9BE63" wp14:editId="2F9635EA">
                  <wp:extent cx="2804615" cy="2245377"/>
                  <wp:effectExtent l="0" t="0" r="0" b="2540"/>
                  <wp:docPr id="30" name="Imagen 30" descr="http://static0.planetasaber.com/encyclopedia/Data/Imagenes/FOTOS/0015U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0.planetasaber.com/encyclopedia/Data/Imagenes/FOTOS/0015UU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7726" cy="2247868"/>
                          </a:xfrm>
                          <a:prstGeom prst="rect">
                            <a:avLst/>
                          </a:prstGeom>
                          <a:noFill/>
                          <a:ln>
                            <a:noFill/>
                          </a:ln>
                        </pic:spPr>
                      </pic:pic>
                    </a:graphicData>
                  </a:graphic>
                </wp:inline>
              </w:drawing>
            </w:r>
          </w:p>
        </w:tc>
      </w:tr>
      <w:tr w:rsidR="00F61625" w:rsidRPr="00A261C8" w14:paraId="7E885D4D" w14:textId="77777777" w:rsidTr="00B96CDC">
        <w:trPr>
          <w:trHeight w:val="354"/>
          <w:jc w:val="center"/>
        </w:trPr>
        <w:tc>
          <w:tcPr>
            <w:tcW w:w="2092" w:type="dxa"/>
          </w:tcPr>
          <w:p w14:paraId="3BEAD5AA" w14:textId="77777777"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601" w:type="dxa"/>
          </w:tcPr>
          <w:p w14:paraId="3B13B80B" w14:textId="1600D9A0" w:rsidR="00F61625" w:rsidRPr="00A261C8" w:rsidRDefault="00B96CDC" w:rsidP="00A85C40">
            <w:pPr>
              <w:spacing w:line="276" w:lineRule="auto"/>
              <w:jc w:val="both"/>
              <w:rPr>
                <w:rFonts w:ascii="Arial" w:hAnsi="Arial" w:cs="Arial"/>
                <w:sz w:val="24"/>
                <w:szCs w:val="24"/>
              </w:rPr>
            </w:pPr>
            <w:r w:rsidRPr="00A261C8">
              <w:rPr>
                <w:rFonts w:ascii="Arial" w:eastAsia="Cambria" w:hAnsi="Arial" w:cs="Arial"/>
                <w:sz w:val="24"/>
                <w:szCs w:val="24"/>
              </w:rPr>
              <w:t>Los sucesos que puede generar un dado dependen de su número de caras. Con una sola cifra por cara, el número de sucesos coincide con el número de caras. Pero si, por el contrario, hay más de una cifra en cada cara, los sucesos generados dependen de los lados que tenga la cara.</w:t>
            </w:r>
          </w:p>
        </w:tc>
      </w:tr>
    </w:tbl>
    <w:p w14:paraId="126D60A8" w14:textId="77777777" w:rsidR="00F61625" w:rsidRPr="00A261C8" w:rsidRDefault="00F61625" w:rsidP="00A85C40">
      <w:pPr>
        <w:spacing w:line="276" w:lineRule="auto"/>
        <w:jc w:val="both"/>
        <w:rPr>
          <w:rFonts w:ascii="Arial" w:hAnsi="Arial" w:cs="Arial"/>
          <w:b/>
          <w:sz w:val="24"/>
          <w:szCs w:val="24"/>
        </w:rPr>
      </w:pPr>
    </w:p>
    <w:p w14:paraId="6955A840" w14:textId="5AC2436A" w:rsidR="00106906" w:rsidRDefault="001C0CAE" w:rsidP="00A85C40">
      <w:pPr>
        <w:spacing w:line="276" w:lineRule="auto"/>
        <w:jc w:val="both"/>
        <w:rPr>
          <w:rFonts w:ascii="Arial" w:hAnsi="Arial" w:cs="Arial"/>
          <w:sz w:val="24"/>
          <w:szCs w:val="24"/>
        </w:rPr>
      </w:pPr>
      <w:r w:rsidRPr="00A261C8">
        <w:rPr>
          <w:rFonts w:ascii="Arial" w:hAnsi="Arial" w:cs="Arial"/>
          <w:sz w:val="24"/>
          <w:szCs w:val="24"/>
        </w:rPr>
        <w:t xml:space="preserve">Uno de los juegos de mesa más competidos en vacaciones es </w:t>
      </w:r>
      <w:r w:rsidRPr="00A261C8">
        <w:rPr>
          <w:rFonts w:ascii="Arial" w:hAnsi="Arial" w:cs="Arial"/>
          <w:b/>
          <w:sz w:val="24"/>
          <w:szCs w:val="24"/>
        </w:rPr>
        <w:t>monopolio</w:t>
      </w:r>
      <w:del w:id="840" w:author="Eugenia Arce Londoño" w:date="2015-10-01T08:28:00Z">
        <w:r w:rsidRPr="00A261C8">
          <w:rPr>
            <w:rFonts w:ascii="Arial" w:hAnsi="Arial" w:cs="Arial"/>
            <w:sz w:val="24"/>
            <w:szCs w:val="24"/>
          </w:rPr>
          <w:delText>. Declarado</w:delText>
        </w:r>
      </w:del>
      <w:ins w:id="841" w:author="Eugenia Arce Londoño" w:date="2015-10-01T08:28:00Z">
        <w:r w:rsidR="00106906">
          <w:rPr>
            <w:rFonts w:ascii="Arial" w:hAnsi="Arial" w:cs="Arial"/>
            <w:sz w:val="24"/>
            <w:szCs w:val="24"/>
          </w:rPr>
          <w:t>, d</w:t>
        </w:r>
        <w:r w:rsidRPr="00A261C8">
          <w:rPr>
            <w:rFonts w:ascii="Arial" w:hAnsi="Arial" w:cs="Arial"/>
            <w:sz w:val="24"/>
            <w:szCs w:val="24"/>
          </w:rPr>
          <w:t>eclarado</w:t>
        </w:r>
      </w:ins>
      <w:r w:rsidRPr="00A261C8">
        <w:rPr>
          <w:rFonts w:ascii="Arial" w:hAnsi="Arial" w:cs="Arial"/>
          <w:sz w:val="24"/>
          <w:szCs w:val="24"/>
        </w:rPr>
        <w:t xml:space="preserve"> por el </w:t>
      </w:r>
      <w:del w:id="842" w:author="Eugenia Arce Londoño" w:date="2015-10-01T08:28:00Z">
        <w:r w:rsidRPr="00A261C8">
          <w:rPr>
            <w:rFonts w:ascii="Arial" w:hAnsi="Arial" w:cs="Arial"/>
            <w:sz w:val="24"/>
            <w:szCs w:val="24"/>
          </w:rPr>
          <w:delText>Récords</w:delText>
        </w:r>
      </w:del>
      <w:ins w:id="843" w:author="Eugenia Arce Londoño" w:date="2015-10-01T08:28:00Z">
        <w:r w:rsidR="00106906">
          <w:rPr>
            <w:rFonts w:ascii="Arial" w:hAnsi="Arial" w:cs="Arial"/>
            <w:sz w:val="24"/>
            <w:szCs w:val="24"/>
          </w:rPr>
          <w:t>libro</w:t>
        </w:r>
      </w:ins>
      <w:r w:rsidR="00106906">
        <w:rPr>
          <w:rFonts w:ascii="Arial" w:hAnsi="Arial" w:cs="Arial"/>
          <w:sz w:val="24"/>
          <w:szCs w:val="24"/>
        </w:rPr>
        <w:t xml:space="preserve"> </w:t>
      </w:r>
      <w:r w:rsidRPr="00A261C8">
        <w:rPr>
          <w:rFonts w:ascii="Arial" w:hAnsi="Arial" w:cs="Arial"/>
          <w:sz w:val="24"/>
          <w:szCs w:val="24"/>
        </w:rPr>
        <w:t>Guinness</w:t>
      </w:r>
      <w:ins w:id="844" w:author="Eugenia Arce Londoño" w:date="2015-10-01T08:28:00Z">
        <w:r w:rsidRPr="00A261C8">
          <w:rPr>
            <w:rFonts w:ascii="Arial" w:hAnsi="Arial" w:cs="Arial"/>
            <w:sz w:val="24"/>
            <w:szCs w:val="24"/>
          </w:rPr>
          <w:t xml:space="preserve"> </w:t>
        </w:r>
        <w:r w:rsidR="00106906">
          <w:rPr>
            <w:rFonts w:ascii="Arial" w:hAnsi="Arial" w:cs="Arial"/>
            <w:sz w:val="24"/>
            <w:szCs w:val="24"/>
          </w:rPr>
          <w:t>de los r</w:t>
        </w:r>
        <w:r w:rsidR="00106906" w:rsidRPr="00A261C8">
          <w:rPr>
            <w:rFonts w:ascii="Arial" w:hAnsi="Arial" w:cs="Arial"/>
            <w:sz w:val="24"/>
            <w:szCs w:val="24"/>
          </w:rPr>
          <w:t>écords</w:t>
        </w:r>
      </w:ins>
      <w:r w:rsidR="00106906" w:rsidRPr="00A261C8">
        <w:rPr>
          <w:rFonts w:ascii="Arial" w:hAnsi="Arial" w:cs="Arial"/>
          <w:sz w:val="24"/>
          <w:szCs w:val="24"/>
        </w:rPr>
        <w:t xml:space="preserve"> </w:t>
      </w:r>
      <w:r w:rsidRPr="00A261C8">
        <w:rPr>
          <w:rFonts w:ascii="Arial" w:hAnsi="Arial" w:cs="Arial"/>
          <w:sz w:val="24"/>
          <w:szCs w:val="24"/>
        </w:rPr>
        <w:t xml:space="preserve">como uno de los más jugados en el mundo. Su historia se remonta a principios del siglo XX en Estados Unidos y tiene una única finalidad: monopolizar propiedades, hacerse rico. </w:t>
      </w:r>
      <w:del w:id="845" w:author="Eugenia Arce Londoño" w:date="2015-10-01T08:28:00Z">
        <w:r w:rsidRPr="00A261C8">
          <w:rPr>
            <w:rFonts w:ascii="Arial" w:hAnsi="Arial" w:cs="Arial"/>
            <w:sz w:val="24"/>
            <w:szCs w:val="24"/>
          </w:rPr>
          <w:delText>Qué se observa: propiedades (calles y estaciones de ferrocarriles), títulos de propiedad, alquileres, intereses, hipotecas, casas, hoteles, dinero, banco, quiebra, cárcel, tarjetas (Arca Comunal, Casualidad). El jaque mate del ajedrez se convierte en otras expresiones propias del capitalismo: …La compro… ¡Es mía!...</w:delText>
        </w:r>
      </w:del>
    </w:p>
    <w:p w14:paraId="15C6D0AA" w14:textId="77777777" w:rsidR="00106906" w:rsidRDefault="00106906" w:rsidP="00A85C40">
      <w:pPr>
        <w:spacing w:line="276" w:lineRule="auto"/>
        <w:jc w:val="both"/>
        <w:rPr>
          <w:rFonts w:ascii="Arial" w:hAnsi="Arial" w:cs="Arial"/>
          <w:sz w:val="24"/>
          <w:szCs w:val="24"/>
        </w:rPr>
      </w:pPr>
    </w:p>
    <w:p w14:paraId="1AA40BF0" w14:textId="69A11EBC" w:rsidR="001C0CAE" w:rsidRPr="00A261C8" w:rsidRDefault="001C0CAE" w:rsidP="00A85C40">
      <w:pPr>
        <w:spacing w:line="276" w:lineRule="auto"/>
        <w:jc w:val="both"/>
        <w:rPr>
          <w:ins w:id="846" w:author="Eugenia Arce Londoño" w:date="2015-10-01T08:28:00Z"/>
          <w:rFonts w:ascii="Arial" w:hAnsi="Arial" w:cs="Arial"/>
          <w:sz w:val="24"/>
          <w:szCs w:val="24"/>
        </w:rPr>
      </w:pPr>
      <w:del w:id="847" w:author="Eugenia Arce Londoño" w:date="2015-10-01T08:28:00Z">
        <w:r w:rsidRPr="00A261C8">
          <w:rPr>
            <w:rFonts w:ascii="Arial" w:hAnsi="Arial" w:cs="Arial"/>
            <w:sz w:val="24"/>
            <w:szCs w:val="24"/>
          </w:rPr>
          <w:delText>Quién</w:delText>
        </w:r>
      </w:del>
      <w:ins w:id="848" w:author="Eugenia Arce Londoño" w:date="2015-10-01T08:28:00Z">
        <w:r w:rsidR="00106906">
          <w:rPr>
            <w:rFonts w:ascii="Arial" w:hAnsi="Arial" w:cs="Arial"/>
            <w:sz w:val="24"/>
            <w:szCs w:val="24"/>
          </w:rPr>
          <w:t>En este juego se observan propiedades –</w:t>
        </w:r>
        <w:r w:rsidRPr="00A261C8">
          <w:rPr>
            <w:rFonts w:ascii="Arial" w:hAnsi="Arial" w:cs="Arial"/>
            <w:sz w:val="24"/>
            <w:szCs w:val="24"/>
          </w:rPr>
          <w:t>calles</w:t>
        </w:r>
        <w:r w:rsidR="00106906">
          <w:rPr>
            <w:rFonts w:ascii="Arial" w:hAnsi="Arial" w:cs="Arial"/>
            <w:sz w:val="24"/>
            <w:szCs w:val="24"/>
          </w:rPr>
          <w:t xml:space="preserve"> y estaciones de ferrocarriles–</w:t>
        </w:r>
        <w:r w:rsidRPr="00A261C8">
          <w:rPr>
            <w:rFonts w:ascii="Arial" w:hAnsi="Arial" w:cs="Arial"/>
            <w:sz w:val="24"/>
            <w:szCs w:val="24"/>
          </w:rPr>
          <w:t>, títulos de propiedad, alquileres, intereses, hipotecas, casas, hoteles, dinero, banco</w:t>
        </w:r>
        <w:r w:rsidR="00106906">
          <w:rPr>
            <w:rFonts w:ascii="Arial" w:hAnsi="Arial" w:cs="Arial"/>
            <w:sz w:val="24"/>
            <w:szCs w:val="24"/>
          </w:rPr>
          <w:t>s, quiebra, cárcel, tarjetas –arca comunal, casualidad–</w:t>
        </w:r>
        <w:r w:rsidRPr="00A261C8">
          <w:rPr>
            <w:rFonts w:ascii="Arial" w:hAnsi="Arial" w:cs="Arial"/>
            <w:sz w:val="24"/>
            <w:szCs w:val="24"/>
          </w:rPr>
          <w:t>. El jaque mate del ajedrez se convierte en otras expres</w:t>
        </w:r>
        <w:r w:rsidR="00106906">
          <w:rPr>
            <w:rFonts w:ascii="Arial" w:hAnsi="Arial" w:cs="Arial"/>
            <w:sz w:val="24"/>
            <w:szCs w:val="24"/>
          </w:rPr>
          <w:t>iones propias del capitalismo: ¡l</w:t>
        </w:r>
        <w:r w:rsidRPr="00A261C8">
          <w:rPr>
            <w:rFonts w:ascii="Arial" w:hAnsi="Arial" w:cs="Arial"/>
            <w:sz w:val="24"/>
            <w:szCs w:val="24"/>
          </w:rPr>
          <w:t>a compro</w:t>
        </w:r>
        <w:r w:rsidR="00106906">
          <w:rPr>
            <w:rFonts w:ascii="Arial" w:hAnsi="Arial" w:cs="Arial"/>
            <w:sz w:val="24"/>
            <w:szCs w:val="24"/>
          </w:rPr>
          <w:t>! ¡e</w:t>
        </w:r>
        <w:r w:rsidRPr="00A261C8">
          <w:rPr>
            <w:rFonts w:ascii="Arial" w:hAnsi="Arial" w:cs="Arial"/>
            <w:sz w:val="24"/>
            <w:szCs w:val="24"/>
          </w:rPr>
          <w:t>s mía!</w:t>
        </w:r>
        <w:r w:rsidR="00106906">
          <w:rPr>
            <w:rFonts w:ascii="Arial" w:hAnsi="Arial" w:cs="Arial"/>
            <w:sz w:val="24"/>
            <w:szCs w:val="24"/>
          </w:rPr>
          <w:t xml:space="preserve"> </w:t>
        </w:r>
        <w:r w:rsidRPr="00A261C8">
          <w:rPr>
            <w:rFonts w:ascii="Arial" w:hAnsi="Arial" w:cs="Arial"/>
            <w:sz w:val="24"/>
            <w:szCs w:val="24"/>
          </w:rPr>
          <w:t>...</w:t>
        </w:r>
      </w:ins>
    </w:p>
    <w:p w14:paraId="226AC23E" w14:textId="77777777" w:rsidR="001C0CAE" w:rsidRPr="00A261C8" w:rsidRDefault="001C0CAE" w:rsidP="00A85C40">
      <w:pPr>
        <w:spacing w:line="276" w:lineRule="auto"/>
        <w:jc w:val="both"/>
        <w:rPr>
          <w:ins w:id="849" w:author="Eugenia Arce Londoño" w:date="2015-10-01T08:28:00Z"/>
          <w:rFonts w:ascii="Arial" w:hAnsi="Arial" w:cs="Arial"/>
          <w:sz w:val="24"/>
          <w:szCs w:val="24"/>
        </w:rPr>
      </w:pPr>
    </w:p>
    <w:p w14:paraId="474525DA" w14:textId="6524FB58" w:rsidR="000405AF" w:rsidRPr="00106906" w:rsidRDefault="00106906" w:rsidP="00A85C40">
      <w:pPr>
        <w:spacing w:line="276" w:lineRule="auto"/>
        <w:jc w:val="both"/>
        <w:rPr>
          <w:rFonts w:ascii="Arial" w:hAnsi="Arial" w:cs="Arial"/>
          <w:sz w:val="24"/>
          <w:szCs w:val="24"/>
        </w:rPr>
      </w:pPr>
      <w:ins w:id="850" w:author="Eugenia Arce Londoño" w:date="2015-10-01T08:28:00Z">
        <w:r>
          <w:rPr>
            <w:rFonts w:ascii="Arial" w:hAnsi="Arial" w:cs="Arial"/>
            <w:sz w:val="24"/>
            <w:szCs w:val="24"/>
          </w:rPr>
          <w:lastRenderedPageBreak/>
          <w:t>¿Recuerdas q</w:t>
        </w:r>
        <w:r w:rsidR="001C0CAE" w:rsidRPr="00A261C8">
          <w:rPr>
            <w:rFonts w:ascii="Arial" w:hAnsi="Arial" w:cs="Arial"/>
            <w:sz w:val="24"/>
            <w:szCs w:val="24"/>
          </w:rPr>
          <w:t>uién</w:t>
        </w:r>
      </w:ins>
      <w:r w:rsidR="001C0CAE" w:rsidRPr="00A261C8">
        <w:rPr>
          <w:rFonts w:ascii="Arial" w:hAnsi="Arial" w:cs="Arial"/>
          <w:sz w:val="24"/>
          <w:szCs w:val="24"/>
        </w:rPr>
        <w:t xml:space="preserve"> gana</w:t>
      </w:r>
      <w:del w:id="851" w:author="Eugenia Arce Londoño" w:date="2015-10-01T08:28:00Z">
        <w:r w:rsidR="001C0CAE" w:rsidRPr="00A261C8">
          <w:rPr>
            <w:rFonts w:ascii="Arial" w:hAnsi="Arial" w:cs="Arial"/>
            <w:sz w:val="24"/>
            <w:szCs w:val="24"/>
          </w:rPr>
          <w:delText>:</w:delText>
        </w:r>
      </w:del>
      <w:ins w:id="852" w:author="Eugenia Arce Londoño" w:date="2015-10-01T08:28:00Z">
        <w:r>
          <w:rPr>
            <w:rFonts w:ascii="Arial" w:hAnsi="Arial" w:cs="Arial"/>
            <w:sz w:val="24"/>
            <w:szCs w:val="24"/>
          </w:rPr>
          <w:t xml:space="preserve"> en este juego?</w:t>
        </w:r>
      </w:ins>
      <w:r w:rsidR="001C0CAE" w:rsidRPr="00A261C8">
        <w:rPr>
          <w:rFonts w:ascii="Arial" w:hAnsi="Arial" w:cs="Arial"/>
          <w:sz w:val="24"/>
          <w:szCs w:val="24"/>
        </w:rPr>
        <w:t xml:space="preserve"> El jugador que queda una vez los demás se han </w:t>
      </w:r>
      <w:r w:rsidR="001C0CAE" w:rsidRPr="00A261C8">
        <w:rPr>
          <w:rFonts w:ascii="Arial" w:hAnsi="Arial" w:cs="Arial"/>
          <w:b/>
          <w:sz w:val="24"/>
          <w:szCs w:val="24"/>
        </w:rPr>
        <w:t>declarado en quiebra</w:t>
      </w:r>
      <w:r w:rsidR="001C0CAE" w:rsidRPr="00A261C8">
        <w:rPr>
          <w:rFonts w:ascii="Arial" w:hAnsi="Arial" w:cs="Arial"/>
          <w:sz w:val="24"/>
          <w:szCs w:val="24"/>
        </w:rPr>
        <w:t xml:space="preserve">, es decir, </w:t>
      </w:r>
      <w:ins w:id="853" w:author="Eugenia Arce Londoño" w:date="2015-10-01T08:28:00Z">
        <w:r>
          <w:rPr>
            <w:rFonts w:ascii="Arial" w:hAnsi="Arial" w:cs="Arial"/>
            <w:sz w:val="24"/>
            <w:szCs w:val="24"/>
          </w:rPr>
          <w:t xml:space="preserve">quedan en una situación en que </w:t>
        </w:r>
      </w:ins>
      <w:r w:rsidR="001C0CAE" w:rsidRPr="00106906">
        <w:rPr>
          <w:rFonts w:ascii="Arial" w:hAnsi="Arial"/>
          <w:sz w:val="24"/>
          <w:rPrChange w:id="854" w:author="Eugenia Arce Londoño" w:date="2015-10-01T08:28:00Z">
            <w:rPr>
              <w:rFonts w:ascii="Arial" w:hAnsi="Arial"/>
              <w:b/>
              <w:sz w:val="24"/>
            </w:rPr>
          </w:rPrChange>
        </w:rPr>
        <w:t>no pueden pagarle al propietario de los inmuebles</w:t>
      </w:r>
      <w:r w:rsidR="001C0CAE" w:rsidRPr="00106906">
        <w:rPr>
          <w:rFonts w:ascii="Arial" w:hAnsi="Arial" w:cs="Arial"/>
          <w:sz w:val="24"/>
          <w:szCs w:val="24"/>
        </w:rPr>
        <w:t>.</w:t>
      </w:r>
    </w:p>
    <w:p w14:paraId="4CE3F17D" w14:textId="77777777" w:rsidR="001C0CAE" w:rsidRPr="00A261C8" w:rsidRDefault="001C0CAE" w:rsidP="00A85C40">
      <w:pPr>
        <w:spacing w:line="276" w:lineRule="auto"/>
        <w:jc w:val="both"/>
        <w:rPr>
          <w:rFonts w:ascii="Arial" w:hAnsi="Arial" w:cs="Arial"/>
          <w:b/>
          <w:sz w:val="24"/>
          <w:szCs w:val="24"/>
        </w:rPr>
      </w:pPr>
    </w:p>
    <w:p w14:paraId="0ABDC973" w14:textId="77777777" w:rsidR="00B96CDC" w:rsidRPr="00A261C8" w:rsidRDefault="00B96CDC" w:rsidP="00A85C40">
      <w:pPr>
        <w:spacing w:line="276" w:lineRule="auto"/>
        <w:jc w:val="both"/>
        <w:rPr>
          <w:del w:id="855" w:author="Eugenia Arce Londoño" w:date="2015-10-01T08:28:00Z"/>
          <w:rFonts w:ascii="Arial" w:hAnsi="Arial" w:cs="Arial"/>
          <w:sz w:val="24"/>
          <w:szCs w:val="24"/>
        </w:rPr>
      </w:pPr>
      <w:del w:id="856" w:author="Eugenia Arce Londoño" w:date="2015-10-01T08:28:00Z">
        <w:r w:rsidRPr="00A261C8">
          <w:rPr>
            <w:rFonts w:ascii="Arial" w:hAnsi="Arial" w:cs="Arial"/>
            <w:sz w:val="24"/>
            <w:szCs w:val="24"/>
          </w:rPr>
          <w:delText xml:space="preserve">Las </w:delText>
        </w:r>
      </w:del>
      <w:ins w:id="857" w:author="Eugenia Arce Londoño" w:date="2015-10-01T08:28:00Z">
        <w:r w:rsidR="00106906">
          <w:rPr>
            <w:rFonts w:ascii="Arial" w:hAnsi="Arial" w:cs="Arial"/>
            <w:sz w:val="24"/>
            <w:szCs w:val="24"/>
          </w:rPr>
          <w:t xml:space="preserve">Tal como ocurre en el juego de monopolio, las </w:t>
        </w:r>
      </w:ins>
      <w:r w:rsidR="00106906">
        <w:rPr>
          <w:rFonts w:ascii="Arial" w:hAnsi="Arial" w:cs="Arial"/>
          <w:sz w:val="24"/>
          <w:szCs w:val="24"/>
        </w:rPr>
        <w:t xml:space="preserve">imágenes </w:t>
      </w:r>
      <w:del w:id="858" w:author="Eugenia Arce Londoño" w:date="2015-10-01T08:28:00Z">
        <w:r w:rsidRPr="00A261C8">
          <w:rPr>
            <w:rFonts w:ascii="Arial" w:hAnsi="Arial" w:cs="Arial"/>
            <w:sz w:val="24"/>
            <w:szCs w:val="24"/>
          </w:rPr>
          <w:delText>de este</w:delText>
        </w:r>
      </w:del>
      <w:ins w:id="859" w:author="Eugenia Arce Londoño" w:date="2015-10-01T08:28:00Z">
        <w:r w:rsidR="00106906">
          <w:rPr>
            <w:rFonts w:ascii="Arial" w:hAnsi="Arial" w:cs="Arial"/>
            <w:sz w:val="24"/>
            <w:szCs w:val="24"/>
          </w:rPr>
          <w:t>del</w:t>
        </w:r>
      </w:ins>
      <w:r w:rsidR="00106906">
        <w:rPr>
          <w:rFonts w:ascii="Arial" w:hAnsi="Arial" w:cs="Arial"/>
          <w:sz w:val="24"/>
          <w:szCs w:val="24"/>
        </w:rPr>
        <w:t xml:space="preserve"> </w:t>
      </w:r>
      <w:r w:rsidRPr="00A261C8">
        <w:rPr>
          <w:rFonts w:ascii="Arial" w:hAnsi="Arial" w:cs="Arial"/>
          <w:sz w:val="24"/>
          <w:szCs w:val="24"/>
        </w:rPr>
        <w:t>periodo histórico</w:t>
      </w:r>
      <w:r w:rsidR="00106906">
        <w:rPr>
          <w:rFonts w:ascii="Arial" w:hAnsi="Arial" w:cs="Arial"/>
          <w:sz w:val="24"/>
          <w:szCs w:val="24"/>
        </w:rPr>
        <w:t xml:space="preserve"> </w:t>
      </w:r>
      <w:ins w:id="860" w:author="Eugenia Arce Londoño" w:date="2015-10-01T08:28:00Z">
        <w:r w:rsidR="00106906">
          <w:rPr>
            <w:rFonts w:ascii="Arial" w:hAnsi="Arial" w:cs="Arial"/>
            <w:sz w:val="24"/>
            <w:szCs w:val="24"/>
          </w:rPr>
          <w:t xml:space="preserve">moderno </w:t>
        </w:r>
      </w:ins>
      <w:r w:rsidR="00106906">
        <w:rPr>
          <w:rFonts w:ascii="Arial" w:hAnsi="Arial" w:cs="Arial"/>
          <w:sz w:val="24"/>
          <w:szCs w:val="24"/>
        </w:rPr>
        <w:t>cambian</w:t>
      </w:r>
      <w:del w:id="861" w:author="Eugenia Arce Londoño" w:date="2015-10-01T08:28:00Z">
        <w:r w:rsidRPr="00A261C8">
          <w:rPr>
            <w:rFonts w:ascii="Arial" w:hAnsi="Arial" w:cs="Arial"/>
            <w:sz w:val="24"/>
            <w:szCs w:val="24"/>
          </w:rPr>
          <w:delText>:</w:delText>
        </w:r>
      </w:del>
    </w:p>
    <w:p w14:paraId="2DE5F42E" w14:textId="77777777" w:rsidR="00B96CDC" w:rsidRPr="00A261C8" w:rsidRDefault="00B96CDC" w:rsidP="00A85C40">
      <w:pPr>
        <w:spacing w:line="276" w:lineRule="auto"/>
        <w:jc w:val="both"/>
        <w:rPr>
          <w:del w:id="862" w:author="Eugenia Arce Londoño" w:date="2015-10-01T08:28:00Z"/>
          <w:rFonts w:ascii="Arial" w:hAnsi="Arial" w:cs="Arial"/>
          <w:sz w:val="24"/>
          <w:szCs w:val="24"/>
        </w:rPr>
      </w:pPr>
    </w:p>
    <w:p w14:paraId="27991F97" w14:textId="1D1C27F2" w:rsidR="00B96CDC" w:rsidRPr="00A261C8" w:rsidRDefault="00B96CDC">
      <w:pPr>
        <w:spacing w:line="276" w:lineRule="auto"/>
        <w:jc w:val="both"/>
        <w:rPr>
          <w:rFonts w:ascii="Arial" w:hAnsi="Arial" w:cs="Arial"/>
          <w:sz w:val="24"/>
          <w:szCs w:val="24"/>
        </w:rPr>
        <w:pPrChange w:id="863" w:author="Eugenia Arce Londoño" w:date="2015-10-01T08:28:00Z">
          <w:pPr>
            <w:pStyle w:val="Prrafodelista"/>
            <w:spacing w:line="276" w:lineRule="auto"/>
            <w:jc w:val="both"/>
          </w:pPr>
        </w:pPrChange>
      </w:pPr>
      <w:del w:id="864" w:author="Eugenia Arce Londoño" w:date="2015-10-01T08:28:00Z">
        <w:r w:rsidRPr="00A261C8">
          <w:rPr>
            <w:rFonts w:ascii="Arial" w:hAnsi="Arial" w:cs="Arial"/>
            <w:b/>
            <w:sz w:val="24"/>
            <w:szCs w:val="24"/>
          </w:rPr>
          <w:delText>Banqueros</w:delText>
        </w:r>
      </w:del>
      <w:ins w:id="865" w:author="Eugenia Arce Londoño" w:date="2015-10-01T08:28:00Z">
        <w:r w:rsidR="00106906">
          <w:rPr>
            <w:rFonts w:ascii="Arial" w:hAnsi="Arial" w:cs="Arial"/>
            <w:sz w:val="24"/>
            <w:szCs w:val="24"/>
          </w:rPr>
          <w:t xml:space="preserve">. En esta etapa histórica se observan: </w:t>
        </w:r>
        <w:r w:rsidR="00106906">
          <w:rPr>
            <w:rFonts w:ascii="Arial" w:hAnsi="Arial" w:cs="Arial"/>
            <w:b/>
            <w:sz w:val="24"/>
            <w:szCs w:val="24"/>
          </w:rPr>
          <w:t>b</w:t>
        </w:r>
        <w:r w:rsidRPr="00A261C8">
          <w:rPr>
            <w:rFonts w:ascii="Arial" w:hAnsi="Arial" w:cs="Arial"/>
            <w:b/>
            <w:sz w:val="24"/>
            <w:szCs w:val="24"/>
          </w:rPr>
          <w:t>anqueros</w:t>
        </w:r>
      </w:ins>
      <w:r w:rsidRPr="00A261C8">
        <w:rPr>
          <w:rFonts w:ascii="Arial" w:hAnsi="Arial" w:cs="Arial"/>
          <w:sz w:val="24"/>
          <w:szCs w:val="24"/>
        </w:rPr>
        <w:t xml:space="preserve"> contando dinero</w:t>
      </w:r>
      <w:del w:id="866" w:author="Eugenia Arce Londoño" w:date="2015-10-01T08:28:00Z">
        <w:r w:rsidRPr="00A261C8">
          <w:rPr>
            <w:rFonts w:ascii="Arial" w:hAnsi="Arial" w:cs="Arial"/>
            <w:sz w:val="24"/>
            <w:szCs w:val="24"/>
          </w:rPr>
          <w:delText>,</w:delText>
        </w:r>
      </w:del>
      <w:ins w:id="867" w:author="Eugenia Arce Londoño" w:date="2015-10-01T08:28:00Z">
        <w:r w:rsidR="00106906">
          <w:rPr>
            <w:rFonts w:ascii="Arial" w:hAnsi="Arial" w:cs="Arial"/>
            <w:sz w:val="24"/>
            <w:szCs w:val="24"/>
          </w:rPr>
          <w:t>;</w:t>
        </w:r>
      </w:ins>
      <w:r w:rsidRPr="00A261C8">
        <w:rPr>
          <w:rFonts w:ascii="Arial" w:hAnsi="Arial" w:cs="Arial"/>
          <w:sz w:val="24"/>
          <w:szCs w:val="24"/>
        </w:rPr>
        <w:t xml:space="preserve"> hombres llevados a las cárceles por </w:t>
      </w:r>
      <w:r w:rsidRPr="00A261C8">
        <w:rPr>
          <w:rFonts w:ascii="Arial" w:hAnsi="Arial" w:cs="Arial"/>
          <w:b/>
          <w:sz w:val="24"/>
          <w:szCs w:val="24"/>
        </w:rPr>
        <w:t>deudas</w:t>
      </w:r>
      <w:del w:id="868" w:author="Eugenia Arce Londoño" w:date="2015-10-01T08:28:00Z">
        <w:r w:rsidRPr="00A261C8">
          <w:rPr>
            <w:rFonts w:ascii="Arial" w:hAnsi="Arial" w:cs="Arial"/>
            <w:sz w:val="24"/>
            <w:szCs w:val="24"/>
          </w:rPr>
          <w:delText>,</w:delText>
        </w:r>
      </w:del>
      <w:ins w:id="869" w:author="Eugenia Arce Londoño" w:date="2015-10-01T08:28:00Z">
        <w:r w:rsidR="00106906">
          <w:rPr>
            <w:rFonts w:ascii="Arial" w:hAnsi="Arial" w:cs="Arial"/>
            <w:sz w:val="24"/>
            <w:szCs w:val="24"/>
          </w:rPr>
          <w:t>;</w:t>
        </w:r>
      </w:ins>
      <w:r w:rsidRPr="00A261C8">
        <w:rPr>
          <w:rFonts w:ascii="Arial" w:hAnsi="Arial" w:cs="Arial"/>
          <w:sz w:val="24"/>
          <w:szCs w:val="24"/>
        </w:rPr>
        <w:t xml:space="preserve"> </w:t>
      </w:r>
      <w:r w:rsidRPr="00A261C8">
        <w:rPr>
          <w:rFonts w:ascii="Arial" w:hAnsi="Arial" w:cs="Arial"/>
          <w:b/>
          <w:sz w:val="24"/>
          <w:szCs w:val="24"/>
        </w:rPr>
        <w:t>trabajadores</w:t>
      </w:r>
      <w:r w:rsidRPr="00A261C8">
        <w:rPr>
          <w:rFonts w:ascii="Arial" w:hAnsi="Arial" w:cs="Arial"/>
          <w:sz w:val="24"/>
          <w:szCs w:val="24"/>
        </w:rPr>
        <w:t xml:space="preserve"> limpiándose el sudor mientras laboran en </w:t>
      </w:r>
      <w:r w:rsidRPr="00A261C8">
        <w:rPr>
          <w:rFonts w:ascii="Arial" w:hAnsi="Arial" w:cs="Arial"/>
          <w:b/>
          <w:sz w:val="24"/>
          <w:szCs w:val="24"/>
        </w:rPr>
        <w:t>fábricas</w:t>
      </w:r>
      <w:del w:id="870" w:author="Eugenia Arce Londoño" w:date="2015-10-01T08:28:00Z">
        <w:r w:rsidRPr="00A261C8">
          <w:rPr>
            <w:rFonts w:ascii="Arial" w:hAnsi="Arial" w:cs="Arial"/>
            <w:sz w:val="24"/>
            <w:szCs w:val="24"/>
          </w:rPr>
          <w:delText>,</w:delText>
        </w:r>
      </w:del>
      <w:ins w:id="871" w:author="Eugenia Arce Londoño" w:date="2015-10-01T08:28:00Z">
        <w:r w:rsidR="00106906">
          <w:rPr>
            <w:rFonts w:ascii="Arial" w:hAnsi="Arial" w:cs="Arial"/>
            <w:sz w:val="24"/>
            <w:szCs w:val="24"/>
          </w:rPr>
          <w:t>;</w:t>
        </w:r>
      </w:ins>
      <w:r w:rsidRPr="00A261C8">
        <w:rPr>
          <w:rFonts w:ascii="Arial" w:hAnsi="Arial" w:cs="Arial"/>
          <w:sz w:val="24"/>
          <w:szCs w:val="24"/>
        </w:rPr>
        <w:t xml:space="preserve"> el humo saliendo </w:t>
      </w:r>
      <w:del w:id="872" w:author="Eugenia Arce Londoño" w:date="2015-10-01T08:28:00Z">
        <w:r w:rsidRPr="00A261C8">
          <w:rPr>
            <w:rFonts w:ascii="Arial" w:hAnsi="Arial" w:cs="Arial"/>
            <w:sz w:val="24"/>
            <w:szCs w:val="24"/>
          </w:rPr>
          <w:delText xml:space="preserve">en las </w:delText>
        </w:r>
        <w:r w:rsidRPr="00A261C8">
          <w:rPr>
            <w:rFonts w:ascii="Arial" w:hAnsi="Arial" w:cs="Arial"/>
            <w:b/>
            <w:sz w:val="24"/>
            <w:szCs w:val="24"/>
          </w:rPr>
          <w:delText>ciudades</w:delText>
        </w:r>
        <w:r w:rsidRPr="00A261C8">
          <w:rPr>
            <w:rFonts w:ascii="Arial" w:hAnsi="Arial" w:cs="Arial"/>
            <w:sz w:val="24"/>
            <w:szCs w:val="24"/>
          </w:rPr>
          <w:delText xml:space="preserve"> </w:delText>
        </w:r>
      </w:del>
      <w:r w:rsidR="00106906">
        <w:rPr>
          <w:rFonts w:ascii="Arial" w:hAnsi="Arial" w:cs="Arial"/>
          <w:sz w:val="24"/>
          <w:szCs w:val="24"/>
        </w:rPr>
        <w:t>de</w:t>
      </w:r>
      <w:r w:rsidRPr="00A261C8">
        <w:rPr>
          <w:rFonts w:ascii="Arial" w:hAnsi="Arial" w:cs="Arial"/>
          <w:sz w:val="24"/>
          <w:szCs w:val="24"/>
        </w:rPr>
        <w:t xml:space="preserve"> las </w:t>
      </w:r>
      <w:r w:rsidRPr="00A261C8">
        <w:rPr>
          <w:rFonts w:ascii="Arial" w:hAnsi="Arial" w:cs="Arial"/>
          <w:b/>
          <w:sz w:val="24"/>
          <w:szCs w:val="24"/>
        </w:rPr>
        <w:t>chimeneas</w:t>
      </w:r>
      <w:del w:id="873" w:author="Eugenia Arce Londoño" w:date="2015-10-01T08:28:00Z">
        <w:r w:rsidRPr="00A261C8">
          <w:rPr>
            <w:rFonts w:ascii="Arial" w:hAnsi="Arial" w:cs="Arial"/>
            <w:sz w:val="24"/>
            <w:szCs w:val="24"/>
          </w:rPr>
          <w:delText>,</w:delText>
        </w:r>
      </w:del>
      <w:ins w:id="874" w:author="Eugenia Arce Londoño" w:date="2015-10-01T08:28:00Z">
        <w:r w:rsidR="00106906" w:rsidRPr="00106906">
          <w:rPr>
            <w:rFonts w:ascii="Arial" w:hAnsi="Arial" w:cs="Arial"/>
            <w:b/>
            <w:sz w:val="24"/>
            <w:szCs w:val="24"/>
          </w:rPr>
          <w:t xml:space="preserve"> </w:t>
        </w:r>
        <w:r w:rsidR="00106906">
          <w:rPr>
            <w:rFonts w:ascii="Arial" w:hAnsi="Arial" w:cs="Arial"/>
            <w:sz w:val="24"/>
            <w:szCs w:val="24"/>
          </w:rPr>
          <w:t>en</w:t>
        </w:r>
        <w:r w:rsidR="00106906" w:rsidRPr="00A261C8">
          <w:rPr>
            <w:rFonts w:ascii="Arial" w:hAnsi="Arial" w:cs="Arial"/>
            <w:sz w:val="24"/>
            <w:szCs w:val="24"/>
          </w:rPr>
          <w:t xml:space="preserve"> las</w:t>
        </w:r>
        <w:r w:rsidR="00106906" w:rsidRPr="00A261C8">
          <w:rPr>
            <w:rFonts w:ascii="Arial" w:hAnsi="Arial" w:cs="Arial"/>
            <w:b/>
            <w:sz w:val="24"/>
            <w:szCs w:val="24"/>
          </w:rPr>
          <w:t xml:space="preserve"> ciudades</w:t>
        </w:r>
        <w:r w:rsidR="00106906">
          <w:rPr>
            <w:rFonts w:ascii="Arial" w:hAnsi="Arial" w:cs="Arial"/>
            <w:sz w:val="24"/>
            <w:szCs w:val="24"/>
          </w:rPr>
          <w:t>;</w:t>
        </w:r>
      </w:ins>
      <w:r w:rsidRPr="00A261C8">
        <w:rPr>
          <w:rFonts w:ascii="Arial" w:hAnsi="Arial" w:cs="Arial"/>
          <w:sz w:val="24"/>
          <w:szCs w:val="24"/>
        </w:rPr>
        <w:t xml:space="preserve"> el bullicio de los </w:t>
      </w:r>
      <w:r w:rsidRPr="00A261C8">
        <w:rPr>
          <w:rFonts w:ascii="Arial" w:hAnsi="Arial" w:cs="Arial"/>
          <w:b/>
          <w:sz w:val="24"/>
          <w:szCs w:val="24"/>
        </w:rPr>
        <w:t>obreros</w:t>
      </w:r>
      <w:r w:rsidRPr="00A261C8">
        <w:rPr>
          <w:rFonts w:ascii="Arial" w:hAnsi="Arial" w:cs="Arial"/>
          <w:sz w:val="24"/>
          <w:szCs w:val="24"/>
        </w:rPr>
        <w:t xml:space="preserve"> mientras beben una cerveza al finalizar el </w:t>
      </w:r>
      <w:r w:rsidRPr="00A261C8">
        <w:rPr>
          <w:rFonts w:ascii="Arial" w:hAnsi="Arial" w:cs="Arial"/>
          <w:b/>
          <w:sz w:val="24"/>
          <w:szCs w:val="24"/>
        </w:rPr>
        <w:t>trabajo</w:t>
      </w:r>
      <w:del w:id="875" w:author="Eugenia Arce Londoño" w:date="2015-10-01T08:28:00Z">
        <w:r w:rsidRPr="00A261C8">
          <w:rPr>
            <w:rFonts w:ascii="Arial" w:hAnsi="Arial" w:cs="Arial"/>
            <w:sz w:val="24"/>
            <w:szCs w:val="24"/>
          </w:rPr>
          <w:delText>,</w:delText>
        </w:r>
      </w:del>
      <w:ins w:id="876" w:author="Eugenia Arce Londoño" w:date="2015-10-01T08:28:00Z">
        <w:r w:rsidR="00106906">
          <w:rPr>
            <w:rFonts w:ascii="Arial" w:hAnsi="Arial" w:cs="Arial"/>
            <w:sz w:val="24"/>
            <w:szCs w:val="24"/>
          </w:rPr>
          <w:t>;</w:t>
        </w:r>
      </w:ins>
      <w:r w:rsidRPr="00A261C8">
        <w:rPr>
          <w:rFonts w:ascii="Arial" w:hAnsi="Arial" w:cs="Arial"/>
          <w:sz w:val="24"/>
          <w:szCs w:val="24"/>
        </w:rPr>
        <w:t xml:space="preserve"> el ruido de las </w:t>
      </w:r>
      <w:r w:rsidRPr="00A261C8">
        <w:rPr>
          <w:rFonts w:ascii="Arial" w:hAnsi="Arial" w:cs="Arial"/>
          <w:b/>
          <w:sz w:val="24"/>
          <w:szCs w:val="24"/>
        </w:rPr>
        <w:t>calles</w:t>
      </w:r>
      <w:r w:rsidRPr="00A261C8">
        <w:rPr>
          <w:rFonts w:ascii="Arial" w:hAnsi="Arial" w:cs="Arial"/>
          <w:sz w:val="24"/>
          <w:szCs w:val="24"/>
        </w:rPr>
        <w:t xml:space="preserve"> recorridas por </w:t>
      </w:r>
      <w:r w:rsidRPr="00A261C8">
        <w:rPr>
          <w:rFonts w:ascii="Arial" w:hAnsi="Arial" w:cs="Arial"/>
          <w:b/>
          <w:sz w:val="24"/>
          <w:szCs w:val="24"/>
        </w:rPr>
        <w:t>policías</w:t>
      </w:r>
      <w:del w:id="877" w:author="Eugenia Arce Londoño" w:date="2015-10-01T08:28:00Z">
        <w:r w:rsidRPr="00A261C8">
          <w:rPr>
            <w:rFonts w:ascii="Arial" w:hAnsi="Arial" w:cs="Arial"/>
            <w:sz w:val="24"/>
            <w:szCs w:val="24"/>
          </w:rPr>
          <w:delText>,</w:delText>
        </w:r>
      </w:del>
      <w:ins w:id="878" w:author="Eugenia Arce Londoño" w:date="2015-10-01T08:28:00Z">
        <w:r w:rsidR="00106906">
          <w:rPr>
            <w:rFonts w:ascii="Arial" w:hAnsi="Arial" w:cs="Arial"/>
            <w:sz w:val="24"/>
            <w:szCs w:val="24"/>
          </w:rPr>
          <w:t>;</w:t>
        </w:r>
      </w:ins>
      <w:r w:rsidRPr="00A261C8">
        <w:rPr>
          <w:rFonts w:ascii="Arial" w:hAnsi="Arial" w:cs="Arial"/>
          <w:sz w:val="24"/>
          <w:szCs w:val="24"/>
        </w:rPr>
        <w:t xml:space="preserve"> los </w:t>
      </w:r>
      <w:r w:rsidRPr="00A261C8">
        <w:rPr>
          <w:rFonts w:ascii="Arial" w:hAnsi="Arial" w:cs="Arial"/>
          <w:b/>
          <w:sz w:val="24"/>
          <w:szCs w:val="24"/>
        </w:rPr>
        <w:t>almacenes</w:t>
      </w:r>
      <w:r w:rsidRPr="00A261C8">
        <w:rPr>
          <w:rFonts w:ascii="Arial" w:hAnsi="Arial" w:cs="Arial"/>
          <w:sz w:val="24"/>
          <w:szCs w:val="24"/>
        </w:rPr>
        <w:t xml:space="preserve"> mostrando en sus </w:t>
      </w:r>
      <w:r w:rsidRPr="00A261C8">
        <w:rPr>
          <w:rFonts w:ascii="Arial" w:hAnsi="Arial" w:cs="Arial"/>
          <w:b/>
          <w:sz w:val="24"/>
          <w:szCs w:val="24"/>
        </w:rPr>
        <w:t>vitrinas artefactos</w:t>
      </w:r>
      <w:r w:rsidRPr="00A261C8">
        <w:rPr>
          <w:rFonts w:ascii="Arial" w:hAnsi="Arial" w:cs="Arial"/>
          <w:sz w:val="24"/>
          <w:szCs w:val="24"/>
        </w:rPr>
        <w:t xml:space="preserve"> novedosos</w:t>
      </w:r>
      <w:del w:id="879" w:author="Eugenia Arce Londoño" w:date="2015-10-01T08:28:00Z">
        <w:r w:rsidRPr="00A261C8">
          <w:rPr>
            <w:rFonts w:ascii="Arial" w:hAnsi="Arial" w:cs="Arial"/>
            <w:sz w:val="24"/>
            <w:szCs w:val="24"/>
          </w:rPr>
          <w:delText>,</w:delText>
        </w:r>
      </w:del>
      <w:ins w:id="880" w:author="Eugenia Arce Londoño" w:date="2015-10-01T08:28:00Z">
        <w:r w:rsidR="00106906">
          <w:rPr>
            <w:rFonts w:ascii="Arial" w:hAnsi="Arial" w:cs="Arial"/>
            <w:sz w:val="24"/>
            <w:szCs w:val="24"/>
          </w:rPr>
          <w:t>;</w:t>
        </w:r>
      </w:ins>
      <w:r w:rsidRPr="00A261C8">
        <w:rPr>
          <w:rFonts w:ascii="Arial" w:hAnsi="Arial" w:cs="Arial"/>
          <w:sz w:val="24"/>
          <w:szCs w:val="24"/>
        </w:rPr>
        <w:t xml:space="preserve"> los hermanos de la </w:t>
      </w:r>
      <w:r w:rsidRPr="00A261C8">
        <w:rPr>
          <w:rFonts w:ascii="Arial" w:hAnsi="Arial" w:cs="Arial"/>
          <w:b/>
          <w:sz w:val="24"/>
          <w:szCs w:val="24"/>
        </w:rPr>
        <w:t>caridad</w:t>
      </w:r>
      <w:r w:rsidRPr="00A261C8">
        <w:rPr>
          <w:rFonts w:ascii="Arial" w:hAnsi="Arial" w:cs="Arial"/>
          <w:sz w:val="24"/>
          <w:szCs w:val="24"/>
        </w:rPr>
        <w:t xml:space="preserve"> pidiendo dinero para mantener </w:t>
      </w:r>
      <w:r w:rsidRPr="00A261C8">
        <w:rPr>
          <w:rFonts w:ascii="Arial" w:hAnsi="Arial" w:cs="Arial"/>
          <w:b/>
          <w:sz w:val="24"/>
          <w:szCs w:val="24"/>
        </w:rPr>
        <w:t>orfanatorios</w:t>
      </w:r>
      <w:r w:rsidRPr="00A261C8">
        <w:rPr>
          <w:rFonts w:ascii="Arial" w:hAnsi="Arial" w:cs="Arial"/>
          <w:sz w:val="24"/>
          <w:szCs w:val="24"/>
        </w:rPr>
        <w:t xml:space="preserve"> y </w:t>
      </w:r>
      <w:r w:rsidRPr="00A261C8">
        <w:rPr>
          <w:rFonts w:ascii="Arial" w:hAnsi="Arial" w:cs="Arial"/>
          <w:b/>
          <w:sz w:val="24"/>
          <w:szCs w:val="24"/>
        </w:rPr>
        <w:t>hospicios</w:t>
      </w:r>
      <w:del w:id="881" w:author="Eugenia Arce Londoño" w:date="2015-10-01T08:28:00Z">
        <w:r w:rsidRPr="00A261C8">
          <w:rPr>
            <w:rFonts w:ascii="Arial" w:hAnsi="Arial" w:cs="Arial"/>
            <w:sz w:val="24"/>
            <w:szCs w:val="24"/>
          </w:rPr>
          <w:delText>,</w:delText>
        </w:r>
      </w:del>
      <w:ins w:id="882" w:author="Eugenia Arce Londoño" w:date="2015-10-01T08:28:00Z">
        <w:r w:rsidR="00106906">
          <w:rPr>
            <w:rFonts w:ascii="Arial" w:hAnsi="Arial" w:cs="Arial"/>
            <w:sz w:val="24"/>
            <w:szCs w:val="24"/>
          </w:rPr>
          <w:t>;</w:t>
        </w:r>
      </w:ins>
      <w:r w:rsidRPr="00A261C8">
        <w:rPr>
          <w:rFonts w:ascii="Arial" w:hAnsi="Arial" w:cs="Arial"/>
          <w:sz w:val="24"/>
          <w:szCs w:val="24"/>
        </w:rPr>
        <w:t xml:space="preserve"> los </w:t>
      </w:r>
      <w:r w:rsidRPr="00A261C8">
        <w:rPr>
          <w:rFonts w:ascii="Arial" w:hAnsi="Arial" w:cs="Arial"/>
          <w:b/>
          <w:sz w:val="24"/>
          <w:szCs w:val="24"/>
        </w:rPr>
        <w:t>motines</w:t>
      </w:r>
      <w:r w:rsidRPr="00A261C8">
        <w:rPr>
          <w:rFonts w:ascii="Arial" w:hAnsi="Arial" w:cs="Arial"/>
          <w:sz w:val="24"/>
          <w:szCs w:val="24"/>
        </w:rPr>
        <w:t xml:space="preserve"> de miembros de </w:t>
      </w:r>
      <w:r w:rsidRPr="00A261C8">
        <w:rPr>
          <w:rFonts w:ascii="Arial" w:hAnsi="Arial" w:cs="Arial"/>
          <w:b/>
          <w:sz w:val="24"/>
          <w:szCs w:val="24"/>
        </w:rPr>
        <w:t>partidos políticos</w:t>
      </w:r>
      <w:r w:rsidRPr="00A261C8">
        <w:rPr>
          <w:rFonts w:ascii="Arial" w:hAnsi="Arial" w:cs="Arial"/>
          <w:sz w:val="24"/>
          <w:szCs w:val="24"/>
        </w:rPr>
        <w:t xml:space="preserve"> que se enfrentan por los derechos </w:t>
      </w:r>
      <w:r w:rsidRPr="00A261C8">
        <w:rPr>
          <w:rFonts w:ascii="Arial" w:hAnsi="Arial" w:cs="Arial"/>
          <w:b/>
          <w:sz w:val="24"/>
          <w:szCs w:val="24"/>
        </w:rPr>
        <w:t>laborales</w:t>
      </w:r>
      <w:del w:id="883" w:author="Eugenia Arce Londoño" w:date="2015-10-01T08:28:00Z">
        <w:r w:rsidRPr="00A261C8">
          <w:rPr>
            <w:rFonts w:ascii="Arial" w:hAnsi="Arial" w:cs="Arial"/>
            <w:sz w:val="24"/>
            <w:szCs w:val="24"/>
          </w:rPr>
          <w:delText>,</w:delText>
        </w:r>
      </w:del>
      <w:ins w:id="884" w:author="Eugenia Arce Londoño" w:date="2015-10-01T08:28:00Z">
        <w:r w:rsidR="00106906">
          <w:rPr>
            <w:rFonts w:ascii="Arial" w:hAnsi="Arial" w:cs="Arial"/>
            <w:sz w:val="24"/>
            <w:szCs w:val="24"/>
          </w:rPr>
          <w:t>;</w:t>
        </w:r>
      </w:ins>
      <w:r w:rsidRPr="00A261C8">
        <w:rPr>
          <w:rFonts w:ascii="Arial" w:hAnsi="Arial" w:cs="Arial"/>
          <w:sz w:val="24"/>
          <w:szCs w:val="24"/>
        </w:rPr>
        <w:t xml:space="preserve"> los hombres </w:t>
      </w:r>
      <w:r w:rsidRPr="00A261C8">
        <w:rPr>
          <w:rFonts w:ascii="Arial" w:hAnsi="Arial" w:cs="Arial"/>
          <w:b/>
          <w:sz w:val="24"/>
          <w:szCs w:val="24"/>
        </w:rPr>
        <w:t>votando</w:t>
      </w:r>
      <w:r w:rsidRPr="00A261C8">
        <w:rPr>
          <w:rFonts w:ascii="Arial" w:hAnsi="Arial" w:cs="Arial"/>
          <w:sz w:val="24"/>
          <w:szCs w:val="24"/>
        </w:rPr>
        <w:t xml:space="preserve"> en elecciones</w:t>
      </w:r>
      <w:del w:id="885" w:author="Eugenia Arce Londoño" w:date="2015-10-01T08:28:00Z">
        <w:r w:rsidRPr="00A261C8">
          <w:rPr>
            <w:rFonts w:ascii="Arial" w:hAnsi="Arial" w:cs="Arial"/>
            <w:sz w:val="24"/>
            <w:szCs w:val="24"/>
          </w:rPr>
          <w:delText>,</w:delText>
        </w:r>
      </w:del>
      <w:ins w:id="886" w:author="Eugenia Arce Londoño" w:date="2015-10-01T08:28:00Z">
        <w:r w:rsidR="00106906">
          <w:rPr>
            <w:rFonts w:ascii="Arial" w:hAnsi="Arial" w:cs="Arial"/>
            <w:sz w:val="24"/>
            <w:szCs w:val="24"/>
          </w:rPr>
          <w:t>;</w:t>
        </w:r>
      </w:ins>
      <w:r w:rsidRPr="00A261C8">
        <w:rPr>
          <w:rFonts w:ascii="Arial" w:hAnsi="Arial" w:cs="Arial"/>
          <w:sz w:val="24"/>
          <w:szCs w:val="24"/>
        </w:rPr>
        <w:t xml:space="preserve"> </w:t>
      </w:r>
      <w:r w:rsidRPr="00A261C8">
        <w:rPr>
          <w:rFonts w:ascii="Arial" w:hAnsi="Arial" w:cs="Arial"/>
          <w:b/>
          <w:sz w:val="24"/>
          <w:szCs w:val="24"/>
        </w:rPr>
        <w:t>candidatos</w:t>
      </w:r>
      <w:r w:rsidRPr="00A261C8">
        <w:rPr>
          <w:rFonts w:ascii="Arial" w:hAnsi="Arial" w:cs="Arial"/>
          <w:sz w:val="24"/>
          <w:szCs w:val="24"/>
        </w:rPr>
        <w:t xml:space="preserve"> en plaza pública arengando a sus seguidores</w:t>
      </w:r>
      <w:del w:id="887" w:author="Eugenia Arce Londoño" w:date="2015-10-01T08:28:00Z">
        <w:r w:rsidRPr="00A261C8">
          <w:rPr>
            <w:rFonts w:ascii="Arial" w:hAnsi="Arial" w:cs="Arial"/>
            <w:sz w:val="24"/>
            <w:szCs w:val="24"/>
          </w:rPr>
          <w:delText>,</w:delText>
        </w:r>
      </w:del>
      <w:ins w:id="888" w:author="Eugenia Arce Londoño" w:date="2015-10-01T08:28:00Z">
        <w:r w:rsidR="003A3BED">
          <w:rPr>
            <w:rFonts w:ascii="Arial" w:hAnsi="Arial" w:cs="Arial"/>
            <w:sz w:val="24"/>
            <w:szCs w:val="24"/>
          </w:rPr>
          <w:t>;</w:t>
        </w:r>
      </w:ins>
      <w:r w:rsidRPr="00A261C8">
        <w:rPr>
          <w:rFonts w:ascii="Arial" w:hAnsi="Arial" w:cs="Arial"/>
          <w:sz w:val="24"/>
          <w:szCs w:val="24"/>
        </w:rPr>
        <w:t xml:space="preserve"> los </w:t>
      </w:r>
      <w:del w:id="889" w:author="Eugenia Arce Londoño" w:date="2015-10-01T08:28:00Z">
        <w:r w:rsidRPr="00A261C8">
          <w:rPr>
            <w:rFonts w:ascii="Arial" w:hAnsi="Arial" w:cs="Arial"/>
            <w:b/>
            <w:sz w:val="24"/>
            <w:szCs w:val="24"/>
          </w:rPr>
          <w:delText>parlamentos</w:delText>
        </w:r>
      </w:del>
      <w:ins w:id="890" w:author="Eugenia Arce Londoño" w:date="2015-10-01T08:28:00Z">
        <w:r w:rsidR="003A3BED">
          <w:rPr>
            <w:rFonts w:ascii="Arial" w:hAnsi="Arial" w:cs="Arial"/>
            <w:b/>
            <w:sz w:val="24"/>
            <w:szCs w:val="24"/>
          </w:rPr>
          <w:t>P</w:t>
        </w:r>
        <w:r w:rsidRPr="00A261C8">
          <w:rPr>
            <w:rFonts w:ascii="Arial" w:hAnsi="Arial" w:cs="Arial"/>
            <w:b/>
            <w:sz w:val="24"/>
            <w:szCs w:val="24"/>
          </w:rPr>
          <w:t>arlamentos</w:t>
        </w:r>
      </w:ins>
      <w:r w:rsidRPr="00A261C8">
        <w:rPr>
          <w:rFonts w:ascii="Arial" w:hAnsi="Arial" w:cs="Arial"/>
          <w:sz w:val="24"/>
          <w:szCs w:val="24"/>
        </w:rPr>
        <w:t xml:space="preserve"> sesionando</w:t>
      </w:r>
      <w:del w:id="891" w:author="Eugenia Arce Londoño" w:date="2015-10-01T08:28:00Z">
        <w:r w:rsidRPr="00A261C8">
          <w:rPr>
            <w:rFonts w:ascii="Arial" w:hAnsi="Arial" w:cs="Arial"/>
            <w:sz w:val="24"/>
            <w:szCs w:val="24"/>
          </w:rPr>
          <w:delText>,</w:delText>
        </w:r>
      </w:del>
      <w:ins w:id="892" w:author="Eugenia Arce Londoño" w:date="2015-10-01T08:28:00Z">
        <w:r w:rsidR="003A3BED">
          <w:rPr>
            <w:rFonts w:ascii="Arial" w:hAnsi="Arial" w:cs="Arial"/>
            <w:sz w:val="24"/>
            <w:szCs w:val="24"/>
          </w:rPr>
          <w:t>;</w:t>
        </w:r>
      </w:ins>
      <w:r w:rsidRPr="00A261C8">
        <w:rPr>
          <w:rFonts w:ascii="Arial" w:hAnsi="Arial" w:cs="Arial"/>
          <w:sz w:val="24"/>
          <w:szCs w:val="24"/>
        </w:rPr>
        <w:t xml:space="preserve"> mujeres en los </w:t>
      </w:r>
      <w:r w:rsidRPr="00A261C8">
        <w:rPr>
          <w:rFonts w:ascii="Arial" w:hAnsi="Arial" w:cs="Arial"/>
          <w:b/>
          <w:sz w:val="24"/>
          <w:szCs w:val="24"/>
        </w:rPr>
        <w:t>hogares</w:t>
      </w:r>
      <w:r w:rsidRPr="00A261C8">
        <w:rPr>
          <w:rFonts w:ascii="Arial" w:hAnsi="Arial" w:cs="Arial"/>
          <w:sz w:val="24"/>
          <w:szCs w:val="24"/>
        </w:rPr>
        <w:t xml:space="preserve"> criando a los niños</w:t>
      </w:r>
      <w:del w:id="893" w:author="Eugenia Arce Londoño" w:date="2015-10-01T08:28:00Z">
        <w:r w:rsidRPr="00A261C8">
          <w:rPr>
            <w:rFonts w:ascii="Arial" w:hAnsi="Arial" w:cs="Arial"/>
            <w:sz w:val="24"/>
            <w:szCs w:val="24"/>
          </w:rPr>
          <w:delText>,</w:delText>
        </w:r>
      </w:del>
      <w:ins w:id="894" w:author="Eugenia Arce Londoño" w:date="2015-10-01T08:28:00Z">
        <w:r w:rsidR="003A3BED">
          <w:rPr>
            <w:rFonts w:ascii="Arial" w:hAnsi="Arial" w:cs="Arial"/>
            <w:sz w:val="24"/>
            <w:szCs w:val="24"/>
          </w:rPr>
          <w:t>;</w:t>
        </w:r>
      </w:ins>
      <w:r w:rsidRPr="00A261C8">
        <w:rPr>
          <w:rFonts w:ascii="Arial" w:hAnsi="Arial" w:cs="Arial"/>
          <w:sz w:val="24"/>
          <w:szCs w:val="24"/>
        </w:rPr>
        <w:t xml:space="preserve"> </w:t>
      </w:r>
      <w:r w:rsidRPr="00A261C8">
        <w:rPr>
          <w:rFonts w:ascii="Arial" w:hAnsi="Arial" w:cs="Arial"/>
          <w:b/>
          <w:sz w:val="24"/>
          <w:szCs w:val="24"/>
        </w:rPr>
        <w:t>inmigrantes</w:t>
      </w:r>
      <w:r w:rsidRPr="00A261C8">
        <w:rPr>
          <w:rFonts w:ascii="Arial" w:hAnsi="Arial" w:cs="Arial"/>
          <w:sz w:val="24"/>
          <w:szCs w:val="24"/>
        </w:rPr>
        <w:t xml:space="preserve"> tomando barcos para alcanzar el sueño americano</w:t>
      </w:r>
      <w:del w:id="895" w:author="Eugenia Arce Londoño" w:date="2015-10-01T08:28:00Z">
        <w:r w:rsidRPr="00A261C8">
          <w:rPr>
            <w:rFonts w:ascii="Arial" w:hAnsi="Arial" w:cs="Arial"/>
            <w:sz w:val="24"/>
            <w:szCs w:val="24"/>
          </w:rPr>
          <w:delText>,</w:delText>
        </w:r>
      </w:del>
      <w:ins w:id="896" w:author="Eugenia Arce Londoño" w:date="2015-10-01T08:28:00Z">
        <w:r w:rsidR="003A3BED">
          <w:rPr>
            <w:rFonts w:ascii="Arial" w:hAnsi="Arial" w:cs="Arial"/>
            <w:sz w:val="24"/>
            <w:szCs w:val="24"/>
          </w:rPr>
          <w:t>;</w:t>
        </w:r>
      </w:ins>
      <w:r w:rsidRPr="00A261C8">
        <w:rPr>
          <w:rFonts w:ascii="Arial" w:hAnsi="Arial" w:cs="Arial"/>
          <w:sz w:val="24"/>
          <w:szCs w:val="24"/>
        </w:rPr>
        <w:t xml:space="preserve"> hombres enlistándose para la </w:t>
      </w:r>
      <w:r w:rsidRPr="00A261C8">
        <w:rPr>
          <w:rFonts w:ascii="Arial" w:hAnsi="Arial" w:cs="Arial"/>
          <w:b/>
          <w:sz w:val="24"/>
          <w:szCs w:val="24"/>
        </w:rPr>
        <w:t>guerra</w:t>
      </w:r>
      <w:del w:id="897" w:author="Eugenia Arce Londoño" w:date="2015-10-01T08:28:00Z">
        <w:r w:rsidRPr="00A261C8">
          <w:rPr>
            <w:rFonts w:ascii="Arial" w:hAnsi="Arial" w:cs="Arial"/>
            <w:sz w:val="24"/>
            <w:szCs w:val="24"/>
          </w:rPr>
          <w:delText>,</w:delText>
        </w:r>
      </w:del>
      <w:ins w:id="898" w:author="Eugenia Arce Londoño" w:date="2015-10-01T08:28:00Z">
        <w:r w:rsidR="003A3BED">
          <w:rPr>
            <w:rFonts w:ascii="Arial" w:hAnsi="Arial" w:cs="Arial"/>
            <w:sz w:val="24"/>
            <w:szCs w:val="24"/>
          </w:rPr>
          <w:t>;</w:t>
        </w:r>
      </w:ins>
      <w:r w:rsidRPr="00A261C8">
        <w:rPr>
          <w:rFonts w:ascii="Arial" w:hAnsi="Arial" w:cs="Arial"/>
          <w:sz w:val="24"/>
          <w:szCs w:val="24"/>
        </w:rPr>
        <w:t xml:space="preserve"> la flamante </w:t>
      </w:r>
      <w:del w:id="899" w:author="Eugenia Arce Londoño" w:date="2015-10-01T08:28:00Z">
        <w:r w:rsidRPr="00A261C8">
          <w:rPr>
            <w:rFonts w:ascii="Arial" w:hAnsi="Arial" w:cs="Arial"/>
            <w:b/>
            <w:sz w:val="24"/>
            <w:szCs w:val="24"/>
          </w:rPr>
          <w:delText>estatua</w:delText>
        </w:r>
      </w:del>
      <w:ins w:id="900" w:author="Eugenia Arce Londoño" w:date="2015-10-01T08:28:00Z">
        <w:r w:rsidR="003A3BED">
          <w:rPr>
            <w:rFonts w:ascii="Arial" w:hAnsi="Arial" w:cs="Arial"/>
            <w:b/>
            <w:sz w:val="24"/>
            <w:szCs w:val="24"/>
          </w:rPr>
          <w:t>Estatua</w:t>
        </w:r>
      </w:ins>
      <w:r w:rsidR="003A3BED">
        <w:rPr>
          <w:rFonts w:ascii="Arial" w:hAnsi="Arial" w:cs="Arial"/>
          <w:b/>
          <w:sz w:val="24"/>
          <w:szCs w:val="24"/>
        </w:rPr>
        <w:t xml:space="preserve"> de la </w:t>
      </w:r>
      <w:del w:id="901" w:author="Eugenia Arce Londoño" w:date="2015-10-01T08:28:00Z">
        <w:r w:rsidRPr="00A261C8">
          <w:rPr>
            <w:rFonts w:ascii="Arial" w:hAnsi="Arial" w:cs="Arial"/>
            <w:b/>
            <w:sz w:val="24"/>
            <w:szCs w:val="24"/>
          </w:rPr>
          <w:delText>libertad</w:delText>
        </w:r>
        <w:r w:rsidRPr="00A261C8">
          <w:rPr>
            <w:rFonts w:ascii="Arial" w:hAnsi="Arial" w:cs="Arial"/>
            <w:sz w:val="24"/>
            <w:szCs w:val="24"/>
          </w:rPr>
          <w:delText>,</w:delText>
        </w:r>
      </w:del>
      <w:ins w:id="902" w:author="Eugenia Arce Londoño" w:date="2015-10-01T08:28:00Z">
        <w:r w:rsidR="003A3BED">
          <w:rPr>
            <w:rFonts w:ascii="Arial" w:hAnsi="Arial" w:cs="Arial"/>
            <w:b/>
            <w:sz w:val="24"/>
            <w:szCs w:val="24"/>
          </w:rPr>
          <w:t>L</w:t>
        </w:r>
        <w:r w:rsidRPr="00A261C8">
          <w:rPr>
            <w:rFonts w:ascii="Arial" w:hAnsi="Arial" w:cs="Arial"/>
            <w:b/>
            <w:sz w:val="24"/>
            <w:szCs w:val="24"/>
          </w:rPr>
          <w:t>ibertad</w:t>
        </w:r>
        <w:r w:rsidR="003A3BED">
          <w:rPr>
            <w:rFonts w:ascii="Arial" w:hAnsi="Arial" w:cs="Arial"/>
            <w:sz w:val="24"/>
            <w:szCs w:val="24"/>
          </w:rPr>
          <w:t>;</w:t>
        </w:r>
      </w:ins>
      <w:r w:rsidRPr="00A261C8">
        <w:rPr>
          <w:rFonts w:ascii="Arial" w:hAnsi="Arial" w:cs="Arial"/>
          <w:sz w:val="24"/>
          <w:szCs w:val="24"/>
        </w:rPr>
        <w:t xml:space="preserve"> la torre </w:t>
      </w:r>
      <w:r w:rsidRPr="00A261C8">
        <w:rPr>
          <w:rFonts w:ascii="Arial" w:hAnsi="Arial" w:cs="Arial"/>
          <w:b/>
          <w:sz w:val="24"/>
          <w:szCs w:val="24"/>
        </w:rPr>
        <w:t>Eiffel</w:t>
      </w:r>
      <w:r w:rsidR="003A3BED">
        <w:rPr>
          <w:rFonts w:ascii="Arial" w:hAnsi="Arial" w:cs="Arial"/>
          <w:sz w:val="24"/>
          <w:szCs w:val="24"/>
        </w:rPr>
        <w:t>,</w:t>
      </w:r>
      <w:r w:rsidRPr="00A261C8">
        <w:rPr>
          <w:rFonts w:ascii="Arial" w:hAnsi="Arial" w:cs="Arial"/>
          <w:sz w:val="24"/>
          <w:szCs w:val="24"/>
        </w:rPr>
        <w:t xml:space="preserve"> el </w:t>
      </w:r>
      <w:r w:rsidRPr="00A261C8">
        <w:rPr>
          <w:rFonts w:ascii="Arial" w:hAnsi="Arial" w:cs="Arial"/>
          <w:b/>
          <w:sz w:val="24"/>
          <w:szCs w:val="24"/>
        </w:rPr>
        <w:t>Arco del Triunfo</w:t>
      </w:r>
      <w:r w:rsidRPr="00A261C8">
        <w:rPr>
          <w:rFonts w:ascii="Arial" w:hAnsi="Arial" w:cs="Arial"/>
          <w:sz w:val="24"/>
          <w:szCs w:val="24"/>
        </w:rPr>
        <w:t xml:space="preserve"> o los </w:t>
      </w:r>
      <w:r w:rsidRPr="00A261C8">
        <w:rPr>
          <w:rFonts w:ascii="Arial" w:hAnsi="Arial" w:cs="Arial"/>
          <w:b/>
          <w:sz w:val="24"/>
          <w:szCs w:val="24"/>
        </w:rPr>
        <w:t>cafés parisinos</w:t>
      </w:r>
      <w:del w:id="903" w:author="Eugenia Arce Londoño" w:date="2015-10-01T08:28:00Z">
        <w:r w:rsidRPr="00A261C8">
          <w:rPr>
            <w:rFonts w:ascii="Arial" w:hAnsi="Arial" w:cs="Arial"/>
            <w:sz w:val="24"/>
            <w:szCs w:val="24"/>
          </w:rPr>
          <w:delText>,</w:delText>
        </w:r>
      </w:del>
      <w:ins w:id="904" w:author="Eugenia Arce Londoño" w:date="2015-10-01T08:28:00Z">
        <w:r w:rsidR="003A3BED">
          <w:rPr>
            <w:rFonts w:ascii="Arial" w:hAnsi="Arial" w:cs="Arial"/>
            <w:sz w:val="24"/>
            <w:szCs w:val="24"/>
          </w:rPr>
          <w:t>; la</w:t>
        </w:r>
      </w:ins>
      <w:r w:rsidRPr="00A261C8">
        <w:rPr>
          <w:rFonts w:ascii="Arial" w:hAnsi="Arial" w:cs="Arial"/>
          <w:sz w:val="24"/>
          <w:szCs w:val="24"/>
        </w:rPr>
        <w:t xml:space="preserve"> producción de bienes en masa.</w:t>
      </w:r>
    </w:p>
    <w:p w14:paraId="5FB41E80" w14:textId="77777777" w:rsidR="001C0CAE" w:rsidRPr="00A261C8" w:rsidRDefault="001C0CAE"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809"/>
      </w:tblGrid>
      <w:tr w:rsidR="00DB526C" w:rsidRPr="00A261C8" w14:paraId="37CBB0AE" w14:textId="77777777" w:rsidTr="00915DDC">
        <w:trPr>
          <w:trHeight w:val="224"/>
          <w:jc w:val="center"/>
        </w:trPr>
        <w:tc>
          <w:tcPr>
            <w:tcW w:w="6693" w:type="dxa"/>
            <w:gridSpan w:val="2"/>
            <w:shd w:val="clear" w:color="auto" w:fill="0D0D0D"/>
          </w:tcPr>
          <w:p w14:paraId="2871FB8A" w14:textId="77777777" w:rsidR="00B96CDC" w:rsidRPr="00A261C8" w:rsidRDefault="00B96CD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7A4B056E" w14:textId="77777777" w:rsidTr="00915DDC">
        <w:trPr>
          <w:trHeight w:val="215"/>
          <w:jc w:val="center"/>
        </w:trPr>
        <w:tc>
          <w:tcPr>
            <w:tcW w:w="2092" w:type="dxa"/>
          </w:tcPr>
          <w:p w14:paraId="1C45CAFF" w14:textId="77777777" w:rsidR="00B96CDC" w:rsidRPr="00A261C8" w:rsidRDefault="00B96CD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601" w:type="dxa"/>
          </w:tcPr>
          <w:p w14:paraId="3C894C90" w14:textId="7D6176C8" w:rsidR="00B96CDC" w:rsidRPr="00A261C8" w:rsidRDefault="00B96CDC"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CS_G07_01_IMG17</w:t>
            </w:r>
          </w:p>
        </w:tc>
      </w:tr>
      <w:tr w:rsidR="00DB526C" w:rsidRPr="00A261C8" w14:paraId="3BF30975" w14:textId="77777777" w:rsidTr="00915DDC">
        <w:trPr>
          <w:trHeight w:val="215"/>
          <w:jc w:val="center"/>
        </w:trPr>
        <w:tc>
          <w:tcPr>
            <w:tcW w:w="2092" w:type="dxa"/>
          </w:tcPr>
          <w:p w14:paraId="2B1C33FD" w14:textId="77777777" w:rsidR="00B96CDC" w:rsidRPr="00A261C8" w:rsidRDefault="00B96CD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601" w:type="dxa"/>
          </w:tcPr>
          <w:p w14:paraId="74034175" w14:textId="450ABA98" w:rsidR="00B96CDC" w:rsidRPr="00A261C8" w:rsidRDefault="006C12D9" w:rsidP="00A85C40">
            <w:pPr>
              <w:spacing w:line="276" w:lineRule="auto"/>
              <w:jc w:val="both"/>
              <w:rPr>
                <w:rFonts w:ascii="Arial" w:eastAsia="Cambria" w:hAnsi="Arial" w:cs="Arial"/>
                <w:sz w:val="24"/>
                <w:szCs w:val="24"/>
              </w:rPr>
            </w:pPr>
            <w:r w:rsidRPr="00A261C8">
              <w:rPr>
                <w:rFonts w:ascii="Arial" w:eastAsia="Cambria" w:hAnsi="Arial" w:cs="Arial"/>
                <w:sz w:val="24"/>
                <w:szCs w:val="24"/>
              </w:rPr>
              <w:t>Un nuevo modo para producir.</w:t>
            </w:r>
          </w:p>
        </w:tc>
      </w:tr>
      <w:tr w:rsidR="00DB526C" w:rsidRPr="00A261C8" w14:paraId="08BC17A1" w14:textId="77777777" w:rsidTr="00915DDC">
        <w:trPr>
          <w:trHeight w:val="3538"/>
          <w:jc w:val="center"/>
        </w:trPr>
        <w:tc>
          <w:tcPr>
            <w:tcW w:w="2092" w:type="dxa"/>
          </w:tcPr>
          <w:p w14:paraId="75BEB354" w14:textId="77777777" w:rsidR="00B96CDC" w:rsidRPr="00A261C8" w:rsidRDefault="00B96CD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2"/>
            </w:r>
            <w:r w:rsidRPr="00A261C8">
              <w:rPr>
                <w:rFonts w:ascii="Arial" w:eastAsia="Cambria" w:hAnsi="Arial" w:cs="Arial"/>
                <w:b/>
                <w:sz w:val="24"/>
                <w:szCs w:val="24"/>
              </w:rPr>
              <w:t>)</w:t>
            </w:r>
          </w:p>
        </w:tc>
        <w:tc>
          <w:tcPr>
            <w:tcW w:w="4601" w:type="dxa"/>
          </w:tcPr>
          <w:p w14:paraId="2FF297F3" w14:textId="6B83C8DF" w:rsidR="00B96CDC" w:rsidRPr="00A261C8" w:rsidRDefault="006C12D9"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CE2ABED" wp14:editId="07AC9BC8">
                  <wp:extent cx="3552088" cy="2380396"/>
                  <wp:effectExtent l="0" t="0" r="0" b="1270"/>
                  <wp:docPr id="32" name="Imagen 32" descr="http://static0.planetasaber.com/encyclopedia/Data/Imagenes/FOTOS/0009T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0.planetasaber.com/encyclopedia/Data/Imagenes/FOTOS/0009T2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436" cy="2387331"/>
                          </a:xfrm>
                          <a:prstGeom prst="rect">
                            <a:avLst/>
                          </a:prstGeom>
                          <a:noFill/>
                          <a:ln>
                            <a:noFill/>
                          </a:ln>
                        </pic:spPr>
                      </pic:pic>
                    </a:graphicData>
                  </a:graphic>
                </wp:inline>
              </w:drawing>
            </w:r>
          </w:p>
        </w:tc>
      </w:tr>
      <w:tr w:rsidR="00B96CDC" w:rsidRPr="00A261C8" w14:paraId="3E13F2E9" w14:textId="77777777" w:rsidTr="00915DDC">
        <w:trPr>
          <w:trHeight w:val="354"/>
          <w:jc w:val="center"/>
        </w:trPr>
        <w:tc>
          <w:tcPr>
            <w:tcW w:w="2092" w:type="dxa"/>
          </w:tcPr>
          <w:p w14:paraId="32E32081" w14:textId="77777777" w:rsidR="00B96CDC" w:rsidRPr="00A261C8" w:rsidRDefault="00B96CD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601" w:type="dxa"/>
          </w:tcPr>
          <w:p w14:paraId="4E62C45D" w14:textId="5C353FD6" w:rsidR="00B96CDC" w:rsidRPr="00A261C8" w:rsidRDefault="006C12D9" w:rsidP="00A85C40">
            <w:pPr>
              <w:spacing w:line="276" w:lineRule="auto"/>
              <w:jc w:val="both"/>
              <w:rPr>
                <w:rFonts w:ascii="Arial" w:hAnsi="Arial" w:cs="Arial"/>
                <w:sz w:val="24"/>
                <w:szCs w:val="24"/>
              </w:rPr>
            </w:pPr>
            <w:r w:rsidRPr="00A261C8">
              <w:rPr>
                <w:rFonts w:ascii="Arial" w:eastAsia="Cambria" w:hAnsi="Arial" w:cs="Arial"/>
                <w:sz w:val="24"/>
                <w:szCs w:val="24"/>
              </w:rPr>
              <w:t>La economía de mercado, con el fortalecimiento de la burguesía y la aparición de sistemas de crédi</w:t>
            </w:r>
            <w:r w:rsidR="003A3BED">
              <w:rPr>
                <w:rFonts w:ascii="Arial" w:eastAsia="Cambria" w:hAnsi="Arial" w:cs="Arial"/>
                <w:sz w:val="24"/>
                <w:szCs w:val="24"/>
              </w:rPr>
              <w:t xml:space="preserve">to y de gremios, a partir del </w:t>
            </w:r>
            <w:del w:id="905" w:author="Eugenia Arce Londoño" w:date="2015-10-01T08:28:00Z">
              <w:r w:rsidRPr="00A261C8">
                <w:rPr>
                  <w:rFonts w:ascii="Arial" w:eastAsia="Cambria" w:hAnsi="Arial" w:cs="Arial"/>
                  <w:sz w:val="24"/>
                  <w:szCs w:val="24"/>
                </w:rPr>
                <w:delText>s.</w:delText>
              </w:r>
            </w:del>
            <w:ins w:id="906" w:author="Eugenia Arce Londoño" w:date="2015-10-01T08:28:00Z">
              <w:r w:rsidR="003A3BED">
                <w:rPr>
                  <w:rFonts w:ascii="Arial" w:eastAsia="Cambria" w:hAnsi="Arial" w:cs="Arial"/>
                  <w:sz w:val="24"/>
                  <w:szCs w:val="24"/>
                </w:rPr>
                <w:t>siglo</w:t>
              </w:r>
            </w:ins>
            <w:r w:rsidRPr="00A261C8">
              <w:rPr>
                <w:rFonts w:ascii="Arial" w:eastAsia="Cambria" w:hAnsi="Arial" w:cs="Arial"/>
                <w:sz w:val="24"/>
                <w:szCs w:val="24"/>
              </w:rPr>
              <w:t xml:space="preserve"> XIV empezó a adquirir </w:t>
            </w:r>
            <w:r w:rsidRPr="00A261C8">
              <w:rPr>
                <w:rFonts w:ascii="Arial" w:eastAsia="Cambria" w:hAnsi="Arial" w:cs="Arial"/>
                <w:sz w:val="24"/>
                <w:szCs w:val="24"/>
              </w:rPr>
              <w:lastRenderedPageBreak/>
              <w:t>importancia frente a la producción agrícola. Miniatura del s. XIV que muestra un grupo de comerciantes reunidos (Museo Correr, Venecia, Italia).</w:t>
            </w:r>
          </w:p>
        </w:tc>
      </w:tr>
    </w:tbl>
    <w:p w14:paraId="6FF86CC7" w14:textId="77777777" w:rsidR="00B96CDC" w:rsidRPr="00A261C8" w:rsidRDefault="00B96CDC" w:rsidP="00A85C40">
      <w:pPr>
        <w:spacing w:line="276" w:lineRule="auto"/>
        <w:jc w:val="both"/>
        <w:rPr>
          <w:rFonts w:ascii="Arial" w:hAnsi="Arial" w:cs="Arial"/>
          <w:sz w:val="24"/>
          <w:szCs w:val="24"/>
        </w:rPr>
      </w:pPr>
    </w:p>
    <w:p w14:paraId="256783F0" w14:textId="2ABCD225" w:rsidR="003A3BED" w:rsidRDefault="00061099" w:rsidP="00A85C40">
      <w:pPr>
        <w:spacing w:line="276" w:lineRule="auto"/>
        <w:jc w:val="both"/>
        <w:rPr>
          <w:ins w:id="907" w:author="Eugenia Arce Londoño" w:date="2015-10-01T08:28:00Z"/>
          <w:rFonts w:ascii="Arial" w:hAnsi="Arial" w:cs="Arial"/>
          <w:sz w:val="24"/>
          <w:szCs w:val="24"/>
        </w:rPr>
      </w:pPr>
      <w:r w:rsidRPr="00A261C8">
        <w:rPr>
          <w:rFonts w:ascii="Arial" w:hAnsi="Arial" w:cs="Arial"/>
          <w:sz w:val="24"/>
          <w:szCs w:val="24"/>
        </w:rPr>
        <w:t xml:space="preserve">También el </w:t>
      </w:r>
      <w:r w:rsidRPr="00A261C8">
        <w:rPr>
          <w:rFonts w:ascii="Arial" w:hAnsi="Arial" w:cs="Arial"/>
          <w:b/>
          <w:sz w:val="24"/>
          <w:szCs w:val="24"/>
        </w:rPr>
        <w:t>cine</w:t>
      </w:r>
      <w:r w:rsidRPr="00A261C8">
        <w:rPr>
          <w:rFonts w:ascii="Arial" w:hAnsi="Arial" w:cs="Arial"/>
          <w:sz w:val="24"/>
          <w:szCs w:val="24"/>
        </w:rPr>
        <w:t xml:space="preserve"> ha hecho del advenimiento del capitalismo un </w:t>
      </w:r>
      <w:ins w:id="908" w:author="Eugenia Arce Londoño" w:date="2015-10-01T08:28:00Z">
        <w:r w:rsidR="003A3BED">
          <w:rPr>
            <w:rFonts w:ascii="Arial" w:hAnsi="Arial" w:cs="Arial"/>
            <w:sz w:val="24"/>
            <w:szCs w:val="24"/>
          </w:rPr>
          <w:t xml:space="preserve">tema y un </w:t>
        </w:r>
      </w:ins>
      <w:r w:rsidRPr="00A261C8">
        <w:rPr>
          <w:rFonts w:ascii="Arial" w:hAnsi="Arial" w:cs="Arial"/>
          <w:sz w:val="24"/>
          <w:szCs w:val="24"/>
        </w:rPr>
        <w:t xml:space="preserve">escenario para sus producciones desde una </w:t>
      </w:r>
      <w:r w:rsidRPr="00A261C8">
        <w:rPr>
          <w:rFonts w:ascii="Arial" w:hAnsi="Arial" w:cs="Arial"/>
          <w:b/>
          <w:sz w:val="24"/>
          <w:szCs w:val="24"/>
        </w:rPr>
        <w:t>perspectiva histórica</w:t>
      </w:r>
      <w:r w:rsidRPr="00A261C8">
        <w:rPr>
          <w:rFonts w:ascii="Arial" w:hAnsi="Arial" w:cs="Arial"/>
          <w:sz w:val="24"/>
          <w:szCs w:val="24"/>
        </w:rPr>
        <w:t xml:space="preserve">. </w:t>
      </w:r>
      <w:ins w:id="909" w:author="Eugenia Arce Londoño" w:date="2015-10-01T08:28:00Z">
        <w:r w:rsidR="003A3BED">
          <w:rPr>
            <w:rFonts w:ascii="Arial" w:hAnsi="Arial" w:cs="Arial"/>
            <w:sz w:val="24"/>
            <w:szCs w:val="24"/>
          </w:rPr>
          <w:t xml:space="preserve">Ejemplos de películas que reflejan valores o temáticas de esta forma de producción son: </w:t>
        </w:r>
      </w:ins>
      <w:r w:rsidR="003A3BED" w:rsidRPr="003A3BED">
        <w:rPr>
          <w:rFonts w:ascii="Arial" w:hAnsi="Arial"/>
          <w:i/>
          <w:sz w:val="24"/>
          <w:rPrChange w:id="910" w:author="Eugenia Arce Londoño" w:date="2015-10-01T08:28:00Z">
            <w:rPr>
              <w:rFonts w:ascii="Arial" w:hAnsi="Arial"/>
              <w:sz w:val="24"/>
            </w:rPr>
          </w:rPrChange>
        </w:rPr>
        <w:t xml:space="preserve">Desde </w:t>
      </w:r>
      <w:del w:id="911" w:author="Eugenia Arce Londoño" w:date="2015-10-01T08:28:00Z">
        <w:r w:rsidRPr="00A261C8">
          <w:rPr>
            <w:rFonts w:ascii="Arial" w:hAnsi="Arial" w:cs="Arial"/>
            <w:sz w:val="24"/>
            <w:szCs w:val="24"/>
          </w:rPr>
          <w:delText>La</w:delText>
        </w:r>
      </w:del>
      <w:ins w:id="912" w:author="Eugenia Arce Londoño" w:date="2015-10-01T08:28:00Z">
        <w:r w:rsidR="003A3BED" w:rsidRPr="003A3BED">
          <w:rPr>
            <w:rFonts w:ascii="Arial" w:hAnsi="Arial" w:cs="Arial"/>
            <w:i/>
            <w:sz w:val="24"/>
            <w:szCs w:val="24"/>
          </w:rPr>
          <w:t>l</w:t>
        </w:r>
        <w:r w:rsidRPr="003A3BED">
          <w:rPr>
            <w:rFonts w:ascii="Arial" w:hAnsi="Arial" w:cs="Arial"/>
            <w:i/>
            <w:sz w:val="24"/>
            <w:szCs w:val="24"/>
          </w:rPr>
          <w:t>a</w:t>
        </w:r>
      </w:ins>
      <w:r w:rsidRPr="003A3BED">
        <w:rPr>
          <w:rFonts w:ascii="Arial" w:hAnsi="Arial"/>
          <w:i/>
          <w:sz w:val="24"/>
          <w:rPrChange w:id="913" w:author="Eugenia Arce Londoño" w:date="2015-10-01T08:28:00Z">
            <w:rPr>
              <w:rFonts w:ascii="Arial" w:hAnsi="Arial"/>
              <w:sz w:val="24"/>
            </w:rPr>
          </w:rPrChange>
        </w:rPr>
        <w:t xml:space="preserve"> locura del dólar</w:t>
      </w:r>
      <w:ins w:id="914" w:author="Eugenia Arce Londoño" w:date="2015-10-01T08:28:00Z">
        <w:r w:rsidR="003A3BED">
          <w:rPr>
            <w:rFonts w:ascii="Arial" w:hAnsi="Arial" w:cs="Arial"/>
            <w:sz w:val="24"/>
            <w:szCs w:val="24"/>
          </w:rPr>
          <w:t>,</w:t>
        </w:r>
      </w:ins>
      <w:r w:rsidRPr="00A261C8">
        <w:rPr>
          <w:rFonts w:ascii="Arial" w:hAnsi="Arial" w:cs="Arial"/>
          <w:sz w:val="24"/>
          <w:szCs w:val="24"/>
        </w:rPr>
        <w:t xml:space="preserve"> de Frank Capra</w:t>
      </w:r>
      <w:del w:id="915" w:author="Eugenia Arce Londoño" w:date="2015-10-01T08:28:00Z">
        <w:r w:rsidRPr="00A261C8">
          <w:rPr>
            <w:rFonts w:ascii="Arial" w:hAnsi="Arial" w:cs="Arial"/>
            <w:sz w:val="24"/>
            <w:szCs w:val="24"/>
          </w:rPr>
          <w:delText>,</w:delText>
        </w:r>
      </w:del>
      <w:ins w:id="916" w:author="Eugenia Arce Londoño" w:date="2015-10-01T08:28:00Z">
        <w:r w:rsidR="003A3BED">
          <w:rPr>
            <w:rFonts w:ascii="Arial" w:hAnsi="Arial" w:cs="Arial"/>
            <w:sz w:val="24"/>
            <w:szCs w:val="24"/>
          </w:rPr>
          <w:t>;</w:t>
        </w:r>
      </w:ins>
      <w:r w:rsidRPr="00A261C8">
        <w:rPr>
          <w:rFonts w:ascii="Arial" w:hAnsi="Arial" w:cs="Arial"/>
          <w:sz w:val="24"/>
          <w:szCs w:val="24"/>
        </w:rPr>
        <w:t xml:space="preserve"> </w:t>
      </w:r>
      <w:r w:rsidRPr="003A3BED">
        <w:rPr>
          <w:rFonts w:ascii="Arial" w:hAnsi="Arial"/>
          <w:i/>
          <w:sz w:val="24"/>
          <w:rPrChange w:id="917" w:author="Eugenia Arce Londoño" w:date="2015-10-01T08:28:00Z">
            <w:rPr>
              <w:rFonts w:ascii="Arial" w:hAnsi="Arial"/>
              <w:sz w:val="24"/>
            </w:rPr>
          </w:rPrChange>
        </w:rPr>
        <w:t>Tiempos Modernos</w:t>
      </w:r>
      <w:ins w:id="918" w:author="Eugenia Arce Londoño" w:date="2015-10-01T08:28:00Z">
        <w:r w:rsidR="003A3BED">
          <w:rPr>
            <w:rFonts w:ascii="Arial" w:hAnsi="Arial" w:cs="Arial"/>
            <w:sz w:val="24"/>
            <w:szCs w:val="24"/>
          </w:rPr>
          <w:t>,</w:t>
        </w:r>
      </w:ins>
      <w:r w:rsidR="003A3BED">
        <w:rPr>
          <w:rFonts w:ascii="Arial" w:hAnsi="Arial" w:cs="Arial"/>
          <w:sz w:val="24"/>
          <w:szCs w:val="24"/>
        </w:rPr>
        <w:t xml:space="preserve"> de Charles Chaplin</w:t>
      </w:r>
      <w:del w:id="919" w:author="Eugenia Arce Londoño" w:date="2015-10-01T08:28:00Z">
        <w:r w:rsidRPr="00A261C8">
          <w:rPr>
            <w:rFonts w:ascii="Arial" w:hAnsi="Arial" w:cs="Arial"/>
            <w:sz w:val="24"/>
            <w:szCs w:val="24"/>
          </w:rPr>
          <w:delText>,</w:delText>
        </w:r>
      </w:del>
      <w:ins w:id="920" w:author="Eugenia Arce Londoño" w:date="2015-10-01T08:28:00Z">
        <w:r w:rsidR="003A3BED">
          <w:rPr>
            <w:rFonts w:ascii="Arial" w:hAnsi="Arial" w:cs="Arial"/>
            <w:sz w:val="24"/>
            <w:szCs w:val="24"/>
          </w:rPr>
          <w:t>;</w:t>
        </w:r>
      </w:ins>
      <w:r w:rsidRPr="00A261C8">
        <w:rPr>
          <w:rFonts w:ascii="Arial" w:hAnsi="Arial" w:cs="Arial"/>
          <w:sz w:val="24"/>
          <w:szCs w:val="24"/>
        </w:rPr>
        <w:t xml:space="preserve"> </w:t>
      </w:r>
      <w:r w:rsidRPr="003A3BED">
        <w:rPr>
          <w:rFonts w:ascii="Arial" w:hAnsi="Arial"/>
          <w:i/>
          <w:sz w:val="24"/>
          <w:rPrChange w:id="921" w:author="Eugenia Arce Londoño" w:date="2015-10-01T08:28:00Z">
            <w:rPr>
              <w:rFonts w:ascii="Arial" w:hAnsi="Arial"/>
              <w:sz w:val="24"/>
            </w:rPr>
          </w:rPrChange>
        </w:rPr>
        <w:t>Las uvas de la ira</w:t>
      </w:r>
      <w:ins w:id="922" w:author="Eugenia Arce Londoño" w:date="2015-10-01T08:28:00Z">
        <w:r w:rsidR="003A3BED">
          <w:rPr>
            <w:rFonts w:ascii="Arial" w:hAnsi="Arial" w:cs="Arial"/>
            <w:sz w:val="24"/>
            <w:szCs w:val="24"/>
          </w:rPr>
          <w:t>,</w:t>
        </w:r>
      </w:ins>
      <w:r w:rsidR="003A3BED">
        <w:rPr>
          <w:rFonts w:ascii="Arial" w:hAnsi="Arial" w:cs="Arial"/>
          <w:sz w:val="24"/>
          <w:szCs w:val="24"/>
        </w:rPr>
        <w:t xml:space="preserve"> de John Ford</w:t>
      </w:r>
      <w:del w:id="923" w:author="Eugenia Arce Londoño" w:date="2015-10-01T08:28:00Z">
        <w:r w:rsidRPr="00A261C8">
          <w:rPr>
            <w:rFonts w:ascii="Arial" w:hAnsi="Arial" w:cs="Arial"/>
            <w:sz w:val="24"/>
            <w:szCs w:val="24"/>
          </w:rPr>
          <w:delText xml:space="preserve"> o el</w:delText>
        </w:r>
      </w:del>
      <w:ins w:id="924" w:author="Eugenia Arce Londoño" w:date="2015-10-01T08:28:00Z">
        <w:r w:rsidR="003A3BED">
          <w:rPr>
            <w:rFonts w:ascii="Arial" w:hAnsi="Arial" w:cs="Arial"/>
            <w:sz w:val="24"/>
            <w:szCs w:val="24"/>
          </w:rPr>
          <w:t xml:space="preserve">; </w:t>
        </w:r>
        <w:r w:rsidR="003A3BED">
          <w:rPr>
            <w:rFonts w:ascii="Arial" w:hAnsi="Arial" w:cs="Arial"/>
            <w:i/>
            <w:sz w:val="24"/>
            <w:szCs w:val="24"/>
          </w:rPr>
          <w:t>E</w:t>
        </w:r>
        <w:r w:rsidRPr="003A3BED">
          <w:rPr>
            <w:rFonts w:ascii="Arial" w:hAnsi="Arial" w:cs="Arial"/>
            <w:i/>
            <w:sz w:val="24"/>
            <w:szCs w:val="24"/>
          </w:rPr>
          <w:t>l</w:t>
        </w:r>
      </w:ins>
      <w:r w:rsidRPr="003A3BED">
        <w:rPr>
          <w:rFonts w:ascii="Arial" w:hAnsi="Arial"/>
          <w:i/>
          <w:sz w:val="24"/>
          <w:rPrChange w:id="925" w:author="Eugenia Arce Londoño" w:date="2015-10-01T08:28:00Z">
            <w:rPr>
              <w:rFonts w:ascii="Arial" w:hAnsi="Arial"/>
              <w:sz w:val="24"/>
            </w:rPr>
          </w:rPrChange>
        </w:rPr>
        <w:t xml:space="preserve"> Ciudadano Kane</w:t>
      </w:r>
      <w:ins w:id="926" w:author="Eugenia Arce Londoño" w:date="2015-10-01T08:28:00Z">
        <w:r w:rsidR="003A3BED">
          <w:rPr>
            <w:rFonts w:ascii="Arial" w:hAnsi="Arial" w:cs="Arial"/>
            <w:sz w:val="24"/>
            <w:szCs w:val="24"/>
          </w:rPr>
          <w:t>,</w:t>
        </w:r>
      </w:ins>
      <w:r w:rsidRPr="00A261C8">
        <w:rPr>
          <w:rFonts w:ascii="Arial" w:hAnsi="Arial" w:cs="Arial"/>
          <w:sz w:val="24"/>
          <w:szCs w:val="24"/>
        </w:rPr>
        <w:t xml:space="preserve"> de Orson Welles</w:t>
      </w:r>
      <w:del w:id="927" w:author="Eugenia Arce Londoño" w:date="2015-10-01T08:28:00Z">
        <w:r w:rsidRPr="00A261C8">
          <w:rPr>
            <w:rFonts w:ascii="Arial" w:hAnsi="Arial" w:cs="Arial"/>
            <w:sz w:val="24"/>
            <w:szCs w:val="24"/>
          </w:rPr>
          <w:delText xml:space="preserve"> hasta</w:delText>
        </w:r>
      </w:del>
      <w:ins w:id="928" w:author="Eugenia Arce Londoño" w:date="2015-10-01T08:28:00Z">
        <w:r w:rsidR="003A3BED">
          <w:rPr>
            <w:rFonts w:ascii="Arial" w:hAnsi="Arial" w:cs="Arial"/>
            <w:sz w:val="24"/>
            <w:szCs w:val="24"/>
          </w:rPr>
          <w:t>;</w:t>
        </w:r>
        <w:r w:rsidRPr="00A261C8">
          <w:rPr>
            <w:rFonts w:ascii="Arial" w:hAnsi="Arial" w:cs="Arial"/>
            <w:sz w:val="24"/>
            <w:szCs w:val="24"/>
          </w:rPr>
          <w:t xml:space="preserve"> </w:t>
        </w:r>
        <w:r w:rsidR="003A3BED">
          <w:rPr>
            <w:rFonts w:ascii="Arial" w:hAnsi="Arial" w:cs="Arial"/>
            <w:sz w:val="24"/>
            <w:szCs w:val="24"/>
          </w:rPr>
          <w:t>y</w:t>
        </w:r>
      </w:ins>
      <w:r w:rsidR="003A3BED">
        <w:rPr>
          <w:rFonts w:ascii="Arial" w:hAnsi="Arial" w:cs="Arial"/>
          <w:sz w:val="24"/>
          <w:szCs w:val="24"/>
        </w:rPr>
        <w:t xml:space="preserve"> </w:t>
      </w:r>
      <w:r w:rsidRPr="00A261C8">
        <w:rPr>
          <w:rFonts w:ascii="Arial" w:hAnsi="Arial" w:cs="Arial"/>
          <w:sz w:val="24"/>
          <w:szCs w:val="24"/>
        </w:rPr>
        <w:t xml:space="preserve">la saga </w:t>
      </w:r>
      <w:r w:rsidRPr="003A3BED">
        <w:rPr>
          <w:rFonts w:ascii="Arial" w:hAnsi="Arial"/>
          <w:i/>
          <w:sz w:val="24"/>
          <w:rPrChange w:id="929" w:author="Eugenia Arce Londoño" w:date="2015-10-01T08:28:00Z">
            <w:rPr>
              <w:rFonts w:ascii="Arial" w:hAnsi="Arial"/>
              <w:sz w:val="24"/>
            </w:rPr>
          </w:rPrChange>
        </w:rPr>
        <w:t>Wall Street</w:t>
      </w:r>
      <w:r w:rsidR="003A3BED">
        <w:rPr>
          <w:rFonts w:ascii="Arial" w:hAnsi="Arial" w:cs="Arial"/>
          <w:sz w:val="24"/>
          <w:szCs w:val="24"/>
        </w:rPr>
        <w:t xml:space="preserve"> del cineasta Oliver Stone</w:t>
      </w:r>
      <w:del w:id="930" w:author="Eugenia Arce Londoño" w:date="2015-10-01T08:28:00Z">
        <w:r w:rsidRPr="00A261C8">
          <w:rPr>
            <w:rFonts w:ascii="Arial" w:hAnsi="Arial" w:cs="Arial"/>
            <w:sz w:val="24"/>
            <w:szCs w:val="24"/>
          </w:rPr>
          <w:delText xml:space="preserve"> (Wall Street y Wall Street 2: El Dinero Nunca Duerme) y los</w:delText>
        </w:r>
      </w:del>
      <w:ins w:id="931" w:author="Eugenia Arce Londoño" w:date="2015-10-01T08:28:00Z">
        <w:r w:rsidR="003A3BED">
          <w:rPr>
            <w:rFonts w:ascii="Arial" w:hAnsi="Arial" w:cs="Arial"/>
            <w:sz w:val="24"/>
            <w:szCs w:val="24"/>
          </w:rPr>
          <w:t>. También pueden mencionarse</w:t>
        </w:r>
      </w:ins>
      <w:r w:rsidRPr="00A261C8">
        <w:rPr>
          <w:rFonts w:ascii="Arial" w:hAnsi="Arial" w:cs="Arial"/>
          <w:sz w:val="24"/>
          <w:szCs w:val="24"/>
        </w:rPr>
        <w:t xml:space="preserve"> documentales producidos, algunos de ellos criticados, sobre la crisis económica mundial: </w:t>
      </w:r>
      <w:r w:rsidRPr="003A3BED">
        <w:rPr>
          <w:rFonts w:ascii="Arial" w:hAnsi="Arial"/>
          <w:i/>
          <w:sz w:val="24"/>
          <w:rPrChange w:id="932" w:author="Eugenia Arce Londoño" w:date="2015-10-01T08:28:00Z">
            <w:rPr>
              <w:rFonts w:ascii="Arial" w:hAnsi="Arial"/>
              <w:sz w:val="24"/>
            </w:rPr>
          </w:rPrChange>
        </w:rPr>
        <w:t>Inside Job</w:t>
      </w:r>
      <w:ins w:id="933" w:author="Eugenia Arce Londoño" w:date="2015-10-01T08:28:00Z">
        <w:r w:rsidR="003A3BED">
          <w:rPr>
            <w:rFonts w:ascii="Arial" w:hAnsi="Arial" w:cs="Arial"/>
            <w:i/>
            <w:sz w:val="24"/>
            <w:szCs w:val="24"/>
          </w:rPr>
          <w:t>,</w:t>
        </w:r>
      </w:ins>
      <w:r w:rsidR="003A3BED">
        <w:rPr>
          <w:rFonts w:ascii="Arial" w:hAnsi="Arial" w:cs="Arial"/>
          <w:sz w:val="24"/>
          <w:szCs w:val="24"/>
        </w:rPr>
        <w:t xml:space="preserve"> de Charles Ferguson</w:t>
      </w:r>
      <w:del w:id="934" w:author="Eugenia Arce Londoño" w:date="2015-10-01T08:28:00Z">
        <w:r w:rsidRPr="00A261C8">
          <w:rPr>
            <w:rFonts w:ascii="Arial" w:hAnsi="Arial" w:cs="Arial"/>
            <w:sz w:val="24"/>
            <w:szCs w:val="24"/>
          </w:rPr>
          <w:delText xml:space="preserve"> o</w:delText>
        </w:r>
      </w:del>
      <w:ins w:id="935" w:author="Eugenia Arce Londoño" w:date="2015-10-01T08:28:00Z">
        <w:r w:rsidR="003A3BED">
          <w:rPr>
            <w:rFonts w:ascii="Arial" w:hAnsi="Arial" w:cs="Arial"/>
            <w:sz w:val="24"/>
            <w:szCs w:val="24"/>
          </w:rPr>
          <w:t>; y</w:t>
        </w:r>
      </w:ins>
      <w:r w:rsidRPr="00A261C8">
        <w:rPr>
          <w:rFonts w:ascii="Arial" w:hAnsi="Arial" w:cs="Arial"/>
          <w:sz w:val="24"/>
          <w:szCs w:val="24"/>
        </w:rPr>
        <w:t xml:space="preserve"> </w:t>
      </w:r>
      <w:r w:rsidRPr="003A3BED">
        <w:rPr>
          <w:rFonts w:ascii="Arial" w:hAnsi="Arial"/>
          <w:i/>
          <w:sz w:val="24"/>
          <w:rPrChange w:id="936" w:author="Eugenia Arce Londoño" w:date="2015-10-01T08:28:00Z">
            <w:rPr>
              <w:rFonts w:ascii="Arial" w:hAnsi="Arial"/>
              <w:sz w:val="24"/>
            </w:rPr>
          </w:rPrChange>
        </w:rPr>
        <w:t>Capitalismo: una historia de amor</w:t>
      </w:r>
      <w:ins w:id="937" w:author="Eugenia Arce Londoño" w:date="2015-10-01T08:28:00Z">
        <w:r w:rsidR="003A3BED">
          <w:rPr>
            <w:rFonts w:ascii="Arial" w:hAnsi="Arial" w:cs="Arial"/>
            <w:i/>
            <w:sz w:val="24"/>
            <w:szCs w:val="24"/>
          </w:rPr>
          <w:t>,</w:t>
        </w:r>
      </w:ins>
      <w:r w:rsidRPr="00A261C8">
        <w:rPr>
          <w:rFonts w:ascii="Arial" w:hAnsi="Arial" w:cs="Arial"/>
          <w:sz w:val="24"/>
          <w:szCs w:val="24"/>
        </w:rPr>
        <w:t xml:space="preserve"> de Michael Moore. </w:t>
      </w:r>
      <w:del w:id="938" w:author="Eugenia Arce Londoño" w:date="2015-10-01T08:28:00Z">
        <w:r w:rsidRPr="00A261C8">
          <w:rPr>
            <w:rFonts w:ascii="Arial" w:hAnsi="Arial" w:cs="Arial"/>
            <w:sz w:val="24"/>
            <w:szCs w:val="24"/>
          </w:rPr>
          <w:delText>Vuelven</w:delText>
        </w:r>
      </w:del>
    </w:p>
    <w:p w14:paraId="400C3A64" w14:textId="77777777" w:rsidR="003A3BED" w:rsidRDefault="003A3BED" w:rsidP="00A85C40">
      <w:pPr>
        <w:spacing w:line="276" w:lineRule="auto"/>
        <w:jc w:val="both"/>
        <w:rPr>
          <w:ins w:id="939" w:author="Eugenia Arce Londoño" w:date="2015-10-01T08:28:00Z"/>
          <w:rFonts w:ascii="Arial" w:hAnsi="Arial" w:cs="Arial"/>
          <w:sz w:val="24"/>
          <w:szCs w:val="24"/>
        </w:rPr>
      </w:pPr>
    </w:p>
    <w:p w14:paraId="2CD28D65" w14:textId="7442EF78" w:rsidR="00B96CDC" w:rsidRPr="00A261C8" w:rsidRDefault="003A3BED" w:rsidP="00A85C40">
      <w:pPr>
        <w:spacing w:line="276" w:lineRule="auto"/>
        <w:jc w:val="both"/>
        <w:rPr>
          <w:rFonts w:ascii="Arial" w:hAnsi="Arial" w:cs="Arial"/>
          <w:sz w:val="24"/>
          <w:szCs w:val="24"/>
        </w:rPr>
      </w:pPr>
      <w:ins w:id="940" w:author="Eugenia Arce Londoño" w:date="2015-10-01T08:28:00Z">
        <w:r>
          <w:rPr>
            <w:rFonts w:ascii="Arial" w:hAnsi="Arial" w:cs="Arial"/>
            <w:sz w:val="24"/>
            <w:szCs w:val="24"/>
          </w:rPr>
          <w:t>Más recientemente, tenemos</w:t>
        </w:r>
      </w:ins>
      <w:r>
        <w:rPr>
          <w:rFonts w:ascii="Arial" w:hAnsi="Arial" w:cs="Arial"/>
          <w:sz w:val="24"/>
          <w:szCs w:val="24"/>
        </w:rPr>
        <w:t xml:space="preserve"> los </w:t>
      </w:r>
      <w:r w:rsidR="00061099" w:rsidRPr="00A261C8">
        <w:rPr>
          <w:rFonts w:ascii="Arial" w:hAnsi="Arial" w:cs="Arial"/>
          <w:sz w:val="24"/>
          <w:szCs w:val="24"/>
        </w:rPr>
        <w:t xml:space="preserve">recuerdos de los </w:t>
      </w:r>
      <w:r w:rsidR="00061099" w:rsidRPr="00A261C8">
        <w:rPr>
          <w:rFonts w:ascii="Arial" w:hAnsi="Arial" w:cs="Arial"/>
          <w:b/>
          <w:sz w:val="24"/>
          <w:szCs w:val="24"/>
        </w:rPr>
        <w:t>movimientos indignados</w:t>
      </w:r>
      <w:r w:rsidR="00061099" w:rsidRPr="00A261C8">
        <w:rPr>
          <w:rFonts w:ascii="Arial" w:hAnsi="Arial" w:cs="Arial"/>
          <w:sz w:val="24"/>
          <w:szCs w:val="24"/>
        </w:rPr>
        <w:t xml:space="preserve"> que surgieron en 2010 y 2011, sus </w:t>
      </w:r>
      <w:r w:rsidR="00061099" w:rsidRPr="00A261C8">
        <w:rPr>
          <w:rFonts w:ascii="Arial" w:hAnsi="Arial" w:cs="Arial"/>
          <w:b/>
          <w:sz w:val="24"/>
          <w:szCs w:val="24"/>
        </w:rPr>
        <w:t>manifestaciones</w:t>
      </w:r>
      <w:r w:rsidR="00061099" w:rsidRPr="00A261C8">
        <w:rPr>
          <w:rFonts w:ascii="Arial" w:hAnsi="Arial" w:cs="Arial"/>
          <w:sz w:val="24"/>
          <w:szCs w:val="24"/>
        </w:rPr>
        <w:t xml:space="preserve"> y las imágenes televisivas que recorrieron del mundo </w:t>
      </w:r>
      <w:del w:id="941" w:author="Eugenia Arce Londoño" w:date="2015-10-01T08:28:00Z">
        <w:r w:rsidR="00061099" w:rsidRPr="00A261C8">
          <w:rPr>
            <w:rFonts w:ascii="Arial" w:hAnsi="Arial" w:cs="Arial"/>
            <w:sz w:val="24"/>
            <w:szCs w:val="24"/>
          </w:rPr>
          <w:delText>de</w:delText>
        </w:r>
      </w:del>
      <w:ins w:id="942" w:author="Eugenia Arce Londoño" w:date="2015-10-01T08:28:00Z">
        <w:r>
          <w:rPr>
            <w:rFonts w:ascii="Arial" w:hAnsi="Arial" w:cs="Arial"/>
            <w:sz w:val="24"/>
            <w:szCs w:val="24"/>
          </w:rPr>
          <w:t>mostrando</w:t>
        </w:r>
      </w:ins>
      <w:r w:rsidR="00061099" w:rsidRPr="00A261C8">
        <w:rPr>
          <w:rFonts w:ascii="Arial" w:hAnsi="Arial" w:cs="Arial"/>
          <w:sz w:val="24"/>
          <w:szCs w:val="24"/>
        </w:rPr>
        <w:t xml:space="preserve"> </w:t>
      </w:r>
      <w:r w:rsidR="00061099" w:rsidRPr="003A3BED">
        <w:rPr>
          <w:rFonts w:ascii="Arial" w:hAnsi="Arial" w:cs="Arial"/>
          <w:sz w:val="24"/>
          <w:szCs w:val="24"/>
        </w:rPr>
        <w:t xml:space="preserve">mujeres y hombres </w:t>
      </w:r>
      <w:r w:rsidR="00061099" w:rsidRPr="003A3BED">
        <w:rPr>
          <w:rFonts w:ascii="Arial" w:hAnsi="Arial"/>
          <w:sz w:val="24"/>
          <w:rPrChange w:id="943" w:author="Eugenia Arce Londoño" w:date="2015-10-01T08:28:00Z">
            <w:rPr>
              <w:rFonts w:ascii="Arial" w:hAnsi="Arial"/>
              <w:b/>
              <w:sz w:val="24"/>
            </w:rPr>
          </w:rPrChange>
        </w:rPr>
        <w:t>luchando contra el que denominaron capitalismo salvaje y a favor de una democracia real</w:t>
      </w:r>
      <w:del w:id="944" w:author="Eugenia Arce Londoño" w:date="2015-10-01T08:28:00Z">
        <w:r w:rsidR="00061099" w:rsidRPr="00A261C8">
          <w:rPr>
            <w:rFonts w:ascii="Arial" w:hAnsi="Arial" w:cs="Arial"/>
            <w:sz w:val="24"/>
            <w:szCs w:val="24"/>
          </w:rPr>
          <w:delText xml:space="preserve"> (</w:delText>
        </w:r>
      </w:del>
      <w:ins w:id="945" w:author="Eugenia Arce Londoño" w:date="2015-10-01T08:28:00Z">
        <w:r>
          <w:rPr>
            <w:rFonts w:ascii="Arial" w:hAnsi="Arial" w:cs="Arial"/>
            <w:sz w:val="24"/>
            <w:szCs w:val="24"/>
          </w:rPr>
          <w:t xml:space="preserve">. </w:t>
        </w:r>
        <w:r w:rsidR="00BD4C5B">
          <w:rPr>
            <w:rFonts w:ascii="Arial" w:hAnsi="Arial" w:cs="Arial"/>
            <w:sz w:val="24"/>
            <w:szCs w:val="24"/>
          </w:rPr>
          <w:t xml:space="preserve">Las imágenes venían de </w:t>
        </w:r>
        <w:r w:rsidR="004741EA">
          <w:rPr>
            <w:rFonts w:ascii="Arial" w:hAnsi="Arial" w:cs="Arial"/>
            <w:sz w:val="24"/>
            <w:szCs w:val="24"/>
          </w:rPr>
          <w:t xml:space="preserve">países árabes, </w:t>
        </w:r>
        <w:r w:rsidR="00BD4C5B">
          <w:rPr>
            <w:rFonts w:ascii="Arial" w:hAnsi="Arial" w:cs="Arial"/>
            <w:sz w:val="24"/>
            <w:szCs w:val="24"/>
          </w:rPr>
          <w:t>o de</w:t>
        </w:r>
        <w:r w:rsidR="004741EA">
          <w:rPr>
            <w:rFonts w:ascii="Arial" w:hAnsi="Arial" w:cs="Arial"/>
            <w:sz w:val="24"/>
            <w:szCs w:val="24"/>
          </w:rPr>
          <w:t xml:space="preserve"> Nueva </w:t>
        </w:r>
        <w:r w:rsidR="004741EA" w:rsidRPr="00A261C8">
          <w:rPr>
            <w:rFonts w:ascii="Arial" w:hAnsi="Arial" w:cs="Arial"/>
            <w:sz w:val="24"/>
            <w:szCs w:val="24"/>
          </w:rPr>
          <w:t xml:space="preserve">York, Madrid, Londres, Roma, Grecia, Rusia, Bruselas, </w:t>
        </w:r>
        <w:r w:rsidR="00BD4C5B">
          <w:rPr>
            <w:rFonts w:ascii="Arial" w:hAnsi="Arial" w:cs="Arial"/>
            <w:sz w:val="24"/>
            <w:szCs w:val="24"/>
          </w:rPr>
          <w:t xml:space="preserve">y hasta de ciudades de México y Brasil. En esos años el mundo escuchó sobre movimientos que serían conocidos como </w:t>
        </w:r>
      </w:ins>
      <w:r w:rsidR="00061099" w:rsidRPr="003A3BED">
        <w:rPr>
          <w:rFonts w:ascii="Arial" w:hAnsi="Arial" w:cs="Arial"/>
          <w:sz w:val="24"/>
          <w:szCs w:val="24"/>
        </w:rPr>
        <w:t xml:space="preserve">La Primavera Árabe, </w:t>
      </w:r>
      <w:r w:rsidR="00061099" w:rsidRPr="00BD4C5B">
        <w:rPr>
          <w:rFonts w:ascii="Arial" w:hAnsi="Arial"/>
          <w:i/>
          <w:sz w:val="24"/>
          <w:rPrChange w:id="946" w:author="Eugenia Arce Londoño" w:date="2015-10-01T08:28:00Z">
            <w:rPr>
              <w:rFonts w:ascii="Arial" w:hAnsi="Arial"/>
              <w:sz w:val="24"/>
            </w:rPr>
          </w:rPrChange>
        </w:rPr>
        <w:t>Occupy Wall Street</w:t>
      </w:r>
      <w:r w:rsidR="00061099" w:rsidRPr="003A3BED">
        <w:rPr>
          <w:rFonts w:ascii="Arial" w:hAnsi="Arial" w:cs="Arial"/>
          <w:sz w:val="24"/>
          <w:szCs w:val="24"/>
        </w:rPr>
        <w:t xml:space="preserve">, </w:t>
      </w:r>
      <w:ins w:id="947" w:author="Eugenia Arce Londoño" w:date="2015-10-01T08:28:00Z">
        <w:r w:rsidR="00BD4C5B">
          <w:rPr>
            <w:rFonts w:ascii="Arial" w:hAnsi="Arial" w:cs="Arial"/>
            <w:sz w:val="24"/>
            <w:szCs w:val="24"/>
          </w:rPr>
          <w:t xml:space="preserve">el </w:t>
        </w:r>
      </w:ins>
      <w:r w:rsidR="00061099" w:rsidRPr="00A261C8">
        <w:rPr>
          <w:rFonts w:ascii="Arial" w:hAnsi="Arial" w:cs="Arial"/>
          <w:sz w:val="24"/>
          <w:szCs w:val="24"/>
        </w:rPr>
        <w:t xml:space="preserve">Movimiento 15-M, </w:t>
      </w:r>
      <w:del w:id="948" w:author="Eugenia Arce Londoño" w:date="2015-10-01T08:28:00Z">
        <w:r w:rsidR="00061099" w:rsidRPr="00A261C8">
          <w:rPr>
            <w:rFonts w:ascii="Arial" w:hAnsi="Arial" w:cs="Arial"/>
            <w:sz w:val="24"/>
            <w:szCs w:val="24"/>
          </w:rPr>
          <w:delText xml:space="preserve">#Yosoy132, </w:delText>
        </w:r>
      </w:del>
      <w:r w:rsidR="00061099" w:rsidRPr="00A261C8">
        <w:rPr>
          <w:rFonts w:ascii="Arial" w:hAnsi="Arial" w:cs="Arial"/>
          <w:sz w:val="24"/>
          <w:szCs w:val="24"/>
        </w:rPr>
        <w:t>Acampada Paris, Generación en Apuros, Plaza Sintagma</w:t>
      </w:r>
      <w:del w:id="949" w:author="Eugenia Arce Londoño" w:date="2015-10-01T08:28:00Z">
        <w:r w:rsidR="00061099" w:rsidRPr="00A261C8">
          <w:rPr>
            <w:rFonts w:ascii="Arial" w:hAnsi="Arial" w:cs="Arial"/>
            <w:sz w:val="24"/>
            <w:szCs w:val="24"/>
          </w:rPr>
          <w:delText>… incluyendo a</w:delText>
        </w:r>
      </w:del>
      <w:ins w:id="950" w:author="Eugenia Arce Londoño" w:date="2015-10-01T08:28:00Z">
        <w:r w:rsidR="00B1432C">
          <w:rPr>
            <w:rFonts w:ascii="Arial" w:hAnsi="Arial" w:cs="Arial"/>
            <w:sz w:val="24"/>
            <w:szCs w:val="24"/>
          </w:rPr>
          <w:t>, y hasta</w:t>
        </w:r>
      </w:ins>
      <w:r w:rsidR="00061099" w:rsidRPr="00A261C8">
        <w:rPr>
          <w:rFonts w:ascii="Arial" w:hAnsi="Arial" w:cs="Arial"/>
          <w:sz w:val="24"/>
          <w:szCs w:val="24"/>
        </w:rPr>
        <w:t xml:space="preserve"> los </w:t>
      </w:r>
      <w:r w:rsidR="00061099" w:rsidRPr="00B1432C">
        <w:rPr>
          <w:rFonts w:ascii="Arial" w:hAnsi="Arial"/>
          <w:i/>
          <w:sz w:val="24"/>
          <w:rPrChange w:id="951" w:author="Eugenia Arce Londoño" w:date="2015-10-01T08:28:00Z">
            <w:rPr>
              <w:rFonts w:ascii="Arial" w:hAnsi="Arial"/>
              <w:sz w:val="24"/>
            </w:rPr>
          </w:rPrChange>
        </w:rPr>
        <w:t>Anonymous</w:t>
      </w:r>
      <w:r w:rsidR="00061099" w:rsidRPr="00A261C8">
        <w:rPr>
          <w:rFonts w:ascii="Arial" w:hAnsi="Arial" w:cs="Arial"/>
          <w:sz w:val="24"/>
          <w:szCs w:val="24"/>
        </w:rPr>
        <w:t xml:space="preserve"> portadores de la máscara </w:t>
      </w:r>
      <w:del w:id="952" w:author="Eugenia Arce Londoño" w:date="2015-10-01T08:28:00Z">
        <w:r w:rsidR="00061099" w:rsidRPr="00A261C8">
          <w:rPr>
            <w:rFonts w:ascii="Arial" w:hAnsi="Arial" w:cs="Arial"/>
            <w:sz w:val="24"/>
            <w:szCs w:val="24"/>
          </w:rPr>
          <w:delText>de</w:delText>
        </w:r>
      </w:del>
      <w:ins w:id="953" w:author="Eugenia Arce Londoño" w:date="2015-10-01T08:28:00Z">
        <w:r w:rsidR="00B1432C">
          <w:rPr>
            <w:rFonts w:ascii="Arial" w:hAnsi="Arial" w:cs="Arial"/>
            <w:sz w:val="24"/>
            <w:szCs w:val="24"/>
          </w:rPr>
          <w:t>que se conoció en la película de cine</w:t>
        </w:r>
      </w:ins>
      <w:r w:rsidR="00B1432C">
        <w:rPr>
          <w:rFonts w:ascii="Arial" w:hAnsi="Arial" w:cs="Arial"/>
          <w:sz w:val="24"/>
          <w:szCs w:val="24"/>
        </w:rPr>
        <w:t xml:space="preserve"> </w:t>
      </w:r>
      <w:r w:rsidR="00061099" w:rsidRPr="00A261C8">
        <w:rPr>
          <w:rFonts w:ascii="Arial" w:hAnsi="Arial" w:cs="Arial"/>
          <w:sz w:val="24"/>
          <w:szCs w:val="24"/>
        </w:rPr>
        <w:t>“V de Vendetta</w:t>
      </w:r>
      <w:del w:id="954" w:author="Eugenia Arce Londoño" w:date="2015-10-01T08:28:00Z">
        <w:r w:rsidR="00061099" w:rsidRPr="00A261C8">
          <w:rPr>
            <w:rFonts w:ascii="Arial" w:hAnsi="Arial" w:cs="Arial"/>
            <w:sz w:val="24"/>
            <w:szCs w:val="24"/>
          </w:rPr>
          <w:delText>”). Nueva York, Madrid, Londres, Roma, Grecia, Rusia, Bruselas, México, Brasil…</w:delText>
        </w:r>
      </w:del>
      <w:ins w:id="955" w:author="Eugenia Arce Londoño" w:date="2015-10-01T08:28:00Z">
        <w:r w:rsidR="00061099" w:rsidRPr="00A261C8">
          <w:rPr>
            <w:rFonts w:ascii="Arial" w:hAnsi="Arial" w:cs="Arial"/>
            <w:sz w:val="24"/>
            <w:szCs w:val="24"/>
          </w:rPr>
          <w:t>”</w:t>
        </w:r>
        <w:r w:rsidR="00B1432C">
          <w:rPr>
            <w:rFonts w:ascii="Arial" w:hAnsi="Arial" w:cs="Arial"/>
            <w:sz w:val="24"/>
            <w:szCs w:val="24"/>
          </w:rPr>
          <w:t>.</w:t>
        </w:r>
      </w:ins>
    </w:p>
    <w:p w14:paraId="35EC52A3" w14:textId="77777777" w:rsidR="00061099" w:rsidRPr="00A261C8" w:rsidRDefault="00061099" w:rsidP="00A85C40">
      <w:pPr>
        <w:spacing w:line="276" w:lineRule="auto"/>
        <w:jc w:val="both"/>
        <w:rPr>
          <w:rFonts w:ascii="Arial" w:hAnsi="Arial" w:cs="Arial"/>
          <w:sz w:val="24"/>
          <w:szCs w:val="24"/>
        </w:rPr>
      </w:pPr>
    </w:p>
    <w:p w14:paraId="2C159CDA" w14:textId="7102AE7C" w:rsidR="00061099" w:rsidRPr="00A261C8" w:rsidRDefault="00061099" w:rsidP="00A85C40">
      <w:pPr>
        <w:spacing w:line="276" w:lineRule="auto"/>
        <w:jc w:val="both"/>
        <w:rPr>
          <w:rFonts w:ascii="Arial" w:hAnsi="Arial" w:cs="Arial"/>
          <w:sz w:val="24"/>
          <w:szCs w:val="24"/>
        </w:rPr>
      </w:pPr>
      <w:del w:id="956" w:author="Eugenia Arce Londoño" w:date="2015-10-01T08:28:00Z">
        <w:r w:rsidRPr="00A261C8">
          <w:rPr>
            <w:rFonts w:ascii="Arial" w:hAnsi="Arial" w:cs="Arial"/>
            <w:sz w:val="24"/>
            <w:szCs w:val="24"/>
          </w:rPr>
          <w:delText xml:space="preserve">El </w:delText>
        </w:r>
      </w:del>
      <w:ins w:id="957" w:author="Eugenia Arce Londoño" w:date="2015-10-01T08:28:00Z">
        <w:r w:rsidR="00DD4DE6">
          <w:rPr>
            <w:rFonts w:ascii="Arial" w:hAnsi="Arial" w:cs="Arial"/>
            <w:sz w:val="24"/>
            <w:szCs w:val="24"/>
          </w:rPr>
          <w:t>Al pensar en toda esta época, vale la pena mecionar a</w:t>
        </w:r>
        <w:r w:rsidRPr="00A261C8">
          <w:rPr>
            <w:rFonts w:ascii="Arial" w:hAnsi="Arial" w:cs="Arial"/>
            <w:sz w:val="24"/>
            <w:szCs w:val="24"/>
          </w:rPr>
          <w:t xml:space="preserve">l </w:t>
        </w:r>
      </w:ins>
      <w:r w:rsidRPr="00A261C8">
        <w:rPr>
          <w:rFonts w:ascii="Arial" w:hAnsi="Arial" w:cs="Arial"/>
          <w:sz w:val="24"/>
          <w:szCs w:val="24"/>
        </w:rPr>
        <w:t xml:space="preserve">dramaturgo alemán Bertolt Brecht </w:t>
      </w:r>
      <w:ins w:id="958" w:author="Eugenia Arce Londoño" w:date="2015-10-01T08:28:00Z">
        <w:r w:rsidR="00DD4DE6">
          <w:rPr>
            <w:rFonts w:ascii="Arial" w:hAnsi="Arial" w:cs="Arial"/>
            <w:sz w:val="24"/>
            <w:szCs w:val="24"/>
          </w:rPr>
          <w:t xml:space="preserve">quien </w:t>
        </w:r>
      </w:ins>
      <w:r w:rsidR="00DD4DE6">
        <w:rPr>
          <w:rFonts w:ascii="Arial" w:hAnsi="Arial" w:cs="Arial"/>
          <w:sz w:val="24"/>
          <w:szCs w:val="24"/>
        </w:rPr>
        <w:t xml:space="preserve">nos </w:t>
      </w:r>
      <w:del w:id="959" w:author="Eugenia Arce Londoño" w:date="2015-10-01T08:28:00Z">
        <w:r w:rsidRPr="00A261C8">
          <w:rPr>
            <w:rFonts w:ascii="Arial" w:hAnsi="Arial" w:cs="Arial"/>
            <w:sz w:val="24"/>
            <w:szCs w:val="24"/>
          </w:rPr>
          <w:delText>regala</w:delText>
        </w:r>
      </w:del>
      <w:ins w:id="960" w:author="Eugenia Arce Londoño" w:date="2015-10-01T08:28:00Z">
        <w:r w:rsidR="00DD4DE6">
          <w:rPr>
            <w:rFonts w:ascii="Arial" w:hAnsi="Arial" w:cs="Arial"/>
            <w:sz w:val="24"/>
            <w:szCs w:val="24"/>
          </w:rPr>
          <w:t>regaló</w:t>
        </w:r>
      </w:ins>
      <w:r w:rsidRPr="00A261C8">
        <w:rPr>
          <w:rFonts w:ascii="Arial" w:hAnsi="Arial" w:cs="Arial"/>
          <w:sz w:val="24"/>
          <w:szCs w:val="24"/>
        </w:rPr>
        <w:t xml:space="preserve"> una mirada a los que denominó</w:t>
      </w:r>
      <w:del w:id="961" w:author="Eugenia Arce Londoño" w:date="2015-10-01T08:28:00Z">
        <w:r w:rsidRPr="00A261C8">
          <w:rPr>
            <w:rFonts w:ascii="Arial" w:hAnsi="Arial" w:cs="Arial"/>
            <w:sz w:val="24"/>
            <w:szCs w:val="24"/>
          </w:rPr>
          <w:delText>,</w:delText>
        </w:r>
      </w:del>
      <w:ins w:id="962" w:author="Eugenia Arce Londoño" w:date="2015-10-01T08:28:00Z">
        <w:r w:rsidR="00DD4DE6" w:rsidRPr="00DD4DE6">
          <w:rPr>
            <w:rFonts w:ascii="Arial" w:hAnsi="Arial" w:cs="Arial"/>
            <w:b/>
            <w:sz w:val="24"/>
            <w:szCs w:val="24"/>
          </w:rPr>
          <w:t xml:space="preserve"> </w:t>
        </w:r>
        <w:r w:rsidR="00DD4DE6" w:rsidRPr="00A261C8">
          <w:rPr>
            <w:rFonts w:ascii="Arial" w:hAnsi="Arial" w:cs="Arial"/>
            <w:b/>
            <w:sz w:val="24"/>
            <w:szCs w:val="24"/>
          </w:rPr>
          <w:t>tiempos sombríos</w:t>
        </w:r>
        <w:r w:rsidRPr="00A261C8">
          <w:rPr>
            <w:rFonts w:ascii="Arial" w:hAnsi="Arial" w:cs="Arial"/>
            <w:sz w:val="24"/>
            <w:szCs w:val="24"/>
          </w:rPr>
          <w:t xml:space="preserve">, </w:t>
        </w:r>
        <w:r w:rsidR="00DD4DE6">
          <w:rPr>
            <w:rFonts w:ascii="Arial" w:hAnsi="Arial" w:cs="Arial"/>
            <w:sz w:val="24"/>
            <w:szCs w:val="24"/>
          </w:rPr>
          <w:t>una</w:t>
        </w:r>
      </w:ins>
      <w:r w:rsidR="00DD4DE6">
        <w:rPr>
          <w:rFonts w:ascii="Arial" w:hAnsi="Arial" w:cs="Arial"/>
          <w:sz w:val="24"/>
          <w:szCs w:val="24"/>
        </w:rPr>
        <w:t xml:space="preserve"> </w:t>
      </w:r>
      <w:r w:rsidRPr="00A261C8">
        <w:rPr>
          <w:rFonts w:ascii="Arial" w:hAnsi="Arial" w:cs="Arial"/>
          <w:sz w:val="24"/>
          <w:szCs w:val="24"/>
        </w:rPr>
        <w:t>paradoja frente al mundo ilu</w:t>
      </w:r>
      <w:r w:rsidR="00DD4DE6">
        <w:rPr>
          <w:rFonts w:ascii="Arial" w:hAnsi="Arial" w:cs="Arial"/>
          <w:sz w:val="24"/>
          <w:szCs w:val="24"/>
        </w:rPr>
        <w:t>strado e iluminado por la razón</w:t>
      </w:r>
      <w:del w:id="963" w:author="Eugenia Arce Londoño" w:date="2015-10-01T08:28:00Z">
        <w:r w:rsidRPr="00A261C8">
          <w:rPr>
            <w:rFonts w:ascii="Arial" w:hAnsi="Arial" w:cs="Arial"/>
            <w:sz w:val="24"/>
            <w:szCs w:val="24"/>
          </w:rPr>
          <w:delText xml:space="preserve">: </w:delText>
        </w:r>
        <w:r w:rsidRPr="00A261C8">
          <w:rPr>
            <w:rFonts w:ascii="Arial" w:hAnsi="Arial" w:cs="Arial"/>
            <w:b/>
            <w:sz w:val="24"/>
            <w:szCs w:val="24"/>
          </w:rPr>
          <w:delText>tiempos sombríos</w:delText>
        </w:r>
        <w:r w:rsidRPr="00A261C8">
          <w:rPr>
            <w:rFonts w:ascii="Arial" w:hAnsi="Arial" w:cs="Arial"/>
            <w:sz w:val="24"/>
            <w:szCs w:val="24"/>
          </w:rPr>
          <w:delText>.</w:delText>
        </w:r>
      </w:del>
      <w:ins w:id="964" w:author="Eugenia Arce Londoño" w:date="2015-10-01T08:28:00Z">
        <w:r w:rsidRPr="00A261C8">
          <w:rPr>
            <w:rFonts w:ascii="Arial" w:hAnsi="Arial" w:cs="Arial"/>
            <w:sz w:val="24"/>
            <w:szCs w:val="24"/>
          </w:rPr>
          <w:t>.</w:t>
        </w:r>
      </w:ins>
      <w:r w:rsidRPr="00A261C8">
        <w:rPr>
          <w:rFonts w:ascii="Arial" w:hAnsi="Arial" w:cs="Arial"/>
          <w:sz w:val="24"/>
          <w:szCs w:val="24"/>
        </w:rPr>
        <w:t xml:space="preserve"> En su poema </w:t>
      </w:r>
      <w:r w:rsidRPr="00A261C8">
        <w:rPr>
          <w:rFonts w:ascii="Arial" w:hAnsi="Arial" w:cs="Arial"/>
          <w:i/>
          <w:sz w:val="24"/>
          <w:szCs w:val="24"/>
        </w:rPr>
        <w:t>A los hombres futuros</w:t>
      </w:r>
      <w:ins w:id="965" w:author="Eugenia Arce Londoño" w:date="2015-10-01T08:28:00Z">
        <w:r w:rsidR="00DD4DE6">
          <w:rPr>
            <w:rFonts w:ascii="Arial" w:hAnsi="Arial" w:cs="Arial"/>
            <w:i/>
            <w:sz w:val="24"/>
            <w:szCs w:val="24"/>
          </w:rPr>
          <w:t>,</w:t>
        </w:r>
      </w:ins>
      <w:r w:rsidRPr="00A261C8">
        <w:rPr>
          <w:rFonts w:ascii="Arial" w:hAnsi="Arial" w:cs="Arial"/>
          <w:i/>
          <w:sz w:val="24"/>
          <w:szCs w:val="24"/>
        </w:rPr>
        <w:t xml:space="preserve"> </w:t>
      </w:r>
      <w:r w:rsidRPr="00A261C8">
        <w:rPr>
          <w:rFonts w:ascii="Arial" w:hAnsi="Arial" w:cs="Arial"/>
          <w:sz w:val="24"/>
          <w:szCs w:val="24"/>
        </w:rPr>
        <w:t>algunas de sus estrofas son dicientes:</w:t>
      </w:r>
    </w:p>
    <w:p w14:paraId="0AF60FE2" w14:textId="1EFA8C13" w:rsidR="00061099" w:rsidRPr="00DD4DE6" w:rsidRDefault="00061099">
      <w:pPr>
        <w:spacing w:line="276" w:lineRule="auto"/>
        <w:ind w:left="709"/>
        <w:jc w:val="both"/>
        <w:rPr>
          <w:rFonts w:ascii="Arial" w:hAnsi="Arial"/>
          <w:i/>
          <w:sz w:val="24"/>
          <w:rPrChange w:id="966" w:author="Eugenia Arce Londoño" w:date="2015-10-01T08:28:00Z">
            <w:rPr>
              <w:rFonts w:ascii="Arial" w:hAnsi="Arial"/>
              <w:sz w:val="24"/>
            </w:rPr>
          </w:rPrChange>
        </w:rPr>
        <w:pPrChange w:id="967" w:author="Eugenia Arce Londoño" w:date="2015-10-01T08:28:00Z">
          <w:pPr>
            <w:spacing w:line="276" w:lineRule="auto"/>
            <w:jc w:val="both"/>
          </w:pPr>
        </w:pPrChange>
      </w:pPr>
    </w:p>
    <w:p w14:paraId="0EECC555" w14:textId="77777777" w:rsidR="00061099" w:rsidRPr="00A261C8" w:rsidRDefault="00061099" w:rsidP="00A85C40">
      <w:pPr>
        <w:spacing w:line="276" w:lineRule="auto"/>
        <w:jc w:val="both"/>
        <w:rPr>
          <w:del w:id="968" w:author="Eugenia Arce Londoño" w:date="2015-10-01T08:28:00Z"/>
          <w:rFonts w:ascii="Arial" w:hAnsi="Arial" w:cs="Arial"/>
          <w:sz w:val="24"/>
          <w:szCs w:val="24"/>
        </w:rPr>
      </w:pPr>
      <w:del w:id="969" w:author="Eugenia Arce Londoño" w:date="2015-10-01T08:28:00Z">
        <w:r w:rsidRPr="00A261C8">
          <w:rPr>
            <w:rFonts w:ascii="Arial" w:hAnsi="Arial" w:cs="Arial"/>
            <w:sz w:val="24"/>
            <w:szCs w:val="24"/>
          </w:rPr>
          <w:delText>I</w:delText>
        </w:r>
      </w:del>
    </w:p>
    <w:p w14:paraId="2C5B1224" w14:textId="77777777" w:rsidR="00061099" w:rsidRPr="00A261C8" w:rsidRDefault="00061099" w:rsidP="00A85C40">
      <w:pPr>
        <w:spacing w:line="276" w:lineRule="auto"/>
        <w:jc w:val="both"/>
        <w:rPr>
          <w:del w:id="970" w:author="Eugenia Arce Londoño" w:date="2015-10-01T08:28:00Z"/>
          <w:rFonts w:ascii="Arial" w:hAnsi="Arial" w:cs="Arial"/>
          <w:sz w:val="24"/>
          <w:szCs w:val="24"/>
        </w:rPr>
      </w:pPr>
    </w:p>
    <w:p w14:paraId="3CD3B4C3" w14:textId="77777777" w:rsidR="00061099" w:rsidRPr="00A261C8" w:rsidRDefault="00061099" w:rsidP="00A85C40">
      <w:pPr>
        <w:spacing w:line="276" w:lineRule="auto"/>
        <w:jc w:val="both"/>
        <w:rPr>
          <w:del w:id="971" w:author="Eugenia Arce Londoño" w:date="2015-10-01T08:28:00Z"/>
          <w:rFonts w:ascii="Arial" w:hAnsi="Arial" w:cs="Arial"/>
          <w:sz w:val="24"/>
          <w:szCs w:val="24"/>
        </w:rPr>
      </w:pPr>
      <w:del w:id="972" w:author="Eugenia Arce Londoño" w:date="2015-10-01T08:28:00Z">
        <w:r w:rsidRPr="00A261C8">
          <w:rPr>
            <w:rFonts w:ascii="Arial" w:hAnsi="Arial" w:cs="Arial"/>
            <w:sz w:val="24"/>
            <w:szCs w:val="24"/>
          </w:rPr>
          <w:delText>[…]</w:delText>
        </w:r>
      </w:del>
    </w:p>
    <w:p w14:paraId="1CCBF73E" w14:textId="765CAE41" w:rsidR="00061099" w:rsidRPr="00C476A6" w:rsidRDefault="00C476A6" w:rsidP="00DD4DE6">
      <w:pPr>
        <w:spacing w:line="276" w:lineRule="auto"/>
        <w:ind w:left="709"/>
        <w:jc w:val="both"/>
        <w:rPr>
          <w:ins w:id="973" w:author="Eugenia Arce Londoño" w:date="2015-10-01T08:28:00Z"/>
          <w:rFonts w:ascii="Arial" w:hAnsi="Arial" w:cs="Arial"/>
          <w:sz w:val="24"/>
          <w:szCs w:val="24"/>
        </w:rPr>
      </w:pPr>
      <w:ins w:id="974" w:author="Eugenia Arce Londoño" w:date="2015-10-01T08:28:00Z">
        <w:r w:rsidRPr="00C476A6">
          <w:rPr>
            <w:rFonts w:ascii="Arial" w:hAnsi="Arial" w:cs="Arial"/>
            <w:sz w:val="24"/>
            <w:szCs w:val="24"/>
          </w:rPr>
          <w:t>“(…)</w:t>
        </w:r>
      </w:ins>
    </w:p>
    <w:p w14:paraId="57D8CA75" w14:textId="77777777" w:rsidR="00061099" w:rsidRPr="00C476A6" w:rsidRDefault="00061099">
      <w:pPr>
        <w:spacing w:line="276" w:lineRule="auto"/>
        <w:ind w:left="709"/>
        <w:jc w:val="both"/>
        <w:rPr>
          <w:rFonts w:ascii="Arial" w:hAnsi="Arial" w:cs="Arial"/>
          <w:sz w:val="24"/>
          <w:szCs w:val="24"/>
        </w:rPr>
        <w:pPrChange w:id="975" w:author="Eugenia Arce Londoño" w:date="2015-10-01T08:28:00Z">
          <w:pPr>
            <w:spacing w:line="276" w:lineRule="auto"/>
            <w:jc w:val="both"/>
          </w:pPr>
        </w:pPrChange>
      </w:pPr>
    </w:p>
    <w:p w14:paraId="32DBC88A" w14:textId="77777777" w:rsidR="00061099" w:rsidRPr="00C476A6" w:rsidRDefault="00061099">
      <w:pPr>
        <w:spacing w:line="276" w:lineRule="auto"/>
        <w:ind w:left="709"/>
        <w:jc w:val="both"/>
        <w:rPr>
          <w:rFonts w:ascii="Arial" w:hAnsi="Arial" w:cs="Arial"/>
          <w:sz w:val="24"/>
          <w:szCs w:val="24"/>
        </w:rPr>
        <w:pPrChange w:id="976" w:author="Eugenia Arce Londoño" w:date="2015-10-01T08:28:00Z">
          <w:pPr>
            <w:spacing w:line="276" w:lineRule="auto"/>
            <w:jc w:val="both"/>
          </w:pPr>
        </w:pPrChange>
      </w:pPr>
      <w:r w:rsidRPr="00C476A6">
        <w:rPr>
          <w:rFonts w:ascii="Arial" w:hAnsi="Arial" w:cs="Arial"/>
          <w:sz w:val="24"/>
          <w:szCs w:val="24"/>
        </w:rPr>
        <w:t xml:space="preserve">Es cierto que aún </w:t>
      </w:r>
      <w:r w:rsidRPr="00C476A6">
        <w:rPr>
          <w:rFonts w:ascii="Arial" w:hAnsi="Arial"/>
          <w:sz w:val="24"/>
          <w:rPrChange w:id="977" w:author="Eugenia Arce Londoño" w:date="2015-10-01T08:28:00Z">
            <w:rPr>
              <w:rFonts w:ascii="Arial" w:hAnsi="Arial"/>
              <w:b/>
              <w:sz w:val="24"/>
            </w:rPr>
          </w:rPrChange>
        </w:rPr>
        <w:t>me gano la vida</w:t>
      </w:r>
      <w:r w:rsidRPr="00C476A6">
        <w:rPr>
          <w:rFonts w:ascii="Arial" w:hAnsi="Arial" w:cs="Arial"/>
          <w:sz w:val="24"/>
          <w:szCs w:val="24"/>
        </w:rPr>
        <w:t xml:space="preserve">. </w:t>
      </w:r>
    </w:p>
    <w:p w14:paraId="34A92E66" w14:textId="20CA73D5" w:rsidR="00061099" w:rsidRPr="00C476A6" w:rsidRDefault="00C476A6">
      <w:pPr>
        <w:spacing w:line="276" w:lineRule="auto"/>
        <w:ind w:left="709"/>
        <w:jc w:val="both"/>
        <w:rPr>
          <w:rFonts w:ascii="Arial" w:hAnsi="Arial" w:cs="Arial"/>
          <w:sz w:val="24"/>
          <w:szCs w:val="24"/>
        </w:rPr>
        <w:pPrChange w:id="978" w:author="Eugenia Arce Londoño" w:date="2015-10-01T08:28:00Z">
          <w:pPr>
            <w:spacing w:line="276" w:lineRule="auto"/>
            <w:jc w:val="both"/>
          </w:pPr>
        </w:pPrChange>
      </w:pPr>
      <w:r w:rsidRPr="00C476A6">
        <w:rPr>
          <w:rFonts w:ascii="Arial" w:hAnsi="Arial" w:cs="Arial"/>
          <w:sz w:val="24"/>
          <w:szCs w:val="24"/>
        </w:rPr>
        <w:t xml:space="preserve">Pero, creedme, </w:t>
      </w:r>
      <w:del w:id="979" w:author="Eugenia Arce Londoño" w:date="2015-10-01T08:28:00Z">
        <w:r w:rsidR="00061099" w:rsidRPr="00A261C8">
          <w:rPr>
            <w:rFonts w:ascii="Arial" w:hAnsi="Arial" w:cs="Arial"/>
            <w:sz w:val="24"/>
            <w:szCs w:val="24"/>
          </w:rPr>
          <w:delText>Es</w:delText>
        </w:r>
      </w:del>
      <w:ins w:id="980" w:author="Eugenia Arce Londoño" w:date="2015-10-01T08:28:00Z">
        <w:r w:rsidRPr="00C476A6">
          <w:rPr>
            <w:rFonts w:ascii="Arial" w:hAnsi="Arial" w:cs="Arial"/>
            <w:sz w:val="24"/>
            <w:szCs w:val="24"/>
          </w:rPr>
          <w:t>e</w:t>
        </w:r>
        <w:r w:rsidR="00061099" w:rsidRPr="00C476A6">
          <w:rPr>
            <w:rFonts w:ascii="Arial" w:hAnsi="Arial" w:cs="Arial"/>
            <w:sz w:val="24"/>
            <w:szCs w:val="24"/>
          </w:rPr>
          <w:t>s</w:t>
        </w:r>
      </w:ins>
      <w:r w:rsidR="00061099" w:rsidRPr="00C476A6">
        <w:rPr>
          <w:rFonts w:ascii="Arial" w:hAnsi="Arial" w:cs="Arial"/>
          <w:sz w:val="24"/>
          <w:szCs w:val="24"/>
        </w:rPr>
        <w:t xml:space="preserve"> pura casualidad. Nada </w:t>
      </w:r>
    </w:p>
    <w:p w14:paraId="5965D7D8" w14:textId="77777777" w:rsidR="00061099" w:rsidRPr="00C476A6" w:rsidRDefault="00061099">
      <w:pPr>
        <w:spacing w:line="276" w:lineRule="auto"/>
        <w:ind w:left="709"/>
        <w:jc w:val="both"/>
        <w:rPr>
          <w:rFonts w:ascii="Arial" w:hAnsi="Arial" w:cs="Arial"/>
          <w:sz w:val="24"/>
          <w:szCs w:val="24"/>
        </w:rPr>
        <w:pPrChange w:id="981" w:author="Eugenia Arce Londoño" w:date="2015-10-01T08:28:00Z">
          <w:pPr>
            <w:spacing w:line="276" w:lineRule="auto"/>
            <w:jc w:val="both"/>
          </w:pPr>
        </w:pPrChange>
      </w:pPr>
      <w:r w:rsidRPr="00C476A6">
        <w:rPr>
          <w:rFonts w:ascii="Arial" w:hAnsi="Arial" w:cs="Arial"/>
          <w:sz w:val="24"/>
          <w:szCs w:val="24"/>
        </w:rPr>
        <w:t xml:space="preserve">de lo que hago me da derecho a hartarme. </w:t>
      </w:r>
    </w:p>
    <w:p w14:paraId="33165CAD" w14:textId="11CA87CD" w:rsidR="00061099" w:rsidRPr="00C476A6" w:rsidRDefault="00061099">
      <w:pPr>
        <w:spacing w:line="276" w:lineRule="auto"/>
        <w:ind w:left="709"/>
        <w:jc w:val="both"/>
        <w:rPr>
          <w:rFonts w:ascii="Arial" w:hAnsi="Arial" w:cs="Arial"/>
          <w:sz w:val="24"/>
          <w:szCs w:val="24"/>
        </w:rPr>
        <w:pPrChange w:id="982" w:author="Eugenia Arce Londoño" w:date="2015-10-01T08:28:00Z">
          <w:pPr>
            <w:spacing w:line="276" w:lineRule="auto"/>
            <w:jc w:val="both"/>
          </w:pPr>
        </w:pPrChange>
      </w:pPr>
      <w:r w:rsidRPr="00C476A6">
        <w:rPr>
          <w:rFonts w:ascii="Arial" w:hAnsi="Arial" w:cs="Arial"/>
          <w:sz w:val="24"/>
          <w:szCs w:val="24"/>
        </w:rPr>
        <w:t>Por casualidad me he librado (Si mi suerte acaba</w:t>
      </w:r>
      <w:r w:rsidR="00C476A6" w:rsidRPr="00C476A6">
        <w:rPr>
          <w:rFonts w:ascii="Arial" w:hAnsi="Arial" w:cs="Arial"/>
          <w:sz w:val="24"/>
          <w:szCs w:val="24"/>
        </w:rPr>
        <w:t>ra, estaría perdido</w:t>
      </w:r>
      <w:del w:id="983" w:author="Eugenia Arce Londoño" w:date="2015-10-01T08:28:00Z">
        <w:r w:rsidRPr="00A261C8">
          <w:rPr>
            <w:rFonts w:ascii="Arial" w:hAnsi="Arial" w:cs="Arial"/>
            <w:sz w:val="24"/>
            <w:szCs w:val="24"/>
          </w:rPr>
          <w:delText>.).</w:delText>
        </w:r>
      </w:del>
      <w:ins w:id="984" w:author="Eugenia Arce Londoño" w:date="2015-10-01T08:28:00Z">
        <w:r w:rsidRPr="00C476A6">
          <w:rPr>
            <w:rFonts w:ascii="Arial" w:hAnsi="Arial" w:cs="Arial"/>
            <w:sz w:val="24"/>
            <w:szCs w:val="24"/>
          </w:rPr>
          <w:t>).</w:t>
        </w:r>
      </w:ins>
    </w:p>
    <w:p w14:paraId="7BEE1F34" w14:textId="22EF954C" w:rsidR="00061099" w:rsidRPr="00C476A6" w:rsidRDefault="00C476A6">
      <w:pPr>
        <w:spacing w:line="276" w:lineRule="auto"/>
        <w:ind w:left="709"/>
        <w:jc w:val="both"/>
        <w:rPr>
          <w:rFonts w:ascii="Arial" w:hAnsi="Arial" w:cs="Arial"/>
          <w:sz w:val="24"/>
          <w:szCs w:val="24"/>
        </w:rPr>
        <w:pPrChange w:id="985" w:author="Eugenia Arce Londoño" w:date="2015-10-01T08:28:00Z">
          <w:pPr>
            <w:spacing w:line="276" w:lineRule="auto"/>
            <w:jc w:val="both"/>
          </w:pPr>
        </w:pPrChange>
      </w:pPr>
      <w:r w:rsidRPr="00C476A6">
        <w:rPr>
          <w:rFonts w:ascii="Arial" w:hAnsi="Arial" w:cs="Arial"/>
          <w:sz w:val="24"/>
          <w:szCs w:val="24"/>
        </w:rPr>
        <w:t xml:space="preserve">Me dicen: </w:t>
      </w:r>
      <w:del w:id="986" w:author="Eugenia Arce Londoño" w:date="2015-10-01T08:28:00Z">
        <w:r w:rsidR="00061099" w:rsidRPr="00A261C8">
          <w:rPr>
            <w:rFonts w:ascii="Arial" w:hAnsi="Arial" w:cs="Arial"/>
            <w:sz w:val="24"/>
            <w:szCs w:val="24"/>
          </w:rPr>
          <w:delText>“¡</w:delText>
        </w:r>
      </w:del>
      <w:ins w:id="987" w:author="Eugenia Arce Londoño" w:date="2015-10-01T08:28:00Z">
        <w:r w:rsidRPr="00C476A6">
          <w:rPr>
            <w:rFonts w:ascii="Arial" w:hAnsi="Arial" w:cs="Arial"/>
            <w:sz w:val="24"/>
            <w:szCs w:val="24"/>
          </w:rPr>
          <w:t>‘</w:t>
        </w:r>
        <w:r w:rsidR="00061099" w:rsidRPr="00C476A6">
          <w:rPr>
            <w:rFonts w:ascii="Arial" w:hAnsi="Arial" w:cs="Arial"/>
            <w:sz w:val="24"/>
            <w:szCs w:val="24"/>
          </w:rPr>
          <w:t>¡</w:t>
        </w:r>
      </w:ins>
      <w:r w:rsidR="00061099" w:rsidRPr="00C476A6">
        <w:rPr>
          <w:rFonts w:ascii="Arial" w:hAnsi="Arial"/>
          <w:sz w:val="24"/>
          <w:rPrChange w:id="988" w:author="Eugenia Arce Londoño" w:date="2015-10-01T08:28:00Z">
            <w:rPr>
              <w:rFonts w:ascii="Arial" w:hAnsi="Arial"/>
              <w:b/>
              <w:sz w:val="24"/>
            </w:rPr>
          </w:rPrChange>
        </w:rPr>
        <w:t>Come y bebe</w:t>
      </w:r>
      <w:r w:rsidRPr="00C476A6">
        <w:rPr>
          <w:rFonts w:ascii="Arial" w:hAnsi="Arial" w:cs="Arial"/>
          <w:sz w:val="24"/>
          <w:szCs w:val="24"/>
        </w:rPr>
        <w:t>! ¡Goza de lo que tienes</w:t>
      </w:r>
      <w:del w:id="989" w:author="Eugenia Arce Londoño" w:date="2015-10-01T08:28:00Z">
        <w:r w:rsidR="00061099" w:rsidRPr="00A261C8">
          <w:rPr>
            <w:rFonts w:ascii="Arial" w:hAnsi="Arial" w:cs="Arial"/>
            <w:sz w:val="24"/>
            <w:szCs w:val="24"/>
          </w:rPr>
          <w:delText>!”</w:delText>
        </w:r>
      </w:del>
      <w:ins w:id="990" w:author="Eugenia Arce Londoño" w:date="2015-10-01T08:28:00Z">
        <w:r w:rsidRPr="00C476A6">
          <w:rPr>
            <w:rFonts w:ascii="Arial" w:hAnsi="Arial" w:cs="Arial"/>
            <w:sz w:val="24"/>
            <w:szCs w:val="24"/>
          </w:rPr>
          <w:t>!’</w:t>
        </w:r>
      </w:ins>
      <w:r w:rsidR="00061099" w:rsidRPr="00C476A6">
        <w:rPr>
          <w:rFonts w:ascii="Arial" w:hAnsi="Arial" w:cs="Arial"/>
          <w:sz w:val="24"/>
          <w:szCs w:val="24"/>
        </w:rPr>
        <w:t xml:space="preserve"> </w:t>
      </w:r>
    </w:p>
    <w:p w14:paraId="792FFD3B" w14:textId="77777777" w:rsidR="00061099" w:rsidRPr="00C476A6" w:rsidRDefault="00061099">
      <w:pPr>
        <w:spacing w:line="276" w:lineRule="auto"/>
        <w:ind w:left="709"/>
        <w:jc w:val="both"/>
        <w:rPr>
          <w:rFonts w:ascii="Arial" w:hAnsi="Arial"/>
          <w:sz w:val="24"/>
          <w:rPrChange w:id="991" w:author="Eugenia Arce Londoño" w:date="2015-10-01T08:28:00Z">
            <w:rPr>
              <w:rFonts w:ascii="Arial" w:hAnsi="Arial"/>
              <w:b/>
              <w:sz w:val="24"/>
            </w:rPr>
          </w:rPrChange>
        </w:rPr>
        <w:pPrChange w:id="992" w:author="Eugenia Arce Londoño" w:date="2015-10-01T08:28:00Z">
          <w:pPr>
            <w:spacing w:line="276" w:lineRule="auto"/>
            <w:jc w:val="both"/>
          </w:pPr>
        </w:pPrChange>
      </w:pPr>
      <w:r w:rsidRPr="00C476A6">
        <w:rPr>
          <w:rFonts w:ascii="Arial" w:hAnsi="Arial" w:cs="Arial"/>
          <w:sz w:val="24"/>
          <w:szCs w:val="24"/>
        </w:rPr>
        <w:t>Pero ¿</w:t>
      </w:r>
      <w:r w:rsidRPr="00C476A6">
        <w:rPr>
          <w:rFonts w:ascii="Arial" w:hAnsi="Arial"/>
          <w:sz w:val="24"/>
          <w:rPrChange w:id="993" w:author="Eugenia Arce Londoño" w:date="2015-10-01T08:28:00Z">
            <w:rPr>
              <w:rFonts w:ascii="Arial" w:hAnsi="Arial"/>
              <w:b/>
              <w:sz w:val="24"/>
            </w:rPr>
          </w:rPrChange>
        </w:rPr>
        <w:t xml:space="preserve">cómo puedo comer y beber </w:t>
      </w:r>
    </w:p>
    <w:p w14:paraId="4112BDA4" w14:textId="77777777" w:rsidR="00061099" w:rsidRPr="00C476A6" w:rsidRDefault="00061099">
      <w:pPr>
        <w:spacing w:line="276" w:lineRule="auto"/>
        <w:ind w:left="709"/>
        <w:jc w:val="both"/>
        <w:rPr>
          <w:rFonts w:ascii="Arial" w:hAnsi="Arial"/>
          <w:sz w:val="24"/>
          <w:rPrChange w:id="994" w:author="Eugenia Arce Londoño" w:date="2015-10-01T08:28:00Z">
            <w:rPr>
              <w:rFonts w:ascii="Arial" w:hAnsi="Arial"/>
              <w:b/>
              <w:sz w:val="24"/>
            </w:rPr>
          </w:rPrChange>
        </w:rPr>
        <w:pPrChange w:id="995" w:author="Eugenia Arce Londoño" w:date="2015-10-01T08:28:00Z">
          <w:pPr>
            <w:spacing w:line="276" w:lineRule="auto"/>
            <w:jc w:val="both"/>
          </w:pPr>
        </w:pPrChange>
      </w:pPr>
      <w:r w:rsidRPr="00C476A6">
        <w:rPr>
          <w:rFonts w:ascii="Arial" w:hAnsi="Arial"/>
          <w:sz w:val="24"/>
          <w:rPrChange w:id="996" w:author="Eugenia Arce Londoño" w:date="2015-10-01T08:28:00Z">
            <w:rPr>
              <w:rFonts w:ascii="Arial" w:hAnsi="Arial"/>
              <w:b/>
              <w:sz w:val="24"/>
            </w:rPr>
          </w:rPrChange>
        </w:rPr>
        <w:t xml:space="preserve">si al hambriento le quito lo que como </w:t>
      </w:r>
    </w:p>
    <w:p w14:paraId="07020423" w14:textId="77777777" w:rsidR="00061099" w:rsidRPr="00C476A6" w:rsidRDefault="00061099">
      <w:pPr>
        <w:spacing w:line="276" w:lineRule="auto"/>
        <w:ind w:left="709"/>
        <w:jc w:val="both"/>
        <w:rPr>
          <w:rFonts w:ascii="Arial" w:hAnsi="Arial" w:cs="Arial"/>
          <w:sz w:val="24"/>
          <w:szCs w:val="24"/>
        </w:rPr>
        <w:pPrChange w:id="997" w:author="Eugenia Arce Londoño" w:date="2015-10-01T08:28:00Z">
          <w:pPr>
            <w:spacing w:line="276" w:lineRule="auto"/>
            <w:jc w:val="both"/>
          </w:pPr>
        </w:pPrChange>
      </w:pPr>
      <w:r w:rsidRPr="00C476A6">
        <w:rPr>
          <w:rFonts w:ascii="Arial" w:hAnsi="Arial"/>
          <w:sz w:val="24"/>
          <w:rPrChange w:id="998" w:author="Eugenia Arce Londoño" w:date="2015-10-01T08:28:00Z">
            <w:rPr>
              <w:rFonts w:ascii="Arial" w:hAnsi="Arial"/>
              <w:b/>
              <w:sz w:val="24"/>
            </w:rPr>
          </w:rPrChange>
        </w:rPr>
        <w:t>y mi vaso de agua le hace falta al sediento</w:t>
      </w:r>
      <w:r w:rsidRPr="00C476A6">
        <w:rPr>
          <w:rFonts w:ascii="Arial" w:hAnsi="Arial" w:cs="Arial"/>
          <w:sz w:val="24"/>
          <w:szCs w:val="24"/>
        </w:rPr>
        <w:t>?</w:t>
      </w:r>
    </w:p>
    <w:p w14:paraId="73657818" w14:textId="77777777" w:rsidR="00061099" w:rsidRPr="00C476A6" w:rsidRDefault="00061099">
      <w:pPr>
        <w:spacing w:line="276" w:lineRule="auto"/>
        <w:ind w:left="709"/>
        <w:jc w:val="both"/>
        <w:rPr>
          <w:rFonts w:ascii="Arial" w:hAnsi="Arial" w:cs="Arial"/>
          <w:sz w:val="24"/>
          <w:szCs w:val="24"/>
        </w:rPr>
        <w:pPrChange w:id="999" w:author="Eugenia Arce Londoño" w:date="2015-10-01T08:28:00Z">
          <w:pPr>
            <w:spacing w:line="276" w:lineRule="auto"/>
            <w:jc w:val="both"/>
          </w:pPr>
        </w:pPrChange>
      </w:pPr>
      <w:r w:rsidRPr="00C476A6">
        <w:rPr>
          <w:rFonts w:ascii="Arial" w:hAnsi="Arial" w:cs="Arial"/>
          <w:sz w:val="24"/>
          <w:szCs w:val="24"/>
        </w:rPr>
        <w:lastRenderedPageBreak/>
        <w:t xml:space="preserve">Y, sin embargo, </w:t>
      </w:r>
      <w:r w:rsidRPr="00C476A6">
        <w:rPr>
          <w:rFonts w:ascii="Arial" w:hAnsi="Arial"/>
          <w:sz w:val="24"/>
          <w:rPrChange w:id="1000" w:author="Eugenia Arce Londoño" w:date="2015-10-01T08:28:00Z">
            <w:rPr>
              <w:rFonts w:ascii="Arial" w:hAnsi="Arial"/>
              <w:b/>
              <w:sz w:val="24"/>
            </w:rPr>
          </w:rPrChange>
        </w:rPr>
        <w:t>como y bebo</w:t>
      </w:r>
      <w:r w:rsidRPr="00C476A6">
        <w:rPr>
          <w:rFonts w:ascii="Arial" w:hAnsi="Arial" w:cs="Arial"/>
          <w:sz w:val="24"/>
          <w:szCs w:val="24"/>
        </w:rPr>
        <w:t>.</w:t>
      </w:r>
    </w:p>
    <w:p w14:paraId="16BD3891" w14:textId="77777777" w:rsidR="00061099" w:rsidRPr="00C476A6" w:rsidRDefault="00061099">
      <w:pPr>
        <w:spacing w:line="276" w:lineRule="auto"/>
        <w:ind w:left="709"/>
        <w:jc w:val="both"/>
        <w:rPr>
          <w:rFonts w:ascii="Arial" w:hAnsi="Arial" w:cs="Arial"/>
          <w:sz w:val="24"/>
          <w:szCs w:val="24"/>
        </w:rPr>
        <w:pPrChange w:id="1001" w:author="Eugenia Arce Londoño" w:date="2015-10-01T08:28:00Z">
          <w:pPr>
            <w:spacing w:line="276" w:lineRule="auto"/>
            <w:jc w:val="both"/>
          </w:pPr>
        </w:pPrChange>
      </w:pPr>
    </w:p>
    <w:p w14:paraId="5C3F3CBB" w14:textId="77777777" w:rsidR="00061099" w:rsidRPr="00A261C8" w:rsidRDefault="00061099" w:rsidP="00A85C40">
      <w:pPr>
        <w:spacing w:line="276" w:lineRule="auto"/>
        <w:jc w:val="both"/>
        <w:rPr>
          <w:del w:id="1002" w:author="Eugenia Arce Londoño" w:date="2015-10-01T08:28:00Z"/>
          <w:rFonts w:ascii="Arial" w:hAnsi="Arial" w:cs="Arial"/>
          <w:sz w:val="24"/>
          <w:szCs w:val="24"/>
        </w:rPr>
      </w:pPr>
      <w:del w:id="1003" w:author="Eugenia Arce Londoño" w:date="2015-10-01T08:28:00Z">
        <w:r w:rsidRPr="00A261C8">
          <w:rPr>
            <w:rFonts w:ascii="Arial" w:hAnsi="Arial" w:cs="Arial"/>
            <w:sz w:val="24"/>
            <w:szCs w:val="24"/>
          </w:rPr>
          <w:delText>[…]</w:delText>
        </w:r>
      </w:del>
    </w:p>
    <w:p w14:paraId="0109ADA6" w14:textId="77777777" w:rsidR="00061099" w:rsidRPr="00A261C8" w:rsidRDefault="00061099" w:rsidP="00A85C40">
      <w:pPr>
        <w:spacing w:line="276" w:lineRule="auto"/>
        <w:jc w:val="both"/>
        <w:rPr>
          <w:del w:id="1004" w:author="Eugenia Arce Londoño" w:date="2015-10-01T08:28:00Z"/>
          <w:rFonts w:ascii="Arial" w:hAnsi="Arial" w:cs="Arial"/>
          <w:sz w:val="24"/>
          <w:szCs w:val="24"/>
        </w:rPr>
      </w:pPr>
    </w:p>
    <w:p w14:paraId="6B57795E" w14:textId="77777777" w:rsidR="00061099" w:rsidRPr="00A261C8" w:rsidRDefault="00061099" w:rsidP="00A85C40">
      <w:pPr>
        <w:spacing w:line="276" w:lineRule="auto"/>
        <w:jc w:val="both"/>
        <w:rPr>
          <w:del w:id="1005" w:author="Eugenia Arce Londoño" w:date="2015-10-01T08:28:00Z"/>
          <w:rFonts w:ascii="Arial" w:hAnsi="Arial" w:cs="Arial"/>
          <w:sz w:val="24"/>
          <w:szCs w:val="24"/>
        </w:rPr>
      </w:pPr>
      <w:del w:id="1006" w:author="Eugenia Arce Londoño" w:date="2015-10-01T08:28:00Z">
        <w:r w:rsidRPr="00A261C8">
          <w:rPr>
            <w:rFonts w:ascii="Arial" w:hAnsi="Arial" w:cs="Arial"/>
            <w:sz w:val="24"/>
            <w:szCs w:val="24"/>
          </w:rPr>
          <w:delText>II</w:delText>
        </w:r>
      </w:del>
    </w:p>
    <w:p w14:paraId="15D7F09B" w14:textId="77777777" w:rsidR="00061099" w:rsidRPr="00A261C8" w:rsidRDefault="00061099" w:rsidP="00A85C40">
      <w:pPr>
        <w:spacing w:line="276" w:lineRule="auto"/>
        <w:jc w:val="both"/>
        <w:rPr>
          <w:del w:id="1007" w:author="Eugenia Arce Londoño" w:date="2015-10-01T08:28:00Z"/>
          <w:rFonts w:ascii="Arial" w:hAnsi="Arial" w:cs="Arial"/>
          <w:sz w:val="24"/>
          <w:szCs w:val="24"/>
        </w:rPr>
      </w:pPr>
    </w:p>
    <w:p w14:paraId="18362714" w14:textId="77777777" w:rsidR="00061099" w:rsidRPr="00A261C8" w:rsidRDefault="00061099" w:rsidP="00A85C40">
      <w:pPr>
        <w:spacing w:line="276" w:lineRule="auto"/>
        <w:jc w:val="both"/>
        <w:rPr>
          <w:del w:id="1008" w:author="Eugenia Arce Londoño" w:date="2015-10-01T08:28:00Z"/>
          <w:rFonts w:ascii="Arial" w:hAnsi="Arial" w:cs="Arial"/>
          <w:sz w:val="24"/>
          <w:szCs w:val="24"/>
        </w:rPr>
      </w:pPr>
      <w:del w:id="1009" w:author="Eugenia Arce Londoño" w:date="2015-10-01T08:28:00Z">
        <w:r w:rsidRPr="00A261C8">
          <w:rPr>
            <w:rFonts w:ascii="Arial" w:hAnsi="Arial" w:cs="Arial"/>
            <w:sz w:val="24"/>
            <w:szCs w:val="24"/>
          </w:rPr>
          <w:delText>[…]</w:delText>
        </w:r>
      </w:del>
    </w:p>
    <w:p w14:paraId="0EA5FFF7" w14:textId="77777777" w:rsidR="00C476A6" w:rsidRDefault="00C476A6" w:rsidP="00C476A6">
      <w:pPr>
        <w:spacing w:line="276" w:lineRule="auto"/>
        <w:ind w:left="709"/>
        <w:jc w:val="both"/>
        <w:rPr>
          <w:ins w:id="1010" w:author="Eugenia Arce Londoño" w:date="2015-10-01T08:28:00Z"/>
          <w:rFonts w:ascii="Arial" w:hAnsi="Arial" w:cs="Arial"/>
          <w:sz w:val="24"/>
          <w:szCs w:val="24"/>
        </w:rPr>
      </w:pPr>
      <w:ins w:id="1011" w:author="Eugenia Arce Londoño" w:date="2015-10-01T08:28:00Z">
        <w:r w:rsidRPr="00C476A6">
          <w:rPr>
            <w:rFonts w:ascii="Arial" w:hAnsi="Arial" w:cs="Arial"/>
            <w:sz w:val="24"/>
            <w:szCs w:val="24"/>
          </w:rPr>
          <w:t>(…)</w:t>
        </w:r>
      </w:ins>
    </w:p>
    <w:p w14:paraId="2B22FDB9" w14:textId="77777777" w:rsidR="00C476A6" w:rsidRDefault="00C476A6">
      <w:pPr>
        <w:spacing w:line="276" w:lineRule="auto"/>
        <w:ind w:left="709"/>
        <w:jc w:val="both"/>
        <w:rPr>
          <w:rFonts w:ascii="Arial" w:hAnsi="Arial" w:cs="Arial"/>
          <w:sz w:val="24"/>
          <w:szCs w:val="24"/>
        </w:rPr>
        <w:pPrChange w:id="1012" w:author="Eugenia Arce Londoño" w:date="2015-10-01T08:28:00Z">
          <w:pPr>
            <w:spacing w:line="276" w:lineRule="auto"/>
            <w:jc w:val="both"/>
          </w:pPr>
        </w:pPrChange>
      </w:pPr>
    </w:p>
    <w:p w14:paraId="53F911E0" w14:textId="77777777" w:rsidR="00C476A6" w:rsidRPr="00C476A6" w:rsidRDefault="00061099">
      <w:pPr>
        <w:spacing w:line="276" w:lineRule="auto"/>
        <w:ind w:left="709"/>
        <w:jc w:val="both"/>
        <w:rPr>
          <w:rFonts w:ascii="Arial" w:hAnsi="Arial" w:cs="Arial"/>
          <w:sz w:val="24"/>
          <w:szCs w:val="24"/>
        </w:rPr>
        <w:pPrChange w:id="1013" w:author="Eugenia Arce Londoño" w:date="2015-10-01T08:28:00Z">
          <w:pPr>
            <w:spacing w:line="276" w:lineRule="auto"/>
            <w:jc w:val="both"/>
          </w:pPr>
        </w:pPrChange>
      </w:pPr>
      <w:r w:rsidRPr="00A261C8">
        <w:rPr>
          <w:rFonts w:ascii="Arial" w:hAnsi="Arial" w:cs="Arial"/>
          <w:sz w:val="24"/>
          <w:szCs w:val="24"/>
        </w:rPr>
        <w:t xml:space="preserve">Llegué a las ciudades en tiempos del </w:t>
      </w:r>
      <w:r w:rsidRPr="00C476A6">
        <w:rPr>
          <w:rFonts w:ascii="Arial" w:hAnsi="Arial"/>
          <w:sz w:val="24"/>
          <w:rPrChange w:id="1014" w:author="Eugenia Arce Londoño" w:date="2015-10-01T08:28:00Z">
            <w:rPr>
              <w:rFonts w:ascii="Arial" w:hAnsi="Arial"/>
              <w:b/>
              <w:sz w:val="24"/>
            </w:rPr>
          </w:rPrChange>
        </w:rPr>
        <w:t>desorden</w:t>
      </w:r>
      <w:r w:rsidR="00C476A6" w:rsidRPr="00C476A6">
        <w:rPr>
          <w:rFonts w:ascii="Arial" w:hAnsi="Arial" w:cs="Arial"/>
          <w:sz w:val="24"/>
          <w:szCs w:val="24"/>
        </w:rPr>
        <w:t xml:space="preserve">, </w:t>
      </w:r>
    </w:p>
    <w:p w14:paraId="0D657DB6" w14:textId="77777777" w:rsidR="00C476A6" w:rsidRPr="00C476A6" w:rsidRDefault="00061099">
      <w:pPr>
        <w:spacing w:line="276" w:lineRule="auto"/>
        <w:ind w:left="709"/>
        <w:jc w:val="both"/>
        <w:rPr>
          <w:rFonts w:ascii="Arial" w:hAnsi="Arial" w:cs="Arial"/>
          <w:sz w:val="24"/>
          <w:szCs w:val="24"/>
        </w:rPr>
        <w:pPrChange w:id="1015" w:author="Eugenia Arce Londoño" w:date="2015-10-01T08:28:00Z">
          <w:pPr>
            <w:spacing w:line="276" w:lineRule="auto"/>
            <w:jc w:val="both"/>
          </w:pPr>
        </w:pPrChange>
      </w:pPr>
      <w:r w:rsidRPr="00C476A6">
        <w:rPr>
          <w:rFonts w:ascii="Arial" w:hAnsi="Arial" w:cs="Arial"/>
          <w:sz w:val="24"/>
          <w:szCs w:val="24"/>
        </w:rPr>
        <w:t xml:space="preserve">cuando </w:t>
      </w:r>
      <w:r w:rsidRPr="00C476A6">
        <w:rPr>
          <w:rFonts w:ascii="Arial" w:hAnsi="Arial"/>
          <w:sz w:val="24"/>
          <w:rPrChange w:id="1016" w:author="Eugenia Arce Londoño" w:date="2015-10-01T08:28:00Z">
            <w:rPr>
              <w:rFonts w:ascii="Arial" w:hAnsi="Arial"/>
              <w:b/>
              <w:sz w:val="24"/>
            </w:rPr>
          </w:rPrChange>
        </w:rPr>
        <w:t>el hambre reinaba</w:t>
      </w:r>
      <w:r w:rsidR="00C476A6" w:rsidRPr="00C476A6">
        <w:rPr>
          <w:rFonts w:ascii="Arial" w:hAnsi="Arial" w:cs="Arial"/>
          <w:sz w:val="24"/>
          <w:szCs w:val="24"/>
        </w:rPr>
        <w:t xml:space="preserve">. </w:t>
      </w:r>
    </w:p>
    <w:p w14:paraId="52756075" w14:textId="77777777" w:rsidR="00C476A6" w:rsidRPr="00C476A6" w:rsidRDefault="00061099">
      <w:pPr>
        <w:spacing w:line="276" w:lineRule="auto"/>
        <w:ind w:left="709"/>
        <w:jc w:val="both"/>
        <w:rPr>
          <w:rFonts w:ascii="Arial" w:hAnsi="Arial" w:cs="Arial"/>
          <w:sz w:val="24"/>
          <w:szCs w:val="24"/>
        </w:rPr>
        <w:pPrChange w:id="1017" w:author="Eugenia Arce Londoño" w:date="2015-10-01T08:28:00Z">
          <w:pPr>
            <w:spacing w:line="276" w:lineRule="auto"/>
            <w:jc w:val="both"/>
          </w:pPr>
        </w:pPrChange>
      </w:pPr>
      <w:r w:rsidRPr="00C476A6">
        <w:rPr>
          <w:rFonts w:ascii="Arial" w:hAnsi="Arial" w:cs="Arial"/>
          <w:sz w:val="24"/>
          <w:szCs w:val="24"/>
        </w:rPr>
        <w:t xml:space="preserve">Me mezclé entre los hombres en tiempos de </w:t>
      </w:r>
      <w:r w:rsidRPr="00C476A6">
        <w:rPr>
          <w:rFonts w:ascii="Arial" w:hAnsi="Arial"/>
          <w:sz w:val="24"/>
          <w:rPrChange w:id="1018" w:author="Eugenia Arce Londoño" w:date="2015-10-01T08:28:00Z">
            <w:rPr>
              <w:rFonts w:ascii="Arial" w:hAnsi="Arial"/>
              <w:b/>
              <w:sz w:val="24"/>
            </w:rPr>
          </w:rPrChange>
        </w:rPr>
        <w:t>rebeldía</w:t>
      </w:r>
      <w:r w:rsidR="00C476A6" w:rsidRPr="00C476A6">
        <w:rPr>
          <w:rFonts w:ascii="Arial" w:hAnsi="Arial" w:cs="Arial"/>
          <w:sz w:val="24"/>
          <w:szCs w:val="24"/>
        </w:rPr>
        <w:t xml:space="preserve"> </w:t>
      </w:r>
    </w:p>
    <w:p w14:paraId="571BE6C4" w14:textId="77777777" w:rsidR="00C476A6" w:rsidRPr="00C476A6" w:rsidRDefault="00061099">
      <w:pPr>
        <w:spacing w:line="276" w:lineRule="auto"/>
        <w:ind w:left="709"/>
        <w:jc w:val="both"/>
        <w:rPr>
          <w:rFonts w:ascii="Arial" w:hAnsi="Arial" w:cs="Arial"/>
          <w:sz w:val="24"/>
          <w:szCs w:val="24"/>
        </w:rPr>
        <w:pPrChange w:id="1019" w:author="Eugenia Arce Londoño" w:date="2015-10-01T08:28:00Z">
          <w:pPr>
            <w:spacing w:line="276" w:lineRule="auto"/>
            <w:jc w:val="both"/>
          </w:pPr>
        </w:pPrChange>
      </w:pPr>
      <w:r w:rsidRPr="00C476A6">
        <w:rPr>
          <w:rFonts w:ascii="Arial" w:hAnsi="Arial" w:cs="Arial"/>
          <w:sz w:val="24"/>
          <w:szCs w:val="24"/>
        </w:rPr>
        <w:t xml:space="preserve">y me </w:t>
      </w:r>
      <w:r w:rsidRPr="00C476A6">
        <w:rPr>
          <w:rFonts w:ascii="Arial" w:hAnsi="Arial"/>
          <w:sz w:val="24"/>
          <w:rPrChange w:id="1020" w:author="Eugenia Arce Londoño" w:date="2015-10-01T08:28:00Z">
            <w:rPr>
              <w:rFonts w:ascii="Arial" w:hAnsi="Arial"/>
              <w:b/>
              <w:sz w:val="24"/>
            </w:rPr>
          </w:rPrChange>
        </w:rPr>
        <w:t>rebelé</w:t>
      </w:r>
      <w:r w:rsidR="00C476A6" w:rsidRPr="00C476A6">
        <w:rPr>
          <w:rFonts w:ascii="Arial" w:hAnsi="Arial" w:cs="Arial"/>
          <w:sz w:val="24"/>
          <w:szCs w:val="24"/>
        </w:rPr>
        <w:t xml:space="preserve"> con ellos. </w:t>
      </w:r>
    </w:p>
    <w:p w14:paraId="46DE19E0" w14:textId="77777777" w:rsidR="00C476A6" w:rsidRPr="00C476A6" w:rsidRDefault="00C476A6">
      <w:pPr>
        <w:spacing w:line="276" w:lineRule="auto"/>
        <w:ind w:left="709"/>
        <w:jc w:val="both"/>
        <w:rPr>
          <w:rFonts w:ascii="Arial" w:hAnsi="Arial" w:cs="Arial"/>
          <w:sz w:val="24"/>
          <w:szCs w:val="24"/>
        </w:rPr>
        <w:pPrChange w:id="1021" w:author="Eugenia Arce Londoño" w:date="2015-10-01T08:28:00Z">
          <w:pPr>
            <w:spacing w:line="276" w:lineRule="auto"/>
            <w:jc w:val="both"/>
          </w:pPr>
        </w:pPrChange>
      </w:pPr>
      <w:r w:rsidRPr="00C476A6">
        <w:rPr>
          <w:rFonts w:ascii="Arial" w:hAnsi="Arial" w:cs="Arial"/>
          <w:sz w:val="24"/>
          <w:szCs w:val="24"/>
        </w:rPr>
        <w:t xml:space="preserve">Así pasé el tiempo </w:t>
      </w:r>
    </w:p>
    <w:p w14:paraId="09DDBE69" w14:textId="77777777" w:rsidR="00C476A6" w:rsidRPr="00C476A6" w:rsidRDefault="00061099">
      <w:pPr>
        <w:spacing w:line="276" w:lineRule="auto"/>
        <w:ind w:left="709"/>
        <w:jc w:val="both"/>
        <w:rPr>
          <w:rFonts w:ascii="Arial" w:hAnsi="Arial" w:cs="Arial"/>
          <w:sz w:val="24"/>
          <w:szCs w:val="24"/>
        </w:rPr>
        <w:pPrChange w:id="1022" w:author="Eugenia Arce Londoño" w:date="2015-10-01T08:28:00Z">
          <w:pPr>
            <w:spacing w:line="276" w:lineRule="auto"/>
            <w:jc w:val="both"/>
          </w:pPr>
        </w:pPrChange>
      </w:pPr>
      <w:r w:rsidRPr="00C476A6">
        <w:rPr>
          <w:rFonts w:ascii="Arial" w:hAnsi="Arial" w:cs="Arial"/>
          <w:sz w:val="24"/>
          <w:szCs w:val="24"/>
        </w:rPr>
        <w:t>que</w:t>
      </w:r>
      <w:r w:rsidR="00C476A6" w:rsidRPr="00C476A6">
        <w:rPr>
          <w:rFonts w:ascii="Arial" w:hAnsi="Arial" w:cs="Arial"/>
          <w:sz w:val="24"/>
          <w:szCs w:val="24"/>
        </w:rPr>
        <w:t xml:space="preserve"> me fue concedido en la tierra.</w:t>
      </w:r>
    </w:p>
    <w:p w14:paraId="64A0976E" w14:textId="77777777" w:rsidR="00C476A6" w:rsidRPr="00C476A6" w:rsidRDefault="00C476A6">
      <w:pPr>
        <w:spacing w:line="276" w:lineRule="auto"/>
        <w:ind w:left="709"/>
        <w:jc w:val="both"/>
        <w:rPr>
          <w:rFonts w:ascii="Arial" w:hAnsi="Arial" w:cs="Arial"/>
          <w:sz w:val="24"/>
          <w:szCs w:val="24"/>
        </w:rPr>
        <w:pPrChange w:id="1023" w:author="Eugenia Arce Londoño" w:date="2015-10-01T08:28:00Z">
          <w:pPr>
            <w:spacing w:line="276" w:lineRule="auto"/>
            <w:jc w:val="both"/>
          </w:pPr>
        </w:pPrChange>
      </w:pPr>
    </w:p>
    <w:p w14:paraId="131CD9C1" w14:textId="77777777" w:rsidR="00C476A6" w:rsidRPr="00C476A6" w:rsidRDefault="00061099">
      <w:pPr>
        <w:spacing w:line="276" w:lineRule="auto"/>
        <w:ind w:left="709"/>
        <w:jc w:val="both"/>
        <w:rPr>
          <w:rFonts w:ascii="Arial" w:hAnsi="Arial" w:cs="Arial"/>
          <w:sz w:val="24"/>
          <w:szCs w:val="24"/>
        </w:rPr>
        <w:pPrChange w:id="1024" w:author="Eugenia Arce Londoño" w:date="2015-10-01T08:28:00Z">
          <w:pPr>
            <w:spacing w:line="276" w:lineRule="auto"/>
            <w:jc w:val="both"/>
          </w:pPr>
        </w:pPrChange>
      </w:pPr>
      <w:r w:rsidRPr="00C476A6">
        <w:rPr>
          <w:rFonts w:ascii="Arial" w:hAnsi="Arial" w:cs="Arial"/>
          <w:sz w:val="24"/>
          <w:szCs w:val="24"/>
        </w:rPr>
        <w:t xml:space="preserve">Mi pan lo </w:t>
      </w:r>
      <w:r w:rsidRPr="00C476A6">
        <w:rPr>
          <w:rFonts w:ascii="Arial" w:hAnsi="Arial"/>
          <w:sz w:val="24"/>
          <w:rPrChange w:id="1025" w:author="Eugenia Arce Londoño" w:date="2015-10-01T08:28:00Z">
            <w:rPr>
              <w:rFonts w:ascii="Arial" w:hAnsi="Arial"/>
              <w:b/>
              <w:sz w:val="24"/>
            </w:rPr>
          </w:rPrChange>
        </w:rPr>
        <w:t>comí entre batalla y batalla</w:t>
      </w:r>
      <w:r w:rsidR="00C476A6" w:rsidRPr="00C476A6">
        <w:rPr>
          <w:rFonts w:ascii="Arial" w:hAnsi="Arial" w:cs="Arial"/>
          <w:sz w:val="24"/>
          <w:szCs w:val="24"/>
        </w:rPr>
        <w:t>.</w:t>
      </w:r>
    </w:p>
    <w:p w14:paraId="5B78595F" w14:textId="77777777" w:rsidR="00C476A6" w:rsidRDefault="00C476A6">
      <w:pPr>
        <w:spacing w:line="276" w:lineRule="auto"/>
        <w:ind w:left="709"/>
        <w:jc w:val="both"/>
        <w:rPr>
          <w:rFonts w:ascii="Arial" w:hAnsi="Arial" w:cs="Arial"/>
          <w:sz w:val="24"/>
          <w:szCs w:val="24"/>
        </w:rPr>
        <w:pPrChange w:id="1026" w:author="Eugenia Arce Londoño" w:date="2015-10-01T08:28:00Z">
          <w:pPr>
            <w:spacing w:line="276" w:lineRule="auto"/>
            <w:jc w:val="both"/>
          </w:pPr>
        </w:pPrChange>
      </w:pPr>
    </w:p>
    <w:p w14:paraId="7085E9A7" w14:textId="77777777" w:rsidR="00061099" w:rsidRPr="00A261C8" w:rsidRDefault="00061099" w:rsidP="00A85C40">
      <w:pPr>
        <w:spacing w:line="276" w:lineRule="auto"/>
        <w:jc w:val="both"/>
        <w:rPr>
          <w:del w:id="1027" w:author="Eugenia Arce Londoño" w:date="2015-10-01T08:28:00Z"/>
          <w:rFonts w:ascii="Arial" w:hAnsi="Arial" w:cs="Arial"/>
          <w:sz w:val="24"/>
          <w:szCs w:val="24"/>
        </w:rPr>
      </w:pPr>
      <w:del w:id="1028" w:author="Eugenia Arce Londoño" w:date="2015-10-01T08:28:00Z">
        <w:r w:rsidRPr="00A261C8">
          <w:rPr>
            <w:rFonts w:ascii="Arial" w:hAnsi="Arial" w:cs="Arial"/>
            <w:sz w:val="24"/>
            <w:szCs w:val="24"/>
          </w:rPr>
          <w:delText>[…]</w:delText>
        </w:r>
      </w:del>
    </w:p>
    <w:p w14:paraId="5C619F22" w14:textId="77777777" w:rsidR="00061099" w:rsidRPr="00A261C8" w:rsidRDefault="00061099" w:rsidP="00A85C40">
      <w:pPr>
        <w:spacing w:line="276" w:lineRule="auto"/>
        <w:jc w:val="both"/>
        <w:rPr>
          <w:del w:id="1029" w:author="Eugenia Arce Londoño" w:date="2015-10-01T08:28:00Z"/>
          <w:rFonts w:ascii="Arial" w:hAnsi="Arial" w:cs="Arial"/>
          <w:sz w:val="24"/>
          <w:szCs w:val="24"/>
        </w:rPr>
      </w:pPr>
    </w:p>
    <w:p w14:paraId="0D0B173B" w14:textId="2822B1BF" w:rsidR="00C476A6" w:rsidRDefault="00061099" w:rsidP="00C476A6">
      <w:pPr>
        <w:spacing w:line="276" w:lineRule="auto"/>
        <w:ind w:left="709"/>
        <w:jc w:val="both"/>
        <w:rPr>
          <w:ins w:id="1030" w:author="Eugenia Arce Londoño" w:date="2015-10-01T08:28:00Z"/>
          <w:rFonts w:ascii="Arial" w:hAnsi="Arial" w:cs="Arial"/>
          <w:sz w:val="24"/>
          <w:szCs w:val="24"/>
        </w:rPr>
      </w:pPr>
      <w:del w:id="1031" w:author="Eugenia Arce Londoño" w:date="2015-10-01T08:28:00Z">
        <w:r w:rsidRPr="00A261C8">
          <w:rPr>
            <w:rFonts w:ascii="Arial" w:hAnsi="Arial" w:cs="Arial"/>
            <w:sz w:val="24"/>
            <w:szCs w:val="24"/>
          </w:rPr>
          <w:delText>Poema que</w:delText>
        </w:r>
      </w:del>
      <w:ins w:id="1032" w:author="Eugenia Arce Londoño" w:date="2015-10-01T08:28:00Z">
        <w:r w:rsidR="00C476A6" w:rsidRPr="00C476A6">
          <w:rPr>
            <w:rFonts w:ascii="Arial" w:hAnsi="Arial" w:cs="Arial"/>
            <w:sz w:val="24"/>
            <w:szCs w:val="24"/>
          </w:rPr>
          <w:t>(…)</w:t>
        </w:r>
        <w:r w:rsidR="00C476A6">
          <w:rPr>
            <w:rFonts w:ascii="Arial" w:hAnsi="Arial" w:cs="Arial"/>
            <w:sz w:val="24"/>
            <w:szCs w:val="24"/>
          </w:rPr>
          <w:t>”</w:t>
        </w:r>
      </w:ins>
    </w:p>
    <w:p w14:paraId="3B17EE5A" w14:textId="77777777" w:rsidR="00C476A6" w:rsidRDefault="00C476A6" w:rsidP="00A85C40">
      <w:pPr>
        <w:spacing w:line="276" w:lineRule="auto"/>
        <w:jc w:val="both"/>
        <w:rPr>
          <w:ins w:id="1033" w:author="Eugenia Arce Londoño" w:date="2015-10-01T08:28:00Z"/>
          <w:rFonts w:ascii="Arial" w:hAnsi="Arial" w:cs="Arial"/>
          <w:sz w:val="24"/>
          <w:szCs w:val="24"/>
        </w:rPr>
      </w:pPr>
    </w:p>
    <w:p w14:paraId="462B173C" w14:textId="4F622277" w:rsidR="00061099" w:rsidRPr="00A261C8" w:rsidRDefault="00C476A6" w:rsidP="00A85C40">
      <w:pPr>
        <w:spacing w:line="276" w:lineRule="auto"/>
        <w:jc w:val="both"/>
        <w:rPr>
          <w:rFonts w:ascii="Arial" w:hAnsi="Arial" w:cs="Arial"/>
          <w:sz w:val="24"/>
          <w:szCs w:val="24"/>
        </w:rPr>
      </w:pPr>
      <w:ins w:id="1034" w:author="Eugenia Arce Londoño" w:date="2015-10-01T08:28:00Z">
        <w:r>
          <w:rPr>
            <w:rFonts w:ascii="Arial" w:hAnsi="Arial" w:cs="Arial"/>
            <w:sz w:val="24"/>
            <w:szCs w:val="24"/>
          </w:rPr>
          <w:t>Este p</w:t>
        </w:r>
        <w:r w:rsidR="00061099" w:rsidRPr="00A261C8">
          <w:rPr>
            <w:rFonts w:ascii="Arial" w:hAnsi="Arial" w:cs="Arial"/>
            <w:sz w:val="24"/>
            <w:szCs w:val="24"/>
          </w:rPr>
          <w:t>oema</w:t>
        </w:r>
        <w:r>
          <w:rPr>
            <w:rFonts w:ascii="Arial" w:hAnsi="Arial" w:cs="Arial"/>
            <w:sz w:val="24"/>
            <w:szCs w:val="24"/>
          </w:rPr>
          <w:t>,</w:t>
        </w:r>
      </w:ins>
      <w:r>
        <w:rPr>
          <w:rFonts w:ascii="Arial" w:hAnsi="Arial" w:cs="Arial"/>
          <w:sz w:val="24"/>
          <w:szCs w:val="24"/>
        </w:rPr>
        <w:t xml:space="preserve"> </w:t>
      </w:r>
      <w:r w:rsidR="00061099" w:rsidRPr="00A261C8">
        <w:rPr>
          <w:rFonts w:ascii="Arial" w:hAnsi="Arial" w:cs="Arial"/>
          <w:sz w:val="24"/>
          <w:szCs w:val="24"/>
        </w:rPr>
        <w:t>escrito en el siglo XX</w:t>
      </w:r>
      <w:ins w:id="1035" w:author="Eugenia Arce Londoño" w:date="2015-10-01T08:28:00Z">
        <w:r>
          <w:rPr>
            <w:rFonts w:ascii="Arial" w:hAnsi="Arial" w:cs="Arial"/>
            <w:sz w:val="24"/>
            <w:szCs w:val="24"/>
          </w:rPr>
          <w:t>,</w:t>
        </w:r>
      </w:ins>
      <w:r>
        <w:rPr>
          <w:rFonts w:ascii="Arial" w:hAnsi="Arial" w:cs="Arial"/>
          <w:sz w:val="24"/>
          <w:szCs w:val="24"/>
        </w:rPr>
        <w:t xml:space="preserve"> nos lleva </w:t>
      </w:r>
      <w:ins w:id="1036" w:author="Eugenia Arce Londoño" w:date="2015-10-01T08:28:00Z">
        <w:r>
          <w:rPr>
            <w:rFonts w:ascii="Arial" w:hAnsi="Arial" w:cs="Arial"/>
            <w:sz w:val="24"/>
            <w:szCs w:val="24"/>
          </w:rPr>
          <w:t xml:space="preserve">de alguna manera </w:t>
        </w:r>
      </w:ins>
      <w:r>
        <w:rPr>
          <w:rFonts w:ascii="Arial" w:hAnsi="Arial" w:cs="Arial"/>
          <w:sz w:val="24"/>
          <w:szCs w:val="24"/>
        </w:rPr>
        <w:t>a la literatura que</w:t>
      </w:r>
      <w:del w:id="1037" w:author="Eugenia Arce Londoño" w:date="2015-10-01T08:28:00Z">
        <w:r w:rsidR="00061099" w:rsidRPr="00A261C8">
          <w:rPr>
            <w:rFonts w:ascii="Arial" w:hAnsi="Arial" w:cs="Arial"/>
            <w:sz w:val="24"/>
            <w:szCs w:val="24"/>
          </w:rPr>
          <w:delText>,</w:delText>
        </w:r>
      </w:del>
      <w:r>
        <w:rPr>
          <w:rFonts w:ascii="Arial" w:hAnsi="Arial" w:cs="Arial"/>
          <w:sz w:val="24"/>
          <w:szCs w:val="24"/>
        </w:rPr>
        <w:t xml:space="preserve"> en el siglo XIX</w:t>
      </w:r>
      <w:del w:id="1038" w:author="Eugenia Arce Londoño" w:date="2015-10-01T08:28:00Z">
        <w:r w:rsidR="00061099" w:rsidRPr="00A261C8">
          <w:rPr>
            <w:rFonts w:ascii="Arial" w:hAnsi="Arial" w:cs="Arial"/>
            <w:sz w:val="24"/>
            <w:szCs w:val="24"/>
          </w:rPr>
          <w:delText>,</w:delText>
        </w:r>
      </w:del>
      <w:r w:rsidR="00061099" w:rsidRPr="00A261C8">
        <w:rPr>
          <w:rFonts w:ascii="Arial" w:hAnsi="Arial" w:cs="Arial"/>
          <w:sz w:val="24"/>
          <w:szCs w:val="24"/>
        </w:rPr>
        <w:t xml:space="preserve"> mostró las </w:t>
      </w:r>
      <w:r w:rsidR="00061099" w:rsidRPr="00C476A6">
        <w:rPr>
          <w:rFonts w:ascii="Arial" w:hAnsi="Arial"/>
          <w:sz w:val="24"/>
          <w:rPrChange w:id="1039" w:author="Eugenia Arce Londoño" w:date="2015-10-01T08:28:00Z">
            <w:rPr>
              <w:rFonts w:ascii="Arial" w:hAnsi="Arial"/>
              <w:b/>
              <w:sz w:val="24"/>
            </w:rPr>
          </w:rPrChange>
        </w:rPr>
        <w:t xml:space="preserve">penurias </w:t>
      </w:r>
      <w:del w:id="1040" w:author="Eugenia Arce Londoño" w:date="2015-10-01T08:28:00Z">
        <w:r w:rsidR="00061099" w:rsidRPr="00A261C8">
          <w:rPr>
            <w:rFonts w:ascii="Arial" w:hAnsi="Arial" w:cs="Arial"/>
            <w:b/>
            <w:sz w:val="24"/>
            <w:szCs w:val="24"/>
          </w:rPr>
          <w:delText xml:space="preserve">en </w:delText>
        </w:r>
      </w:del>
      <w:r>
        <w:rPr>
          <w:rFonts w:ascii="Arial" w:hAnsi="Arial"/>
          <w:sz w:val="24"/>
          <w:rPrChange w:id="1041" w:author="Eugenia Arce Londoño" w:date="2015-10-01T08:28:00Z">
            <w:rPr>
              <w:rFonts w:ascii="Arial" w:hAnsi="Arial"/>
              <w:b/>
              <w:sz w:val="24"/>
            </w:rPr>
          </w:rPrChange>
        </w:rPr>
        <w:t xml:space="preserve">que </w:t>
      </w:r>
      <w:del w:id="1042" w:author="Eugenia Arce Londoño" w:date="2015-10-01T08:28:00Z">
        <w:r w:rsidR="00061099" w:rsidRPr="00A261C8">
          <w:rPr>
            <w:rFonts w:ascii="Arial" w:hAnsi="Arial" w:cs="Arial"/>
            <w:b/>
            <w:sz w:val="24"/>
            <w:szCs w:val="24"/>
          </w:rPr>
          <w:delText>se sentían</w:delText>
        </w:r>
      </w:del>
      <w:ins w:id="1043" w:author="Eugenia Arce Londoño" w:date="2015-10-01T08:28:00Z">
        <w:r>
          <w:rPr>
            <w:rFonts w:ascii="Arial" w:hAnsi="Arial" w:cs="Arial"/>
            <w:sz w:val="24"/>
            <w:szCs w:val="24"/>
          </w:rPr>
          <w:t>sufrían</w:t>
        </w:r>
      </w:ins>
      <w:r w:rsidR="00061099" w:rsidRPr="00C476A6">
        <w:rPr>
          <w:rFonts w:ascii="Arial" w:hAnsi="Arial"/>
          <w:sz w:val="24"/>
          <w:rPrChange w:id="1044" w:author="Eugenia Arce Londoño" w:date="2015-10-01T08:28:00Z">
            <w:rPr>
              <w:rFonts w:ascii="Arial" w:hAnsi="Arial"/>
              <w:b/>
              <w:sz w:val="24"/>
            </w:rPr>
          </w:rPrChange>
        </w:rPr>
        <w:t xml:space="preserve"> las masas obreras que vivian en las ciudades</w:t>
      </w:r>
      <w:r w:rsidR="00061099" w:rsidRPr="00C476A6">
        <w:rPr>
          <w:rFonts w:ascii="Arial" w:hAnsi="Arial" w:cs="Arial"/>
          <w:sz w:val="24"/>
          <w:szCs w:val="24"/>
        </w:rPr>
        <w:t xml:space="preserve">. Fue </w:t>
      </w:r>
      <w:r>
        <w:rPr>
          <w:rFonts w:ascii="Arial" w:hAnsi="Arial" w:cs="Arial"/>
          <w:sz w:val="24"/>
          <w:szCs w:val="24"/>
        </w:rPr>
        <w:t xml:space="preserve">el momento en que se </w:t>
      </w:r>
      <w:del w:id="1045" w:author="Eugenia Arce Londoño" w:date="2015-10-01T08:28:00Z">
        <w:r w:rsidR="00061099" w:rsidRPr="00A261C8">
          <w:rPr>
            <w:rFonts w:ascii="Arial" w:hAnsi="Arial" w:cs="Arial"/>
            <w:sz w:val="24"/>
            <w:szCs w:val="24"/>
          </w:rPr>
          <w:delText>evidenció</w:delText>
        </w:r>
      </w:del>
      <w:ins w:id="1046" w:author="Eugenia Arce Londoño" w:date="2015-10-01T08:28:00Z">
        <w:r>
          <w:rPr>
            <w:rFonts w:ascii="Arial" w:hAnsi="Arial" w:cs="Arial"/>
            <w:sz w:val="24"/>
            <w:szCs w:val="24"/>
          </w:rPr>
          <w:t>evidenciaron</w:t>
        </w:r>
      </w:ins>
      <w:r w:rsidR="00061099" w:rsidRPr="00A261C8">
        <w:rPr>
          <w:rFonts w:ascii="Arial" w:hAnsi="Arial" w:cs="Arial"/>
          <w:sz w:val="24"/>
          <w:szCs w:val="24"/>
        </w:rPr>
        <w:t xml:space="preserve"> de forma descarnada</w:t>
      </w:r>
      <w:ins w:id="1047" w:author="Eugenia Arce Londoño" w:date="2015-10-01T08:28:00Z">
        <w:r>
          <w:rPr>
            <w:rFonts w:ascii="Arial" w:hAnsi="Arial" w:cs="Arial"/>
            <w:sz w:val="24"/>
            <w:szCs w:val="24"/>
          </w:rPr>
          <w:t>,</w:t>
        </w:r>
      </w:ins>
      <w:r w:rsidR="00061099" w:rsidRPr="00A261C8">
        <w:rPr>
          <w:rFonts w:ascii="Arial" w:hAnsi="Arial" w:cs="Arial"/>
          <w:sz w:val="24"/>
          <w:szCs w:val="24"/>
        </w:rPr>
        <w:t xml:space="preserve"> a través de poemas, cuentos y novelas</w:t>
      </w:r>
      <w:ins w:id="1048" w:author="Eugenia Arce Londoño" w:date="2015-10-01T08:28:00Z">
        <w:r>
          <w:rPr>
            <w:rFonts w:ascii="Arial" w:hAnsi="Arial" w:cs="Arial"/>
            <w:sz w:val="24"/>
            <w:szCs w:val="24"/>
          </w:rPr>
          <w:t>,</w:t>
        </w:r>
      </w:ins>
      <w:r w:rsidR="00061099" w:rsidRPr="00A261C8">
        <w:rPr>
          <w:rFonts w:ascii="Arial" w:hAnsi="Arial" w:cs="Arial"/>
          <w:sz w:val="24"/>
          <w:szCs w:val="24"/>
        </w:rPr>
        <w:t xml:space="preserve"> los </w:t>
      </w:r>
      <w:r w:rsidR="00061099" w:rsidRPr="00C476A6">
        <w:rPr>
          <w:rFonts w:ascii="Arial" w:hAnsi="Arial"/>
          <w:sz w:val="24"/>
          <w:rPrChange w:id="1049" w:author="Eugenia Arce Londoño" w:date="2015-10-01T08:28:00Z">
            <w:rPr>
              <w:rFonts w:ascii="Arial" w:hAnsi="Arial"/>
              <w:b/>
              <w:sz w:val="24"/>
            </w:rPr>
          </w:rPrChange>
        </w:rPr>
        <w:t>dramas socioeconómicos marcados por la injusticia social</w:t>
      </w:r>
      <w:r w:rsidR="00061099" w:rsidRPr="00C476A6">
        <w:rPr>
          <w:rFonts w:ascii="Arial" w:hAnsi="Arial" w:cs="Arial"/>
          <w:sz w:val="24"/>
          <w:szCs w:val="24"/>
        </w:rPr>
        <w:t xml:space="preserve">. </w:t>
      </w:r>
      <w:del w:id="1050" w:author="Eugenia Arce Londoño" w:date="2015-10-01T08:28:00Z">
        <w:r w:rsidR="00061099" w:rsidRPr="00A261C8">
          <w:rPr>
            <w:rFonts w:ascii="Arial" w:hAnsi="Arial" w:cs="Arial"/>
            <w:sz w:val="24"/>
            <w:szCs w:val="24"/>
          </w:rPr>
          <w:delText>Del</w:delText>
        </w:r>
      </w:del>
      <w:ins w:id="1051" w:author="Eugenia Arce Londoño" w:date="2015-10-01T08:28:00Z">
        <w:r w:rsidR="007A54A5">
          <w:rPr>
            <w:rFonts w:ascii="Arial" w:hAnsi="Arial" w:cs="Arial"/>
            <w:sz w:val="24"/>
            <w:szCs w:val="24"/>
          </w:rPr>
          <w:t>Fue la época en que se pasó d</w:t>
        </w:r>
        <w:r w:rsidR="00061099" w:rsidRPr="00C476A6">
          <w:rPr>
            <w:rFonts w:ascii="Arial" w:hAnsi="Arial" w:cs="Arial"/>
            <w:sz w:val="24"/>
            <w:szCs w:val="24"/>
          </w:rPr>
          <w:t>el</w:t>
        </w:r>
      </w:ins>
      <w:r w:rsidR="00061099" w:rsidRPr="00C476A6">
        <w:rPr>
          <w:rFonts w:ascii="Arial" w:hAnsi="Arial" w:cs="Arial"/>
          <w:sz w:val="24"/>
          <w:szCs w:val="24"/>
        </w:rPr>
        <w:t xml:space="preserve"> romanticism</w:t>
      </w:r>
      <w:r w:rsidR="007A54A5">
        <w:rPr>
          <w:rFonts w:ascii="Arial" w:hAnsi="Arial" w:cs="Arial"/>
          <w:sz w:val="24"/>
          <w:szCs w:val="24"/>
        </w:rPr>
        <w:t>o al realismo</w:t>
      </w:r>
      <w:del w:id="1052" w:author="Eugenia Arce Londoño" w:date="2015-10-01T08:28:00Z">
        <w:r w:rsidR="00061099" w:rsidRPr="00A261C8">
          <w:rPr>
            <w:rFonts w:ascii="Arial" w:hAnsi="Arial" w:cs="Arial"/>
            <w:sz w:val="24"/>
            <w:szCs w:val="24"/>
          </w:rPr>
          <w:delText>. Del</w:delText>
        </w:r>
      </w:del>
      <w:ins w:id="1053" w:author="Eugenia Arce Londoño" w:date="2015-10-01T08:28:00Z">
        <w:r w:rsidR="007A54A5">
          <w:rPr>
            <w:rFonts w:ascii="Arial" w:hAnsi="Arial" w:cs="Arial"/>
            <w:sz w:val="24"/>
            <w:szCs w:val="24"/>
          </w:rPr>
          <w:t xml:space="preserve">, </w:t>
        </w:r>
        <w:r w:rsidR="00061099" w:rsidRPr="00A261C8">
          <w:rPr>
            <w:rFonts w:ascii="Arial" w:hAnsi="Arial" w:cs="Arial"/>
            <w:sz w:val="24"/>
            <w:szCs w:val="24"/>
          </w:rPr>
          <w:t>el</w:t>
        </w:r>
      </w:ins>
      <w:r w:rsidR="00061099" w:rsidRPr="00A261C8">
        <w:rPr>
          <w:rFonts w:ascii="Arial" w:hAnsi="Arial" w:cs="Arial"/>
          <w:sz w:val="24"/>
          <w:szCs w:val="24"/>
        </w:rPr>
        <w:t xml:space="preserve"> siglo</w:t>
      </w:r>
      <w:ins w:id="1054" w:author="Eugenia Arce Londoño" w:date="2015-10-01T08:28:00Z">
        <w:r w:rsidR="007A54A5">
          <w:rPr>
            <w:rFonts w:ascii="Arial" w:hAnsi="Arial" w:cs="Arial"/>
            <w:sz w:val="24"/>
            <w:szCs w:val="24"/>
          </w:rPr>
          <w:t xml:space="preserve"> en que se pasó</w:t>
        </w:r>
      </w:ins>
      <w:r w:rsidR="00061099" w:rsidRPr="00A261C8">
        <w:rPr>
          <w:rFonts w:ascii="Arial" w:hAnsi="Arial" w:cs="Arial"/>
          <w:sz w:val="24"/>
          <w:szCs w:val="24"/>
        </w:rPr>
        <w:t xml:space="preserve"> de las revoluciones constitucionales que depusieron el antiguo régimen</w:t>
      </w:r>
      <w:ins w:id="1055" w:author="Eugenia Arce Londoño" w:date="2015-10-01T08:28:00Z">
        <w:r w:rsidR="00061099" w:rsidRPr="00A261C8">
          <w:rPr>
            <w:rFonts w:ascii="Arial" w:hAnsi="Arial" w:cs="Arial"/>
            <w:sz w:val="24"/>
            <w:szCs w:val="24"/>
          </w:rPr>
          <w:t xml:space="preserve"> </w:t>
        </w:r>
        <w:r w:rsidR="007A54A5">
          <w:rPr>
            <w:rFonts w:ascii="Arial" w:hAnsi="Arial" w:cs="Arial"/>
            <w:sz w:val="24"/>
            <w:szCs w:val="24"/>
          </w:rPr>
          <w:t>monárquico absolutista</w:t>
        </w:r>
      </w:ins>
      <w:r w:rsidR="007A54A5">
        <w:rPr>
          <w:rFonts w:ascii="Arial" w:hAnsi="Arial" w:cs="Arial"/>
          <w:sz w:val="24"/>
          <w:szCs w:val="24"/>
        </w:rPr>
        <w:t xml:space="preserve"> </w:t>
      </w:r>
      <w:r w:rsidR="00061099" w:rsidRPr="00A261C8">
        <w:rPr>
          <w:rFonts w:ascii="Arial" w:hAnsi="Arial" w:cs="Arial"/>
          <w:sz w:val="24"/>
          <w:szCs w:val="24"/>
        </w:rPr>
        <w:t xml:space="preserve">a la expansión </w:t>
      </w:r>
      <w:r w:rsidR="00061099" w:rsidRPr="007A54A5">
        <w:rPr>
          <w:rFonts w:ascii="Arial" w:hAnsi="Arial"/>
          <w:sz w:val="24"/>
          <w:rPrChange w:id="1056" w:author="Eugenia Arce Londoño" w:date="2015-10-01T08:28:00Z">
            <w:rPr>
              <w:rFonts w:ascii="Arial" w:hAnsi="Arial"/>
              <w:b/>
              <w:sz w:val="24"/>
            </w:rPr>
          </w:rPrChange>
        </w:rPr>
        <w:t>salvaje del capitalismo industrial y su lógica de producción</w:t>
      </w:r>
      <w:r w:rsidR="00061099" w:rsidRPr="007A54A5">
        <w:rPr>
          <w:rFonts w:ascii="Arial" w:hAnsi="Arial" w:cs="Arial"/>
          <w:sz w:val="24"/>
          <w:szCs w:val="24"/>
        </w:rPr>
        <w:t xml:space="preserve"> con su propia revo</w:t>
      </w:r>
      <w:r w:rsidR="00061099" w:rsidRPr="00A261C8">
        <w:rPr>
          <w:rFonts w:ascii="Arial" w:hAnsi="Arial" w:cs="Arial"/>
          <w:sz w:val="24"/>
          <w:szCs w:val="24"/>
        </w:rPr>
        <w:t>lución.</w:t>
      </w:r>
    </w:p>
    <w:p w14:paraId="7AEDDD4C" w14:textId="77777777" w:rsidR="00061099" w:rsidRPr="00A261C8" w:rsidRDefault="00061099" w:rsidP="00A85C40">
      <w:pPr>
        <w:spacing w:line="276" w:lineRule="auto"/>
        <w:jc w:val="both"/>
        <w:rPr>
          <w:rFonts w:ascii="Arial" w:hAnsi="Arial" w:cs="Arial"/>
          <w:sz w:val="24"/>
          <w:szCs w:val="24"/>
        </w:rPr>
      </w:pPr>
    </w:p>
    <w:p w14:paraId="1825A910" w14:textId="76ABAF5D"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En este momento nos interesa analizar el </w:t>
      </w:r>
      <w:del w:id="1057" w:author="Eugenia Arce Londoño" w:date="2015-10-01T08:28:00Z">
        <w:r w:rsidRPr="00A261C8">
          <w:rPr>
            <w:rFonts w:ascii="Arial" w:hAnsi="Arial" w:cs="Arial"/>
            <w:b/>
            <w:sz w:val="24"/>
            <w:szCs w:val="24"/>
          </w:rPr>
          <w:delText>CAPITALISMO</w:delText>
        </w:r>
      </w:del>
      <w:ins w:id="1058" w:author="Eugenia Arce Londoño" w:date="2015-10-01T08:28:00Z">
        <w:r w:rsidR="00475B59" w:rsidRPr="00A261C8">
          <w:rPr>
            <w:rFonts w:ascii="Arial" w:hAnsi="Arial" w:cs="Arial"/>
            <w:b/>
            <w:sz w:val="24"/>
            <w:szCs w:val="24"/>
          </w:rPr>
          <w:t>capitalismo</w:t>
        </w:r>
      </w:ins>
      <w:r w:rsidR="00475B59" w:rsidRPr="00A261C8">
        <w:rPr>
          <w:rFonts w:ascii="Arial" w:hAnsi="Arial" w:cs="Arial"/>
          <w:sz w:val="24"/>
          <w:szCs w:val="24"/>
        </w:rPr>
        <w:t xml:space="preserve"> en la </w:t>
      </w:r>
      <w:del w:id="1059" w:author="Eugenia Arce Londoño" w:date="2015-10-01T08:28:00Z">
        <w:r w:rsidRPr="00A261C8">
          <w:rPr>
            <w:rFonts w:ascii="Arial" w:hAnsi="Arial" w:cs="Arial"/>
            <w:b/>
            <w:sz w:val="24"/>
            <w:szCs w:val="24"/>
          </w:rPr>
          <w:delText>MODERNIDAD</w:delText>
        </w:r>
        <w:r w:rsidRPr="00A261C8">
          <w:rPr>
            <w:rFonts w:ascii="Arial" w:hAnsi="Arial" w:cs="Arial"/>
            <w:sz w:val="24"/>
            <w:szCs w:val="24"/>
          </w:rPr>
          <w:delText xml:space="preserve"> el cual</w:delText>
        </w:r>
      </w:del>
      <w:ins w:id="1060" w:author="Eugenia Arce Londoño" w:date="2015-10-01T08:28:00Z">
        <w:r w:rsidR="00475B59" w:rsidRPr="00A261C8">
          <w:rPr>
            <w:rFonts w:ascii="Arial" w:hAnsi="Arial" w:cs="Arial"/>
            <w:b/>
            <w:sz w:val="24"/>
            <w:szCs w:val="24"/>
          </w:rPr>
          <w:t>modernidad</w:t>
        </w:r>
        <w:r w:rsidR="00475B59">
          <w:rPr>
            <w:rFonts w:ascii="Arial" w:hAnsi="Arial" w:cs="Arial"/>
            <w:sz w:val="24"/>
            <w:szCs w:val="24"/>
          </w:rPr>
          <w:t>, que</w:t>
        </w:r>
      </w:ins>
      <w:r w:rsidR="00475B59">
        <w:rPr>
          <w:rFonts w:ascii="Arial" w:hAnsi="Arial" w:cs="Arial"/>
          <w:sz w:val="24"/>
          <w:szCs w:val="24"/>
        </w:rPr>
        <w:t xml:space="preserve"> puede sintetizarse en </w:t>
      </w:r>
      <w:del w:id="1061" w:author="Eugenia Arce Londoño" w:date="2015-10-01T08:28:00Z">
        <w:r w:rsidRPr="00A261C8">
          <w:rPr>
            <w:rFonts w:ascii="Arial" w:hAnsi="Arial" w:cs="Arial"/>
            <w:sz w:val="24"/>
            <w:szCs w:val="24"/>
          </w:rPr>
          <w:delText>lo</w:delText>
        </w:r>
      </w:del>
      <w:ins w:id="1062" w:author="Eugenia Arce Londoño" w:date="2015-10-01T08:28:00Z">
        <w:r w:rsidR="00475B59">
          <w:rPr>
            <w:rFonts w:ascii="Arial" w:hAnsi="Arial" w:cs="Arial"/>
            <w:sz w:val="24"/>
            <w:szCs w:val="24"/>
          </w:rPr>
          <w:t>la</w:t>
        </w:r>
      </w:ins>
      <w:r w:rsidRPr="00A261C8">
        <w:rPr>
          <w:rFonts w:ascii="Arial" w:hAnsi="Arial" w:cs="Arial"/>
          <w:sz w:val="24"/>
          <w:szCs w:val="24"/>
        </w:rPr>
        <w:t xml:space="preserve"> siguiente</w:t>
      </w:r>
      <w:del w:id="1063" w:author="Eugenia Arce Londoño" w:date="2015-10-01T08:28:00Z">
        <w:r w:rsidRPr="00A261C8">
          <w:rPr>
            <w:rFonts w:ascii="Arial" w:hAnsi="Arial" w:cs="Arial"/>
            <w:sz w:val="24"/>
            <w:szCs w:val="24"/>
          </w:rPr>
          <w:delText>: Un</w:delText>
        </w:r>
      </w:del>
      <w:ins w:id="1064" w:author="Eugenia Arce Londoño" w:date="2015-10-01T08:28:00Z">
        <w:r w:rsidR="00475B59">
          <w:rPr>
            <w:rFonts w:ascii="Arial" w:hAnsi="Arial" w:cs="Arial"/>
            <w:sz w:val="24"/>
            <w:szCs w:val="24"/>
          </w:rPr>
          <w:t xml:space="preserve"> explicación</w:t>
        </w:r>
        <w:r w:rsidRPr="00A261C8">
          <w:rPr>
            <w:rFonts w:ascii="Arial" w:hAnsi="Arial" w:cs="Arial"/>
            <w:sz w:val="24"/>
            <w:szCs w:val="24"/>
          </w:rPr>
          <w:t xml:space="preserve">: </w:t>
        </w:r>
        <w:r w:rsidR="00475B59">
          <w:rPr>
            <w:rFonts w:ascii="Arial" w:hAnsi="Arial" w:cs="Arial"/>
            <w:sz w:val="24"/>
            <w:szCs w:val="24"/>
          </w:rPr>
          <w:t>u</w:t>
        </w:r>
        <w:r w:rsidRPr="00A261C8">
          <w:rPr>
            <w:rFonts w:ascii="Arial" w:hAnsi="Arial" w:cs="Arial"/>
            <w:sz w:val="24"/>
            <w:szCs w:val="24"/>
          </w:rPr>
          <w:t>n</w:t>
        </w:r>
      </w:ins>
      <w:r w:rsidRPr="00A261C8">
        <w:rPr>
          <w:rFonts w:ascii="Arial" w:hAnsi="Arial" w:cs="Arial"/>
          <w:sz w:val="24"/>
          <w:szCs w:val="24"/>
        </w:rPr>
        <w:t xml:space="preserve"> capitalista posee la </w:t>
      </w:r>
      <w:r w:rsidRPr="00A261C8">
        <w:rPr>
          <w:rFonts w:ascii="Arial" w:hAnsi="Arial" w:cs="Arial"/>
          <w:b/>
          <w:sz w:val="24"/>
          <w:szCs w:val="24"/>
        </w:rPr>
        <w:t>propiedad privada</w:t>
      </w:r>
      <w:r w:rsidRPr="00A261C8">
        <w:rPr>
          <w:rFonts w:ascii="Arial" w:hAnsi="Arial" w:cs="Arial"/>
          <w:sz w:val="24"/>
          <w:szCs w:val="24"/>
        </w:rPr>
        <w:t xml:space="preserve"> sobre los medios necesarios para la </w:t>
      </w:r>
      <w:r w:rsidRPr="00A261C8">
        <w:rPr>
          <w:rFonts w:ascii="Arial" w:hAnsi="Arial" w:cs="Arial"/>
          <w:b/>
          <w:sz w:val="24"/>
          <w:szCs w:val="24"/>
        </w:rPr>
        <w:t>producción</w:t>
      </w:r>
      <w:r w:rsidRPr="00A261C8">
        <w:rPr>
          <w:rFonts w:ascii="Arial" w:hAnsi="Arial" w:cs="Arial"/>
          <w:sz w:val="24"/>
          <w:szCs w:val="24"/>
        </w:rPr>
        <w:t xml:space="preserve"> y</w:t>
      </w:r>
      <w:ins w:id="1065" w:author="Eugenia Arce Londoño" w:date="2015-10-01T08:28:00Z">
        <w:r w:rsidR="00475B59">
          <w:rPr>
            <w:rFonts w:ascii="Arial" w:hAnsi="Arial" w:cs="Arial"/>
            <w:sz w:val="24"/>
            <w:szCs w:val="24"/>
          </w:rPr>
          <w:t>,</w:t>
        </w:r>
      </w:ins>
      <w:r w:rsidRPr="00A261C8">
        <w:rPr>
          <w:rFonts w:ascii="Arial" w:hAnsi="Arial" w:cs="Arial"/>
          <w:sz w:val="24"/>
          <w:szCs w:val="24"/>
        </w:rPr>
        <w:t xml:space="preserve"> de ese modo, </w:t>
      </w:r>
      <w:ins w:id="1066" w:author="Eugenia Arce Londoño" w:date="2015-10-01T08:28:00Z">
        <w:r w:rsidR="00475B59">
          <w:rPr>
            <w:rFonts w:ascii="Arial" w:hAnsi="Arial" w:cs="Arial"/>
            <w:sz w:val="24"/>
            <w:szCs w:val="24"/>
          </w:rPr>
          <w:t xml:space="preserve">tiene </w:t>
        </w:r>
      </w:ins>
      <w:r w:rsidRPr="00A261C8">
        <w:rPr>
          <w:rFonts w:ascii="Arial" w:hAnsi="Arial" w:cs="Arial"/>
          <w:sz w:val="24"/>
          <w:szCs w:val="24"/>
        </w:rPr>
        <w:t xml:space="preserve">el dinero para adquirir la </w:t>
      </w:r>
      <w:r w:rsidRPr="00A261C8">
        <w:rPr>
          <w:rFonts w:ascii="Arial" w:hAnsi="Arial" w:cs="Arial"/>
          <w:b/>
          <w:sz w:val="24"/>
          <w:szCs w:val="24"/>
        </w:rPr>
        <w:t>mercancía del obrero</w:t>
      </w:r>
      <w:del w:id="1067" w:author="Eugenia Arce Londoño" w:date="2015-10-01T08:28:00Z">
        <w:r w:rsidRPr="00A261C8">
          <w:rPr>
            <w:rFonts w:ascii="Arial" w:hAnsi="Arial" w:cs="Arial"/>
            <w:sz w:val="24"/>
            <w:szCs w:val="24"/>
          </w:rPr>
          <w:delText xml:space="preserve">: </w:delText>
        </w:r>
      </w:del>
      <w:ins w:id="1068" w:author="Eugenia Arce Londoño" w:date="2015-10-01T08:28:00Z">
        <w:r w:rsidR="00475B59">
          <w:rPr>
            <w:rFonts w:ascii="Arial" w:hAnsi="Arial" w:cs="Arial"/>
            <w:sz w:val="24"/>
            <w:szCs w:val="24"/>
          </w:rPr>
          <w:t xml:space="preserve"> –</w:t>
        </w:r>
      </w:ins>
      <w:r w:rsidRPr="00A261C8">
        <w:rPr>
          <w:rFonts w:ascii="Arial" w:hAnsi="Arial" w:cs="Arial"/>
          <w:sz w:val="24"/>
          <w:szCs w:val="24"/>
        </w:rPr>
        <w:t xml:space="preserve">el </w:t>
      </w:r>
      <w:r w:rsidRPr="00A261C8">
        <w:rPr>
          <w:rFonts w:ascii="Arial" w:hAnsi="Arial" w:cs="Arial"/>
          <w:b/>
          <w:sz w:val="24"/>
          <w:szCs w:val="24"/>
        </w:rPr>
        <w:t>trabajo</w:t>
      </w:r>
      <w:del w:id="1069" w:author="Eugenia Arce Londoño" w:date="2015-10-01T08:28:00Z">
        <w:r w:rsidRPr="00A261C8">
          <w:rPr>
            <w:rFonts w:ascii="Arial" w:hAnsi="Arial" w:cs="Arial"/>
            <w:sz w:val="24"/>
            <w:szCs w:val="24"/>
          </w:rPr>
          <w:delText>.</w:delText>
        </w:r>
      </w:del>
      <w:ins w:id="1070" w:author="Eugenia Arce Londoño" w:date="2015-10-01T08:28:00Z">
        <w:r w:rsidR="00475B59">
          <w:rPr>
            <w:rFonts w:ascii="Arial" w:hAnsi="Arial" w:cs="Arial"/>
            <w:sz w:val="24"/>
            <w:szCs w:val="24"/>
          </w:rPr>
          <w:t>–</w:t>
        </w:r>
        <w:r w:rsidRPr="00A261C8">
          <w:rPr>
            <w:rFonts w:ascii="Arial" w:hAnsi="Arial" w:cs="Arial"/>
            <w:sz w:val="24"/>
            <w:szCs w:val="24"/>
          </w:rPr>
          <w:t>.</w:t>
        </w:r>
      </w:ins>
      <w:r w:rsidRPr="00A261C8">
        <w:rPr>
          <w:rFonts w:ascii="Arial" w:hAnsi="Arial" w:cs="Arial"/>
          <w:sz w:val="24"/>
          <w:szCs w:val="24"/>
        </w:rPr>
        <w:t xml:space="preserve"> De esto</w:t>
      </w:r>
      <w:ins w:id="1071" w:author="Eugenia Arce Londoño" w:date="2015-10-01T08:28:00Z">
        <w:r w:rsidR="00475B59">
          <w:rPr>
            <w:rFonts w:ascii="Arial" w:hAnsi="Arial" w:cs="Arial"/>
            <w:sz w:val="24"/>
            <w:szCs w:val="24"/>
          </w:rPr>
          <w:t>,</w:t>
        </w:r>
      </w:ins>
      <w:r w:rsidRPr="00A261C8">
        <w:rPr>
          <w:rFonts w:ascii="Arial" w:hAnsi="Arial" w:cs="Arial"/>
          <w:sz w:val="24"/>
          <w:szCs w:val="24"/>
        </w:rPr>
        <w:t xml:space="preserve"> se generan procesos mediante los cuales se </w:t>
      </w:r>
      <w:r w:rsidRPr="00A261C8">
        <w:rPr>
          <w:rFonts w:ascii="Arial" w:hAnsi="Arial" w:cs="Arial"/>
          <w:b/>
          <w:sz w:val="24"/>
          <w:szCs w:val="24"/>
        </w:rPr>
        <w:t>producen</w:t>
      </w:r>
      <w:r w:rsidRPr="00A261C8">
        <w:rPr>
          <w:rFonts w:ascii="Arial" w:hAnsi="Arial" w:cs="Arial"/>
          <w:sz w:val="24"/>
          <w:szCs w:val="24"/>
        </w:rPr>
        <w:t xml:space="preserve"> mercancías que son </w:t>
      </w:r>
      <w:r w:rsidRPr="00A261C8">
        <w:rPr>
          <w:rFonts w:ascii="Arial" w:hAnsi="Arial" w:cs="Arial"/>
          <w:b/>
          <w:sz w:val="24"/>
          <w:szCs w:val="24"/>
        </w:rPr>
        <w:t>vendidas</w:t>
      </w:r>
      <w:r w:rsidRPr="00A261C8">
        <w:rPr>
          <w:rFonts w:ascii="Arial" w:hAnsi="Arial" w:cs="Arial"/>
          <w:sz w:val="24"/>
          <w:szCs w:val="24"/>
        </w:rPr>
        <w:t xml:space="preserve"> para obtener un </w:t>
      </w:r>
      <w:r w:rsidRPr="00A261C8">
        <w:rPr>
          <w:rFonts w:ascii="Arial" w:hAnsi="Arial" w:cs="Arial"/>
          <w:b/>
          <w:sz w:val="24"/>
          <w:szCs w:val="24"/>
        </w:rPr>
        <w:t>beneficio o rendimiento mayor</w:t>
      </w:r>
      <w:r w:rsidRPr="00A261C8">
        <w:rPr>
          <w:rFonts w:ascii="Arial" w:hAnsi="Arial" w:cs="Arial"/>
          <w:sz w:val="24"/>
          <w:szCs w:val="24"/>
        </w:rPr>
        <w:t xml:space="preserve">. El costo de la producción del bien, por ende, será superior al precio de venta. Esto </w:t>
      </w:r>
      <w:r w:rsidRPr="00A261C8">
        <w:rPr>
          <w:rFonts w:ascii="Arial" w:hAnsi="Arial" w:cs="Arial"/>
          <w:b/>
          <w:sz w:val="24"/>
          <w:szCs w:val="24"/>
        </w:rPr>
        <w:t>propiciará acumulación</w:t>
      </w:r>
      <w:r w:rsidRPr="00A261C8">
        <w:rPr>
          <w:rFonts w:ascii="Arial" w:hAnsi="Arial" w:cs="Arial"/>
          <w:sz w:val="24"/>
          <w:szCs w:val="24"/>
        </w:rPr>
        <w:t xml:space="preserve"> progresiva de capital. La idea, por consiguiente, será </w:t>
      </w:r>
      <w:r w:rsidRPr="00A261C8">
        <w:rPr>
          <w:rFonts w:ascii="Arial" w:hAnsi="Arial" w:cs="Arial"/>
          <w:b/>
          <w:sz w:val="24"/>
          <w:szCs w:val="24"/>
        </w:rPr>
        <w:t>minimizar los costos de producción</w:t>
      </w:r>
      <w:r w:rsidRPr="00A261C8">
        <w:rPr>
          <w:rFonts w:ascii="Arial" w:hAnsi="Arial" w:cs="Arial"/>
          <w:sz w:val="24"/>
          <w:szCs w:val="24"/>
        </w:rPr>
        <w:t xml:space="preserve"> y </w:t>
      </w:r>
      <w:r w:rsidRPr="00A261C8">
        <w:rPr>
          <w:rFonts w:ascii="Arial" w:hAnsi="Arial" w:cs="Arial"/>
          <w:b/>
          <w:sz w:val="24"/>
          <w:szCs w:val="24"/>
        </w:rPr>
        <w:t>maximizar el valor de lo producido</w:t>
      </w:r>
      <w:r w:rsidRPr="00A261C8">
        <w:rPr>
          <w:rFonts w:ascii="Arial" w:hAnsi="Arial" w:cs="Arial"/>
          <w:sz w:val="24"/>
          <w:szCs w:val="24"/>
        </w:rPr>
        <w:t xml:space="preserve">. Hacer rendir el capital y lograr </w:t>
      </w:r>
      <w:r w:rsidRPr="00A261C8">
        <w:rPr>
          <w:rFonts w:ascii="Arial" w:hAnsi="Arial" w:cs="Arial"/>
          <w:b/>
          <w:sz w:val="24"/>
          <w:szCs w:val="24"/>
        </w:rPr>
        <w:t>ganar en la competencia</w:t>
      </w:r>
      <w:r w:rsidRPr="00A261C8">
        <w:rPr>
          <w:rFonts w:ascii="Arial" w:hAnsi="Arial" w:cs="Arial"/>
          <w:sz w:val="24"/>
          <w:szCs w:val="24"/>
        </w:rPr>
        <w:t xml:space="preserve"> capitalista que se genera. Lo que generará </w:t>
      </w:r>
      <w:r w:rsidRPr="00A261C8">
        <w:rPr>
          <w:rFonts w:ascii="Arial" w:hAnsi="Arial" w:cs="Arial"/>
          <w:b/>
          <w:sz w:val="24"/>
          <w:szCs w:val="24"/>
        </w:rPr>
        <w:t>monopolios</w:t>
      </w:r>
      <w:r w:rsidRPr="00A261C8">
        <w:rPr>
          <w:rFonts w:ascii="Arial" w:hAnsi="Arial" w:cs="Arial"/>
          <w:sz w:val="24"/>
          <w:szCs w:val="24"/>
        </w:rPr>
        <w:t xml:space="preserve"> y </w:t>
      </w:r>
      <w:r w:rsidRPr="00A261C8">
        <w:rPr>
          <w:rFonts w:ascii="Arial" w:hAnsi="Arial" w:cs="Arial"/>
          <w:b/>
          <w:sz w:val="24"/>
          <w:szCs w:val="24"/>
        </w:rPr>
        <w:t>oligopolios</w:t>
      </w:r>
      <w:r w:rsidRPr="00A261C8">
        <w:rPr>
          <w:rFonts w:ascii="Arial" w:hAnsi="Arial" w:cs="Arial"/>
          <w:sz w:val="24"/>
          <w:szCs w:val="24"/>
        </w:rPr>
        <w:t xml:space="preserve"> y </w:t>
      </w:r>
      <w:r w:rsidRPr="00A261C8">
        <w:rPr>
          <w:rFonts w:ascii="Arial" w:hAnsi="Arial" w:cs="Arial"/>
          <w:b/>
          <w:sz w:val="24"/>
          <w:szCs w:val="24"/>
        </w:rPr>
        <w:t>control</w:t>
      </w:r>
      <w:r w:rsidRPr="00A261C8">
        <w:rPr>
          <w:rFonts w:ascii="Arial" w:hAnsi="Arial" w:cs="Arial"/>
          <w:sz w:val="24"/>
          <w:szCs w:val="24"/>
        </w:rPr>
        <w:t xml:space="preserve"> sobre el mercado.</w:t>
      </w:r>
    </w:p>
    <w:p w14:paraId="765730FE" w14:textId="77777777" w:rsidR="00061099" w:rsidRPr="00475B59" w:rsidRDefault="00061099" w:rsidP="00A85C40">
      <w:pPr>
        <w:spacing w:line="276" w:lineRule="auto"/>
        <w:jc w:val="both"/>
        <w:rPr>
          <w:rFonts w:ascii="Arial" w:hAnsi="Arial" w:cs="Arial"/>
          <w:sz w:val="24"/>
          <w:szCs w:val="24"/>
        </w:rPr>
      </w:pPr>
    </w:p>
    <w:p w14:paraId="53050A7B" w14:textId="4F22E6E8" w:rsidR="00E53164" w:rsidRPr="00A261C8" w:rsidRDefault="00061099" w:rsidP="00A85C40">
      <w:pPr>
        <w:spacing w:line="276" w:lineRule="auto"/>
        <w:jc w:val="both"/>
        <w:rPr>
          <w:rFonts w:ascii="Arial" w:hAnsi="Arial" w:cs="Arial"/>
          <w:sz w:val="24"/>
          <w:szCs w:val="24"/>
        </w:rPr>
      </w:pPr>
      <w:r w:rsidRPr="00475B59">
        <w:rPr>
          <w:rFonts w:ascii="Arial" w:hAnsi="Arial" w:cs="Arial"/>
          <w:sz w:val="24"/>
          <w:szCs w:val="24"/>
        </w:rPr>
        <w:t xml:space="preserve">Una idea subyace </w:t>
      </w:r>
      <w:del w:id="1072" w:author="Eugenia Arce Londoño" w:date="2015-10-01T08:28:00Z">
        <w:r w:rsidRPr="00A261C8">
          <w:rPr>
            <w:rFonts w:ascii="Arial" w:hAnsi="Arial" w:cs="Arial"/>
            <w:sz w:val="24"/>
            <w:szCs w:val="24"/>
          </w:rPr>
          <w:delText>para</w:delText>
        </w:r>
      </w:del>
      <w:ins w:id="1073" w:author="Eugenia Arce Londoño" w:date="2015-10-01T08:28:00Z">
        <w:r w:rsidR="00475B59">
          <w:rPr>
            <w:rFonts w:ascii="Arial" w:hAnsi="Arial" w:cs="Arial"/>
            <w:sz w:val="24"/>
            <w:szCs w:val="24"/>
          </w:rPr>
          <w:t>en</w:t>
        </w:r>
      </w:ins>
      <w:r w:rsidRPr="00475B59">
        <w:rPr>
          <w:rFonts w:ascii="Arial" w:hAnsi="Arial" w:cs="Arial"/>
          <w:sz w:val="24"/>
          <w:szCs w:val="24"/>
        </w:rPr>
        <w:t xml:space="preserve"> el </w:t>
      </w:r>
      <w:r w:rsidRPr="00475B59">
        <w:rPr>
          <w:rFonts w:ascii="Arial" w:hAnsi="Arial"/>
          <w:sz w:val="24"/>
          <w:rPrChange w:id="1074" w:author="Eugenia Arce Londoño" w:date="2015-10-01T08:28:00Z">
            <w:rPr>
              <w:rFonts w:ascii="Arial" w:hAnsi="Arial"/>
              <w:b/>
              <w:sz w:val="24"/>
            </w:rPr>
          </w:rPrChange>
        </w:rPr>
        <w:t>análisis</w:t>
      </w:r>
      <w:r w:rsidRPr="00475B59">
        <w:rPr>
          <w:rFonts w:ascii="Arial" w:hAnsi="Arial" w:cs="Arial"/>
          <w:sz w:val="24"/>
          <w:szCs w:val="24"/>
        </w:rPr>
        <w:t xml:space="preserve"> de los sistemas políticos modernos</w:t>
      </w:r>
      <w:del w:id="1075" w:author="Eugenia Arce Londoño" w:date="2015-10-01T08:28:00Z">
        <w:r w:rsidRPr="00A261C8">
          <w:rPr>
            <w:rFonts w:ascii="Arial" w:hAnsi="Arial" w:cs="Arial"/>
            <w:sz w:val="24"/>
            <w:szCs w:val="24"/>
          </w:rPr>
          <w:delText xml:space="preserve"> y es que</w:delText>
        </w:r>
      </w:del>
      <w:ins w:id="1076" w:author="Eugenia Arce Londoño" w:date="2015-10-01T08:28:00Z">
        <w:r w:rsidR="00475B59">
          <w:rPr>
            <w:rFonts w:ascii="Arial" w:hAnsi="Arial" w:cs="Arial"/>
            <w:sz w:val="24"/>
            <w:szCs w:val="24"/>
          </w:rPr>
          <w:t>:</w:t>
        </w:r>
      </w:ins>
      <w:r w:rsidRPr="00475B59">
        <w:rPr>
          <w:rFonts w:ascii="Arial" w:hAnsi="Arial" w:cs="Arial"/>
          <w:sz w:val="24"/>
          <w:szCs w:val="24"/>
        </w:rPr>
        <w:t xml:space="preserve"> </w:t>
      </w:r>
      <w:r w:rsidRPr="00475B59">
        <w:rPr>
          <w:rFonts w:ascii="Arial" w:hAnsi="Arial"/>
          <w:sz w:val="24"/>
          <w:rPrChange w:id="1077" w:author="Eugenia Arce Londoño" w:date="2015-10-01T08:28:00Z">
            <w:rPr>
              <w:rFonts w:ascii="Arial" w:hAnsi="Arial"/>
              <w:b/>
              <w:sz w:val="24"/>
            </w:rPr>
          </w:rPrChange>
        </w:rPr>
        <w:t>el diseño institucional se soporta en las ideas expresadas por el liberalismo como ideología política y doctrina económica, en la democracia como su forma institucional y en el capitalismo como motor de desarrollo</w:t>
      </w:r>
      <w:r w:rsidRPr="00475B59">
        <w:rPr>
          <w:rFonts w:ascii="Arial" w:hAnsi="Arial" w:cs="Arial"/>
          <w:sz w:val="24"/>
          <w:szCs w:val="24"/>
        </w:rPr>
        <w:t>.</w:t>
      </w:r>
      <w:r w:rsidRPr="00A261C8">
        <w:rPr>
          <w:rFonts w:ascii="Arial" w:hAnsi="Arial" w:cs="Arial"/>
          <w:sz w:val="24"/>
          <w:szCs w:val="24"/>
        </w:rPr>
        <w:t xml:space="preserve"> Como antes se señaló el ascenso de la </w:t>
      </w:r>
      <w:r w:rsidRPr="00A261C8">
        <w:rPr>
          <w:rFonts w:ascii="Arial" w:hAnsi="Arial" w:cs="Arial"/>
          <w:b/>
          <w:sz w:val="24"/>
          <w:szCs w:val="24"/>
        </w:rPr>
        <w:lastRenderedPageBreak/>
        <w:t>burguesía urbana</w:t>
      </w:r>
      <w:r w:rsidRPr="00A261C8">
        <w:rPr>
          <w:rFonts w:ascii="Arial" w:hAnsi="Arial" w:cs="Arial"/>
          <w:sz w:val="24"/>
          <w:szCs w:val="24"/>
        </w:rPr>
        <w:t xml:space="preserve"> y el </w:t>
      </w:r>
      <w:r w:rsidRPr="00A261C8">
        <w:rPr>
          <w:rFonts w:ascii="Arial" w:hAnsi="Arial" w:cs="Arial"/>
          <w:b/>
          <w:sz w:val="24"/>
          <w:szCs w:val="24"/>
        </w:rPr>
        <w:t>poder del capital</w:t>
      </w:r>
      <w:r w:rsidRPr="00A261C8">
        <w:rPr>
          <w:rFonts w:ascii="Arial" w:hAnsi="Arial" w:cs="Arial"/>
          <w:sz w:val="24"/>
          <w:szCs w:val="24"/>
        </w:rPr>
        <w:t xml:space="preserve"> marcará nuevas formas de vida que impactarán la definición democrática y los regímenes políticos establecidos para su desarrollo: el </w:t>
      </w:r>
      <w:r w:rsidR="001943F2" w:rsidRPr="00A261C8">
        <w:rPr>
          <w:rFonts w:ascii="Arial" w:hAnsi="Arial" w:cs="Arial"/>
          <w:b/>
          <w:sz w:val="24"/>
          <w:szCs w:val="24"/>
        </w:rPr>
        <w:t xml:space="preserve">Estado </w:t>
      </w:r>
      <w:r w:rsidRPr="00A261C8">
        <w:rPr>
          <w:rFonts w:ascii="Arial" w:hAnsi="Arial" w:cs="Arial"/>
          <w:b/>
          <w:sz w:val="24"/>
          <w:szCs w:val="24"/>
        </w:rPr>
        <w:t>de derecho</w:t>
      </w:r>
      <w:r w:rsidRPr="00A261C8">
        <w:rPr>
          <w:rFonts w:ascii="Arial" w:hAnsi="Arial" w:cs="Arial"/>
          <w:sz w:val="24"/>
          <w:szCs w:val="24"/>
        </w:rPr>
        <w:t xml:space="preserve"> y el </w:t>
      </w:r>
      <w:r w:rsidRPr="00A261C8">
        <w:rPr>
          <w:rFonts w:ascii="Arial" w:hAnsi="Arial" w:cs="Arial"/>
          <w:b/>
          <w:sz w:val="24"/>
          <w:szCs w:val="24"/>
        </w:rPr>
        <w:t>constitucionalismo liberal revolucionario</w:t>
      </w:r>
      <w:r w:rsidRPr="00A261C8">
        <w:rPr>
          <w:rFonts w:ascii="Arial" w:hAnsi="Arial" w:cs="Arial"/>
          <w:sz w:val="24"/>
          <w:szCs w:val="24"/>
        </w:rPr>
        <w:t xml:space="preserve"> bajo la teoría del </w:t>
      </w:r>
      <w:r w:rsidRPr="00A261C8">
        <w:rPr>
          <w:rFonts w:ascii="Arial" w:hAnsi="Arial" w:cs="Arial"/>
          <w:b/>
          <w:sz w:val="24"/>
          <w:szCs w:val="24"/>
        </w:rPr>
        <w:t>poder constituyente</w:t>
      </w:r>
      <w:r w:rsidR="00475B59">
        <w:rPr>
          <w:rFonts w:ascii="Arial" w:hAnsi="Arial" w:cs="Arial"/>
          <w:sz w:val="24"/>
          <w:szCs w:val="24"/>
        </w:rPr>
        <w:t>.</w:t>
      </w:r>
      <w:del w:id="1078" w:author="Eugenia Arce Londoño" w:date="2015-10-01T08:28:00Z">
        <w:r w:rsidRPr="00A261C8">
          <w:rPr>
            <w:rFonts w:ascii="Arial" w:hAnsi="Arial" w:cs="Arial"/>
            <w:sz w:val="24"/>
            <w:szCs w:val="24"/>
          </w:rPr>
          <w:delText xml:space="preserve"> </w:delText>
        </w:r>
      </w:del>
    </w:p>
    <w:p w14:paraId="7AF480C6" w14:textId="77777777" w:rsidR="00E53164" w:rsidRPr="00A261C8" w:rsidRDefault="00E53164" w:rsidP="00A85C40">
      <w:pPr>
        <w:spacing w:line="276" w:lineRule="auto"/>
        <w:jc w:val="both"/>
        <w:rPr>
          <w:rFonts w:ascii="Arial" w:hAnsi="Arial" w:cs="Arial"/>
          <w:sz w:val="24"/>
          <w:szCs w:val="24"/>
        </w:rPr>
      </w:pPr>
    </w:p>
    <w:p w14:paraId="58C223E9" w14:textId="6AB81541" w:rsidR="00061099" w:rsidRPr="00A261C8" w:rsidRDefault="00E53164" w:rsidP="00A85C40">
      <w:pPr>
        <w:spacing w:line="276" w:lineRule="auto"/>
        <w:jc w:val="both"/>
        <w:rPr>
          <w:rFonts w:ascii="Arial" w:hAnsi="Arial" w:cs="Arial"/>
          <w:sz w:val="24"/>
          <w:szCs w:val="24"/>
        </w:rPr>
      </w:pPr>
      <w:r w:rsidRPr="00A261C8">
        <w:rPr>
          <w:rFonts w:ascii="Arial" w:hAnsi="Arial" w:cs="Arial"/>
          <w:sz w:val="24"/>
          <w:szCs w:val="24"/>
        </w:rPr>
        <w:t>Teniendo lo anterior como base</w:t>
      </w:r>
      <w:r w:rsidR="00061099" w:rsidRPr="00A261C8">
        <w:rPr>
          <w:rFonts w:ascii="Arial" w:hAnsi="Arial" w:cs="Arial"/>
          <w:sz w:val="24"/>
          <w:szCs w:val="24"/>
        </w:rPr>
        <w:t xml:space="preserve"> apreciaremos</w:t>
      </w:r>
      <w:ins w:id="1079" w:author="Eugenia Arce Londoño" w:date="2015-10-01T08:28:00Z">
        <w:r w:rsidR="00061099" w:rsidRPr="00A261C8">
          <w:rPr>
            <w:rFonts w:ascii="Arial" w:hAnsi="Arial" w:cs="Arial"/>
            <w:sz w:val="24"/>
            <w:szCs w:val="24"/>
          </w:rPr>
          <w:t xml:space="preserve"> </w:t>
        </w:r>
        <w:r w:rsidR="00475B59">
          <w:rPr>
            <w:rFonts w:ascii="Arial" w:hAnsi="Arial" w:cs="Arial"/>
            <w:sz w:val="24"/>
            <w:szCs w:val="24"/>
          </w:rPr>
          <w:t>a continuación</w:t>
        </w:r>
      </w:ins>
      <w:r w:rsidR="00475B59">
        <w:rPr>
          <w:rFonts w:ascii="Arial" w:hAnsi="Arial" w:cs="Arial"/>
          <w:sz w:val="24"/>
          <w:szCs w:val="24"/>
        </w:rPr>
        <w:t xml:space="preserve"> </w:t>
      </w:r>
      <w:r w:rsidR="00061099" w:rsidRPr="00A261C8">
        <w:rPr>
          <w:rFonts w:ascii="Arial" w:hAnsi="Arial" w:cs="Arial"/>
          <w:sz w:val="24"/>
          <w:szCs w:val="24"/>
        </w:rPr>
        <w:t>el contexto de producción, las estructuras políticas instituidas y los actores que intervinieron y sus conflictos en medio de profundos cambios sociales, económicos, políticos, culturales.</w:t>
      </w:r>
    </w:p>
    <w:p w14:paraId="375C387D" w14:textId="77777777" w:rsidR="00061099" w:rsidRPr="00A261C8" w:rsidRDefault="00061099" w:rsidP="00A85C40">
      <w:pPr>
        <w:spacing w:line="276" w:lineRule="auto"/>
        <w:jc w:val="both"/>
        <w:rPr>
          <w:rFonts w:ascii="Arial" w:hAnsi="Arial" w:cs="Arial"/>
          <w:sz w:val="24"/>
          <w:szCs w:val="24"/>
        </w:rPr>
      </w:pPr>
    </w:p>
    <w:p w14:paraId="1CAD5B50" w14:textId="77777777" w:rsidR="003E5112" w:rsidRPr="00A261C8" w:rsidRDefault="003E5112">
      <w:pPr>
        <w:rPr>
          <w:rFonts w:ascii="Arial" w:hAnsi="Arial" w:cs="Arial"/>
          <w:sz w:val="24"/>
          <w:szCs w:val="24"/>
          <w:highlight w:val="yellow"/>
        </w:rPr>
      </w:pPr>
      <w:r w:rsidRPr="00A261C8">
        <w:rPr>
          <w:rFonts w:ascii="Arial" w:hAnsi="Arial" w:cs="Arial"/>
          <w:sz w:val="24"/>
          <w:szCs w:val="24"/>
          <w:highlight w:val="yellow"/>
        </w:rPr>
        <w:br w:type="page"/>
      </w:r>
    </w:p>
    <w:p w14:paraId="090138B6" w14:textId="77777777" w:rsidR="00061099" w:rsidRPr="00A261C8" w:rsidRDefault="00061099" w:rsidP="00A85C40">
      <w:pPr>
        <w:spacing w:line="276" w:lineRule="auto"/>
        <w:jc w:val="both"/>
        <w:rPr>
          <w:del w:id="1080" w:author="Eugenia Arce Londoño" w:date="2015-10-01T08:28:00Z"/>
          <w:rFonts w:ascii="Arial" w:hAnsi="Arial" w:cs="Arial"/>
          <w:sz w:val="24"/>
          <w:szCs w:val="24"/>
        </w:rPr>
      </w:pPr>
      <w:r w:rsidRPr="00A261C8">
        <w:rPr>
          <w:rFonts w:ascii="Arial" w:hAnsi="Arial" w:cs="Arial"/>
          <w:sz w:val="24"/>
          <w:szCs w:val="24"/>
          <w:highlight w:val="yellow"/>
        </w:rPr>
        <w:lastRenderedPageBreak/>
        <w:t>[Sección 2]</w:t>
      </w:r>
      <w:r w:rsidRPr="00A261C8">
        <w:rPr>
          <w:rFonts w:ascii="Arial" w:hAnsi="Arial" w:cs="Arial"/>
          <w:sz w:val="24"/>
          <w:szCs w:val="24"/>
        </w:rPr>
        <w:t xml:space="preserve"> </w:t>
      </w:r>
      <w:r w:rsidR="00043C54" w:rsidRPr="00A261C8">
        <w:rPr>
          <w:rFonts w:ascii="Arial" w:hAnsi="Arial" w:cs="Arial"/>
          <w:b/>
          <w:sz w:val="24"/>
          <w:szCs w:val="24"/>
        </w:rPr>
        <w:t>3</w:t>
      </w:r>
      <w:r w:rsidRPr="00A261C8">
        <w:rPr>
          <w:rFonts w:ascii="Arial" w:hAnsi="Arial" w:cs="Arial"/>
          <w:b/>
          <w:sz w:val="24"/>
          <w:szCs w:val="24"/>
        </w:rPr>
        <w:t xml:space="preserve">.1 </w:t>
      </w:r>
      <w:del w:id="1081" w:author="Eugenia Arce Londoño" w:date="2015-10-01T08:28:00Z">
        <w:r w:rsidRPr="00A261C8">
          <w:rPr>
            <w:rFonts w:ascii="Arial" w:hAnsi="Arial" w:cs="Arial"/>
            <w:b/>
            <w:sz w:val="24"/>
            <w:szCs w:val="24"/>
          </w:rPr>
          <w:delText>Contexto de producción.</w:delText>
        </w:r>
      </w:del>
    </w:p>
    <w:p w14:paraId="0EE95D36" w14:textId="77777777" w:rsidR="00061099" w:rsidRPr="00A261C8" w:rsidRDefault="00061099" w:rsidP="00A85C40">
      <w:pPr>
        <w:spacing w:line="276" w:lineRule="auto"/>
        <w:jc w:val="both"/>
        <w:rPr>
          <w:del w:id="1082" w:author="Eugenia Arce Londoño" w:date="2015-10-01T08:28:00Z"/>
          <w:rFonts w:ascii="Arial" w:hAnsi="Arial" w:cs="Arial"/>
          <w:sz w:val="24"/>
          <w:szCs w:val="24"/>
        </w:rPr>
      </w:pPr>
    </w:p>
    <w:p w14:paraId="67EFD1F9" w14:textId="1F1625B4" w:rsidR="00061099" w:rsidRPr="00A261C8" w:rsidRDefault="00475B59" w:rsidP="00A85C40">
      <w:pPr>
        <w:spacing w:line="276" w:lineRule="auto"/>
        <w:jc w:val="both"/>
        <w:rPr>
          <w:ins w:id="1083" w:author="Eugenia Arce Londoño" w:date="2015-10-01T08:28:00Z"/>
          <w:rFonts w:ascii="Arial" w:hAnsi="Arial" w:cs="Arial"/>
          <w:sz w:val="24"/>
          <w:szCs w:val="24"/>
        </w:rPr>
      </w:pPr>
      <w:r>
        <w:rPr>
          <w:rFonts w:ascii="Arial" w:hAnsi="Arial"/>
          <w:b/>
          <w:sz w:val="24"/>
          <w:rPrChange w:id="1084" w:author="Eugenia Arce Londoño" w:date="2015-10-01T08:28:00Z">
            <w:rPr>
              <w:rFonts w:ascii="Arial" w:hAnsi="Arial"/>
              <w:sz w:val="24"/>
            </w:rPr>
          </w:rPrChange>
        </w:rPr>
        <w:t xml:space="preserve">El contexto de </w:t>
      </w:r>
      <w:ins w:id="1085" w:author="Eugenia Arce Londoño" w:date="2015-10-01T08:28:00Z">
        <w:r>
          <w:rPr>
            <w:rFonts w:ascii="Arial" w:hAnsi="Arial" w:cs="Arial"/>
            <w:b/>
            <w:sz w:val="24"/>
            <w:szCs w:val="24"/>
          </w:rPr>
          <w:t>producción</w:t>
        </w:r>
      </w:ins>
    </w:p>
    <w:p w14:paraId="043C913F" w14:textId="77777777" w:rsidR="00061099" w:rsidRPr="00A261C8" w:rsidRDefault="00061099" w:rsidP="00A85C40">
      <w:pPr>
        <w:spacing w:line="276" w:lineRule="auto"/>
        <w:jc w:val="both"/>
        <w:rPr>
          <w:ins w:id="1086" w:author="Eugenia Arce Londoño" w:date="2015-10-01T08:28:00Z"/>
          <w:rFonts w:ascii="Arial" w:hAnsi="Arial" w:cs="Arial"/>
          <w:sz w:val="24"/>
          <w:szCs w:val="24"/>
        </w:rPr>
      </w:pPr>
    </w:p>
    <w:p w14:paraId="62D14C45" w14:textId="694CF245" w:rsidR="00475B59" w:rsidRDefault="001943F2" w:rsidP="00A85C40">
      <w:pPr>
        <w:spacing w:line="276" w:lineRule="auto"/>
        <w:jc w:val="both"/>
        <w:rPr>
          <w:ins w:id="1087" w:author="Eugenia Arce Londoño" w:date="2015-10-01T08:28:00Z"/>
          <w:rFonts w:ascii="Arial" w:hAnsi="Arial" w:cs="Arial"/>
          <w:sz w:val="24"/>
          <w:szCs w:val="24"/>
        </w:rPr>
      </w:pPr>
      <w:ins w:id="1088" w:author="Eugenia Arce Londoño" w:date="2015-10-01T08:28:00Z">
        <w:r w:rsidRPr="00A261C8">
          <w:rPr>
            <w:rFonts w:ascii="Arial" w:hAnsi="Arial" w:cs="Arial"/>
            <w:sz w:val="24"/>
            <w:szCs w:val="24"/>
          </w:rPr>
          <w:t>El contexto de</w:t>
        </w:r>
        <w:r w:rsidR="00475B59">
          <w:rPr>
            <w:rFonts w:ascii="Arial" w:hAnsi="Arial" w:cs="Arial"/>
            <w:sz w:val="24"/>
            <w:szCs w:val="24"/>
          </w:rPr>
          <w:t>l</w:t>
        </w:r>
        <w:r w:rsidRPr="00A261C8">
          <w:rPr>
            <w:rFonts w:ascii="Arial" w:hAnsi="Arial" w:cs="Arial"/>
            <w:sz w:val="24"/>
            <w:szCs w:val="24"/>
          </w:rPr>
          <w:t xml:space="preserve"> </w:t>
        </w:r>
      </w:ins>
      <w:r w:rsidRPr="00A261C8">
        <w:rPr>
          <w:rFonts w:ascii="Arial" w:hAnsi="Arial" w:cs="Arial"/>
          <w:sz w:val="24"/>
          <w:szCs w:val="24"/>
        </w:rPr>
        <w:t>surgimiento, desarrollo y consolidación del capitalismo como modo de producción y del libera</w:t>
      </w:r>
      <w:r w:rsidR="00475B59">
        <w:rPr>
          <w:rFonts w:ascii="Arial" w:hAnsi="Arial" w:cs="Arial"/>
          <w:sz w:val="24"/>
          <w:szCs w:val="24"/>
        </w:rPr>
        <w:t xml:space="preserve">lismo </w:t>
      </w:r>
      <w:del w:id="1089" w:author="Eugenia Arce Londoño" w:date="2015-10-01T08:28:00Z">
        <w:r w:rsidRPr="00A261C8">
          <w:rPr>
            <w:rFonts w:ascii="Arial" w:hAnsi="Arial" w:cs="Arial"/>
            <w:sz w:val="24"/>
            <w:szCs w:val="24"/>
          </w:rPr>
          <w:delText xml:space="preserve">en sus vertientes </w:delText>
        </w:r>
      </w:del>
      <w:r w:rsidR="00475B59">
        <w:rPr>
          <w:rFonts w:ascii="Arial" w:hAnsi="Arial" w:cs="Arial"/>
          <w:sz w:val="24"/>
          <w:szCs w:val="24"/>
        </w:rPr>
        <w:t xml:space="preserve">político y económico podemos </w:t>
      </w:r>
      <w:del w:id="1090" w:author="Eugenia Arce Londoño" w:date="2015-10-01T08:28:00Z">
        <w:r w:rsidRPr="00A261C8">
          <w:rPr>
            <w:rFonts w:ascii="Arial" w:hAnsi="Arial" w:cs="Arial"/>
            <w:sz w:val="24"/>
            <w:szCs w:val="24"/>
          </w:rPr>
          <w:delText>remontarla</w:delText>
        </w:r>
      </w:del>
      <w:ins w:id="1091" w:author="Eugenia Arce Londoño" w:date="2015-10-01T08:28:00Z">
        <w:r w:rsidR="00475B59">
          <w:rPr>
            <w:rFonts w:ascii="Arial" w:hAnsi="Arial" w:cs="Arial"/>
            <w:sz w:val="24"/>
            <w:szCs w:val="24"/>
          </w:rPr>
          <w:t>remontarlo</w:t>
        </w:r>
      </w:ins>
      <w:r w:rsidRPr="00A261C8">
        <w:rPr>
          <w:rFonts w:ascii="Arial" w:hAnsi="Arial" w:cs="Arial"/>
          <w:sz w:val="24"/>
          <w:szCs w:val="24"/>
        </w:rPr>
        <w:t xml:space="preserve"> a las </w:t>
      </w:r>
      <w:r w:rsidRPr="00A261C8">
        <w:rPr>
          <w:rFonts w:ascii="Arial" w:hAnsi="Arial" w:cs="Arial"/>
          <w:b/>
          <w:sz w:val="24"/>
          <w:szCs w:val="24"/>
        </w:rPr>
        <w:t>trasformaciones</w:t>
      </w:r>
      <w:r w:rsidRPr="00A261C8">
        <w:rPr>
          <w:rFonts w:ascii="Arial" w:hAnsi="Arial" w:cs="Arial"/>
          <w:sz w:val="24"/>
          <w:szCs w:val="24"/>
        </w:rPr>
        <w:t xml:space="preserve"> que se dieron en </w:t>
      </w:r>
      <w:r w:rsidRPr="00475B59">
        <w:rPr>
          <w:rFonts w:ascii="Arial" w:hAnsi="Arial"/>
          <w:sz w:val="24"/>
          <w:rPrChange w:id="1092" w:author="Eugenia Arce Londoño" w:date="2015-10-01T08:28:00Z">
            <w:rPr>
              <w:rFonts w:ascii="Arial" w:hAnsi="Arial"/>
              <w:b/>
              <w:sz w:val="24"/>
            </w:rPr>
          </w:rPrChange>
        </w:rPr>
        <w:t>Europa continental a partir del siglo XVI</w:t>
      </w:r>
      <w:r w:rsidRPr="00475B59">
        <w:rPr>
          <w:rFonts w:ascii="Arial" w:hAnsi="Arial" w:cs="Arial"/>
          <w:sz w:val="24"/>
          <w:szCs w:val="24"/>
        </w:rPr>
        <w:t>.</w:t>
      </w:r>
      <w:r w:rsidRPr="00A261C8">
        <w:rPr>
          <w:rFonts w:ascii="Arial" w:hAnsi="Arial" w:cs="Arial"/>
          <w:sz w:val="24"/>
          <w:szCs w:val="24"/>
        </w:rPr>
        <w:t xml:space="preserve"> </w:t>
      </w:r>
    </w:p>
    <w:p w14:paraId="3562F87A" w14:textId="77777777" w:rsidR="00475B59" w:rsidRDefault="00475B59" w:rsidP="00A85C40">
      <w:pPr>
        <w:spacing w:line="276" w:lineRule="auto"/>
        <w:jc w:val="both"/>
        <w:rPr>
          <w:ins w:id="1093" w:author="Eugenia Arce Londoño" w:date="2015-10-01T08:28:00Z"/>
          <w:rFonts w:ascii="Arial" w:hAnsi="Arial" w:cs="Arial"/>
          <w:sz w:val="24"/>
          <w:szCs w:val="24"/>
        </w:rPr>
      </w:pPr>
    </w:p>
    <w:p w14:paraId="0650845C" w14:textId="6682A138" w:rsidR="00475B59" w:rsidRDefault="001943F2" w:rsidP="00A85C40">
      <w:pPr>
        <w:spacing w:line="276" w:lineRule="auto"/>
        <w:jc w:val="both"/>
        <w:rPr>
          <w:ins w:id="1094" w:author="Eugenia Arce Londoño" w:date="2015-10-01T08:28:00Z"/>
          <w:rFonts w:ascii="Arial" w:hAnsi="Arial" w:cs="Arial"/>
          <w:sz w:val="24"/>
          <w:szCs w:val="24"/>
        </w:rPr>
      </w:pPr>
      <w:r w:rsidRPr="00A261C8">
        <w:rPr>
          <w:rFonts w:ascii="Arial" w:hAnsi="Arial" w:cs="Arial"/>
          <w:sz w:val="24"/>
          <w:szCs w:val="24"/>
        </w:rPr>
        <w:t xml:space="preserve">El trasfondo de los cambios tiene como </w:t>
      </w:r>
      <w:del w:id="1095" w:author="Eugenia Arce Londoño" w:date="2015-10-01T08:28:00Z">
        <w:r w:rsidRPr="00A261C8">
          <w:rPr>
            <w:rFonts w:ascii="Arial" w:hAnsi="Arial" w:cs="Arial"/>
            <w:sz w:val="24"/>
            <w:szCs w:val="24"/>
          </w:rPr>
          <w:delText>eje</w:delText>
        </w:r>
      </w:del>
      <w:ins w:id="1096" w:author="Eugenia Arce Londoño" w:date="2015-10-01T08:28:00Z">
        <w:r w:rsidRPr="00A261C8">
          <w:rPr>
            <w:rFonts w:ascii="Arial" w:hAnsi="Arial" w:cs="Arial"/>
            <w:sz w:val="24"/>
            <w:szCs w:val="24"/>
          </w:rPr>
          <w:t>eje</w:t>
        </w:r>
        <w:r w:rsidR="00475B59">
          <w:rPr>
            <w:rFonts w:ascii="Arial" w:hAnsi="Arial" w:cs="Arial"/>
            <w:sz w:val="24"/>
            <w:szCs w:val="24"/>
          </w:rPr>
          <w:t>s</w:t>
        </w:r>
      </w:ins>
      <w:r w:rsidRPr="00A261C8">
        <w:rPr>
          <w:rFonts w:ascii="Arial" w:hAnsi="Arial" w:cs="Arial"/>
          <w:sz w:val="24"/>
          <w:szCs w:val="24"/>
        </w:rPr>
        <w:t xml:space="preserve"> el </w:t>
      </w:r>
      <w:r w:rsidRPr="00A261C8">
        <w:rPr>
          <w:rFonts w:ascii="Arial" w:hAnsi="Arial" w:cs="Arial"/>
          <w:b/>
          <w:sz w:val="24"/>
          <w:szCs w:val="24"/>
        </w:rPr>
        <w:t>Renacimiento y el Movimiento Humanista</w:t>
      </w:r>
      <w:r w:rsidRPr="00A261C8">
        <w:rPr>
          <w:rFonts w:ascii="Arial" w:hAnsi="Arial" w:cs="Arial"/>
          <w:sz w:val="24"/>
          <w:szCs w:val="24"/>
        </w:rPr>
        <w:t xml:space="preserve">, el ser humano como centro </w:t>
      </w:r>
      <w:r w:rsidR="00475B59">
        <w:rPr>
          <w:rFonts w:ascii="Arial" w:hAnsi="Arial" w:cs="Arial"/>
          <w:sz w:val="24"/>
          <w:szCs w:val="24"/>
        </w:rPr>
        <w:t>del universo, su revalorización</w:t>
      </w:r>
      <w:del w:id="1097" w:author="Eugenia Arce Londoño" w:date="2015-10-01T08:28:00Z">
        <w:r w:rsidRPr="00A261C8">
          <w:rPr>
            <w:rFonts w:ascii="Arial" w:hAnsi="Arial" w:cs="Arial"/>
            <w:sz w:val="24"/>
            <w:szCs w:val="24"/>
          </w:rPr>
          <w:delText>,</w:delText>
        </w:r>
      </w:del>
      <w:ins w:id="1098" w:author="Eugenia Arce Londoño" w:date="2015-10-01T08:28:00Z">
        <w:r w:rsidR="00475B59">
          <w:rPr>
            <w:rFonts w:ascii="Arial" w:hAnsi="Arial" w:cs="Arial"/>
            <w:sz w:val="24"/>
            <w:szCs w:val="24"/>
          </w:rPr>
          <w:t xml:space="preserve"> y</w:t>
        </w:r>
      </w:ins>
      <w:r w:rsidRPr="00A261C8">
        <w:rPr>
          <w:rFonts w:ascii="Arial" w:hAnsi="Arial" w:cs="Arial"/>
          <w:sz w:val="24"/>
          <w:szCs w:val="24"/>
        </w:rPr>
        <w:t xml:space="preserve"> la </w:t>
      </w:r>
      <w:r w:rsidRPr="00A261C8">
        <w:rPr>
          <w:rFonts w:ascii="Arial" w:hAnsi="Arial" w:cs="Arial"/>
          <w:b/>
          <w:sz w:val="24"/>
          <w:szCs w:val="24"/>
        </w:rPr>
        <w:t>visión antropocéntrica del mundo</w:t>
      </w:r>
      <w:r w:rsidRPr="00A261C8">
        <w:rPr>
          <w:rFonts w:ascii="Arial" w:hAnsi="Arial" w:cs="Arial"/>
          <w:sz w:val="24"/>
          <w:szCs w:val="24"/>
        </w:rPr>
        <w:t xml:space="preserve">. </w:t>
      </w:r>
      <w:del w:id="1099" w:author="Eugenia Arce Londoño" w:date="2015-10-01T08:28:00Z">
        <w:r w:rsidRPr="00A261C8">
          <w:rPr>
            <w:rFonts w:ascii="Arial" w:hAnsi="Arial" w:cs="Arial"/>
            <w:sz w:val="24"/>
            <w:szCs w:val="24"/>
          </w:rPr>
          <w:delText>Lo cual</w:delText>
        </w:r>
      </w:del>
    </w:p>
    <w:p w14:paraId="43BFA64A" w14:textId="77777777" w:rsidR="00475B59" w:rsidRDefault="00475B59" w:rsidP="00A85C40">
      <w:pPr>
        <w:spacing w:line="276" w:lineRule="auto"/>
        <w:jc w:val="both"/>
        <w:rPr>
          <w:ins w:id="1100" w:author="Eugenia Arce Londoño" w:date="2015-10-01T08:28:00Z"/>
          <w:rFonts w:ascii="Arial" w:hAnsi="Arial" w:cs="Arial"/>
          <w:sz w:val="24"/>
          <w:szCs w:val="24"/>
        </w:rPr>
      </w:pPr>
    </w:p>
    <w:p w14:paraId="6B22B595" w14:textId="29C259D4" w:rsidR="00C54C14" w:rsidRPr="00A261C8" w:rsidRDefault="00475B59" w:rsidP="00A85C40">
      <w:pPr>
        <w:spacing w:line="276" w:lineRule="auto"/>
        <w:jc w:val="both"/>
        <w:rPr>
          <w:rFonts w:ascii="Arial" w:hAnsi="Arial" w:cs="Arial"/>
          <w:sz w:val="24"/>
          <w:szCs w:val="24"/>
        </w:rPr>
      </w:pPr>
      <w:ins w:id="1101" w:author="Eugenia Arce Londoño" w:date="2015-10-01T08:28:00Z">
        <w:r>
          <w:rPr>
            <w:rFonts w:ascii="Arial" w:hAnsi="Arial" w:cs="Arial"/>
            <w:sz w:val="24"/>
            <w:szCs w:val="24"/>
          </w:rPr>
          <w:t>Los antecedentes</w:t>
        </w:r>
      </w:ins>
      <w:r>
        <w:rPr>
          <w:rFonts w:ascii="Arial" w:hAnsi="Arial" w:cs="Arial"/>
          <w:sz w:val="24"/>
          <w:szCs w:val="24"/>
        </w:rPr>
        <w:t xml:space="preserve"> nos </w:t>
      </w:r>
      <w:del w:id="1102" w:author="Eugenia Arce Londoño" w:date="2015-10-01T08:28:00Z">
        <w:r w:rsidR="001943F2" w:rsidRPr="00A261C8">
          <w:rPr>
            <w:rFonts w:ascii="Arial" w:hAnsi="Arial" w:cs="Arial"/>
            <w:sz w:val="24"/>
            <w:szCs w:val="24"/>
          </w:rPr>
          <w:delText>lleva, de forma inmediata</w:delText>
        </w:r>
      </w:del>
      <w:ins w:id="1103" w:author="Eugenia Arce Londoño" w:date="2015-10-01T08:28:00Z">
        <w:r>
          <w:rPr>
            <w:rFonts w:ascii="Arial" w:hAnsi="Arial" w:cs="Arial"/>
            <w:sz w:val="24"/>
            <w:szCs w:val="24"/>
          </w:rPr>
          <w:t>llevan, necesariamente,</w:t>
        </w:r>
      </w:ins>
      <w:r>
        <w:rPr>
          <w:rFonts w:ascii="Arial" w:hAnsi="Arial" w:cs="Arial"/>
          <w:sz w:val="24"/>
          <w:szCs w:val="24"/>
        </w:rPr>
        <w:t xml:space="preserve"> </w:t>
      </w:r>
      <w:r w:rsidR="001943F2" w:rsidRPr="00A261C8">
        <w:rPr>
          <w:rFonts w:ascii="Arial" w:hAnsi="Arial" w:cs="Arial"/>
          <w:sz w:val="24"/>
          <w:szCs w:val="24"/>
        </w:rPr>
        <w:t>a Pi</w:t>
      </w:r>
      <w:r w:rsidR="00186300">
        <w:rPr>
          <w:rFonts w:ascii="Arial" w:hAnsi="Arial" w:cs="Arial"/>
          <w:sz w:val="24"/>
          <w:szCs w:val="24"/>
        </w:rPr>
        <w:t xml:space="preserve">co de la Mirandola y su famoso </w:t>
      </w:r>
      <w:del w:id="1104" w:author="Eugenia Arce Londoño" w:date="2015-10-01T08:28:00Z">
        <w:r w:rsidR="001943F2" w:rsidRPr="00A261C8">
          <w:rPr>
            <w:rFonts w:ascii="Arial" w:hAnsi="Arial" w:cs="Arial"/>
            <w:sz w:val="24"/>
            <w:szCs w:val="24"/>
          </w:rPr>
          <w:delText>manifiesto</w:delText>
        </w:r>
      </w:del>
      <w:ins w:id="1105" w:author="Eugenia Arce Londoño" w:date="2015-10-01T08:28:00Z">
        <w:r w:rsidR="00186300">
          <w:rPr>
            <w:rFonts w:ascii="Arial" w:hAnsi="Arial" w:cs="Arial"/>
            <w:sz w:val="24"/>
            <w:szCs w:val="24"/>
          </w:rPr>
          <w:t>M</w:t>
        </w:r>
        <w:r w:rsidR="001943F2" w:rsidRPr="00A261C8">
          <w:rPr>
            <w:rFonts w:ascii="Arial" w:hAnsi="Arial" w:cs="Arial"/>
            <w:sz w:val="24"/>
            <w:szCs w:val="24"/>
          </w:rPr>
          <w:t>anifiesto</w:t>
        </w:r>
      </w:ins>
      <w:r w:rsidR="001943F2" w:rsidRPr="00A261C8">
        <w:rPr>
          <w:rFonts w:ascii="Arial" w:hAnsi="Arial" w:cs="Arial"/>
          <w:sz w:val="24"/>
          <w:szCs w:val="24"/>
        </w:rPr>
        <w:t xml:space="preserve"> humanista en razón de la dignidad y la libertad humana, </w:t>
      </w:r>
      <w:r w:rsidR="001943F2" w:rsidRPr="00475B59">
        <w:rPr>
          <w:rFonts w:ascii="Arial" w:hAnsi="Arial"/>
          <w:i/>
          <w:sz w:val="24"/>
          <w:rPrChange w:id="1106" w:author="Eugenia Arce Londoño" w:date="2015-10-01T08:28:00Z">
            <w:rPr>
              <w:rFonts w:ascii="Arial" w:hAnsi="Arial"/>
              <w:sz w:val="24"/>
            </w:rPr>
          </w:rPrChange>
        </w:rPr>
        <w:t>Oratio de hominis dignitat</w:t>
      </w:r>
      <w:r w:rsidR="001943F2" w:rsidRPr="00A261C8">
        <w:rPr>
          <w:rFonts w:ascii="Arial" w:hAnsi="Arial" w:cs="Arial"/>
          <w:sz w:val="24"/>
          <w:szCs w:val="24"/>
        </w:rPr>
        <w:t xml:space="preserve">: </w:t>
      </w:r>
    </w:p>
    <w:p w14:paraId="7965C7CE" w14:textId="77777777" w:rsidR="00C54C14" w:rsidRPr="00A261C8" w:rsidRDefault="00C54C14" w:rsidP="00A85C40">
      <w:pPr>
        <w:spacing w:line="276" w:lineRule="auto"/>
        <w:jc w:val="both"/>
        <w:rPr>
          <w:rFonts w:ascii="Arial" w:hAnsi="Arial" w:cs="Arial"/>
          <w:sz w:val="24"/>
          <w:szCs w:val="24"/>
        </w:rPr>
      </w:pPr>
    </w:p>
    <w:p w14:paraId="3BA7FBD1" w14:textId="2D9CF4BD" w:rsidR="006F11DB" w:rsidRPr="00A261C8" w:rsidRDefault="001943F2">
      <w:pPr>
        <w:spacing w:line="276" w:lineRule="auto"/>
        <w:ind w:left="426" w:right="474"/>
        <w:jc w:val="both"/>
        <w:rPr>
          <w:rFonts w:ascii="Arial" w:hAnsi="Arial" w:cs="Arial"/>
          <w:sz w:val="24"/>
          <w:szCs w:val="24"/>
        </w:rPr>
        <w:pPrChange w:id="1107" w:author="Eugenia Arce Londoño" w:date="2015-10-01T08:28:00Z">
          <w:pPr>
            <w:spacing w:line="276" w:lineRule="auto"/>
            <w:jc w:val="both"/>
          </w:pPr>
        </w:pPrChange>
      </w:pPr>
      <w:r w:rsidRPr="00A261C8">
        <w:rPr>
          <w:rFonts w:ascii="Arial" w:hAnsi="Arial" w:cs="Arial"/>
          <w:sz w:val="24"/>
          <w:szCs w:val="24"/>
        </w:rPr>
        <w:t>“</w:t>
      </w:r>
      <w:r w:rsidRPr="00186300">
        <w:rPr>
          <w:rFonts w:ascii="Arial" w:hAnsi="Arial"/>
          <w:sz w:val="24"/>
          <w:rPrChange w:id="1108" w:author="Eugenia Arce Londoño" w:date="2015-10-01T08:28:00Z">
            <w:rPr>
              <w:rFonts w:ascii="Arial" w:hAnsi="Arial"/>
              <w:i/>
              <w:sz w:val="24"/>
            </w:rPr>
          </w:rPrChange>
        </w:rPr>
        <w:t>He comprendido finalmente por qué el Hombre es la más afortunada de todas las criaturas y la más digna de toda admiración (…)  No te he dado sede, ni figura propia, ni menos algún peculiar don específico, oh Adán, con el fin de que seas tú quien de manera libre escojas, bien por tu voluntad o bien por tu juicio, lo que tendrás y poseerás respecto de tu sede y de lo que harás</w:t>
      </w:r>
      <w:r w:rsidRPr="00A261C8">
        <w:rPr>
          <w:rFonts w:ascii="Arial" w:hAnsi="Arial" w:cs="Arial"/>
          <w:sz w:val="24"/>
          <w:szCs w:val="24"/>
        </w:rPr>
        <w:t>”.</w:t>
      </w:r>
    </w:p>
    <w:p w14:paraId="279FF054" w14:textId="77777777" w:rsidR="006F11DB" w:rsidRPr="00A261C8" w:rsidRDefault="006F11DB" w:rsidP="00A85C40">
      <w:pPr>
        <w:spacing w:line="276" w:lineRule="auto"/>
        <w:jc w:val="both"/>
        <w:rPr>
          <w:rFonts w:ascii="Arial" w:hAnsi="Arial" w:cs="Arial"/>
          <w:sz w:val="24"/>
          <w:szCs w:val="24"/>
        </w:rPr>
      </w:pPr>
    </w:p>
    <w:p w14:paraId="436689C9" w14:textId="77777777" w:rsidR="001943F2" w:rsidRPr="00A261C8" w:rsidRDefault="001943F2" w:rsidP="00A85C40">
      <w:pPr>
        <w:spacing w:line="276" w:lineRule="auto"/>
        <w:jc w:val="both"/>
        <w:rPr>
          <w:del w:id="1109" w:author="Eugenia Arce Londoño" w:date="2015-10-01T08:28:00Z"/>
          <w:rFonts w:ascii="Arial" w:hAnsi="Arial" w:cs="Arial"/>
          <w:sz w:val="24"/>
          <w:szCs w:val="24"/>
        </w:rPr>
      </w:pPr>
      <w:del w:id="1110" w:author="Eugenia Arce Londoño" w:date="2015-10-01T08:28:00Z">
        <w:r w:rsidRPr="00A261C8">
          <w:rPr>
            <w:rFonts w:ascii="Arial" w:hAnsi="Arial" w:cs="Arial"/>
            <w:sz w:val="24"/>
            <w:szCs w:val="24"/>
          </w:rPr>
          <w:delText xml:space="preserve">Volver </w:delText>
        </w:r>
      </w:del>
      <w:ins w:id="1111" w:author="Eugenia Arce Londoño" w:date="2015-10-01T08:28:00Z">
        <w:r w:rsidR="00186300">
          <w:rPr>
            <w:rFonts w:ascii="Arial" w:hAnsi="Arial" w:cs="Arial"/>
            <w:sz w:val="24"/>
            <w:szCs w:val="24"/>
          </w:rPr>
          <w:t>El nombre Renacimiento, viene de la noción de v</w:t>
        </w:r>
        <w:r w:rsidRPr="00A261C8">
          <w:rPr>
            <w:rFonts w:ascii="Arial" w:hAnsi="Arial" w:cs="Arial"/>
            <w:sz w:val="24"/>
            <w:szCs w:val="24"/>
          </w:rPr>
          <w:t xml:space="preserve">olver </w:t>
        </w:r>
      </w:ins>
      <w:r w:rsidRPr="00A261C8">
        <w:rPr>
          <w:rFonts w:ascii="Arial" w:hAnsi="Arial" w:cs="Arial"/>
          <w:sz w:val="24"/>
          <w:szCs w:val="24"/>
        </w:rPr>
        <w:t>a nacer, re-nacer, volver atrás, a los orígenes.</w:t>
      </w:r>
    </w:p>
    <w:p w14:paraId="4FC0C580" w14:textId="77777777" w:rsidR="001943F2" w:rsidRPr="00A261C8" w:rsidRDefault="001943F2" w:rsidP="00A85C40">
      <w:pPr>
        <w:spacing w:line="276" w:lineRule="auto"/>
        <w:jc w:val="both"/>
        <w:rPr>
          <w:del w:id="1112" w:author="Eugenia Arce Londoño" w:date="2015-10-01T08:28:00Z"/>
          <w:rFonts w:ascii="Arial" w:hAnsi="Arial" w:cs="Arial"/>
          <w:sz w:val="24"/>
          <w:szCs w:val="24"/>
        </w:rPr>
      </w:pPr>
    </w:p>
    <w:p w14:paraId="4FEF0531" w14:textId="36A8A2F2" w:rsidR="00186300" w:rsidRDefault="001943F2" w:rsidP="00186300">
      <w:pPr>
        <w:spacing w:line="276" w:lineRule="auto"/>
        <w:jc w:val="both"/>
        <w:rPr>
          <w:ins w:id="1113" w:author="Eugenia Arce Londoño" w:date="2015-10-01T08:28:00Z"/>
          <w:rFonts w:ascii="Arial" w:hAnsi="Arial" w:cs="Arial"/>
          <w:sz w:val="24"/>
          <w:szCs w:val="24"/>
        </w:rPr>
      </w:pPr>
      <w:del w:id="1114" w:author="Eugenia Arce Londoño" w:date="2015-10-01T08:28:00Z">
        <w:r w:rsidRPr="00A261C8">
          <w:rPr>
            <w:rFonts w:ascii="Arial" w:hAnsi="Arial" w:cs="Arial"/>
            <w:sz w:val="24"/>
            <w:szCs w:val="24"/>
          </w:rPr>
          <w:delText>Mirar</w:delText>
        </w:r>
      </w:del>
      <w:ins w:id="1115" w:author="Eugenia Arce Londoño" w:date="2015-10-01T08:28:00Z">
        <w:r w:rsidR="00186300">
          <w:rPr>
            <w:rFonts w:ascii="Arial" w:hAnsi="Arial" w:cs="Arial"/>
            <w:sz w:val="24"/>
            <w:szCs w:val="24"/>
          </w:rPr>
          <w:t xml:space="preserve"> En esta época histórica, las sociedades vuelven a m</w:t>
        </w:r>
        <w:r w:rsidRPr="00A261C8">
          <w:rPr>
            <w:rFonts w:ascii="Arial" w:hAnsi="Arial" w:cs="Arial"/>
            <w:sz w:val="24"/>
            <w:szCs w:val="24"/>
          </w:rPr>
          <w:t>irar</w:t>
        </w:r>
      </w:ins>
      <w:r w:rsidRPr="00A261C8">
        <w:rPr>
          <w:rFonts w:ascii="Arial" w:hAnsi="Arial" w:cs="Arial"/>
          <w:sz w:val="24"/>
          <w:szCs w:val="24"/>
        </w:rPr>
        <w:t xml:space="preserve"> la </w:t>
      </w:r>
      <w:r w:rsidRPr="00A261C8">
        <w:rPr>
          <w:rFonts w:ascii="Arial" w:hAnsi="Arial" w:cs="Arial"/>
          <w:b/>
          <w:sz w:val="24"/>
          <w:szCs w:val="24"/>
        </w:rPr>
        <w:t>antigüedad grecorromana</w:t>
      </w:r>
      <w:r w:rsidRPr="00A261C8">
        <w:rPr>
          <w:rFonts w:ascii="Arial" w:hAnsi="Arial" w:cs="Arial"/>
          <w:sz w:val="24"/>
          <w:szCs w:val="24"/>
        </w:rPr>
        <w:t xml:space="preserve">, </w:t>
      </w:r>
      <w:ins w:id="1116" w:author="Eugenia Arce Londoño" w:date="2015-10-01T08:28:00Z">
        <w:r w:rsidR="00186300">
          <w:rPr>
            <w:rFonts w:ascii="Arial" w:hAnsi="Arial" w:cs="Arial"/>
            <w:sz w:val="24"/>
            <w:szCs w:val="24"/>
          </w:rPr>
          <w:t xml:space="preserve">y a reconocer y valorar </w:t>
        </w:r>
      </w:ins>
      <w:r w:rsidRPr="00A261C8">
        <w:rPr>
          <w:rFonts w:ascii="Arial" w:hAnsi="Arial" w:cs="Arial"/>
          <w:sz w:val="24"/>
          <w:szCs w:val="24"/>
        </w:rPr>
        <w:t xml:space="preserve">los clásicos y su inmediatez vital. </w:t>
      </w:r>
      <w:del w:id="1117" w:author="Eugenia Arce Londoño" w:date="2015-10-01T08:28:00Z">
        <w:r w:rsidRPr="00A261C8">
          <w:rPr>
            <w:rFonts w:ascii="Arial" w:hAnsi="Arial" w:cs="Arial"/>
            <w:sz w:val="24"/>
            <w:szCs w:val="24"/>
          </w:rPr>
          <w:delText>Dar</w:delText>
        </w:r>
      </w:del>
      <w:ins w:id="1118" w:author="Eugenia Arce Londoño" w:date="2015-10-01T08:28:00Z">
        <w:r w:rsidR="00186300">
          <w:rPr>
            <w:rFonts w:ascii="Arial" w:hAnsi="Arial" w:cs="Arial"/>
            <w:sz w:val="24"/>
            <w:szCs w:val="24"/>
          </w:rPr>
          <w:t>Se trataba de d</w:t>
        </w:r>
        <w:r w:rsidRPr="00A261C8">
          <w:rPr>
            <w:rFonts w:ascii="Arial" w:hAnsi="Arial" w:cs="Arial"/>
            <w:sz w:val="24"/>
            <w:szCs w:val="24"/>
          </w:rPr>
          <w:t>ar</w:t>
        </w:r>
      </w:ins>
      <w:r w:rsidRPr="00A261C8">
        <w:rPr>
          <w:rFonts w:ascii="Arial" w:hAnsi="Arial" w:cs="Arial"/>
          <w:sz w:val="24"/>
          <w:szCs w:val="24"/>
        </w:rPr>
        <w:t xml:space="preserve"> el salto </w:t>
      </w:r>
      <w:del w:id="1119" w:author="Eugenia Arce Londoño" w:date="2015-10-01T08:28:00Z">
        <w:r w:rsidRPr="00A261C8">
          <w:rPr>
            <w:rFonts w:ascii="Arial" w:hAnsi="Arial" w:cs="Arial"/>
            <w:sz w:val="24"/>
            <w:szCs w:val="24"/>
          </w:rPr>
          <w:delText>en</w:delText>
        </w:r>
      </w:del>
      <w:ins w:id="1120" w:author="Eugenia Arce Londoño" w:date="2015-10-01T08:28:00Z">
        <w:r w:rsidR="00186300">
          <w:rPr>
            <w:rFonts w:ascii="Arial" w:hAnsi="Arial" w:cs="Arial"/>
            <w:sz w:val="24"/>
            <w:szCs w:val="24"/>
          </w:rPr>
          <w:t>para superar</w:t>
        </w:r>
      </w:ins>
      <w:r w:rsidRPr="00A261C8">
        <w:rPr>
          <w:rFonts w:ascii="Arial" w:hAnsi="Arial" w:cs="Arial"/>
          <w:sz w:val="24"/>
          <w:szCs w:val="24"/>
        </w:rPr>
        <w:t xml:space="preserve"> los llamados siglos oscuros frente a los cuales se opusieron</w:t>
      </w:r>
      <w:del w:id="1121" w:author="Eugenia Arce Londoño" w:date="2015-10-01T08:28:00Z">
        <w:r w:rsidRPr="00A261C8">
          <w:rPr>
            <w:rFonts w:ascii="Arial" w:hAnsi="Arial" w:cs="Arial"/>
            <w:sz w:val="24"/>
            <w:szCs w:val="24"/>
          </w:rPr>
          <w:delText>. Sucesos: en</w:delText>
        </w:r>
      </w:del>
      <w:ins w:id="1122" w:author="Eugenia Arce Londoño" w:date="2015-10-01T08:28:00Z">
        <w:r w:rsidR="00186300">
          <w:rPr>
            <w:rFonts w:ascii="Arial" w:hAnsi="Arial" w:cs="Arial"/>
            <w:sz w:val="24"/>
            <w:szCs w:val="24"/>
          </w:rPr>
          <w:t xml:space="preserve"> quienes adoptaron la nueva mentalidad</w:t>
        </w:r>
        <w:r w:rsidRPr="00A261C8">
          <w:rPr>
            <w:rFonts w:ascii="Arial" w:hAnsi="Arial" w:cs="Arial"/>
            <w:sz w:val="24"/>
            <w:szCs w:val="24"/>
          </w:rPr>
          <w:t xml:space="preserve">. </w:t>
        </w:r>
      </w:ins>
    </w:p>
    <w:p w14:paraId="68111D3C" w14:textId="77777777" w:rsidR="00186300" w:rsidRDefault="00186300" w:rsidP="00186300">
      <w:pPr>
        <w:spacing w:line="276" w:lineRule="auto"/>
        <w:jc w:val="both"/>
        <w:rPr>
          <w:ins w:id="1123" w:author="Eugenia Arce Londoño" w:date="2015-10-01T08:28:00Z"/>
          <w:rFonts w:ascii="Arial" w:hAnsi="Arial" w:cs="Arial"/>
          <w:sz w:val="24"/>
          <w:szCs w:val="24"/>
        </w:rPr>
      </w:pPr>
    </w:p>
    <w:p w14:paraId="5C59338A" w14:textId="5BC888DB" w:rsidR="00557CC7" w:rsidRPr="00A261C8" w:rsidRDefault="00186300" w:rsidP="00186300">
      <w:pPr>
        <w:spacing w:line="276" w:lineRule="auto"/>
        <w:jc w:val="both"/>
        <w:rPr>
          <w:rFonts w:ascii="Arial" w:hAnsi="Arial" w:cs="Arial"/>
          <w:sz w:val="24"/>
          <w:szCs w:val="24"/>
        </w:rPr>
      </w:pPr>
      <w:ins w:id="1124" w:author="Eugenia Arce Londoño" w:date="2015-10-01T08:28:00Z">
        <w:r>
          <w:rPr>
            <w:rFonts w:ascii="Arial" w:hAnsi="Arial" w:cs="Arial"/>
            <w:sz w:val="24"/>
            <w:szCs w:val="24"/>
          </w:rPr>
          <w:t>En este período hubo s</w:t>
        </w:r>
        <w:r w:rsidR="001943F2" w:rsidRPr="00A261C8">
          <w:rPr>
            <w:rFonts w:ascii="Arial" w:hAnsi="Arial" w:cs="Arial"/>
            <w:sz w:val="24"/>
            <w:szCs w:val="24"/>
          </w:rPr>
          <w:t>ucesos</w:t>
        </w:r>
        <w:r>
          <w:rPr>
            <w:rFonts w:ascii="Arial" w:hAnsi="Arial" w:cs="Arial"/>
            <w:sz w:val="24"/>
            <w:szCs w:val="24"/>
          </w:rPr>
          <w:t xml:space="preserve"> de transformación profunda. E</w:t>
        </w:r>
        <w:r w:rsidR="001943F2" w:rsidRPr="00A261C8">
          <w:rPr>
            <w:rFonts w:ascii="Arial" w:hAnsi="Arial" w:cs="Arial"/>
            <w:sz w:val="24"/>
            <w:szCs w:val="24"/>
          </w:rPr>
          <w:t>n</w:t>
        </w:r>
      </w:ins>
      <w:r w:rsidR="001943F2" w:rsidRPr="00A261C8">
        <w:rPr>
          <w:rFonts w:ascii="Arial" w:hAnsi="Arial" w:cs="Arial"/>
          <w:sz w:val="24"/>
          <w:szCs w:val="24"/>
        </w:rPr>
        <w:t xml:space="preserve"> lo religioso,</w:t>
      </w:r>
      <w:r>
        <w:rPr>
          <w:rFonts w:ascii="Arial" w:hAnsi="Arial" w:cs="Arial"/>
          <w:sz w:val="24"/>
          <w:szCs w:val="24"/>
        </w:rPr>
        <w:t xml:space="preserve"> </w:t>
      </w:r>
      <w:ins w:id="1125" w:author="Eugenia Arce Londoño" w:date="2015-10-01T08:28:00Z">
        <w:r>
          <w:rPr>
            <w:rFonts w:ascii="Arial" w:hAnsi="Arial" w:cs="Arial"/>
            <w:sz w:val="24"/>
            <w:szCs w:val="24"/>
          </w:rPr>
          <w:t>se destaca</w:t>
        </w:r>
        <w:r w:rsidR="001943F2" w:rsidRPr="00A261C8">
          <w:rPr>
            <w:rFonts w:ascii="Arial" w:hAnsi="Arial" w:cs="Arial"/>
            <w:sz w:val="24"/>
            <w:szCs w:val="24"/>
          </w:rPr>
          <w:t xml:space="preserve"> </w:t>
        </w:r>
      </w:ins>
      <w:r w:rsidR="001943F2" w:rsidRPr="00A261C8">
        <w:rPr>
          <w:rFonts w:ascii="Arial" w:hAnsi="Arial" w:cs="Arial"/>
          <w:sz w:val="24"/>
          <w:szCs w:val="24"/>
        </w:rPr>
        <w:t xml:space="preserve">la </w:t>
      </w:r>
      <w:r w:rsidR="001943F2" w:rsidRPr="00A261C8">
        <w:rPr>
          <w:rFonts w:ascii="Arial" w:hAnsi="Arial" w:cs="Arial"/>
          <w:b/>
          <w:sz w:val="24"/>
          <w:szCs w:val="24"/>
        </w:rPr>
        <w:t>reforma luterana</w:t>
      </w:r>
      <w:r w:rsidR="001943F2" w:rsidRPr="00A261C8">
        <w:rPr>
          <w:rFonts w:ascii="Arial" w:hAnsi="Arial" w:cs="Arial"/>
          <w:sz w:val="24"/>
          <w:szCs w:val="24"/>
        </w:rPr>
        <w:t xml:space="preserve">, su impacto en el poder papal </w:t>
      </w:r>
      <w:del w:id="1126" w:author="Eugenia Arce Londoño" w:date="2015-10-01T08:28:00Z">
        <w:r w:rsidR="001943F2" w:rsidRPr="00A261C8">
          <w:rPr>
            <w:rFonts w:ascii="Arial" w:hAnsi="Arial" w:cs="Arial"/>
            <w:sz w:val="24"/>
            <w:szCs w:val="24"/>
          </w:rPr>
          <w:delText>-contrareforma-</w:delText>
        </w:r>
      </w:del>
      <w:ins w:id="1127" w:author="Eugenia Arce Londoño" w:date="2015-10-01T08:28:00Z">
        <w:r>
          <w:rPr>
            <w:rFonts w:ascii="Arial" w:hAnsi="Arial" w:cs="Arial"/>
            <w:sz w:val="24"/>
            <w:szCs w:val="24"/>
          </w:rPr>
          <w:t xml:space="preserve">–la </w:t>
        </w:r>
        <w:r w:rsidR="001943F2" w:rsidRPr="00A261C8">
          <w:rPr>
            <w:rFonts w:ascii="Arial" w:hAnsi="Arial" w:cs="Arial"/>
            <w:sz w:val="24"/>
            <w:szCs w:val="24"/>
          </w:rPr>
          <w:t>contra</w:t>
        </w:r>
        <w:r>
          <w:rPr>
            <w:rFonts w:ascii="Arial" w:hAnsi="Arial" w:cs="Arial"/>
            <w:sz w:val="24"/>
            <w:szCs w:val="24"/>
          </w:rPr>
          <w:t>r</w:t>
        </w:r>
        <w:r w:rsidR="001943F2" w:rsidRPr="00A261C8">
          <w:rPr>
            <w:rFonts w:ascii="Arial" w:hAnsi="Arial" w:cs="Arial"/>
            <w:sz w:val="24"/>
            <w:szCs w:val="24"/>
          </w:rPr>
          <w:t>reforma</w:t>
        </w:r>
        <w:r>
          <w:rPr>
            <w:rFonts w:ascii="Arial" w:hAnsi="Arial" w:cs="Arial"/>
            <w:sz w:val="24"/>
            <w:szCs w:val="24"/>
          </w:rPr>
          <w:t>–</w:t>
        </w:r>
      </w:ins>
      <w:r w:rsidR="001943F2" w:rsidRPr="00A261C8">
        <w:rPr>
          <w:rFonts w:ascii="Arial" w:hAnsi="Arial" w:cs="Arial"/>
          <w:sz w:val="24"/>
          <w:szCs w:val="24"/>
        </w:rPr>
        <w:t xml:space="preserve"> y en la formación de la identidad nacional y la creciente </w:t>
      </w:r>
      <w:r w:rsidR="001943F2" w:rsidRPr="00A261C8">
        <w:rPr>
          <w:rFonts w:ascii="Arial" w:hAnsi="Arial" w:cs="Arial"/>
          <w:b/>
          <w:sz w:val="24"/>
          <w:szCs w:val="24"/>
        </w:rPr>
        <w:t>secularización</w:t>
      </w:r>
      <w:del w:id="1128" w:author="Eugenia Arce Londoño" w:date="2015-10-01T08:28:00Z">
        <w:r w:rsidR="001943F2" w:rsidRPr="00A261C8">
          <w:rPr>
            <w:rFonts w:ascii="Arial" w:hAnsi="Arial" w:cs="Arial"/>
            <w:sz w:val="24"/>
            <w:szCs w:val="24"/>
          </w:rPr>
          <w:delText>; en</w:delText>
        </w:r>
      </w:del>
      <w:ins w:id="1129" w:author="Eugenia Arce Londoño" w:date="2015-10-01T08:28:00Z">
        <w:r>
          <w:rPr>
            <w:rFonts w:ascii="Arial" w:hAnsi="Arial" w:cs="Arial"/>
            <w:sz w:val="24"/>
            <w:szCs w:val="24"/>
          </w:rPr>
          <w:t>. E</w:t>
        </w:r>
        <w:r w:rsidR="001943F2" w:rsidRPr="00A261C8">
          <w:rPr>
            <w:rFonts w:ascii="Arial" w:hAnsi="Arial" w:cs="Arial"/>
            <w:sz w:val="24"/>
            <w:szCs w:val="24"/>
          </w:rPr>
          <w:t>n</w:t>
        </w:r>
      </w:ins>
      <w:r w:rsidR="001943F2" w:rsidRPr="00A261C8">
        <w:rPr>
          <w:rFonts w:ascii="Arial" w:hAnsi="Arial" w:cs="Arial"/>
          <w:sz w:val="24"/>
          <w:szCs w:val="24"/>
        </w:rPr>
        <w:t xml:space="preserve"> lo cultural, </w:t>
      </w:r>
      <w:del w:id="1130" w:author="Eugenia Arce Londoño" w:date="2015-10-01T08:28:00Z">
        <w:r w:rsidR="001943F2" w:rsidRPr="00A261C8">
          <w:rPr>
            <w:rFonts w:ascii="Arial" w:hAnsi="Arial" w:cs="Arial"/>
            <w:sz w:val="24"/>
            <w:szCs w:val="24"/>
          </w:rPr>
          <w:delText>los</w:delText>
        </w:r>
      </w:del>
      <w:ins w:id="1131" w:author="Eugenia Arce Londoño" w:date="2015-10-01T08:28:00Z">
        <w:r>
          <w:rPr>
            <w:rFonts w:ascii="Arial" w:hAnsi="Arial" w:cs="Arial"/>
            <w:sz w:val="24"/>
            <w:szCs w:val="24"/>
          </w:rPr>
          <w:t>se generaron</w:t>
        </w:r>
      </w:ins>
      <w:r>
        <w:rPr>
          <w:rFonts w:ascii="Arial" w:hAnsi="Arial" w:cs="Arial"/>
          <w:sz w:val="24"/>
          <w:szCs w:val="24"/>
        </w:rPr>
        <w:t xml:space="preserve"> </w:t>
      </w:r>
      <w:r w:rsidR="001943F2" w:rsidRPr="00186300">
        <w:rPr>
          <w:rFonts w:ascii="Arial" w:hAnsi="Arial" w:cs="Arial"/>
          <w:sz w:val="24"/>
          <w:szCs w:val="24"/>
        </w:rPr>
        <w:t>c</w:t>
      </w:r>
      <w:r w:rsidR="001943F2" w:rsidRPr="00186300">
        <w:rPr>
          <w:rFonts w:ascii="Arial" w:hAnsi="Arial"/>
          <w:sz w:val="24"/>
          <w:rPrChange w:id="1132" w:author="Eugenia Arce Londoño" w:date="2015-10-01T08:28:00Z">
            <w:rPr>
              <w:rFonts w:ascii="Arial" w:hAnsi="Arial"/>
              <w:b/>
              <w:sz w:val="24"/>
            </w:rPr>
          </w:rPrChange>
        </w:rPr>
        <w:t>ambios en la pintura, la escultura y la arquitectura</w:t>
      </w:r>
      <w:r w:rsidR="001943F2" w:rsidRPr="00186300">
        <w:rPr>
          <w:rFonts w:ascii="Arial" w:hAnsi="Arial" w:cs="Arial"/>
          <w:sz w:val="24"/>
          <w:szCs w:val="24"/>
        </w:rPr>
        <w:t xml:space="preserve">. </w:t>
      </w:r>
      <w:del w:id="1133" w:author="Eugenia Arce Londoño" w:date="2015-10-01T08:28:00Z">
        <w:r w:rsidR="001943F2" w:rsidRPr="00A261C8">
          <w:rPr>
            <w:rFonts w:ascii="Arial" w:hAnsi="Arial" w:cs="Arial"/>
            <w:sz w:val="24"/>
            <w:szCs w:val="24"/>
          </w:rPr>
          <w:delText>Armonía, equilibrio, claridad, perfección es lo que buscan los</w:delText>
        </w:r>
      </w:del>
      <w:ins w:id="1134" w:author="Eugenia Arce Londoño" w:date="2015-10-01T08:28:00Z">
        <w:r w:rsidRPr="00A261C8">
          <w:rPr>
            <w:rFonts w:ascii="Arial" w:hAnsi="Arial" w:cs="Arial"/>
            <w:sz w:val="24"/>
            <w:szCs w:val="24"/>
          </w:rPr>
          <w:t>Los</w:t>
        </w:r>
      </w:ins>
      <w:r w:rsidRPr="00A261C8">
        <w:rPr>
          <w:rFonts w:ascii="Arial" w:hAnsi="Arial" w:cs="Arial"/>
          <w:sz w:val="24"/>
          <w:szCs w:val="24"/>
        </w:rPr>
        <w:t xml:space="preserve"> cañones empleados al pintar, esculpir o edificar</w:t>
      </w:r>
      <w:del w:id="1135" w:author="Eugenia Arce Londoño" w:date="2015-10-01T08:28:00Z">
        <w:r w:rsidR="001943F2" w:rsidRPr="00A261C8">
          <w:rPr>
            <w:rFonts w:ascii="Arial" w:hAnsi="Arial" w:cs="Arial"/>
            <w:sz w:val="24"/>
            <w:szCs w:val="24"/>
          </w:rPr>
          <w:delText>. Belleza</w:delText>
        </w:r>
      </w:del>
      <w:ins w:id="1136" w:author="Eugenia Arce Londoño" w:date="2015-10-01T08:28:00Z">
        <w:r>
          <w:rPr>
            <w:rFonts w:ascii="Arial" w:hAnsi="Arial" w:cs="Arial"/>
            <w:sz w:val="24"/>
            <w:szCs w:val="24"/>
          </w:rPr>
          <w:t xml:space="preserve"> buscaban entonces</w:t>
        </w:r>
        <w:r w:rsidRPr="00186300">
          <w:rPr>
            <w:rFonts w:ascii="Arial" w:hAnsi="Arial" w:cs="Arial"/>
            <w:sz w:val="24"/>
            <w:szCs w:val="24"/>
          </w:rPr>
          <w:t xml:space="preserve"> </w:t>
        </w:r>
        <w:r>
          <w:rPr>
            <w:rFonts w:ascii="Arial" w:hAnsi="Arial" w:cs="Arial"/>
            <w:sz w:val="24"/>
            <w:szCs w:val="24"/>
          </w:rPr>
          <w:t>a</w:t>
        </w:r>
        <w:r w:rsidR="001943F2" w:rsidRPr="00186300">
          <w:rPr>
            <w:rFonts w:ascii="Arial" w:hAnsi="Arial" w:cs="Arial"/>
            <w:sz w:val="24"/>
            <w:szCs w:val="24"/>
          </w:rPr>
          <w:t>rmonía, equilibrio, c</w:t>
        </w:r>
        <w:r w:rsidR="001943F2" w:rsidRPr="00A261C8">
          <w:rPr>
            <w:rFonts w:ascii="Arial" w:hAnsi="Arial" w:cs="Arial"/>
            <w:sz w:val="24"/>
            <w:szCs w:val="24"/>
          </w:rPr>
          <w:t>laridad, perfección</w:t>
        </w:r>
        <w:r>
          <w:rPr>
            <w:rFonts w:ascii="Arial" w:hAnsi="Arial" w:cs="Arial"/>
            <w:sz w:val="24"/>
            <w:szCs w:val="24"/>
          </w:rPr>
          <w:t>. La b</w:t>
        </w:r>
        <w:r w:rsidR="001943F2" w:rsidRPr="00A261C8">
          <w:rPr>
            <w:rFonts w:ascii="Arial" w:hAnsi="Arial" w:cs="Arial"/>
            <w:sz w:val="24"/>
            <w:szCs w:val="24"/>
          </w:rPr>
          <w:t>elleza</w:t>
        </w:r>
      </w:ins>
      <w:r w:rsidR="001943F2" w:rsidRPr="00A261C8">
        <w:rPr>
          <w:rFonts w:ascii="Arial" w:hAnsi="Arial" w:cs="Arial"/>
          <w:sz w:val="24"/>
          <w:szCs w:val="24"/>
        </w:rPr>
        <w:t xml:space="preserve"> en la composición </w:t>
      </w:r>
      <w:del w:id="1137" w:author="Eugenia Arce Londoño" w:date="2015-10-01T08:28:00Z">
        <w:r w:rsidR="001943F2" w:rsidRPr="00A261C8">
          <w:rPr>
            <w:rFonts w:ascii="Arial" w:hAnsi="Arial" w:cs="Arial"/>
            <w:sz w:val="24"/>
            <w:szCs w:val="24"/>
          </w:rPr>
          <w:delText>es</w:delText>
        </w:r>
      </w:del>
      <w:ins w:id="1138" w:author="Eugenia Arce Londoño" w:date="2015-10-01T08:28:00Z">
        <w:r>
          <w:rPr>
            <w:rFonts w:ascii="Arial" w:hAnsi="Arial" w:cs="Arial"/>
            <w:sz w:val="24"/>
            <w:szCs w:val="24"/>
          </w:rPr>
          <w:t>sería</w:t>
        </w:r>
      </w:ins>
      <w:r w:rsidR="001943F2" w:rsidRPr="00A261C8">
        <w:rPr>
          <w:rFonts w:ascii="Arial" w:hAnsi="Arial" w:cs="Arial"/>
          <w:sz w:val="24"/>
          <w:szCs w:val="24"/>
        </w:rPr>
        <w:t xml:space="preserve"> la síntesis</w:t>
      </w:r>
      <w:r>
        <w:rPr>
          <w:rFonts w:ascii="Arial" w:hAnsi="Arial" w:cs="Arial"/>
          <w:sz w:val="24"/>
          <w:szCs w:val="24"/>
        </w:rPr>
        <w:t xml:space="preserve"> </w:t>
      </w:r>
      <w:del w:id="1139" w:author="Eugenia Arce Londoño" w:date="2015-10-01T08:28:00Z">
        <w:r w:rsidR="001943F2" w:rsidRPr="00A261C8">
          <w:rPr>
            <w:rFonts w:ascii="Arial" w:hAnsi="Arial" w:cs="Arial"/>
            <w:sz w:val="24"/>
            <w:szCs w:val="24"/>
          </w:rPr>
          <w:delText>(</w:delText>
        </w:r>
      </w:del>
      <w:ins w:id="1140" w:author="Eugenia Arce Londoño" w:date="2015-10-01T08:28:00Z">
        <w:r>
          <w:rPr>
            <w:rFonts w:ascii="Arial" w:hAnsi="Arial" w:cs="Arial"/>
            <w:sz w:val="24"/>
            <w:szCs w:val="24"/>
          </w:rPr>
          <w:t xml:space="preserve">de todos estos valores estéticos, que se encuentran en los trabajos de </w:t>
        </w:r>
      </w:ins>
      <w:r w:rsidR="001943F2" w:rsidRPr="00A261C8">
        <w:rPr>
          <w:rFonts w:ascii="Arial" w:hAnsi="Arial" w:cs="Arial"/>
          <w:sz w:val="24"/>
          <w:szCs w:val="24"/>
        </w:rPr>
        <w:t>B</w:t>
      </w:r>
      <w:r>
        <w:rPr>
          <w:rFonts w:ascii="Arial" w:hAnsi="Arial" w:cs="Arial"/>
          <w:sz w:val="24"/>
          <w:szCs w:val="24"/>
        </w:rPr>
        <w:t>otticelli, Miguel Ángel, Rafael</w:t>
      </w:r>
      <w:del w:id="1141" w:author="Eugenia Arce Londoño" w:date="2015-10-01T08:28:00Z">
        <w:r w:rsidR="001943F2" w:rsidRPr="00A261C8">
          <w:rPr>
            <w:rFonts w:ascii="Arial" w:hAnsi="Arial" w:cs="Arial"/>
            <w:sz w:val="24"/>
            <w:szCs w:val="24"/>
          </w:rPr>
          <w:delText>,</w:delText>
        </w:r>
      </w:del>
      <w:ins w:id="1142" w:author="Eugenia Arce Londoño" w:date="2015-10-01T08:28:00Z">
        <w:r>
          <w:rPr>
            <w:rFonts w:ascii="Arial" w:hAnsi="Arial" w:cs="Arial"/>
            <w:sz w:val="24"/>
            <w:szCs w:val="24"/>
          </w:rPr>
          <w:t xml:space="preserve"> o</w:t>
        </w:r>
      </w:ins>
      <w:r w:rsidR="001943F2" w:rsidRPr="00A261C8">
        <w:rPr>
          <w:rFonts w:ascii="Arial" w:hAnsi="Arial" w:cs="Arial"/>
          <w:sz w:val="24"/>
          <w:szCs w:val="24"/>
        </w:rPr>
        <w:t xml:space="preserve"> Da Vinci</w:t>
      </w:r>
      <w:r>
        <w:rPr>
          <w:rFonts w:ascii="Arial" w:hAnsi="Arial" w:cs="Arial"/>
          <w:sz w:val="24"/>
          <w:szCs w:val="24"/>
        </w:rPr>
        <w:t xml:space="preserve">, </w:t>
      </w:r>
      <w:del w:id="1143" w:author="Eugenia Arce Londoño" w:date="2015-10-01T08:28:00Z">
        <w:r w:rsidR="001943F2" w:rsidRPr="00A261C8">
          <w:rPr>
            <w:rFonts w:ascii="Arial" w:hAnsi="Arial" w:cs="Arial"/>
            <w:sz w:val="24"/>
            <w:szCs w:val="24"/>
          </w:rPr>
          <w:delText xml:space="preserve">son ejemplos). Lo mismo ocurrió con la </w:delText>
        </w:r>
      </w:del>
      <w:ins w:id="1144" w:author="Eugenia Arce Londoño" w:date="2015-10-01T08:28:00Z">
        <w:r>
          <w:rPr>
            <w:rFonts w:ascii="Arial" w:hAnsi="Arial" w:cs="Arial"/>
            <w:sz w:val="24"/>
            <w:szCs w:val="24"/>
          </w:rPr>
          <w:t>por ejemplo</w:t>
        </w:r>
        <w:r w:rsidR="001943F2" w:rsidRPr="00A261C8">
          <w:rPr>
            <w:rFonts w:ascii="Arial" w:hAnsi="Arial" w:cs="Arial"/>
            <w:sz w:val="24"/>
            <w:szCs w:val="24"/>
          </w:rPr>
          <w:t xml:space="preserve">. </w:t>
        </w:r>
        <w:r>
          <w:rPr>
            <w:rFonts w:ascii="Arial" w:hAnsi="Arial" w:cs="Arial"/>
            <w:sz w:val="24"/>
            <w:szCs w:val="24"/>
          </w:rPr>
          <w:t>Fenómenos análogos ocurrían</w:t>
        </w:r>
        <w:r w:rsidR="001943F2" w:rsidRPr="00A261C8">
          <w:rPr>
            <w:rFonts w:ascii="Arial" w:hAnsi="Arial" w:cs="Arial"/>
            <w:sz w:val="24"/>
            <w:szCs w:val="24"/>
          </w:rPr>
          <w:t xml:space="preserve"> </w:t>
        </w:r>
        <w:r>
          <w:rPr>
            <w:rFonts w:ascii="Arial" w:hAnsi="Arial" w:cs="Arial"/>
            <w:sz w:val="24"/>
            <w:szCs w:val="24"/>
          </w:rPr>
          <w:t>en</w:t>
        </w:r>
        <w:r w:rsidR="001943F2" w:rsidRPr="00A261C8">
          <w:rPr>
            <w:rFonts w:ascii="Arial" w:hAnsi="Arial" w:cs="Arial"/>
            <w:sz w:val="24"/>
            <w:szCs w:val="24"/>
          </w:rPr>
          <w:t xml:space="preserve"> la </w:t>
        </w:r>
      </w:ins>
      <w:r w:rsidR="001943F2" w:rsidRPr="00A261C8">
        <w:rPr>
          <w:rFonts w:ascii="Arial" w:hAnsi="Arial" w:cs="Arial"/>
          <w:b/>
          <w:sz w:val="24"/>
          <w:szCs w:val="24"/>
        </w:rPr>
        <w:t>literatura</w:t>
      </w:r>
      <w:r w:rsidR="001943F2" w:rsidRPr="00A261C8">
        <w:rPr>
          <w:rFonts w:ascii="Arial" w:hAnsi="Arial" w:cs="Arial"/>
          <w:sz w:val="24"/>
          <w:szCs w:val="24"/>
        </w:rPr>
        <w:t xml:space="preserve">. </w:t>
      </w:r>
    </w:p>
    <w:p w14:paraId="5B172CBF" w14:textId="77777777" w:rsidR="00557CC7" w:rsidRPr="00A261C8" w:rsidRDefault="00557CC7" w:rsidP="00A85C40">
      <w:pPr>
        <w:spacing w:line="276" w:lineRule="auto"/>
        <w:jc w:val="both"/>
        <w:rPr>
          <w:rFonts w:ascii="Arial" w:hAnsi="Arial" w:cs="Arial"/>
          <w:sz w:val="24"/>
          <w:szCs w:val="24"/>
        </w:rPr>
      </w:pPr>
    </w:p>
    <w:p w14:paraId="231C89C2" w14:textId="47057DCD" w:rsidR="00557CC7" w:rsidRPr="00A261C8" w:rsidRDefault="001943F2" w:rsidP="00A85C40">
      <w:pPr>
        <w:spacing w:line="276" w:lineRule="auto"/>
        <w:jc w:val="both"/>
        <w:rPr>
          <w:rFonts w:ascii="Arial" w:hAnsi="Arial" w:cs="Arial"/>
          <w:sz w:val="24"/>
          <w:szCs w:val="24"/>
        </w:rPr>
      </w:pPr>
      <w:r w:rsidRPr="00A261C8">
        <w:rPr>
          <w:rFonts w:ascii="Arial" w:hAnsi="Arial" w:cs="Arial"/>
          <w:sz w:val="24"/>
          <w:szCs w:val="24"/>
        </w:rPr>
        <w:t xml:space="preserve">El </w:t>
      </w:r>
      <w:r w:rsidRPr="00A261C8">
        <w:rPr>
          <w:rFonts w:ascii="Arial" w:hAnsi="Arial" w:cs="Arial"/>
          <w:b/>
          <w:sz w:val="24"/>
          <w:szCs w:val="24"/>
        </w:rPr>
        <w:t>desarrollo científico y tecnológico</w:t>
      </w:r>
      <w:r w:rsidRPr="00A261C8">
        <w:rPr>
          <w:rFonts w:ascii="Arial" w:hAnsi="Arial" w:cs="Arial"/>
          <w:sz w:val="24"/>
          <w:szCs w:val="24"/>
        </w:rPr>
        <w:t xml:space="preserve"> sufrió un gran auge y se tornó en </w:t>
      </w:r>
      <w:r w:rsidRPr="00A261C8">
        <w:rPr>
          <w:rFonts w:ascii="Arial" w:hAnsi="Arial" w:cs="Arial"/>
          <w:b/>
          <w:sz w:val="24"/>
          <w:szCs w:val="24"/>
        </w:rPr>
        <w:t>motor de la economía</w:t>
      </w:r>
      <w:r w:rsidRPr="00A261C8">
        <w:rPr>
          <w:rFonts w:ascii="Arial" w:hAnsi="Arial" w:cs="Arial"/>
          <w:sz w:val="24"/>
          <w:szCs w:val="24"/>
        </w:rPr>
        <w:t xml:space="preserve"> que se </w:t>
      </w:r>
      <w:r w:rsidRPr="00A261C8">
        <w:rPr>
          <w:rFonts w:ascii="Arial" w:hAnsi="Arial" w:cs="Arial"/>
          <w:b/>
          <w:sz w:val="24"/>
          <w:szCs w:val="24"/>
        </w:rPr>
        <w:t>mecanizó</w:t>
      </w:r>
      <w:r w:rsidRPr="00A261C8">
        <w:rPr>
          <w:rFonts w:ascii="Arial" w:hAnsi="Arial" w:cs="Arial"/>
          <w:sz w:val="24"/>
          <w:szCs w:val="24"/>
        </w:rPr>
        <w:t xml:space="preserve"> y </w:t>
      </w:r>
      <w:del w:id="1145" w:author="Eugenia Arce Londoño" w:date="2015-10-01T08:28:00Z">
        <w:r w:rsidRPr="00A261C8">
          <w:rPr>
            <w:rFonts w:ascii="Arial" w:hAnsi="Arial" w:cs="Arial"/>
            <w:sz w:val="24"/>
            <w:szCs w:val="24"/>
          </w:rPr>
          <w:delText xml:space="preserve">que </w:delText>
        </w:r>
      </w:del>
      <w:r w:rsidRPr="00A261C8">
        <w:rPr>
          <w:rFonts w:ascii="Arial" w:hAnsi="Arial" w:cs="Arial"/>
          <w:sz w:val="24"/>
          <w:szCs w:val="24"/>
        </w:rPr>
        <w:t xml:space="preserve">comenzó a </w:t>
      </w:r>
      <w:r w:rsidRPr="00A261C8">
        <w:rPr>
          <w:rFonts w:ascii="Arial" w:hAnsi="Arial" w:cs="Arial"/>
          <w:b/>
          <w:sz w:val="24"/>
          <w:szCs w:val="24"/>
        </w:rPr>
        <w:t>producir</w:t>
      </w:r>
      <w:r w:rsidRPr="00A261C8">
        <w:rPr>
          <w:rFonts w:ascii="Arial" w:hAnsi="Arial" w:cs="Arial"/>
          <w:sz w:val="24"/>
          <w:szCs w:val="24"/>
        </w:rPr>
        <w:t xml:space="preserve"> en </w:t>
      </w:r>
      <w:r w:rsidRPr="00A261C8">
        <w:rPr>
          <w:rFonts w:ascii="Arial" w:hAnsi="Arial" w:cs="Arial"/>
          <w:b/>
          <w:sz w:val="24"/>
          <w:szCs w:val="24"/>
        </w:rPr>
        <w:t>masa</w:t>
      </w:r>
      <w:r w:rsidRPr="00A261C8">
        <w:rPr>
          <w:rFonts w:ascii="Arial" w:hAnsi="Arial" w:cs="Arial"/>
          <w:sz w:val="24"/>
          <w:szCs w:val="24"/>
        </w:rPr>
        <w:t xml:space="preserve">. Las palabras fueron </w:t>
      </w:r>
      <w:r w:rsidRPr="00A261C8">
        <w:rPr>
          <w:rFonts w:ascii="Arial" w:hAnsi="Arial" w:cs="Arial"/>
          <w:b/>
          <w:sz w:val="24"/>
          <w:szCs w:val="24"/>
        </w:rPr>
        <w:t xml:space="preserve">innovación </w:t>
      </w:r>
      <w:r w:rsidRPr="00186300">
        <w:rPr>
          <w:rFonts w:ascii="Arial" w:hAnsi="Arial"/>
          <w:sz w:val="24"/>
          <w:rPrChange w:id="1146" w:author="Eugenia Arce Londoño" w:date="2015-10-01T08:28:00Z">
            <w:rPr>
              <w:rFonts w:ascii="Arial" w:hAnsi="Arial"/>
              <w:b/>
              <w:sz w:val="24"/>
            </w:rPr>
          </w:rPrChange>
        </w:rPr>
        <w:t>e</w:t>
      </w:r>
      <w:r w:rsidRPr="00A261C8">
        <w:rPr>
          <w:rFonts w:ascii="Arial" w:hAnsi="Arial" w:cs="Arial"/>
          <w:b/>
          <w:sz w:val="24"/>
          <w:szCs w:val="24"/>
        </w:rPr>
        <w:t xml:space="preserve"> invención</w:t>
      </w:r>
      <w:del w:id="1147" w:author="Eugenia Arce Londoño" w:date="2015-10-01T08:28:00Z">
        <w:r w:rsidRPr="00A261C8">
          <w:rPr>
            <w:rFonts w:ascii="Arial" w:hAnsi="Arial" w:cs="Arial"/>
            <w:sz w:val="24"/>
            <w:szCs w:val="24"/>
          </w:rPr>
          <w:delText xml:space="preserve"> (</w:delText>
        </w:r>
      </w:del>
      <w:ins w:id="1148" w:author="Eugenia Arce Londoño" w:date="2015-10-01T08:28:00Z">
        <w:r w:rsidR="00186300">
          <w:rPr>
            <w:rFonts w:ascii="Arial" w:hAnsi="Arial" w:cs="Arial"/>
            <w:b/>
            <w:sz w:val="24"/>
            <w:szCs w:val="24"/>
          </w:rPr>
          <w:t xml:space="preserve">. </w:t>
        </w:r>
        <w:r w:rsidR="00186300">
          <w:rPr>
            <w:rFonts w:ascii="Arial" w:hAnsi="Arial" w:cs="Arial"/>
            <w:sz w:val="24"/>
            <w:szCs w:val="24"/>
          </w:rPr>
          <w:t xml:space="preserve">Aparecieron los </w:t>
        </w:r>
      </w:ins>
      <w:r w:rsidRPr="00A261C8">
        <w:rPr>
          <w:rFonts w:ascii="Arial" w:hAnsi="Arial" w:cs="Arial"/>
          <w:sz w:val="24"/>
          <w:szCs w:val="24"/>
        </w:rPr>
        <w:t xml:space="preserve">telescopios, </w:t>
      </w:r>
      <w:ins w:id="1149" w:author="Eugenia Arce Londoño" w:date="2015-10-01T08:28:00Z">
        <w:r w:rsidR="00186300">
          <w:rPr>
            <w:rFonts w:ascii="Arial" w:hAnsi="Arial" w:cs="Arial"/>
            <w:sz w:val="24"/>
            <w:szCs w:val="24"/>
          </w:rPr>
          <w:t xml:space="preserve">el </w:t>
        </w:r>
      </w:ins>
      <w:r w:rsidRPr="00A261C8">
        <w:rPr>
          <w:rFonts w:ascii="Arial" w:hAnsi="Arial" w:cs="Arial"/>
          <w:sz w:val="24"/>
          <w:szCs w:val="24"/>
        </w:rPr>
        <w:t>microscopio,</w:t>
      </w:r>
      <w:r w:rsidR="00186300">
        <w:rPr>
          <w:rFonts w:ascii="Arial" w:hAnsi="Arial" w:cs="Arial"/>
          <w:sz w:val="24"/>
          <w:szCs w:val="24"/>
        </w:rPr>
        <w:t xml:space="preserve"> </w:t>
      </w:r>
      <w:ins w:id="1150" w:author="Eugenia Arce Londoño" w:date="2015-10-01T08:28:00Z">
        <w:r w:rsidR="00186300">
          <w:rPr>
            <w:rFonts w:ascii="Arial" w:hAnsi="Arial" w:cs="Arial"/>
            <w:sz w:val="24"/>
            <w:szCs w:val="24"/>
          </w:rPr>
          <w:t>el</w:t>
        </w:r>
        <w:r w:rsidRPr="00A261C8">
          <w:rPr>
            <w:rFonts w:ascii="Arial" w:hAnsi="Arial" w:cs="Arial"/>
            <w:sz w:val="24"/>
            <w:szCs w:val="24"/>
          </w:rPr>
          <w:t xml:space="preserve"> </w:t>
        </w:r>
      </w:ins>
      <w:r w:rsidRPr="00A261C8">
        <w:rPr>
          <w:rFonts w:ascii="Arial" w:hAnsi="Arial" w:cs="Arial"/>
          <w:sz w:val="24"/>
          <w:szCs w:val="24"/>
        </w:rPr>
        <w:t xml:space="preserve">reloj, </w:t>
      </w:r>
      <w:ins w:id="1151" w:author="Eugenia Arce Londoño" w:date="2015-10-01T08:28:00Z">
        <w:r w:rsidR="00186300">
          <w:rPr>
            <w:rFonts w:ascii="Arial" w:hAnsi="Arial" w:cs="Arial"/>
            <w:sz w:val="24"/>
            <w:szCs w:val="24"/>
          </w:rPr>
          <w:t xml:space="preserve">la </w:t>
        </w:r>
      </w:ins>
      <w:r w:rsidRPr="00A261C8">
        <w:rPr>
          <w:rFonts w:ascii="Arial" w:hAnsi="Arial" w:cs="Arial"/>
          <w:sz w:val="24"/>
          <w:szCs w:val="24"/>
        </w:rPr>
        <w:lastRenderedPageBreak/>
        <w:t>brújula</w:t>
      </w:r>
      <w:del w:id="1152" w:author="Eugenia Arce Londoño" w:date="2015-10-01T08:28:00Z">
        <w:r w:rsidRPr="00A261C8">
          <w:rPr>
            <w:rFonts w:ascii="Arial" w:hAnsi="Arial" w:cs="Arial"/>
            <w:sz w:val="24"/>
            <w:szCs w:val="24"/>
          </w:rPr>
          <w:delText>,</w:delText>
        </w:r>
      </w:del>
      <w:ins w:id="1153" w:author="Eugenia Arce Londoño" w:date="2015-10-01T08:28:00Z">
        <w:r w:rsidR="00186300">
          <w:rPr>
            <w:rFonts w:ascii="Arial" w:hAnsi="Arial" w:cs="Arial"/>
            <w:sz w:val="24"/>
            <w:szCs w:val="24"/>
          </w:rPr>
          <w:t xml:space="preserve"> y la</w:t>
        </w:r>
      </w:ins>
      <w:r w:rsidR="00186300">
        <w:rPr>
          <w:rFonts w:ascii="Arial" w:hAnsi="Arial" w:cs="Arial"/>
          <w:sz w:val="24"/>
          <w:szCs w:val="24"/>
        </w:rPr>
        <w:t xml:space="preserve"> imprenta</w:t>
      </w:r>
      <w:del w:id="1154" w:author="Eugenia Arce Londoño" w:date="2015-10-01T08:28:00Z">
        <w:r w:rsidRPr="00A261C8">
          <w:rPr>
            <w:rFonts w:ascii="Arial" w:hAnsi="Arial" w:cs="Arial"/>
            <w:sz w:val="24"/>
            <w:szCs w:val="24"/>
          </w:rPr>
          <w:delText>). Lo cual tuvo</w:delText>
        </w:r>
      </w:del>
      <w:ins w:id="1155" w:author="Eugenia Arce Londoño" w:date="2015-10-01T08:28:00Z">
        <w:r w:rsidRPr="00A261C8">
          <w:rPr>
            <w:rFonts w:ascii="Arial" w:hAnsi="Arial" w:cs="Arial"/>
            <w:sz w:val="24"/>
            <w:szCs w:val="24"/>
          </w:rPr>
          <w:t xml:space="preserve">. </w:t>
        </w:r>
        <w:r w:rsidR="00186300">
          <w:rPr>
            <w:rFonts w:ascii="Arial" w:hAnsi="Arial" w:cs="Arial"/>
            <w:sz w:val="24"/>
            <w:szCs w:val="24"/>
          </w:rPr>
          <w:t>Este tipo de tecnologías tendrían</w:t>
        </w:r>
      </w:ins>
      <w:r w:rsidRPr="00A261C8">
        <w:rPr>
          <w:rFonts w:ascii="Arial" w:hAnsi="Arial" w:cs="Arial"/>
          <w:sz w:val="24"/>
          <w:szCs w:val="24"/>
        </w:rPr>
        <w:t xml:space="preserve"> consecuencias en los desarrollos en la </w:t>
      </w:r>
      <w:r w:rsidRPr="00A261C8">
        <w:rPr>
          <w:rFonts w:ascii="Arial" w:hAnsi="Arial" w:cs="Arial"/>
          <w:b/>
          <w:sz w:val="24"/>
          <w:szCs w:val="24"/>
        </w:rPr>
        <w:t>navegación</w:t>
      </w:r>
      <w:r w:rsidRPr="00A261C8">
        <w:rPr>
          <w:rFonts w:ascii="Arial" w:hAnsi="Arial" w:cs="Arial"/>
          <w:sz w:val="24"/>
          <w:szCs w:val="24"/>
        </w:rPr>
        <w:t xml:space="preserve">, la </w:t>
      </w:r>
      <w:r w:rsidRPr="00A261C8">
        <w:rPr>
          <w:rFonts w:ascii="Arial" w:hAnsi="Arial" w:cs="Arial"/>
          <w:b/>
          <w:sz w:val="24"/>
          <w:szCs w:val="24"/>
        </w:rPr>
        <w:t>cartografía</w:t>
      </w:r>
      <w:del w:id="1156" w:author="Eugenia Arce Londoño" w:date="2015-10-01T08:28:00Z">
        <w:r w:rsidRPr="00A261C8">
          <w:rPr>
            <w:rFonts w:ascii="Arial" w:hAnsi="Arial" w:cs="Arial"/>
            <w:sz w:val="24"/>
            <w:szCs w:val="24"/>
          </w:rPr>
          <w:delText xml:space="preserve"> y</w:delText>
        </w:r>
      </w:del>
      <w:ins w:id="1157" w:author="Eugenia Arce Londoño" w:date="2015-10-01T08:28:00Z">
        <w:r w:rsidR="00186300">
          <w:rPr>
            <w:rFonts w:ascii="Arial" w:hAnsi="Arial" w:cs="Arial"/>
            <w:sz w:val="24"/>
            <w:szCs w:val="24"/>
          </w:rPr>
          <w:t>,</w:t>
        </w:r>
      </w:ins>
      <w:r w:rsidRPr="00A261C8">
        <w:rPr>
          <w:rFonts w:ascii="Arial" w:hAnsi="Arial" w:cs="Arial"/>
          <w:sz w:val="24"/>
          <w:szCs w:val="24"/>
        </w:rPr>
        <w:t xml:space="preserve"> las </w:t>
      </w:r>
      <w:r w:rsidRPr="00A261C8">
        <w:rPr>
          <w:rFonts w:ascii="Arial" w:hAnsi="Arial" w:cs="Arial"/>
          <w:b/>
          <w:sz w:val="24"/>
          <w:szCs w:val="24"/>
        </w:rPr>
        <w:t>expediciones</w:t>
      </w:r>
      <w:r w:rsidRPr="00A261C8">
        <w:rPr>
          <w:rFonts w:ascii="Arial" w:hAnsi="Arial" w:cs="Arial"/>
          <w:sz w:val="24"/>
          <w:szCs w:val="24"/>
        </w:rPr>
        <w:t xml:space="preserve"> y en la </w:t>
      </w:r>
      <w:r w:rsidRPr="00A261C8">
        <w:rPr>
          <w:rFonts w:ascii="Arial" w:hAnsi="Arial" w:cs="Arial"/>
          <w:b/>
          <w:sz w:val="24"/>
          <w:szCs w:val="24"/>
        </w:rPr>
        <w:t>astronomía</w:t>
      </w:r>
      <w:r w:rsidRPr="00A261C8">
        <w:rPr>
          <w:rFonts w:ascii="Arial" w:hAnsi="Arial" w:cs="Arial"/>
          <w:sz w:val="24"/>
          <w:szCs w:val="24"/>
        </w:rPr>
        <w:t xml:space="preserve">. </w:t>
      </w:r>
    </w:p>
    <w:p w14:paraId="095BBF75" w14:textId="77777777" w:rsidR="00557CC7" w:rsidRPr="00A261C8" w:rsidRDefault="00557CC7" w:rsidP="00A85C40">
      <w:pPr>
        <w:spacing w:line="276" w:lineRule="auto"/>
        <w:jc w:val="both"/>
        <w:rPr>
          <w:rFonts w:ascii="Arial" w:hAnsi="Arial" w:cs="Arial"/>
          <w:sz w:val="24"/>
          <w:szCs w:val="24"/>
        </w:rPr>
      </w:pPr>
    </w:p>
    <w:p w14:paraId="01372B14" w14:textId="033FB41D" w:rsidR="00186300" w:rsidRDefault="001943F2" w:rsidP="00A85C40">
      <w:pPr>
        <w:spacing w:line="276" w:lineRule="auto"/>
        <w:jc w:val="both"/>
        <w:rPr>
          <w:ins w:id="1158" w:author="Eugenia Arce Londoño" w:date="2015-10-01T08:28:00Z"/>
          <w:rFonts w:ascii="Arial" w:hAnsi="Arial" w:cs="Arial"/>
          <w:sz w:val="24"/>
          <w:szCs w:val="24"/>
        </w:rPr>
      </w:pPr>
      <w:r w:rsidRPr="00A261C8">
        <w:rPr>
          <w:rFonts w:ascii="Arial" w:hAnsi="Arial" w:cs="Arial"/>
          <w:sz w:val="24"/>
          <w:szCs w:val="24"/>
        </w:rPr>
        <w:t>La economía, por su parte, se trasformó. De una economía agraria de</w:t>
      </w:r>
      <w:r w:rsidR="00186300">
        <w:rPr>
          <w:rFonts w:ascii="Arial" w:hAnsi="Arial" w:cs="Arial"/>
          <w:sz w:val="24"/>
          <w:szCs w:val="24"/>
        </w:rPr>
        <w:t xml:space="preserve">dicada a la subsistencia se </w:t>
      </w:r>
      <w:del w:id="1159" w:author="Eugenia Arce Londoño" w:date="2015-10-01T08:28:00Z">
        <w:r w:rsidRPr="00A261C8">
          <w:rPr>
            <w:rFonts w:ascii="Arial" w:hAnsi="Arial" w:cs="Arial"/>
            <w:sz w:val="24"/>
            <w:szCs w:val="24"/>
          </w:rPr>
          <w:delText>pasa</w:delText>
        </w:r>
      </w:del>
      <w:ins w:id="1160" w:author="Eugenia Arce Londoño" w:date="2015-10-01T08:28:00Z">
        <w:r w:rsidR="00186300">
          <w:rPr>
            <w:rFonts w:ascii="Arial" w:hAnsi="Arial" w:cs="Arial"/>
            <w:sz w:val="24"/>
            <w:szCs w:val="24"/>
          </w:rPr>
          <w:t>pasó</w:t>
        </w:r>
      </w:ins>
      <w:r w:rsidRPr="00A261C8">
        <w:rPr>
          <w:rFonts w:ascii="Arial" w:hAnsi="Arial" w:cs="Arial"/>
          <w:sz w:val="24"/>
          <w:szCs w:val="24"/>
        </w:rPr>
        <w:t xml:space="preserve"> a una </w:t>
      </w:r>
      <w:r w:rsidRPr="00A261C8">
        <w:rPr>
          <w:rFonts w:ascii="Arial" w:hAnsi="Arial" w:cs="Arial"/>
          <w:b/>
          <w:sz w:val="24"/>
          <w:szCs w:val="24"/>
        </w:rPr>
        <w:t xml:space="preserve">economía de mercado </w:t>
      </w:r>
      <w:r w:rsidRPr="00186300">
        <w:rPr>
          <w:rFonts w:ascii="Arial" w:hAnsi="Arial"/>
          <w:sz w:val="24"/>
          <w:rPrChange w:id="1161" w:author="Eugenia Arce Londoño" w:date="2015-10-01T08:28:00Z">
            <w:rPr>
              <w:rFonts w:ascii="Arial" w:hAnsi="Arial"/>
              <w:b/>
              <w:sz w:val="24"/>
            </w:rPr>
          </w:rPrChange>
        </w:rPr>
        <w:t>dedicada a la producción y al comercio</w:t>
      </w:r>
      <w:r w:rsidRPr="00186300">
        <w:rPr>
          <w:rFonts w:ascii="Arial" w:hAnsi="Arial" w:cs="Arial"/>
          <w:sz w:val="24"/>
          <w:szCs w:val="24"/>
        </w:rPr>
        <w:t xml:space="preserve">. </w:t>
      </w:r>
      <w:del w:id="1162" w:author="Eugenia Arce Londoño" w:date="2015-10-01T08:28:00Z">
        <w:r w:rsidRPr="00A261C8">
          <w:rPr>
            <w:rFonts w:ascii="Arial" w:hAnsi="Arial" w:cs="Arial"/>
            <w:sz w:val="24"/>
            <w:szCs w:val="24"/>
          </w:rPr>
          <w:delText>Lo cual también se dio en</w:delText>
        </w:r>
      </w:del>
    </w:p>
    <w:p w14:paraId="05731911" w14:textId="77777777" w:rsidR="00186300" w:rsidRDefault="00186300" w:rsidP="00A85C40">
      <w:pPr>
        <w:spacing w:line="276" w:lineRule="auto"/>
        <w:jc w:val="both"/>
        <w:rPr>
          <w:ins w:id="1163" w:author="Eugenia Arce Londoño" w:date="2015-10-01T08:28:00Z"/>
          <w:rFonts w:ascii="Arial" w:hAnsi="Arial" w:cs="Arial"/>
          <w:sz w:val="24"/>
          <w:szCs w:val="24"/>
        </w:rPr>
      </w:pPr>
    </w:p>
    <w:p w14:paraId="305A0B8A" w14:textId="0BF4372E" w:rsidR="001943F2" w:rsidRPr="00A261C8" w:rsidRDefault="00186300" w:rsidP="00A85C40">
      <w:pPr>
        <w:spacing w:line="276" w:lineRule="auto"/>
        <w:jc w:val="both"/>
        <w:rPr>
          <w:rFonts w:ascii="Arial" w:hAnsi="Arial" w:cs="Arial"/>
          <w:sz w:val="24"/>
          <w:szCs w:val="24"/>
        </w:rPr>
      </w:pPr>
      <w:ins w:id="1164" w:author="Eugenia Arce Londoño" w:date="2015-10-01T08:28:00Z">
        <w:r>
          <w:rPr>
            <w:rFonts w:ascii="Arial" w:hAnsi="Arial" w:cs="Arial"/>
            <w:sz w:val="24"/>
            <w:szCs w:val="24"/>
          </w:rPr>
          <w:t>En</w:t>
        </w:r>
      </w:ins>
      <w:r>
        <w:rPr>
          <w:rFonts w:ascii="Arial" w:hAnsi="Arial" w:cs="Arial"/>
          <w:sz w:val="24"/>
          <w:szCs w:val="24"/>
        </w:rPr>
        <w:t xml:space="preserve"> e</w:t>
      </w:r>
      <w:r w:rsidR="001943F2" w:rsidRPr="00186300">
        <w:rPr>
          <w:rFonts w:ascii="Arial" w:hAnsi="Arial" w:cs="Arial"/>
          <w:sz w:val="24"/>
          <w:szCs w:val="24"/>
        </w:rPr>
        <w:t xml:space="preserve">l campo de </w:t>
      </w:r>
      <w:r w:rsidR="001943F2" w:rsidRPr="00A261C8">
        <w:rPr>
          <w:rFonts w:ascii="Arial" w:hAnsi="Arial" w:cs="Arial"/>
          <w:sz w:val="24"/>
          <w:szCs w:val="24"/>
        </w:rPr>
        <w:t xml:space="preserve">la </w:t>
      </w:r>
      <w:r w:rsidR="001943F2" w:rsidRPr="00A261C8">
        <w:rPr>
          <w:rFonts w:ascii="Arial" w:hAnsi="Arial" w:cs="Arial"/>
          <w:b/>
          <w:sz w:val="24"/>
          <w:szCs w:val="24"/>
        </w:rPr>
        <w:t>política</w:t>
      </w:r>
      <w:del w:id="1165" w:author="Eugenia Arce Londoño" w:date="2015-10-01T08:28:00Z">
        <w:r w:rsidR="001943F2" w:rsidRPr="00A261C8">
          <w:rPr>
            <w:rFonts w:ascii="Arial" w:hAnsi="Arial" w:cs="Arial"/>
            <w:sz w:val="24"/>
            <w:szCs w:val="24"/>
          </w:rPr>
          <w:delText xml:space="preserve"> que</w:delText>
        </w:r>
      </w:del>
      <w:ins w:id="1166" w:author="Eugenia Arce Londoño" w:date="2015-10-01T08:28:00Z">
        <w:r>
          <w:rPr>
            <w:rFonts w:ascii="Arial" w:hAnsi="Arial" w:cs="Arial"/>
            <w:sz w:val="24"/>
            <w:szCs w:val="24"/>
          </w:rPr>
          <w:t>, esta</w:t>
        </w:r>
      </w:ins>
      <w:r>
        <w:rPr>
          <w:rFonts w:ascii="Arial" w:hAnsi="Arial" w:cs="Arial"/>
          <w:sz w:val="24"/>
          <w:szCs w:val="24"/>
        </w:rPr>
        <w:t xml:space="preserve"> </w:t>
      </w:r>
      <w:r w:rsidR="001943F2" w:rsidRPr="00A261C8">
        <w:rPr>
          <w:rFonts w:ascii="Arial" w:hAnsi="Arial" w:cs="Arial"/>
          <w:sz w:val="24"/>
          <w:szCs w:val="24"/>
        </w:rPr>
        <w:t xml:space="preserve">estuvo marcada por tres acontecimientos: la formación de los </w:t>
      </w:r>
      <w:r w:rsidR="001943F2" w:rsidRPr="00A261C8">
        <w:rPr>
          <w:rFonts w:ascii="Arial" w:hAnsi="Arial" w:cs="Arial"/>
          <w:b/>
          <w:sz w:val="24"/>
          <w:szCs w:val="24"/>
        </w:rPr>
        <w:t>Estados nacionales</w:t>
      </w:r>
      <w:r w:rsidR="001943F2" w:rsidRPr="00A261C8">
        <w:rPr>
          <w:rFonts w:ascii="Arial" w:hAnsi="Arial" w:cs="Arial"/>
          <w:sz w:val="24"/>
          <w:szCs w:val="24"/>
        </w:rPr>
        <w:t xml:space="preserve">, la consolidación de la </w:t>
      </w:r>
      <w:del w:id="1167" w:author="Eugenia Arce Londoño" w:date="2015-10-01T08:28:00Z">
        <w:r w:rsidR="001943F2" w:rsidRPr="00A261C8">
          <w:rPr>
            <w:rFonts w:ascii="Arial" w:hAnsi="Arial" w:cs="Arial"/>
            <w:b/>
            <w:sz w:val="24"/>
            <w:szCs w:val="24"/>
          </w:rPr>
          <w:delText>Monarquía</w:delText>
        </w:r>
      </w:del>
      <w:ins w:id="1168" w:author="Eugenia Arce Londoño" w:date="2015-10-01T08:28:00Z">
        <w:r w:rsidR="00075FDE">
          <w:rPr>
            <w:rFonts w:ascii="Arial" w:hAnsi="Arial" w:cs="Arial"/>
            <w:b/>
            <w:sz w:val="24"/>
            <w:szCs w:val="24"/>
          </w:rPr>
          <w:t>m</w:t>
        </w:r>
        <w:r w:rsidR="001943F2" w:rsidRPr="00A261C8">
          <w:rPr>
            <w:rFonts w:ascii="Arial" w:hAnsi="Arial" w:cs="Arial"/>
            <w:b/>
            <w:sz w:val="24"/>
            <w:szCs w:val="24"/>
          </w:rPr>
          <w:t>onarquía</w:t>
        </w:r>
      </w:ins>
      <w:r w:rsidR="001943F2" w:rsidRPr="00A261C8">
        <w:rPr>
          <w:rFonts w:ascii="Arial" w:hAnsi="Arial" w:cs="Arial"/>
          <w:sz w:val="24"/>
          <w:szCs w:val="24"/>
        </w:rPr>
        <w:t xml:space="preserve"> y la construcción de extensos </w:t>
      </w:r>
      <w:del w:id="1169" w:author="Eugenia Arce Londoño" w:date="2015-10-01T08:28:00Z">
        <w:r w:rsidR="001943F2" w:rsidRPr="00A261C8">
          <w:rPr>
            <w:rFonts w:ascii="Arial" w:hAnsi="Arial" w:cs="Arial"/>
            <w:b/>
            <w:sz w:val="24"/>
            <w:szCs w:val="24"/>
          </w:rPr>
          <w:delText>Imperios</w:delText>
        </w:r>
      </w:del>
      <w:ins w:id="1170" w:author="Eugenia Arce Londoño" w:date="2015-10-01T08:28:00Z">
        <w:r w:rsidR="00075FDE">
          <w:rPr>
            <w:rFonts w:ascii="Arial" w:hAnsi="Arial" w:cs="Arial"/>
            <w:b/>
            <w:sz w:val="24"/>
            <w:szCs w:val="24"/>
          </w:rPr>
          <w:t>i</w:t>
        </w:r>
        <w:r w:rsidR="001943F2" w:rsidRPr="00A261C8">
          <w:rPr>
            <w:rFonts w:ascii="Arial" w:hAnsi="Arial" w:cs="Arial"/>
            <w:b/>
            <w:sz w:val="24"/>
            <w:szCs w:val="24"/>
          </w:rPr>
          <w:t>mperios</w:t>
        </w:r>
      </w:ins>
      <w:r w:rsidR="001943F2" w:rsidRPr="00A261C8">
        <w:rPr>
          <w:rFonts w:ascii="Arial" w:hAnsi="Arial" w:cs="Arial"/>
          <w:b/>
          <w:sz w:val="24"/>
          <w:szCs w:val="24"/>
        </w:rPr>
        <w:t xml:space="preserve"> coloniales</w:t>
      </w:r>
      <w:r w:rsidR="001943F2" w:rsidRPr="00A261C8">
        <w:rPr>
          <w:rFonts w:ascii="Arial" w:hAnsi="Arial" w:cs="Arial"/>
          <w:sz w:val="24"/>
          <w:szCs w:val="24"/>
        </w:rPr>
        <w:t>.</w:t>
      </w:r>
    </w:p>
    <w:p w14:paraId="66B80868" w14:textId="77777777" w:rsidR="001943F2" w:rsidRPr="00A261C8" w:rsidRDefault="001943F2"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766"/>
      </w:tblGrid>
      <w:tr w:rsidR="00DB526C" w:rsidRPr="00A261C8" w14:paraId="54A1EB30" w14:textId="77777777" w:rsidTr="00915DDC">
        <w:trPr>
          <w:trHeight w:val="224"/>
          <w:jc w:val="center"/>
        </w:trPr>
        <w:tc>
          <w:tcPr>
            <w:tcW w:w="6551" w:type="dxa"/>
            <w:gridSpan w:val="2"/>
            <w:shd w:val="clear" w:color="auto" w:fill="0D0D0D"/>
          </w:tcPr>
          <w:p w14:paraId="640CA850" w14:textId="77777777" w:rsidR="001943F2" w:rsidRPr="00A261C8" w:rsidRDefault="001943F2"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CC36F5E" w14:textId="77777777" w:rsidTr="00915DDC">
        <w:trPr>
          <w:trHeight w:val="215"/>
          <w:jc w:val="center"/>
        </w:trPr>
        <w:tc>
          <w:tcPr>
            <w:tcW w:w="2092" w:type="dxa"/>
          </w:tcPr>
          <w:p w14:paraId="62C88061" w14:textId="77777777" w:rsidR="001943F2" w:rsidRPr="00A261C8" w:rsidRDefault="001943F2"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40F1F150" w14:textId="6CA55A6F" w:rsidR="001943F2" w:rsidRPr="00A261C8" w:rsidRDefault="001943F2"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8</w:t>
            </w:r>
          </w:p>
        </w:tc>
      </w:tr>
      <w:tr w:rsidR="00DB526C" w:rsidRPr="00A261C8" w14:paraId="300B9623" w14:textId="77777777" w:rsidTr="00915DDC">
        <w:trPr>
          <w:trHeight w:val="215"/>
          <w:jc w:val="center"/>
        </w:trPr>
        <w:tc>
          <w:tcPr>
            <w:tcW w:w="2092" w:type="dxa"/>
          </w:tcPr>
          <w:p w14:paraId="109432CE" w14:textId="77777777" w:rsidR="001943F2" w:rsidRPr="00A261C8" w:rsidRDefault="001943F2"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206DD185" w14:textId="55B92AE3" w:rsidR="001943F2" w:rsidRPr="00A261C8" w:rsidRDefault="00A50BB8" w:rsidP="00A85C40">
            <w:pPr>
              <w:spacing w:line="276" w:lineRule="auto"/>
              <w:jc w:val="both"/>
              <w:rPr>
                <w:rFonts w:ascii="Arial" w:eastAsia="Cambria" w:hAnsi="Arial" w:cs="Arial"/>
                <w:sz w:val="24"/>
                <w:szCs w:val="24"/>
              </w:rPr>
            </w:pPr>
            <w:r w:rsidRPr="00A261C8">
              <w:rPr>
                <w:rFonts w:ascii="Arial" w:eastAsia="Cambria" w:hAnsi="Arial" w:cs="Arial"/>
                <w:sz w:val="24"/>
                <w:szCs w:val="24"/>
              </w:rPr>
              <w:t>Lo que va quedando atrás: estamentos nobiliarios y privilegios estamentales</w:t>
            </w:r>
            <w:r w:rsidR="001943F2" w:rsidRPr="00A261C8">
              <w:rPr>
                <w:rFonts w:ascii="Arial" w:eastAsia="Cambria" w:hAnsi="Arial" w:cs="Arial"/>
                <w:sz w:val="24"/>
                <w:szCs w:val="24"/>
              </w:rPr>
              <w:t>.</w:t>
            </w:r>
          </w:p>
        </w:tc>
      </w:tr>
      <w:tr w:rsidR="00DB526C" w:rsidRPr="00A261C8" w14:paraId="467D5170" w14:textId="77777777" w:rsidTr="00915DDC">
        <w:trPr>
          <w:trHeight w:val="3263"/>
          <w:jc w:val="center"/>
        </w:trPr>
        <w:tc>
          <w:tcPr>
            <w:tcW w:w="2092" w:type="dxa"/>
          </w:tcPr>
          <w:p w14:paraId="478B86BE" w14:textId="77777777" w:rsidR="001943F2" w:rsidRPr="00A261C8" w:rsidRDefault="001943F2"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3"/>
            </w:r>
            <w:r w:rsidRPr="00A261C8">
              <w:rPr>
                <w:rFonts w:ascii="Arial" w:eastAsia="Cambria" w:hAnsi="Arial" w:cs="Arial"/>
                <w:b/>
                <w:sz w:val="24"/>
                <w:szCs w:val="24"/>
              </w:rPr>
              <w:t>)</w:t>
            </w:r>
          </w:p>
        </w:tc>
        <w:tc>
          <w:tcPr>
            <w:tcW w:w="4459" w:type="dxa"/>
          </w:tcPr>
          <w:p w14:paraId="4EBD128C" w14:textId="291165B0" w:rsidR="001943F2" w:rsidRPr="00A261C8" w:rsidRDefault="00A50BB8"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229720D" wp14:editId="7DF5AD98">
                  <wp:extent cx="3521123" cy="2319940"/>
                  <wp:effectExtent l="0" t="0" r="3175" b="4445"/>
                  <wp:docPr id="34" name="Imagen 34" descr="http://static0.planetasaber.com/encyclopedia/Data/Imagenes/FOTOS/000IJ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tic0.planetasaber.com/encyclopedia/Data/Imagenes/FOTOS/000IJ1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1245" cy="2320021"/>
                          </a:xfrm>
                          <a:prstGeom prst="rect">
                            <a:avLst/>
                          </a:prstGeom>
                          <a:noFill/>
                          <a:ln>
                            <a:noFill/>
                          </a:ln>
                        </pic:spPr>
                      </pic:pic>
                    </a:graphicData>
                  </a:graphic>
                </wp:inline>
              </w:drawing>
            </w:r>
          </w:p>
        </w:tc>
      </w:tr>
      <w:tr w:rsidR="001943F2" w:rsidRPr="00A261C8" w14:paraId="52617935" w14:textId="77777777" w:rsidTr="00915DDC">
        <w:trPr>
          <w:trHeight w:val="134"/>
          <w:jc w:val="center"/>
        </w:trPr>
        <w:tc>
          <w:tcPr>
            <w:tcW w:w="2092" w:type="dxa"/>
          </w:tcPr>
          <w:p w14:paraId="50AA0197" w14:textId="77777777" w:rsidR="001943F2" w:rsidRPr="00A261C8" w:rsidRDefault="001943F2"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250BD7C5" w14:textId="7A81CD84" w:rsidR="001943F2" w:rsidRPr="00A261C8" w:rsidRDefault="00075FDE" w:rsidP="00A85C40">
            <w:pPr>
              <w:spacing w:line="276" w:lineRule="auto"/>
              <w:jc w:val="both"/>
              <w:rPr>
                <w:rFonts w:ascii="Arial" w:hAnsi="Arial" w:cs="Arial"/>
                <w:sz w:val="24"/>
                <w:szCs w:val="24"/>
              </w:rPr>
            </w:pPr>
            <w:r>
              <w:rPr>
                <w:rFonts w:ascii="Arial" w:eastAsia="Cambria" w:hAnsi="Arial" w:cs="Arial"/>
                <w:sz w:val="24"/>
                <w:szCs w:val="24"/>
              </w:rPr>
              <w:t xml:space="preserve">En el </w:t>
            </w:r>
            <w:del w:id="1171" w:author="Eugenia Arce Londoño" w:date="2015-10-01T08:28:00Z">
              <w:r w:rsidR="001943F2" w:rsidRPr="00A261C8">
                <w:rPr>
                  <w:rFonts w:ascii="Arial" w:eastAsia="Cambria" w:hAnsi="Arial" w:cs="Arial"/>
                  <w:sz w:val="24"/>
                  <w:szCs w:val="24"/>
                </w:rPr>
                <w:delText>s.</w:delText>
              </w:r>
            </w:del>
            <w:ins w:id="1172" w:author="Eugenia Arce Londoño" w:date="2015-10-01T08:28:00Z">
              <w:r>
                <w:rPr>
                  <w:rFonts w:ascii="Arial" w:eastAsia="Cambria" w:hAnsi="Arial" w:cs="Arial"/>
                  <w:sz w:val="24"/>
                  <w:szCs w:val="24"/>
                </w:rPr>
                <w:t>siglo</w:t>
              </w:r>
            </w:ins>
            <w:r>
              <w:rPr>
                <w:rFonts w:ascii="Arial" w:eastAsia="Cambria" w:hAnsi="Arial" w:cs="Arial"/>
                <w:sz w:val="24"/>
                <w:szCs w:val="24"/>
              </w:rPr>
              <w:t xml:space="preserve"> XVIII</w:t>
            </w:r>
            <w:del w:id="1173" w:author="Eugenia Arce Londoño" w:date="2015-10-01T08:28:00Z">
              <w:r w:rsidR="001943F2" w:rsidRPr="00A261C8">
                <w:rPr>
                  <w:rFonts w:ascii="Arial" w:eastAsia="Cambria" w:hAnsi="Arial" w:cs="Arial"/>
                  <w:sz w:val="24"/>
                  <w:szCs w:val="24"/>
                </w:rPr>
                <w:delText>,</w:delText>
              </w:r>
            </w:del>
            <w:r w:rsidR="001943F2" w:rsidRPr="00A261C8">
              <w:rPr>
                <w:rFonts w:ascii="Arial" w:eastAsia="Cambria" w:hAnsi="Arial" w:cs="Arial"/>
                <w:sz w:val="24"/>
                <w:szCs w:val="24"/>
              </w:rPr>
              <w:t xml:space="preserve"> la monarquía y los estamentos privilegiados gozaban de unas prerrogativas que contrastaban con las carestías a las que estaban sometidas las clases populares. </w:t>
            </w:r>
            <w:r w:rsidR="001943F2" w:rsidRPr="00075FDE">
              <w:rPr>
                <w:rFonts w:ascii="Arial" w:hAnsi="Arial"/>
                <w:i/>
                <w:sz w:val="24"/>
                <w:rPrChange w:id="1174" w:author="Eugenia Arce Londoño" w:date="2015-10-01T08:28:00Z">
                  <w:rPr>
                    <w:rFonts w:ascii="Arial" w:hAnsi="Arial"/>
                    <w:sz w:val="24"/>
                  </w:rPr>
                </w:rPrChange>
              </w:rPr>
              <w:t>El palacio y los jardines de las Tullerías de París</w:t>
            </w:r>
            <w:r>
              <w:rPr>
                <w:rFonts w:ascii="Arial" w:eastAsia="Cambria" w:hAnsi="Arial" w:cs="Arial"/>
                <w:sz w:val="24"/>
                <w:szCs w:val="24"/>
              </w:rPr>
              <w:t xml:space="preserve">, grabado del </w:t>
            </w:r>
            <w:del w:id="1175" w:author="Eugenia Arce Londoño" w:date="2015-10-01T08:28:00Z">
              <w:r w:rsidR="001943F2" w:rsidRPr="00A261C8">
                <w:rPr>
                  <w:rFonts w:ascii="Arial" w:eastAsia="Cambria" w:hAnsi="Arial" w:cs="Arial"/>
                  <w:sz w:val="24"/>
                  <w:szCs w:val="24"/>
                </w:rPr>
                <w:delText>s.</w:delText>
              </w:r>
            </w:del>
            <w:ins w:id="1176" w:author="Eugenia Arce Londoño" w:date="2015-10-01T08:28:00Z">
              <w:r>
                <w:rPr>
                  <w:rFonts w:ascii="Arial" w:eastAsia="Cambria" w:hAnsi="Arial" w:cs="Arial"/>
                  <w:sz w:val="24"/>
                  <w:szCs w:val="24"/>
                </w:rPr>
                <w:t>siglo</w:t>
              </w:r>
            </w:ins>
            <w:r w:rsidR="001943F2" w:rsidRPr="00A261C8">
              <w:rPr>
                <w:rFonts w:ascii="Arial" w:eastAsia="Cambria" w:hAnsi="Arial" w:cs="Arial"/>
                <w:sz w:val="24"/>
                <w:szCs w:val="24"/>
              </w:rPr>
              <w:t xml:space="preserve"> XVIII (Biblioteca de las Artes Decorativas, París, Francia).</w:t>
            </w:r>
          </w:p>
        </w:tc>
      </w:tr>
    </w:tbl>
    <w:p w14:paraId="2A3DFAED" w14:textId="77777777" w:rsidR="001943F2" w:rsidRPr="00A261C8" w:rsidRDefault="001943F2" w:rsidP="00A85C40">
      <w:pPr>
        <w:spacing w:line="276" w:lineRule="auto"/>
        <w:jc w:val="both"/>
        <w:rPr>
          <w:rFonts w:ascii="Arial" w:hAnsi="Arial" w:cs="Arial"/>
          <w:sz w:val="24"/>
          <w:szCs w:val="24"/>
        </w:rPr>
      </w:pPr>
    </w:p>
    <w:p w14:paraId="06B232B3" w14:textId="60B64CFE" w:rsidR="003E5112" w:rsidRPr="00075FDE" w:rsidRDefault="001943F2"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el capitalismo y</w:t>
      </w:r>
      <w:r w:rsidR="00075FDE">
        <w:rPr>
          <w:rFonts w:ascii="Arial" w:hAnsi="Arial" w:cs="Arial"/>
          <w:sz w:val="24"/>
          <w:szCs w:val="24"/>
        </w:rPr>
        <w:t xml:space="preserve"> </w:t>
      </w:r>
      <w:ins w:id="1177" w:author="Eugenia Arce Londoño" w:date="2015-10-01T08:28:00Z">
        <w:r w:rsidR="00075FDE">
          <w:rPr>
            <w:rFonts w:ascii="Arial" w:hAnsi="Arial" w:cs="Arial"/>
            <w:sz w:val="24"/>
            <w:szCs w:val="24"/>
          </w:rPr>
          <w:t>la</w:t>
        </w:r>
        <w:r w:rsidRPr="00A261C8">
          <w:rPr>
            <w:rFonts w:ascii="Arial" w:hAnsi="Arial" w:cs="Arial"/>
            <w:sz w:val="24"/>
            <w:szCs w:val="24"/>
          </w:rPr>
          <w:t xml:space="preserve"> </w:t>
        </w:r>
      </w:ins>
      <w:r w:rsidRPr="00A261C8">
        <w:rPr>
          <w:rFonts w:ascii="Arial" w:hAnsi="Arial" w:cs="Arial"/>
          <w:sz w:val="24"/>
          <w:szCs w:val="24"/>
        </w:rPr>
        <w:t xml:space="preserve">organización social y política que </w:t>
      </w:r>
      <w:del w:id="1178" w:author="Eugenia Arce Londoño" w:date="2015-10-01T08:28:00Z">
        <w:r w:rsidRPr="00A261C8">
          <w:rPr>
            <w:rFonts w:ascii="Arial" w:hAnsi="Arial" w:cs="Arial"/>
            <w:sz w:val="24"/>
            <w:szCs w:val="24"/>
          </w:rPr>
          <w:delText>se</w:delText>
        </w:r>
      </w:del>
      <w:ins w:id="1179" w:author="Eugenia Arce Londoño" w:date="2015-10-01T08:28:00Z">
        <w:r w:rsidR="00075FDE">
          <w:rPr>
            <w:rFonts w:ascii="Arial" w:hAnsi="Arial" w:cs="Arial"/>
            <w:sz w:val="24"/>
            <w:szCs w:val="24"/>
          </w:rPr>
          <w:t>este</w:t>
        </w:r>
      </w:ins>
      <w:r w:rsidRPr="00A261C8">
        <w:rPr>
          <w:rFonts w:ascii="Arial" w:hAnsi="Arial" w:cs="Arial"/>
          <w:sz w:val="24"/>
          <w:szCs w:val="24"/>
        </w:rPr>
        <w:t xml:space="preserve"> genera, puedes observar este video [VER]</w:t>
      </w:r>
      <w:r w:rsidRPr="00A261C8">
        <w:rPr>
          <w:rStyle w:val="Refdenotaalpie"/>
          <w:rFonts w:ascii="Arial" w:eastAsia="Cambria" w:hAnsi="Arial" w:cs="Arial"/>
          <w:b/>
          <w:sz w:val="24"/>
          <w:szCs w:val="24"/>
        </w:rPr>
        <w:footnoteReference w:id="24"/>
      </w:r>
      <w:r w:rsidRPr="00A261C8">
        <w:rPr>
          <w:rFonts w:ascii="Arial" w:hAnsi="Arial" w:cs="Arial"/>
          <w:sz w:val="24"/>
          <w:szCs w:val="24"/>
        </w:rPr>
        <w:t>.</w:t>
      </w:r>
    </w:p>
    <w:p w14:paraId="4CB498D8" w14:textId="77777777" w:rsidR="001943F2" w:rsidRPr="00A261C8" w:rsidRDefault="001943F2" w:rsidP="00A85C40">
      <w:pPr>
        <w:spacing w:line="276" w:lineRule="auto"/>
        <w:jc w:val="both"/>
        <w:rPr>
          <w:del w:id="1180" w:author="Eugenia Arce Londoño" w:date="2015-10-01T08:28:00Z"/>
          <w:rFonts w:ascii="Arial" w:hAnsi="Arial" w:cs="Arial"/>
          <w:sz w:val="24"/>
          <w:szCs w:val="24"/>
        </w:rPr>
      </w:pPr>
    </w:p>
    <w:p w14:paraId="475877E0" w14:textId="77777777" w:rsidR="003E5112" w:rsidRPr="00A261C8" w:rsidRDefault="001943F2" w:rsidP="00A85C40">
      <w:pPr>
        <w:spacing w:line="276" w:lineRule="auto"/>
        <w:jc w:val="both"/>
        <w:rPr>
          <w:del w:id="1181" w:author="Eugenia Arce Londoño" w:date="2015-10-01T08:28:00Z"/>
          <w:rFonts w:ascii="Arial" w:hAnsi="Arial" w:cs="Arial"/>
          <w:sz w:val="24"/>
          <w:szCs w:val="24"/>
          <w:highlight w:val="yellow"/>
        </w:rPr>
      </w:pPr>
      <w:del w:id="1182" w:author="Eugenia Arce Londoño" w:date="2015-10-01T08:28:00Z">
        <w:r w:rsidRPr="00A261C8">
          <w:rPr>
            <w:rFonts w:ascii="Arial" w:hAnsi="Arial" w:cs="Arial"/>
            <w:sz w:val="24"/>
            <w:szCs w:val="24"/>
            <w:highlight w:val="yellow"/>
          </w:rPr>
          <w:delText xml:space="preserve"> </w:delText>
        </w:r>
      </w:del>
    </w:p>
    <w:p w14:paraId="755B54B9" w14:textId="77777777" w:rsidR="003E5112" w:rsidRPr="00A261C8" w:rsidRDefault="003E5112">
      <w:pPr>
        <w:rPr>
          <w:rFonts w:ascii="Arial" w:hAnsi="Arial" w:cs="Arial"/>
          <w:sz w:val="24"/>
          <w:szCs w:val="24"/>
          <w:highlight w:val="yellow"/>
        </w:rPr>
      </w:pPr>
      <w:r w:rsidRPr="00A261C8">
        <w:rPr>
          <w:rFonts w:ascii="Arial" w:hAnsi="Arial" w:cs="Arial"/>
          <w:sz w:val="24"/>
          <w:szCs w:val="24"/>
          <w:highlight w:val="yellow"/>
        </w:rPr>
        <w:br w:type="page"/>
      </w:r>
    </w:p>
    <w:p w14:paraId="30547C4E" w14:textId="7CE7D4DB" w:rsidR="001943F2" w:rsidRPr="00A261C8" w:rsidRDefault="001943F2" w:rsidP="00A85C40">
      <w:pPr>
        <w:spacing w:line="276" w:lineRule="auto"/>
        <w:jc w:val="both"/>
        <w:rPr>
          <w:rFonts w:ascii="Arial" w:hAnsi="Arial" w:cs="Arial"/>
          <w:sz w:val="24"/>
          <w:szCs w:val="24"/>
        </w:rPr>
      </w:pPr>
      <w:r w:rsidRPr="00A261C8">
        <w:rPr>
          <w:rFonts w:ascii="Arial" w:hAnsi="Arial" w:cs="Arial"/>
          <w:sz w:val="24"/>
          <w:szCs w:val="24"/>
          <w:highlight w:val="yellow"/>
        </w:rPr>
        <w:lastRenderedPageBreak/>
        <w:t>[Sección 2]</w:t>
      </w:r>
      <w:r w:rsidRPr="00A261C8">
        <w:rPr>
          <w:rFonts w:ascii="Arial" w:hAnsi="Arial" w:cs="Arial"/>
          <w:sz w:val="24"/>
          <w:szCs w:val="24"/>
        </w:rPr>
        <w:t xml:space="preserve"> </w:t>
      </w:r>
      <w:r w:rsidR="00557CC7" w:rsidRPr="00A261C8">
        <w:rPr>
          <w:rFonts w:ascii="Arial" w:hAnsi="Arial" w:cs="Arial"/>
          <w:b/>
          <w:sz w:val="24"/>
          <w:szCs w:val="24"/>
        </w:rPr>
        <w:t>3</w:t>
      </w:r>
      <w:r w:rsidR="00075FDE">
        <w:rPr>
          <w:rFonts w:ascii="Arial" w:hAnsi="Arial" w:cs="Arial"/>
          <w:b/>
          <w:sz w:val="24"/>
          <w:szCs w:val="24"/>
        </w:rPr>
        <w:t xml:space="preserve">.2 </w:t>
      </w:r>
      <w:del w:id="1183" w:author="Eugenia Arce Londoño" w:date="2015-10-01T08:28:00Z">
        <w:r w:rsidRPr="00A261C8">
          <w:rPr>
            <w:rFonts w:ascii="Arial" w:hAnsi="Arial" w:cs="Arial"/>
            <w:b/>
            <w:sz w:val="24"/>
            <w:szCs w:val="24"/>
          </w:rPr>
          <w:delText xml:space="preserve">Criterios </w:delText>
        </w:r>
      </w:del>
      <w:ins w:id="1184" w:author="Eugenia Arce Londoño" w:date="2015-10-01T08:28:00Z">
        <w:r w:rsidR="00075FDE">
          <w:rPr>
            <w:rFonts w:ascii="Arial" w:hAnsi="Arial" w:cs="Arial"/>
            <w:b/>
            <w:sz w:val="24"/>
            <w:szCs w:val="24"/>
          </w:rPr>
          <w:t xml:space="preserve">Los criterios </w:t>
        </w:r>
      </w:ins>
      <w:r w:rsidR="00075FDE">
        <w:rPr>
          <w:rFonts w:ascii="Arial" w:hAnsi="Arial" w:cs="Arial"/>
          <w:b/>
          <w:sz w:val="24"/>
          <w:szCs w:val="24"/>
        </w:rPr>
        <w:t>para el análisis</w:t>
      </w:r>
      <w:del w:id="1185" w:author="Eugenia Arce Londoño" w:date="2015-10-01T08:28:00Z">
        <w:r w:rsidRPr="00A261C8">
          <w:rPr>
            <w:rFonts w:ascii="Arial" w:hAnsi="Arial" w:cs="Arial"/>
            <w:b/>
            <w:sz w:val="24"/>
            <w:szCs w:val="24"/>
          </w:rPr>
          <w:delText>.</w:delText>
        </w:r>
      </w:del>
      <w:ins w:id="1186" w:author="Eugenia Arce Londoño" w:date="2015-10-01T08:28:00Z">
        <w:r w:rsidR="00075FDE">
          <w:rPr>
            <w:rFonts w:ascii="Arial" w:hAnsi="Arial" w:cs="Arial"/>
            <w:b/>
            <w:sz w:val="24"/>
            <w:szCs w:val="24"/>
          </w:rPr>
          <w:t xml:space="preserve"> de la modernidad</w:t>
        </w:r>
      </w:ins>
    </w:p>
    <w:p w14:paraId="34317761" w14:textId="77777777" w:rsidR="001943F2" w:rsidRPr="00A261C8" w:rsidRDefault="001943F2" w:rsidP="00A85C40">
      <w:pPr>
        <w:spacing w:line="276" w:lineRule="auto"/>
        <w:jc w:val="both"/>
        <w:rPr>
          <w:rFonts w:ascii="Arial" w:hAnsi="Arial" w:cs="Arial"/>
          <w:sz w:val="24"/>
          <w:szCs w:val="24"/>
        </w:rPr>
      </w:pPr>
    </w:p>
    <w:p w14:paraId="4BADA797" w14:textId="2B2A8F0F" w:rsidR="008020F4" w:rsidRPr="00A261C8" w:rsidRDefault="008020F4" w:rsidP="00A85C40">
      <w:p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criterios</w:t>
      </w:r>
      <w:r w:rsidRPr="00A261C8">
        <w:rPr>
          <w:rFonts w:ascii="Arial" w:hAnsi="Arial" w:cs="Arial"/>
          <w:sz w:val="24"/>
          <w:szCs w:val="24"/>
        </w:rPr>
        <w:t xml:space="preserve"> que dan forma a las </w:t>
      </w:r>
      <w:r w:rsidRPr="00A261C8">
        <w:rPr>
          <w:rFonts w:ascii="Arial" w:hAnsi="Arial" w:cs="Arial"/>
          <w:b/>
          <w:sz w:val="24"/>
          <w:szCs w:val="24"/>
        </w:rPr>
        <w:t>interacciones</w:t>
      </w:r>
      <w:r w:rsidRPr="00A261C8">
        <w:rPr>
          <w:rFonts w:ascii="Arial" w:hAnsi="Arial" w:cs="Arial"/>
          <w:sz w:val="24"/>
          <w:szCs w:val="24"/>
        </w:rPr>
        <w:t xml:space="preserve"> entre los actores</w:t>
      </w:r>
      <w:r w:rsidRPr="00075FDE">
        <w:rPr>
          <w:rFonts w:ascii="Arial" w:hAnsi="Arial" w:cs="Arial"/>
          <w:sz w:val="24"/>
          <w:szCs w:val="24"/>
        </w:rPr>
        <w:t xml:space="preserve"> </w:t>
      </w:r>
      <w:del w:id="1187" w:author="Eugenia Arce Londoño" w:date="2015-10-01T08:28:00Z">
        <w:r w:rsidRPr="00A261C8">
          <w:rPr>
            <w:rFonts w:ascii="Arial" w:hAnsi="Arial" w:cs="Arial"/>
            <w:b/>
            <w:sz w:val="24"/>
            <w:szCs w:val="24"/>
          </w:rPr>
          <w:delText>cambian</w:delText>
        </w:r>
        <w:r w:rsidRPr="00A261C8">
          <w:rPr>
            <w:rFonts w:ascii="Arial" w:hAnsi="Arial" w:cs="Arial"/>
            <w:sz w:val="24"/>
            <w:szCs w:val="24"/>
          </w:rPr>
          <w:delText>.</w:delText>
        </w:r>
      </w:del>
      <w:ins w:id="1188" w:author="Eugenia Arce Londoño" w:date="2015-10-01T08:28:00Z">
        <w:r w:rsidRPr="00075FDE">
          <w:rPr>
            <w:rFonts w:ascii="Arial" w:hAnsi="Arial" w:cs="Arial"/>
            <w:sz w:val="24"/>
            <w:szCs w:val="24"/>
          </w:rPr>
          <w:t>cambia</w:t>
        </w:r>
        <w:r w:rsidR="00075FDE" w:rsidRPr="00075FDE">
          <w:rPr>
            <w:rFonts w:ascii="Arial" w:hAnsi="Arial" w:cs="Arial"/>
            <w:sz w:val="24"/>
            <w:szCs w:val="24"/>
          </w:rPr>
          <w:t>ro</w:t>
        </w:r>
        <w:r w:rsidRPr="00075FDE">
          <w:rPr>
            <w:rFonts w:ascii="Arial" w:hAnsi="Arial" w:cs="Arial"/>
            <w:sz w:val="24"/>
            <w:szCs w:val="24"/>
          </w:rPr>
          <w:t>n</w:t>
        </w:r>
        <w:r w:rsidR="00075FDE">
          <w:rPr>
            <w:rFonts w:ascii="Arial" w:hAnsi="Arial" w:cs="Arial"/>
            <w:b/>
            <w:sz w:val="24"/>
            <w:szCs w:val="24"/>
          </w:rPr>
          <w:t xml:space="preserve"> </w:t>
        </w:r>
        <w:r w:rsidR="00075FDE">
          <w:rPr>
            <w:rFonts w:ascii="Arial" w:hAnsi="Arial" w:cs="Arial"/>
            <w:sz w:val="24"/>
            <w:szCs w:val="24"/>
          </w:rPr>
          <w:t>en este período.</w:t>
        </w:r>
      </w:ins>
      <w:r w:rsidR="00075FDE">
        <w:rPr>
          <w:rFonts w:ascii="Arial" w:hAnsi="Arial" w:cs="Arial"/>
          <w:sz w:val="24"/>
          <w:szCs w:val="24"/>
        </w:rPr>
        <w:t xml:space="preserve"> Si en el </w:t>
      </w:r>
      <w:del w:id="1189" w:author="Eugenia Arce Londoño" w:date="2015-10-01T08:28:00Z">
        <w:r w:rsidRPr="00A261C8">
          <w:rPr>
            <w:rFonts w:ascii="Arial" w:hAnsi="Arial" w:cs="Arial"/>
            <w:sz w:val="24"/>
            <w:szCs w:val="24"/>
          </w:rPr>
          <w:delText>Sistema Político Medieval</w:delText>
        </w:r>
      </w:del>
      <w:ins w:id="1190" w:author="Eugenia Arce Londoño" w:date="2015-10-01T08:28:00Z">
        <w:r w:rsidR="00075FDE">
          <w:rPr>
            <w:rFonts w:ascii="Arial" w:hAnsi="Arial" w:cs="Arial"/>
            <w:sz w:val="24"/>
            <w:szCs w:val="24"/>
          </w:rPr>
          <w:t>sistema político m</w:t>
        </w:r>
        <w:r w:rsidRPr="00A261C8">
          <w:rPr>
            <w:rFonts w:ascii="Arial" w:hAnsi="Arial" w:cs="Arial"/>
            <w:sz w:val="24"/>
            <w:szCs w:val="24"/>
          </w:rPr>
          <w:t>edieval</w:t>
        </w:r>
      </w:ins>
      <w:r w:rsidRPr="00A261C8">
        <w:rPr>
          <w:rFonts w:ascii="Arial" w:hAnsi="Arial" w:cs="Arial"/>
          <w:sz w:val="24"/>
          <w:szCs w:val="24"/>
        </w:rPr>
        <w:t xml:space="preserve"> la realidad era la del policentrismo y la pluralidad</w:t>
      </w:r>
      <w:ins w:id="1191" w:author="Eugenia Arce Londoño" w:date="2015-10-01T08:28:00Z">
        <w:r w:rsidR="00075FDE">
          <w:rPr>
            <w:rFonts w:ascii="Arial" w:hAnsi="Arial" w:cs="Arial"/>
            <w:sz w:val="24"/>
            <w:szCs w:val="24"/>
          </w:rPr>
          <w:t>,</w:t>
        </w:r>
      </w:ins>
      <w:r w:rsidR="00075FDE">
        <w:rPr>
          <w:rFonts w:ascii="Arial" w:hAnsi="Arial" w:cs="Arial"/>
          <w:sz w:val="24"/>
          <w:szCs w:val="24"/>
        </w:rPr>
        <w:t xml:space="preserve"> en los </w:t>
      </w:r>
      <w:del w:id="1192" w:author="Eugenia Arce Londoño" w:date="2015-10-01T08:28:00Z">
        <w:r w:rsidRPr="00A261C8">
          <w:rPr>
            <w:rFonts w:ascii="Arial" w:hAnsi="Arial" w:cs="Arial"/>
            <w:sz w:val="24"/>
            <w:szCs w:val="24"/>
          </w:rPr>
          <w:delText>Sistemas Políticos Modernos, no importa</w:delText>
        </w:r>
      </w:del>
      <w:ins w:id="1193" w:author="Eugenia Arce Londoño" w:date="2015-10-01T08:28:00Z">
        <w:r w:rsidR="00075FDE">
          <w:rPr>
            <w:rFonts w:ascii="Arial" w:hAnsi="Arial" w:cs="Arial"/>
            <w:sz w:val="24"/>
            <w:szCs w:val="24"/>
          </w:rPr>
          <w:t>sistemas políticos m</w:t>
        </w:r>
        <w:r w:rsidRPr="00A261C8">
          <w:rPr>
            <w:rFonts w:ascii="Arial" w:hAnsi="Arial" w:cs="Arial"/>
            <w:sz w:val="24"/>
            <w:szCs w:val="24"/>
          </w:rPr>
          <w:t>odernos</w:t>
        </w:r>
        <w:r w:rsidR="00075FDE">
          <w:rPr>
            <w:rFonts w:ascii="Arial" w:hAnsi="Arial" w:cs="Arial"/>
            <w:sz w:val="24"/>
            <w:szCs w:val="24"/>
          </w:rPr>
          <w:t xml:space="preserve"> –cualquiera que sea</w:t>
        </w:r>
      </w:ins>
      <w:r w:rsidR="00075FDE">
        <w:rPr>
          <w:rFonts w:ascii="Arial" w:hAnsi="Arial" w:cs="Arial"/>
          <w:sz w:val="24"/>
          <w:szCs w:val="24"/>
        </w:rPr>
        <w:t xml:space="preserve"> </w:t>
      </w:r>
      <w:r w:rsidRPr="00A261C8">
        <w:rPr>
          <w:rFonts w:ascii="Arial" w:hAnsi="Arial" w:cs="Arial"/>
          <w:sz w:val="24"/>
          <w:szCs w:val="24"/>
        </w:rPr>
        <w:t>su designación</w:t>
      </w:r>
      <w:del w:id="1194" w:author="Eugenia Arce Londoño" w:date="2015-10-01T08:28:00Z">
        <w:r w:rsidRPr="00A261C8">
          <w:rPr>
            <w:rFonts w:ascii="Arial" w:hAnsi="Arial" w:cs="Arial"/>
            <w:sz w:val="24"/>
            <w:szCs w:val="24"/>
          </w:rPr>
          <w:delText>, es</w:delText>
        </w:r>
      </w:del>
      <w:ins w:id="1195" w:author="Eugenia Arce Londoño" w:date="2015-10-01T08:28:00Z">
        <w:r w:rsidR="00075FDE">
          <w:rPr>
            <w:rFonts w:ascii="Arial" w:hAnsi="Arial" w:cs="Arial"/>
            <w:sz w:val="24"/>
            <w:szCs w:val="24"/>
          </w:rPr>
          <w:t>– sería</w:t>
        </w:r>
      </w:ins>
      <w:r w:rsidR="00075FDE">
        <w:rPr>
          <w:rFonts w:ascii="Arial" w:hAnsi="Arial" w:cs="Arial"/>
          <w:sz w:val="24"/>
          <w:szCs w:val="24"/>
        </w:rPr>
        <w:t xml:space="preserve"> otra la realidad. </w:t>
      </w:r>
      <w:del w:id="1196" w:author="Eugenia Arce Londoño" w:date="2015-10-01T08:28:00Z">
        <w:r w:rsidRPr="00A261C8">
          <w:rPr>
            <w:rFonts w:ascii="Arial" w:hAnsi="Arial" w:cs="Arial"/>
            <w:sz w:val="24"/>
            <w:szCs w:val="24"/>
          </w:rPr>
          <w:delText>No es la</w:delText>
        </w:r>
      </w:del>
      <w:ins w:id="1197" w:author="Eugenia Arce Londoño" w:date="2015-10-01T08:28:00Z">
        <w:r w:rsidR="00075FDE">
          <w:rPr>
            <w:rFonts w:ascii="Arial" w:hAnsi="Arial" w:cs="Arial"/>
            <w:sz w:val="24"/>
            <w:szCs w:val="24"/>
          </w:rPr>
          <w:t>En lugar</w:t>
        </w:r>
      </w:ins>
      <w:r w:rsidRPr="00A261C8">
        <w:rPr>
          <w:rFonts w:ascii="Arial" w:hAnsi="Arial" w:cs="Arial"/>
          <w:sz w:val="24"/>
          <w:szCs w:val="24"/>
        </w:rPr>
        <w:t xml:space="preserve"> de la fragmentación en diversos centros o focos de poder que tratan de equilibrarse</w:t>
      </w:r>
      <w:del w:id="1198" w:author="Eugenia Arce Londoño" w:date="2015-10-01T08:28:00Z">
        <w:r w:rsidRPr="00A261C8">
          <w:rPr>
            <w:rFonts w:ascii="Arial" w:hAnsi="Arial" w:cs="Arial"/>
            <w:sz w:val="24"/>
            <w:szCs w:val="24"/>
          </w:rPr>
          <w:delText xml:space="preserve"> sino, por el contrario, el de</w:delText>
        </w:r>
      </w:del>
      <w:ins w:id="1199" w:author="Eugenia Arce Londoño" w:date="2015-10-01T08:28:00Z">
        <w:r w:rsidR="00075FDE">
          <w:rPr>
            <w:rFonts w:ascii="Arial" w:hAnsi="Arial" w:cs="Arial"/>
            <w:sz w:val="24"/>
            <w:szCs w:val="24"/>
          </w:rPr>
          <w:t>,</w:t>
        </w:r>
        <w:r w:rsidRPr="00A261C8">
          <w:rPr>
            <w:rFonts w:ascii="Arial" w:hAnsi="Arial" w:cs="Arial"/>
            <w:sz w:val="24"/>
            <w:szCs w:val="24"/>
          </w:rPr>
          <w:t xml:space="preserve"> </w:t>
        </w:r>
        <w:r w:rsidR="00075FDE">
          <w:rPr>
            <w:rFonts w:ascii="Arial" w:hAnsi="Arial" w:cs="Arial"/>
            <w:sz w:val="24"/>
            <w:szCs w:val="24"/>
          </w:rPr>
          <w:t>apareció en esta época</w:t>
        </w:r>
      </w:ins>
      <w:r w:rsidRPr="00A261C8">
        <w:rPr>
          <w:rFonts w:ascii="Arial" w:hAnsi="Arial" w:cs="Arial"/>
          <w:sz w:val="24"/>
          <w:szCs w:val="24"/>
        </w:rPr>
        <w:t xml:space="preserve"> la </w:t>
      </w:r>
      <w:r w:rsidRPr="00A261C8">
        <w:rPr>
          <w:rFonts w:ascii="Arial" w:hAnsi="Arial" w:cs="Arial"/>
          <w:b/>
          <w:sz w:val="24"/>
          <w:szCs w:val="24"/>
        </w:rPr>
        <w:t>unidad, centralización y monopolio del poder</w:t>
      </w:r>
      <w:r w:rsidRPr="00A261C8">
        <w:rPr>
          <w:rFonts w:ascii="Arial" w:hAnsi="Arial" w:cs="Arial"/>
          <w:sz w:val="24"/>
          <w:szCs w:val="24"/>
        </w:rPr>
        <w:t xml:space="preserve"> como base para la </w:t>
      </w:r>
      <w:r w:rsidRPr="00A261C8">
        <w:rPr>
          <w:rFonts w:ascii="Arial" w:hAnsi="Arial" w:cs="Arial"/>
          <w:b/>
          <w:sz w:val="24"/>
          <w:szCs w:val="24"/>
        </w:rPr>
        <w:t>legitimidad política</w:t>
      </w:r>
      <w:r w:rsidRPr="00A261C8">
        <w:rPr>
          <w:rFonts w:ascii="Arial" w:hAnsi="Arial" w:cs="Arial"/>
          <w:sz w:val="24"/>
          <w:szCs w:val="24"/>
        </w:rPr>
        <w:t xml:space="preserve"> y la </w:t>
      </w:r>
      <w:r w:rsidRPr="00A261C8">
        <w:rPr>
          <w:rFonts w:ascii="Arial" w:hAnsi="Arial" w:cs="Arial"/>
          <w:b/>
          <w:sz w:val="24"/>
          <w:szCs w:val="24"/>
        </w:rPr>
        <w:t>cohesión social</w:t>
      </w:r>
      <w:r w:rsidRPr="00A261C8">
        <w:rPr>
          <w:rFonts w:ascii="Arial" w:hAnsi="Arial" w:cs="Arial"/>
          <w:sz w:val="24"/>
          <w:szCs w:val="24"/>
        </w:rPr>
        <w:t xml:space="preserve">, escenario de la </w:t>
      </w:r>
      <w:r w:rsidRPr="00A261C8">
        <w:rPr>
          <w:rFonts w:ascii="Arial" w:hAnsi="Arial" w:cs="Arial"/>
          <w:b/>
          <w:sz w:val="24"/>
          <w:szCs w:val="24"/>
        </w:rPr>
        <w:t>autoridad común</w:t>
      </w:r>
      <w:r w:rsidRPr="00A261C8">
        <w:rPr>
          <w:rFonts w:ascii="Arial" w:hAnsi="Arial" w:cs="Arial"/>
          <w:sz w:val="24"/>
          <w:szCs w:val="24"/>
        </w:rPr>
        <w:t xml:space="preserve">. </w:t>
      </w:r>
    </w:p>
    <w:p w14:paraId="7370D358" w14:textId="77777777" w:rsidR="008020F4" w:rsidRPr="00A261C8" w:rsidRDefault="008020F4" w:rsidP="00A85C40">
      <w:pPr>
        <w:spacing w:line="276" w:lineRule="auto"/>
        <w:jc w:val="both"/>
        <w:rPr>
          <w:rFonts w:ascii="Arial" w:hAnsi="Arial" w:cs="Arial"/>
          <w:sz w:val="24"/>
          <w:szCs w:val="24"/>
        </w:rPr>
      </w:pPr>
    </w:p>
    <w:p w14:paraId="2CC615E3" w14:textId="77777777" w:rsidR="00C54C14" w:rsidRPr="00A261C8" w:rsidRDefault="008020F4" w:rsidP="00A85C40">
      <w:pPr>
        <w:spacing w:line="276" w:lineRule="auto"/>
        <w:jc w:val="both"/>
        <w:rPr>
          <w:del w:id="1200" w:author="Eugenia Arce Londoño" w:date="2015-10-01T08:28:00Z"/>
          <w:rFonts w:ascii="Arial" w:hAnsi="Arial" w:cs="Arial"/>
          <w:sz w:val="24"/>
          <w:szCs w:val="24"/>
        </w:rPr>
      </w:pPr>
      <w:r w:rsidRPr="00A261C8">
        <w:rPr>
          <w:rFonts w:ascii="Arial" w:hAnsi="Arial" w:cs="Arial"/>
          <w:sz w:val="24"/>
          <w:szCs w:val="24"/>
        </w:rPr>
        <w:t xml:space="preserve">Es desde esa realidad que se impone la </w:t>
      </w:r>
      <w:r w:rsidRPr="00A261C8">
        <w:rPr>
          <w:rFonts w:ascii="Arial" w:hAnsi="Arial" w:cs="Arial"/>
          <w:b/>
          <w:sz w:val="24"/>
          <w:szCs w:val="24"/>
        </w:rPr>
        <w:t>dominación</w:t>
      </w:r>
      <w:del w:id="1201" w:author="Eugenia Arce Londoño" w:date="2015-10-01T08:28:00Z">
        <w:r w:rsidRPr="00A261C8">
          <w:rPr>
            <w:rFonts w:ascii="Arial" w:hAnsi="Arial" w:cs="Arial"/>
            <w:sz w:val="24"/>
            <w:szCs w:val="24"/>
          </w:rPr>
          <w:delText>:</w:delText>
        </w:r>
      </w:del>
      <w:r w:rsidRPr="00A261C8">
        <w:rPr>
          <w:rFonts w:ascii="Arial" w:hAnsi="Arial" w:cs="Arial"/>
          <w:sz w:val="24"/>
          <w:szCs w:val="24"/>
        </w:rPr>
        <w:t xml:space="preserve"> del </w:t>
      </w:r>
      <w:r w:rsidRPr="00A261C8">
        <w:rPr>
          <w:rFonts w:ascii="Arial" w:hAnsi="Arial" w:cs="Arial"/>
          <w:b/>
          <w:sz w:val="24"/>
          <w:szCs w:val="24"/>
        </w:rPr>
        <w:t>centro a la periferia</w:t>
      </w:r>
      <w:r w:rsidRPr="00A261C8">
        <w:rPr>
          <w:rFonts w:ascii="Arial" w:hAnsi="Arial" w:cs="Arial"/>
          <w:sz w:val="24"/>
          <w:szCs w:val="24"/>
        </w:rPr>
        <w:t xml:space="preserve">. </w:t>
      </w:r>
    </w:p>
    <w:p w14:paraId="464267A0" w14:textId="77777777" w:rsidR="00C54C14" w:rsidRPr="00A261C8" w:rsidRDefault="00C54C14" w:rsidP="00A85C40">
      <w:pPr>
        <w:spacing w:line="276" w:lineRule="auto"/>
        <w:jc w:val="both"/>
        <w:rPr>
          <w:del w:id="1202" w:author="Eugenia Arce Londoño" w:date="2015-10-01T08:28:00Z"/>
          <w:rFonts w:ascii="Arial" w:hAnsi="Arial" w:cs="Arial"/>
          <w:sz w:val="24"/>
          <w:szCs w:val="24"/>
        </w:rPr>
      </w:pPr>
    </w:p>
    <w:p w14:paraId="6467CAFB" w14:textId="700FA6B8" w:rsidR="008020F4" w:rsidRPr="00A261C8" w:rsidRDefault="00C54C14" w:rsidP="00A85C40">
      <w:pPr>
        <w:spacing w:line="276" w:lineRule="auto"/>
        <w:jc w:val="both"/>
        <w:rPr>
          <w:rFonts w:ascii="Arial" w:hAnsi="Arial" w:cs="Arial"/>
          <w:sz w:val="24"/>
          <w:szCs w:val="24"/>
        </w:rPr>
      </w:pPr>
      <w:r w:rsidRPr="00A261C8">
        <w:rPr>
          <w:rFonts w:ascii="Arial" w:hAnsi="Arial" w:cs="Arial"/>
          <w:sz w:val="24"/>
          <w:szCs w:val="24"/>
        </w:rPr>
        <w:t>Lo que se buscó</w:t>
      </w:r>
      <w:r w:rsidR="008020F4" w:rsidRPr="00A261C8">
        <w:rPr>
          <w:rFonts w:ascii="Arial" w:hAnsi="Arial" w:cs="Arial"/>
          <w:sz w:val="24"/>
          <w:szCs w:val="24"/>
        </w:rPr>
        <w:t xml:space="preserve">, más que </w:t>
      </w:r>
      <w:r w:rsidRPr="00A261C8">
        <w:rPr>
          <w:rFonts w:ascii="Arial" w:hAnsi="Arial" w:cs="Arial"/>
          <w:sz w:val="24"/>
          <w:szCs w:val="24"/>
        </w:rPr>
        <w:t xml:space="preserve">el </w:t>
      </w:r>
      <w:r w:rsidR="008020F4" w:rsidRPr="00A261C8">
        <w:rPr>
          <w:rFonts w:ascii="Arial" w:hAnsi="Arial" w:cs="Arial"/>
          <w:sz w:val="24"/>
          <w:szCs w:val="24"/>
        </w:rPr>
        <w:t xml:space="preserve">equilibrio, </w:t>
      </w:r>
      <w:r w:rsidRPr="00A261C8">
        <w:rPr>
          <w:rFonts w:ascii="Arial" w:hAnsi="Arial" w:cs="Arial"/>
          <w:sz w:val="24"/>
          <w:szCs w:val="24"/>
        </w:rPr>
        <w:t>fue</w:t>
      </w:r>
      <w:r w:rsidR="008020F4" w:rsidRPr="00A261C8">
        <w:rPr>
          <w:rFonts w:ascii="Arial" w:hAnsi="Arial" w:cs="Arial"/>
          <w:sz w:val="24"/>
          <w:szCs w:val="24"/>
        </w:rPr>
        <w:t xml:space="preserve"> la </w:t>
      </w:r>
      <w:r w:rsidR="008020F4" w:rsidRPr="004F7DBB">
        <w:rPr>
          <w:rFonts w:ascii="Arial" w:hAnsi="Arial"/>
          <w:sz w:val="24"/>
          <w:rPrChange w:id="1203" w:author="Eugenia Arce Londoño" w:date="2015-10-01T08:28:00Z">
            <w:rPr>
              <w:rFonts w:ascii="Arial" w:hAnsi="Arial"/>
              <w:b/>
              <w:sz w:val="24"/>
            </w:rPr>
          </w:rPrChange>
        </w:rPr>
        <w:t>estabilidad en medio del progreso</w:t>
      </w:r>
      <w:r w:rsidR="008020F4" w:rsidRPr="004F7DBB">
        <w:rPr>
          <w:rFonts w:ascii="Arial" w:hAnsi="Arial" w:cs="Arial"/>
          <w:sz w:val="24"/>
          <w:szCs w:val="24"/>
        </w:rPr>
        <w:t xml:space="preserve"> </w:t>
      </w:r>
      <w:r w:rsidR="008020F4" w:rsidRPr="004F7DBB">
        <w:rPr>
          <w:rFonts w:ascii="Arial" w:hAnsi="Arial"/>
          <w:sz w:val="24"/>
          <w:rPrChange w:id="1204" w:author="Eugenia Arce Londoño" w:date="2015-10-01T08:28:00Z">
            <w:rPr>
              <w:rFonts w:ascii="Arial" w:hAnsi="Arial"/>
              <w:b/>
              <w:sz w:val="24"/>
            </w:rPr>
          </w:rPrChange>
        </w:rPr>
        <w:t>capitalista</w:t>
      </w:r>
      <w:r w:rsidR="008020F4" w:rsidRPr="004F7DBB">
        <w:rPr>
          <w:rFonts w:ascii="Arial" w:hAnsi="Arial" w:cs="Arial"/>
          <w:sz w:val="24"/>
          <w:szCs w:val="24"/>
        </w:rPr>
        <w:t xml:space="preserve">. De ese modo se </w:t>
      </w:r>
      <w:del w:id="1205" w:author="Eugenia Arce Londoño" w:date="2015-10-01T08:28:00Z">
        <w:r w:rsidR="008020F4" w:rsidRPr="00A261C8">
          <w:rPr>
            <w:rFonts w:ascii="Arial" w:hAnsi="Arial" w:cs="Arial"/>
            <w:sz w:val="24"/>
            <w:szCs w:val="24"/>
          </w:rPr>
          <w:delText>van</w:delText>
        </w:r>
      </w:del>
      <w:ins w:id="1206" w:author="Eugenia Arce Londoño" w:date="2015-10-01T08:28:00Z">
        <w:r w:rsidR="004F7DBB">
          <w:rPr>
            <w:rFonts w:ascii="Arial" w:hAnsi="Arial" w:cs="Arial"/>
            <w:sz w:val="24"/>
            <w:szCs w:val="24"/>
          </w:rPr>
          <w:t>fueron</w:t>
        </w:r>
      </w:ins>
      <w:r w:rsidR="008020F4" w:rsidRPr="004F7DBB">
        <w:rPr>
          <w:rFonts w:ascii="Arial" w:hAnsi="Arial" w:cs="Arial"/>
          <w:sz w:val="24"/>
          <w:szCs w:val="24"/>
        </w:rPr>
        <w:t xml:space="preserve"> </w:t>
      </w:r>
      <w:r w:rsidR="004F7DBB">
        <w:rPr>
          <w:rFonts w:ascii="Arial" w:hAnsi="Arial"/>
          <w:sz w:val="24"/>
          <w:rPrChange w:id="1207" w:author="Eugenia Arce Londoño" w:date="2015-10-01T08:28:00Z">
            <w:rPr>
              <w:rFonts w:ascii="Arial" w:hAnsi="Arial"/>
              <w:b/>
              <w:sz w:val="24"/>
            </w:rPr>
          </w:rPrChange>
        </w:rPr>
        <w:t>borrando los estamentos</w:t>
      </w:r>
      <w:del w:id="1208" w:author="Eugenia Arce Londoño" w:date="2015-10-01T08:28:00Z">
        <w:r w:rsidR="008020F4" w:rsidRPr="00A261C8">
          <w:rPr>
            <w:rFonts w:ascii="Arial" w:hAnsi="Arial" w:cs="Arial"/>
            <w:b/>
            <w:sz w:val="24"/>
            <w:szCs w:val="24"/>
          </w:rPr>
          <w:delText xml:space="preserve"> y</w:delText>
        </w:r>
      </w:del>
      <w:ins w:id="1209" w:author="Eugenia Arce Londoño" w:date="2015-10-01T08:28:00Z">
        <w:r w:rsidR="004F7DBB">
          <w:rPr>
            <w:rFonts w:ascii="Arial" w:hAnsi="Arial" w:cs="Arial"/>
            <w:sz w:val="24"/>
            <w:szCs w:val="24"/>
          </w:rPr>
          <w:t>,</w:t>
        </w:r>
      </w:ins>
      <w:r w:rsidR="008020F4" w:rsidRPr="004F7DBB">
        <w:rPr>
          <w:rFonts w:ascii="Arial" w:hAnsi="Arial"/>
          <w:sz w:val="24"/>
          <w:rPrChange w:id="1210" w:author="Eugenia Arce Londoño" w:date="2015-10-01T08:28:00Z">
            <w:rPr>
              <w:rFonts w:ascii="Arial" w:hAnsi="Arial"/>
              <w:b/>
              <w:sz w:val="24"/>
            </w:rPr>
          </w:rPrChange>
        </w:rPr>
        <w:t xml:space="preserve"> los privilegios</w:t>
      </w:r>
      <w:del w:id="1211" w:author="Eugenia Arce Londoño" w:date="2015-10-01T08:28:00Z">
        <w:r w:rsidR="008020F4" w:rsidRPr="00A261C8">
          <w:rPr>
            <w:rFonts w:ascii="Arial" w:hAnsi="Arial" w:cs="Arial"/>
            <w:sz w:val="24"/>
            <w:szCs w:val="24"/>
          </w:rPr>
          <w:delText>,</w:delText>
        </w:r>
      </w:del>
      <w:ins w:id="1212" w:author="Eugenia Arce Londoño" w:date="2015-10-01T08:28:00Z">
        <w:r w:rsidR="008020F4" w:rsidRPr="004F7DBB">
          <w:rPr>
            <w:rFonts w:ascii="Arial" w:hAnsi="Arial" w:cs="Arial"/>
            <w:sz w:val="24"/>
            <w:szCs w:val="24"/>
          </w:rPr>
          <w:t xml:space="preserve"> </w:t>
        </w:r>
        <w:r w:rsidR="004F7DBB">
          <w:rPr>
            <w:rFonts w:ascii="Arial" w:hAnsi="Arial" w:cs="Arial"/>
            <w:sz w:val="24"/>
            <w:szCs w:val="24"/>
          </w:rPr>
          <w:t>y</w:t>
        </w:r>
      </w:ins>
      <w:r w:rsidR="004F7DBB">
        <w:rPr>
          <w:rFonts w:ascii="Arial" w:hAnsi="Arial" w:cs="Arial"/>
          <w:sz w:val="24"/>
          <w:szCs w:val="24"/>
        </w:rPr>
        <w:t xml:space="preserve"> </w:t>
      </w:r>
      <w:r w:rsidR="008020F4" w:rsidRPr="004F7DBB">
        <w:rPr>
          <w:rFonts w:ascii="Arial" w:hAnsi="Arial" w:cs="Arial"/>
          <w:sz w:val="24"/>
          <w:szCs w:val="24"/>
        </w:rPr>
        <w:t xml:space="preserve">las ataduras impuestas por las relaciones personales de dependencia y la naturaleza patrimonial del poder. </w:t>
      </w:r>
      <w:del w:id="1213" w:author="Eugenia Arce Londoño" w:date="2015-10-01T08:28:00Z">
        <w:r w:rsidR="008020F4" w:rsidRPr="00A261C8">
          <w:rPr>
            <w:rFonts w:ascii="Arial" w:hAnsi="Arial" w:cs="Arial"/>
            <w:sz w:val="24"/>
            <w:szCs w:val="24"/>
          </w:rPr>
          <w:delText>Se trasforman en</w:delText>
        </w:r>
      </w:del>
      <w:ins w:id="1214" w:author="Eugenia Arce Londoño" w:date="2015-10-01T08:28:00Z">
        <w:r w:rsidR="004F7DBB">
          <w:rPr>
            <w:rFonts w:ascii="Arial" w:hAnsi="Arial" w:cs="Arial"/>
            <w:sz w:val="24"/>
            <w:szCs w:val="24"/>
          </w:rPr>
          <w:t>Aparecieron, en su lugar, los</w:t>
        </w:r>
      </w:ins>
      <w:r w:rsidR="008020F4" w:rsidRPr="004F7DBB">
        <w:rPr>
          <w:rFonts w:ascii="Arial" w:hAnsi="Arial" w:cs="Arial"/>
          <w:sz w:val="24"/>
          <w:szCs w:val="24"/>
        </w:rPr>
        <w:t xml:space="preserve"> </w:t>
      </w:r>
      <w:r w:rsidR="008020F4" w:rsidRPr="004F7DBB">
        <w:rPr>
          <w:rFonts w:ascii="Arial" w:hAnsi="Arial"/>
          <w:sz w:val="24"/>
          <w:rPrChange w:id="1215" w:author="Eugenia Arce Londoño" w:date="2015-10-01T08:28:00Z">
            <w:rPr>
              <w:rFonts w:ascii="Arial" w:hAnsi="Arial"/>
              <w:b/>
              <w:sz w:val="24"/>
            </w:rPr>
          </w:rPrChange>
        </w:rPr>
        <w:t xml:space="preserve">derechos universales que se le otorgan al ciudadano, </w:t>
      </w:r>
      <w:ins w:id="1216" w:author="Eugenia Arce Londoño" w:date="2015-10-01T08:28:00Z">
        <w:r w:rsidR="004F7DBB">
          <w:rPr>
            <w:rFonts w:ascii="Arial" w:hAnsi="Arial" w:cs="Arial"/>
            <w:sz w:val="24"/>
            <w:szCs w:val="24"/>
          </w:rPr>
          <w:t xml:space="preserve">entendido ahora como un </w:t>
        </w:r>
      </w:ins>
      <w:r w:rsidR="008020F4" w:rsidRPr="00A261C8">
        <w:rPr>
          <w:rFonts w:ascii="Arial" w:hAnsi="Arial" w:cs="Arial"/>
          <w:b/>
          <w:sz w:val="24"/>
          <w:szCs w:val="24"/>
        </w:rPr>
        <w:t>sujeto de derecho</w:t>
      </w:r>
      <w:r w:rsidR="008020F4" w:rsidRPr="00A261C8">
        <w:rPr>
          <w:rFonts w:ascii="Arial" w:hAnsi="Arial" w:cs="Arial"/>
          <w:sz w:val="24"/>
          <w:szCs w:val="24"/>
        </w:rPr>
        <w:t xml:space="preserve">. He ahí el vínculo que se genera: el de la </w:t>
      </w:r>
      <w:r w:rsidR="008020F4" w:rsidRPr="00A261C8">
        <w:rPr>
          <w:rFonts w:ascii="Arial" w:hAnsi="Arial" w:cs="Arial"/>
          <w:b/>
          <w:sz w:val="24"/>
          <w:szCs w:val="24"/>
        </w:rPr>
        <w:t xml:space="preserve">participación mediante el sufragio </w:t>
      </w:r>
      <w:r w:rsidR="008020F4" w:rsidRPr="00A261C8">
        <w:rPr>
          <w:rFonts w:ascii="Arial" w:hAnsi="Arial" w:cs="Arial"/>
          <w:sz w:val="24"/>
          <w:szCs w:val="24"/>
        </w:rPr>
        <w:t>y el de la</w:t>
      </w:r>
      <w:r w:rsidR="008020F4" w:rsidRPr="00A261C8">
        <w:rPr>
          <w:rFonts w:ascii="Arial" w:hAnsi="Arial" w:cs="Arial"/>
          <w:b/>
          <w:sz w:val="24"/>
          <w:szCs w:val="24"/>
        </w:rPr>
        <w:t xml:space="preserve"> representación política</w:t>
      </w:r>
      <w:r w:rsidR="008020F4" w:rsidRPr="00A261C8">
        <w:rPr>
          <w:rFonts w:ascii="Arial" w:hAnsi="Arial" w:cs="Arial"/>
          <w:sz w:val="24"/>
          <w:szCs w:val="24"/>
        </w:rPr>
        <w:t>. De ahí la importancia que adquieren las elecciones y los partidos políticos como instituciones clave del sistema político.</w:t>
      </w:r>
    </w:p>
    <w:p w14:paraId="7CE2E8D4" w14:textId="77777777" w:rsidR="008020F4" w:rsidRPr="00A261C8" w:rsidRDefault="008020F4" w:rsidP="00A85C40">
      <w:pPr>
        <w:spacing w:line="276" w:lineRule="auto"/>
        <w:jc w:val="both"/>
        <w:rPr>
          <w:rFonts w:ascii="Arial" w:hAnsi="Arial" w:cs="Arial"/>
          <w:sz w:val="24"/>
          <w:szCs w:val="24"/>
        </w:rPr>
      </w:pPr>
    </w:p>
    <w:p w14:paraId="25088820" w14:textId="29C016A4" w:rsidR="008020F4" w:rsidRPr="00A261C8" w:rsidRDefault="008020F4" w:rsidP="00A85C40">
      <w:pPr>
        <w:spacing w:line="276" w:lineRule="auto"/>
        <w:jc w:val="both"/>
        <w:rPr>
          <w:rFonts w:ascii="Arial" w:hAnsi="Arial" w:cs="Arial"/>
          <w:sz w:val="24"/>
          <w:szCs w:val="24"/>
        </w:rPr>
      </w:pPr>
      <w:del w:id="1217" w:author="Eugenia Arce Londoño" w:date="2015-10-01T08:28:00Z">
        <w:r w:rsidRPr="00A261C8">
          <w:rPr>
            <w:rFonts w:ascii="Arial" w:hAnsi="Arial" w:cs="Arial"/>
            <w:sz w:val="24"/>
            <w:szCs w:val="24"/>
          </w:rPr>
          <w:delText>Qué implicó</w:delText>
        </w:r>
      </w:del>
      <w:ins w:id="1218" w:author="Eugenia Arce Londoño" w:date="2015-10-01T08:28:00Z">
        <w:r w:rsidR="004F7DBB">
          <w:rPr>
            <w:rFonts w:ascii="Arial" w:hAnsi="Arial" w:cs="Arial"/>
            <w:sz w:val="24"/>
            <w:szCs w:val="24"/>
          </w:rPr>
          <w:t>Para entender</w:t>
        </w:r>
      </w:ins>
      <w:r w:rsidR="004F7DBB">
        <w:rPr>
          <w:rFonts w:ascii="Arial" w:hAnsi="Arial" w:cs="Arial"/>
          <w:sz w:val="24"/>
          <w:szCs w:val="24"/>
        </w:rPr>
        <w:t xml:space="preserve"> la </w:t>
      </w:r>
      <w:del w:id="1219" w:author="Eugenia Arce Londoño" w:date="2015-10-01T08:28:00Z">
        <w:r w:rsidRPr="00A261C8">
          <w:rPr>
            <w:rFonts w:ascii="Arial" w:hAnsi="Arial" w:cs="Arial"/>
            <w:sz w:val="24"/>
            <w:szCs w:val="24"/>
          </w:rPr>
          <w:delText>institución desde</w:delText>
        </w:r>
      </w:del>
      <w:ins w:id="1220" w:author="Eugenia Arce Londoño" w:date="2015-10-01T08:28:00Z">
        <w:r w:rsidR="004F7DBB">
          <w:rPr>
            <w:rFonts w:ascii="Arial" w:hAnsi="Arial" w:cs="Arial"/>
            <w:sz w:val="24"/>
            <w:szCs w:val="24"/>
          </w:rPr>
          <w:t>manera en</w:t>
        </w:r>
      </w:ins>
      <w:r w:rsidR="004F7DBB">
        <w:rPr>
          <w:rFonts w:ascii="Arial" w:hAnsi="Arial" w:cs="Arial"/>
          <w:sz w:val="24"/>
          <w:szCs w:val="24"/>
        </w:rPr>
        <w:t xml:space="preserve"> la </w:t>
      </w:r>
      <w:del w:id="1221" w:author="Eugenia Arce Londoño" w:date="2015-10-01T08:28:00Z">
        <w:r w:rsidRPr="00A261C8">
          <w:rPr>
            <w:rFonts w:ascii="Arial" w:hAnsi="Arial" w:cs="Arial"/>
            <w:sz w:val="24"/>
            <w:szCs w:val="24"/>
          </w:rPr>
          <w:delText>cual</w:delText>
        </w:r>
      </w:del>
      <w:ins w:id="1222" w:author="Eugenia Arce Londoño" w:date="2015-10-01T08:28:00Z">
        <w:r w:rsidR="004F7DBB">
          <w:rPr>
            <w:rFonts w:ascii="Arial" w:hAnsi="Arial" w:cs="Arial"/>
            <w:sz w:val="24"/>
            <w:szCs w:val="24"/>
          </w:rPr>
          <w:t>que</w:t>
        </w:r>
      </w:ins>
      <w:r w:rsidR="004F7DBB">
        <w:rPr>
          <w:rFonts w:ascii="Arial" w:hAnsi="Arial" w:cs="Arial"/>
          <w:sz w:val="24"/>
          <w:szCs w:val="24"/>
        </w:rPr>
        <w:t xml:space="preserve"> se </w:t>
      </w:r>
      <w:r w:rsidRPr="00A261C8">
        <w:rPr>
          <w:rFonts w:ascii="Arial" w:hAnsi="Arial" w:cs="Arial"/>
          <w:sz w:val="24"/>
          <w:szCs w:val="24"/>
        </w:rPr>
        <w:t xml:space="preserve">configuró y articuló el sistema político moderno </w:t>
      </w:r>
      <w:r w:rsidR="004F7DBB">
        <w:rPr>
          <w:rFonts w:ascii="Arial" w:hAnsi="Arial" w:cs="Arial"/>
          <w:sz w:val="24"/>
          <w:szCs w:val="24"/>
        </w:rPr>
        <w:t xml:space="preserve">y las interacciones ciudadanas, es </w:t>
      </w:r>
      <w:del w:id="1223" w:author="Eugenia Arce Londoño" w:date="2015-10-01T08:28:00Z">
        <w:r w:rsidRPr="00A261C8">
          <w:rPr>
            <w:rFonts w:ascii="Arial" w:hAnsi="Arial" w:cs="Arial"/>
            <w:sz w:val="24"/>
            <w:szCs w:val="24"/>
          </w:rPr>
          <w:delText>la pregunta que nos coloca ante la necesidad de</w:delText>
        </w:r>
      </w:del>
      <w:ins w:id="1224" w:author="Eugenia Arce Londoño" w:date="2015-10-01T08:28:00Z">
        <w:r w:rsidR="004F7DBB">
          <w:rPr>
            <w:rFonts w:ascii="Arial" w:hAnsi="Arial" w:cs="Arial"/>
            <w:sz w:val="24"/>
            <w:szCs w:val="24"/>
          </w:rPr>
          <w:t>necesario</w:t>
        </w:r>
      </w:ins>
      <w:r w:rsidR="004F7DBB">
        <w:rPr>
          <w:rFonts w:ascii="Arial" w:hAnsi="Arial" w:cs="Arial"/>
          <w:sz w:val="24"/>
          <w:szCs w:val="24"/>
        </w:rPr>
        <w:t xml:space="preserve"> </w:t>
      </w:r>
      <w:r w:rsidRPr="00A261C8">
        <w:rPr>
          <w:rFonts w:ascii="Arial" w:hAnsi="Arial" w:cs="Arial"/>
          <w:sz w:val="24"/>
          <w:szCs w:val="24"/>
        </w:rPr>
        <w:t xml:space="preserve">especificar los contenidos del </w:t>
      </w:r>
      <w:r w:rsidRPr="00A261C8">
        <w:rPr>
          <w:rFonts w:ascii="Arial" w:hAnsi="Arial" w:cs="Arial"/>
          <w:b/>
          <w:sz w:val="24"/>
          <w:szCs w:val="24"/>
        </w:rPr>
        <w:t>liberalismo como ideología y doctrina</w:t>
      </w:r>
      <w:r w:rsidRPr="00A261C8">
        <w:rPr>
          <w:rFonts w:ascii="Arial" w:hAnsi="Arial" w:cs="Arial"/>
          <w:sz w:val="24"/>
          <w:szCs w:val="24"/>
        </w:rPr>
        <w:t xml:space="preserve"> y de la </w:t>
      </w:r>
      <w:r w:rsidRPr="00A261C8">
        <w:rPr>
          <w:rFonts w:ascii="Arial" w:hAnsi="Arial" w:cs="Arial"/>
          <w:b/>
          <w:sz w:val="24"/>
          <w:szCs w:val="24"/>
        </w:rPr>
        <w:t>democracia como forma de gobierno</w:t>
      </w:r>
      <w:r w:rsidRPr="00A261C8">
        <w:rPr>
          <w:rFonts w:ascii="Arial" w:hAnsi="Arial" w:cs="Arial"/>
          <w:sz w:val="24"/>
          <w:szCs w:val="24"/>
        </w:rPr>
        <w:t>.</w:t>
      </w:r>
    </w:p>
    <w:p w14:paraId="7ED0DBDF" w14:textId="77777777" w:rsidR="004F7DBB" w:rsidRPr="00A261C8" w:rsidRDefault="004F7DBB" w:rsidP="00A85C40">
      <w:pPr>
        <w:spacing w:line="276" w:lineRule="auto"/>
        <w:jc w:val="both"/>
        <w:rPr>
          <w:rFonts w:ascii="Arial" w:hAnsi="Arial" w:cs="Arial"/>
          <w:sz w:val="24"/>
          <w:szCs w:val="24"/>
        </w:rPr>
      </w:pPr>
    </w:p>
    <w:p w14:paraId="49316A98" w14:textId="77777777" w:rsidR="00C54C14" w:rsidRPr="00A261C8" w:rsidRDefault="008020F4" w:rsidP="00A85C40">
      <w:pPr>
        <w:spacing w:line="276" w:lineRule="auto"/>
        <w:jc w:val="both"/>
        <w:rPr>
          <w:del w:id="1225" w:author="Eugenia Arce Londoño" w:date="2015-10-01T08:28:00Z"/>
          <w:rFonts w:ascii="Arial" w:hAnsi="Arial" w:cs="Arial"/>
          <w:sz w:val="24"/>
          <w:szCs w:val="24"/>
        </w:rPr>
      </w:pPr>
      <w:del w:id="1226" w:author="Eugenia Arce Londoño" w:date="2015-10-01T08:28:00Z">
        <w:r w:rsidRPr="00A261C8">
          <w:rPr>
            <w:rFonts w:ascii="Arial" w:hAnsi="Arial" w:cs="Arial"/>
            <w:sz w:val="24"/>
            <w:szCs w:val="24"/>
          </w:rPr>
          <w:delText>Veámoslo</w:delText>
        </w:r>
        <w:r w:rsidR="00E53164" w:rsidRPr="00A261C8">
          <w:rPr>
            <w:rFonts w:ascii="Arial" w:hAnsi="Arial" w:cs="Arial"/>
            <w:sz w:val="24"/>
            <w:szCs w:val="24"/>
          </w:rPr>
          <w:delText>s:</w:delText>
        </w:r>
      </w:del>
    </w:p>
    <w:p w14:paraId="07D31AF8" w14:textId="77777777" w:rsidR="00C54C14" w:rsidRPr="00A261C8" w:rsidRDefault="00C54C14" w:rsidP="00A85C40">
      <w:pPr>
        <w:spacing w:line="276" w:lineRule="auto"/>
        <w:jc w:val="both"/>
        <w:rPr>
          <w:del w:id="1227" w:author="Eugenia Arce Londoño" w:date="2015-10-01T08:28:00Z"/>
          <w:rFonts w:ascii="Arial" w:hAnsi="Arial" w:cs="Arial"/>
          <w:sz w:val="24"/>
          <w:szCs w:val="24"/>
        </w:rPr>
      </w:pPr>
    </w:p>
    <w:p w14:paraId="26CB9BF9" w14:textId="48F97A76" w:rsidR="00C10309" w:rsidRPr="004F7DBB" w:rsidRDefault="004F7DBB" w:rsidP="00A85C40">
      <w:pPr>
        <w:spacing w:line="276" w:lineRule="auto"/>
        <w:jc w:val="both"/>
        <w:rPr>
          <w:rFonts w:ascii="Arial" w:hAnsi="Arial"/>
          <w:b/>
          <w:sz w:val="24"/>
          <w:rPrChange w:id="1228" w:author="Eugenia Arce Londoño" w:date="2015-10-01T08:28:00Z">
            <w:rPr>
              <w:rFonts w:ascii="Arial" w:hAnsi="Arial"/>
              <w:sz w:val="24"/>
            </w:rPr>
          </w:rPrChange>
        </w:rPr>
      </w:pPr>
      <w:r>
        <w:rPr>
          <w:rFonts w:ascii="Arial" w:hAnsi="Arial"/>
          <w:b/>
          <w:sz w:val="24"/>
          <w:rPrChange w:id="1229" w:author="Eugenia Arce Londoño" w:date="2015-10-01T08:28:00Z">
            <w:rPr>
              <w:rFonts w:ascii="Arial" w:hAnsi="Arial"/>
              <w:sz w:val="24"/>
            </w:rPr>
          </w:rPrChange>
        </w:rPr>
        <w:t xml:space="preserve">3.2.1 El </w:t>
      </w:r>
      <w:del w:id="1230" w:author="Eugenia Arce Londoño" w:date="2015-10-01T08:28:00Z">
        <w:r w:rsidR="00C10309" w:rsidRPr="00A261C8">
          <w:rPr>
            <w:rFonts w:ascii="Arial" w:hAnsi="Arial" w:cs="Arial"/>
            <w:sz w:val="24"/>
            <w:szCs w:val="24"/>
          </w:rPr>
          <w:delText>Liberalismo</w:delText>
        </w:r>
      </w:del>
      <w:ins w:id="1231" w:author="Eugenia Arce Londoño" w:date="2015-10-01T08:28:00Z">
        <w:r>
          <w:rPr>
            <w:rFonts w:ascii="Arial" w:hAnsi="Arial" w:cs="Arial"/>
            <w:b/>
            <w:sz w:val="24"/>
            <w:szCs w:val="24"/>
          </w:rPr>
          <w:t>l</w:t>
        </w:r>
        <w:r w:rsidR="00C10309" w:rsidRPr="004F7DBB">
          <w:rPr>
            <w:rFonts w:ascii="Arial" w:hAnsi="Arial" w:cs="Arial"/>
            <w:b/>
            <w:sz w:val="24"/>
            <w:szCs w:val="24"/>
          </w:rPr>
          <w:t>iberalismo</w:t>
        </w:r>
      </w:ins>
      <w:r w:rsidR="00C10309" w:rsidRPr="004F7DBB">
        <w:rPr>
          <w:rFonts w:ascii="Arial" w:hAnsi="Arial"/>
          <w:b/>
          <w:sz w:val="24"/>
          <w:rPrChange w:id="1232" w:author="Eugenia Arce Londoño" w:date="2015-10-01T08:28:00Z">
            <w:rPr>
              <w:rFonts w:ascii="Arial" w:hAnsi="Arial"/>
              <w:sz w:val="24"/>
            </w:rPr>
          </w:rPrChange>
        </w:rPr>
        <w:t xml:space="preserve"> político: limitar el poder polít</w:t>
      </w:r>
      <w:r>
        <w:rPr>
          <w:rFonts w:ascii="Arial" w:hAnsi="Arial"/>
          <w:b/>
          <w:sz w:val="24"/>
          <w:rPrChange w:id="1233" w:author="Eugenia Arce Londoño" w:date="2015-10-01T08:28:00Z">
            <w:rPr>
              <w:rFonts w:ascii="Arial" w:hAnsi="Arial"/>
              <w:sz w:val="24"/>
            </w:rPr>
          </w:rPrChange>
        </w:rPr>
        <w:t>ico para resguardar la libertad</w:t>
      </w:r>
      <w:del w:id="1234" w:author="Eugenia Arce Londoño" w:date="2015-10-01T08:28:00Z">
        <w:r w:rsidR="00C10309" w:rsidRPr="00A261C8">
          <w:rPr>
            <w:rFonts w:ascii="Arial" w:hAnsi="Arial" w:cs="Arial"/>
            <w:sz w:val="24"/>
            <w:szCs w:val="24"/>
          </w:rPr>
          <w:delText>.</w:delText>
        </w:r>
      </w:del>
    </w:p>
    <w:p w14:paraId="6C2B588D" w14:textId="77777777" w:rsidR="00C10309" w:rsidRPr="00A261C8" w:rsidRDefault="00C10309"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856"/>
      </w:tblGrid>
      <w:tr w:rsidR="00DB526C" w:rsidRPr="00A261C8" w14:paraId="16BAB5F2" w14:textId="77777777" w:rsidTr="00915DDC">
        <w:trPr>
          <w:trHeight w:val="224"/>
          <w:jc w:val="center"/>
        </w:trPr>
        <w:tc>
          <w:tcPr>
            <w:tcW w:w="6551" w:type="dxa"/>
            <w:gridSpan w:val="2"/>
            <w:shd w:val="clear" w:color="auto" w:fill="0D0D0D"/>
          </w:tcPr>
          <w:p w14:paraId="5358F4F8" w14:textId="77777777" w:rsidR="00B929FF" w:rsidRPr="00A261C8" w:rsidRDefault="00B929F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1C0D130" w14:textId="77777777" w:rsidTr="00915DDC">
        <w:trPr>
          <w:trHeight w:val="215"/>
          <w:jc w:val="center"/>
        </w:trPr>
        <w:tc>
          <w:tcPr>
            <w:tcW w:w="2092" w:type="dxa"/>
          </w:tcPr>
          <w:p w14:paraId="13E2D551" w14:textId="77777777" w:rsidR="00B929FF" w:rsidRPr="00A261C8" w:rsidRDefault="00B929F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001E3416" w14:textId="702E463F" w:rsidR="00B929FF" w:rsidRPr="00A261C8" w:rsidRDefault="00B929F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9</w:t>
            </w:r>
          </w:p>
        </w:tc>
      </w:tr>
      <w:tr w:rsidR="00DB526C" w:rsidRPr="00A261C8" w14:paraId="29FAE2B7" w14:textId="77777777" w:rsidTr="00915DDC">
        <w:trPr>
          <w:trHeight w:val="215"/>
          <w:jc w:val="center"/>
        </w:trPr>
        <w:tc>
          <w:tcPr>
            <w:tcW w:w="2092" w:type="dxa"/>
          </w:tcPr>
          <w:p w14:paraId="7D25E3D2" w14:textId="77777777" w:rsidR="00B929FF" w:rsidRPr="00A261C8" w:rsidRDefault="00B929F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31A1DF29" w14:textId="33799C31" w:rsidR="00B929FF" w:rsidRPr="00A261C8" w:rsidRDefault="003B4CF2" w:rsidP="00A85C40">
            <w:pPr>
              <w:spacing w:line="276" w:lineRule="auto"/>
              <w:jc w:val="both"/>
              <w:rPr>
                <w:rFonts w:ascii="Arial" w:eastAsia="Cambria" w:hAnsi="Arial" w:cs="Arial"/>
                <w:sz w:val="24"/>
                <w:szCs w:val="24"/>
              </w:rPr>
            </w:pPr>
            <w:r w:rsidRPr="00A261C8">
              <w:rPr>
                <w:rFonts w:ascii="Arial" w:eastAsia="Cambria" w:hAnsi="Arial" w:cs="Arial"/>
                <w:sz w:val="24"/>
                <w:szCs w:val="24"/>
              </w:rPr>
              <w:t>Un nuevo camino: soberanía popular.</w:t>
            </w:r>
          </w:p>
        </w:tc>
      </w:tr>
      <w:tr w:rsidR="00DB526C" w:rsidRPr="00A261C8" w14:paraId="29F97054" w14:textId="77777777" w:rsidTr="00915DDC">
        <w:trPr>
          <w:trHeight w:val="3263"/>
          <w:jc w:val="center"/>
        </w:trPr>
        <w:tc>
          <w:tcPr>
            <w:tcW w:w="2092" w:type="dxa"/>
          </w:tcPr>
          <w:p w14:paraId="18D85083" w14:textId="77777777" w:rsidR="00B929FF" w:rsidRPr="00A261C8" w:rsidRDefault="00B929F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25"/>
            </w:r>
            <w:r w:rsidRPr="00A261C8">
              <w:rPr>
                <w:rFonts w:ascii="Arial" w:eastAsia="Cambria" w:hAnsi="Arial" w:cs="Arial"/>
                <w:b/>
                <w:sz w:val="24"/>
                <w:szCs w:val="24"/>
              </w:rPr>
              <w:t>)</w:t>
            </w:r>
          </w:p>
        </w:tc>
        <w:tc>
          <w:tcPr>
            <w:tcW w:w="4459" w:type="dxa"/>
          </w:tcPr>
          <w:p w14:paraId="3D9576C0" w14:textId="747EEBA5" w:rsidR="00B929FF" w:rsidRPr="00A261C8" w:rsidRDefault="003B4CF2"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3923ECC7" wp14:editId="6FC29BAC">
                  <wp:extent cx="3575713" cy="2298417"/>
                  <wp:effectExtent l="0" t="0" r="5715" b="6985"/>
                  <wp:docPr id="36" name="Imagen 36" descr="http://static0.planetasaber.com/encyclopedia/Data/Imagenes/FOTOS/000M3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0.planetasaber.com/encyclopedia/Data/Imagenes/FOTOS/000M3Z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898" cy="2300464"/>
                          </a:xfrm>
                          <a:prstGeom prst="rect">
                            <a:avLst/>
                          </a:prstGeom>
                          <a:noFill/>
                          <a:ln>
                            <a:noFill/>
                          </a:ln>
                        </pic:spPr>
                      </pic:pic>
                    </a:graphicData>
                  </a:graphic>
                </wp:inline>
              </w:drawing>
            </w:r>
          </w:p>
        </w:tc>
      </w:tr>
      <w:tr w:rsidR="00B929FF" w:rsidRPr="00A261C8" w14:paraId="61DC33A8" w14:textId="77777777" w:rsidTr="00915DDC">
        <w:trPr>
          <w:trHeight w:val="134"/>
          <w:jc w:val="center"/>
        </w:trPr>
        <w:tc>
          <w:tcPr>
            <w:tcW w:w="2092" w:type="dxa"/>
          </w:tcPr>
          <w:p w14:paraId="6157126B" w14:textId="77777777" w:rsidR="00B929FF" w:rsidRPr="00A261C8" w:rsidRDefault="00B929F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646A6CC8" w14:textId="1FA89090" w:rsidR="00B929FF" w:rsidRPr="00A261C8" w:rsidRDefault="00476FAE" w:rsidP="00A85C40">
            <w:pPr>
              <w:spacing w:line="276" w:lineRule="auto"/>
              <w:jc w:val="both"/>
              <w:rPr>
                <w:rFonts w:ascii="Arial" w:hAnsi="Arial" w:cs="Arial"/>
                <w:sz w:val="24"/>
                <w:szCs w:val="24"/>
              </w:rPr>
            </w:pPr>
            <w:r w:rsidRPr="004F7DBB">
              <w:rPr>
                <w:rFonts w:ascii="Arial" w:hAnsi="Arial"/>
                <w:i/>
                <w:sz w:val="24"/>
                <w:rPrChange w:id="1235" w:author="Eugenia Arce Londoño" w:date="2015-10-01T08:28:00Z">
                  <w:rPr>
                    <w:rFonts w:ascii="Arial" w:hAnsi="Arial"/>
                    <w:sz w:val="24"/>
                  </w:rPr>
                </w:rPrChange>
              </w:rPr>
              <w:t>El juramento del Jeu de Paume</w:t>
            </w:r>
            <w:r w:rsidRPr="00A261C8">
              <w:rPr>
                <w:rFonts w:ascii="Arial" w:eastAsia="Cambria" w:hAnsi="Arial" w:cs="Arial"/>
                <w:sz w:val="24"/>
                <w:szCs w:val="24"/>
              </w:rPr>
              <w:t xml:space="preserve"> (1791), por Jacques-Louis David (Museo del Louvre, París, Francia). El pensamiento ilustrado acabó con la concepción teocrática de la monarquía y permitió la instauración de los regímenes constitucionales y el reconocimiento de la soberanía popular.</w:t>
            </w:r>
          </w:p>
        </w:tc>
      </w:tr>
    </w:tbl>
    <w:p w14:paraId="47C107E7" w14:textId="77777777" w:rsidR="00B929FF" w:rsidRPr="00A261C8" w:rsidRDefault="00B929FF" w:rsidP="00A85C40">
      <w:pPr>
        <w:spacing w:line="276" w:lineRule="auto"/>
        <w:jc w:val="both"/>
        <w:rPr>
          <w:rFonts w:ascii="Arial" w:hAnsi="Arial" w:cs="Arial"/>
          <w:sz w:val="24"/>
          <w:szCs w:val="24"/>
        </w:rPr>
      </w:pPr>
    </w:p>
    <w:p w14:paraId="41A033FF" w14:textId="77777777" w:rsidR="00B929FF" w:rsidRPr="00A261C8" w:rsidRDefault="00C10309" w:rsidP="00A85C40">
      <w:pPr>
        <w:spacing w:line="276" w:lineRule="auto"/>
        <w:jc w:val="both"/>
        <w:rPr>
          <w:del w:id="1236" w:author="Eugenia Arce Londoño" w:date="2015-10-01T08:28:00Z"/>
          <w:rFonts w:ascii="Arial" w:hAnsi="Arial" w:cs="Arial"/>
          <w:sz w:val="24"/>
          <w:szCs w:val="24"/>
        </w:rPr>
      </w:pPr>
      <w:del w:id="1237" w:author="Eugenia Arce Londoño" w:date="2015-10-01T08:28:00Z">
        <w:r w:rsidRPr="00A261C8">
          <w:rPr>
            <w:rFonts w:ascii="Arial" w:hAnsi="Arial" w:cs="Arial"/>
            <w:sz w:val="24"/>
            <w:szCs w:val="24"/>
          </w:rPr>
          <w:delText>Esta</w:delText>
        </w:r>
      </w:del>
      <w:ins w:id="1238" w:author="Eugenia Arce Londoño" w:date="2015-10-01T08:28:00Z">
        <w:r w:rsidR="004F7DBB">
          <w:rPr>
            <w:rFonts w:ascii="Arial" w:hAnsi="Arial" w:cs="Arial"/>
            <w:sz w:val="24"/>
            <w:szCs w:val="24"/>
          </w:rPr>
          <w:t>El liberalismo como</w:t>
        </w:r>
      </w:ins>
      <w:r w:rsidRPr="00A261C8">
        <w:rPr>
          <w:rFonts w:ascii="Arial" w:hAnsi="Arial" w:cs="Arial"/>
          <w:sz w:val="24"/>
          <w:szCs w:val="24"/>
        </w:rPr>
        <w:t xml:space="preserve"> doctrina parte de la exaltación del </w:t>
      </w:r>
      <w:r w:rsidRPr="00A261C8">
        <w:rPr>
          <w:rFonts w:ascii="Arial" w:hAnsi="Arial" w:cs="Arial"/>
          <w:b/>
          <w:sz w:val="24"/>
          <w:szCs w:val="24"/>
        </w:rPr>
        <w:t>individuo</w:t>
      </w:r>
      <w:r w:rsidRPr="00A261C8">
        <w:rPr>
          <w:rFonts w:ascii="Arial" w:hAnsi="Arial" w:cs="Arial"/>
          <w:sz w:val="24"/>
          <w:szCs w:val="24"/>
        </w:rPr>
        <w:t xml:space="preserve">, su </w:t>
      </w:r>
      <w:r w:rsidRPr="00A261C8">
        <w:rPr>
          <w:rFonts w:ascii="Arial" w:hAnsi="Arial" w:cs="Arial"/>
          <w:b/>
          <w:sz w:val="24"/>
          <w:szCs w:val="24"/>
        </w:rPr>
        <w:t>autonomía</w:t>
      </w:r>
      <w:r w:rsidRPr="00A261C8">
        <w:rPr>
          <w:rFonts w:ascii="Arial" w:hAnsi="Arial" w:cs="Arial"/>
          <w:sz w:val="24"/>
          <w:szCs w:val="24"/>
        </w:rPr>
        <w:t xml:space="preserve"> y la </w:t>
      </w:r>
      <w:r w:rsidRPr="00A261C8">
        <w:rPr>
          <w:rFonts w:ascii="Arial" w:hAnsi="Arial" w:cs="Arial"/>
          <w:b/>
          <w:sz w:val="24"/>
          <w:szCs w:val="24"/>
        </w:rPr>
        <w:t>libertad</w:t>
      </w:r>
      <w:r w:rsidRPr="00A261C8">
        <w:rPr>
          <w:rFonts w:ascii="Arial" w:hAnsi="Arial" w:cs="Arial"/>
          <w:sz w:val="24"/>
          <w:szCs w:val="24"/>
        </w:rPr>
        <w:t xml:space="preserve"> que </w:t>
      </w:r>
      <w:del w:id="1239" w:author="Eugenia Arce Londoño" w:date="2015-10-01T08:28:00Z">
        <w:r w:rsidRPr="00A261C8">
          <w:rPr>
            <w:rFonts w:ascii="Arial" w:hAnsi="Arial" w:cs="Arial"/>
            <w:sz w:val="24"/>
            <w:szCs w:val="24"/>
          </w:rPr>
          <w:delText>posee</w:delText>
        </w:r>
      </w:del>
      <w:ins w:id="1240" w:author="Eugenia Arce Londoño" w:date="2015-10-01T08:28:00Z">
        <w:r w:rsidR="008E3089">
          <w:rPr>
            <w:rFonts w:ascii="Arial" w:hAnsi="Arial" w:cs="Arial"/>
            <w:sz w:val="24"/>
            <w:szCs w:val="24"/>
          </w:rPr>
          <w:t>tiene para</w:t>
        </w:r>
      </w:ins>
      <w:r w:rsidRPr="00A261C8">
        <w:rPr>
          <w:rFonts w:ascii="Arial" w:hAnsi="Arial" w:cs="Arial"/>
          <w:sz w:val="24"/>
          <w:szCs w:val="24"/>
        </w:rPr>
        <w:t xml:space="preserve"> escoger y decidir su conducta y, por ende, para realizarse como sujeto en sociedad. </w:t>
      </w:r>
    </w:p>
    <w:p w14:paraId="39F7942E" w14:textId="77777777" w:rsidR="00B929FF" w:rsidRPr="00A261C8" w:rsidRDefault="00B929FF" w:rsidP="00A85C40">
      <w:pPr>
        <w:spacing w:line="276" w:lineRule="auto"/>
        <w:jc w:val="both"/>
        <w:rPr>
          <w:del w:id="1241" w:author="Eugenia Arce Londoño" w:date="2015-10-01T08:28:00Z"/>
          <w:rFonts w:ascii="Arial" w:hAnsi="Arial" w:cs="Arial"/>
          <w:sz w:val="24"/>
          <w:szCs w:val="24"/>
        </w:rPr>
      </w:pPr>
    </w:p>
    <w:p w14:paraId="60FC3434" w14:textId="7C541B17" w:rsidR="00B929FF"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De esa forma para los miembros de la comunidad la libertad es un </w:t>
      </w:r>
      <w:r w:rsidRPr="00A261C8">
        <w:rPr>
          <w:rFonts w:ascii="Arial" w:hAnsi="Arial" w:cs="Arial"/>
          <w:b/>
          <w:sz w:val="24"/>
          <w:szCs w:val="24"/>
        </w:rPr>
        <w:t>derecho que se debe respetar</w:t>
      </w:r>
      <w:r w:rsidRPr="00A261C8">
        <w:rPr>
          <w:rFonts w:ascii="Arial" w:hAnsi="Arial" w:cs="Arial"/>
          <w:sz w:val="24"/>
          <w:szCs w:val="24"/>
        </w:rPr>
        <w:t xml:space="preserve">. </w:t>
      </w:r>
    </w:p>
    <w:p w14:paraId="2A7F9088" w14:textId="77777777" w:rsidR="00B929FF" w:rsidRPr="00A261C8" w:rsidRDefault="00B929FF" w:rsidP="00A85C40">
      <w:pPr>
        <w:spacing w:line="276" w:lineRule="auto"/>
        <w:jc w:val="both"/>
        <w:rPr>
          <w:rFonts w:ascii="Arial" w:hAnsi="Arial" w:cs="Arial"/>
          <w:sz w:val="24"/>
          <w:szCs w:val="24"/>
        </w:rPr>
      </w:pPr>
    </w:p>
    <w:p w14:paraId="55F119CC" w14:textId="23AABE6B"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Este supuesto se proyecta en la división moderna entre un </w:t>
      </w:r>
      <w:r w:rsidRPr="00A261C8">
        <w:rPr>
          <w:rFonts w:ascii="Arial" w:hAnsi="Arial" w:cs="Arial"/>
          <w:b/>
          <w:sz w:val="24"/>
          <w:szCs w:val="24"/>
        </w:rPr>
        <w:t>ámbito privado</w:t>
      </w:r>
      <w:r w:rsidRPr="00A261C8">
        <w:rPr>
          <w:rFonts w:ascii="Arial" w:hAnsi="Arial" w:cs="Arial"/>
          <w:sz w:val="24"/>
          <w:szCs w:val="24"/>
        </w:rPr>
        <w:t xml:space="preserve"> </w:t>
      </w:r>
      <w:del w:id="1242" w:author="Eugenia Arce Londoño" w:date="2015-10-01T08:28:00Z">
        <w:r w:rsidRPr="00A261C8">
          <w:rPr>
            <w:rFonts w:ascii="Arial" w:hAnsi="Arial" w:cs="Arial"/>
            <w:sz w:val="24"/>
            <w:szCs w:val="24"/>
          </w:rPr>
          <w:delText>que</w:delText>
        </w:r>
      </w:del>
      <w:ins w:id="1243" w:author="Eugenia Arce Londoño" w:date="2015-10-01T08:28:00Z">
        <w:r w:rsidR="00576047">
          <w:rPr>
            <w:rFonts w:ascii="Arial" w:hAnsi="Arial" w:cs="Arial"/>
            <w:sz w:val="24"/>
            <w:szCs w:val="24"/>
          </w:rPr>
          <w:t xml:space="preserve">y un </w:t>
        </w:r>
        <w:r w:rsidR="00576047">
          <w:rPr>
            <w:rFonts w:ascii="Arial" w:hAnsi="Arial" w:cs="Arial"/>
            <w:b/>
            <w:sz w:val="24"/>
            <w:szCs w:val="24"/>
          </w:rPr>
          <w:t xml:space="preserve">ámbito público.  </w:t>
        </w:r>
        <w:r w:rsidR="00576047">
          <w:rPr>
            <w:rFonts w:ascii="Arial" w:hAnsi="Arial" w:cs="Arial"/>
            <w:sz w:val="24"/>
            <w:szCs w:val="24"/>
          </w:rPr>
          <w:t>El ámbito privado</w:t>
        </w:r>
      </w:ins>
      <w:r w:rsidR="00576047">
        <w:rPr>
          <w:rFonts w:ascii="Arial" w:hAnsi="Arial" w:cs="Arial"/>
          <w:sz w:val="24"/>
          <w:szCs w:val="24"/>
        </w:rPr>
        <w:t xml:space="preserve"> </w:t>
      </w:r>
      <w:r w:rsidRPr="00A261C8">
        <w:rPr>
          <w:rFonts w:ascii="Arial" w:hAnsi="Arial" w:cs="Arial"/>
          <w:sz w:val="24"/>
          <w:szCs w:val="24"/>
        </w:rPr>
        <w:t xml:space="preserve">hace referencia directamente al </w:t>
      </w:r>
      <w:r w:rsidRPr="00A261C8">
        <w:rPr>
          <w:rFonts w:ascii="Arial" w:hAnsi="Arial" w:cs="Arial"/>
          <w:b/>
          <w:sz w:val="24"/>
          <w:szCs w:val="24"/>
        </w:rPr>
        <w:t>individuo</w:t>
      </w:r>
      <w:del w:id="1244" w:author="Eugenia Arce Londoño" w:date="2015-10-01T08:28:00Z">
        <w:r w:rsidRPr="00A261C8">
          <w:rPr>
            <w:rFonts w:ascii="Arial" w:hAnsi="Arial" w:cs="Arial"/>
            <w:sz w:val="24"/>
            <w:szCs w:val="24"/>
          </w:rPr>
          <w:delText xml:space="preserve"> (decido</w:delText>
        </w:r>
      </w:del>
      <w:ins w:id="1245" w:author="Eugenia Arce Londoño" w:date="2015-10-01T08:28:00Z">
        <w:r w:rsidR="00576047">
          <w:rPr>
            <w:rFonts w:ascii="Arial" w:hAnsi="Arial" w:cs="Arial"/>
            <w:sz w:val="24"/>
            <w:szCs w:val="24"/>
          </w:rPr>
          <w:t>, y en él la persona decide</w:t>
        </w:r>
      </w:ins>
      <w:r w:rsidR="00576047">
        <w:rPr>
          <w:rFonts w:ascii="Arial" w:hAnsi="Arial" w:cs="Arial"/>
          <w:sz w:val="24"/>
          <w:szCs w:val="24"/>
        </w:rPr>
        <w:t xml:space="preserve"> como </w:t>
      </w:r>
      <w:del w:id="1246" w:author="Eugenia Arce Londoño" w:date="2015-10-01T08:28:00Z">
        <w:r w:rsidRPr="00A261C8">
          <w:rPr>
            <w:rFonts w:ascii="Arial" w:hAnsi="Arial" w:cs="Arial"/>
            <w:sz w:val="24"/>
            <w:szCs w:val="24"/>
          </w:rPr>
          <w:delText>vestirme</w:delText>
        </w:r>
      </w:del>
      <w:ins w:id="1247" w:author="Eugenia Arce Londoño" w:date="2015-10-01T08:28:00Z">
        <w:r w:rsidR="00576047">
          <w:rPr>
            <w:rFonts w:ascii="Arial" w:hAnsi="Arial" w:cs="Arial"/>
            <w:sz w:val="24"/>
            <w:szCs w:val="24"/>
          </w:rPr>
          <w:t>vestirs</w:t>
        </w:r>
        <w:r w:rsidRPr="00A261C8">
          <w:rPr>
            <w:rFonts w:ascii="Arial" w:hAnsi="Arial" w:cs="Arial"/>
            <w:sz w:val="24"/>
            <w:szCs w:val="24"/>
          </w:rPr>
          <w:t>e</w:t>
        </w:r>
      </w:ins>
      <w:r w:rsidRPr="00A261C8">
        <w:rPr>
          <w:rFonts w:ascii="Arial" w:hAnsi="Arial" w:cs="Arial"/>
          <w:sz w:val="24"/>
          <w:szCs w:val="24"/>
        </w:rPr>
        <w:t xml:space="preserve">, que profesión </w:t>
      </w:r>
      <w:del w:id="1248" w:author="Eugenia Arce Londoño" w:date="2015-10-01T08:28:00Z">
        <w:r w:rsidRPr="00A261C8">
          <w:rPr>
            <w:rFonts w:ascii="Arial" w:hAnsi="Arial" w:cs="Arial"/>
            <w:sz w:val="24"/>
            <w:szCs w:val="24"/>
          </w:rPr>
          <w:delText>ejerzo</w:delText>
        </w:r>
      </w:del>
      <w:ins w:id="1249" w:author="Eugenia Arce Londoño" w:date="2015-10-01T08:28:00Z">
        <w:r w:rsidRPr="00A261C8">
          <w:rPr>
            <w:rFonts w:ascii="Arial" w:hAnsi="Arial" w:cs="Arial"/>
            <w:sz w:val="24"/>
            <w:szCs w:val="24"/>
          </w:rPr>
          <w:t>ejer</w:t>
        </w:r>
        <w:r w:rsidR="00576047">
          <w:rPr>
            <w:rFonts w:ascii="Arial" w:hAnsi="Arial" w:cs="Arial"/>
            <w:sz w:val="24"/>
            <w:szCs w:val="24"/>
          </w:rPr>
          <w:t>ce</w:t>
        </w:r>
      </w:ins>
      <w:r w:rsidRPr="00A261C8">
        <w:rPr>
          <w:rFonts w:ascii="Arial" w:hAnsi="Arial" w:cs="Arial"/>
          <w:sz w:val="24"/>
          <w:szCs w:val="24"/>
        </w:rPr>
        <w:t xml:space="preserve">, a que religión </w:t>
      </w:r>
      <w:del w:id="1250" w:author="Eugenia Arce Londoño" w:date="2015-10-01T08:28:00Z">
        <w:r w:rsidRPr="00A261C8">
          <w:rPr>
            <w:rFonts w:ascii="Arial" w:hAnsi="Arial" w:cs="Arial"/>
            <w:sz w:val="24"/>
            <w:szCs w:val="24"/>
          </w:rPr>
          <w:delText>pertenezco</w:delText>
        </w:r>
      </w:del>
      <w:ins w:id="1251" w:author="Eugenia Arce Londoño" w:date="2015-10-01T08:28:00Z">
        <w:r w:rsidRPr="00A261C8">
          <w:rPr>
            <w:rFonts w:ascii="Arial" w:hAnsi="Arial" w:cs="Arial"/>
            <w:sz w:val="24"/>
            <w:szCs w:val="24"/>
          </w:rPr>
          <w:t>pertene</w:t>
        </w:r>
        <w:r w:rsidR="00576047">
          <w:rPr>
            <w:rFonts w:ascii="Arial" w:hAnsi="Arial" w:cs="Arial"/>
            <w:sz w:val="24"/>
            <w:szCs w:val="24"/>
          </w:rPr>
          <w:t>ce</w:t>
        </w:r>
      </w:ins>
      <w:r w:rsidR="00576047">
        <w:rPr>
          <w:rFonts w:ascii="Arial" w:hAnsi="Arial" w:cs="Arial"/>
          <w:sz w:val="24"/>
          <w:szCs w:val="24"/>
        </w:rPr>
        <w:t>, etc</w:t>
      </w:r>
      <w:del w:id="1252" w:author="Eugenia Arce Londoño" w:date="2015-10-01T08:28:00Z">
        <w:r w:rsidRPr="00A261C8">
          <w:rPr>
            <w:rFonts w:ascii="Arial" w:hAnsi="Arial" w:cs="Arial"/>
            <w:sz w:val="24"/>
            <w:szCs w:val="24"/>
          </w:rPr>
          <w:delText>.) y un</w:delText>
        </w:r>
      </w:del>
      <w:ins w:id="1253" w:author="Eugenia Arce Londoño" w:date="2015-10-01T08:28:00Z">
        <w:r w:rsidR="00576047">
          <w:rPr>
            <w:rFonts w:ascii="Arial" w:hAnsi="Arial" w:cs="Arial"/>
            <w:sz w:val="24"/>
            <w:szCs w:val="24"/>
          </w:rPr>
          <w:t>.. El</w:t>
        </w:r>
      </w:ins>
      <w:r w:rsidRPr="00A261C8">
        <w:rPr>
          <w:rFonts w:ascii="Arial" w:hAnsi="Arial" w:cs="Arial"/>
          <w:sz w:val="24"/>
          <w:szCs w:val="24"/>
        </w:rPr>
        <w:t xml:space="preserve"> </w:t>
      </w:r>
      <w:r w:rsidRPr="00A261C8">
        <w:rPr>
          <w:rFonts w:ascii="Arial" w:hAnsi="Arial" w:cs="Arial"/>
          <w:b/>
          <w:sz w:val="24"/>
          <w:szCs w:val="24"/>
        </w:rPr>
        <w:t>ámbito público</w:t>
      </w:r>
      <w:r w:rsidRPr="00A261C8">
        <w:rPr>
          <w:rFonts w:ascii="Arial" w:hAnsi="Arial" w:cs="Arial"/>
          <w:sz w:val="24"/>
          <w:szCs w:val="24"/>
        </w:rPr>
        <w:t xml:space="preserve"> </w:t>
      </w:r>
      <w:del w:id="1254" w:author="Eugenia Arce Londoño" w:date="2015-10-01T08:28:00Z">
        <w:r w:rsidRPr="00A261C8">
          <w:rPr>
            <w:rFonts w:ascii="Arial" w:hAnsi="Arial" w:cs="Arial"/>
            <w:sz w:val="24"/>
            <w:szCs w:val="24"/>
          </w:rPr>
          <w:delText xml:space="preserve">que </w:delText>
        </w:r>
      </w:del>
      <w:r w:rsidRPr="00A261C8">
        <w:rPr>
          <w:rFonts w:ascii="Arial" w:hAnsi="Arial" w:cs="Arial"/>
          <w:sz w:val="24"/>
          <w:szCs w:val="24"/>
        </w:rPr>
        <w:t xml:space="preserve">es el </w:t>
      </w:r>
      <w:r w:rsidRPr="00A261C8">
        <w:rPr>
          <w:rFonts w:ascii="Arial" w:hAnsi="Arial" w:cs="Arial"/>
          <w:b/>
          <w:sz w:val="24"/>
          <w:szCs w:val="24"/>
        </w:rPr>
        <w:t>colectivo</w:t>
      </w:r>
      <w:r w:rsidRPr="00A261C8">
        <w:rPr>
          <w:rFonts w:ascii="Arial" w:hAnsi="Arial" w:cs="Arial"/>
          <w:sz w:val="24"/>
          <w:szCs w:val="24"/>
        </w:rPr>
        <w:t xml:space="preserve"> y </w:t>
      </w:r>
      <w:del w:id="1255" w:author="Eugenia Arce Londoño" w:date="2015-10-01T08:28:00Z">
        <w:r w:rsidRPr="00A261C8">
          <w:rPr>
            <w:rFonts w:ascii="Arial" w:hAnsi="Arial" w:cs="Arial"/>
            <w:sz w:val="24"/>
            <w:szCs w:val="24"/>
          </w:rPr>
          <w:delText xml:space="preserve">que </w:delText>
        </w:r>
      </w:del>
      <w:r w:rsidRPr="00A261C8">
        <w:rPr>
          <w:rFonts w:ascii="Arial" w:hAnsi="Arial" w:cs="Arial"/>
          <w:sz w:val="24"/>
          <w:szCs w:val="24"/>
        </w:rPr>
        <w:t>se liga</w:t>
      </w:r>
      <w:ins w:id="1256" w:author="Eugenia Arce Londoño" w:date="2015-10-01T08:28:00Z">
        <w:r w:rsidR="00576047">
          <w:rPr>
            <w:rFonts w:ascii="Arial" w:hAnsi="Arial" w:cs="Arial"/>
            <w:sz w:val="24"/>
            <w:szCs w:val="24"/>
          </w:rPr>
          <w:t>,</w:t>
        </w:r>
      </w:ins>
      <w:r w:rsidRPr="00A261C8">
        <w:rPr>
          <w:rFonts w:ascii="Arial" w:hAnsi="Arial" w:cs="Arial"/>
          <w:sz w:val="24"/>
          <w:szCs w:val="24"/>
        </w:rPr>
        <w:t xml:space="preserve"> por </w:t>
      </w:r>
      <w:del w:id="1257" w:author="Eugenia Arce Londoño" w:date="2015-10-01T08:28:00Z">
        <w:r w:rsidRPr="00A261C8">
          <w:rPr>
            <w:rFonts w:ascii="Arial" w:hAnsi="Arial" w:cs="Arial"/>
            <w:sz w:val="24"/>
            <w:szCs w:val="24"/>
          </w:rPr>
          <w:delText>un lado</w:delText>
        </w:r>
      </w:del>
      <w:ins w:id="1258" w:author="Eugenia Arce Londoño" w:date="2015-10-01T08:28:00Z">
        <w:r w:rsidRPr="00A261C8">
          <w:rPr>
            <w:rFonts w:ascii="Arial" w:hAnsi="Arial" w:cs="Arial"/>
            <w:sz w:val="24"/>
            <w:szCs w:val="24"/>
          </w:rPr>
          <w:t>un</w:t>
        </w:r>
        <w:r w:rsidR="00576047">
          <w:rPr>
            <w:rFonts w:ascii="Arial" w:hAnsi="Arial" w:cs="Arial"/>
            <w:sz w:val="24"/>
            <w:szCs w:val="24"/>
          </w:rPr>
          <w:t>a parte</w:t>
        </w:r>
      </w:ins>
      <w:r w:rsidRPr="00A261C8">
        <w:rPr>
          <w:rFonts w:ascii="Arial" w:hAnsi="Arial" w:cs="Arial"/>
          <w:sz w:val="24"/>
          <w:szCs w:val="24"/>
        </w:rPr>
        <w:t xml:space="preserve">, a la </w:t>
      </w:r>
      <w:r w:rsidRPr="00A261C8">
        <w:rPr>
          <w:rFonts w:ascii="Arial" w:hAnsi="Arial" w:cs="Arial"/>
          <w:b/>
          <w:sz w:val="24"/>
          <w:szCs w:val="24"/>
        </w:rPr>
        <w:t xml:space="preserve">pertenencia </w:t>
      </w:r>
      <w:r w:rsidRPr="00576047">
        <w:rPr>
          <w:rFonts w:ascii="Arial" w:hAnsi="Arial"/>
          <w:sz w:val="24"/>
          <w:rPrChange w:id="1259" w:author="Eugenia Arce Londoño" w:date="2015-10-01T08:28:00Z">
            <w:rPr>
              <w:rFonts w:ascii="Arial" w:hAnsi="Arial"/>
              <w:b/>
              <w:sz w:val="24"/>
            </w:rPr>
          </w:rPrChange>
        </w:rPr>
        <w:t>que tienen los sujetos a una comunidad</w:t>
      </w:r>
      <w:r w:rsidRPr="00576047">
        <w:rPr>
          <w:rFonts w:ascii="Arial" w:hAnsi="Arial" w:cs="Arial"/>
          <w:sz w:val="24"/>
          <w:szCs w:val="24"/>
        </w:rPr>
        <w:t xml:space="preserve"> y, por </w:t>
      </w:r>
      <w:del w:id="1260" w:author="Eugenia Arce Londoño" w:date="2015-10-01T08:28:00Z">
        <w:r w:rsidRPr="00A261C8">
          <w:rPr>
            <w:rFonts w:ascii="Arial" w:hAnsi="Arial" w:cs="Arial"/>
            <w:sz w:val="24"/>
            <w:szCs w:val="24"/>
          </w:rPr>
          <w:delText>el otro</w:delText>
        </w:r>
      </w:del>
      <w:ins w:id="1261" w:author="Eugenia Arce Londoño" w:date="2015-10-01T08:28:00Z">
        <w:r w:rsidR="00576047">
          <w:rPr>
            <w:rFonts w:ascii="Arial" w:hAnsi="Arial" w:cs="Arial"/>
            <w:sz w:val="24"/>
            <w:szCs w:val="24"/>
          </w:rPr>
          <w:t>otra</w:t>
        </w:r>
      </w:ins>
      <w:r w:rsidRPr="00576047">
        <w:rPr>
          <w:rFonts w:ascii="Arial" w:hAnsi="Arial" w:cs="Arial"/>
          <w:sz w:val="24"/>
          <w:szCs w:val="24"/>
        </w:rPr>
        <w:t xml:space="preserve">, a la </w:t>
      </w:r>
      <w:r w:rsidRPr="00576047">
        <w:rPr>
          <w:rFonts w:ascii="Arial" w:hAnsi="Arial"/>
          <w:sz w:val="24"/>
          <w:rPrChange w:id="1262" w:author="Eugenia Arce Londoño" w:date="2015-10-01T08:28:00Z">
            <w:rPr>
              <w:rFonts w:ascii="Arial" w:hAnsi="Arial"/>
              <w:b/>
              <w:sz w:val="24"/>
            </w:rPr>
          </w:rPrChange>
        </w:rPr>
        <w:t>actividad de gobierno por parte</w:t>
      </w:r>
      <w:r w:rsidRPr="00A261C8">
        <w:rPr>
          <w:rFonts w:ascii="Arial" w:hAnsi="Arial" w:cs="Arial"/>
          <w:b/>
          <w:sz w:val="24"/>
          <w:szCs w:val="24"/>
        </w:rPr>
        <w:t xml:space="preserve"> del Estado</w:t>
      </w:r>
      <w:del w:id="1263" w:author="Eugenia Arce Londoño" w:date="2015-10-01T08:28:00Z">
        <w:r w:rsidRPr="00A261C8">
          <w:rPr>
            <w:rFonts w:ascii="Arial" w:hAnsi="Arial" w:cs="Arial"/>
            <w:sz w:val="24"/>
            <w:szCs w:val="24"/>
          </w:rPr>
          <w:delText xml:space="preserve"> (</w:delText>
        </w:r>
      </w:del>
      <w:ins w:id="1264" w:author="Eugenia Arce Londoño" w:date="2015-10-01T08:28:00Z">
        <w:r w:rsidR="00576047">
          <w:rPr>
            <w:rFonts w:ascii="Arial" w:hAnsi="Arial" w:cs="Arial"/>
            <w:sz w:val="24"/>
            <w:szCs w:val="24"/>
          </w:rPr>
          <w:t xml:space="preserve">, que determina </w:t>
        </w:r>
      </w:ins>
      <w:r w:rsidRPr="00A261C8">
        <w:rPr>
          <w:rFonts w:ascii="Arial" w:hAnsi="Arial" w:cs="Arial"/>
          <w:sz w:val="24"/>
          <w:szCs w:val="24"/>
        </w:rPr>
        <w:t xml:space="preserve">a quién se le </w:t>
      </w:r>
      <w:r w:rsidR="00576047">
        <w:rPr>
          <w:rFonts w:ascii="Arial" w:hAnsi="Arial" w:cs="Arial"/>
          <w:sz w:val="24"/>
          <w:szCs w:val="24"/>
        </w:rPr>
        <w:t>señalan</w:t>
      </w:r>
      <w:r w:rsidRPr="00A261C8">
        <w:rPr>
          <w:rFonts w:ascii="Arial" w:hAnsi="Arial" w:cs="Arial"/>
          <w:sz w:val="24"/>
          <w:szCs w:val="24"/>
        </w:rPr>
        <w:t xml:space="preserve"> impuestos, cómo se distribuye el presupuesto, </w:t>
      </w:r>
      <w:r w:rsidR="00576047">
        <w:rPr>
          <w:rFonts w:ascii="Arial" w:hAnsi="Arial" w:cs="Arial"/>
          <w:sz w:val="24"/>
          <w:szCs w:val="24"/>
        </w:rPr>
        <w:t>quiénes reciben subsidios, etc</w:t>
      </w:r>
      <w:del w:id="1265" w:author="Eugenia Arce Londoño" w:date="2015-10-01T08:28:00Z">
        <w:r w:rsidRPr="00A261C8">
          <w:rPr>
            <w:rFonts w:ascii="Arial" w:hAnsi="Arial" w:cs="Arial"/>
            <w:sz w:val="24"/>
            <w:szCs w:val="24"/>
          </w:rPr>
          <w:delText>.).</w:delText>
        </w:r>
      </w:del>
      <w:ins w:id="1266" w:author="Eugenia Arce Londoño" w:date="2015-10-01T08:28:00Z">
        <w:r w:rsidRPr="00A261C8">
          <w:rPr>
            <w:rFonts w:ascii="Arial" w:hAnsi="Arial" w:cs="Arial"/>
            <w:sz w:val="24"/>
            <w:szCs w:val="24"/>
          </w:rPr>
          <w:t>.</w:t>
        </w:r>
      </w:ins>
    </w:p>
    <w:p w14:paraId="1D779BA0" w14:textId="77777777" w:rsidR="00C10309" w:rsidRPr="00A261C8" w:rsidRDefault="00C10309" w:rsidP="00A85C40">
      <w:pPr>
        <w:spacing w:line="276" w:lineRule="auto"/>
        <w:jc w:val="both"/>
        <w:rPr>
          <w:rFonts w:ascii="Arial" w:hAnsi="Arial" w:cs="Arial"/>
          <w:sz w:val="24"/>
          <w:szCs w:val="24"/>
        </w:rPr>
      </w:pPr>
    </w:p>
    <w:p w14:paraId="61AE0EA3" w14:textId="77777777" w:rsidR="00B929FF" w:rsidRPr="00A261C8" w:rsidRDefault="00C10309" w:rsidP="00A85C40">
      <w:pPr>
        <w:spacing w:line="276" w:lineRule="auto"/>
        <w:jc w:val="both"/>
        <w:rPr>
          <w:del w:id="1267" w:author="Eugenia Arce Londoño" w:date="2015-10-01T08:28:00Z"/>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libertad</w:t>
      </w:r>
      <w:r w:rsidRPr="00A261C8">
        <w:rPr>
          <w:rFonts w:ascii="Arial" w:hAnsi="Arial" w:cs="Arial"/>
          <w:sz w:val="24"/>
          <w:szCs w:val="24"/>
        </w:rPr>
        <w:t xml:space="preserve"> se </w:t>
      </w:r>
      <w:del w:id="1268" w:author="Eugenia Arce Londoño" w:date="2015-10-01T08:28:00Z">
        <w:r w:rsidRPr="00A261C8">
          <w:rPr>
            <w:rFonts w:ascii="Arial" w:hAnsi="Arial" w:cs="Arial"/>
            <w:sz w:val="24"/>
            <w:szCs w:val="24"/>
          </w:rPr>
          <w:delText>constituirá</w:delText>
        </w:r>
      </w:del>
      <w:ins w:id="1269" w:author="Eugenia Arce Londoño" w:date="2015-10-01T08:28:00Z">
        <w:r w:rsidRPr="00A261C8">
          <w:rPr>
            <w:rFonts w:ascii="Arial" w:hAnsi="Arial" w:cs="Arial"/>
            <w:sz w:val="24"/>
            <w:szCs w:val="24"/>
          </w:rPr>
          <w:t>constitu</w:t>
        </w:r>
        <w:r w:rsidR="00576047">
          <w:rPr>
            <w:rFonts w:ascii="Arial" w:hAnsi="Arial" w:cs="Arial"/>
            <w:sz w:val="24"/>
            <w:szCs w:val="24"/>
          </w:rPr>
          <w:t>ye así</w:t>
        </w:r>
      </w:ins>
      <w:r w:rsidRPr="00A261C8">
        <w:rPr>
          <w:rFonts w:ascii="Arial" w:hAnsi="Arial" w:cs="Arial"/>
          <w:sz w:val="24"/>
          <w:szCs w:val="24"/>
        </w:rPr>
        <w:t xml:space="preserve"> en el </w:t>
      </w:r>
      <w:r w:rsidRPr="00A261C8">
        <w:rPr>
          <w:rFonts w:ascii="Arial" w:hAnsi="Arial" w:cs="Arial"/>
          <w:b/>
          <w:sz w:val="24"/>
          <w:szCs w:val="24"/>
        </w:rPr>
        <w:t>valor político supremo del individuo</w:t>
      </w:r>
      <w:r w:rsidR="00576047">
        <w:rPr>
          <w:rFonts w:ascii="Arial" w:hAnsi="Arial" w:cs="Arial"/>
          <w:sz w:val="24"/>
          <w:szCs w:val="24"/>
        </w:rPr>
        <w:t xml:space="preserve">, </w:t>
      </w:r>
      <w:del w:id="1270" w:author="Eugenia Arce Londoño" w:date="2015-10-01T08:28:00Z">
        <w:r w:rsidRPr="00A261C8">
          <w:rPr>
            <w:rFonts w:ascii="Arial" w:hAnsi="Arial" w:cs="Arial"/>
            <w:sz w:val="24"/>
            <w:szCs w:val="24"/>
          </w:rPr>
          <w:delText>es</w:delText>
        </w:r>
      </w:del>
      <w:ins w:id="1271" w:author="Eugenia Arce Londoño" w:date="2015-10-01T08:28:00Z">
        <w:r w:rsidR="00576047">
          <w:rPr>
            <w:rFonts w:ascii="Arial" w:hAnsi="Arial" w:cs="Arial"/>
            <w:sz w:val="24"/>
            <w:szCs w:val="24"/>
          </w:rPr>
          <w:t>y</w:t>
        </w:r>
      </w:ins>
      <w:r w:rsidR="00576047">
        <w:rPr>
          <w:rFonts w:ascii="Arial" w:hAnsi="Arial" w:cs="Arial"/>
          <w:sz w:val="24"/>
          <w:szCs w:val="24"/>
        </w:rPr>
        <w:t xml:space="preserve"> desde </w:t>
      </w:r>
      <w:del w:id="1272" w:author="Eugenia Arce Londoño" w:date="2015-10-01T08:28:00Z">
        <w:r w:rsidRPr="00A261C8">
          <w:rPr>
            <w:rFonts w:ascii="Arial" w:hAnsi="Arial" w:cs="Arial"/>
            <w:sz w:val="24"/>
            <w:szCs w:val="24"/>
          </w:rPr>
          <w:delText>el que</w:delText>
        </w:r>
      </w:del>
      <w:ins w:id="1273" w:author="Eugenia Arce Londoño" w:date="2015-10-01T08:28:00Z">
        <w:r w:rsidR="00576047">
          <w:rPr>
            <w:rFonts w:ascii="Arial" w:hAnsi="Arial" w:cs="Arial"/>
            <w:sz w:val="24"/>
            <w:szCs w:val="24"/>
          </w:rPr>
          <w:t>ese valor</w:t>
        </w:r>
      </w:ins>
      <w:r w:rsidR="00576047">
        <w:rPr>
          <w:rFonts w:ascii="Arial" w:hAnsi="Arial" w:cs="Arial"/>
          <w:sz w:val="24"/>
          <w:szCs w:val="24"/>
        </w:rPr>
        <w:t xml:space="preserve"> </w:t>
      </w:r>
      <w:r w:rsidRPr="00A261C8">
        <w:rPr>
          <w:rFonts w:ascii="Arial" w:hAnsi="Arial" w:cs="Arial"/>
          <w:sz w:val="24"/>
          <w:szCs w:val="24"/>
        </w:rPr>
        <w:t xml:space="preserve">se </w:t>
      </w:r>
      <w:del w:id="1274" w:author="Eugenia Arce Londoño" w:date="2015-10-01T08:28:00Z">
        <w:r w:rsidRPr="00A261C8">
          <w:rPr>
            <w:rFonts w:ascii="Arial" w:hAnsi="Arial" w:cs="Arial"/>
            <w:sz w:val="24"/>
            <w:szCs w:val="24"/>
          </w:rPr>
          <w:delText>pensará</w:delText>
        </w:r>
      </w:del>
      <w:ins w:id="1275" w:author="Eugenia Arce Londoño" w:date="2015-10-01T08:28:00Z">
        <w:r w:rsidRPr="00A261C8">
          <w:rPr>
            <w:rFonts w:ascii="Arial" w:hAnsi="Arial" w:cs="Arial"/>
            <w:sz w:val="24"/>
            <w:szCs w:val="24"/>
          </w:rPr>
          <w:t>p</w:t>
        </w:r>
        <w:r w:rsidR="00576047">
          <w:rPr>
            <w:rFonts w:ascii="Arial" w:hAnsi="Arial" w:cs="Arial"/>
            <w:sz w:val="24"/>
            <w:szCs w:val="24"/>
          </w:rPr>
          <w:t>iensa</w:t>
        </w:r>
      </w:ins>
      <w:r w:rsidRPr="00A261C8">
        <w:rPr>
          <w:rFonts w:ascii="Arial" w:hAnsi="Arial" w:cs="Arial"/>
          <w:sz w:val="24"/>
          <w:szCs w:val="24"/>
        </w:rPr>
        <w:t xml:space="preserve"> la </w:t>
      </w:r>
      <w:r w:rsidRPr="00A261C8">
        <w:rPr>
          <w:rFonts w:ascii="Arial" w:hAnsi="Arial" w:cs="Arial"/>
          <w:b/>
          <w:sz w:val="24"/>
          <w:szCs w:val="24"/>
        </w:rPr>
        <w:t xml:space="preserve">constitución </w:t>
      </w:r>
      <w:r w:rsidRPr="00576047">
        <w:rPr>
          <w:rFonts w:ascii="Arial" w:hAnsi="Arial"/>
          <w:sz w:val="24"/>
          <w:rPrChange w:id="1276" w:author="Eugenia Arce Londoño" w:date="2015-10-01T08:28:00Z">
            <w:rPr>
              <w:rFonts w:ascii="Arial" w:hAnsi="Arial"/>
              <w:b/>
              <w:sz w:val="24"/>
            </w:rPr>
          </w:rPrChange>
        </w:rPr>
        <w:t>de la</w:t>
      </w:r>
      <w:r w:rsidRPr="00A261C8">
        <w:rPr>
          <w:rFonts w:ascii="Arial" w:hAnsi="Arial" w:cs="Arial"/>
          <w:b/>
          <w:sz w:val="24"/>
          <w:szCs w:val="24"/>
        </w:rPr>
        <w:t xml:space="preserve"> comunidad política</w:t>
      </w:r>
      <w:r w:rsidRPr="00A261C8">
        <w:rPr>
          <w:rFonts w:ascii="Arial" w:hAnsi="Arial" w:cs="Arial"/>
          <w:sz w:val="24"/>
          <w:szCs w:val="24"/>
        </w:rPr>
        <w:t xml:space="preserve">. </w:t>
      </w:r>
    </w:p>
    <w:p w14:paraId="6D7479AD" w14:textId="77777777" w:rsidR="00B929FF" w:rsidRPr="00A261C8" w:rsidRDefault="00B929FF" w:rsidP="00A85C40">
      <w:pPr>
        <w:spacing w:line="276" w:lineRule="auto"/>
        <w:jc w:val="both"/>
        <w:rPr>
          <w:del w:id="1277" w:author="Eugenia Arce Londoño" w:date="2015-10-01T08:28:00Z"/>
          <w:rFonts w:ascii="Arial" w:hAnsi="Arial" w:cs="Arial"/>
          <w:sz w:val="24"/>
          <w:szCs w:val="24"/>
        </w:rPr>
      </w:pPr>
    </w:p>
    <w:p w14:paraId="1E9537C6" w14:textId="205B01B2" w:rsidR="00B84F7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Tanto por </w:t>
      </w:r>
      <w:r w:rsidR="00B84F79" w:rsidRPr="00A261C8">
        <w:rPr>
          <w:rFonts w:ascii="Arial" w:hAnsi="Arial" w:cs="Arial"/>
          <w:sz w:val="24"/>
          <w:szCs w:val="24"/>
        </w:rPr>
        <w:t>el</w:t>
      </w:r>
      <w:r w:rsidRPr="00A261C8">
        <w:rPr>
          <w:rFonts w:ascii="Arial" w:hAnsi="Arial" w:cs="Arial"/>
          <w:sz w:val="24"/>
          <w:szCs w:val="24"/>
        </w:rPr>
        <w:t xml:space="preserve"> </w:t>
      </w:r>
      <w:r w:rsidRPr="00A261C8">
        <w:rPr>
          <w:rFonts w:ascii="Arial" w:hAnsi="Arial" w:cs="Arial"/>
          <w:b/>
          <w:sz w:val="24"/>
          <w:szCs w:val="24"/>
        </w:rPr>
        <w:t>origen</w:t>
      </w:r>
      <w:r w:rsidR="00B84F79" w:rsidRPr="00A261C8">
        <w:rPr>
          <w:rFonts w:ascii="Arial" w:hAnsi="Arial" w:cs="Arial"/>
          <w:b/>
          <w:sz w:val="24"/>
          <w:szCs w:val="24"/>
        </w:rPr>
        <w:t xml:space="preserve"> </w:t>
      </w:r>
      <w:r w:rsidR="00B84F79" w:rsidRPr="00A261C8">
        <w:rPr>
          <w:rFonts w:ascii="Arial" w:hAnsi="Arial" w:cs="Arial"/>
          <w:sz w:val="24"/>
          <w:szCs w:val="24"/>
        </w:rPr>
        <w:t xml:space="preserve">de la comunidad </w:t>
      </w:r>
      <w:del w:id="1278" w:author="Eugenia Arce Londoño" w:date="2015-10-01T08:28:00Z">
        <w:r w:rsidR="00B84F79" w:rsidRPr="00A261C8">
          <w:rPr>
            <w:rFonts w:ascii="Arial" w:hAnsi="Arial" w:cs="Arial"/>
            <w:sz w:val="24"/>
            <w:szCs w:val="24"/>
          </w:rPr>
          <w:delText>política</w:delText>
        </w:r>
        <w:r w:rsidRPr="00A261C8">
          <w:rPr>
            <w:rFonts w:ascii="Arial" w:hAnsi="Arial" w:cs="Arial"/>
            <w:sz w:val="24"/>
            <w:szCs w:val="24"/>
          </w:rPr>
          <w:delText>:</w:delText>
        </w:r>
      </w:del>
      <w:ins w:id="1279" w:author="Eugenia Arce Londoño" w:date="2015-10-01T08:28:00Z">
        <w:r w:rsidR="00576047">
          <w:rPr>
            <w:rFonts w:ascii="Arial" w:hAnsi="Arial" w:cs="Arial"/>
            <w:sz w:val="24"/>
            <w:szCs w:val="24"/>
          </w:rPr>
          <w:t>que se encuentra en la</w:t>
        </w:r>
      </w:ins>
      <w:r w:rsidRPr="00A261C8">
        <w:rPr>
          <w:rFonts w:ascii="Arial" w:hAnsi="Arial" w:cs="Arial"/>
          <w:sz w:val="24"/>
          <w:szCs w:val="24"/>
        </w:rPr>
        <w:t xml:space="preserve"> voluntad libre y soberana de los individuos de formarla</w:t>
      </w:r>
      <w:del w:id="1280" w:author="Eugenia Arce Londoño" w:date="2015-10-01T08:28:00Z">
        <w:r w:rsidRPr="00A261C8">
          <w:rPr>
            <w:rFonts w:ascii="Arial" w:hAnsi="Arial" w:cs="Arial"/>
            <w:sz w:val="24"/>
            <w:szCs w:val="24"/>
          </w:rPr>
          <w:delText xml:space="preserve"> y,</w:delText>
        </w:r>
      </w:del>
      <w:ins w:id="1281" w:author="Eugenia Arce Londoño" w:date="2015-10-01T08:28:00Z">
        <w:r w:rsidR="00576047">
          <w:rPr>
            <w:rFonts w:ascii="Arial" w:hAnsi="Arial" w:cs="Arial"/>
            <w:sz w:val="24"/>
            <w:szCs w:val="24"/>
          </w:rPr>
          <w:t>,</w:t>
        </w:r>
        <w:r w:rsidRPr="00A261C8">
          <w:rPr>
            <w:rFonts w:ascii="Arial" w:hAnsi="Arial" w:cs="Arial"/>
            <w:sz w:val="24"/>
            <w:szCs w:val="24"/>
          </w:rPr>
          <w:t xml:space="preserve"> </w:t>
        </w:r>
        <w:r w:rsidR="00576047">
          <w:rPr>
            <w:rFonts w:ascii="Arial" w:hAnsi="Arial" w:cs="Arial"/>
            <w:sz w:val="24"/>
            <w:szCs w:val="24"/>
          </w:rPr>
          <w:t>como</w:t>
        </w:r>
      </w:ins>
      <w:r w:rsidRPr="00A261C8">
        <w:rPr>
          <w:rFonts w:ascii="Arial" w:hAnsi="Arial" w:cs="Arial"/>
          <w:sz w:val="24"/>
          <w:szCs w:val="24"/>
        </w:rPr>
        <w:t xml:space="preserve"> por su </w:t>
      </w:r>
      <w:r w:rsidRPr="00A261C8">
        <w:rPr>
          <w:rFonts w:ascii="Arial" w:hAnsi="Arial" w:cs="Arial"/>
          <w:b/>
          <w:sz w:val="24"/>
          <w:szCs w:val="24"/>
        </w:rPr>
        <w:t>finalidad</w:t>
      </w:r>
      <w:del w:id="1282" w:author="Eugenia Arce Londoño" w:date="2015-10-01T08:28:00Z">
        <w:r w:rsidRPr="00A261C8">
          <w:rPr>
            <w:rFonts w:ascii="Arial" w:hAnsi="Arial" w:cs="Arial"/>
            <w:sz w:val="24"/>
            <w:szCs w:val="24"/>
          </w:rPr>
          <w:delText xml:space="preserve">: </w:delText>
        </w:r>
      </w:del>
      <w:ins w:id="1283" w:author="Eugenia Arce Londoño" w:date="2015-10-01T08:28:00Z">
        <w:r w:rsidR="00576047">
          <w:rPr>
            <w:rFonts w:ascii="Arial" w:hAnsi="Arial" w:cs="Arial"/>
            <w:sz w:val="24"/>
            <w:szCs w:val="24"/>
          </w:rPr>
          <w:t xml:space="preserve"> que enfatiza el objetivo de </w:t>
        </w:r>
      </w:ins>
      <w:r w:rsidR="00576047">
        <w:rPr>
          <w:rFonts w:ascii="Arial" w:hAnsi="Arial" w:cs="Arial"/>
          <w:sz w:val="24"/>
          <w:szCs w:val="24"/>
        </w:rPr>
        <w:t>preservar</w:t>
      </w:r>
      <w:del w:id="1284" w:author="Eugenia Arce Londoño" w:date="2015-10-01T08:28:00Z">
        <w:r w:rsidRPr="00A261C8">
          <w:rPr>
            <w:rFonts w:ascii="Arial" w:hAnsi="Arial" w:cs="Arial"/>
            <w:sz w:val="24"/>
            <w:szCs w:val="24"/>
          </w:rPr>
          <w:delText>,</w:delText>
        </w:r>
      </w:del>
      <w:ins w:id="1285" w:author="Eugenia Arce Londoño" w:date="2015-10-01T08:28:00Z">
        <w:r w:rsidR="00576047">
          <w:rPr>
            <w:rFonts w:ascii="Arial" w:hAnsi="Arial" w:cs="Arial"/>
            <w:sz w:val="24"/>
            <w:szCs w:val="24"/>
          </w:rPr>
          <w:t xml:space="preserve"> y</w:t>
        </w:r>
      </w:ins>
      <w:r w:rsidRPr="00A261C8">
        <w:rPr>
          <w:rFonts w:ascii="Arial" w:hAnsi="Arial" w:cs="Arial"/>
          <w:sz w:val="24"/>
          <w:szCs w:val="24"/>
        </w:rPr>
        <w:t xml:space="preserve"> conservar las libertades de los individuos. </w:t>
      </w:r>
      <w:del w:id="1286" w:author="Eugenia Arce Londoño" w:date="2015-10-01T08:28:00Z">
        <w:r w:rsidRPr="00A261C8">
          <w:rPr>
            <w:rFonts w:ascii="Arial" w:hAnsi="Arial" w:cs="Arial"/>
            <w:b/>
            <w:sz w:val="24"/>
            <w:szCs w:val="24"/>
          </w:rPr>
          <w:delText>Defender al</w:delText>
        </w:r>
      </w:del>
      <w:ins w:id="1287" w:author="Eugenia Arce Londoño" w:date="2015-10-01T08:28:00Z">
        <w:r w:rsidR="00576047">
          <w:rPr>
            <w:rFonts w:ascii="Arial" w:hAnsi="Arial" w:cs="Arial"/>
            <w:sz w:val="24"/>
            <w:szCs w:val="24"/>
          </w:rPr>
          <w:t xml:space="preserve">Cobra especial relevancia en esta ideología la </w:t>
        </w:r>
        <w:r w:rsidR="00576047">
          <w:rPr>
            <w:rFonts w:ascii="Arial" w:hAnsi="Arial" w:cs="Arial"/>
            <w:b/>
            <w:sz w:val="24"/>
            <w:szCs w:val="24"/>
          </w:rPr>
          <w:t>d</w:t>
        </w:r>
        <w:r w:rsidRPr="00A261C8">
          <w:rPr>
            <w:rFonts w:ascii="Arial" w:hAnsi="Arial" w:cs="Arial"/>
            <w:b/>
            <w:sz w:val="24"/>
            <w:szCs w:val="24"/>
          </w:rPr>
          <w:t>efen</w:t>
        </w:r>
        <w:r w:rsidR="00576047">
          <w:rPr>
            <w:rFonts w:ascii="Arial" w:hAnsi="Arial" w:cs="Arial"/>
            <w:b/>
            <w:sz w:val="24"/>
            <w:szCs w:val="24"/>
          </w:rPr>
          <w:t>sa del</w:t>
        </w:r>
      </w:ins>
      <w:r w:rsidRPr="00A261C8">
        <w:rPr>
          <w:rFonts w:ascii="Arial" w:hAnsi="Arial" w:cs="Arial"/>
          <w:b/>
          <w:sz w:val="24"/>
          <w:szCs w:val="24"/>
        </w:rPr>
        <w:t xml:space="preserve"> sujeto libre</w:t>
      </w:r>
      <w:del w:id="1288" w:author="Eugenia Arce Londoño" w:date="2015-10-01T08:28:00Z">
        <w:r w:rsidRPr="00A261C8">
          <w:rPr>
            <w:rFonts w:ascii="Arial" w:hAnsi="Arial" w:cs="Arial"/>
            <w:sz w:val="24"/>
            <w:szCs w:val="24"/>
          </w:rPr>
          <w:delText>. Lo que se da</w:delText>
        </w:r>
      </w:del>
      <w:ins w:id="1289" w:author="Eugenia Arce Londoño" w:date="2015-10-01T08:28:00Z">
        <w:r w:rsidR="00576047">
          <w:rPr>
            <w:rFonts w:ascii="Arial" w:hAnsi="Arial" w:cs="Arial"/>
            <w:sz w:val="24"/>
            <w:szCs w:val="24"/>
          </w:rPr>
          <w:t>, tanto</w:t>
        </w:r>
      </w:ins>
      <w:r w:rsidR="00576047">
        <w:rPr>
          <w:rFonts w:ascii="Arial" w:hAnsi="Arial" w:cs="Arial"/>
          <w:sz w:val="24"/>
          <w:szCs w:val="24"/>
        </w:rPr>
        <w:t xml:space="preserve"> en</w:t>
      </w:r>
      <w:ins w:id="1290" w:author="Eugenia Arce Londoño" w:date="2015-10-01T08:28:00Z">
        <w:r w:rsidR="00576047">
          <w:rPr>
            <w:rFonts w:ascii="Arial" w:hAnsi="Arial" w:cs="Arial"/>
            <w:sz w:val="24"/>
            <w:szCs w:val="24"/>
          </w:rPr>
          <w:t xml:space="preserve"> la</w:t>
        </w:r>
      </w:ins>
      <w:r w:rsidR="00576047">
        <w:rPr>
          <w:rFonts w:ascii="Arial" w:hAnsi="Arial" w:cs="Arial"/>
          <w:sz w:val="24"/>
          <w:szCs w:val="24"/>
        </w:rPr>
        <w:t xml:space="preserve"> relación </w:t>
      </w:r>
      <w:del w:id="1291" w:author="Eugenia Arce Londoño" w:date="2015-10-01T08:28:00Z">
        <w:r w:rsidRPr="00A261C8">
          <w:rPr>
            <w:rFonts w:ascii="Arial" w:hAnsi="Arial" w:cs="Arial"/>
            <w:sz w:val="24"/>
            <w:szCs w:val="24"/>
          </w:rPr>
          <w:delText>con</w:delText>
        </w:r>
      </w:del>
      <w:ins w:id="1292" w:author="Eugenia Arce Londoño" w:date="2015-10-01T08:28:00Z">
        <w:r w:rsidR="00576047">
          <w:rPr>
            <w:rFonts w:ascii="Arial" w:hAnsi="Arial" w:cs="Arial"/>
            <w:sz w:val="24"/>
            <w:szCs w:val="24"/>
          </w:rPr>
          <w:t>entre</w:t>
        </w:r>
      </w:ins>
      <w:r w:rsidRPr="00A261C8">
        <w:rPr>
          <w:rFonts w:ascii="Arial" w:hAnsi="Arial" w:cs="Arial"/>
          <w:sz w:val="24"/>
          <w:szCs w:val="24"/>
        </w:rPr>
        <w:t xml:space="preserve"> los</w:t>
      </w:r>
      <w:r w:rsidR="00576047">
        <w:rPr>
          <w:rFonts w:ascii="Arial" w:hAnsi="Arial" w:cs="Arial"/>
          <w:sz w:val="24"/>
          <w:szCs w:val="24"/>
        </w:rPr>
        <w:t xml:space="preserve"> </w:t>
      </w:r>
      <w:del w:id="1293" w:author="Eugenia Arce Londoño" w:date="2015-10-01T08:28:00Z">
        <w:r w:rsidRPr="00A261C8">
          <w:rPr>
            <w:rFonts w:ascii="Arial" w:hAnsi="Arial" w:cs="Arial"/>
            <w:sz w:val="24"/>
            <w:szCs w:val="24"/>
          </w:rPr>
          <w:delText xml:space="preserve">otros </w:delText>
        </w:r>
      </w:del>
      <w:r w:rsidR="00576047">
        <w:rPr>
          <w:rFonts w:ascii="Arial" w:hAnsi="Arial" w:cs="Arial"/>
          <w:sz w:val="24"/>
          <w:szCs w:val="24"/>
        </w:rPr>
        <w:t xml:space="preserve">individuos </w:t>
      </w:r>
      <w:del w:id="1294" w:author="Eugenia Arce Londoño" w:date="2015-10-01T08:28:00Z">
        <w:r w:rsidRPr="00A261C8">
          <w:rPr>
            <w:rFonts w:ascii="Arial" w:hAnsi="Arial" w:cs="Arial"/>
            <w:sz w:val="24"/>
            <w:szCs w:val="24"/>
          </w:rPr>
          <w:delText>y</w:delText>
        </w:r>
      </w:del>
      <w:ins w:id="1295" w:author="Eugenia Arce Londoño" w:date="2015-10-01T08:28:00Z">
        <w:r w:rsidR="00576047">
          <w:rPr>
            <w:rFonts w:ascii="Arial" w:hAnsi="Arial" w:cs="Arial"/>
            <w:sz w:val="24"/>
            <w:szCs w:val="24"/>
          </w:rPr>
          <w:t>como</w:t>
        </w:r>
      </w:ins>
      <w:r w:rsidRPr="00A261C8">
        <w:rPr>
          <w:rFonts w:ascii="Arial" w:hAnsi="Arial" w:cs="Arial"/>
          <w:sz w:val="24"/>
          <w:szCs w:val="24"/>
        </w:rPr>
        <w:t xml:space="preserve">, por </w:t>
      </w:r>
      <w:r w:rsidRPr="00A261C8">
        <w:rPr>
          <w:rFonts w:ascii="Arial" w:hAnsi="Arial" w:cs="Arial"/>
          <w:sz w:val="24"/>
          <w:szCs w:val="24"/>
        </w:rPr>
        <w:lastRenderedPageBreak/>
        <w:t>supuesto,</w:t>
      </w:r>
      <w:ins w:id="1296" w:author="Eugenia Arce Londoño" w:date="2015-10-01T08:28:00Z">
        <w:r w:rsidRPr="00A261C8">
          <w:rPr>
            <w:rFonts w:ascii="Arial" w:hAnsi="Arial" w:cs="Arial"/>
            <w:sz w:val="24"/>
            <w:szCs w:val="24"/>
          </w:rPr>
          <w:t xml:space="preserve"> </w:t>
        </w:r>
        <w:r w:rsidR="00576047">
          <w:rPr>
            <w:rFonts w:ascii="Arial" w:hAnsi="Arial" w:cs="Arial"/>
            <w:sz w:val="24"/>
            <w:szCs w:val="24"/>
          </w:rPr>
          <w:t>en relación</w:t>
        </w:r>
      </w:ins>
      <w:r w:rsidR="00576047">
        <w:rPr>
          <w:rFonts w:ascii="Arial" w:hAnsi="Arial" w:cs="Arial"/>
          <w:sz w:val="24"/>
          <w:szCs w:val="24"/>
        </w:rPr>
        <w:t xml:space="preserve"> </w:t>
      </w:r>
      <w:r w:rsidRPr="00A261C8">
        <w:rPr>
          <w:rFonts w:ascii="Arial" w:hAnsi="Arial" w:cs="Arial"/>
          <w:sz w:val="24"/>
          <w:szCs w:val="24"/>
        </w:rPr>
        <w:t xml:space="preserve">con el Estado que tiene la obligación constitucional de </w:t>
      </w:r>
      <w:r w:rsidRPr="00A261C8">
        <w:rPr>
          <w:rFonts w:ascii="Arial" w:hAnsi="Arial" w:cs="Arial"/>
          <w:b/>
          <w:sz w:val="24"/>
          <w:szCs w:val="24"/>
        </w:rPr>
        <w:t>salvaguardar las libertades individuales y sus garantías</w:t>
      </w:r>
      <w:r w:rsidRPr="00A261C8">
        <w:rPr>
          <w:rFonts w:ascii="Arial" w:hAnsi="Arial" w:cs="Arial"/>
          <w:sz w:val="24"/>
          <w:szCs w:val="24"/>
        </w:rPr>
        <w:t xml:space="preserve">. </w:t>
      </w:r>
    </w:p>
    <w:p w14:paraId="7D85A999" w14:textId="77777777" w:rsidR="00B84F79" w:rsidRPr="00A261C8" w:rsidRDefault="00B84F79" w:rsidP="00A85C40">
      <w:pPr>
        <w:spacing w:line="276" w:lineRule="auto"/>
        <w:jc w:val="both"/>
        <w:rPr>
          <w:rFonts w:ascii="Arial" w:hAnsi="Arial" w:cs="Arial"/>
          <w:sz w:val="24"/>
          <w:szCs w:val="24"/>
        </w:rPr>
      </w:pPr>
    </w:p>
    <w:p w14:paraId="109A0DEA" w14:textId="14F719B8" w:rsidR="00C10309" w:rsidRPr="00A261C8" w:rsidRDefault="00C10309" w:rsidP="00A85C40">
      <w:pPr>
        <w:spacing w:line="276" w:lineRule="auto"/>
        <w:jc w:val="both"/>
        <w:rPr>
          <w:rFonts w:ascii="Arial" w:hAnsi="Arial" w:cs="Arial"/>
          <w:sz w:val="24"/>
          <w:szCs w:val="24"/>
        </w:rPr>
      </w:pPr>
      <w:del w:id="1297" w:author="Eugenia Arce Londoño" w:date="2015-10-01T08:28:00Z">
        <w:r w:rsidRPr="00A261C8">
          <w:rPr>
            <w:rFonts w:ascii="Arial" w:hAnsi="Arial" w:cs="Arial"/>
            <w:sz w:val="24"/>
            <w:szCs w:val="24"/>
          </w:rPr>
          <w:delText>Se</w:delText>
        </w:r>
      </w:del>
      <w:ins w:id="1298" w:author="Eugenia Arce Londoño" w:date="2015-10-01T08:28:00Z">
        <w:r w:rsidR="00B1057A">
          <w:rPr>
            <w:rFonts w:ascii="Arial" w:hAnsi="Arial" w:cs="Arial"/>
            <w:sz w:val="24"/>
            <w:szCs w:val="24"/>
          </w:rPr>
          <w:t>El</w:t>
        </w:r>
        <w:r w:rsidR="00B1057A" w:rsidRPr="00A261C8">
          <w:rPr>
            <w:rFonts w:ascii="Arial" w:hAnsi="Arial" w:cs="Arial"/>
            <w:sz w:val="24"/>
            <w:szCs w:val="24"/>
          </w:rPr>
          <w:t xml:space="preserve"> liberalismo </w:t>
        </w:r>
        <w:r w:rsidR="00B1057A">
          <w:rPr>
            <w:rFonts w:ascii="Arial" w:hAnsi="Arial" w:cs="Arial"/>
            <w:sz w:val="24"/>
            <w:szCs w:val="24"/>
          </w:rPr>
          <w:t>teme a</w:t>
        </w:r>
        <w:r w:rsidR="00B1057A" w:rsidRPr="00B1057A">
          <w:rPr>
            <w:rFonts w:ascii="Arial" w:hAnsi="Arial" w:cs="Arial"/>
            <w:sz w:val="24"/>
            <w:szCs w:val="24"/>
          </w:rPr>
          <w:t>l</w:t>
        </w:r>
        <w:r w:rsidR="00B1057A" w:rsidRPr="00A261C8">
          <w:rPr>
            <w:rFonts w:ascii="Arial" w:hAnsi="Arial" w:cs="Arial"/>
            <w:b/>
            <w:sz w:val="24"/>
            <w:szCs w:val="24"/>
          </w:rPr>
          <w:t xml:space="preserve"> ejercicio abusivo del poder</w:t>
        </w:r>
        <w:r w:rsidR="00B1057A" w:rsidRPr="00A261C8">
          <w:rPr>
            <w:rFonts w:ascii="Arial" w:hAnsi="Arial" w:cs="Arial"/>
            <w:sz w:val="24"/>
            <w:szCs w:val="24"/>
          </w:rPr>
          <w:t xml:space="preserve">. </w:t>
        </w:r>
        <w:r w:rsidR="00B1057A">
          <w:rPr>
            <w:rFonts w:ascii="Arial" w:hAnsi="Arial" w:cs="Arial"/>
            <w:sz w:val="24"/>
            <w:szCs w:val="24"/>
          </w:rPr>
          <w:t>Aquí s</w:t>
        </w:r>
        <w:r w:rsidRPr="00A261C8">
          <w:rPr>
            <w:rFonts w:ascii="Arial" w:hAnsi="Arial" w:cs="Arial"/>
            <w:sz w:val="24"/>
            <w:szCs w:val="24"/>
          </w:rPr>
          <w:t>e</w:t>
        </w:r>
      </w:ins>
      <w:r w:rsidRPr="00A261C8">
        <w:rPr>
          <w:rFonts w:ascii="Arial" w:hAnsi="Arial" w:cs="Arial"/>
          <w:sz w:val="24"/>
          <w:szCs w:val="24"/>
        </w:rPr>
        <w:t xml:space="preserve"> manifiesta una de las </w:t>
      </w:r>
      <w:r w:rsidR="00B84F79" w:rsidRPr="00A261C8">
        <w:rPr>
          <w:rFonts w:ascii="Arial" w:hAnsi="Arial" w:cs="Arial"/>
          <w:b/>
          <w:sz w:val="24"/>
          <w:szCs w:val="24"/>
        </w:rPr>
        <w:t>luchas</w:t>
      </w:r>
      <w:r w:rsidRPr="00A261C8">
        <w:rPr>
          <w:rFonts w:ascii="Arial" w:hAnsi="Arial" w:cs="Arial"/>
          <w:sz w:val="24"/>
          <w:szCs w:val="24"/>
        </w:rPr>
        <w:t xml:space="preserve"> que configuran al liberalismo político </w:t>
      </w:r>
      <w:r w:rsidR="00B84F79" w:rsidRPr="00A261C8">
        <w:rPr>
          <w:rFonts w:ascii="Arial" w:hAnsi="Arial" w:cs="Arial"/>
          <w:sz w:val="24"/>
          <w:szCs w:val="24"/>
        </w:rPr>
        <w:t xml:space="preserve">y sus ideales </w:t>
      </w:r>
      <w:r w:rsidR="00B1057A">
        <w:rPr>
          <w:rFonts w:ascii="Arial" w:hAnsi="Arial" w:cs="Arial"/>
          <w:sz w:val="24"/>
          <w:szCs w:val="24"/>
        </w:rPr>
        <w:t>en relación con el Estado</w:t>
      </w:r>
      <w:del w:id="1299" w:author="Eugenia Arce Londoño" w:date="2015-10-01T08:28:00Z">
        <w:r w:rsidRPr="00A261C8">
          <w:rPr>
            <w:rFonts w:ascii="Arial" w:hAnsi="Arial" w:cs="Arial"/>
            <w:sz w:val="24"/>
            <w:szCs w:val="24"/>
          </w:rPr>
          <w:delText xml:space="preserve"> y</w:delText>
        </w:r>
      </w:del>
      <w:ins w:id="1300" w:author="Eugenia Arce Londoño" w:date="2015-10-01T08:28:00Z">
        <w:r w:rsidR="00B1057A">
          <w:rPr>
            <w:rFonts w:ascii="Arial" w:hAnsi="Arial" w:cs="Arial"/>
            <w:sz w:val="24"/>
            <w:szCs w:val="24"/>
          </w:rPr>
          <w:t>:</w:t>
        </w:r>
      </w:ins>
      <w:r w:rsidR="00B1057A">
        <w:rPr>
          <w:rFonts w:ascii="Arial" w:hAnsi="Arial" w:cs="Arial"/>
          <w:sz w:val="24"/>
          <w:szCs w:val="24"/>
        </w:rPr>
        <w:t xml:space="preserve"> la</w:t>
      </w:r>
      <w:r w:rsidRPr="00A261C8">
        <w:rPr>
          <w:rFonts w:ascii="Arial" w:hAnsi="Arial" w:cs="Arial"/>
          <w:sz w:val="24"/>
          <w:szCs w:val="24"/>
        </w:rPr>
        <w:t xml:space="preserve"> </w:t>
      </w:r>
      <w:r w:rsidR="00B1057A">
        <w:rPr>
          <w:rFonts w:ascii="Arial" w:hAnsi="Arial" w:cs="Arial"/>
          <w:sz w:val="24"/>
          <w:szCs w:val="24"/>
        </w:rPr>
        <w:t>lucha contra el poder ilimitado</w:t>
      </w:r>
      <w:del w:id="1301" w:author="Eugenia Arce Londoño" w:date="2015-10-01T08:28:00Z">
        <w:r w:rsidRPr="00A261C8">
          <w:rPr>
            <w:rFonts w:ascii="Arial" w:hAnsi="Arial" w:cs="Arial"/>
            <w:sz w:val="24"/>
            <w:szCs w:val="24"/>
          </w:rPr>
          <w:delText>:</w:delText>
        </w:r>
      </w:del>
      <w:ins w:id="1302" w:author="Eugenia Arce Londoño" w:date="2015-10-01T08:28:00Z">
        <w:r w:rsidR="00B1057A">
          <w:rPr>
            <w:rFonts w:ascii="Arial" w:hAnsi="Arial" w:cs="Arial"/>
            <w:sz w:val="24"/>
            <w:szCs w:val="24"/>
          </w:rPr>
          <w:t xml:space="preserve"> que se refleja en</w:t>
        </w:r>
      </w:ins>
      <w:r w:rsidRPr="00A261C8">
        <w:rPr>
          <w:rFonts w:ascii="Arial" w:hAnsi="Arial" w:cs="Arial"/>
          <w:sz w:val="24"/>
          <w:szCs w:val="24"/>
        </w:rPr>
        <w:t xml:space="preserve"> la </w:t>
      </w:r>
      <w:r w:rsidRPr="00A261C8">
        <w:rPr>
          <w:rFonts w:ascii="Arial" w:hAnsi="Arial" w:cs="Arial"/>
          <w:b/>
          <w:sz w:val="24"/>
          <w:szCs w:val="24"/>
        </w:rPr>
        <w:t>arbitrariedad</w:t>
      </w:r>
      <w:r w:rsidRPr="00A261C8">
        <w:rPr>
          <w:rFonts w:ascii="Arial" w:hAnsi="Arial" w:cs="Arial"/>
          <w:sz w:val="24"/>
          <w:szCs w:val="24"/>
        </w:rPr>
        <w:t xml:space="preserve"> (falta de seguridad jurídica para los individuos) y </w:t>
      </w:r>
      <w:ins w:id="1303" w:author="Eugenia Arce Londoño" w:date="2015-10-01T08:28:00Z">
        <w:r w:rsidR="00B1057A">
          <w:rPr>
            <w:rFonts w:ascii="Arial" w:hAnsi="Arial" w:cs="Arial"/>
            <w:sz w:val="24"/>
            <w:szCs w:val="24"/>
          </w:rPr>
          <w:t xml:space="preserve">en </w:t>
        </w:r>
      </w:ins>
      <w:r w:rsidRPr="00A261C8">
        <w:rPr>
          <w:rFonts w:ascii="Arial" w:hAnsi="Arial" w:cs="Arial"/>
          <w:sz w:val="24"/>
          <w:szCs w:val="24"/>
        </w:rPr>
        <w:t xml:space="preserve">el </w:t>
      </w:r>
      <w:r w:rsidRPr="00A261C8">
        <w:rPr>
          <w:rFonts w:ascii="Arial" w:hAnsi="Arial" w:cs="Arial"/>
          <w:b/>
          <w:sz w:val="24"/>
          <w:szCs w:val="24"/>
        </w:rPr>
        <w:t>autoritarismo</w:t>
      </w:r>
      <w:r w:rsidRPr="00A261C8">
        <w:rPr>
          <w:rFonts w:ascii="Arial" w:hAnsi="Arial" w:cs="Arial"/>
          <w:sz w:val="24"/>
          <w:szCs w:val="24"/>
        </w:rPr>
        <w:t xml:space="preserve"> (injerencia del Estado en la libertad de los individuos). </w:t>
      </w:r>
      <w:del w:id="1304" w:author="Eugenia Arce Londoño" w:date="2015-10-01T08:28:00Z">
        <w:r w:rsidRPr="00A261C8">
          <w:rPr>
            <w:rFonts w:ascii="Arial" w:hAnsi="Arial" w:cs="Arial"/>
            <w:sz w:val="24"/>
            <w:szCs w:val="24"/>
          </w:rPr>
          <w:delText xml:space="preserve">Esto porque el liberalismo </w:delText>
        </w:r>
        <w:r w:rsidRPr="00A261C8">
          <w:rPr>
            <w:rFonts w:ascii="Arial" w:hAnsi="Arial" w:cs="Arial"/>
            <w:b/>
            <w:sz w:val="24"/>
            <w:szCs w:val="24"/>
          </w:rPr>
          <w:delText>teme el ejercicio abusivo del poder</w:delText>
        </w:r>
        <w:r w:rsidRPr="00A261C8">
          <w:rPr>
            <w:rFonts w:ascii="Arial" w:hAnsi="Arial" w:cs="Arial"/>
            <w:sz w:val="24"/>
            <w:szCs w:val="24"/>
          </w:rPr>
          <w:delText>. Entiende</w:delText>
        </w:r>
      </w:del>
      <w:ins w:id="1305" w:author="Eugenia Arce Londoño" w:date="2015-10-01T08:28:00Z">
        <w:r w:rsidR="00B1057A">
          <w:rPr>
            <w:rFonts w:ascii="Arial" w:hAnsi="Arial" w:cs="Arial"/>
            <w:sz w:val="24"/>
            <w:szCs w:val="24"/>
          </w:rPr>
          <w:t>La doctrina liberal e</w:t>
        </w:r>
        <w:r w:rsidRPr="00A261C8">
          <w:rPr>
            <w:rFonts w:ascii="Arial" w:hAnsi="Arial" w:cs="Arial"/>
            <w:sz w:val="24"/>
            <w:szCs w:val="24"/>
          </w:rPr>
          <w:t>ntiende</w:t>
        </w:r>
      </w:ins>
      <w:r w:rsidRPr="00A261C8">
        <w:rPr>
          <w:rFonts w:ascii="Arial" w:hAnsi="Arial" w:cs="Arial"/>
          <w:sz w:val="24"/>
          <w:szCs w:val="24"/>
        </w:rPr>
        <w:t xml:space="preserve"> lo peligroso que puede ser el poder</w:t>
      </w:r>
      <w:ins w:id="1306" w:author="Eugenia Arce Londoño" w:date="2015-10-01T08:28:00Z">
        <w:r w:rsidR="00B1057A">
          <w:rPr>
            <w:rFonts w:ascii="Arial" w:hAnsi="Arial" w:cs="Arial"/>
            <w:sz w:val="24"/>
            <w:szCs w:val="24"/>
          </w:rPr>
          <w:t>,</w:t>
        </w:r>
      </w:ins>
      <w:r w:rsidRPr="00A261C8">
        <w:rPr>
          <w:rFonts w:ascii="Arial" w:hAnsi="Arial" w:cs="Arial"/>
          <w:sz w:val="24"/>
          <w:szCs w:val="24"/>
        </w:rPr>
        <w:t xml:space="preserve"> al </w:t>
      </w:r>
      <w:del w:id="1307" w:author="Eugenia Arce Londoño" w:date="2015-10-01T08:28:00Z">
        <w:r w:rsidRPr="00A261C8">
          <w:rPr>
            <w:rFonts w:ascii="Arial" w:hAnsi="Arial" w:cs="Arial"/>
            <w:sz w:val="24"/>
            <w:szCs w:val="24"/>
          </w:rPr>
          <w:delText>cual</w:delText>
        </w:r>
      </w:del>
      <w:ins w:id="1308" w:author="Eugenia Arce Londoño" w:date="2015-10-01T08:28:00Z">
        <w:r w:rsidR="00B1057A">
          <w:rPr>
            <w:rFonts w:ascii="Arial" w:hAnsi="Arial" w:cs="Arial"/>
            <w:sz w:val="24"/>
            <w:szCs w:val="24"/>
          </w:rPr>
          <w:t>que</w:t>
        </w:r>
      </w:ins>
      <w:r w:rsidRPr="00A261C8">
        <w:rPr>
          <w:rFonts w:ascii="Arial" w:hAnsi="Arial" w:cs="Arial"/>
          <w:sz w:val="24"/>
          <w:szCs w:val="24"/>
        </w:rPr>
        <w:t xml:space="preserve">, como a los perros bravos, hay que </w:t>
      </w:r>
      <w:del w:id="1309" w:author="Eugenia Arce Londoño" w:date="2015-10-01T08:28:00Z">
        <w:r w:rsidRPr="00A261C8">
          <w:rPr>
            <w:rFonts w:ascii="Arial" w:hAnsi="Arial" w:cs="Arial"/>
            <w:sz w:val="24"/>
            <w:szCs w:val="24"/>
          </w:rPr>
          <w:delText>colocarles</w:delText>
        </w:r>
      </w:del>
      <w:ins w:id="1310" w:author="Eugenia Arce Londoño" w:date="2015-10-01T08:28:00Z">
        <w:r w:rsidR="00B1057A">
          <w:rPr>
            <w:rFonts w:ascii="Arial" w:hAnsi="Arial" w:cs="Arial"/>
            <w:sz w:val="24"/>
            <w:szCs w:val="24"/>
          </w:rPr>
          <w:t>ponerle</w:t>
        </w:r>
      </w:ins>
      <w:r w:rsidRPr="00A261C8">
        <w:rPr>
          <w:rFonts w:ascii="Arial" w:hAnsi="Arial" w:cs="Arial"/>
          <w:sz w:val="24"/>
          <w:szCs w:val="24"/>
        </w:rPr>
        <w:t xml:space="preserve"> bozal. Es necesario </w:t>
      </w:r>
      <w:r w:rsidRPr="00A261C8">
        <w:rPr>
          <w:rFonts w:ascii="Arial" w:hAnsi="Arial" w:cs="Arial"/>
          <w:b/>
          <w:sz w:val="24"/>
          <w:szCs w:val="24"/>
        </w:rPr>
        <w:t>controlarlo</w:t>
      </w:r>
      <w:r w:rsidRPr="00A261C8">
        <w:rPr>
          <w:rFonts w:ascii="Arial" w:hAnsi="Arial" w:cs="Arial"/>
          <w:sz w:val="24"/>
          <w:szCs w:val="24"/>
        </w:rPr>
        <w:t xml:space="preserve"> para que no se desborde y pisotee la libertad. La forma institucional </w:t>
      </w:r>
      <w:del w:id="1311" w:author="Eugenia Arce Londoño" w:date="2015-10-01T08:28:00Z">
        <w:r w:rsidRPr="00A261C8">
          <w:rPr>
            <w:rFonts w:ascii="Arial" w:hAnsi="Arial" w:cs="Arial"/>
            <w:sz w:val="24"/>
            <w:szCs w:val="24"/>
          </w:rPr>
          <w:delText>será</w:delText>
        </w:r>
      </w:del>
      <w:ins w:id="1312" w:author="Eugenia Arce Londoño" w:date="2015-10-01T08:28:00Z">
        <w:r w:rsidR="00B3583C">
          <w:rPr>
            <w:rFonts w:ascii="Arial" w:hAnsi="Arial" w:cs="Arial"/>
            <w:sz w:val="24"/>
            <w:szCs w:val="24"/>
          </w:rPr>
          <w:t>de hacerlo buscará</w:t>
        </w:r>
      </w:ins>
      <w:r w:rsidRPr="00A261C8">
        <w:rPr>
          <w:rFonts w:ascii="Arial" w:hAnsi="Arial" w:cs="Arial"/>
          <w:sz w:val="24"/>
          <w:szCs w:val="24"/>
        </w:rPr>
        <w:t xml:space="preserve">, por ende, establecer </w:t>
      </w:r>
      <w:r w:rsidRPr="00A261C8">
        <w:rPr>
          <w:rFonts w:ascii="Arial" w:hAnsi="Arial" w:cs="Arial"/>
          <w:b/>
          <w:sz w:val="24"/>
          <w:szCs w:val="24"/>
        </w:rPr>
        <w:t>gobiernos controlados, limitados</w:t>
      </w:r>
      <w:r w:rsidRPr="00A261C8">
        <w:rPr>
          <w:rFonts w:ascii="Arial" w:hAnsi="Arial" w:cs="Arial"/>
          <w:sz w:val="24"/>
          <w:szCs w:val="24"/>
        </w:rPr>
        <w:t xml:space="preserve">, en los </w:t>
      </w:r>
      <w:del w:id="1313" w:author="Eugenia Arce Londoño" w:date="2015-10-01T08:28:00Z">
        <w:r w:rsidRPr="00A261C8">
          <w:rPr>
            <w:rFonts w:ascii="Arial" w:hAnsi="Arial" w:cs="Arial"/>
            <w:sz w:val="24"/>
            <w:szCs w:val="24"/>
          </w:rPr>
          <w:delText>cuales</w:delText>
        </w:r>
      </w:del>
      <w:ins w:id="1314" w:author="Eugenia Arce Londoño" w:date="2015-10-01T08:28:00Z">
        <w:r w:rsidR="00B3583C">
          <w:rPr>
            <w:rFonts w:ascii="Arial" w:hAnsi="Arial" w:cs="Arial"/>
            <w:sz w:val="24"/>
            <w:szCs w:val="24"/>
          </w:rPr>
          <w:t>que</w:t>
        </w:r>
      </w:ins>
      <w:r w:rsidRPr="00A261C8">
        <w:rPr>
          <w:rFonts w:ascii="Arial" w:hAnsi="Arial" w:cs="Arial"/>
          <w:sz w:val="24"/>
          <w:szCs w:val="24"/>
        </w:rPr>
        <w:t xml:space="preserve"> el </w:t>
      </w:r>
      <w:r w:rsidRPr="00A261C8">
        <w:rPr>
          <w:rFonts w:ascii="Arial" w:hAnsi="Arial" w:cs="Arial"/>
          <w:b/>
          <w:sz w:val="24"/>
          <w:szCs w:val="24"/>
        </w:rPr>
        <w:t>poder</w:t>
      </w:r>
      <w:r w:rsidRPr="00A261C8">
        <w:rPr>
          <w:rFonts w:ascii="Arial" w:hAnsi="Arial" w:cs="Arial"/>
          <w:sz w:val="24"/>
          <w:szCs w:val="24"/>
        </w:rPr>
        <w:t xml:space="preserve"> se </w:t>
      </w:r>
      <w:r w:rsidRPr="00A261C8">
        <w:rPr>
          <w:rFonts w:ascii="Arial" w:hAnsi="Arial" w:cs="Arial"/>
          <w:b/>
          <w:sz w:val="24"/>
          <w:szCs w:val="24"/>
        </w:rPr>
        <w:t>distribuya</w:t>
      </w:r>
      <w:r w:rsidRPr="00A261C8">
        <w:rPr>
          <w:rFonts w:ascii="Arial" w:hAnsi="Arial" w:cs="Arial"/>
          <w:sz w:val="24"/>
          <w:szCs w:val="24"/>
        </w:rPr>
        <w:t xml:space="preserve"> entre diversos órganos que realizan distintas funciones. </w:t>
      </w:r>
    </w:p>
    <w:p w14:paraId="011473BF" w14:textId="3B047645" w:rsidR="00C10309" w:rsidRPr="00A261C8" w:rsidRDefault="00C10309" w:rsidP="00A85C40">
      <w:pPr>
        <w:spacing w:line="276" w:lineRule="auto"/>
        <w:jc w:val="both"/>
        <w:rPr>
          <w:rFonts w:ascii="Arial" w:hAnsi="Arial" w:cs="Arial"/>
          <w:sz w:val="24"/>
          <w:szCs w:val="24"/>
        </w:rPr>
      </w:pPr>
    </w:p>
    <w:p w14:paraId="62D4135B" w14:textId="36F23702" w:rsidR="009D4256" w:rsidRDefault="00C10309" w:rsidP="00A85C40">
      <w:pPr>
        <w:spacing w:line="276" w:lineRule="auto"/>
        <w:jc w:val="both"/>
        <w:rPr>
          <w:rFonts w:ascii="Arial" w:hAnsi="Arial" w:cs="Arial"/>
          <w:sz w:val="24"/>
          <w:szCs w:val="24"/>
        </w:rPr>
      </w:pPr>
      <w:del w:id="1315" w:author="Eugenia Arce Londoño" w:date="2015-10-01T08:28:00Z">
        <w:r w:rsidRPr="00A261C8">
          <w:rPr>
            <w:rFonts w:ascii="Arial" w:hAnsi="Arial" w:cs="Arial"/>
            <w:sz w:val="24"/>
            <w:szCs w:val="24"/>
          </w:rPr>
          <w:delText xml:space="preserve">Desde </w:delText>
        </w:r>
        <w:r w:rsidRPr="00A261C8">
          <w:rPr>
            <w:rFonts w:ascii="Arial" w:hAnsi="Arial" w:cs="Arial"/>
            <w:b/>
            <w:sz w:val="24"/>
            <w:szCs w:val="24"/>
          </w:rPr>
          <w:delText>dónde se limita</w:delText>
        </w:r>
      </w:del>
      <w:ins w:id="1316" w:author="Eugenia Arce Londoño" w:date="2015-10-01T08:28:00Z">
        <w:r w:rsidR="009D4256">
          <w:rPr>
            <w:rFonts w:ascii="Arial" w:hAnsi="Arial" w:cs="Arial"/>
            <w:sz w:val="24"/>
            <w:szCs w:val="24"/>
          </w:rPr>
          <w:t>En el contexto del modelo liberal,</w:t>
        </w:r>
      </w:ins>
      <w:r w:rsidR="009D4256">
        <w:rPr>
          <w:rFonts w:ascii="Arial" w:hAnsi="Arial"/>
          <w:sz w:val="24"/>
          <w:rPrChange w:id="1317" w:author="Eugenia Arce Londoño" w:date="2015-10-01T08:28:00Z">
            <w:rPr>
              <w:rFonts w:ascii="Arial" w:hAnsi="Arial"/>
              <w:b/>
              <w:sz w:val="24"/>
            </w:rPr>
          </w:rPrChange>
        </w:rPr>
        <w:t xml:space="preserve"> </w:t>
      </w:r>
      <w:r w:rsidRPr="00A261C8">
        <w:rPr>
          <w:rFonts w:ascii="Arial" w:hAnsi="Arial" w:cs="Arial"/>
          <w:b/>
          <w:sz w:val="24"/>
          <w:szCs w:val="24"/>
        </w:rPr>
        <w:t>la libertad</w:t>
      </w:r>
      <w:r w:rsidR="00B84F79" w:rsidRPr="00A261C8">
        <w:rPr>
          <w:rFonts w:ascii="Arial" w:hAnsi="Arial" w:cs="Arial"/>
          <w:b/>
          <w:sz w:val="24"/>
          <w:szCs w:val="24"/>
        </w:rPr>
        <w:t xml:space="preserve"> de los individuos</w:t>
      </w:r>
      <w:del w:id="1318" w:author="Eugenia Arce Londoño" w:date="2015-10-01T08:28:00Z">
        <w:r w:rsidRPr="00A261C8">
          <w:rPr>
            <w:rFonts w:ascii="Arial" w:hAnsi="Arial" w:cs="Arial"/>
            <w:sz w:val="24"/>
            <w:szCs w:val="24"/>
          </w:rPr>
          <w:delText>:</w:delText>
        </w:r>
      </w:del>
      <w:ins w:id="1319" w:author="Eugenia Arce Londoño" w:date="2015-10-01T08:28:00Z">
        <w:r w:rsidR="009D4256" w:rsidRPr="009D4256">
          <w:rPr>
            <w:rFonts w:ascii="Arial" w:hAnsi="Arial" w:cs="Arial"/>
            <w:sz w:val="24"/>
            <w:szCs w:val="24"/>
          </w:rPr>
          <w:t xml:space="preserve"> </w:t>
        </w:r>
        <w:r w:rsidR="009D4256">
          <w:rPr>
            <w:rFonts w:ascii="Arial" w:hAnsi="Arial" w:cs="Arial"/>
            <w:sz w:val="24"/>
            <w:szCs w:val="24"/>
          </w:rPr>
          <w:t>sólo puede ser limitada</w:t>
        </w:r>
      </w:ins>
      <w:r w:rsidR="009D4256">
        <w:rPr>
          <w:rFonts w:ascii="Arial" w:hAnsi="Arial" w:cs="Arial"/>
          <w:sz w:val="24"/>
          <w:szCs w:val="24"/>
        </w:rPr>
        <w:t xml:space="preserve"> </w:t>
      </w:r>
      <w:r w:rsidRPr="00A261C8">
        <w:rPr>
          <w:rFonts w:ascii="Arial" w:hAnsi="Arial" w:cs="Arial"/>
          <w:sz w:val="24"/>
          <w:szCs w:val="24"/>
        </w:rPr>
        <w:t xml:space="preserve">desde la </w:t>
      </w:r>
      <w:r w:rsidRPr="00A261C8">
        <w:rPr>
          <w:rFonts w:ascii="Arial" w:hAnsi="Arial" w:cs="Arial"/>
          <w:b/>
          <w:sz w:val="24"/>
          <w:szCs w:val="24"/>
        </w:rPr>
        <w:t>ley</w:t>
      </w:r>
      <w:del w:id="1320" w:author="Eugenia Arce Londoño" w:date="2015-10-01T08:28:00Z">
        <w:r w:rsidRPr="00A261C8">
          <w:rPr>
            <w:rFonts w:ascii="Arial" w:hAnsi="Arial" w:cs="Arial"/>
            <w:sz w:val="24"/>
            <w:szCs w:val="24"/>
          </w:rPr>
          <w:delText xml:space="preserve"> que</w:delText>
        </w:r>
      </w:del>
      <w:ins w:id="1321" w:author="Eugenia Arce Londoño" w:date="2015-10-01T08:28:00Z">
        <w:r w:rsidR="009D4256">
          <w:rPr>
            <w:rFonts w:ascii="Arial" w:hAnsi="Arial" w:cs="Arial"/>
            <w:b/>
            <w:sz w:val="24"/>
            <w:szCs w:val="24"/>
          </w:rPr>
          <w:t>.</w:t>
        </w:r>
        <w:r w:rsidR="009D4256">
          <w:rPr>
            <w:rFonts w:ascii="Arial" w:hAnsi="Arial" w:cs="Arial"/>
            <w:sz w:val="24"/>
            <w:szCs w:val="24"/>
          </w:rPr>
          <w:t xml:space="preserve"> La ley</w:t>
        </w:r>
      </w:ins>
      <w:r w:rsidRPr="00A261C8">
        <w:rPr>
          <w:rFonts w:ascii="Arial" w:hAnsi="Arial" w:cs="Arial"/>
          <w:sz w:val="24"/>
          <w:szCs w:val="24"/>
        </w:rPr>
        <w:t xml:space="preserve"> expresa la voluntad general de la sociedad y </w:t>
      </w:r>
      <w:del w:id="1322" w:author="Eugenia Arce Londoño" w:date="2015-10-01T08:28:00Z">
        <w:r w:rsidRPr="00A261C8">
          <w:rPr>
            <w:rFonts w:ascii="Arial" w:hAnsi="Arial" w:cs="Arial"/>
            <w:sz w:val="24"/>
            <w:szCs w:val="24"/>
          </w:rPr>
          <w:delText xml:space="preserve">que </w:delText>
        </w:r>
      </w:del>
      <w:r w:rsidRPr="00A261C8">
        <w:rPr>
          <w:rFonts w:ascii="Arial" w:hAnsi="Arial" w:cs="Arial"/>
          <w:sz w:val="24"/>
          <w:szCs w:val="24"/>
        </w:rPr>
        <w:t xml:space="preserve">gobierna a sus miembros. Es desde ella que se le pueden </w:t>
      </w:r>
      <w:del w:id="1323" w:author="Eugenia Arce Londoño" w:date="2015-10-01T08:28:00Z">
        <w:r w:rsidRPr="00A261C8">
          <w:rPr>
            <w:rFonts w:ascii="Arial" w:hAnsi="Arial" w:cs="Arial"/>
            <w:b/>
            <w:sz w:val="24"/>
            <w:szCs w:val="24"/>
          </w:rPr>
          <w:delText>colocar</w:delText>
        </w:r>
      </w:del>
      <w:ins w:id="1324" w:author="Eugenia Arce Londoño" w:date="2015-10-01T08:28:00Z">
        <w:r w:rsidR="009D4256" w:rsidRPr="009D4256">
          <w:rPr>
            <w:rFonts w:ascii="Arial" w:hAnsi="Arial" w:cs="Arial"/>
            <w:sz w:val="24"/>
            <w:szCs w:val="24"/>
          </w:rPr>
          <w:t>poner</w:t>
        </w:r>
      </w:ins>
      <w:r w:rsidRPr="00A261C8">
        <w:rPr>
          <w:rFonts w:ascii="Arial" w:hAnsi="Arial" w:cs="Arial"/>
          <w:b/>
          <w:sz w:val="24"/>
          <w:szCs w:val="24"/>
        </w:rPr>
        <w:t xml:space="preserve"> limitaciones</w:t>
      </w:r>
      <w:r w:rsidRPr="00A261C8">
        <w:rPr>
          <w:rFonts w:ascii="Arial" w:hAnsi="Arial" w:cs="Arial"/>
          <w:sz w:val="24"/>
          <w:szCs w:val="24"/>
        </w:rPr>
        <w:t>. El particular puede hacer, se señala, lo que no esté prohibido por la ley</w:t>
      </w:r>
      <w:del w:id="1325" w:author="Eugenia Arce Londoño" w:date="2015-10-01T08:28:00Z">
        <w:r w:rsidR="00B84F79" w:rsidRPr="00A261C8">
          <w:rPr>
            <w:rFonts w:ascii="Arial" w:hAnsi="Arial" w:cs="Arial"/>
            <w:sz w:val="24"/>
            <w:szCs w:val="24"/>
          </w:rPr>
          <w:delText xml:space="preserve"> que</w:delText>
        </w:r>
      </w:del>
      <w:ins w:id="1326" w:author="Eugenia Arce Londoño" w:date="2015-10-01T08:28:00Z">
        <w:r w:rsidR="009D4256">
          <w:rPr>
            <w:rFonts w:ascii="Arial" w:hAnsi="Arial" w:cs="Arial"/>
            <w:sz w:val="24"/>
            <w:szCs w:val="24"/>
          </w:rPr>
          <w:t>. A su vez, la ley</w:t>
        </w:r>
      </w:ins>
      <w:r w:rsidR="00B84F79" w:rsidRPr="00A261C8">
        <w:rPr>
          <w:rFonts w:ascii="Arial" w:hAnsi="Arial" w:cs="Arial"/>
          <w:sz w:val="24"/>
          <w:szCs w:val="24"/>
        </w:rPr>
        <w:t xml:space="preserve"> tiene un carácter general, abstracto e impersonal</w:t>
      </w:r>
      <w:r w:rsidRPr="00A261C8">
        <w:rPr>
          <w:rFonts w:ascii="Arial" w:hAnsi="Arial" w:cs="Arial"/>
          <w:sz w:val="24"/>
          <w:szCs w:val="24"/>
        </w:rPr>
        <w:t xml:space="preserve">. </w:t>
      </w:r>
    </w:p>
    <w:p w14:paraId="3EFBDAF7" w14:textId="77777777" w:rsidR="009D4256" w:rsidRDefault="009D4256" w:rsidP="00A85C40">
      <w:pPr>
        <w:spacing w:line="276" w:lineRule="auto"/>
        <w:jc w:val="both"/>
        <w:rPr>
          <w:rFonts w:ascii="Arial" w:hAnsi="Arial" w:cs="Arial"/>
          <w:sz w:val="24"/>
          <w:szCs w:val="24"/>
        </w:rPr>
      </w:pPr>
    </w:p>
    <w:p w14:paraId="08A92089" w14:textId="176AE1C0"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En este punto aparece un </w:t>
      </w:r>
      <w:r w:rsidRPr="00A261C8">
        <w:rPr>
          <w:rFonts w:ascii="Arial" w:hAnsi="Arial" w:cs="Arial"/>
          <w:b/>
          <w:sz w:val="24"/>
          <w:szCs w:val="24"/>
        </w:rPr>
        <w:t>vínculo</w:t>
      </w:r>
      <w:r w:rsidRPr="00A261C8">
        <w:rPr>
          <w:rFonts w:ascii="Arial" w:hAnsi="Arial" w:cs="Arial"/>
          <w:sz w:val="24"/>
          <w:szCs w:val="24"/>
        </w:rPr>
        <w:t xml:space="preserve"> con la </w:t>
      </w:r>
      <w:r w:rsidRPr="00A261C8">
        <w:rPr>
          <w:rFonts w:ascii="Arial" w:hAnsi="Arial" w:cs="Arial"/>
          <w:b/>
          <w:sz w:val="24"/>
          <w:szCs w:val="24"/>
        </w:rPr>
        <w:t>democracia</w:t>
      </w:r>
      <w:r w:rsidRPr="00A261C8">
        <w:rPr>
          <w:rFonts w:ascii="Arial" w:hAnsi="Arial" w:cs="Arial"/>
          <w:sz w:val="24"/>
          <w:szCs w:val="24"/>
        </w:rPr>
        <w:t xml:space="preserve"> ya que la ley es producto de asambleas legislativas</w:t>
      </w:r>
      <w:del w:id="1327" w:author="Eugenia Arce Londoño" w:date="2015-10-01T08:28:00Z">
        <w:r w:rsidRPr="00A261C8">
          <w:rPr>
            <w:rFonts w:ascii="Arial" w:hAnsi="Arial" w:cs="Arial"/>
            <w:sz w:val="24"/>
            <w:szCs w:val="24"/>
          </w:rPr>
          <w:delText>:</w:delText>
        </w:r>
      </w:del>
      <w:ins w:id="1328" w:author="Eugenia Arce Londoño" w:date="2015-10-01T08:28:00Z">
        <w:r w:rsidR="009D4256">
          <w:rPr>
            <w:rFonts w:ascii="Arial" w:hAnsi="Arial" w:cs="Arial"/>
            <w:sz w:val="24"/>
            <w:szCs w:val="24"/>
          </w:rPr>
          <w:t>, sean estas el</w:t>
        </w:r>
      </w:ins>
      <w:r w:rsidRPr="00A261C8">
        <w:rPr>
          <w:rFonts w:ascii="Arial" w:hAnsi="Arial" w:cs="Arial"/>
          <w:sz w:val="24"/>
          <w:szCs w:val="24"/>
        </w:rPr>
        <w:t xml:space="preserve"> </w:t>
      </w:r>
      <w:r w:rsidRPr="00A261C8">
        <w:rPr>
          <w:rFonts w:ascii="Arial" w:hAnsi="Arial" w:cs="Arial"/>
          <w:b/>
          <w:sz w:val="24"/>
          <w:szCs w:val="24"/>
        </w:rPr>
        <w:t xml:space="preserve">Parlamento o </w:t>
      </w:r>
      <w:ins w:id="1329" w:author="Eugenia Arce Londoño" w:date="2015-10-01T08:28:00Z">
        <w:r w:rsidR="009D4256">
          <w:rPr>
            <w:rFonts w:ascii="Arial" w:hAnsi="Arial" w:cs="Arial"/>
            <w:sz w:val="24"/>
            <w:szCs w:val="24"/>
          </w:rPr>
          <w:t xml:space="preserve">el </w:t>
        </w:r>
      </w:ins>
      <w:r w:rsidRPr="00A261C8">
        <w:rPr>
          <w:rFonts w:ascii="Arial" w:hAnsi="Arial" w:cs="Arial"/>
          <w:b/>
          <w:sz w:val="24"/>
          <w:szCs w:val="24"/>
        </w:rPr>
        <w:t>Congreso</w:t>
      </w:r>
      <w:r w:rsidRPr="00A261C8">
        <w:rPr>
          <w:rFonts w:ascii="Arial" w:hAnsi="Arial" w:cs="Arial"/>
          <w:sz w:val="24"/>
          <w:szCs w:val="24"/>
        </w:rPr>
        <w:t xml:space="preserve">. La </w:t>
      </w:r>
      <w:r w:rsidRPr="00A261C8">
        <w:rPr>
          <w:rFonts w:ascii="Arial" w:hAnsi="Arial" w:cs="Arial"/>
          <w:b/>
          <w:sz w:val="24"/>
          <w:szCs w:val="24"/>
        </w:rPr>
        <w:t>participación</w:t>
      </w:r>
      <w:r w:rsidRPr="00A261C8">
        <w:rPr>
          <w:rFonts w:ascii="Arial" w:hAnsi="Arial" w:cs="Arial"/>
          <w:sz w:val="24"/>
          <w:szCs w:val="24"/>
        </w:rPr>
        <w:t xml:space="preserve"> </w:t>
      </w:r>
      <w:r w:rsidR="00B84F79" w:rsidRPr="00A261C8">
        <w:rPr>
          <w:rFonts w:ascii="Arial" w:hAnsi="Arial" w:cs="Arial"/>
          <w:sz w:val="24"/>
          <w:szCs w:val="24"/>
        </w:rPr>
        <w:t xml:space="preserve">ciudadana </w:t>
      </w:r>
      <w:r w:rsidRPr="00A261C8">
        <w:rPr>
          <w:rFonts w:ascii="Arial" w:hAnsi="Arial" w:cs="Arial"/>
          <w:sz w:val="24"/>
          <w:szCs w:val="24"/>
        </w:rPr>
        <w:t xml:space="preserve">se restringe a las </w:t>
      </w:r>
      <w:r w:rsidRPr="00A261C8">
        <w:rPr>
          <w:rFonts w:ascii="Arial" w:hAnsi="Arial" w:cs="Arial"/>
          <w:b/>
          <w:sz w:val="24"/>
          <w:szCs w:val="24"/>
        </w:rPr>
        <w:t>elecciones</w:t>
      </w:r>
      <w:r w:rsidRPr="00A261C8">
        <w:rPr>
          <w:rFonts w:ascii="Arial" w:hAnsi="Arial" w:cs="Arial"/>
          <w:sz w:val="24"/>
          <w:szCs w:val="24"/>
        </w:rPr>
        <w:t xml:space="preserve"> donde se escogen los miembros de esos cuerpos colegiados. </w:t>
      </w:r>
      <w:del w:id="1330" w:author="Eugenia Arce Londoño" w:date="2015-10-01T08:28:00Z">
        <w:r w:rsidRPr="00A261C8">
          <w:rPr>
            <w:rFonts w:ascii="Arial" w:hAnsi="Arial" w:cs="Arial"/>
            <w:sz w:val="24"/>
            <w:szCs w:val="24"/>
          </w:rPr>
          <w:delText>La palabra</w:delText>
        </w:r>
      </w:del>
      <w:ins w:id="1331" w:author="Eugenia Arce Londoño" w:date="2015-10-01T08:28:00Z">
        <w:r w:rsidR="009D4256">
          <w:rPr>
            <w:rFonts w:ascii="Arial" w:hAnsi="Arial" w:cs="Arial"/>
            <w:sz w:val="24"/>
            <w:szCs w:val="24"/>
          </w:rPr>
          <w:t>Y llegamos así a un concepto</w:t>
        </w:r>
      </w:ins>
      <w:r w:rsidR="009D4256">
        <w:rPr>
          <w:rFonts w:ascii="Arial" w:hAnsi="Arial" w:cs="Arial"/>
          <w:sz w:val="24"/>
          <w:szCs w:val="24"/>
        </w:rPr>
        <w:t xml:space="preserve"> clave</w:t>
      </w:r>
      <w:del w:id="1332" w:author="Eugenia Arce Londoño" w:date="2015-10-01T08:28:00Z">
        <w:r w:rsidRPr="00A261C8">
          <w:rPr>
            <w:rFonts w:ascii="Arial" w:hAnsi="Arial" w:cs="Arial"/>
            <w:sz w:val="24"/>
            <w:szCs w:val="24"/>
          </w:rPr>
          <w:delText xml:space="preserve"> será</w:delText>
        </w:r>
      </w:del>
      <w:ins w:id="1333" w:author="Eugenia Arce Londoño" w:date="2015-10-01T08:28:00Z">
        <w:r w:rsidR="009D4256">
          <w:rPr>
            <w:rFonts w:ascii="Arial" w:hAnsi="Arial" w:cs="Arial"/>
            <w:sz w:val="24"/>
            <w:szCs w:val="24"/>
          </w:rPr>
          <w:t>:</w:t>
        </w:r>
      </w:ins>
      <w:r w:rsidR="009D4256">
        <w:rPr>
          <w:rFonts w:ascii="Arial" w:hAnsi="Arial" w:cs="Arial"/>
          <w:sz w:val="24"/>
          <w:szCs w:val="24"/>
        </w:rPr>
        <w:t xml:space="preserve"> </w:t>
      </w:r>
      <w:r w:rsidRPr="00A261C8">
        <w:rPr>
          <w:rFonts w:ascii="Arial" w:hAnsi="Arial" w:cs="Arial"/>
          <w:sz w:val="24"/>
          <w:szCs w:val="24"/>
        </w:rPr>
        <w:t xml:space="preserve">la </w:t>
      </w:r>
      <w:r w:rsidRPr="00A261C8">
        <w:rPr>
          <w:rFonts w:ascii="Arial" w:hAnsi="Arial" w:cs="Arial"/>
          <w:b/>
          <w:sz w:val="24"/>
          <w:szCs w:val="24"/>
        </w:rPr>
        <w:t>representación política</w:t>
      </w:r>
      <w:r w:rsidRPr="00A261C8">
        <w:rPr>
          <w:rFonts w:ascii="Arial" w:hAnsi="Arial" w:cs="Arial"/>
          <w:sz w:val="24"/>
          <w:szCs w:val="24"/>
        </w:rPr>
        <w:t xml:space="preserve">. El elegido en las elecciones se considera un representante del elector. </w:t>
      </w:r>
      <w:del w:id="1334" w:author="Eugenia Arce Londoño" w:date="2015-10-01T08:28:00Z">
        <w:r w:rsidRPr="00A261C8">
          <w:rPr>
            <w:rFonts w:ascii="Arial" w:hAnsi="Arial" w:cs="Arial"/>
            <w:sz w:val="24"/>
            <w:szCs w:val="24"/>
          </w:rPr>
          <w:delText>Esa</w:delText>
        </w:r>
      </w:del>
      <w:ins w:id="1335" w:author="Eugenia Arce Londoño" w:date="2015-10-01T08:28:00Z">
        <w:r w:rsidR="009D4256">
          <w:rPr>
            <w:rFonts w:ascii="Arial" w:hAnsi="Arial" w:cs="Arial"/>
            <w:sz w:val="24"/>
            <w:szCs w:val="24"/>
          </w:rPr>
          <w:t xml:space="preserve">En este sistema, los ciudadanls tienen entonces una participación en las decisiones a través de sus representantes. </w:t>
        </w:r>
        <w:r w:rsidRPr="00A261C8">
          <w:rPr>
            <w:rFonts w:ascii="Arial" w:hAnsi="Arial" w:cs="Arial"/>
            <w:sz w:val="24"/>
            <w:szCs w:val="24"/>
          </w:rPr>
          <w:t>Es</w:t>
        </w:r>
        <w:r w:rsidR="009D4256">
          <w:rPr>
            <w:rFonts w:ascii="Arial" w:hAnsi="Arial" w:cs="Arial"/>
            <w:sz w:val="24"/>
            <w:szCs w:val="24"/>
          </w:rPr>
          <w:t>t</w:t>
        </w:r>
        <w:r w:rsidRPr="00A261C8">
          <w:rPr>
            <w:rFonts w:ascii="Arial" w:hAnsi="Arial" w:cs="Arial"/>
            <w:sz w:val="24"/>
            <w:szCs w:val="24"/>
          </w:rPr>
          <w:t>a</w:t>
        </w:r>
      </w:ins>
      <w:r w:rsidRPr="00A261C8">
        <w:rPr>
          <w:rFonts w:ascii="Arial" w:hAnsi="Arial" w:cs="Arial"/>
          <w:sz w:val="24"/>
          <w:szCs w:val="24"/>
        </w:rPr>
        <w:t xml:space="preserve"> fue la forma de moderar los efectos </w:t>
      </w:r>
      <w:del w:id="1336" w:author="Eugenia Arce Londoño" w:date="2015-10-01T08:28:00Z">
        <w:r w:rsidRPr="00A261C8">
          <w:rPr>
            <w:rFonts w:ascii="Arial" w:hAnsi="Arial" w:cs="Arial"/>
            <w:sz w:val="24"/>
            <w:szCs w:val="24"/>
          </w:rPr>
          <w:delText>que conlleva</w:delText>
        </w:r>
      </w:del>
      <w:ins w:id="1337" w:author="Eugenia Arce Londoño" w:date="2015-10-01T08:28:00Z">
        <w:r w:rsidR="009D4256">
          <w:rPr>
            <w:rFonts w:ascii="Arial" w:hAnsi="Arial" w:cs="Arial"/>
            <w:sz w:val="24"/>
            <w:szCs w:val="24"/>
          </w:rPr>
          <w:t>de otra forma de participación:</w:t>
        </w:r>
      </w:ins>
      <w:r w:rsidRPr="00A261C8">
        <w:rPr>
          <w:rFonts w:ascii="Arial" w:hAnsi="Arial" w:cs="Arial"/>
          <w:sz w:val="24"/>
          <w:szCs w:val="24"/>
        </w:rPr>
        <w:t xml:space="preserve"> la participación directa</w:t>
      </w:r>
      <w:del w:id="1338" w:author="Eugenia Arce Londoño" w:date="2015-10-01T08:28:00Z">
        <w:r w:rsidRPr="00A261C8">
          <w:rPr>
            <w:rFonts w:ascii="Arial" w:hAnsi="Arial" w:cs="Arial"/>
            <w:sz w:val="24"/>
            <w:szCs w:val="24"/>
          </w:rPr>
          <w:delText>,</w:delText>
        </w:r>
      </w:del>
      <w:ins w:id="1339" w:author="Eugenia Arce Londoño" w:date="2015-10-01T08:28:00Z">
        <w:r w:rsidR="009D4256">
          <w:rPr>
            <w:rFonts w:ascii="Arial" w:hAnsi="Arial" w:cs="Arial"/>
            <w:sz w:val="24"/>
            <w:szCs w:val="24"/>
          </w:rPr>
          <w:t xml:space="preserve"> del pueblo, </w:t>
        </w:r>
        <w:r w:rsidR="009F2B85">
          <w:rPr>
            <w:rFonts w:ascii="Arial" w:hAnsi="Arial" w:cs="Arial"/>
            <w:sz w:val="24"/>
            <w:szCs w:val="24"/>
          </w:rPr>
          <w:t>que podría darse en el evento de</w:t>
        </w:r>
        <w:r w:rsidR="009D4256">
          <w:rPr>
            <w:rFonts w:ascii="Arial" w:hAnsi="Arial" w:cs="Arial"/>
            <w:sz w:val="24"/>
            <w:szCs w:val="24"/>
          </w:rPr>
          <w:t xml:space="preserve"> revoluciones, o</w:t>
        </w:r>
        <w:r w:rsidR="009F2B85">
          <w:rPr>
            <w:rFonts w:ascii="Arial" w:hAnsi="Arial" w:cs="Arial"/>
            <w:sz w:val="24"/>
            <w:szCs w:val="24"/>
          </w:rPr>
          <w:t xml:space="preserve"> en la toma de</w:t>
        </w:r>
        <w:r w:rsidR="009D4256">
          <w:rPr>
            <w:rFonts w:ascii="Arial" w:hAnsi="Arial" w:cs="Arial"/>
            <w:sz w:val="24"/>
            <w:szCs w:val="24"/>
          </w:rPr>
          <w:t xml:space="preserve"> decisiones </w:t>
        </w:r>
        <w:r w:rsidR="009F2B85">
          <w:rPr>
            <w:rFonts w:ascii="Arial" w:hAnsi="Arial" w:cs="Arial"/>
            <w:sz w:val="24"/>
            <w:szCs w:val="24"/>
          </w:rPr>
          <w:t>a través de mecanismos directo</w:t>
        </w:r>
        <w:r w:rsidR="009D4256">
          <w:rPr>
            <w:rFonts w:ascii="Arial" w:hAnsi="Arial" w:cs="Arial"/>
            <w:sz w:val="24"/>
            <w:szCs w:val="24"/>
          </w:rPr>
          <w:t>s</w:t>
        </w:r>
        <w:r w:rsidR="009F2B85">
          <w:rPr>
            <w:rFonts w:ascii="Arial" w:hAnsi="Arial" w:cs="Arial"/>
            <w:sz w:val="24"/>
            <w:szCs w:val="24"/>
          </w:rPr>
          <w:t xml:space="preserve"> de consulta que son</w:t>
        </w:r>
      </w:ins>
      <w:r w:rsidR="009F2B85">
        <w:rPr>
          <w:rFonts w:ascii="Arial" w:hAnsi="Arial" w:cs="Arial"/>
          <w:sz w:val="24"/>
          <w:szCs w:val="24"/>
        </w:rPr>
        <w:t xml:space="preserve"> </w:t>
      </w:r>
      <w:r w:rsidRPr="00A261C8">
        <w:rPr>
          <w:rFonts w:ascii="Arial" w:hAnsi="Arial" w:cs="Arial"/>
          <w:sz w:val="24"/>
          <w:szCs w:val="24"/>
        </w:rPr>
        <w:t>de naturaleza</w:t>
      </w:r>
      <w:r w:rsidR="009D4256">
        <w:rPr>
          <w:rFonts w:ascii="Arial" w:hAnsi="Arial" w:cs="Arial"/>
          <w:sz w:val="24"/>
          <w:szCs w:val="24"/>
        </w:rPr>
        <w:t xml:space="preserve"> </w:t>
      </w:r>
      <w:del w:id="1340" w:author="Eugenia Arce Londoño" w:date="2015-10-01T08:28:00Z">
        <w:r w:rsidRPr="00A261C8">
          <w:rPr>
            <w:rFonts w:ascii="Arial" w:hAnsi="Arial" w:cs="Arial"/>
            <w:sz w:val="24"/>
            <w:szCs w:val="24"/>
          </w:rPr>
          <w:delText>revolucionaria, del pueblo.</w:delText>
        </w:r>
      </w:del>
      <w:ins w:id="1341" w:author="Eugenia Arce Londoño" w:date="2015-10-01T08:28:00Z">
        <w:r w:rsidR="009D4256">
          <w:rPr>
            <w:rFonts w:ascii="Arial" w:hAnsi="Arial" w:cs="Arial"/>
            <w:sz w:val="24"/>
            <w:szCs w:val="24"/>
          </w:rPr>
          <w:t>más</w:t>
        </w:r>
        <w:r w:rsidRPr="00A261C8">
          <w:rPr>
            <w:rFonts w:ascii="Arial" w:hAnsi="Arial" w:cs="Arial"/>
            <w:sz w:val="24"/>
            <w:szCs w:val="24"/>
          </w:rPr>
          <w:t xml:space="preserve"> </w:t>
        </w:r>
        <w:r w:rsidR="009D4256">
          <w:rPr>
            <w:rFonts w:ascii="Arial" w:hAnsi="Arial" w:cs="Arial"/>
            <w:sz w:val="24"/>
            <w:szCs w:val="24"/>
          </w:rPr>
          <w:t>excepcional</w:t>
        </w:r>
        <w:r w:rsidRPr="00A261C8">
          <w:rPr>
            <w:rFonts w:ascii="Arial" w:hAnsi="Arial" w:cs="Arial"/>
            <w:sz w:val="24"/>
            <w:szCs w:val="24"/>
          </w:rPr>
          <w:t>.</w:t>
        </w:r>
      </w:ins>
      <w:r w:rsidRPr="00A261C8">
        <w:rPr>
          <w:rFonts w:ascii="Arial" w:hAnsi="Arial" w:cs="Arial"/>
          <w:sz w:val="24"/>
          <w:szCs w:val="24"/>
        </w:rPr>
        <w:t xml:space="preserve"> Los </w:t>
      </w:r>
      <w:r w:rsidRPr="00A261C8">
        <w:rPr>
          <w:rFonts w:ascii="Arial" w:hAnsi="Arial" w:cs="Arial"/>
          <w:b/>
          <w:sz w:val="24"/>
          <w:szCs w:val="24"/>
        </w:rPr>
        <w:t>derechos p</w:t>
      </w:r>
      <w:r w:rsidR="00B84F79" w:rsidRPr="00A261C8">
        <w:rPr>
          <w:rFonts w:ascii="Arial" w:hAnsi="Arial" w:cs="Arial"/>
          <w:b/>
          <w:sz w:val="24"/>
          <w:szCs w:val="24"/>
        </w:rPr>
        <w:t xml:space="preserve">olíticos </w:t>
      </w:r>
      <w:r w:rsidR="00B84F79" w:rsidRPr="009D4256">
        <w:rPr>
          <w:rFonts w:ascii="Arial" w:hAnsi="Arial"/>
          <w:sz w:val="24"/>
          <w:rPrChange w:id="1342" w:author="Eugenia Arce Londoño" w:date="2015-10-01T08:28:00Z">
            <w:rPr>
              <w:rFonts w:ascii="Arial" w:hAnsi="Arial"/>
              <w:b/>
              <w:sz w:val="24"/>
            </w:rPr>
          </w:rPrChange>
        </w:rPr>
        <w:t>girarán en torno a esta realidad</w:t>
      </w:r>
      <w:r w:rsidR="009D4256">
        <w:rPr>
          <w:rFonts w:ascii="Arial" w:hAnsi="Arial" w:cs="Arial"/>
          <w:sz w:val="24"/>
          <w:szCs w:val="24"/>
        </w:rPr>
        <w:t xml:space="preserve">: </w:t>
      </w:r>
      <w:del w:id="1343" w:author="Eugenia Arce Londoño" w:date="2015-10-01T08:28:00Z">
        <w:r w:rsidRPr="00A261C8">
          <w:rPr>
            <w:rFonts w:ascii="Arial" w:hAnsi="Arial" w:cs="Arial"/>
            <w:sz w:val="24"/>
            <w:szCs w:val="24"/>
          </w:rPr>
          <w:delText>voto</w:delText>
        </w:r>
      </w:del>
      <w:ins w:id="1344" w:author="Eugenia Arce Londoño" w:date="2015-10-01T08:28:00Z">
        <w:r w:rsidR="009D4256">
          <w:rPr>
            <w:rFonts w:ascii="Arial" w:hAnsi="Arial" w:cs="Arial"/>
            <w:sz w:val="24"/>
            <w:szCs w:val="24"/>
          </w:rPr>
          <w:t>votar</w:t>
        </w:r>
      </w:ins>
      <w:r w:rsidRPr="009D4256">
        <w:rPr>
          <w:rFonts w:ascii="Arial" w:hAnsi="Arial" w:cs="Arial"/>
          <w:sz w:val="24"/>
          <w:szCs w:val="24"/>
        </w:rPr>
        <w:t>, elegir y ser elegido, participar en consu</w:t>
      </w:r>
      <w:r w:rsidRPr="00A261C8">
        <w:rPr>
          <w:rFonts w:ascii="Arial" w:hAnsi="Arial" w:cs="Arial"/>
          <w:sz w:val="24"/>
          <w:szCs w:val="24"/>
        </w:rPr>
        <w:t xml:space="preserve">ltas populares, plebiscitos o referendos, participar en la conformación del gobierno, ejercer funciones públicas, realizar peticiones a las autoridades públicas para la obtención de información, conformar partidos o movimientos políticos, expresar las ideas que se profesan. </w:t>
      </w:r>
    </w:p>
    <w:p w14:paraId="5B51D972" w14:textId="77777777" w:rsidR="00C10309" w:rsidRPr="00A261C8" w:rsidRDefault="00C10309"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755"/>
      </w:tblGrid>
      <w:tr w:rsidR="00DB526C" w:rsidRPr="00A261C8" w14:paraId="14841504" w14:textId="77777777" w:rsidTr="00915DDC">
        <w:trPr>
          <w:trHeight w:val="224"/>
          <w:jc w:val="center"/>
        </w:trPr>
        <w:tc>
          <w:tcPr>
            <w:tcW w:w="6551" w:type="dxa"/>
            <w:gridSpan w:val="2"/>
            <w:shd w:val="clear" w:color="auto" w:fill="0D0D0D"/>
          </w:tcPr>
          <w:p w14:paraId="3E85225D" w14:textId="77777777" w:rsidR="00B84F79" w:rsidRPr="00A261C8" w:rsidRDefault="00B84F79"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255D62F" w14:textId="77777777" w:rsidTr="00915DDC">
        <w:trPr>
          <w:trHeight w:val="215"/>
          <w:jc w:val="center"/>
        </w:trPr>
        <w:tc>
          <w:tcPr>
            <w:tcW w:w="2092" w:type="dxa"/>
          </w:tcPr>
          <w:p w14:paraId="2A26FC04" w14:textId="77777777" w:rsidR="00B84F79" w:rsidRPr="00A261C8" w:rsidRDefault="00B84F79"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349EFCD2" w14:textId="6176CADF" w:rsidR="00B84F79" w:rsidRPr="00A261C8" w:rsidRDefault="00B84F79"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CE18AD" w:rsidRPr="00A261C8">
              <w:rPr>
                <w:rFonts w:ascii="Arial" w:eastAsia="Cambria" w:hAnsi="Arial" w:cs="Arial"/>
                <w:sz w:val="24"/>
                <w:szCs w:val="24"/>
              </w:rPr>
              <w:t>20</w:t>
            </w:r>
          </w:p>
        </w:tc>
      </w:tr>
      <w:tr w:rsidR="00DB526C" w:rsidRPr="00A261C8" w14:paraId="4AFE24C0" w14:textId="77777777" w:rsidTr="00915DDC">
        <w:trPr>
          <w:trHeight w:val="215"/>
          <w:jc w:val="center"/>
        </w:trPr>
        <w:tc>
          <w:tcPr>
            <w:tcW w:w="2092" w:type="dxa"/>
          </w:tcPr>
          <w:p w14:paraId="4206B75E" w14:textId="77777777" w:rsidR="00B84F79" w:rsidRPr="00A261C8" w:rsidRDefault="00B84F79"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16B57960" w14:textId="6432D89F" w:rsidR="00B84F79" w:rsidRPr="00A261C8" w:rsidRDefault="00230F91"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w:t>
            </w:r>
            <w:r w:rsidR="00B84F79" w:rsidRPr="00A261C8">
              <w:rPr>
                <w:rFonts w:ascii="Arial" w:eastAsia="Cambria" w:hAnsi="Arial" w:cs="Arial"/>
                <w:sz w:val="24"/>
                <w:szCs w:val="24"/>
              </w:rPr>
              <w:t>soberanía popular</w:t>
            </w:r>
            <w:r w:rsidRPr="00A261C8">
              <w:rPr>
                <w:rFonts w:ascii="Arial" w:eastAsia="Cambria" w:hAnsi="Arial" w:cs="Arial"/>
                <w:sz w:val="24"/>
                <w:szCs w:val="24"/>
              </w:rPr>
              <w:t xml:space="preserve"> se reduce</w:t>
            </w:r>
            <w:r w:rsidR="00B84F79" w:rsidRPr="00A261C8">
              <w:rPr>
                <w:rFonts w:ascii="Arial" w:eastAsia="Cambria" w:hAnsi="Arial" w:cs="Arial"/>
                <w:sz w:val="24"/>
                <w:szCs w:val="24"/>
              </w:rPr>
              <w:t>.</w:t>
            </w:r>
          </w:p>
        </w:tc>
      </w:tr>
      <w:tr w:rsidR="00DB526C" w:rsidRPr="00A261C8" w14:paraId="373DF919" w14:textId="77777777" w:rsidTr="00915DDC">
        <w:trPr>
          <w:trHeight w:val="3263"/>
          <w:jc w:val="center"/>
        </w:trPr>
        <w:tc>
          <w:tcPr>
            <w:tcW w:w="2092" w:type="dxa"/>
          </w:tcPr>
          <w:p w14:paraId="12D4C187" w14:textId="77777777" w:rsidR="00B84F79" w:rsidRPr="00A261C8" w:rsidRDefault="00B84F79"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26"/>
            </w:r>
            <w:r w:rsidRPr="00A261C8">
              <w:rPr>
                <w:rFonts w:ascii="Arial" w:eastAsia="Cambria" w:hAnsi="Arial" w:cs="Arial"/>
                <w:b/>
                <w:sz w:val="24"/>
                <w:szCs w:val="24"/>
              </w:rPr>
              <w:t>)</w:t>
            </w:r>
          </w:p>
        </w:tc>
        <w:tc>
          <w:tcPr>
            <w:tcW w:w="4459" w:type="dxa"/>
          </w:tcPr>
          <w:p w14:paraId="0711217A" w14:textId="58488A98" w:rsidR="00B84F79" w:rsidRPr="00A261C8" w:rsidRDefault="00230F91"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7D6A56E4" wp14:editId="4938C385">
                  <wp:extent cx="2882282" cy="1948013"/>
                  <wp:effectExtent l="0" t="0" r="0" b="0"/>
                  <wp:docPr id="39" name="Imagen 39" descr="http://static0.planetasaber.com/encyclopedia/Data/Imagenes/FOTOS/0011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atic0.planetasaber.com/encyclopedia/Data/Imagenes/FOTOS/001102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5077" cy="1949902"/>
                          </a:xfrm>
                          <a:prstGeom prst="rect">
                            <a:avLst/>
                          </a:prstGeom>
                          <a:noFill/>
                          <a:ln>
                            <a:noFill/>
                          </a:ln>
                        </pic:spPr>
                      </pic:pic>
                    </a:graphicData>
                  </a:graphic>
                </wp:inline>
              </w:drawing>
            </w:r>
          </w:p>
        </w:tc>
      </w:tr>
      <w:tr w:rsidR="00B84F79" w:rsidRPr="00A261C8" w14:paraId="0217B866" w14:textId="77777777" w:rsidTr="00915DDC">
        <w:trPr>
          <w:trHeight w:val="134"/>
          <w:jc w:val="center"/>
        </w:trPr>
        <w:tc>
          <w:tcPr>
            <w:tcW w:w="2092" w:type="dxa"/>
          </w:tcPr>
          <w:p w14:paraId="5F89FB43" w14:textId="77777777" w:rsidR="00B84F79" w:rsidRPr="00A261C8" w:rsidRDefault="00B84F79"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B79289C" w14:textId="6852F10B" w:rsidR="00B84F79" w:rsidRPr="00A261C8" w:rsidRDefault="00230F91" w:rsidP="00A85C40">
            <w:pPr>
              <w:spacing w:line="276" w:lineRule="auto"/>
              <w:jc w:val="both"/>
              <w:rPr>
                <w:rFonts w:ascii="Arial" w:hAnsi="Arial" w:cs="Arial"/>
                <w:sz w:val="24"/>
                <w:szCs w:val="24"/>
              </w:rPr>
            </w:pPr>
            <w:r w:rsidRPr="00A261C8">
              <w:rPr>
                <w:rFonts w:ascii="Arial" w:eastAsia="Cambria" w:hAnsi="Arial" w:cs="Arial"/>
                <w:sz w:val="24"/>
                <w:szCs w:val="24"/>
              </w:rPr>
              <w:t xml:space="preserve">El reconocimiento de la soberanía popular conllevó el miedo permanente a las revoluciones. Por eso, desde el pensamiento liberal, la participación ciudadana se expresó en </w:t>
            </w:r>
            <w:r w:rsidR="00F5238D" w:rsidRPr="00A261C8">
              <w:rPr>
                <w:rFonts w:ascii="Arial" w:eastAsia="Cambria" w:hAnsi="Arial" w:cs="Arial"/>
                <w:sz w:val="24"/>
                <w:szCs w:val="24"/>
              </w:rPr>
              <w:t>la elección de los parlamentos o congresos, de forma directa o indirecta.</w:t>
            </w:r>
          </w:p>
        </w:tc>
      </w:tr>
    </w:tbl>
    <w:p w14:paraId="286825F6" w14:textId="77777777" w:rsidR="00B84F79" w:rsidRPr="00A261C8" w:rsidRDefault="00B84F79" w:rsidP="00A85C40">
      <w:pPr>
        <w:spacing w:line="276" w:lineRule="auto"/>
        <w:jc w:val="both"/>
        <w:rPr>
          <w:rFonts w:ascii="Arial" w:hAnsi="Arial" w:cs="Arial"/>
          <w:sz w:val="24"/>
          <w:szCs w:val="24"/>
        </w:rPr>
      </w:pPr>
    </w:p>
    <w:p w14:paraId="4EB9177D" w14:textId="77777777" w:rsidR="00CE18AD" w:rsidRPr="00A261C8" w:rsidRDefault="00C10309" w:rsidP="00A85C40">
      <w:pPr>
        <w:spacing w:line="276" w:lineRule="auto"/>
        <w:jc w:val="both"/>
        <w:rPr>
          <w:del w:id="1345" w:author="Eugenia Arce Londoño" w:date="2015-10-01T08:28:00Z"/>
          <w:rFonts w:ascii="Arial" w:hAnsi="Arial" w:cs="Arial"/>
          <w:sz w:val="24"/>
          <w:szCs w:val="24"/>
        </w:rPr>
      </w:pPr>
      <w:r w:rsidRPr="00A261C8">
        <w:rPr>
          <w:rFonts w:ascii="Arial" w:hAnsi="Arial" w:cs="Arial"/>
          <w:sz w:val="24"/>
          <w:szCs w:val="24"/>
        </w:rPr>
        <w:t xml:space="preserve">Desde lo </w:t>
      </w:r>
      <w:r w:rsidRPr="00A261C8">
        <w:rPr>
          <w:rFonts w:ascii="Arial" w:hAnsi="Arial" w:cs="Arial"/>
          <w:b/>
          <w:sz w:val="24"/>
          <w:szCs w:val="24"/>
        </w:rPr>
        <w:t>económico</w:t>
      </w:r>
      <w:r w:rsidRPr="00A261C8">
        <w:rPr>
          <w:rFonts w:ascii="Arial" w:hAnsi="Arial" w:cs="Arial"/>
          <w:sz w:val="24"/>
          <w:szCs w:val="24"/>
        </w:rPr>
        <w:t xml:space="preserve"> el liberalismo pone de presente </w:t>
      </w:r>
      <w:del w:id="1346" w:author="Eugenia Arce Londoño" w:date="2015-10-01T08:28:00Z">
        <w:r w:rsidRPr="00A261C8">
          <w:rPr>
            <w:rFonts w:ascii="Arial" w:hAnsi="Arial" w:cs="Arial"/>
            <w:sz w:val="24"/>
            <w:szCs w:val="24"/>
          </w:rPr>
          <w:delText>nuevamente</w:delText>
        </w:r>
      </w:del>
      <w:ins w:id="1347" w:author="Eugenia Arce Londoño" w:date="2015-10-01T08:28:00Z">
        <w:r w:rsidR="009F2B85">
          <w:rPr>
            <w:rFonts w:ascii="Arial" w:hAnsi="Arial" w:cs="Arial"/>
            <w:sz w:val="24"/>
            <w:szCs w:val="24"/>
          </w:rPr>
          <w:t>también</w:t>
        </w:r>
      </w:ins>
      <w:r w:rsidRPr="00A261C8">
        <w:rPr>
          <w:rFonts w:ascii="Arial" w:hAnsi="Arial" w:cs="Arial"/>
          <w:sz w:val="24"/>
          <w:szCs w:val="24"/>
        </w:rPr>
        <w:t xml:space="preserve"> el eje en la </w:t>
      </w:r>
      <w:r w:rsidRPr="00A261C8">
        <w:rPr>
          <w:rFonts w:ascii="Arial" w:hAnsi="Arial" w:cs="Arial"/>
          <w:b/>
          <w:sz w:val="24"/>
          <w:szCs w:val="24"/>
        </w:rPr>
        <w:t>libertad individual</w:t>
      </w:r>
      <w:r w:rsidRPr="00A261C8">
        <w:rPr>
          <w:rFonts w:ascii="Arial" w:hAnsi="Arial" w:cs="Arial"/>
          <w:sz w:val="24"/>
          <w:szCs w:val="24"/>
        </w:rPr>
        <w:t xml:space="preserve">. </w:t>
      </w:r>
    </w:p>
    <w:p w14:paraId="2DC6E59C" w14:textId="77777777" w:rsidR="00CE18AD" w:rsidRPr="00A261C8" w:rsidRDefault="00CE18AD" w:rsidP="00A85C40">
      <w:pPr>
        <w:spacing w:line="276" w:lineRule="auto"/>
        <w:jc w:val="both"/>
        <w:rPr>
          <w:del w:id="1348" w:author="Eugenia Arce Londoño" w:date="2015-10-01T08:28:00Z"/>
          <w:rFonts w:ascii="Arial" w:hAnsi="Arial" w:cs="Arial"/>
          <w:sz w:val="24"/>
          <w:szCs w:val="24"/>
        </w:rPr>
      </w:pPr>
    </w:p>
    <w:p w14:paraId="0530BCB4" w14:textId="77777777" w:rsidR="00CE18AD" w:rsidRPr="00A261C8" w:rsidRDefault="00CE18AD" w:rsidP="00A85C40">
      <w:pPr>
        <w:spacing w:line="276" w:lineRule="auto"/>
        <w:jc w:val="both"/>
        <w:rPr>
          <w:del w:id="1349" w:author="Eugenia Arce Londoño" w:date="2015-10-01T08:28:00Z"/>
          <w:rFonts w:ascii="Arial" w:hAnsi="Arial" w:cs="Arial"/>
          <w:sz w:val="24"/>
          <w:szCs w:val="24"/>
        </w:rPr>
      </w:pPr>
      <w:del w:id="1350" w:author="Eugenia Arce Londoño" w:date="2015-10-01T08:28:00Z">
        <w:r w:rsidRPr="00A261C8">
          <w:rPr>
            <w:rFonts w:ascii="Arial" w:hAnsi="Arial" w:cs="Arial"/>
            <w:sz w:val="24"/>
            <w:szCs w:val="24"/>
          </w:rPr>
          <w:delText>Cambia</w:delText>
        </w:r>
      </w:del>
      <w:ins w:id="1351" w:author="Eugenia Arce Londoño" w:date="2015-10-01T08:28:00Z">
        <w:r w:rsidR="009F2B85">
          <w:rPr>
            <w:rFonts w:ascii="Arial" w:hAnsi="Arial" w:cs="Arial"/>
            <w:sz w:val="24"/>
            <w:szCs w:val="24"/>
          </w:rPr>
          <w:t>En este contexto, c</w:t>
        </w:r>
        <w:r w:rsidRPr="00A261C8">
          <w:rPr>
            <w:rFonts w:ascii="Arial" w:hAnsi="Arial" w:cs="Arial"/>
            <w:sz w:val="24"/>
            <w:szCs w:val="24"/>
          </w:rPr>
          <w:t>ambia</w:t>
        </w:r>
      </w:ins>
      <w:r w:rsidRPr="00A261C8">
        <w:rPr>
          <w:rFonts w:ascii="Arial" w:hAnsi="Arial" w:cs="Arial"/>
          <w:sz w:val="24"/>
          <w:szCs w:val="24"/>
        </w:rPr>
        <w:t xml:space="preserve"> </w:t>
      </w:r>
      <w:r w:rsidR="00C10309" w:rsidRPr="00A261C8">
        <w:rPr>
          <w:rFonts w:ascii="Arial" w:hAnsi="Arial" w:cs="Arial"/>
          <w:sz w:val="24"/>
          <w:szCs w:val="24"/>
        </w:rPr>
        <w:t xml:space="preserve">el escenario </w:t>
      </w:r>
      <w:r w:rsidRPr="00A261C8">
        <w:rPr>
          <w:rFonts w:ascii="Arial" w:hAnsi="Arial" w:cs="Arial"/>
          <w:sz w:val="24"/>
          <w:szCs w:val="24"/>
        </w:rPr>
        <w:t>de la libertad de los miembros de la sociedad</w:t>
      </w:r>
      <w:ins w:id="1352" w:author="Eugenia Arce Londoño" w:date="2015-10-01T08:28:00Z">
        <w:r w:rsidR="009F2B85">
          <w:rPr>
            <w:rFonts w:ascii="Arial" w:hAnsi="Arial" w:cs="Arial"/>
            <w:sz w:val="24"/>
            <w:szCs w:val="24"/>
          </w:rPr>
          <w:t>,</w:t>
        </w:r>
      </w:ins>
      <w:r w:rsidRPr="00A261C8">
        <w:rPr>
          <w:rFonts w:ascii="Arial" w:hAnsi="Arial" w:cs="Arial"/>
          <w:sz w:val="24"/>
          <w:szCs w:val="24"/>
        </w:rPr>
        <w:t xml:space="preserve"> </w:t>
      </w:r>
      <w:r w:rsidR="00C10309" w:rsidRPr="00A261C8">
        <w:rPr>
          <w:rFonts w:ascii="Arial" w:hAnsi="Arial" w:cs="Arial"/>
          <w:sz w:val="24"/>
          <w:szCs w:val="24"/>
        </w:rPr>
        <w:t xml:space="preserve">pues se conecta con la </w:t>
      </w:r>
      <w:r w:rsidR="00C10309" w:rsidRPr="00A261C8">
        <w:rPr>
          <w:rFonts w:ascii="Arial" w:hAnsi="Arial" w:cs="Arial"/>
          <w:b/>
          <w:sz w:val="24"/>
          <w:szCs w:val="24"/>
        </w:rPr>
        <w:t xml:space="preserve">producción de bienes y servicios y </w:t>
      </w:r>
      <w:r w:rsidRPr="00A261C8">
        <w:rPr>
          <w:rFonts w:ascii="Arial" w:hAnsi="Arial" w:cs="Arial"/>
          <w:b/>
          <w:sz w:val="24"/>
          <w:szCs w:val="24"/>
        </w:rPr>
        <w:t>su</w:t>
      </w:r>
      <w:r w:rsidR="00C10309" w:rsidRPr="00A261C8">
        <w:rPr>
          <w:rFonts w:ascii="Arial" w:hAnsi="Arial" w:cs="Arial"/>
          <w:b/>
          <w:sz w:val="24"/>
          <w:szCs w:val="24"/>
        </w:rPr>
        <w:t xml:space="preserve"> consumo</w:t>
      </w:r>
      <w:r w:rsidR="00C10309" w:rsidRPr="00A261C8">
        <w:rPr>
          <w:rFonts w:ascii="Arial" w:hAnsi="Arial" w:cs="Arial"/>
          <w:sz w:val="24"/>
          <w:szCs w:val="24"/>
        </w:rPr>
        <w:t xml:space="preserve">. El supuesto base es que el orden económico se rige por una serie de leyes que organizan y regulan el mercado. Esas leyes son la de la demanda y la oferta. </w:t>
      </w:r>
      <w:del w:id="1353" w:author="Eugenia Arce Londoño" w:date="2015-10-01T08:28:00Z">
        <w:r w:rsidR="00C10309" w:rsidRPr="00A261C8">
          <w:rPr>
            <w:rFonts w:ascii="Arial" w:hAnsi="Arial" w:cs="Arial"/>
            <w:sz w:val="24"/>
            <w:szCs w:val="24"/>
          </w:rPr>
          <w:delText>Igualmente</w:delText>
        </w:r>
      </w:del>
      <w:ins w:id="1354" w:author="Eugenia Arce Londoño" w:date="2015-10-01T08:28:00Z">
        <w:r w:rsidR="009F2B85">
          <w:rPr>
            <w:rFonts w:ascii="Arial" w:hAnsi="Arial" w:cs="Arial"/>
            <w:sz w:val="24"/>
            <w:szCs w:val="24"/>
          </w:rPr>
          <w:t>El modelo económico liberal i</w:t>
        </w:r>
        <w:r w:rsidR="00C10309" w:rsidRPr="00A261C8">
          <w:rPr>
            <w:rFonts w:ascii="Arial" w:hAnsi="Arial" w:cs="Arial"/>
            <w:sz w:val="24"/>
            <w:szCs w:val="24"/>
          </w:rPr>
          <w:t>gualmente</w:t>
        </w:r>
      </w:ins>
      <w:r w:rsidR="00C10309" w:rsidRPr="00A261C8">
        <w:rPr>
          <w:rFonts w:ascii="Arial" w:hAnsi="Arial" w:cs="Arial"/>
          <w:sz w:val="24"/>
          <w:szCs w:val="24"/>
        </w:rPr>
        <w:t xml:space="preserve"> considera al </w:t>
      </w:r>
      <w:r w:rsidR="00C10309" w:rsidRPr="009F2B85">
        <w:rPr>
          <w:rFonts w:ascii="Arial" w:hAnsi="Arial"/>
          <w:sz w:val="24"/>
          <w:rPrChange w:id="1355" w:author="Eugenia Arce Londoño" w:date="2015-10-01T08:28:00Z">
            <w:rPr>
              <w:rFonts w:ascii="Arial" w:hAnsi="Arial"/>
              <w:b/>
              <w:sz w:val="24"/>
            </w:rPr>
          </w:rPrChange>
        </w:rPr>
        <w:t xml:space="preserve">hombre como un individuo libre </w:t>
      </w:r>
      <w:del w:id="1356" w:author="Eugenia Arce Londoño" w:date="2015-10-01T08:28:00Z">
        <w:r w:rsidR="00C10309" w:rsidRPr="00A261C8">
          <w:rPr>
            <w:rFonts w:ascii="Arial" w:hAnsi="Arial" w:cs="Arial"/>
            <w:b/>
            <w:sz w:val="24"/>
            <w:szCs w:val="24"/>
          </w:rPr>
          <w:delText>el cual</w:delText>
        </w:r>
      </w:del>
      <w:ins w:id="1357" w:author="Eugenia Arce Londoño" w:date="2015-10-01T08:28:00Z">
        <w:r w:rsidR="009F2B85">
          <w:rPr>
            <w:rFonts w:ascii="Arial" w:hAnsi="Arial" w:cs="Arial"/>
            <w:sz w:val="24"/>
            <w:szCs w:val="24"/>
          </w:rPr>
          <w:t>que</w:t>
        </w:r>
      </w:ins>
      <w:r w:rsidR="00C10309" w:rsidRPr="009F2B85">
        <w:rPr>
          <w:rFonts w:ascii="Arial" w:hAnsi="Arial" w:cs="Arial"/>
          <w:sz w:val="24"/>
          <w:szCs w:val="24"/>
        </w:rPr>
        <w:t xml:space="preserve">, para satisfacer sus deseos, </w:t>
      </w:r>
      <w:r w:rsidR="00C10309" w:rsidRPr="009F2B85">
        <w:rPr>
          <w:rFonts w:ascii="Arial" w:hAnsi="Arial"/>
          <w:sz w:val="24"/>
          <w:rPrChange w:id="1358" w:author="Eugenia Arce Londoño" w:date="2015-10-01T08:28:00Z">
            <w:rPr>
              <w:rFonts w:ascii="Arial" w:hAnsi="Arial"/>
              <w:b/>
              <w:sz w:val="24"/>
            </w:rPr>
          </w:rPrChange>
        </w:rPr>
        <w:t>se mueve por intereses económicos particulares que redundarán en el interés general de todos</w:t>
      </w:r>
      <w:ins w:id="1359" w:author="Eugenia Arce Londoño" w:date="2015-10-01T08:28:00Z">
        <w:r w:rsidR="009F2B85">
          <w:rPr>
            <w:rFonts w:ascii="Arial" w:hAnsi="Arial" w:cs="Arial"/>
            <w:sz w:val="24"/>
            <w:szCs w:val="24"/>
          </w:rPr>
          <w:t>,</w:t>
        </w:r>
      </w:ins>
      <w:r w:rsidR="00C10309" w:rsidRPr="009F2B85">
        <w:rPr>
          <w:rFonts w:ascii="Arial" w:hAnsi="Arial" w:cs="Arial"/>
          <w:sz w:val="24"/>
          <w:szCs w:val="24"/>
        </w:rPr>
        <w:t xml:space="preserve"> siempre</w:t>
      </w:r>
      <w:r w:rsidR="00C10309" w:rsidRPr="00A261C8">
        <w:rPr>
          <w:rFonts w:ascii="Arial" w:hAnsi="Arial" w:cs="Arial"/>
          <w:sz w:val="24"/>
          <w:szCs w:val="24"/>
        </w:rPr>
        <w:t xml:space="preserve"> que sea garantizada la igualdad de condiciones para la libre conc</w:t>
      </w:r>
      <w:r w:rsidR="009F2B85">
        <w:rPr>
          <w:rFonts w:ascii="Arial" w:hAnsi="Arial" w:cs="Arial"/>
          <w:sz w:val="24"/>
          <w:szCs w:val="24"/>
        </w:rPr>
        <w:t xml:space="preserve">urrencia en el orden económico. </w:t>
      </w:r>
    </w:p>
    <w:p w14:paraId="39C40348" w14:textId="77777777" w:rsidR="00CE18AD" w:rsidRPr="00A261C8" w:rsidRDefault="00CE18AD" w:rsidP="00A85C40">
      <w:pPr>
        <w:spacing w:line="276" w:lineRule="auto"/>
        <w:jc w:val="both"/>
        <w:rPr>
          <w:del w:id="1360" w:author="Eugenia Arce Londoño" w:date="2015-10-01T08:28:00Z"/>
          <w:rFonts w:ascii="Arial" w:hAnsi="Arial" w:cs="Arial"/>
          <w:sz w:val="24"/>
          <w:szCs w:val="24"/>
        </w:rPr>
      </w:pPr>
    </w:p>
    <w:p w14:paraId="1C68392A" w14:textId="572D700E" w:rsidR="00CE18AD"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felicidad</w:t>
      </w:r>
      <w:r w:rsidRPr="00A261C8">
        <w:rPr>
          <w:rFonts w:ascii="Arial" w:hAnsi="Arial" w:cs="Arial"/>
          <w:sz w:val="24"/>
          <w:szCs w:val="24"/>
        </w:rPr>
        <w:t xml:space="preserve"> individual se tornará desde el interés individual, particular y exclusivo, en la felicidad colectiva. </w:t>
      </w:r>
    </w:p>
    <w:p w14:paraId="0B3C92FF" w14:textId="77777777" w:rsidR="00CE18AD" w:rsidRPr="00A261C8" w:rsidRDefault="00CE18AD" w:rsidP="00A85C40">
      <w:pPr>
        <w:spacing w:line="276" w:lineRule="auto"/>
        <w:jc w:val="both"/>
        <w:rPr>
          <w:rFonts w:ascii="Arial" w:hAnsi="Arial" w:cs="Arial"/>
          <w:sz w:val="24"/>
          <w:szCs w:val="24"/>
        </w:rPr>
      </w:pPr>
    </w:p>
    <w:p w14:paraId="6E0FE029" w14:textId="1688BE3C"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Para el </w:t>
      </w:r>
      <w:r w:rsidRPr="00A261C8">
        <w:rPr>
          <w:rFonts w:ascii="Arial" w:hAnsi="Arial" w:cs="Arial"/>
          <w:b/>
          <w:sz w:val="24"/>
          <w:szCs w:val="24"/>
        </w:rPr>
        <w:t>individuo</w:t>
      </w:r>
      <w:del w:id="1361" w:author="Eugenia Arce Londoño" w:date="2015-10-01T08:28:00Z">
        <w:r w:rsidRPr="00A261C8">
          <w:rPr>
            <w:rFonts w:ascii="Arial" w:hAnsi="Arial" w:cs="Arial"/>
            <w:sz w:val="24"/>
            <w:szCs w:val="24"/>
          </w:rPr>
          <w:delText xml:space="preserve"> conlleva</w:delText>
        </w:r>
      </w:del>
      <w:ins w:id="1362" w:author="Eugenia Arce Londoño" w:date="2015-10-01T08:28:00Z">
        <w:r w:rsidR="009F2B85">
          <w:rPr>
            <w:rFonts w:ascii="Arial" w:hAnsi="Arial" w:cs="Arial"/>
            <w:b/>
            <w:sz w:val="24"/>
            <w:szCs w:val="24"/>
          </w:rPr>
          <w:t xml:space="preserve">, </w:t>
        </w:r>
        <w:r w:rsidR="009F2B85">
          <w:rPr>
            <w:rFonts w:ascii="Arial" w:hAnsi="Arial" w:cs="Arial"/>
            <w:sz w:val="24"/>
            <w:szCs w:val="24"/>
          </w:rPr>
          <w:t>el liberalismo económico</w:t>
        </w:r>
        <w:r w:rsidRPr="00A261C8">
          <w:rPr>
            <w:rFonts w:ascii="Arial" w:hAnsi="Arial" w:cs="Arial"/>
            <w:sz w:val="24"/>
            <w:szCs w:val="24"/>
          </w:rPr>
          <w:t xml:space="preserve"> </w:t>
        </w:r>
        <w:r w:rsidR="009F2B85">
          <w:rPr>
            <w:rFonts w:ascii="Arial" w:hAnsi="Arial" w:cs="Arial"/>
            <w:sz w:val="24"/>
            <w:szCs w:val="24"/>
          </w:rPr>
          <w:t>significa</w:t>
        </w:r>
      </w:ins>
      <w:r w:rsidRPr="00A261C8">
        <w:rPr>
          <w:rFonts w:ascii="Arial" w:hAnsi="Arial" w:cs="Arial"/>
          <w:sz w:val="24"/>
          <w:szCs w:val="24"/>
        </w:rPr>
        <w:t xml:space="preserve"> una serie de </w:t>
      </w:r>
      <w:r w:rsidRPr="00A261C8">
        <w:rPr>
          <w:rFonts w:ascii="Arial" w:hAnsi="Arial" w:cs="Arial"/>
          <w:b/>
          <w:sz w:val="24"/>
          <w:szCs w:val="24"/>
        </w:rPr>
        <w:t>libertades</w:t>
      </w:r>
      <w:r w:rsidRPr="00A261C8">
        <w:rPr>
          <w:rFonts w:ascii="Arial" w:hAnsi="Arial" w:cs="Arial"/>
          <w:sz w:val="24"/>
          <w:szCs w:val="24"/>
        </w:rPr>
        <w:t xml:space="preserve"> que garanticen la competencia en el </w:t>
      </w:r>
      <w:r w:rsidRPr="00A261C8">
        <w:rPr>
          <w:rFonts w:ascii="Arial" w:hAnsi="Arial" w:cs="Arial"/>
          <w:b/>
          <w:sz w:val="24"/>
          <w:szCs w:val="24"/>
        </w:rPr>
        <w:t>mercado</w:t>
      </w:r>
      <w:r w:rsidRPr="00A261C8">
        <w:rPr>
          <w:rFonts w:ascii="Arial" w:hAnsi="Arial" w:cs="Arial"/>
          <w:sz w:val="24"/>
          <w:szCs w:val="24"/>
        </w:rPr>
        <w:t xml:space="preserve">: </w:t>
      </w:r>
      <w:ins w:id="1363" w:author="Eugenia Arce Londoño" w:date="2015-10-01T08:28:00Z">
        <w:r w:rsidR="009F2B85">
          <w:rPr>
            <w:rFonts w:ascii="Arial" w:hAnsi="Arial" w:cs="Arial"/>
            <w:sz w:val="24"/>
            <w:szCs w:val="24"/>
          </w:rPr>
          <w:t xml:space="preserve">libertad de </w:t>
        </w:r>
      </w:ins>
      <w:r w:rsidRPr="00A261C8">
        <w:rPr>
          <w:rFonts w:ascii="Arial" w:hAnsi="Arial" w:cs="Arial"/>
          <w:b/>
          <w:sz w:val="24"/>
          <w:szCs w:val="24"/>
        </w:rPr>
        <w:t xml:space="preserve">empresa, </w:t>
      </w:r>
      <w:ins w:id="1364" w:author="Eugenia Arce Londoño" w:date="2015-10-01T08:28:00Z">
        <w:r w:rsidR="009F2B85" w:rsidRPr="009F2B85">
          <w:rPr>
            <w:rFonts w:ascii="Arial" w:hAnsi="Arial" w:cs="Arial"/>
            <w:sz w:val="24"/>
            <w:szCs w:val="24"/>
          </w:rPr>
          <w:t xml:space="preserve">de </w:t>
        </w:r>
      </w:ins>
      <w:r w:rsidRPr="00A261C8">
        <w:rPr>
          <w:rFonts w:ascii="Arial" w:hAnsi="Arial" w:cs="Arial"/>
          <w:b/>
          <w:sz w:val="24"/>
          <w:szCs w:val="24"/>
        </w:rPr>
        <w:t xml:space="preserve">producción, </w:t>
      </w:r>
      <w:ins w:id="1365" w:author="Eugenia Arce Londoño" w:date="2015-10-01T08:28:00Z">
        <w:r w:rsidR="009F2B85">
          <w:rPr>
            <w:rFonts w:ascii="Arial" w:hAnsi="Arial" w:cs="Arial"/>
            <w:sz w:val="24"/>
            <w:szCs w:val="24"/>
          </w:rPr>
          <w:t xml:space="preserve"> </w:t>
        </w:r>
        <w:r w:rsidR="009F2B85" w:rsidRPr="009F2B85">
          <w:rPr>
            <w:rFonts w:ascii="Arial" w:hAnsi="Arial" w:cs="Arial"/>
            <w:sz w:val="24"/>
            <w:szCs w:val="24"/>
          </w:rPr>
          <w:t>de</w:t>
        </w:r>
        <w:r w:rsidR="009F2B85">
          <w:rPr>
            <w:rFonts w:ascii="Arial" w:hAnsi="Arial" w:cs="Arial"/>
            <w:b/>
            <w:sz w:val="24"/>
            <w:szCs w:val="24"/>
          </w:rPr>
          <w:t xml:space="preserve"> </w:t>
        </w:r>
      </w:ins>
      <w:r w:rsidRPr="00A261C8">
        <w:rPr>
          <w:rFonts w:ascii="Arial" w:hAnsi="Arial" w:cs="Arial"/>
          <w:b/>
          <w:sz w:val="24"/>
          <w:szCs w:val="24"/>
        </w:rPr>
        <w:t xml:space="preserve">comercio, </w:t>
      </w:r>
      <w:ins w:id="1366" w:author="Eugenia Arce Londoño" w:date="2015-10-01T08:28:00Z">
        <w:r w:rsidR="009F2B85">
          <w:rPr>
            <w:rFonts w:ascii="Arial" w:hAnsi="Arial" w:cs="Arial"/>
            <w:sz w:val="24"/>
            <w:szCs w:val="24"/>
          </w:rPr>
          <w:t xml:space="preserve">de </w:t>
        </w:r>
      </w:ins>
      <w:r w:rsidR="009F2B85">
        <w:rPr>
          <w:rFonts w:ascii="Arial" w:hAnsi="Arial" w:cs="Arial"/>
          <w:b/>
          <w:sz w:val="24"/>
          <w:szCs w:val="24"/>
        </w:rPr>
        <w:t>consumo</w:t>
      </w:r>
      <w:del w:id="1367" w:author="Eugenia Arce Londoño" w:date="2015-10-01T08:28:00Z">
        <w:r w:rsidRPr="00A261C8">
          <w:rPr>
            <w:rFonts w:ascii="Arial" w:hAnsi="Arial" w:cs="Arial"/>
            <w:b/>
            <w:sz w:val="24"/>
            <w:szCs w:val="24"/>
          </w:rPr>
          <w:delText>,</w:delText>
        </w:r>
      </w:del>
      <w:ins w:id="1368" w:author="Eugenia Arce Londoño" w:date="2015-10-01T08:28:00Z">
        <w:r w:rsidR="009F2B85">
          <w:rPr>
            <w:rFonts w:ascii="Arial" w:hAnsi="Arial" w:cs="Arial"/>
            <w:b/>
            <w:sz w:val="24"/>
            <w:szCs w:val="24"/>
          </w:rPr>
          <w:t xml:space="preserve"> </w:t>
        </w:r>
        <w:r w:rsidR="009F2B85" w:rsidRPr="009F2B85">
          <w:rPr>
            <w:rFonts w:ascii="Arial" w:hAnsi="Arial" w:cs="Arial"/>
            <w:sz w:val="24"/>
            <w:szCs w:val="24"/>
          </w:rPr>
          <w:t xml:space="preserve">y </w:t>
        </w:r>
        <w:r w:rsidR="009F2B85">
          <w:rPr>
            <w:rFonts w:ascii="Arial" w:hAnsi="Arial" w:cs="Arial"/>
            <w:sz w:val="24"/>
            <w:szCs w:val="24"/>
          </w:rPr>
          <w:t>de</w:t>
        </w:r>
      </w:ins>
      <w:r w:rsidRPr="00A261C8">
        <w:rPr>
          <w:rFonts w:ascii="Arial" w:hAnsi="Arial" w:cs="Arial"/>
          <w:b/>
          <w:sz w:val="24"/>
          <w:szCs w:val="24"/>
        </w:rPr>
        <w:t xml:space="preserve"> apropiación</w:t>
      </w:r>
      <w:r w:rsidRPr="00A261C8">
        <w:rPr>
          <w:rFonts w:ascii="Arial" w:hAnsi="Arial" w:cs="Arial"/>
          <w:sz w:val="24"/>
          <w:szCs w:val="24"/>
        </w:rPr>
        <w:t xml:space="preserve">. El centro lo constituye la </w:t>
      </w:r>
      <w:r w:rsidRPr="00A261C8">
        <w:rPr>
          <w:rFonts w:ascii="Arial" w:hAnsi="Arial" w:cs="Arial"/>
          <w:b/>
          <w:sz w:val="24"/>
          <w:szCs w:val="24"/>
        </w:rPr>
        <w:t>propiedad</w:t>
      </w:r>
      <w:r w:rsidRPr="00A261C8">
        <w:rPr>
          <w:rFonts w:ascii="Arial" w:hAnsi="Arial" w:cs="Arial"/>
          <w:sz w:val="24"/>
          <w:szCs w:val="24"/>
        </w:rPr>
        <w:t xml:space="preserve"> sobre </w:t>
      </w:r>
      <w:r w:rsidRPr="00A261C8">
        <w:rPr>
          <w:rFonts w:ascii="Arial" w:hAnsi="Arial" w:cs="Arial"/>
          <w:b/>
          <w:sz w:val="24"/>
          <w:szCs w:val="24"/>
        </w:rPr>
        <w:t>bienes</w:t>
      </w:r>
      <w:r w:rsidRPr="00A261C8">
        <w:rPr>
          <w:rFonts w:ascii="Arial" w:hAnsi="Arial" w:cs="Arial"/>
          <w:sz w:val="24"/>
          <w:szCs w:val="24"/>
        </w:rPr>
        <w:t xml:space="preserve"> </w:t>
      </w:r>
      <w:r w:rsidR="00CE18AD" w:rsidRPr="00A261C8">
        <w:rPr>
          <w:rFonts w:ascii="Arial" w:hAnsi="Arial" w:cs="Arial"/>
          <w:sz w:val="24"/>
          <w:szCs w:val="24"/>
        </w:rPr>
        <w:t xml:space="preserve">muebles e inmuebles </w:t>
      </w:r>
      <w:r w:rsidRPr="00A261C8">
        <w:rPr>
          <w:rFonts w:ascii="Arial" w:hAnsi="Arial" w:cs="Arial"/>
          <w:sz w:val="24"/>
          <w:szCs w:val="24"/>
        </w:rPr>
        <w:t xml:space="preserve">como derecho natural e imprescriptible. </w:t>
      </w:r>
      <w:del w:id="1369" w:author="Eugenia Arce Londoño" w:date="2015-10-01T08:28:00Z">
        <w:r w:rsidRPr="00A261C8">
          <w:rPr>
            <w:rFonts w:ascii="Arial" w:hAnsi="Arial" w:cs="Arial"/>
            <w:sz w:val="24"/>
            <w:szCs w:val="24"/>
          </w:rPr>
          <w:delText>Su</w:delText>
        </w:r>
      </w:del>
      <w:ins w:id="1370" w:author="Eugenia Arce Londoño" w:date="2015-10-01T08:28:00Z">
        <w:r w:rsidR="009F2B85">
          <w:rPr>
            <w:rFonts w:ascii="Arial" w:hAnsi="Arial" w:cs="Arial"/>
            <w:sz w:val="24"/>
            <w:szCs w:val="24"/>
          </w:rPr>
          <w:t>La</w:t>
        </w:r>
      </w:ins>
      <w:r w:rsidRPr="00A261C8">
        <w:rPr>
          <w:rFonts w:ascii="Arial" w:hAnsi="Arial" w:cs="Arial"/>
          <w:sz w:val="24"/>
          <w:szCs w:val="24"/>
        </w:rPr>
        <w:t xml:space="preserve"> </w:t>
      </w:r>
      <w:r w:rsidRPr="00A261C8">
        <w:rPr>
          <w:rFonts w:ascii="Arial" w:hAnsi="Arial" w:cs="Arial"/>
          <w:b/>
          <w:sz w:val="24"/>
          <w:szCs w:val="24"/>
        </w:rPr>
        <w:t>protección</w:t>
      </w:r>
      <w:r w:rsidRPr="00A261C8">
        <w:rPr>
          <w:rFonts w:ascii="Arial" w:hAnsi="Arial" w:cs="Arial"/>
          <w:sz w:val="24"/>
          <w:szCs w:val="24"/>
        </w:rPr>
        <w:t xml:space="preserve"> </w:t>
      </w:r>
      <w:ins w:id="1371" w:author="Eugenia Arce Londoño" w:date="2015-10-01T08:28:00Z">
        <w:r w:rsidR="009F2B85">
          <w:rPr>
            <w:rFonts w:ascii="Arial" w:hAnsi="Arial" w:cs="Arial"/>
            <w:sz w:val="24"/>
            <w:szCs w:val="24"/>
          </w:rPr>
          <w:t xml:space="preserve">de esa propiedad </w:t>
        </w:r>
      </w:ins>
      <w:r w:rsidRPr="00A261C8">
        <w:rPr>
          <w:rFonts w:ascii="Arial" w:hAnsi="Arial" w:cs="Arial"/>
          <w:sz w:val="24"/>
          <w:szCs w:val="24"/>
        </w:rPr>
        <w:t xml:space="preserve">se </w:t>
      </w:r>
      <w:del w:id="1372" w:author="Eugenia Arce Londoño" w:date="2015-10-01T08:28:00Z">
        <w:r w:rsidRPr="00A261C8">
          <w:rPr>
            <w:rFonts w:ascii="Arial" w:hAnsi="Arial" w:cs="Arial"/>
            <w:sz w:val="24"/>
            <w:szCs w:val="24"/>
          </w:rPr>
          <w:delText>tornó</w:delText>
        </w:r>
      </w:del>
      <w:ins w:id="1373" w:author="Eugenia Arce Londoño" w:date="2015-10-01T08:28:00Z">
        <w:r w:rsidRPr="00A261C8">
          <w:rPr>
            <w:rFonts w:ascii="Arial" w:hAnsi="Arial" w:cs="Arial"/>
            <w:sz w:val="24"/>
            <w:szCs w:val="24"/>
          </w:rPr>
          <w:t>torn</w:t>
        </w:r>
        <w:r w:rsidR="009F2B85">
          <w:rPr>
            <w:rFonts w:ascii="Arial" w:hAnsi="Arial" w:cs="Arial"/>
            <w:sz w:val="24"/>
            <w:szCs w:val="24"/>
          </w:rPr>
          <w:t>a</w:t>
        </w:r>
      </w:ins>
      <w:r w:rsidRPr="00A261C8">
        <w:rPr>
          <w:rFonts w:ascii="Arial" w:hAnsi="Arial" w:cs="Arial"/>
          <w:sz w:val="24"/>
          <w:szCs w:val="24"/>
        </w:rPr>
        <w:t xml:space="preserve"> en eje de la actividad estatal para </w:t>
      </w:r>
      <w:r w:rsidRPr="00A261C8">
        <w:rPr>
          <w:rFonts w:ascii="Arial" w:hAnsi="Arial" w:cs="Arial"/>
          <w:b/>
          <w:sz w:val="24"/>
          <w:szCs w:val="24"/>
        </w:rPr>
        <w:t>impedir sus limitaciones jurídicas</w:t>
      </w:r>
      <w:r w:rsidRPr="00A261C8">
        <w:rPr>
          <w:rFonts w:ascii="Arial" w:hAnsi="Arial" w:cs="Arial"/>
          <w:sz w:val="24"/>
          <w:szCs w:val="24"/>
        </w:rPr>
        <w:t xml:space="preserve"> y para </w:t>
      </w:r>
      <w:r w:rsidRPr="00A261C8">
        <w:rPr>
          <w:rFonts w:ascii="Arial" w:hAnsi="Arial" w:cs="Arial"/>
          <w:b/>
          <w:sz w:val="24"/>
          <w:szCs w:val="24"/>
        </w:rPr>
        <w:t>garantizar que los contratos</w:t>
      </w:r>
      <w:r w:rsidRPr="00A261C8">
        <w:rPr>
          <w:rFonts w:ascii="Arial" w:hAnsi="Arial" w:cs="Arial"/>
          <w:sz w:val="24"/>
          <w:szCs w:val="24"/>
        </w:rPr>
        <w:t xml:space="preserve"> </w:t>
      </w:r>
      <w:r w:rsidRPr="00A261C8">
        <w:rPr>
          <w:rFonts w:ascii="Arial" w:hAnsi="Arial" w:cs="Arial"/>
          <w:b/>
          <w:sz w:val="24"/>
          <w:szCs w:val="24"/>
        </w:rPr>
        <w:t>privados</w:t>
      </w:r>
      <w:r w:rsidRPr="00A261C8">
        <w:rPr>
          <w:rFonts w:ascii="Arial" w:hAnsi="Arial" w:cs="Arial"/>
          <w:sz w:val="24"/>
          <w:szCs w:val="24"/>
        </w:rPr>
        <w:t xml:space="preserve"> celebrados sobre ella se cumplieran entre los contratantes. </w:t>
      </w:r>
    </w:p>
    <w:p w14:paraId="72178312" w14:textId="77777777" w:rsidR="00C10309" w:rsidRPr="00A261C8" w:rsidRDefault="00C10309"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76D97FBA" w14:textId="77777777" w:rsidTr="00915DDC">
        <w:trPr>
          <w:jc w:val="center"/>
        </w:trPr>
        <w:tc>
          <w:tcPr>
            <w:tcW w:w="8222" w:type="dxa"/>
            <w:gridSpan w:val="2"/>
            <w:shd w:val="clear" w:color="auto" w:fill="000000"/>
          </w:tcPr>
          <w:p w14:paraId="4DBD6BB3"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A4FC0" w:rsidRPr="00A261C8" w14:paraId="382D872A" w14:textId="77777777" w:rsidTr="00915DDC">
        <w:trPr>
          <w:jc w:val="center"/>
        </w:trPr>
        <w:tc>
          <w:tcPr>
            <w:tcW w:w="2268" w:type="dxa"/>
          </w:tcPr>
          <w:p w14:paraId="1105EA46"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44814355" w14:textId="77777777" w:rsidR="005D2168" w:rsidRPr="00A261C8" w:rsidRDefault="005D2168" w:rsidP="00A85C40">
            <w:pPr>
              <w:spacing w:line="276" w:lineRule="auto"/>
              <w:jc w:val="both"/>
              <w:rPr>
                <w:rFonts w:ascii="Arial" w:eastAsia="Cambria" w:hAnsi="Arial" w:cs="Arial"/>
                <w:sz w:val="24"/>
                <w:szCs w:val="24"/>
              </w:rPr>
            </w:pPr>
            <w:r w:rsidRPr="00A261C8">
              <w:rPr>
                <w:rFonts w:ascii="Arial" w:eastAsia="Cambria" w:hAnsi="Arial" w:cs="Arial"/>
                <w:sz w:val="24"/>
                <w:szCs w:val="24"/>
              </w:rPr>
              <w:t>“Para comprender bien en qué consiste el poder político y para remontarnos a su verdadera fuente, será forzoso que consideremos cuál es el estado en que se encuentran naturalmente los hombres, a saber: un estado de completa libertad para ordenar sus actos y para disponer de sus propiedades y de sus personas como mejor les parezca, dentro de los limites de la ley natural sin necesidad de pedir permiso y sin depender de la voluntad de otra persona”</w:t>
            </w:r>
          </w:p>
          <w:p w14:paraId="3761A617" w14:textId="2E00DD76" w:rsidR="008A4FC0" w:rsidRPr="00A261C8" w:rsidRDefault="005D2168"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John Locke, </w:t>
            </w:r>
            <w:r w:rsidRPr="009F2B85">
              <w:rPr>
                <w:rFonts w:ascii="Arial" w:hAnsi="Arial"/>
                <w:i/>
                <w:sz w:val="24"/>
                <w:rPrChange w:id="1374" w:author="Eugenia Arce Londoño" w:date="2015-10-01T08:28:00Z">
                  <w:rPr>
                    <w:rFonts w:ascii="Arial" w:hAnsi="Arial"/>
                    <w:sz w:val="24"/>
                  </w:rPr>
                </w:rPrChange>
              </w:rPr>
              <w:t>Segundo tratado sobre el gobierno.</w:t>
            </w:r>
          </w:p>
        </w:tc>
      </w:tr>
    </w:tbl>
    <w:p w14:paraId="2F93A212" w14:textId="77777777" w:rsidR="008A4FC0" w:rsidRPr="00A261C8" w:rsidRDefault="008A4FC0" w:rsidP="00A85C40">
      <w:pPr>
        <w:spacing w:line="276" w:lineRule="auto"/>
        <w:jc w:val="both"/>
        <w:rPr>
          <w:rFonts w:ascii="Arial" w:hAnsi="Arial" w:cs="Arial"/>
          <w:sz w:val="24"/>
          <w:szCs w:val="24"/>
        </w:rPr>
      </w:pPr>
    </w:p>
    <w:p w14:paraId="7173A5AF" w14:textId="11C50B66" w:rsidR="008A4FC0" w:rsidRPr="00A261C8" w:rsidRDefault="00C10309" w:rsidP="00A85C40">
      <w:pPr>
        <w:spacing w:line="276" w:lineRule="auto"/>
        <w:jc w:val="both"/>
        <w:rPr>
          <w:rFonts w:ascii="Arial" w:hAnsi="Arial" w:cs="Arial"/>
          <w:sz w:val="24"/>
          <w:szCs w:val="24"/>
        </w:rPr>
      </w:pPr>
      <w:del w:id="1375" w:author="Eugenia Arce Londoño" w:date="2015-10-01T08:28:00Z">
        <w:r w:rsidRPr="00A261C8">
          <w:rPr>
            <w:rFonts w:ascii="Arial" w:hAnsi="Arial" w:cs="Arial"/>
            <w:sz w:val="24"/>
            <w:szCs w:val="24"/>
          </w:rPr>
          <w:delText>Políticamente</w:delText>
        </w:r>
      </w:del>
      <w:ins w:id="1376" w:author="Eugenia Arce Londoño" w:date="2015-10-01T08:28:00Z">
        <w:r w:rsidR="007C6C22">
          <w:rPr>
            <w:rFonts w:ascii="Arial" w:hAnsi="Arial" w:cs="Arial"/>
            <w:sz w:val="24"/>
            <w:szCs w:val="24"/>
          </w:rPr>
          <w:t>En el liberalismo, en lo político,</w:t>
        </w:r>
      </w:ins>
      <w:r w:rsidRPr="00A261C8">
        <w:rPr>
          <w:rFonts w:ascii="Arial" w:hAnsi="Arial" w:cs="Arial"/>
          <w:sz w:val="24"/>
          <w:szCs w:val="24"/>
        </w:rPr>
        <w:t xml:space="preserve"> el Estado debe dividir el poder y garantizar a los ciudadanos sus libertades individuales y derechos civiles y políticos. </w:t>
      </w:r>
      <w:del w:id="1377" w:author="Eugenia Arce Londoño" w:date="2015-10-01T08:28:00Z">
        <w:r w:rsidRPr="00A261C8">
          <w:rPr>
            <w:rFonts w:ascii="Arial" w:hAnsi="Arial" w:cs="Arial"/>
            <w:sz w:val="24"/>
            <w:szCs w:val="24"/>
          </w:rPr>
          <w:delText>Económicamente</w:delText>
        </w:r>
      </w:del>
      <w:ins w:id="1378" w:author="Eugenia Arce Londoño" w:date="2015-10-01T08:28:00Z">
        <w:r w:rsidR="007C6C22">
          <w:rPr>
            <w:rFonts w:ascii="Arial" w:hAnsi="Arial" w:cs="Arial"/>
            <w:sz w:val="24"/>
            <w:szCs w:val="24"/>
          </w:rPr>
          <w:t>En lo económico,</w:t>
        </w:r>
        <w:r w:rsidRPr="00A261C8">
          <w:rPr>
            <w:rFonts w:ascii="Arial" w:hAnsi="Arial" w:cs="Arial"/>
            <w:sz w:val="24"/>
            <w:szCs w:val="24"/>
          </w:rPr>
          <w:t xml:space="preserve"> </w:t>
        </w:r>
        <w:r w:rsidR="007C6C22">
          <w:rPr>
            <w:rFonts w:ascii="Arial" w:hAnsi="Arial" w:cs="Arial"/>
            <w:sz w:val="24"/>
            <w:szCs w:val="24"/>
          </w:rPr>
          <w:t>el Estado</w:t>
        </w:r>
      </w:ins>
      <w:r w:rsidR="007C6C22">
        <w:rPr>
          <w:rFonts w:ascii="Arial" w:hAnsi="Arial" w:cs="Arial"/>
          <w:sz w:val="24"/>
          <w:szCs w:val="24"/>
        </w:rPr>
        <w:t xml:space="preserve"> </w:t>
      </w:r>
      <w:r w:rsidRPr="00A261C8">
        <w:rPr>
          <w:rFonts w:ascii="Arial" w:hAnsi="Arial" w:cs="Arial"/>
          <w:sz w:val="24"/>
          <w:szCs w:val="24"/>
        </w:rPr>
        <w:t xml:space="preserve">debe restringir su actividad y no interferir en el mercado ya que este se autorregula mediante sus leyes. Es la consagración del llamado Estado gendarme o policía que reduce sus funciones a la seguridad interior y exterior, </w:t>
      </w:r>
      <w:ins w:id="1379" w:author="Eugenia Arce Londoño" w:date="2015-10-01T08:28:00Z">
        <w:r w:rsidR="007C6C22">
          <w:rPr>
            <w:rFonts w:ascii="Arial" w:hAnsi="Arial" w:cs="Arial"/>
            <w:sz w:val="24"/>
            <w:szCs w:val="24"/>
          </w:rPr>
          <w:t xml:space="preserve">y </w:t>
        </w:r>
      </w:ins>
      <w:r w:rsidRPr="00A261C8">
        <w:rPr>
          <w:rFonts w:ascii="Arial" w:hAnsi="Arial" w:cs="Arial"/>
          <w:sz w:val="24"/>
          <w:szCs w:val="24"/>
        </w:rPr>
        <w:t>la administración de justicia.</w:t>
      </w:r>
    </w:p>
    <w:p w14:paraId="45A722AF" w14:textId="77777777" w:rsidR="008A4FC0" w:rsidRPr="00A261C8" w:rsidRDefault="008A4FC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07560B10" w14:textId="77777777" w:rsidTr="00915DDC">
        <w:trPr>
          <w:jc w:val="center"/>
        </w:trPr>
        <w:tc>
          <w:tcPr>
            <w:tcW w:w="8222" w:type="dxa"/>
            <w:gridSpan w:val="2"/>
            <w:shd w:val="clear" w:color="auto" w:fill="000000"/>
          </w:tcPr>
          <w:p w14:paraId="52439FCB"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A4FC0" w:rsidRPr="00A261C8" w14:paraId="03816E57" w14:textId="77777777" w:rsidTr="00915DDC">
        <w:trPr>
          <w:jc w:val="center"/>
        </w:trPr>
        <w:tc>
          <w:tcPr>
            <w:tcW w:w="2268" w:type="dxa"/>
          </w:tcPr>
          <w:p w14:paraId="0AF30FE6"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29B5AF0A" w14:textId="3DE45DF1"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7D5CA8" w:rsidRPr="00A261C8">
              <w:rPr>
                <w:rFonts w:ascii="Arial" w:eastAsia="Cambria" w:hAnsi="Arial" w:cs="Arial"/>
                <w:sz w:val="24"/>
                <w:szCs w:val="24"/>
              </w:rPr>
              <w:t>Esta división del trabajo, que tantas ventajas reporta, no es en su origen efecto de la sabiduría human</w:t>
            </w:r>
            <w:r w:rsidR="007C6C22">
              <w:rPr>
                <w:rFonts w:ascii="Arial" w:eastAsia="Cambria" w:hAnsi="Arial" w:cs="Arial"/>
                <w:sz w:val="24"/>
                <w:szCs w:val="24"/>
              </w:rPr>
              <w:t xml:space="preserve">a, que prevé y se propone </w:t>
            </w:r>
            <w:del w:id="1380" w:author="Eugenia Arce Londoño" w:date="2015-10-01T08:28:00Z">
              <w:r w:rsidR="007D5CA8" w:rsidRPr="00A261C8">
                <w:rPr>
                  <w:rFonts w:ascii="Arial" w:eastAsia="Cambria" w:hAnsi="Arial" w:cs="Arial"/>
                  <w:sz w:val="24"/>
                  <w:szCs w:val="24"/>
                </w:rPr>
                <w:delText>alcan­zar</w:delText>
              </w:r>
            </w:del>
            <w:ins w:id="1381" w:author="Eugenia Arce Londoño" w:date="2015-10-01T08:28:00Z">
              <w:r w:rsidR="007C6C22">
                <w:rPr>
                  <w:rFonts w:ascii="Arial" w:eastAsia="Cambria" w:hAnsi="Arial" w:cs="Arial"/>
                  <w:sz w:val="24"/>
                  <w:szCs w:val="24"/>
                </w:rPr>
                <w:t>alcan</w:t>
              </w:r>
              <w:r w:rsidR="007D5CA8" w:rsidRPr="00A261C8">
                <w:rPr>
                  <w:rFonts w:ascii="Arial" w:eastAsia="Cambria" w:hAnsi="Arial" w:cs="Arial"/>
                  <w:sz w:val="24"/>
                  <w:szCs w:val="24"/>
                </w:rPr>
                <w:t>zar</w:t>
              </w:r>
            </w:ins>
            <w:r w:rsidR="007D5CA8" w:rsidRPr="00A261C8">
              <w:rPr>
                <w:rFonts w:ascii="Arial" w:eastAsia="Cambria" w:hAnsi="Arial" w:cs="Arial"/>
                <w:sz w:val="24"/>
                <w:szCs w:val="24"/>
              </w:rPr>
              <w:t xml:space="preserve"> aquella general opulencia que de él se deriva. Es la consecuencia gradual, necesaria aunque lenta, de u</w:t>
            </w:r>
            <w:r w:rsidR="007C6C22">
              <w:rPr>
                <w:rFonts w:ascii="Arial" w:eastAsia="Cambria" w:hAnsi="Arial" w:cs="Arial"/>
                <w:sz w:val="24"/>
                <w:szCs w:val="24"/>
              </w:rPr>
              <w:t xml:space="preserve">na cierta propensión de la </w:t>
            </w:r>
            <w:del w:id="1382" w:author="Eugenia Arce Londoño" w:date="2015-10-01T08:28:00Z">
              <w:r w:rsidR="007D5CA8" w:rsidRPr="00A261C8">
                <w:rPr>
                  <w:rFonts w:ascii="Arial" w:eastAsia="Cambria" w:hAnsi="Arial" w:cs="Arial"/>
                  <w:sz w:val="24"/>
                  <w:szCs w:val="24"/>
                </w:rPr>
                <w:delText>natu­raleza</w:delText>
              </w:r>
            </w:del>
            <w:ins w:id="1383" w:author="Eugenia Arce Londoño" w:date="2015-10-01T08:28:00Z">
              <w:r w:rsidR="007C6C22">
                <w:rPr>
                  <w:rFonts w:ascii="Arial" w:eastAsia="Cambria" w:hAnsi="Arial" w:cs="Arial"/>
                  <w:sz w:val="24"/>
                  <w:szCs w:val="24"/>
                </w:rPr>
                <w:t>natu</w:t>
              </w:r>
              <w:r w:rsidR="007D5CA8" w:rsidRPr="00A261C8">
                <w:rPr>
                  <w:rFonts w:ascii="Arial" w:eastAsia="Cambria" w:hAnsi="Arial" w:cs="Arial"/>
                  <w:sz w:val="24"/>
                  <w:szCs w:val="24"/>
                </w:rPr>
                <w:t>raleza</w:t>
              </w:r>
            </w:ins>
            <w:r w:rsidR="007D5CA8" w:rsidRPr="00A261C8">
              <w:rPr>
                <w:rFonts w:ascii="Arial" w:eastAsia="Cambria" w:hAnsi="Arial" w:cs="Arial"/>
                <w:sz w:val="24"/>
                <w:szCs w:val="24"/>
              </w:rPr>
              <w:t xml:space="preserve"> humana que no aspira a una utilidad tan grande: la Propensión a permutar, cambiar y negociar una cosa por otra</w:t>
            </w:r>
            <w:r w:rsidRPr="00A261C8">
              <w:rPr>
                <w:rFonts w:ascii="Arial" w:eastAsia="Cambria" w:hAnsi="Arial" w:cs="Arial"/>
                <w:sz w:val="24"/>
                <w:szCs w:val="24"/>
              </w:rPr>
              <w:t>”</w:t>
            </w:r>
          </w:p>
          <w:p w14:paraId="3A08ED39" w14:textId="0A4D7377" w:rsidR="008A4FC0" w:rsidRPr="00A261C8" w:rsidRDefault="007D5CA8" w:rsidP="00A85C40">
            <w:pPr>
              <w:spacing w:line="276" w:lineRule="auto"/>
              <w:jc w:val="both"/>
              <w:rPr>
                <w:rFonts w:ascii="Arial" w:eastAsia="Cambria" w:hAnsi="Arial" w:cs="Arial"/>
                <w:sz w:val="24"/>
                <w:szCs w:val="24"/>
              </w:rPr>
            </w:pPr>
            <w:r w:rsidRPr="00A261C8">
              <w:rPr>
                <w:rFonts w:ascii="Arial" w:eastAsia="Cambria" w:hAnsi="Arial" w:cs="Arial"/>
                <w:sz w:val="24"/>
                <w:szCs w:val="24"/>
              </w:rPr>
              <w:t>Adam Smith</w:t>
            </w:r>
            <w:r w:rsidR="008A4FC0" w:rsidRPr="00A261C8">
              <w:rPr>
                <w:rFonts w:ascii="Arial" w:eastAsia="Cambria" w:hAnsi="Arial" w:cs="Arial"/>
                <w:sz w:val="24"/>
                <w:szCs w:val="24"/>
              </w:rPr>
              <w:t xml:space="preserve">, </w:t>
            </w:r>
            <w:r w:rsidRPr="007C6C22">
              <w:rPr>
                <w:rFonts w:ascii="Arial" w:hAnsi="Arial"/>
                <w:i/>
                <w:sz w:val="24"/>
                <w:rPrChange w:id="1384" w:author="Eugenia Arce Londoño" w:date="2015-10-01T08:28:00Z">
                  <w:rPr>
                    <w:rFonts w:ascii="Arial" w:hAnsi="Arial"/>
                    <w:sz w:val="24"/>
                  </w:rPr>
                </w:rPrChange>
              </w:rPr>
              <w:t>La Riqueza de las Naciones</w:t>
            </w:r>
            <w:r w:rsidR="008A4FC0" w:rsidRPr="007C6C22">
              <w:rPr>
                <w:rFonts w:ascii="Arial" w:hAnsi="Arial"/>
                <w:i/>
                <w:sz w:val="24"/>
                <w:rPrChange w:id="1385" w:author="Eugenia Arce Londoño" w:date="2015-10-01T08:28:00Z">
                  <w:rPr>
                    <w:rFonts w:ascii="Arial" w:hAnsi="Arial"/>
                    <w:sz w:val="24"/>
                  </w:rPr>
                </w:rPrChange>
              </w:rPr>
              <w:t>.</w:t>
            </w:r>
          </w:p>
        </w:tc>
      </w:tr>
    </w:tbl>
    <w:p w14:paraId="3906BB13" w14:textId="77777777" w:rsidR="008A4FC0" w:rsidRPr="00A261C8" w:rsidRDefault="008A4FC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567"/>
      </w:tblGrid>
      <w:tr w:rsidR="00DB526C" w:rsidRPr="00A261C8" w14:paraId="151389C8" w14:textId="77777777" w:rsidTr="00915DDC">
        <w:trPr>
          <w:trHeight w:val="224"/>
          <w:jc w:val="center"/>
        </w:trPr>
        <w:tc>
          <w:tcPr>
            <w:tcW w:w="6551" w:type="dxa"/>
            <w:gridSpan w:val="2"/>
            <w:shd w:val="clear" w:color="auto" w:fill="0D0D0D"/>
          </w:tcPr>
          <w:p w14:paraId="1AE317C4"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071CC09" w14:textId="77777777" w:rsidTr="00915DDC">
        <w:trPr>
          <w:trHeight w:val="215"/>
          <w:jc w:val="center"/>
        </w:trPr>
        <w:tc>
          <w:tcPr>
            <w:tcW w:w="2092" w:type="dxa"/>
          </w:tcPr>
          <w:p w14:paraId="29996D63"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E063D7C" w14:textId="7C788C3A"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7D5CA8" w:rsidRPr="00A261C8">
              <w:rPr>
                <w:rFonts w:ascii="Arial" w:eastAsia="Cambria" w:hAnsi="Arial" w:cs="Arial"/>
                <w:sz w:val="24"/>
                <w:szCs w:val="24"/>
              </w:rPr>
              <w:t>21</w:t>
            </w:r>
          </w:p>
        </w:tc>
      </w:tr>
      <w:tr w:rsidR="00DB526C" w:rsidRPr="00A261C8" w14:paraId="60E8020C" w14:textId="77777777" w:rsidTr="00915DDC">
        <w:trPr>
          <w:trHeight w:val="215"/>
          <w:jc w:val="center"/>
        </w:trPr>
        <w:tc>
          <w:tcPr>
            <w:tcW w:w="2092" w:type="dxa"/>
          </w:tcPr>
          <w:p w14:paraId="38AD5734" w14:textId="77777777"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6CF728E0" w14:textId="38764B53" w:rsidR="008A4FC0" w:rsidRPr="00A261C8" w:rsidRDefault="007D5CA8" w:rsidP="00A85C40">
            <w:pPr>
              <w:spacing w:line="276" w:lineRule="auto"/>
              <w:jc w:val="both"/>
              <w:rPr>
                <w:rFonts w:ascii="Arial" w:eastAsia="Cambria" w:hAnsi="Arial" w:cs="Arial"/>
                <w:sz w:val="24"/>
                <w:szCs w:val="24"/>
              </w:rPr>
            </w:pPr>
            <w:r w:rsidRPr="00A261C8">
              <w:rPr>
                <w:rFonts w:ascii="Arial" w:eastAsia="Cambria" w:hAnsi="Arial" w:cs="Arial"/>
                <w:sz w:val="24"/>
                <w:szCs w:val="24"/>
              </w:rPr>
              <w:t>Producir en masa y obtener lucro en la venta: la dirección de los procesos económicos.</w:t>
            </w:r>
          </w:p>
        </w:tc>
      </w:tr>
      <w:tr w:rsidR="00DB526C" w:rsidRPr="00A261C8" w14:paraId="765965B6" w14:textId="77777777" w:rsidTr="007D5CA8">
        <w:trPr>
          <w:trHeight w:val="2688"/>
          <w:jc w:val="center"/>
        </w:trPr>
        <w:tc>
          <w:tcPr>
            <w:tcW w:w="2092" w:type="dxa"/>
          </w:tcPr>
          <w:p w14:paraId="3FA37D1F" w14:textId="77777777"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27"/>
            </w:r>
            <w:r w:rsidRPr="00A261C8">
              <w:rPr>
                <w:rFonts w:ascii="Arial" w:eastAsia="Cambria" w:hAnsi="Arial" w:cs="Arial"/>
                <w:b/>
                <w:sz w:val="24"/>
                <w:szCs w:val="24"/>
              </w:rPr>
              <w:t>)</w:t>
            </w:r>
          </w:p>
        </w:tc>
        <w:tc>
          <w:tcPr>
            <w:tcW w:w="4459" w:type="dxa"/>
          </w:tcPr>
          <w:p w14:paraId="7E03E447" w14:textId="58EFD169" w:rsidR="008A4FC0" w:rsidRPr="00A261C8" w:rsidRDefault="007D5CA8"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F6C3B41" wp14:editId="511FB5C4">
                  <wp:extent cx="2762914" cy="1756168"/>
                  <wp:effectExtent l="0" t="0" r="0" b="0"/>
                  <wp:docPr id="41" name="Imagen 41" descr="http://static0.planetasaber.com/encyclopedia/Data/Imagenes/FOTOS/000GW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tic0.planetasaber.com/encyclopedia/Data/Imagenes/FOTOS/000GWL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278" cy="1759577"/>
                          </a:xfrm>
                          <a:prstGeom prst="rect">
                            <a:avLst/>
                          </a:prstGeom>
                          <a:noFill/>
                          <a:ln>
                            <a:noFill/>
                          </a:ln>
                        </pic:spPr>
                      </pic:pic>
                    </a:graphicData>
                  </a:graphic>
                </wp:inline>
              </w:drawing>
            </w:r>
          </w:p>
        </w:tc>
      </w:tr>
      <w:tr w:rsidR="008A4FC0" w:rsidRPr="00A261C8" w14:paraId="3065A3DE" w14:textId="77777777" w:rsidTr="00915DDC">
        <w:trPr>
          <w:trHeight w:val="134"/>
          <w:jc w:val="center"/>
        </w:trPr>
        <w:tc>
          <w:tcPr>
            <w:tcW w:w="2092" w:type="dxa"/>
          </w:tcPr>
          <w:p w14:paraId="5E9FE2F0" w14:textId="77777777"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36D1F9B7" w14:textId="7CF4AF27" w:rsidR="008A4FC0" w:rsidRPr="00A261C8" w:rsidRDefault="007D5CA8" w:rsidP="00A85C40">
            <w:pPr>
              <w:spacing w:line="276" w:lineRule="auto"/>
              <w:jc w:val="both"/>
              <w:rPr>
                <w:rFonts w:ascii="Arial" w:hAnsi="Arial" w:cs="Arial"/>
                <w:sz w:val="24"/>
                <w:szCs w:val="24"/>
              </w:rPr>
            </w:pPr>
            <w:r w:rsidRPr="00A261C8">
              <w:rPr>
                <w:rFonts w:ascii="Arial" w:eastAsia="Cambria" w:hAnsi="Arial" w:cs="Arial"/>
                <w:sz w:val="24"/>
                <w:szCs w:val="24"/>
              </w:rPr>
              <w:t>La industria textil, junto con la siderurgia, son los sectores productivos qu</w:t>
            </w:r>
            <w:r w:rsidR="007C6C22">
              <w:rPr>
                <w:rFonts w:ascii="Arial" w:eastAsia="Cambria" w:hAnsi="Arial" w:cs="Arial"/>
                <w:sz w:val="24"/>
                <w:szCs w:val="24"/>
              </w:rPr>
              <w:t xml:space="preserve">e encabezaron el proceso de la </w:t>
            </w:r>
            <w:del w:id="1386" w:author="Eugenia Arce Londoño" w:date="2015-10-01T08:28:00Z">
              <w:r w:rsidRPr="00A261C8">
                <w:rPr>
                  <w:rFonts w:ascii="Arial" w:eastAsia="Cambria" w:hAnsi="Arial" w:cs="Arial"/>
                  <w:sz w:val="24"/>
                  <w:szCs w:val="24"/>
                </w:rPr>
                <w:delText>revolución</w:delText>
              </w:r>
            </w:del>
            <w:ins w:id="1387" w:author="Eugenia Arce Londoño" w:date="2015-10-01T08:28:00Z">
              <w:r w:rsidR="007C6C22">
                <w:rPr>
                  <w:rFonts w:ascii="Arial" w:eastAsia="Cambria" w:hAnsi="Arial" w:cs="Arial"/>
                  <w:sz w:val="24"/>
                  <w:szCs w:val="24"/>
                </w:rPr>
                <w:t>R</w:t>
              </w:r>
              <w:r w:rsidRPr="00A261C8">
                <w:rPr>
                  <w:rFonts w:ascii="Arial" w:eastAsia="Cambria" w:hAnsi="Arial" w:cs="Arial"/>
                  <w:sz w:val="24"/>
                  <w:szCs w:val="24"/>
                </w:rPr>
                <w:t>evolución</w:t>
              </w:r>
            </w:ins>
            <w:r w:rsidRPr="00A261C8">
              <w:rPr>
                <w:rFonts w:ascii="Arial" w:eastAsia="Cambria" w:hAnsi="Arial" w:cs="Arial"/>
                <w:sz w:val="24"/>
                <w:szCs w:val="24"/>
              </w:rPr>
              <w:t xml:space="preserve"> industrial. Grabado de una industria de hilaturas de Cataluña (España).</w:t>
            </w:r>
          </w:p>
        </w:tc>
      </w:tr>
    </w:tbl>
    <w:p w14:paraId="679D7B8F" w14:textId="77777777" w:rsidR="008A4FC0" w:rsidRPr="00A261C8" w:rsidRDefault="008A4FC0" w:rsidP="00A85C40">
      <w:pPr>
        <w:spacing w:line="276" w:lineRule="auto"/>
        <w:jc w:val="both"/>
        <w:rPr>
          <w:rFonts w:ascii="Arial" w:hAnsi="Arial" w:cs="Arial"/>
          <w:sz w:val="24"/>
          <w:szCs w:val="24"/>
        </w:rPr>
      </w:pPr>
    </w:p>
    <w:p w14:paraId="4FC0D4C0" w14:textId="4A04CE1F" w:rsidR="007D5CA8" w:rsidRPr="00A261C8" w:rsidRDefault="008A4FC0"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el liberalismo puedes observar este video [VER]</w:t>
      </w:r>
      <w:r w:rsidRPr="00A261C8">
        <w:rPr>
          <w:rStyle w:val="Refdenotaalpie"/>
          <w:rFonts w:ascii="Arial" w:eastAsia="Cambria" w:hAnsi="Arial" w:cs="Arial"/>
          <w:b/>
          <w:sz w:val="24"/>
          <w:szCs w:val="24"/>
        </w:rPr>
        <w:footnoteReference w:id="28"/>
      </w:r>
      <w:r w:rsidR="007D5CA8" w:rsidRPr="00A261C8">
        <w:rPr>
          <w:rFonts w:ascii="Arial" w:hAnsi="Arial" w:cs="Arial"/>
          <w:sz w:val="24"/>
          <w:szCs w:val="24"/>
        </w:rPr>
        <w:t>.</w:t>
      </w:r>
    </w:p>
    <w:p w14:paraId="654136B1" w14:textId="77777777" w:rsidR="007D5CA8" w:rsidRPr="007C6C22" w:rsidRDefault="007D5CA8" w:rsidP="00A85C40">
      <w:pPr>
        <w:spacing w:line="276" w:lineRule="auto"/>
        <w:jc w:val="both"/>
        <w:rPr>
          <w:rFonts w:ascii="Arial" w:hAnsi="Arial"/>
          <w:b/>
          <w:sz w:val="24"/>
          <w:rPrChange w:id="1388" w:author="Eugenia Arce Londoño" w:date="2015-10-01T08:28:00Z">
            <w:rPr>
              <w:rFonts w:ascii="Arial" w:hAnsi="Arial"/>
              <w:sz w:val="24"/>
            </w:rPr>
          </w:rPrChange>
        </w:rPr>
      </w:pPr>
    </w:p>
    <w:p w14:paraId="08AD4B3F" w14:textId="0F624C8A" w:rsidR="007D5CA8" w:rsidRPr="007C6C22" w:rsidRDefault="007C6C22" w:rsidP="00A85C40">
      <w:pPr>
        <w:spacing w:line="276" w:lineRule="auto"/>
        <w:jc w:val="both"/>
        <w:rPr>
          <w:rFonts w:ascii="Arial" w:hAnsi="Arial"/>
          <w:b/>
          <w:sz w:val="24"/>
          <w:rPrChange w:id="1389" w:author="Eugenia Arce Londoño" w:date="2015-10-01T08:28:00Z">
            <w:rPr>
              <w:rFonts w:ascii="Arial" w:hAnsi="Arial"/>
              <w:sz w:val="24"/>
            </w:rPr>
          </w:rPrChange>
        </w:rPr>
      </w:pPr>
      <w:r w:rsidRPr="007C6C22">
        <w:rPr>
          <w:rFonts w:ascii="Arial" w:hAnsi="Arial"/>
          <w:b/>
          <w:sz w:val="24"/>
          <w:rPrChange w:id="1390" w:author="Eugenia Arce Londoño" w:date="2015-10-01T08:28:00Z">
            <w:rPr>
              <w:rFonts w:ascii="Arial" w:hAnsi="Arial"/>
              <w:sz w:val="24"/>
            </w:rPr>
          </w:rPrChange>
        </w:rPr>
        <w:t xml:space="preserve">3.2.2 </w:t>
      </w:r>
      <w:del w:id="1391" w:author="Eugenia Arce Londoño" w:date="2015-10-01T08:28:00Z">
        <w:r w:rsidR="007D5CA8" w:rsidRPr="00A261C8">
          <w:rPr>
            <w:rFonts w:ascii="Arial" w:hAnsi="Arial" w:cs="Arial"/>
            <w:sz w:val="24"/>
            <w:szCs w:val="24"/>
          </w:rPr>
          <w:delText>Democracia</w:delText>
        </w:r>
      </w:del>
      <w:ins w:id="1392" w:author="Eugenia Arce Londoño" w:date="2015-10-01T08:28:00Z">
        <w:r w:rsidRPr="007C6C22">
          <w:rPr>
            <w:rFonts w:ascii="Arial" w:hAnsi="Arial" w:cs="Arial"/>
            <w:b/>
            <w:sz w:val="24"/>
            <w:szCs w:val="24"/>
          </w:rPr>
          <w:t>La d</w:t>
        </w:r>
        <w:r w:rsidR="007D5CA8" w:rsidRPr="007C6C22">
          <w:rPr>
            <w:rFonts w:ascii="Arial" w:hAnsi="Arial" w:cs="Arial"/>
            <w:b/>
            <w:sz w:val="24"/>
            <w:szCs w:val="24"/>
          </w:rPr>
          <w:t>emocracia</w:t>
        </w:r>
      </w:ins>
      <w:r w:rsidR="007D5CA8" w:rsidRPr="007C6C22">
        <w:rPr>
          <w:rFonts w:ascii="Arial" w:hAnsi="Arial"/>
          <w:b/>
          <w:sz w:val="24"/>
          <w:rPrChange w:id="1393" w:author="Eugenia Arce Londoño" w:date="2015-10-01T08:28:00Z">
            <w:rPr>
              <w:rFonts w:ascii="Arial" w:hAnsi="Arial"/>
              <w:sz w:val="24"/>
            </w:rPr>
          </w:rPrChange>
        </w:rPr>
        <w:t>: distribuir el</w:t>
      </w:r>
      <w:r>
        <w:rPr>
          <w:rFonts w:ascii="Arial" w:hAnsi="Arial"/>
          <w:b/>
          <w:sz w:val="24"/>
          <w:rPrChange w:id="1394" w:author="Eugenia Arce Londoño" w:date="2015-10-01T08:28:00Z">
            <w:rPr>
              <w:rFonts w:ascii="Arial" w:hAnsi="Arial"/>
              <w:sz w:val="24"/>
            </w:rPr>
          </w:rPrChange>
        </w:rPr>
        <w:t xml:space="preserve"> poder político para participar</w:t>
      </w:r>
      <w:del w:id="1395" w:author="Eugenia Arce Londoño" w:date="2015-10-01T08:28:00Z">
        <w:r w:rsidR="007D5CA8" w:rsidRPr="00A261C8">
          <w:rPr>
            <w:rFonts w:ascii="Arial" w:hAnsi="Arial" w:cs="Arial"/>
            <w:sz w:val="24"/>
            <w:szCs w:val="24"/>
          </w:rPr>
          <w:delText>.</w:delText>
        </w:r>
      </w:del>
    </w:p>
    <w:p w14:paraId="7B2C5739" w14:textId="77777777" w:rsidR="007D5CA8" w:rsidRPr="007C6C22" w:rsidRDefault="007D5CA8" w:rsidP="00A85C40">
      <w:pPr>
        <w:spacing w:line="276" w:lineRule="auto"/>
        <w:jc w:val="both"/>
        <w:rPr>
          <w:rFonts w:ascii="Arial" w:hAnsi="Arial"/>
          <w:b/>
          <w:sz w:val="24"/>
          <w:rPrChange w:id="1396" w:author="Eugenia Arce Londoño" w:date="2015-10-01T08:28:00Z">
            <w:rPr>
              <w:rFonts w:ascii="Arial" w:hAnsi="Arial"/>
              <w:sz w:val="24"/>
            </w:rPr>
          </w:rPrChang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266"/>
      </w:tblGrid>
      <w:tr w:rsidR="00DB526C" w:rsidRPr="00A261C8" w14:paraId="29A34F19" w14:textId="77777777" w:rsidTr="00915DDC">
        <w:trPr>
          <w:trHeight w:val="224"/>
          <w:jc w:val="center"/>
        </w:trPr>
        <w:tc>
          <w:tcPr>
            <w:tcW w:w="6551" w:type="dxa"/>
            <w:gridSpan w:val="2"/>
            <w:shd w:val="clear" w:color="auto" w:fill="0D0D0D"/>
          </w:tcPr>
          <w:p w14:paraId="3C3DCB0C" w14:textId="77777777" w:rsidR="0039134D" w:rsidRPr="00A261C8" w:rsidRDefault="003913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4D86A1EE" w14:textId="77777777" w:rsidTr="00915DDC">
        <w:trPr>
          <w:trHeight w:val="215"/>
          <w:jc w:val="center"/>
        </w:trPr>
        <w:tc>
          <w:tcPr>
            <w:tcW w:w="2092" w:type="dxa"/>
          </w:tcPr>
          <w:p w14:paraId="791E2D59" w14:textId="77777777" w:rsidR="0039134D" w:rsidRPr="00A261C8" w:rsidRDefault="003913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15BEA32D" w14:textId="11263244" w:rsidR="0039134D" w:rsidRPr="00A261C8" w:rsidRDefault="0039134D"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743392" w:rsidRPr="00A261C8">
              <w:rPr>
                <w:rFonts w:ascii="Arial" w:eastAsia="Cambria" w:hAnsi="Arial" w:cs="Arial"/>
                <w:sz w:val="24"/>
                <w:szCs w:val="24"/>
              </w:rPr>
              <w:t>2</w:t>
            </w:r>
          </w:p>
        </w:tc>
      </w:tr>
      <w:tr w:rsidR="00DB526C" w:rsidRPr="00A261C8" w14:paraId="682F8D11" w14:textId="77777777" w:rsidTr="00915DDC">
        <w:trPr>
          <w:trHeight w:val="215"/>
          <w:jc w:val="center"/>
        </w:trPr>
        <w:tc>
          <w:tcPr>
            <w:tcW w:w="2092" w:type="dxa"/>
          </w:tcPr>
          <w:p w14:paraId="40FF0439" w14:textId="77777777" w:rsidR="0039134D" w:rsidRPr="00A261C8" w:rsidRDefault="003913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1251D39B" w14:textId="35DD71C6" w:rsidR="0039134D" w:rsidRPr="00A261C8" w:rsidRDefault="00743392" w:rsidP="00A85C40">
            <w:pPr>
              <w:spacing w:line="276" w:lineRule="auto"/>
              <w:jc w:val="both"/>
              <w:rPr>
                <w:rFonts w:ascii="Arial" w:eastAsia="Cambria" w:hAnsi="Arial" w:cs="Arial"/>
                <w:sz w:val="24"/>
                <w:szCs w:val="24"/>
              </w:rPr>
            </w:pPr>
            <w:r w:rsidRPr="00A261C8">
              <w:rPr>
                <w:rFonts w:ascii="Arial" w:eastAsia="Cambria" w:hAnsi="Arial" w:cs="Arial"/>
                <w:sz w:val="24"/>
                <w:szCs w:val="24"/>
              </w:rPr>
              <w:t>La democracia: recuperando el legado de Atenas</w:t>
            </w:r>
            <w:r w:rsidR="0039134D" w:rsidRPr="00A261C8">
              <w:rPr>
                <w:rFonts w:ascii="Arial" w:eastAsia="Cambria" w:hAnsi="Arial" w:cs="Arial"/>
                <w:sz w:val="24"/>
                <w:szCs w:val="24"/>
              </w:rPr>
              <w:t>.</w:t>
            </w:r>
          </w:p>
        </w:tc>
      </w:tr>
      <w:tr w:rsidR="00DB526C" w:rsidRPr="00A261C8" w14:paraId="454EE6A5" w14:textId="77777777" w:rsidTr="00915DDC">
        <w:trPr>
          <w:trHeight w:val="2688"/>
          <w:jc w:val="center"/>
        </w:trPr>
        <w:tc>
          <w:tcPr>
            <w:tcW w:w="2092" w:type="dxa"/>
          </w:tcPr>
          <w:p w14:paraId="0343A204" w14:textId="77777777" w:rsidR="0039134D" w:rsidRPr="00A261C8" w:rsidRDefault="003913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29"/>
            </w:r>
            <w:r w:rsidRPr="00A261C8">
              <w:rPr>
                <w:rFonts w:ascii="Arial" w:eastAsia="Cambria" w:hAnsi="Arial" w:cs="Arial"/>
                <w:b/>
                <w:sz w:val="24"/>
                <w:szCs w:val="24"/>
              </w:rPr>
              <w:t>)</w:t>
            </w:r>
          </w:p>
        </w:tc>
        <w:tc>
          <w:tcPr>
            <w:tcW w:w="4459" w:type="dxa"/>
          </w:tcPr>
          <w:p w14:paraId="54AB28F3" w14:textId="385C34FE" w:rsidR="0039134D" w:rsidRPr="00A261C8" w:rsidRDefault="00743392"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7A7889B4" wp14:editId="5C18FBBB">
                  <wp:extent cx="3207224" cy="2624238"/>
                  <wp:effectExtent l="0" t="0" r="0" b="5080"/>
                  <wp:docPr id="43" name="Imagen 43" descr="http://static0.planetasaber.com/encyclopedia/Data/Imagenes/FOTOS/000IC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atic0.planetasaber.com/encyclopedia/Data/Imagenes/FOTOS/000ICZ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8093" cy="2624949"/>
                          </a:xfrm>
                          <a:prstGeom prst="rect">
                            <a:avLst/>
                          </a:prstGeom>
                          <a:noFill/>
                          <a:ln>
                            <a:noFill/>
                          </a:ln>
                        </pic:spPr>
                      </pic:pic>
                    </a:graphicData>
                  </a:graphic>
                </wp:inline>
              </w:drawing>
            </w:r>
          </w:p>
        </w:tc>
      </w:tr>
      <w:tr w:rsidR="0039134D" w:rsidRPr="00A261C8" w14:paraId="32E08C8D" w14:textId="77777777" w:rsidTr="00915DDC">
        <w:trPr>
          <w:trHeight w:val="134"/>
          <w:jc w:val="center"/>
        </w:trPr>
        <w:tc>
          <w:tcPr>
            <w:tcW w:w="2092" w:type="dxa"/>
          </w:tcPr>
          <w:p w14:paraId="7EF315CA" w14:textId="77777777" w:rsidR="0039134D" w:rsidRPr="00A261C8" w:rsidRDefault="003913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E97DC05" w14:textId="491F0EEB" w:rsidR="0039134D" w:rsidRPr="00A261C8" w:rsidRDefault="00743392" w:rsidP="00A85C40">
            <w:pPr>
              <w:spacing w:line="276" w:lineRule="auto"/>
              <w:jc w:val="both"/>
              <w:rPr>
                <w:rFonts w:ascii="Arial" w:hAnsi="Arial" w:cs="Arial"/>
                <w:sz w:val="24"/>
                <w:szCs w:val="24"/>
              </w:rPr>
            </w:pPr>
            <w:r w:rsidRPr="007C6C22">
              <w:rPr>
                <w:rFonts w:ascii="Arial" w:hAnsi="Arial"/>
                <w:i/>
                <w:sz w:val="24"/>
                <w:rPrChange w:id="1397" w:author="Eugenia Arce Londoño" w:date="2015-10-01T08:28:00Z">
                  <w:rPr>
                    <w:rFonts w:ascii="Arial" w:hAnsi="Arial"/>
                    <w:sz w:val="24"/>
                  </w:rPr>
                </w:rPrChange>
              </w:rPr>
              <w:t>La escuela de Atenas</w:t>
            </w:r>
            <w:r w:rsidR="007C6C22">
              <w:rPr>
                <w:rFonts w:ascii="Arial" w:eastAsia="Cambria" w:hAnsi="Arial" w:cs="Arial"/>
                <w:sz w:val="24"/>
                <w:szCs w:val="24"/>
              </w:rPr>
              <w:t xml:space="preserve"> por Rafael Sanzio, </w:t>
            </w:r>
            <w:del w:id="1398" w:author="Eugenia Arce Londoño" w:date="2015-10-01T08:28:00Z">
              <w:r w:rsidRPr="00A261C8">
                <w:rPr>
                  <w:rFonts w:ascii="Arial" w:eastAsia="Cambria" w:hAnsi="Arial" w:cs="Arial"/>
                  <w:sz w:val="24"/>
                  <w:szCs w:val="24"/>
                </w:rPr>
                <w:delText>s.</w:delText>
              </w:r>
            </w:del>
            <w:ins w:id="1399" w:author="Eugenia Arce Londoño" w:date="2015-10-01T08:28:00Z">
              <w:r w:rsidR="007C6C22">
                <w:rPr>
                  <w:rFonts w:ascii="Arial" w:eastAsia="Cambria" w:hAnsi="Arial" w:cs="Arial"/>
                  <w:sz w:val="24"/>
                  <w:szCs w:val="24"/>
                </w:rPr>
                <w:t>siglo</w:t>
              </w:r>
            </w:ins>
            <w:r w:rsidRPr="00A261C8">
              <w:rPr>
                <w:rFonts w:ascii="Arial" w:eastAsia="Cambria" w:hAnsi="Arial" w:cs="Arial"/>
                <w:sz w:val="24"/>
                <w:szCs w:val="24"/>
              </w:rPr>
              <w:t xml:space="preserve"> XVI (Estancia de la Signatura, Palacio del Vaticano, Ciudad del Vaticano).</w:t>
            </w:r>
          </w:p>
        </w:tc>
      </w:tr>
    </w:tbl>
    <w:p w14:paraId="262D8B17" w14:textId="77777777" w:rsidR="0039134D" w:rsidRPr="00A261C8" w:rsidRDefault="0039134D" w:rsidP="00A85C40">
      <w:pPr>
        <w:spacing w:line="276" w:lineRule="auto"/>
        <w:jc w:val="both"/>
        <w:rPr>
          <w:rFonts w:ascii="Arial" w:hAnsi="Arial" w:cs="Arial"/>
          <w:sz w:val="24"/>
          <w:szCs w:val="24"/>
        </w:rPr>
      </w:pPr>
    </w:p>
    <w:p w14:paraId="0B5E68F1" w14:textId="478C1D78" w:rsidR="007D5CA8" w:rsidRPr="00A261C8" w:rsidRDefault="007D5CA8" w:rsidP="00A85C40">
      <w:pPr>
        <w:spacing w:line="276" w:lineRule="auto"/>
        <w:jc w:val="both"/>
        <w:rPr>
          <w:rFonts w:ascii="Arial" w:hAnsi="Arial" w:cs="Arial"/>
          <w:sz w:val="24"/>
          <w:szCs w:val="24"/>
        </w:rPr>
      </w:pPr>
      <w:del w:id="1400" w:author="Eugenia Arce Londoño" w:date="2015-10-01T08:28:00Z">
        <w:r w:rsidRPr="00A261C8">
          <w:rPr>
            <w:rFonts w:ascii="Arial" w:hAnsi="Arial" w:cs="Arial"/>
            <w:sz w:val="24"/>
            <w:szCs w:val="24"/>
          </w:rPr>
          <w:delText>Esta</w:delText>
        </w:r>
      </w:del>
      <w:ins w:id="1401" w:author="Eugenia Arce Londoño" w:date="2015-10-01T08:28:00Z">
        <w:r w:rsidR="007C6C22">
          <w:rPr>
            <w:rFonts w:ascii="Arial" w:hAnsi="Arial" w:cs="Arial"/>
            <w:sz w:val="24"/>
            <w:szCs w:val="24"/>
          </w:rPr>
          <w:t>La</w:t>
        </w:r>
      </w:ins>
      <w:r w:rsidR="007C6C22">
        <w:rPr>
          <w:rFonts w:ascii="Arial" w:hAnsi="Arial" w:cs="Arial"/>
          <w:sz w:val="24"/>
          <w:szCs w:val="24"/>
        </w:rPr>
        <w:t xml:space="preserve"> </w:t>
      </w:r>
      <w:r w:rsidRPr="007C6C22">
        <w:rPr>
          <w:rFonts w:ascii="Arial" w:hAnsi="Arial"/>
          <w:sz w:val="24"/>
          <w:rPrChange w:id="1402" w:author="Eugenia Arce Londoño" w:date="2015-10-01T08:28:00Z">
            <w:rPr>
              <w:rFonts w:ascii="Arial" w:hAnsi="Arial"/>
              <w:b/>
              <w:sz w:val="24"/>
            </w:rPr>
          </w:rPrChange>
        </w:rPr>
        <w:t>palabra</w:t>
      </w:r>
      <w:ins w:id="1403" w:author="Eugenia Arce Londoño" w:date="2015-10-01T08:28:00Z">
        <w:r w:rsidR="007C6C22">
          <w:rPr>
            <w:rFonts w:ascii="Arial" w:hAnsi="Arial" w:cs="Arial"/>
            <w:sz w:val="24"/>
            <w:szCs w:val="24"/>
          </w:rPr>
          <w:t xml:space="preserve"> </w:t>
        </w:r>
        <w:r w:rsidR="007C6C22">
          <w:rPr>
            <w:rFonts w:ascii="Arial" w:hAnsi="Arial" w:cs="Arial"/>
            <w:b/>
            <w:sz w:val="24"/>
            <w:szCs w:val="24"/>
          </w:rPr>
          <w:t>democracia</w:t>
        </w:r>
      </w:ins>
      <w:r w:rsidRPr="00A261C8">
        <w:rPr>
          <w:rFonts w:ascii="Arial" w:hAnsi="Arial" w:cs="Arial"/>
          <w:sz w:val="24"/>
          <w:szCs w:val="24"/>
        </w:rPr>
        <w:t xml:space="preserve"> ha recorrido la </w:t>
      </w:r>
      <w:r w:rsidRPr="00A261C8">
        <w:rPr>
          <w:rFonts w:ascii="Arial" w:hAnsi="Arial" w:cs="Arial"/>
          <w:b/>
          <w:sz w:val="24"/>
          <w:szCs w:val="24"/>
        </w:rPr>
        <w:t>historia</w:t>
      </w:r>
      <w:r w:rsidRPr="007C6C22">
        <w:rPr>
          <w:rFonts w:ascii="Arial" w:hAnsi="Arial"/>
          <w:sz w:val="24"/>
          <w:rPrChange w:id="1404" w:author="Eugenia Arce Londoño" w:date="2015-10-01T08:28:00Z">
            <w:rPr>
              <w:rFonts w:ascii="Arial" w:hAnsi="Arial"/>
              <w:b/>
              <w:sz w:val="24"/>
            </w:rPr>
          </w:rPrChange>
        </w:rPr>
        <w:t xml:space="preserve"> de la humanidad</w:t>
      </w:r>
      <w:r w:rsidRPr="007C6C22">
        <w:rPr>
          <w:rFonts w:ascii="Arial" w:hAnsi="Arial" w:cs="Arial"/>
          <w:sz w:val="24"/>
          <w:szCs w:val="24"/>
        </w:rPr>
        <w:t xml:space="preserve"> </w:t>
      </w:r>
      <w:r w:rsidRPr="00A261C8">
        <w:rPr>
          <w:rFonts w:ascii="Arial" w:hAnsi="Arial" w:cs="Arial"/>
          <w:sz w:val="24"/>
          <w:szCs w:val="24"/>
        </w:rPr>
        <w:t xml:space="preserve">desde su </w:t>
      </w:r>
      <w:r w:rsidRPr="00A261C8">
        <w:rPr>
          <w:rFonts w:ascii="Arial" w:hAnsi="Arial" w:cs="Arial"/>
          <w:b/>
          <w:sz w:val="24"/>
          <w:szCs w:val="24"/>
        </w:rPr>
        <w:t>invención</w:t>
      </w:r>
      <w:r w:rsidRPr="00A261C8">
        <w:rPr>
          <w:rFonts w:ascii="Arial" w:hAnsi="Arial" w:cs="Arial"/>
          <w:sz w:val="24"/>
          <w:szCs w:val="24"/>
        </w:rPr>
        <w:t xml:space="preserve"> en la </w:t>
      </w:r>
      <w:r w:rsidRPr="00A261C8">
        <w:rPr>
          <w:rFonts w:ascii="Arial" w:hAnsi="Arial" w:cs="Arial"/>
          <w:b/>
          <w:sz w:val="24"/>
          <w:szCs w:val="24"/>
        </w:rPr>
        <w:t>Grecia clásica</w:t>
      </w:r>
      <w:r w:rsidRPr="00A261C8">
        <w:rPr>
          <w:rFonts w:ascii="Arial" w:hAnsi="Arial" w:cs="Arial"/>
          <w:sz w:val="24"/>
          <w:szCs w:val="24"/>
        </w:rPr>
        <w:t xml:space="preserve"> hasta la actualidad. </w:t>
      </w:r>
    </w:p>
    <w:p w14:paraId="76076D10" w14:textId="77777777" w:rsidR="007D5CA8" w:rsidRPr="00A261C8" w:rsidRDefault="007D5CA8" w:rsidP="00A85C40">
      <w:pPr>
        <w:spacing w:line="276" w:lineRule="auto"/>
        <w:jc w:val="both"/>
        <w:rPr>
          <w:rFonts w:ascii="Arial" w:hAnsi="Arial" w:cs="Arial"/>
          <w:sz w:val="24"/>
          <w:szCs w:val="24"/>
        </w:rPr>
      </w:pPr>
    </w:p>
    <w:p w14:paraId="65536519" w14:textId="77777777" w:rsidR="007D5CA8" w:rsidRPr="00A261C8" w:rsidRDefault="007D5CA8" w:rsidP="00A85C40">
      <w:pPr>
        <w:spacing w:line="276" w:lineRule="auto"/>
        <w:jc w:val="both"/>
        <w:rPr>
          <w:del w:id="1405" w:author="Eugenia Arce Londoño" w:date="2015-10-01T08:28:00Z"/>
          <w:rFonts w:ascii="Arial" w:hAnsi="Arial" w:cs="Arial"/>
          <w:sz w:val="24"/>
          <w:szCs w:val="24"/>
        </w:rPr>
      </w:pPr>
      <w:r w:rsidRPr="00A261C8">
        <w:rPr>
          <w:rFonts w:ascii="Arial" w:hAnsi="Arial" w:cs="Arial"/>
          <w:sz w:val="24"/>
          <w:szCs w:val="24"/>
        </w:rPr>
        <w:t xml:space="preserve">La palabra tiene una </w:t>
      </w:r>
      <w:r w:rsidRPr="00A261C8">
        <w:rPr>
          <w:rFonts w:ascii="Arial" w:hAnsi="Arial" w:cs="Arial"/>
          <w:b/>
          <w:sz w:val="24"/>
          <w:szCs w:val="24"/>
        </w:rPr>
        <w:t>connotación positiva</w:t>
      </w:r>
      <w:r w:rsidR="007C6C22">
        <w:rPr>
          <w:rFonts w:ascii="Arial" w:hAnsi="Arial" w:cs="Arial"/>
          <w:sz w:val="24"/>
          <w:szCs w:val="24"/>
        </w:rPr>
        <w:t xml:space="preserve"> entre las personas. </w:t>
      </w:r>
    </w:p>
    <w:p w14:paraId="4B5A6E7C" w14:textId="77777777" w:rsidR="007D5CA8" w:rsidRPr="00A261C8" w:rsidRDefault="007D5CA8" w:rsidP="00A85C40">
      <w:pPr>
        <w:spacing w:line="276" w:lineRule="auto"/>
        <w:jc w:val="both"/>
        <w:rPr>
          <w:del w:id="1406" w:author="Eugenia Arce Londoño" w:date="2015-10-01T08:28:00Z"/>
          <w:rFonts w:ascii="Arial" w:hAnsi="Arial" w:cs="Arial"/>
          <w:sz w:val="24"/>
          <w:szCs w:val="24"/>
        </w:rPr>
      </w:pPr>
    </w:p>
    <w:p w14:paraId="6F1B0D68" w14:textId="20D8B50F"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Adjetivar </w:t>
      </w:r>
      <w:ins w:id="1407" w:author="Eugenia Arce Londoño" w:date="2015-10-01T08:28:00Z">
        <w:r w:rsidR="007C6C22">
          <w:rPr>
            <w:rFonts w:ascii="Arial" w:hAnsi="Arial" w:cs="Arial"/>
            <w:sz w:val="24"/>
            <w:szCs w:val="24"/>
          </w:rPr>
          <w:t xml:space="preserve">a </w:t>
        </w:r>
      </w:ins>
      <w:r w:rsidRPr="00A261C8">
        <w:rPr>
          <w:rFonts w:ascii="Arial" w:hAnsi="Arial" w:cs="Arial"/>
          <w:sz w:val="24"/>
          <w:szCs w:val="24"/>
        </w:rPr>
        <w:t xml:space="preserve">alguien o algo como democrático </w:t>
      </w:r>
      <w:r w:rsidR="007C6C22">
        <w:rPr>
          <w:rFonts w:ascii="Arial" w:hAnsi="Arial" w:cs="Arial"/>
          <w:sz w:val="24"/>
          <w:szCs w:val="24"/>
        </w:rPr>
        <w:t>es una realidad que enorgullece</w:t>
      </w:r>
      <w:ins w:id="1408" w:author="Eugenia Arce Londoño" w:date="2015-10-01T08:28:00Z">
        <w:r w:rsidR="007C6C22">
          <w:rPr>
            <w:rFonts w:ascii="Arial" w:hAnsi="Arial" w:cs="Arial"/>
            <w:sz w:val="24"/>
            <w:szCs w:val="24"/>
          </w:rPr>
          <w:t xml:space="preserve">. </w:t>
        </w:r>
        <w:r w:rsidR="00D97724">
          <w:rPr>
            <w:rFonts w:ascii="Arial" w:hAnsi="Arial" w:cs="Arial"/>
            <w:sz w:val="24"/>
            <w:szCs w:val="24"/>
          </w:rPr>
          <w:t>Veamos ejemplos de usos que seguramente has escuchado sobre esta palabra</w:t>
        </w:r>
      </w:ins>
      <w:r w:rsidR="00D97724">
        <w:rPr>
          <w:rFonts w:ascii="Arial" w:hAnsi="Arial" w:cs="Arial"/>
          <w:sz w:val="24"/>
          <w:szCs w:val="24"/>
        </w:rPr>
        <w:t>:</w:t>
      </w:r>
      <w:r w:rsidRPr="00A261C8">
        <w:rPr>
          <w:rFonts w:ascii="Arial" w:hAnsi="Arial" w:cs="Arial"/>
          <w:sz w:val="24"/>
          <w:szCs w:val="24"/>
        </w:rPr>
        <w:t xml:space="preserve"> Estados Unidos es un </w:t>
      </w:r>
      <w:r w:rsidRPr="00A261C8">
        <w:rPr>
          <w:rFonts w:ascii="Arial" w:hAnsi="Arial" w:cs="Arial"/>
          <w:b/>
          <w:sz w:val="24"/>
          <w:szCs w:val="24"/>
        </w:rPr>
        <w:t>país democrático</w:t>
      </w:r>
      <w:del w:id="1409" w:author="Eugenia Arce Londoño" w:date="2015-10-01T08:28:00Z">
        <w:r w:rsidRPr="00A261C8">
          <w:rPr>
            <w:rFonts w:ascii="Arial" w:hAnsi="Arial" w:cs="Arial"/>
            <w:sz w:val="24"/>
            <w:szCs w:val="24"/>
          </w:rPr>
          <w:delText>,</w:delText>
        </w:r>
      </w:del>
      <w:ins w:id="1410" w:author="Eugenia Arce Londoño" w:date="2015-10-01T08:28:00Z">
        <w:r w:rsidR="00D97724">
          <w:rPr>
            <w:rFonts w:ascii="Arial" w:hAnsi="Arial" w:cs="Arial"/>
            <w:sz w:val="24"/>
            <w:szCs w:val="24"/>
          </w:rPr>
          <w:t>;</w:t>
        </w:r>
      </w:ins>
      <w:r w:rsidRPr="00A261C8">
        <w:rPr>
          <w:rFonts w:ascii="Arial" w:hAnsi="Arial" w:cs="Arial"/>
          <w:sz w:val="24"/>
          <w:szCs w:val="24"/>
        </w:rPr>
        <w:t xml:space="preserve"> Colombia </w:t>
      </w:r>
      <w:del w:id="1411" w:author="Eugenia Arce Londoño" w:date="2015-10-01T08:28:00Z">
        <w:r w:rsidRPr="00A261C8">
          <w:rPr>
            <w:rFonts w:ascii="Arial" w:hAnsi="Arial" w:cs="Arial"/>
            <w:b/>
            <w:sz w:val="24"/>
            <w:szCs w:val="24"/>
          </w:rPr>
          <w:delText>consolida</w:delText>
        </w:r>
      </w:del>
      <w:ins w:id="1412" w:author="Eugenia Arce Londoño" w:date="2015-10-01T08:28:00Z">
        <w:r w:rsidR="00D97724">
          <w:rPr>
            <w:rFonts w:ascii="Arial" w:hAnsi="Arial" w:cs="Arial"/>
            <w:sz w:val="24"/>
            <w:szCs w:val="24"/>
          </w:rPr>
          <w:t xml:space="preserve">ha </w:t>
        </w:r>
        <w:r w:rsidRPr="00A261C8">
          <w:rPr>
            <w:rFonts w:ascii="Arial" w:hAnsi="Arial" w:cs="Arial"/>
            <w:b/>
            <w:sz w:val="24"/>
            <w:szCs w:val="24"/>
          </w:rPr>
          <w:t>consolida</w:t>
        </w:r>
        <w:r w:rsidR="00D97724">
          <w:rPr>
            <w:rFonts w:ascii="Arial" w:hAnsi="Arial" w:cs="Arial"/>
            <w:b/>
            <w:sz w:val="24"/>
            <w:szCs w:val="24"/>
          </w:rPr>
          <w:t>do</w:t>
        </w:r>
      </w:ins>
      <w:r w:rsidRPr="00A261C8">
        <w:rPr>
          <w:rFonts w:ascii="Arial" w:hAnsi="Arial" w:cs="Arial"/>
          <w:b/>
          <w:sz w:val="24"/>
          <w:szCs w:val="24"/>
        </w:rPr>
        <w:t xml:space="preserve"> su democracia</w:t>
      </w:r>
      <w:r w:rsidRPr="00A261C8">
        <w:rPr>
          <w:rFonts w:ascii="Arial" w:hAnsi="Arial" w:cs="Arial"/>
          <w:sz w:val="24"/>
          <w:szCs w:val="24"/>
        </w:rPr>
        <w:t xml:space="preserve"> mediante elecciones de alcaldes y gobernadores</w:t>
      </w:r>
      <w:del w:id="1413" w:author="Eugenia Arce Londoño" w:date="2015-10-01T08:28:00Z">
        <w:r w:rsidRPr="00A261C8">
          <w:rPr>
            <w:rFonts w:ascii="Arial" w:hAnsi="Arial" w:cs="Arial"/>
            <w:sz w:val="24"/>
            <w:szCs w:val="24"/>
          </w:rPr>
          <w:delText>,</w:delText>
        </w:r>
      </w:del>
      <w:ins w:id="1414" w:author="Eugenia Arce Londoño" w:date="2015-10-01T08:28:00Z">
        <w:r w:rsidR="00D97724">
          <w:rPr>
            <w:rFonts w:ascii="Arial" w:hAnsi="Arial" w:cs="Arial"/>
            <w:sz w:val="24"/>
            <w:szCs w:val="24"/>
          </w:rPr>
          <w:t>;</w:t>
        </w:r>
      </w:ins>
      <w:r w:rsidRPr="00A261C8">
        <w:rPr>
          <w:rFonts w:ascii="Arial" w:hAnsi="Arial" w:cs="Arial"/>
          <w:sz w:val="24"/>
          <w:szCs w:val="24"/>
        </w:rPr>
        <w:t xml:space="preserve"> Juan se </w:t>
      </w:r>
      <w:r w:rsidRPr="00A261C8">
        <w:rPr>
          <w:rFonts w:ascii="Arial" w:hAnsi="Arial" w:cs="Arial"/>
          <w:b/>
          <w:sz w:val="24"/>
          <w:szCs w:val="24"/>
        </w:rPr>
        <w:t>comporta democráticamente</w:t>
      </w:r>
      <w:r w:rsidRPr="00A261C8">
        <w:rPr>
          <w:rFonts w:ascii="Arial" w:hAnsi="Arial" w:cs="Arial"/>
          <w:sz w:val="24"/>
          <w:szCs w:val="24"/>
        </w:rPr>
        <w:t xml:space="preserve"> en las discusiones</w:t>
      </w:r>
      <w:del w:id="1415" w:author="Eugenia Arce Londoño" w:date="2015-10-01T08:28:00Z">
        <w:r w:rsidRPr="00A261C8">
          <w:rPr>
            <w:rFonts w:ascii="Arial" w:hAnsi="Arial" w:cs="Arial"/>
            <w:sz w:val="24"/>
            <w:szCs w:val="24"/>
          </w:rPr>
          <w:delText>,</w:delText>
        </w:r>
      </w:del>
      <w:ins w:id="1416" w:author="Eugenia Arce Londoño" w:date="2015-10-01T08:28:00Z">
        <w:r w:rsidR="00D97724">
          <w:rPr>
            <w:rFonts w:ascii="Arial" w:hAnsi="Arial" w:cs="Arial"/>
            <w:sz w:val="24"/>
            <w:szCs w:val="24"/>
          </w:rPr>
          <w:t>;</w:t>
        </w:r>
      </w:ins>
      <w:r w:rsidRPr="00A261C8">
        <w:rPr>
          <w:rFonts w:ascii="Arial" w:hAnsi="Arial" w:cs="Arial"/>
          <w:sz w:val="24"/>
          <w:szCs w:val="24"/>
        </w:rPr>
        <w:t xml:space="preserve"> la clase de sociales es un </w:t>
      </w:r>
      <w:r w:rsidRPr="00A261C8">
        <w:rPr>
          <w:rFonts w:ascii="Arial" w:hAnsi="Arial" w:cs="Arial"/>
          <w:b/>
          <w:sz w:val="24"/>
          <w:szCs w:val="24"/>
        </w:rPr>
        <w:t>espacio de construcción democrática</w:t>
      </w:r>
      <w:del w:id="1417" w:author="Eugenia Arce Londoño" w:date="2015-10-01T08:28:00Z">
        <w:r w:rsidRPr="00A261C8">
          <w:rPr>
            <w:rFonts w:ascii="Arial" w:hAnsi="Arial" w:cs="Arial"/>
            <w:sz w:val="24"/>
            <w:szCs w:val="24"/>
          </w:rPr>
          <w:delText>,</w:delText>
        </w:r>
      </w:del>
      <w:ins w:id="1418" w:author="Eugenia Arce Londoño" w:date="2015-10-01T08:28:00Z">
        <w:r w:rsidR="00D97724">
          <w:rPr>
            <w:rFonts w:ascii="Arial" w:hAnsi="Arial" w:cs="Arial"/>
            <w:sz w:val="24"/>
            <w:szCs w:val="24"/>
          </w:rPr>
          <w:t>;</w:t>
        </w:r>
      </w:ins>
      <w:r w:rsidRPr="00A261C8">
        <w:rPr>
          <w:rFonts w:ascii="Arial" w:hAnsi="Arial" w:cs="Arial"/>
          <w:sz w:val="24"/>
          <w:szCs w:val="24"/>
        </w:rPr>
        <w:t xml:space="preserve"> en el colegio se </w:t>
      </w:r>
      <w:r w:rsidRPr="00A261C8">
        <w:rPr>
          <w:rFonts w:ascii="Arial" w:hAnsi="Arial" w:cs="Arial"/>
          <w:b/>
          <w:sz w:val="24"/>
          <w:szCs w:val="24"/>
        </w:rPr>
        <w:t>vive democráticamente</w:t>
      </w:r>
      <w:r w:rsidRPr="00A261C8">
        <w:rPr>
          <w:rFonts w:ascii="Arial" w:hAnsi="Arial" w:cs="Arial"/>
          <w:sz w:val="24"/>
          <w:szCs w:val="24"/>
        </w:rPr>
        <w:t xml:space="preserve"> la elección del gobierno escolar</w:t>
      </w:r>
      <w:del w:id="1419" w:author="Eugenia Arce Londoño" w:date="2015-10-01T08:28:00Z">
        <w:r w:rsidRPr="00A261C8">
          <w:rPr>
            <w:rFonts w:ascii="Arial" w:hAnsi="Arial" w:cs="Arial"/>
            <w:sz w:val="24"/>
            <w:szCs w:val="24"/>
          </w:rPr>
          <w:delText>,</w:delText>
        </w:r>
      </w:del>
      <w:ins w:id="1420" w:author="Eugenia Arce Londoño" w:date="2015-10-01T08:28:00Z">
        <w:r w:rsidR="00D97724">
          <w:rPr>
            <w:rFonts w:ascii="Arial" w:hAnsi="Arial" w:cs="Arial"/>
            <w:sz w:val="24"/>
            <w:szCs w:val="24"/>
          </w:rPr>
          <w:t>;</w:t>
        </w:r>
      </w:ins>
      <w:r w:rsidRPr="00A261C8">
        <w:rPr>
          <w:rFonts w:ascii="Arial" w:hAnsi="Arial" w:cs="Arial"/>
          <w:sz w:val="24"/>
          <w:szCs w:val="24"/>
        </w:rPr>
        <w:t xml:space="preserve"> </w:t>
      </w:r>
      <w:r w:rsidRPr="00A261C8">
        <w:rPr>
          <w:rFonts w:ascii="Arial" w:hAnsi="Arial" w:cs="Arial"/>
          <w:b/>
          <w:sz w:val="24"/>
          <w:szCs w:val="24"/>
        </w:rPr>
        <w:t>discutir democráticamente</w:t>
      </w:r>
      <w:r w:rsidRPr="00A261C8">
        <w:rPr>
          <w:rFonts w:ascii="Arial" w:hAnsi="Arial" w:cs="Arial"/>
          <w:sz w:val="24"/>
          <w:szCs w:val="24"/>
        </w:rPr>
        <w:t xml:space="preserve"> implica exponer los propios puntos de vista y confrontarlos con argumentos frente a los de los demás</w:t>
      </w:r>
      <w:ins w:id="1421" w:author="Eugenia Arce Londoño" w:date="2015-10-01T08:28:00Z">
        <w:r w:rsidR="00D97724">
          <w:rPr>
            <w:rFonts w:ascii="Arial" w:hAnsi="Arial" w:cs="Arial"/>
            <w:sz w:val="24"/>
            <w:szCs w:val="24"/>
          </w:rPr>
          <w:t>,</w:t>
        </w:r>
      </w:ins>
      <w:r w:rsidRPr="00A261C8">
        <w:rPr>
          <w:rFonts w:ascii="Arial" w:hAnsi="Arial" w:cs="Arial"/>
          <w:sz w:val="24"/>
          <w:szCs w:val="24"/>
        </w:rPr>
        <w:t xml:space="preserve"> como se hace en filosofía</w:t>
      </w:r>
      <w:del w:id="1422" w:author="Eugenia Arce Londoño" w:date="2015-10-01T08:28:00Z">
        <w:r w:rsidRPr="00A261C8">
          <w:rPr>
            <w:rFonts w:ascii="Arial" w:hAnsi="Arial" w:cs="Arial"/>
            <w:sz w:val="24"/>
            <w:szCs w:val="24"/>
          </w:rPr>
          <w:delText>,</w:delText>
        </w:r>
      </w:del>
      <w:ins w:id="1423" w:author="Eugenia Arce Londoño" w:date="2015-10-01T08:28:00Z">
        <w:r w:rsidR="00D97724">
          <w:rPr>
            <w:rFonts w:ascii="Arial" w:hAnsi="Arial" w:cs="Arial"/>
            <w:sz w:val="24"/>
            <w:szCs w:val="24"/>
          </w:rPr>
          <w:t>;</w:t>
        </w:r>
      </w:ins>
      <w:r w:rsidRPr="00A261C8">
        <w:rPr>
          <w:rFonts w:ascii="Arial" w:hAnsi="Arial" w:cs="Arial"/>
          <w:sz w:val="24"/>
          <w:szCs w:val="24"/>
        </w:rPr>
        <w:t xml:space="preserve"> la </w:t>
      </w:r>
      <w:r w:rsidRPr="00A261C8">
        <w:rPr>
          <w:rFonts w:ascii="Arial" w:hAnsi="Arial" w:cs="Arial"/>
          <w:b/>
          <w:sz w:val="24"/>
          <w:szCs w:val="24"/>
        </w:rPr>
        <w:t>participación democrática</w:t>
      </w:r>
      <w:r w:rsidRPr="00A261C8">
        <w:rPr>
          <w:rFonts w:ascii="Arial" w:hAnsi="Arial" w:cs="Arial"/>
          <w:sz w:val="24"/>
          <w:szCs w:val="24"/>
        </w:rPr>
        <w:t xml:space="preserve"> es </w:t>
      </w:r>
      <w:r w:rsidR="00D97724">
        <w:rPr>
          <w:rFonts w:ascii="Arial" w:hAnsi="Arial" w:cs="Arial"/>
          <w:sz w:val="24"/>
          <w:szCs w:val="24"/>
        </w:rPr>
        <w:t xml:space="preserve">una realidad en la universidad </w:t>
      </w:r>
      <w:del w:id="1424" w:author="Eugenia Arce Londoño" w:date="2015-10-01T08:28:00Z">
        <w:r w:rsidRPr="00A261C8">
          <w:rPr>
            <w:rFonts w:ascii="Arial" w:hAnsi="Arial" w:cs="Arial"/>
            <w:sz w:val="24"/>
            <w:szCs w:val="24"/>
          </w:rPr>
          <w:delText>y</w:delText>
        </w:r>
      </w:del>
      <w:ins w:id="1425" w:author="Eugenia Arce Londoño" w:date="2015-10-01T08:28:00Z">
        <w:r w:rsidR="00D97724">
          <w:rPr>
            <w:rFonts w:ascii="Arial" w:hAnsi="Arial" w:cs="Arial"/>
            <w:sz w:val="24"/>
            <w:szCs w:val="24"/>
          </w:rPr>
          <w:t>cuando</w:t>
        </w:r>
      </w:ins>
      <w:r w:rsidRPr="00A261C8">
        <w:rPr>
          <w:rFonts w:ascii="Arial" w:hAnsi="Arial" w:cs="Arial"/>
          <w:sz w:val="24"/>
          <w:szCs w:val="24"/>
        </w:rPr>
        <w:t xml:space="preserve"> se consultan a todos para tomar las decisiones</w:t>
      </w:r>
      <w:del w:id="1426" w:author="Eugenia Arce Londoño" w:date="2015-10-01T08:28:00Z">
        <w:r w:rsidRPr="00A261C8">
          <w:rPr>
            <w:rFonts w:ascii="Arial" w:hAnsi="Arial" w:cs="Arial"/>
            <w:sz w:val="24"/>
            <w:szCs w:val="24"/>
          </w:rPr>
          <w:delText>, son ejemplo de ello</w:delText>
        </w:r>
      </w:del>
      <w:r w:rsidRPr="00A261C8">
        <w:rPr>
          <w:rFonts w:ascii="Arial" w:hAnsi="Arial" w:cs="Arial"/>
          <w:sz w:val="24"/>
          <w:szCs w:val="24"/>
        </w:rPr>
        <w:t xml:space="preserve">. </w:t>
      </w:r>
    </w:p>
    <w:p w14:paraId="7BDE379A" w14:textId="77777777" w:rsidR="007D5CA8" w:rsidRPr="00A261C8" w:rsidRDefault="007D5CA8" w:rsidP="00A85C40">
      <w:pPr>
        <w:spacing w:line="276" w:lineRule="auto"/>
        <w:jc w:val="both"/>
        <w:rPr>
          <w:rFonts w:ascii="Arial" w:hAnsi="Arial" w:cs="Arial"/>
          <w:sz w:val="24"/>
          <w:szCs w:val="24"/>
        </w:rPr>
      </w:pPr>
    </w:p>
    <w:p w14:paraId="5E113BB3" w14:textId="7E3F6F81" w:rsidR="00DD4A7C"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En las anteriores expresiones aparece la </w:t>
      </w:r>
      <w:r w:rsidRPr="00A261C8">
        <w:rPr>
          <w:rFonts w:ascii="Arial" w:hAnsi="Arial" w:cs="Arial"/>
          <w:b/>
          <w:sz w:val="24"/>
          <w:szCs w:val="24"/>
        </w:rPr>
        <w:t xml:space="preserve">preocupación </w:t>
      </w:r>
      <w:del w:id="1427" w:author="Eugenia Arce Londoño" w:date="2015-10-01T08:28:00Z">
        <w:r w:rsidRPr="00A261C8">
          <w:rPr>
            <w:rFonts w:ascii="Arial" w:hAnsi="Arial" w:cs="Arial"/>
            <w:b/>
            <w:sz w:val="24"/>
            <w:szCs w:val="24"/>
          </w:rPr>
          <w:delText>de</w:delText>
        </w:r>
      </w:del>
      <w:ins w:id="1428" w:author="Eugenia Arce Londoño" w:date="2015-10-01T08:28:00Z">
        <w:r w:rsidR="00D97724">
          <w:rPr>
            <w:rFonts w:ascii="Arial" w:hAnsi="Arial" w:cs="Arial"/>
            <w:b/>
            <w:sz w:val="24"/>
            <w:szCs w:val="24"/>
          </w:rPr>
          <w:t>por</w:t>
        </w:r>
      </w:ins>
      <w:r w:rsidRPr="00A261C8">
        <w:rPr>
          <w:rFonts w:ascii="Arial" w:hAnsi="Arial" w:cs="Arial"/>
          <w:b/>
          <w:sz w:val="24"/>
          <w:szCs w:val="24"/>
        </w:rPr>
        <w:t xml:space="preserve"> la democracia</w:t>
      </w:r>
      <w:r w:rsidRPr="00A261C8">
        <w:rPr>
          <w:rFonts w:ascii="Arial" w:hAnsi="Arial" w:cs="Arial"/>
          <w:sz w:val="24"/>
          <w:szCs w:val="24"/>
        </w:rPr>
        <w:t xml:space="preserve"> y los retos para </w:t>
      </w:r>
      <w:r w:rsidR="00473B29" w:rsidRPr="00A261C8">
        <w:rPr>
          <w:rFonts w:ascii="Arial" w:hAnsi="Arial" w:cs="Arial"/>
          <w:b/>
          <w:sz w:val="24"/>
          <w:szCs w:val="24"/>
        </w:rPr>
        <w:t>construirla</w:t>
      </w:r>
      <w:r w:rsidR="00473B29" w:rsidRPr="00A261C8">
        <w:rPr>
          <w:rFonts w:ascii="Arial" w:hAnsi="Arial" w:cs="Arial"/>
          <w:sz w:val="24"/>
          <w:szCs w:val="24"/>
        </w:rPr>
        <w:t xml:space="preserve"> y </w:t>
      </w:r>
      <w:r w:rsidRPr="00A261C8">
        <w:rPr>
          <w:rFonts w:ascii="Arial" w:hAnsi="Arial" w:cs="Arial"/>
          <w:b/>
          <w:sz w:val="24"/>
          <w:szCs w:val="24"/>
        </w:rPr>
        <w:t>consolidarla</w:t>
      </w:r>
      <w:r w:rsidRPr="00A261C8">
        <w:rPr>
          <w:rFonts w:ascii="Arial" w:hAnsi="Arial" w:cs="Arial"/>
          <w:sz w:val="24"/>
          <w:szCs w:val="24"/>
        </w:rPr>
        <w:t>.</w:t>
      </w:r>
      <w:r w:rsidR="00DD4A7C" w:rsidRPr="00A261C8">
        <w:rPr>
          <w:rFonts w:ascii="Arial" w:hAnsi="Arial" w:cs="Arial"/>
          <w:sz w:val="24"/>
          <w:szCs w:val="24"/>
        </w:rPr>
        <w:t xml:space="preserve"> Como señala el pensador colombiano Estanislao Zuleta</w:t>
      </w:r>
      <w:r w:rsidR="00473B29" w:rsidRPr="00A261C8">
        <w:rPr>
          <w:rFonts w:ascii="Arial" w:hAnsi="Arial" w:cs="Arial"/>
          <w:sz w:val="24"/>
          <w:szCs w:val="24"/>
        </w:rPr>
        <w:t xml:space="preserve"> en </w:t>
      </w:r>
      <w:del w:id="1429" w:author="Eugenia Arce Londoño" w:date="2015-10-01T08:28:00Z">
        <w:r w:rsidR="00473B29" w:rsidRPr="00A261C8">
          <w:rPr>
            <w:rFonts w:ascii="Arial" w:hAnsi="Arial" w:cs="Arial"/>
            <w:sz w:val="24"/>
            <w:szCs w:val="24"/>
          </w:rPr>
          <w:delText xml:space="preserve">su escrito </w:delText>
        </w:r>
      </w:del>
      <w:r w:rsidR="00473B29" w:rsidRPr="00A261C8">
        <w:rPr>
          <w:rFonts w:ascii="Arial" w:hAnsi="Arial" w:cs="Arial"/>
          <w:i/>
          <w:sz w:val="24"/>
          <w:szCs w:val="24"/>
        </w:rPr>
        <w:t>La participación democrática y su relación con la educación</w:t>
      </w:r>
      <w:r w:rsidR="00DD4A7C" w:rsidRPr="00A261C8">
        <w:rPr>
          <w:rFonts w:ascii="Arial" w:hAnsi="Arial" w:cs="Arial"/>
          <w:sz w:val="24"/>
          <w:szCs w:val="24"/>
        </w:rPr>
        <w:t>:</w:t>
      </w:r>
    </w:p>
    <w:p w14:paraId="759D60A9" w14:textId="77777777" w:rsidR="00DD4A7C" w:rsidRPr="00A261C8" w:rsidRDefault="00DD4A7C" w:rsidP="00A85C40">
      <w:pPr>
        <w:spacing w:line="276" w:lineRule="auto"/>
        <w:jc w:val="both"/>
        <w:rPr>
          <w:rFonts w:ascii="Arial" w:hAnsi="Arial" w:cs="Arial"/>
          <w:sz w:val="24"/>
          <w:szCs w:val="24"/>
        </w:rPr>
      </w:pPr>
    </w:p>
    <w:p w14:paraId="39E41BE4" w14:textId="47434BA3" w:rsidR="007D5CA8" w:rsidRPr="00D97724" w:rsidRDefault="00473B29">
      <w:pPr>
        <w:spacing w:line="276" w:lineRule="auto"/>
        <w:ind w:left="284" w:right="332"/>
        <w:jc w:val="both"/>
        <w:rPr>
          <w:rFonts w:ascii="Arial" w:hAnsi="Arial" w:cs="Arial"/>
          <w:sz w:val="24"/>
          <w:szCs w:val="24"/>
        </w:rPr>
        <w:pPrChange w:id="1430" w:author="Eugenia Arce Londoño" w:date="2015-10-01T08:28:00Z">
          <w:pPr>
            <w:spacing w:line="276" w:lineRule="auto"/>
            <w:jc w:val="both"/>
          </w:pPr>
        </w:pPrChange>
      </w:pPr>
      <w:r w:rsidRPr="00A261C8">
        <w:rPr>
          <w:rFonts w:ascii="Arial" w:hAnsi="Arial" w:cs="Arial"/>
          <w:sz w:val="24"/>
          <w:szCs w:val="24"/>
        </w:rPr>
        <w:lastRenderedPageBreak/>
        <w:t xml:space="preserve">“Debemos reconocer que en el hombre existen profundas tendencias arcaicas contra la democracia y, si queremos defenderla realmente, comencemos por reconocer una de sus mayores dificultades: </w:t>
      </w:r>
      <w:r w:rsidRPr="00D97724">
        <w:rPr>
          <w:rFonts w:ascii="Arial" w:hAnsi="Arial"/>
          <w:sz w:val="24"/>
          <w:rPrChange w:id="1431" w:author="Eugenia Arce Londoño" w:date="2015-10-01T08:28:00Z">
            <w:rPr>
              <w:rFonts w:ascii="Arial" w:hAnsi="Arial"/>
              <w:b/>
              <w:sz w:val="24"/>
            </w:rPr>
          </w:rPrChange>
        </w:rPr>
        <w:t>nuestros orígenes no fueron democráticos</w:t>
      </w:r>
      <w:r w:rsidRPr="00D97724">
        <w:rPr>
          <w:rFonts w:ascii="Arial" w:hAnsi="Arial" w:cs="Arial"/>
          <w:sz w:val="24"/>
          <w:szCs w:val="24"/>
        </w:rPr>
        <w:t>”.</w:t>
      </w:r>
    </w:p>
    <w:p w14:paraId="73969E6D" w14:textId="77777777" w:rsidR="007D5CA8" w:rsidRPr="00A261C8" w:rsidRDefault="007D5CA8" w:rsidP="00A85C40">
      <w:pPr>
        <w:spacing w:line="276" w:lineRule="auto"/>
        <w:jc w:val="both"/>
        <w:rPr>
          <w:rFonts w:ascii="Arial" w:hAnsi="Arial" w:cs="Arial"/>
          <w:sz w:val="24"/>
          <w:szCs w:val="24"/>
        </w:rPr>
      </w:pPr>
    </w:p>
    <w:p w14:paraId="009F5B68" w14:textId="04AC8E47" w:rsidR="00D830F7" w:rsidRPr="00A261C8" w:rsidRDefault="00473B29" w:rsidP="00A85C40">
      <w:pPr>
        <w:spacing w:line="276" w:lineRule="auto"/>
        <w:jc w:val="both"/>
        <w:rPr>
          <w:rFonts w:ascii="Arial" w:hAnsi="Arial" w:cs="Arial"/>
          <w:sz w:val="24"/>
          <w:szCs w:val="24"/>
        </w:rPr>
      </w:pPr>
      <w:r w:rsidRPr="00A261C8">
        <w:rPr>
          <w:rFonts w:ascii="Arial" w:hAnsi="Arial" w:cs="Arial"/>
          <w:sz w:val="24"/>
          <w:szCs w:val="24"/>
        </w:rPr>
        <w:t>Por eso</w:t>
      </w:r>
      <w:ins w:id="1432" w:author="Eugenia Arce Londoño" w:date="2015-10-01T08:28:00Z">
        <w:r w:rsidR="00C14C24">
          <w:rPr>
            <w:rFonts w:ascii="Arial" w:hAnsi="Arial" w:cs="Arial"/>
            <w:sz w:val="24"/>
            <w:szCs w:val="24"/>
          </w:rPr>
          <w:t>, en la democracia</w:t>
        </w:r>
      </w:ins>
      <w:r w:rsidRPr="00C14C24">
        <w:rPr>
          <w:rFonts w:ascii="Arial" w:hAnsi="Arial" w:cs="Arial"/>
          <w:sz w:val="24"/>
          <w:szCs w:val="24"/>
        </w:rPr>
        <w:t xml:space="preserve"> se da </w:t>
      </w:r>
      <w:r w:rsidRPr="00C14C24">
        <w:rPr>
          <w:rFonts w:ascii="Arial" w:hAnsi="Arial"/>
          <w:sz w:val="24"/>
          <w:rPrChange w:id="1433" w:author="Eugenia Arce Londoño" w:date="2015-10-01T08:28:00Z">
            <w:rPr>
              <w:rFonts w:ascii="Arial" w:hAnsi="Arial"/>
              <w:b/>
              <w:sz w:val="24"/>
            </w:rPr>
          </w:rPrChange>
        </w:rPr>
        <w:t>un paso más allá de la</w:t>
      </w:r>
      <w:ins w:id="1434" w:author="Eugenia Arce Londoño" w:date="2015-10-01T08:28:00Z">
        <w:r w:rsidRPr="00C14C24">
          <w:rPr>
            <w:rFonts w:ascii="Arial" w:hAnsi="Arial" w:cs="Arial"/>
            <w:sz w:val="24"/>
            <w:szCs w:val="24"/>
          </w:rPr>
          <w:t xml:space="preserve"> </w:t>
        </w:r>
        <w:r w:rsidR="00C14C24">
          <w:rPr>
            <w:rFonts w:ascii="Arial" w:hAnsi="Arial" w:cs="Arial"/>
            <w:sz w:val="24"/>
            <w:szCs w:val="24"/>
          </w:rPr>
          <w:t>simple</w:t>
        </w:r>
      </w:ins>
      <w:r w:rsidR="00C14C24">
        <w:rPr>
          <w:rFonts w:ascii="Arial" w:hAnsi="Arial"/>
          <w:sz w:val="24"/>
          <w:rPrChange w:id="1435" w:author="Eugenia Arce Londoño" w:date="2015-10-01T08:28:00Z">
            <w:rPr>
              <w:rFonts w:ascii="Arial" w:hAnsi="Arial"/>
              <w:b/>
              <w:sz w:val="24"/>
            </w:rPr>
          </w:rPrChange>
        </w:rPr>
        <w:t xml:space="preserve"> </w:t>
      </w:r>
      <w:r w:rsidRPr="00C14C24">
        <w:rPr>
          <w:rFonts w:ascii="Arial" w:hAnsi="Arial"/>
          <w:sz w:val="24"/>
          <w:rPrChange w:id="1436" w:author="Eugenia Arce Londoño" w:date="2015-10-01T08:28:00Z">
            <w:rPr>
              <w:rFonts w:ascii="Arial" w:hAnsi="Arial"/>
              <w:b/>
              <w:sz w:val="24"/>
            </w:rPr>
          </w:rPrChange>
        </w:rPr>
        <w:t xml:space="preserve">preocupacion por </w:t>
      </w:r>
      <w:r w:rsidR="007D5CA8" w:rsidRPr="00C14C24">
        <w:rPr>
          <w:rFonts w:ascii="Arial" w:hAnsi="Arial"/>
          <w:sz w:val="24"/>
          <w:rPrChange w:id="1437" w:author="Eugenia Arce Londoño" w:date="2015-10-01T08:28:00Z">
            <w:rPr>
              <w:rFonts w:ascii="Arial" w:hAnsi="Arial"/>
              <w:b/>
              <w:sz w:val="24"/>
            </w:rPr>
          </w:rPrChange>
        </w:rPr>
        <w:t>la limitación del poder</w:t>
      </w:r>
      <w:r w:rsidR="007D5CA8" w:rsidRPr="00C14C24">
        <w:rPr>
          <w:rFonts w:ascii="Arial" w:hAnsi="Arial" w:cs="Arial"/>
          <w:sz w:val="24"/>
          <w:szCs w:val="24"/>
        </w:rPr>
        <w:t>, propi</w:t>
      </w:r>
      <w:r w:rsidR="007D5CA8" w:rsidRPr="00A261C8">
        <w:rPr>
          <w:rFonts w:ascii="Arial" w:hAnsi="Arial" w:cs="Arial"/>
          <w:sz w:val="24"/>
          <w:szCs w:val="24"/>
        </w:rPr>
        <w:t xml:space="preserve">a del liberalismo. </w:t>
      </w:r>
      <w:r w:rsidR="00D830F7" w:rsidRPr="00A261C8">
        <w:rPr>
          <w:rFonts w:ascii="Arial" w:hAnsi="Arial" w:cs="Arial"/>
          <w:sz w:val="24"/>
          <w:szCs w:val="24"/>
        </w:rPr>
        <w:t xml:space="preserve">Se da el paso que lleva al problema de </w:t>
      </w:r>
      <w:r w:rsidR="007D5CA8" w:rsidRPr="00A261C8">
        <w:rPr>
          <w:rFonts w:ascii="Arial" w:hAnsi="Arial" w:cs="Arial"/>
          <w:b/>
          <w:sz w:val="24"/>
          <w:szCs w:val="24"/>
        </w:rPr>
        <w:t xml:space="preserve">la distribución del poder político </w:t>
      </w:r>
      <w:r w:rsidR="007D5CA8" w:rsidRPr="00A261C8">
        <w:rPr>
          <w:rFonts w:ascii="Arial" w:hAnsi="Arial" w:cs="Arial"/>
          <w:sz w:val="24"/>
          <w:szCs w:val="24"/>
        </w:rPr>
        <w:t>entre los miembros de la sociedad</w:t>
      </w:r>
      <w:r w:rsidR="007D5CA8" w:rsidRPr="00A261C8">
        <w:rPr>
          <w:rFonts w:ascii="Arial" w:hAnsi="Arial" w:cs="Arial"/>
          <w:b/>
          <w:sz w:val="24"/>
          <w:szCs w:val="24"/>
        </w:rPr>
        <w:t xml:space="preserve"> y </w:t>
      </w:r>
      <w:r w:rsidR="007D5CA8" w:rsidRPr="00A261C8">
        <w:rPr>
          <w:rFonts w:ascii="Arial" w:hAnsi="Arial" w:cs="Arial"/>
          <w:sz w:val="24"/>
          <w:szCs w:val="24"/>
        </w:rPr>
        <w:t xml:space="preserve">la </w:t>
      </w:r>
      <w:r w:rsidR="007D5CA8" w:rsidRPr="00A261C8">
        <w:rPr>
          <w:rFonts w:ascii="Arial" w:hAnsi="Arial" w:cs="Arial"/>
          <w:b/>
          <w:sz w:val="24"/>
          <w:szCs w:val="24"/>
        </w:rPr>
        <w:t xml:space="preserve">participación ciudadana </w:t>
      </w:r>
      <w:r w:rsidR="007D5CA8" w:rsidRPr="00A261C8">
        <w:rPr>
          <w:rFonts w:ascii="Arial" w:hAnsi="Arial" w:cs="Arial"/>
          <w:sz w:val="24"/>
          <w:szCs w:val="24"/>
        </w:rPr>
        <w:t>en actividades democráticas</w:t>
      </w:r>
      <w:r w:rsidR="00D830F7" w:rsidRPr="00A261C8">
        <w:rPr>
          <w:rFonts w:ascii="Arial" w:hAnsi="Arial" w:cs="Arial"/>
          <w:sz w:val="24"/>
          <w:szCs w:val="24"/>
        </w:rPr>
        <w:t xml:space="preserve"> que conllevará, siguiendo a Zuleta </w:t>
      </w:r>
      <w:r w:rsidR="00C14C24">
        <w:rPr>
          <w:rFonts w:ascii="Arial" w:hAnsi="Arial" w:cs="Arial"/>
          <w:sz w:val="24"/>
          <w:szCs w:val="24"/>
        </w:rPr>
        <w:t>en</w:t>
      </w:r>
      <w:r w:rsidR="00D830F7" w:rsidRPr="00A261C8">
        <w:rPr>
          <w:rFonts w:ascii="Arial" w:hAnsi="Arial" w:cs="Arial"/>
          <w:sz w:val="24"/>
          <w:szCs w:val="24"/>
        </w:rPr>
        <w:t xml:space="preserve"> su disertación, </w:t>
      </w:r>
      <w:ins w:id="1438" w:author="Eugenia Arce Londoño" w:date="2015-10-01T08:28:00Z">
        <w:r w:rsidR="00C14C24">
          <w:rPr>
            <w:rFonts w:ascii="Arial" w:hAnsi="Arial" w:cs="Arial"/>
            <w:sz w:val="24"/>
            <w:szCs w:val="24"/>
          </w:rPr>
          <w:t xml:space="preserve">a una actitud de </w:t>
        </w:r>
      </w:ins>
      <w:r w:rsidR="00C14C24">
        <w:rPr>
          <w:rFonts w:ascii="Arial" w:hAnsi="Arial" w:cs="Arial"/>
          <w:sz w:val="24"/>
          <w:szCs w:val="24"/>
        </w:rPr>
        <w:t>angustia</w:t>
      </w:r>
      <w:del w:id="1439" w:author="Eugenia Arce Londoño" w:date="2015-10-01T08:28:00Z">
        <w:r w:rsidR="00D830F7" w:rsidRPr="00A261C8">
          <w:rPr>
            <w:rFonts w:ascii="Arial" w:hAnsi="Arial" w:cs="Arial"/>
            <w:sz w:val="24"/>
            <w:szCs w:val="24"/>
          </w:rPr>
          <w:delText>,</w:delText>
        </w:r>
      </w:del>
      <w:ins w:id="1440" w:author="Eugenia Arce Londoño" w:date="2015-10-01T08:28:00Z">
        <w:r w:rsidR="00D830F7" w:rsidRPr="00A261C8">
          <w:rPr>
            <w:rFonts w:ascii="Arial" w:hAnsi="Arial" w:cs="Arial"/>
            <w:sz w:val="24"/>
            <w:szCs w:val="24"/>
          </w:rPr>
          <w:t xml:space="preserve"> </w:t>
        </w:r>
        <w:r w:rsidR="00C14C24">
          <w:rPr>
            <w:rFonts w:ascii="Arial" w:hAnsi="Arial" w:cs="Arial"/>
            <w:sz w:val="24"/>
            <w:szCs w:val="24"/>
          </w:rPr>
          <w:t>a</w:t>
        </w:r>
        <w:r w:rsidR="00C14C24" w:rsidRPr="00A261C8">
          <w:rPr>
            <w:rFonts w:ascii="Arial" w:hAnsi="Arial" w:cs="Arial"/>
            <w:sz w:val="24"/>
            <w:szCs w:val="24"/>
          </w:rPr>
          <w:t>l saber que la unanimidad nunca se consigue</w:t>
        </w:r>
        <w:r w:rsidR="00C14C24">
          <w:rPr>
            <w:rFonts w:ascii="Arial" w:hAnsi="Arial" w:cs="Arial"/>
            <w:sz w:val="24"/>
            <w:szCs w:val="24"/>
          </w:rPr>
          <w:t>, de</w:t>
        </w:r>
      </w:ins>
      <w:r w:rsidR="00C14C24">
        <w:rPr>
          <w:rFonts w:ascii="Arial" w:hAnsi="Arial" w:cs="Arial"/>
          <w:sz w:val="24"/>
          <w:szCs w:val="24"/>
        </w:rPr>
        <w:t xml:space="preserve"> </w:t>
      </w:r>
      <w:r w:rsidR="00D830F7" w:rsidRPr="00A261C8">
        <w:rPr>
          <w:rFonts w:ascii="Arial" w:hAnsi="Arial" w:cs="Arial"/>
          <w:sz w:val="24"/>
          <w:szCs w:val="24"/>
        </w:rPr>
        <w:t xml:space="preserve">modestia al reconocer la pluralidad de pensamientos, opiniones, convicciones y visiones del mundo, </w:t>
      </w:r>
      <w:ins w:id="1441" w:author="Eugenia Arce Londoño" w:date="2015-10-01T08:28:00Z">
        <w:r w:rsidR="00C14C24">
          <w:rPr>
            <w:rFonts w:ascii="Arial" w:hAnsi="Arial" w:cs="Arial"/>
            <w:sz w:val="24"/>
            <w:szCs w:val="24"/>
          </w:rPr>
          <w:t xml:space="preserve">de </w:t>
        </w:r>
      </w:ins>
      <w:r w:rsidR="00D830F7" w:rsidRPr="00A261C8">
        <w:rPr>
          <w:rFonts w:ascii="Arial" w:hAnsi="Arial" w:cs="Arial"/>
          <w:sz w:val="24"/>
          <w:szCs w:val="24"/>
        </w:rPr>
        <w:t xml:space="preserve">exigencia del respeto tomando en serio el pensamiento del otro, </w:t>
      </w:r>
      <w:ins w:id="1442" w:author="Eugenia Arce Londoño" w:date="2015-10-01T08:28:00Z">
        <w:r w:rsidR="00C14C24">
          <w:rPr>
            <w:rFonts w:ascii="Arial" w:hAnsi="Arial" w:cs="Arial"/>
            <w:sz w:val="24"/>
            <w:szCs w:val="24"/>
          </w:rPr>
          <w:t xml:space="preserve">de </w:t>
        </w:r>
      </w:ins>
      <w:r w:rsidR="00D830F7" w:rsidRPr="00A261C8">
        <w:rPr>
          <w:rFonts w:ascii="Arial" w:hAnsi="Arial" w:cs="Arial"/>
          <w:sz w:val="24"/>
          <w:szCs w:val="24"/>
        </w:rPr>
        <w:t>lucha contra nuestro deseo de imponernos</w:t>
      </w:r>
      <w:r w:rsidR="00DC5493" w:rsidRPr="00A261C8">
        <w:rPr>
          <w:rFonts w:ascii="Arial" w:hAnsi="Arial" w:cs="Arial"/>
          <w:sz w:val="24"/>
          <w:szCs w:val="24"/>
        </w:rPr>
        <w:t xml:space="preserve"> de forma </w:t>
      </w:r>
      <w:del w:id="1443" w:author="Eugenia Arce Londoño" w:date="2015-10-01T08:28:00Z">
        <w:r w:rsidR="00DC5493" w:rsidRPr="00A261C8">
          <w:rPr>
            <w:rFonts w:ascii="Arial" w:hAnsi="Arial" w:cs="Arial"/>
            <w:sz w:val="24"/>
            <w:szCs w:val="24"/>
          </w:rPr>
          <w:delText>violencia</w:delText>
        </w:r>
        <w:r w:rsidR="00D830F7" w:rsidRPr="00A261C8">
          <w:rPr>
            <w:rFonts w:ascii="Arial" w:hAnsi="Arial" w:cs="Arial"/>
            <w:sz w:val="24"/>
            <w:szCs w:val="24"/>
          </w:rPr>
          <w:delText xml:space="preserve">, el saber que la unanimidad nunca se consigue.  </w:delText>
        </w:r>
        <w:r w:rsidR="007D5CA8" w:rsidRPr="00A261C8">
          <w:rPr>
            <w:rFonts w:ascii="Arial" w:hAnsi="Arial" w:cs="Arial"/>
            <w:sz w:val="24"/>
            <w:szCs w:val="24"/>
          </w:rPr>
          <w:delText xml:space="preserve"> </w:delText>
        </w:r>
      </w:del>
      <w:ins w:id="1444" w:author="Eugenia Arce Londoño" w:date="2015-10-01T08:28:00Z">
        <w:r w:rsidR="00DC5493" w:rsidRPr="00A261C8">
          <w:rPr>
            <w:rFonts w:ascii="Arial" w:hAnsi="Arial" w:cs="Arial"/>
            <w:sz w:val="24"/>
            <w:szCs w:val="24"/>
          </w:rPr>
          <w:t>violen</w:t>
        </w:r>
        <w:r w:rsidR="00C14C24">
          <w:rPr>
            <w:rFonts w:ascii="Arial" w:hAnsi="Arial" w:cs="Arial"/>
            <w:sz w:val="24"/>
            <w:szCs w:val="24"/>
          </w:rPr>
          <w:t>t</w:t>
        </w:r>
        <w:r w:rsidR="00DC5493" w:rsidRPr="00A261C8">
          <w:rPr>
            <w:rFonts w:ascii="Arial" w:hAnsi="Arial" w:cs="Arial"/>
            <w:sz w:val="24"/>
            <w:szCs w:val="24"/>
          </w:rPr>
          <w:t>a</w:t>
        </w:r>
        <w:r w:rsidR="00C14C24">
          <w:rPr>
            <w:rFonts w:ascii="Arial" w:hAnsi="Arial" w:cs="Arial"/>
            <w:sz w:val="24"/>
            <w:szCs w:val="24"/>
          </w:rPr>
          <w:t>.</w:t>
        </w:r>
      </w:ins>
    </w:p>
    <w:p w14:paraId="30E51D9D" w14:textId="77777777" w:rsidR="00D830F7" w:rsidRPr="00A261C8" w:rsidRDefault="00D830F7" w:rsidP="00A85C40">
      <w:pPr>
        <w:spacing w:line="276" w:lineRule="auto"/>
        <w:jc w:val="both"/>
        <w:rPr>
          <w:rFonts w:ascii="Arial" w:hAnsi="Arial" w:cs="Arial"/>
          <w:sz w:val="24"/>
          <w:szCs w:val="24"/>
        </w:rPr>
      </w:pPr>
    </w:p>
    <w:p w14:paraId="170813A5" w14:textId="69FE768F" w:rsidR="007D5CA8" w:rsidRPr="00A261C8" w:rsidRDefault="007D5CA8" w:rsidP="00A85C40">
      <w:pPr>
        <w:spacing w:line="276" w:lineRule="auto"/>
        <w:jc w:val="both"/>
        <w:rPr>
          <w:rFonts w:ascii="Arial" w:hAnsi="Arial" w:cs="Arial"/>
          <w:sz w:val="24"/>
          <w:szCs w:val="24"/>
        </w:rPr>
      </w:pPr>
      <w:del w:id="1445" w:author="Eugenia Arce Londoño" w:date="2015-10-01T08:28:00Z">
        <w:r w:rsidRPr="00A261C8">
          <w:rPr>
            <w:rFonts w:ascii="Arial" w:hAnsi="Arial" w:cs="Arial"/>
            <w:sz w:val="24"/>
            <w:szCs w:val="24"/>
          </w:rPr>
          <w:delText>Cambia</w:delText>
        </w:r>
      </w:del>
      <w:ins w:id="1446" w:author="Eugenia Arce Londoño" w:date="2015-10-01T08:28:00Z">
        <w:r w:rsidR="00C14C24">
          <w:rPr>
            <w:rFonts w:ascii="Arial" w:hAnsi="Arial" w:cs="Arial"/>
            <w:sz w:val="24"/>
            <w:szCs w:val="24"/>
          </w:rPr>
          <w:t>De este modo, c</w:t>
        </w:r>
        <w:r w:rsidRPr="00A261C8">
          <w:rPr>
            <w:rFonts w:ascii="Arial" w:hAnsi="Arial" w:cs="Arial"/>
            <w:sz w:val="24"/>
            <w:szCs w:val="24"/>
          </w:rPr>
          <w:t>ambia</w:t>
        </w:r>
      </w:ins>
      <w:r w:rsidRPr="00A261C8">
        <w:rPr>
          <w:rFonts w:ascii="Arial" w:hAnsi="Arial" w:cs="Arial"/>
          <w:sz w:val="24"/>
          <w:szCs w:val="24"/>
        </w:rPr>
        <w:t xml:space="preserve"> la mirada que se desplaza </w:t>
      </w:r>
      <w:r w:rsidR="00DC5493" w:rsidRPr="00A261C8">
        <w:rPr>
          <w:rFonts w:ascii="Arial" w:hAnsi="Arial" w:cs="Arial"/>
          <w:sz w:val="24"/>
          <w:szCs w:val="24"/>
        </w:rPr>
        <w:t xml:space="preserve">del Estado y sus limitaciones </w:t>
      </w:r>
      <w:r w:rsidRPr="00A261C8">
        <w:rPr>
          <w:rFonts w:ascii="Arial" w:hAnsi="Arial" w:cs="Arial"/>
          <w:sz w:val="24"/>
          <w:szCs w:val="24"/>
        </w:rPr>
        <w:t xml:space="preserve">al </w:t>
      </w:r>
      <w:r w:rsidRPr="00A261C8">
        <w:rPr>
          <w:rFonts w:ascii="Arial" w:hAnsi="Arial" w:cs="Arial"/>
          <w:b/>
          <w:sz w:val="24"/>
          <w:szCs w:val="24"/>
        </w:rPr>
        <w:t>ciudadano</w:t>
      </w:r>
      <w:r w:rsidRPr="00A261C8">
        <w:rPr>
          <w:rFonts w:ascii="Arial" w:hAnsi="Arial" w:cs="Arial"/>
          <w:sz w:val="24"/>
          <w:szCs w:val="24"/>
        </w:rPr>
        <w:t xml:space="preserve"> y los </w:t>
      </w:r>
      <w:r w:rsidRPr="00A261C8">
        <w:rPr>
          <w:rFonts w:ascii="Arial" w:hAnsi="Arial" w:cs="Arial"/>
          <w:b/>
          <w:sz w:val="24"/>
          <w:szCs w:val="24"/>
        </w:rPr>
        <w:t>asuntos públicos</w:t>
      </w:r>
      <w:r w:rsidRPr="00A261C8">
        <w:rPr>
          <w:rFonts w:ascii="Arial" w:hAnsi="Arial" w:cs="Arial"/>
          <w:sz w:val="24"/>
          <w:szCs w:val="24"/>
        </w:rPr>
        <w:t>,</w:t>
      </w:r>
      <w:ins w:id="1447" w:author="Eugenia Arce Londoño" w:date="2015-10-01T08:28:00Z">
        <w:r w:rsidRPr="00A261C8">
          <w:rPr>
            <w:rFonts w:ascii="Arial" w:hAnsi="Arial" w:cs="Arial"/>
            <w:sz w:val="24"/>
            <w:szCs w:val="24"/>
          </w:rPr>
          <w:t xml:space="preserve"> </w:t>
        </w:r>
        <w:r w:rsidR="00C14C24">
          <w:rPr>
            <w:rFonts w:ascii="Arial" w:hAnsi="Arial" w:cs="Arial"/>
            <w:sz w:val="24"/>
            <w:szCs w:val="24"/>
          </w:rPr>
          <w:t>a</w:t>
        </w:r>
      </w:ins>
      <w:r w:rsidR="00C14C24">
        <w:rPr>
          <w:rFonts w:ascii="Arial" w:hAnsi="Arial" w:cs="Arial"/>
          <w:sz w:val="24"/>
          <w:szCs w:val="24"/>
        </w:rPr>
        <w:t xml:space="preserve"> </w:t>
      </w:r>
      <w:r w:rsidRPr="00A261C8">
        <w:rPr>
          <w:rFonts w:ascii="Arial" w:hAnsi="Arial" w:cs="Arial"/>
          <w:sz w:val="24"/>
          <w:szCs w:val="24"/>
        </w:rPr>
        <w:t xml:space="preserve">la discusión y deliberación necesarias en relación con </w:t>
      </w:r>
      <w:r w:rsidRPr="00A261C8">
        <w:rPr>
          <w:rFonts w:ascii="Arial" w:hAnsi="Arial" w:cs="Arial"/>
          <w:b/>
          <w:sz w:val="24"/>
          <w:szCs w:val="24"/>
        </w:rPr>
        <w:t>el</w:t>
      </w:r>
      <w:r w:rsidRPr="00A261C8">
        <w:rPr>
          <w:rFonts w:ascii="Arial" w:hAnsi="Arial" w:cs="Arial"/>
          <w:sz w:val="24"/>
          <w:szCs w:val="24"/>
        </w:rPr>
        <w:t xml:space="preserve"> </w:t>
      </w:r>
      <w:r w:rsidRPr="00A261C8">
        <w:rPr>
          <w:rFonts w:ascii="Arial" w:hAnsi="Arial" w:cs="Arial"/>
          <w:b/>
          <w:sz w:val="24"/>
          <w:szCs w:val="24"/>
        </w:rPr>
        <w:t>gobierno y el gobernar</w:t>
      </w:r>
      <w:r w:rsidRPr="00A261C8">
        <w:rPr>
          <w:rFonts w:ascii="Arial" w:hAnsi="Arial" w:cs="Arial"/>
          <w:sz w:val="24"/>
          <w:szCs w:val="24"/>
        </w:rPr>
        <w:t>. El problema ya no es solamente el de la representación del elegido sino el de la participación del elector. De este modo se vuelve a ubicar el problema de los sistemas pol</w:t>
      </w:r>
      <w:r w:rsidR="00C14C24">
        <w:rPr>
          <w:rFonts w:ascii="Arial" w:hAnsi="Arial" w:cs="Arial"/>
          <w:sz w:val="24"/>
          <w:szCs w:val="24"/>
        </w:rPr>
        <w:t>íticos y el ejercicio del poder</w:t>
      </w:r>
      <w:del w:id="1448" w:author="Eugenia Arce Londoño" w:date="2015-10-01T08:28:00Z">
        <w:r w:rsidRPr="00A261C8">
          <w:rPr>
            <w:rFonts w:ascii="Arial" w:hAnsi="Arial" w:cs="Arial"/>
            <w:sz w:val="24"/>
            <w:szCs w:val="24"/>
          </w:rPr>
          <w:delText>:</w:delText>
        </w:r>
      </w:del>
      <w:ins w:id="1449" w:author="Eugenia Arce Londoño" w:date="2015-10-01T08:28:00Z">
        <w:r w:rsidR="00C14C24">
          <w:rPr>
            <w:rFonts w:ascii="Arial" w:hAnsi="Arial" w:cs="Arial"/>
            <w:sz w:val="24"/>
            <w:szCs w:val="24"/>
          </w:rPr>
          <w:t xml:space="preserve"> en sus</w:t>
        </w:r>
      </w:ins>
      <w:r w:rsidRPr="00A261C8">
        <w:rPr>
          <w:rFonts w:ascii="Arial" w:hAnsi="Arial" w:cs="Arial"/>
          <w:sz w:val="24"/>
          <w:szCs w:val="24"/>
        </w:rPr>
        <w:t xml:space="preserve"> actores, recursos, reglas, estrategias, tácticas y movimientos. </w:t>
      </w:r>
    </w:p>
    <w:p w14:paraId="2BE66ECB" w14:textId="77777777" w:rsidR="007D5CA8" w:rsidRPr="00A261C8" w:rsidRDefault="007D5CA8"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618"/>
      </w:tblGrid>
      <w:tr w:rsidR="00DB526C" w:rsidRPr="00A261C8" w14:paraId="6111FDEB" w14:textId="77777777" w:rsidTr="00915DDC">
        <w:trPr>
          <w:trHeight w:val="224"/>
          <w:jc w:val="center"/>
        </w:trPr>
        <w:tc>
          <w:tcPr>
            <w:tcW w:w="6551" w:type="dxa"/>
            <w:gridSpan w:val="2"/>
            <w:shd w:val="clear" w:color="auto" w:fill="0D0D0D"/>
          </w:tcPr>
          <w:p w14:paraId="21C015D3" w14:textId="77777777" w:rsidR="00BA2DF0" w:rsidRPr="00A261C8" w:rsidRDefault="00BA2DF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0C98E072" w14:textId="77777777" w:rsidTr="00915DDC">
        <w:trPr>
          <w:trHeight w:val="215"/>
          <w:jc w:val="center"/>
        </w:trPr>
        <w:tc>
          <w:tcPr>
            <w:tcW w:w="2092" w:type="dxa"/>
          </w:tcPr>
          <w:p w14:paraId="0A46F80A" w14:textId="77777777" w:rsidR="00BA2DF0" w:rsidRPr="00A261C8" w:rsidRDefault="00BA2DF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5FA65F0A" w14:textId="5B0C5764" w:rsidR="00BA2DF0" w:rsidRPr="00A261C8" w:rsidRDefault="00BA2DF0"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CS_G07_01_IMG23</w:t>
            </w:r>
          </w:p>
        </w:tc>
      </w:tr>
      <w:tr w:rsidR="00DB526C" w:rsidRPr="00A261C8" w14:paraId="13EFACB7" w14:textId="77777777" w:rsidTr="00915DDC">
        <w:trPr>
          <w:trHeight w:val="215"/>
          <w:jc w:val="center"/>
        </w:trPr>
        <w:tc>
          <w:tcPr>
            <w:tcW w:w="2092" w:type="dxa"/>
          </w:tcPr>
          <w:p w14:paraId="5FE738C6" w14:textId="77777777"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4479E915" w14:textId="4AC49368"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democracia: </w:t>
            </w:r>
            <w:r w:rsidR="00487377" w:rsidRPr="00A261C8">
              <w:rPr>
                <w:rFonts w:ascii="Arial" w:eastAsia="Cambria" w:hAnsi="Arial" w:cs="Arial"/>
                <w:sz w:val="24"/>
                <w:szCs w:val="24"/>
              </w:rPr>
              <w:t>ampliando el sufragio liberal</w:t>
            </w:r>
            <w:r w:rsidRPr="00A261C8">
              <w:rPr>
                <w:rFonts w:ascii="Arial" w:eastAsia="Cambria" w:hAnsi="Arial" w:cs="Arial"/>
                <w:sz w:val="24"/>
                <w:szCs w:val="24"/>
              </w:rPr>
              <w:t>.</w:t>
            </w:r>
          </w:p>
        </w:tc>
      </w:tr>
      <w:tr w:rsidR="00DB526C" w:rsidRPr="00A261C8" w14:paraId="0C0BA854" w14:textId="77777777" w:rsidTr="00915DDC">
        <w:trPr>
          <w:trHeight w:val="2688"/>
          <w:jc w:val="center"/>
        </w:trPr>
        <w:tc>
          <w:tcPr>
            <w:tcW w:w="2092" w:type="dxa"/>
          </w:tcPr>
          <w:p w14:paraId="6CC1930A" w14:textId="77777777"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30"/>
            </w:r>
            <w:r w:rsidRPr="00A261C8">
              <w:rPr>
                <w:rFonts w:ascii="Arial" w:eastAsia="Cambria" w:hAnsi="Arial" w:cs="Arial"/>
                <w:b/>
                <w:sz w:val="24"/>
                <w:szCs w:val="24"/>
              </w:rPr>
              <w:t>)</w:t>
            </w:r>
          </w:p>
        </w:tc>
        <w:tc>
          <w:tcPr>
            <w:tcW w:w="4459" w:type="dxa"/>
          </w:tcPr>
          <w:p w14:paraId="5932C710" w14:textId="5AF2473B" w:rsidR="00BA2DF0" w:rsidRPr="00A261C8" w:rsidRDefault="00487377"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4ED4F5E" wp14:editId="39F1CF59">
                  <wp:extent cx="4065302" cy="2784143"/>
                  <wp:effectExtent l="0" t="0" r="0" b="0"/>
                  <wp:docPr id="45" name="Imagen 45" descr="http://static0.planetasaber.com/encyclopedia/Data/Imagenes/FOTOS/001S5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atic0.planetasaber.com/encyclopedia/Data/Imagenes/FOTOS/001S5N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5443" cy="2784240"/>
                          </a:xfrm>
                          <a:prstGeom prst="rect">
                            <a:avLst/>
                          </a:prstGeom>
                          <a:noFill/>
                          <a:ln>
                            <a:noFill/>
                          </a:ln>
                        </pic:spPr>
                      </pic:pic>
                    </a:graphicData>
                  </a:graphic>
                </wp:inline>
              </w:drawing>
            </w:r>
          </w:p>
        </w:tc>
      </w:tr>
      <w:tr w:rsidR="00BA2DF0" w:rsidRPr="00A261C8" w14:paraId="4C6A7928" w14:textId="77777777" w:rsidTr="00915DDC">
        <w:trPr>
          <w:trHeight w:val="134"/>
          <w:jc w:val="center"/>
        </w:trPr>
        <w:tc>
          <w:tcPr>
            <w:tcW w:w="2092" w:type="dxa"/>
          </w:tcPr>
          <w:p w14:paraId="36454721" w14:textId="77777777"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1AC681B3" w14:textId="02C84BDF" w:rsidR="00BA2DF0" w:rsidRPr="00A261C8" w:rsidRDefault="0022467C" w:rsidP="00A85C40">
            <w:pPr>
              <w:spacing w:line="276" w:lineRule="auto"/>
              <w:jc w:val="both"/>
              <w:rPr>
                <w:rFonts w:ascii="Arial" w:hAnsi="Arial" w:cs="Arial"/>
                <w:sz w:val="24"/>
                <w:szCs w:val="24"/>
              </w:rPr>
            </w:pPr>
            <w:r w:rsidRPr="00A261C8">
              <w:rPr>
                <w:rFonts w:ascii="Arial" w:eastAsia="Cambria" w:hAnsi="Arial" w:cs="Arial"/>
                <w:sz w:val="24"/>
                <w:szCs w:val="24"/>
              </w:rPr>
              <w:t>Ecologismo</w:t>
            </w:r>
            <w:ins w:id="1450" w:author="Eugenia Arce Londoño" w:date="2015-10-01T08:28:00Z">
              <w:r w:rsidR="00C14C24">
                <w:rPr>
                  <w:rFonts w:ascii="Arial" w:eastAsia="Cambria" w:hAnsi="Arial" w:cs="Arial"/>
                  <w:sz w:val="24"/>
                  <w:szCs w:val="24"/>
                </w:rPr>
                <w:t>.</w:t>
              </w:r>
            </w:ins>
            <w:r w:rsidRPr="00A261C8">
              <w:rPr>
                <w:rFonts w:ascii="Arial" w:eastAsia="Cambria" w:hAnsi="Arial" w:cs="Arial"/>
                <w:sz w:val="24"/>
                <w:szCs w:val="24"/>
              </w:rPr>
              <w:t xml:space="preserve"> Manifestación en Luneburg, Alemania, en protesta contra del transporte de residuos nucleares desde el centro de reprocesamiento de La Hague, en Francia, hasta el cementerio nuclear de Gorleben, en Alemania.</w:t>
            </w:r>
          </w:p>
        </w:tc>
      </w:tr>
    </w:tbl>
    <w:p w14:paraId="78E93E1A" w14:textId="77777777" w:rsidR="00BA2DF0" w:rsidRPr="00A261C8" w:rsidRDefault="00BA2DF0" w:rsidP="00A85C40">
      <w:pPr>
        <w:spacing w:line="276" w:lineRule="auto"/>
        <w:jc w:val="both"/>
        <w:rPr>
          <w:rFonts w:ascii="Arial" w:hAnsi="Arial" w:cs="Arial"/>
          <w:sz w:val="24"/>
          <w:szCs w:val="24"/>
        </w:rPr>
      </w:pPr>
    </w:p>
    <w:p w14:paraId="1F08DC3B" w14:textId="77777777" w:rsidR="0022467C" w:rsidRPr="00A261C8" w:rsidRDefault="007D5CA8" w:rsidP="00A85C40">
      <w:pPr>
        <w:spacing w:line="276" w:lineRule="auto"/>
        <w:jc w:val="both"/>
        <w:rPr>
          <w:del w:id="1451" w:author="Eugenia Arce Londoño" w:date="2015-10-01T08:28:00Z"/>
          <w:rFonts w:ascii="Arial" w:hAnsi="Arial" w:cs="Arial"/>
          <w:sz w:val="24"/>
          <w:szCs w:val="24"/>
        </w:rPr>
      </w:pPr>
      <w:r w:rsidRPr="00A261C8">
        <w:rPr>
          <w:rFonts w:ascii="Arial" w:hAnsi="Arial" w:cs="Arial"/>
          <w:sz w:val="24"/>
          <w:szCs w:val="24"/>
        </w:rPr>
        <w:t xml:space="preserve">Por ello nos detendremos en la </w:t>
      </w:r>
      <w:r w:rsidRPr="00A261C8">
        <w:rPr>
          <w:rFonts w:ascii="Arial" w:hAnsi="Arial" w:cs="Arial"/>
          <w:b/>
          <w:sz w:val="24"/>
          <w:szCs w:val="24"/>
        </w:rPr>
        <w:t>democracia moderna</w:t>
      </w:r>
      <w:r w:rsidRPr="00A261C8">
        <w:rPr>
          <w:rFonts w:ascii="Arial" w:hAnsi="Arial" w:cs="Arial"/>
          <w:sz w:val="24"/>
          <w:szCs w:val="24"/>
        </w:rPr>
        <w:t xml:space="preserve">, </w:t>
      </w:r>
      <w:ins w:id="1452" w:author="Eugenia Arce Londoño" w:date="2015-10-01T08:28:00Z">
        <w:r w:rsidR="00C14C24">
          <w:rPr>
            <w:rFonts w:ascii="Arial" w:hAnsi="Arial" w:cs="Arial"/>
            <w:sz w:val="24"/>
            <w:szCs w:val="24"/>
          </w:rPr>
          <w:t xml:space="preserve">en la que aparecen </w:t>
        </w:r>
      </w:ins>
      <w:r w:rsidRPr="00A261C8">
        <w:rPr>
          <w:rFonts w:ascii="Arial" w:hAnsi="Arial" w:cs="Arial"/>
          <w:sz w:val="24"/>
          <w:szCs w:val="24"/>
        </w:rPr>
        <w:t>elementos</w:t>
      </w:r>
      <w:r w:rsidR="00C14C24">
        <w:rPr>
          <w:rFonts w:ascii="Arial" w:hAnsi="Arial" w:cs="Arial"/>
          <w:sz w:val="24"/>
          <w:szCs w:val="24"/>
        </w:rPr>
        <w:t xml:space="preserve"> </w:t>
      </w:r>
      <w:del w:id="1453" w:author="Eugenia Arce Londoño" w:date="2015-10-01T08:28:00Z">
        <w:r w:rsidRPr="00A261C8">
          <w:rPr>
            <w:rFonts w:ascii="Arial" w:hAnsi="Arial" w:cs="Arial"/>
            <w:sz w:val="24"/>
            <w:szCs w:val="24"/>
          </w:rPr>
          <w:delText>configuradores</w:delText>
        </w:r>
      </w:del>
      <w:ins w:id="1454" w:author="Eugenia Arce Londoño" w:date="2015-10-01T08:28:00Z">
        <w:r w:rsidR="00C14C24">
          <w:rPr>
            <w:rFonts w:ascii="Arial" w:hAnsi="Arial" w:cs="Arial"/>
            <w:sz w:val="24"/>
            <w:szCs w:val="24"/>
          </w:rPr>
          <w:t>propios</w:t>
        </w:r>
        <w:r w:rsidRPr="00A261C8">
          <w:rPr>
            <w:rFonts w:ascii="Arial" w:hAnsi="Arial" w:cs="Arial"/>
            <w:sz w:val="24"/>
            <w:szCs w:val="24"/>
          </w:rPr>
          <w:t xml:space="preserve"> </w:t>
        </w:r>
        <w:r w:rsidR="00C14C24">
          <w:rPr>
            <w:rFonts w:ascii="Arial" w:hAnsi="Arial" w:cs="Arial"/>
            <w:sz w:val="24"/>
            <w:szCs w:val="24"/>
          </w:rPr>
          <w:t>que la configuran</w:t>
        </w:r>
      </w:ins>
      <w:r w:rsidR="00C14C24">
        <w:rPr>
          <w:rFonts w:ascii="Arial" w:hAnsi="Arial" w:cs="Arial"/>
          <w:sz w:val="24"/>
          <w:szCs w:val="24"/>
        </w:rPr>
        <w:t xml:space="preserve"> </w:t>
      </w:r>
      <w:r w:rsidRPr="00A261C8">
        <w:rPr>
          <w:rFonts w:ascii="Arial" w:hAnsi="Arial" w:cs="Arial"/>
          <w:sz w:val="24"/>
          <w:szCs w:val="24"/>
        </w:rPr>
        <w:t xml:space="preserve">y tensiones con el liberalismo. Recordemos que estamos ante la aparición y consolidación de las </w:t>
      </w:r>
      <w:del w:id="1455" w:author="Eugenia Arce Londoño" w:date="2015-10-01T08:28:00Z">
        <w:r w:rsidRPr="00A261C8">
          <w:rPr>
            <w:rFonts w:ascii="Arial" w:hAnsi="Arial" w:cs="Arial"/>
            <w:b/>
            <w:sz w:val="24"/>
            <w:szCs w:val="24"/>
          </w:rPr>
          <w:delText>Monarquías</w:delText>
        </w:r>
      </w:del>
      <w:ins w:id="1456" w:author="Eugenia Arce Londoño" w:date="2015-10-01T08:28:00Z">
        <w:r w:rsidR="00C14C24">
          <w:rPr>
            <w:rFonts w:ascii="Arial" w:hAnsi="Arial" w:cs="Arial"/>
            <w:b/>
            <w:sz w:val="24"/>
            <w:szCs w:val="24"/>
          </w:rPr>
          <w:t>m</w:t>
        </w:r>
        <w:r w:rsidRPr="00A261C8">
          <w:rPr>
            <w:rFonts w:ascii="Arial" w:hAnsi="Arial" w:cs="Arial"/>
            <w:b/>
            <w:sz w:val="24"/>
            <w:szCs w:val="24"/>
          </w:rPr>
          <w:t>onarquías</w:t>
        </w:r>
      </w:ins>
      <w:r w:rsidRPr="00A261C8">
        <w:rPr>
          <w:rFonts w:ascii="Arial" w:hAnsi="Arial" w:cs="Arial"/>
          <w:sz w:val="24"/>
          <w:szCs w:val="24"/>
        </w:rPr>
        <w:t xml:space="preserve"> y del </w:t>
      </w:r>
      <w:del w:id="1457" w:author="Eugenia Arce Londoño" w:date="2015-10-01T08:28:00Z">
        <w:r w:rsidR="0022467C" w:rsidRPr="00A261C8">
          <w:rPr>
            <w:rFonts w:ascii="Arial" w:hAnsi="Arial" w:cs="Arial"/>
            <w:b/>
            <w:sz w:val="24"/>
            <w:szCs w:val="24"/>
          </w:rPr>
          <w:delText>Absolutismo</w:delText>
        </w:r>
      </w:del>
      <w:ins w:id="1458" w:author="Eugenia Arce Londoño" w:date="2015-10-01T08:28:00Z">
        <w:r w:rsidR="00C14C24">
          <w:rPr>
            <w:rFonts w:ascii="Arial" w:hAnsi="Arial" w:cs="Arial"/>
            <w:b/>
            <w:sz w:val="24"/>
            <w:szCs w:val="24"/>
          </w:rPr>
          <w:t>a</w:t>
        </w:r>
        <w:r w:rsidR="0022467C" w:rsidRPr="00A261C8">
          <w:rPr>
            <w:rFonts w:ascii="Arial" w:hAnsi="Arial" w:cs="Arial"/>
            <w:b/>
            <w:sz w:val="24"/>
            <w:szCs w:val="24"/>
          </w:rPr>
          <w:t>bsolutismo</w:t>
        </w:r>
      </w:ins>
      <w:r w:rsidR="0022467C" w:rsidRPr="00A261C8">
        <w:rPr>
          <w:rFonts w:ascii="Arial" w:hAnsi="Arial" w:cs="Arial"/>
          <w:b/>
          <w:sz w:val="24"/>
          <w:szCs w:val="24"/>
        </w:rPr>
        <w:t xml:space="preserve"> </w:t>
      </w:r>
      <w:r w:rsidRPr="00A261C8">
        <w:rPr>
          <w:rFonts w:ascii="Arial" w:hAnsi="Arial" w:cs="Arial"/>
          <w:b/>
          <w:sz w:val="24"/>
          <w:szCs w:val="24"/>
        </w:rPr>
        <w:t>monárquico</w:t>
      </w:r>
      <w:r w:rsidRPr="00A261C8">
        <w:rPr>
          <w:rFonts w:ascii="Arial" w:hAnsi="Arial" w:cs="Arial"/>
          <w:sz w:val="24"/>
          <w:szCs w:val="24"/>
        </w:rPr>
        <w:t>. Ante esta realidad</w:t>
      </w:r>
      <w:ins w:id="1459" w:author="Eugenia Arce Londoño" w:date="2015-10-01T08:28:00Z">
        <w:r w:rsidR="00C14C24">
          <w:rPr>
            <w:rFonts w:ascii="Arial" w:hAnsi="Arial" w:cs="Arial"/>
            <w:sz w:val="24"/>
            <w:szCs w:val="24"/>
          </w:rPr>
          <w:t>,</w:t>
        </w:r>
      </w:ins>
      <w:r w:rsidRPr="00A261C8">
        <w:rPr>
          <w:rFonts w:ascii="Arial" w:hAnsi="Arial" w:cs="Arial"/>
          <w:sz w:val="24"/>
          <w:szCs w:val="24"/>
        </w:rPr>
        <w:t xml:space="preserve"> filósofos </w:t>
      </w:r>
      <w:r w:rsidR="0022467C" w:rsidRPr="00A261C8">
        <w:rPr>
          <w:rFonts w:ascii="Arial" w:hAnsi="Arial" w:cs="Arial"/>
          <w:sz w:val="24"/>
          <w:szCs w:val="24"/>
        </w:rPr>
        <w:t xml:space="preserve">y pensadores </w:t>
      </w:r>
      <w:del w:id="1460" w:author="Eugenia Arce Londoño" w:date="2015-10-01T08:28:00Z">
        <w:r w:rsidRPr="00A261C8">
          <w:rPr>
            <w:rFonts w:ascii="Arial" w:hAnsi="Arial" w:cs="Arial"/>
            <w:sz w:val="24"/>
            <w:szCs w:val="24"/>
          </w:rPr>
          <w:delText>retomando</w:delText>
        </w:r>
      </w:del>
      <w:ins w:id="1461" w:author="Eugenia Arce Londoño" w:date="2015-10-01T08:28:00Z">
        <w:r w:rsidR="00C14C24">
          <w:rPr>
            <w:rFonts w:ascii="Arial" w:hAnsi="Arial" w:cs="Arial"/>
            <w:sz w:val="24"/>
            <w:szCs w:val="24"/>
          </w:rPr>
          <w:t xml:space="preserve">que </w:t>
        </w:r>
        <w:r w:rsidRPr="00A261C8">
          <w:rPr>
            <w:rFonts w:ascii="Arial" w:hAnsi="Arial" w:cs="Arial"/>
            <w:sz w:val="24"/>
            <w:szCs w:val="24"/>
          </w:rPr>
          <w:t>retoma</w:t>
        </w:r>
        <w:r w:rsidR="00C14C24">
          <w:rPr>
            <w:rFonts w:ascii="Arial" w:hAnsi="Arial" w:cs="Arial"/>
            <w:sz w:val="24"/>
            <w:szCs w:val="24"/>
          </w:rPr>
          <w:t>ron</w:t>
        </w:r>
      </w:ins>
      <w:r w:rsidRPr="00A261C8">
        <w:rPr>
          <w:rFonts w:ascii="Arial" w:hAnsi="Arial" w:cs="Arial"/>
          <w:sz w:val="24"/>
          <w:szCs w:val="24"/>
        </w:rPr>
        <w:t xml:space="preserve"> el </w:t>
      </w:r>
      <w:r w:rsidRPr="00A261C8">
        <w:rPr>
          <w:rFonts w:ascii="Arial" w:hAnsi="Arial" w:cs="Arial"/>
          <w:b/>
          <w:sz w:val="24"/>
          <w:szCs w:val="24"/>
        </w:rPr>
        <w:t>ideal democrático griego</w:t>
      </w:r>
      <w:r w:rsidRPr="00A261C8">
        <w:rPr>
          <w:rFonts w:ascii="Arial" w:hAnsi="Arial" w:cs="Arial"/>
          <w:sz w:val="24"/>
          <w:szCs w:val="24"/>
        </w:rPr>
        <w:t xml:space="preserve"> y el </w:t>
      </w:r>
      <w:r w:rsidRPr="00A261C8">
        <w:rPr>
          <w:rFonts w:ascii="Arial" w:hAnsi="Arial" w:cs="Arial"/>
          <w:b/>
          <w:sz w:val="24"/>
          <w:szCs w:val="24"/>
        </w:rPr>
        <w:t>ejercicio de la ciudadanía en la polis</w:t>
      </w:r>
      <w:r w:rsidR="00C14C24">
        <w:rPr>
          <w:rFonts w:ascii="Arial" w:hAnsi="Arial" w:cs="Arial"/>
          <w:sz w:val="24"/>
          <w:szCs w:val="24"/>
        </w:rPr>
        <w:t xml:space="preserve">, </w:t>
      </w:r>
      <w:del w:id="1462" w:author="Eugenia Arce Londoño" w:date="2015-10-01T08:28:00Z">
        <w:r w:rsidRPr="00A261C8">
          <w:rPr>
            <w:rFonts w:ascii="Arial" w:hAnsi="Arial" w:cs="Arial"/>
            <w:sz w:val="24"/>
            <w:szCs w:val="24"/>
          </w:rPr>
          <w:delText>escriben</w:delText>
        </w:r>
      </w:del>
      <w:ins w:id="1463" w:author="Eugenia Arce Londoño" w:date="2015-10-01T08:28:00Z">
        <w:r w:rsidR="00C14C24">
          <w:rPr>
            <w:rFonts w:ascii="Arial" w:hAnsi="Arial" w:cs="Arial"/>
            <w:sz w:val="24"/>
            <w:szCs w:val="24"/>
          </w:rPr>
          <w:t>escribiero</w:t>
        </w:r>
        <w:r w:rsidRPr="00A261C8">
          <w:rPr>
            <w:rFonts w:ascii="Arial" w:hAnsi="Arial" w:cs="Arial"/>
            <w:sz w:val="24"/>
            <w:szCs w:val="24"/>
          </w:rPr>
          <w:t>n</w:t>
        </w:r>
      </w:ins>
      <w:r w:rsidRPr="00A261C8">
        <w:rPr>
          <w:rFonts w:ascii="Arial" w:hAnsi="Arial" w:cs="Arial"/>
          <w:sz w:val="24"/>
          <w:szCs w:val="24"/>
        </w:rPr>
        <w:t xml:space="preserve"> sobre la necesidad de un sistema político en el </w:t>
      </w:r>
      <w:del w:id="1464" w:author="Eugenia Arce Londoño" w:date="2015-10-01T08:28:00Z">
        <w:r w:rsidRPr="00A261C8">
          <w:rPr>
            <w:rFonts w:ascii="Arial" w:hAnsi="Arial" w:cs="Arial"/>
            <w:sz w:val="24"/>
            <w:szCs w:val="24"/>
          </w:rPr>
          <w:delText>cual</w:delText>
        </w:r>
      </w:del>
      <w:ins w:id="1465" w:author="Eugenia Arce Londoño" w:date="2015-10-01T08:28:00Z">
        <w:r w:rsidR="00C14C24">
          <w:rPr>
            <w:rFonts w:ascii="Arial" w:hAnsi="Arial" w:cs="Arial"/>
            <w:sz w:val="24"/>
            <w:szCs w:val="24"/>
          </w:rPr>
          <w:t>que</w:t>
        </w:r>
      </w:ins>
      <w:r w:rsidRPr="00A261C8">
        <w:rPr>
          <w:rFonts w:ascii="Arial" w:hAnsi="Arial" w:cs="Arial"/>
          <w:sz w:val="24"/>
          <w:szCs w:val="24"/>
        </w:rPr>
        <w:t xml:space="preserve"> los que gobiernan fueran designados y controlados por los </w:t>
      </w:r>
      <w:del w:id="1466" w:author="Eugenia Arce Londoño" w:date="2015-10-01T08:28:00Z">
        <w:r w:rsidRPr="00A261C8">
          <w:rPr>
            <w:rFonts w:ascii="Arial" w:hAnsi="Arial" w:cs="Arial"/>
            <w:sz w:val="24"/>
            <w:szCs w:val="24"/>
          </w:rPr>
          <w:delText>gobernantes</w:delText>
        </w:r>
      </w:del>
      <w:ins w:id="1467" w:author="Eugenia Arce Londoño" w:date="2015-10-01T08:28:00Z">
        <w:r w:rsidRPr="00A261C8">
          <w:rPr>
            <w:rFonts w:ascii="Arial" w:hAnsi="Arial" w:cs="Arial"/>
            <w:sz w:val="24"/>
            <w:szCs w:val="24"/>
          </w:rPr>
          <w:t>goberna</w:t>
        </w:r>
        <w:r w:rsidR="00C14C24">
          <w:rPr>
            <w:rFonts w:ascii="Arial" w:hAnsi="Arial" w:cs="Arial"/>
            <w:sz w:val="24"/>
            <w:szCs w:val="24"/>
          </w:rPr>
          <w:t>dos que deben actuar</w:t>
        </w:r>
      </w:ins>
      <w:r w:rsidRPr="00A261C8">
        <w:rPr>
          <w:rFonts w:ascii="Arial" w:hAnsi="Arial" w:cs="Arial"/>
          <w:sz w:val="24"/>
          <w:szCs w:val="24"/>
        </w:rPr>
        <w:t xml:space="preserve"> como </w:t>
      </w:r>
      <w:r w:rsidR="00C14C24">
        <w:rPr>
          <w:rFonts w:ascii="Arial" w:hAnsi="Arial" w:cs="Arial"/>
          <w:sz w:val="24"/>
          <w:szCs w:val="24"/>
        </w:rPr>
        <w:t xml:space="preserve">soberanos mediante el sufragio. </w:t>
      </w:r>
    </w:p>
    <w:p w14:paraId="31F5958E" w14:textId="77777777" w:rsidR="0022467C" w:rsidRPr="00A261C8" w:rsidRDefault="0022467C" w:rsidP="00A85C40">
      <w:pPr>
        <w:spacing w:line="276" w:lineRule="auto"/>
        <w:jc w:val="both"/>
        <w:rPr>
          <w:del w:id="1468" w:author="Eugenia Arce Londoño" w:date="2015-10-01T08:28:00Z"/>
          <w:rFonts w:ascii="Arial" w:hAnsi="Arial" w:cs="Arial"/>
          <w:sz w:val="24"/>
          <w:szCs w:val="24"/>
        </w:rPr>
      </w:pPr>
    </w:p>
    <w:p w14:paraId="1CBAD56F" w14:textId="47D5B915" w:rsidR="0022467C" w:rsidRPr="00A261C8" w:rsidRDefault="00C14C24" w:rsidP="00A85C40">
      <w:pPr>
        <w:spacing w:line="276" w:lineRule="auto"/>
        <w:jc w:val="both"/>
        <w:rPr>
          <w:rFonts w:ascii="Arial" w:hAnsi="Arial" w:cs="Arial"/>
          <w:sz w:val="24"/>
          <w:szCs w:val="24"/>
        </w:rPr>
      </w:pPr>
      <w:ins w:id="1469" w:author="Eugenia Arce Londoño" w:date="2015-10-01T08:28:00Z">
        <w:r>
          <w:rPr>
            <w:rFonts w:ascii="Arial" w:hAnsi="Arial" w:cs="Arial"/>
            <w:sz w:val="24"/>
            <w:szCs w:val="24"/>
          </w:rPr>
          <w:t xml:space="preserve"> </w:t>
        </w:r>
      </w:ins>
      <w:r w:rsidR="0022467C" w:rsidRPr="00A261C8">
        <w:rPr>
          <w:rFonts w:ascii="Arial" w:hAnsi="Arial" w:cs="Arial"/>
          <w:sz w:val="24"/>
          <w:szCs w:val="24"/>
        </w:rPr>
        <w:t>Se proponía</w:t>
      </w:r>
      <w:r w:rsidR="007D5CA8" w:rsidRPr="00A261C8">
        <w:rPr>
          <w:rFonts w:ascii="Arial" w:hAnsi="Arial" w:cs="Arial"/>
          <w:sz w:val="24"/>
          <w:szCs w:val="24"/>
        </w:rPr>
        <w:t xml:space="preserve"> volver a las </w:t>
      </w:r>
      <w:r w:rsidR="007D5CA8" w:rsidRPr="00A261C8">
        <w:rPr>
          <w:rFonts w:ascii="Arial" w:hAnsi="Arial" w:cs="Arial"/>
          <w:b/>
          <w:sz w:val="24"/>
          <w:szCs w:val="24"/>
        </w:rPr>
        <w:t>raíces etimológicas</w:t>
      </w:r>
      <w:r w:rsidR="007D5CA8" w:rsidRPr="00A261C8">
        <w:rPr>
          <w:rFonts w:ascii="Arial" w:hAnsi="Arial" w:cs="Arial"/>
          <w:sz w:val="24"/>
          <w:szCs w:val="24"/>
        </w:rPr>
        <w:t xml:space="preserve"> </w:t>
      </w:r>
      <w:r>
        <w:rPr>
          <w:rFonts w:ascii="Arial" w:hAnsi="Arial" w:cs="Arial"/>
          <w:sz w:val="24"/>
          <w:szCs w:val="24"/>
        </w:rPr>
        <w:t>de la palabra y a su radicalidad</w:t>
      </w:r>
      <w:del w:id="1470" w:author="Eugenia Arce Londoño" w:date="2015-10-01T08:28:00Z">
        <w:r w:rsidR="007D5CA8" w:rsidRPr="00A261C8">
          <w:rPr>
            <w:rFonts w:ascii="Arial" w:hAnsi="Arial" w:cs="Arial"/>
            <w:sz w:val="24"/>
            <w:szCs w:val="24"/>
          </w:rPr>
          <w:delText xml:space="preserve"> (</w:delText>
        </w:r>
        <w:r w:rsidR="0022467C" w:rsidRPr="00A261C8">
          <w:rPr>
            <w:rFonts w:ascii="Arial" w:hAnsi="Arial" w:cs="Arial"/>
            <w:b/>
            <w:sz w:val="24"/>
            <w:szCs w:val="24"/>
          </w:rPr>
          <w:delText>Demos</w:delText>
        </w:r>
      </w:del>
      <w:ins w:id="1471" w:author="Eugenia Arce Londoño" w:date="2015-10-01T08:28:00Z">
        <w:r>
          <w:rPr>
            <w:rFonts w:ascii="Arial" w:hAnsi="Arial" w:cs="Arial"/>
            <w:sz w:val="24"/>
            <w:szCs w:val="24"/>
          </w:rPr>
          <w:t>:</w:t>
        </w:r>
        <w:r>
          <w:rPr>
            <w:rFonts w:ascii="Arial" w:hAnsi="Arial" w:cs="Arial"/>
            <w:b/>
            <w:sz w:val="24"/>
            <w:szCs w:val="24"/>
          </w:rPr>
          <w:t xml:space="preserve"> democracia </w:t>
        </w:r>
        <w:r>
          <w:rPr>
            <w:rFonts w:ascii="Arial" w:hAnsi="Arial" w:cs="Arial"/>
            <w:sz w:val="24"/>
            <w:szCs w:val="24"/>
          </w:rPr>
          <w:t>proviene de las palabras griegas</w:t>
        </w:r>
        <w:r w:rsidRPr="00C14C24">
          <w:rPr>
            <w:rFonts w:ascii="Arial" w:hAnsi="Arial" w:cs="Arial"/>
            <w:i/>
            <w:sz w:val="24"/>
            <w:szCs w:val="24"/>
          </w:rPr>
          <w:t xml:space="preserve"> </w:t>
        </w:r>
        <w:r w:rsidRPr="00C14C24">
          <w:rPr>
            <w:rFonts w:ascii="Arial" w:hAnsi="Arial" w:cs="Arial"/>
            <w:b/>
            <w:i/>
            <w:sz w:val="24"/>
            <w:szCs w:val="24"/>
          </w:rPr>
          <w:t>d</w:t>
        </w:r>
        <w:r w:rsidR="0022467C" w:rsidRPr="00C14C24">
          <w:rPr>
            <w:rFonts w:ascii="Arial" w:hAnsi="Arial" w:cs="Arial"/>
            <w:b/>
            <w:i/>
            <w:sz w:val="24"/>
            <w:szCs w:val="24"/>
          </w:rPr>
          <w:t>emos</w:t>
        </w:r>
      </w:ins>
      <w:r w:rsidR="0022467C" w:rsidRPr="00C14C24">
        <w:rPr>
          <w:rFonts w:ascii="Arial" w:hAnsi="Arial"/>
          <w:i/>
          <w:sz w:val="24"/>
          <w:rPrChange w:id="1472" w:author="Eugenia Arce Londoño" w:date="2015-10-01T08:28:00Z">
            <w:rPr>
              <w:rFonts w:ascii="Arial" w:hAnsi="Arial"/>
              <w:sz w:val="24"/>
            </w:rPr>
          </w:rPrChange>
        </w:rPr>
        <w:t xml:space="preserve"> </w:t>
      </w:r>
      <w:r w:rsidR="007D5CA8" w:rsidRPr="00C14C24">
        <w:rPr>
          <w:rFonts w:ascii="Arial" w:hAnsi="Arial" w:cs="Arial"/>
          <w:sz w:val="24"/>
          <w:szCs w:val="24"/>
        </w:rPr>
        <w:t>y</w:t>
      </w:r>
      <w:r w:rsidR="007D5CA8" w:rsidRPr="00C14C24">
        <w:rPr>
          <w:rFonts w:ascii="Arial" w:hAnsi="Arial"/>
          <w:i/>
          <w:sz w:val="24"/>
          <w:rPrChange w:id="1473" w:author="Eugenia Arce Londoño" w:date="2015-10-01T08:28:00Z">
            <w:rPr>
              <w:rFonts w:ascii="Arial" w:hAnsi="Arial"/>
              <w:sz w:val="24"/>
            </w:rPr>
          </w:rPrChange>
        </w:rPr>
        <w:t xml:space="preserve"> </w:t>
      </w:r>
      <w:del w:id="1474" w:author="Eugenia Arce Londoño" w:date="2015-10-01T08:28:00Z">
        <w:r w:rsidR="0022467C" w:rsidRPr="00A261C8">
          <w:rPr>
            <w:rFonts w:ascii="Arial" w:hAnsi="Arial" w:cs="Arial"/>
            <w:b/>
            <w:sz w:val="24"/>
            <w:szCs w:val="24"/>
          </w:rPr>
          <w:delText>Kratos</w:delText>
        </w:r>
        <w:r w:rsidR="007D5CA8" w:rsidRPr="00A261C8">
          <w:rPr>
            <w:rFonts w:ascii="Arial" w:hAnsi="Arial" w:cs="Arial"/>
            <w:sz w:val="24"/>
            <w:szCs w:val="24"/>
          </w:rPr>
          <w:delText>):</w:delText>
        </w:r>
      </w:del>
      <w:ins w:id="1475" w:author="Eugenia Arce Londoño" w:date="2015-10-01T08:28:00Z">
        <w:r w:rsidRPr="00C14C24">
          <w:rPr>
            <w:rFonts w:ascii="Arial" w:hAnsi="Arial" w:cs="Arial"/>
            <w:b/>
            <w:i/>
            <w:sz w:val="24"/>
            <w:szCs w:val="24"/>
          </w:rPr>
          <w:t>k</w:t>
        </w:r>
        <w:r w:rsidR="0022467C" w:rsidRPr="00C14C24">
          <w:rPr>
            <w:rFonts w:ascii="Arial" w:hAnsi="Arial" w:cs="Arial"/>
            <w:b/>
            <w:i/>
            <w:sz w:val="24"/>
            <w:szCs w:val="24"/>
          </w:rPr>
          <w:t>ratos</w:t>
        </w:r>
        <w:r>
          <w:rPr>
            <w:rFonts w:ascii="Arial" w:hAnsi="Arial" w:cs="Arial"/>
            <w:b/>
            <w:i/>
            <w:sz w:val="24"/>
            <w:szCs w:val="24"/>
          </w:rPr>
          <w:t>,</w:t>
        </w:r>
        <w:r>
          <w:rPr>
            <w:rFonts w:ascii="Arial" w:hAnsi="Arial" w:cs="Arial"/>
            <w:sz w:val="24"/>
            <w:szCs w:val="24"/>
          </w:rPr>
          <w:t xml:space="preserve"> y significa</w:t>
        </w:r>
      </w:ins>
      <w:r w:rsidR="007D5CA8" w:rsidRPr="00A261C8">
        <w:rPr>
          <w:rFonts w:ascii="Arial" w:hAnsi="Arial" w:cs="Arial"/>
          <w:sz w:val="24"/>
          <w:szCs w:val="24"/>
        </w:rPr>
        <w:t xml:space="preserve"> </w:t>
      </w:r>
      <w:r w:rsidR="007D5CA8" w:rsidRPr="00A261C8">
        <w:rPr>
          <w:rFonts w:ascii="Arial" w:hAnsi="Arial" w:cs="Arial"/>
          <w:b/>
          <w:sz w:val="24"/>
          <w:szCs w:val="24"/>
        </w:rPr>
        <w:t>poder del pueblo</w:t>
      </w:r>
      <w:r>
        <w:rPr>
          <w:rFonts w:ascii="Arial" w:hAnsi="Arial" w:cs="Arial"/>
          <w:sz w:val="24"/>
          <w:szCs w:val="24"/>
        </w:rPr>
        <w:t>.</w:t>
      </w:r>
      <w:del w:id="1476" w:author="Eugenia Arce Londoño" w:date="2015-10-01T08:28:00Z">
        <w:r w:rsidR="007D5CA8" w:rsidRPr="00A261C8">
          <w:rPr>
            <w:rFonts w:ascii="Arial" w:hAnsi="Arial" w:cs="Arial"/>
            <w:sz w:val="24"/>
            <w:szCs w:val="24"/>
          </w:rPr>
          <w:delText xml:space="preserve"> </w:delText>
        </w:r>
      </w:del>
    </w:p>
    <w:p w14:paraId="3BBC419B" w14:textId="77777777" w:rsidR="0022467C" w:rsidRPr="00A261C8" w:rsidRDefault="0022467C" w:rsidP="00A85C40">
      <w:pPr>
        <w:spacing w:line="276" w:lineRule="auto"/>
        <w:jc w:val="both"/>
        <w:rPr>
          <w:rFonts w:ascii="Arial" w:hAnsi="Arial" w:cs="Arial"/>
          <w:sz w:val="24"/>
          <w:szCs w:val="24"/>
        </w:rPr>
      </w:pPr>
    </w:p>
    <w:p w14:paraId="42353105" w14:textId="6452FAF0"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La palabra </w:t>
      </w:r>
      <w:r w:rsidRPr="00A261C8">
        <w:rPr>
          <w:rFonts w:ascii="Arial" w:hAnsi="Arial" w:cs="Arial"/>
          <w:b/>
          <w:sz w:val="24"/>
          <w:szCs w:val="24"/>
        </w:rPr>
        <w:t>pueblo</w:t>
      </w:r>
      <w:r w:rsidRPr="00A261C8">
        <w:rPr>
          <w:rFonts w:ascii="Arial" w:hAnsi="Arial" w:cs="Arial"/>
          <w:sz w:val="24"/>
          <w:szCs w:val="24"/>
        </w:rPr>
        <w:t xml:space="preserve"> </w:t>
      </w:r>
      <w:r w:rsidR="0022467C" w:rsidRPr="00A261C8">
        <w:rPr>
          <w:rFonts w:ascii="Arial" w:hAnsi="Arial" w:cs="Arial"/>
          <w:sz w:val="24"/>
          <w:szCs w:val="24"/>
        </w:rPr>
        <w:t>usada en relación con la democracia revalora su</w:t>
      </w:r>
      <w:r w:rsidRPr="00A261C8">
        <w:rPr>
          <w:rFonts w:ascii="Arial" w:hAnsi="Arial" w:cs="Arial"/>
          <w:sz w:val="24"/>
          <w:szCs w:val="24"/>
        </w:rPr>
        <w:t xml:space="preserve"> </w:t>
      </w:r>
      <w:r w:rsidRPr="00A261C8">
        <w:rPr>
          <w:rFonts w:ascii="Arial" w:hAnsi="Arial" w:cs="Arial"/>
          <w:b/>
          <w:sz w:val="24"/>
          <w:szCs w:val="24"/>
        </w:rPr>
        <w:t xml:space="preserve">sentido político </w:t>
      </w:r>
      <w:del w:id="1477" w:author="Eugenia Arce Londoño" w:date="2015-10-01T08:28:00Z">
        <w:r w:rsidR="0022467C" w:rsidRPr="00A261C8">
          <w:rPr>
            <w:rFonts w:ascii="Arial" w:hAnsi="Arial" w:cs="Arial"/>
            <w:b/>
            <w:sz w:val="24"/>
            <w:szCs w:val="24"/>
          </w:rPr>
          <w:delText>identificándose</w:delText>
        </w:r>
      </w:del>
      <w:ins w:id="1478" w:author="Eugenia Arce Londoño" w:date="2015-10-01T08:28:00Z">
        <w:r w:rsidR="000059E6" w:rsidRPr="000059E6">
          <w:rPr>
            <w:rFonts w:ascii="Arial" w:hAnsi="Arial" w:cs="Arial"/>
            <w:sz w:val="24"/>
            <w:szCs w:val="24"/>
          </w:rPr>
          <w:t>y se identifica</w:t>
        </w:r>
      </w:ins>
      <w:r w:rsidR="000059E6" w:rsidRPr="000059E6">
        <w:rPr>
          <w:rFonts w:ascii="Arial" w:hAnsi="Arial"/>
          <w:sz w:val="24"/>
          <w:rPrChange w:id="1479" w:author="Eugenia Arce Londoño" w:date="2015-10-01T08:28:00Z">
            <w:rPr>
              <w:rFonts w:ascii="Arial" w:hAnsi="Arial"/>
              <w:b/>
              <w:sz w:val="24"/>
            </w:rPr>
          </w:rPrChange>
        </w:rPr>
        <w:t xml:space="preserve"> </w:t>
      </w:r>
      <w:r w:rsidRPr="00C14C24">
        <w:rPr>
          <w:rFonts w:ascii="Arial" w:hAnsi="Arial"/>
          <w:sz w:val="24"/>
          <w:rPrChange w:id="1480" w:author="Eugenia Arce Londoño" w:date="2015-10-01T08:28:00Z">
            <w:rPr>
              <w:rFonts w:ascii="Arial" w:hAnsi="Arial"/>
              <w:b/>
              <w:sz w:val="24"/>
            </w:rPr>
          </w:rPrChange>
        </w:rPr>
        <w:t>con aquellos que adquirieran el estatus de ciudadano</w:t>
      </w:r>
      <w:r w:rsidRPr="00C14C24">
        <w:rPr>
          <w:rFonts w:ascii="Arial" w:hAnsi="Arial" w:cs="Arial"/>
          <w:sz w:val="24"/>
          <w:szCs w:val="24"/>
        </w:rPr>
        <w:t xml:space="preserve"> ya fuera </w:t>
      </w:r>
      <w:r w:rsidRPr="00A261C8">
        <w:rPr>
          <w:rFonts w:ascii="Arial" w:hAnsi="Arial" w:cs="Arial"/>
          <w:sz w:val="24"/>
          <w:szCs w:val="24"/>
        </w:rPr>
        <w:t>por la nacionalidad, el sexo, la edad, educación o los ingresos, y, por ende, podían participar. Esta realidad que en principio se reducía a hombres blancos, mayores de edad, con profesión u oficio y con propiedades o rentas</w:t>
      </w:r>
      <w:ins w:id="1481" w:author="Eugenia Arce Londoño" w:date="2015-10-01T08:28:00Z">
        <w:r w:rsidR="000059E6">
          <w:rPr>
            <w:rFonts w:ascii="Arial" w:hAnsi="Arial" w:cs="Arial"/>
            <w:sz w:val="24"/>
            <w:szCs w:val="24"/>
          </w:rPr>
          <w:t>,</w:t>
        </w:r>
      </w:ins>
      <w:r w:rsidRPr="00A261C8">
        <w:rPr>
          <w:rFonts w:ascii="Arial" w:hAnsi="Arial" w:cs="Arial"/>
          <w:sz w:val="24"/>
          <w:szCs w:val="24"/>
        </w:rPr>
        <w:t xml:space="preserve"> se fue extendiendo en dos siglos de luchas </w:t>
      </w:r>
      <w:del w:id="1482" w:author="Eugenia Arce Londoño" w:date="2015-10-01T08:28:00Z">
        <w:r w:rsidRPr="00A261C8">
          <w:rPr>
            <w:rFonts w:ascii="Arial" w:hAnsi="Arial" w:cs="Arial"/>
            <w:sz w:val="24"/>
            <w:szCs w:val="24"/>
          </w:rPr>
          <w:delText>por</w:delText>
        </w:r>
      </w:del>
      <w:ins w:id="1483" w:author="Eugenia Arce Londoño" w:date="2015-10-01T08:28:00Z">
        <w:r w:rsidR="000059E6">
          <w:rPr>
            <w:rFonts w:ascii="Arial" w:hAnsi="Arial" w:cs="Arial"/>
            <w:sz w:val="24"/>
            <w:szCs w:val="24"/>
          </w:rPr>
          <w:t>encaminadas a</w:t>
        </w:r>
      </w:ins>
      <w:r w:rsidRPr="000059E6">
        <w:rPr>
          <w:rFonts w:ascii="Arial" w:hAnsi="Arial" w:cs="Arial"/>
          <w:sz w:val="24"/>
          <w:szCs w:val="24"/>
        </w:rPr>
        <w:t xml:space="preserve"> </w:t>
      </w:r>
      <w:r w:rsidRPr="000059E6">
        <w:rPr>
          <w:rFonts w:ascii="Arial" w:hAnsi="Arial"/>
          <w:sz w:val="24"/>
          <w:rPrChange w:id="1484" w:author="Eugenia Arce Londoño" w:date="2015-10-01T08:28:00Z">
            <w:rPr>
              <w:rFonts w:ascii="Arial" w:hAnsi="Arial"/>
              <w:b/>
              <w:sz w:val="24"/>
            </w:rPr>
          </w:rPrChange>
        </w:rPr>
        <w:t>ampliar en el sistema democrático la participación en la conformación y control del poder político</w:t>
      </w:r>
      <w:r w:rsidR="000059E6">
        <w:rPr>
          <w:rFonts w:ascii="Arial" w:hAnsi="Arial" w:cs="Arial"/>
          <w:sz w:val="24"/>
          <w:szCs w:val="24"/>
        </w:rPr>
        <w:t>. Hoy</w:t>
      </w:r>
      <w:del w:id="1485" w:author="Eugenia Arce Londoño" w:date="2015-10-01T08:28:00Z">
        <w:r w:rsidRPr="00A261C8">
          <w:rPr>
            <w:rFonts w:ascii="Arial" w:hAnsi="Arial" w:cs="Arial"/>
            <w:sz w:val="24"/>
            <w:szCs w:val="24"/>
          </w:rPr>
          <w:delText>,</w:delText>
        </w:r>
      </w:del>
      <w:r w:rsidR="000059E6">
        <w:rPr>
          <w:rFonts w:ascii="Arial" w:hAnsi="Arial" w:cs="Arial"/>
          <w:sz w:val="24"/>
          <w:szCs w:val="24"/>
        </w:rPr>
        <w:t xml:space="preserve"> podemos decir</w:t>
      </w:r>
      <w:del w:id="1486" w:author="Eugenia Arce Londoño" w:date="2015-10-01T08:28:00Z">
        <w:r w:rsidRPr="00A261C8">
          <w:rPr>
            <w:rFonts w:ascii="Arial" w:hAnsi="Arial" w:cs="Arial"/>
            <w:sz w:val="24"/>
            <w:szCs w:val="24"/>
          </w:rPr>
          <w:delText>, ejercen</w:delText>
        </w:r>
      </w:del>
      <w:ins w:id="1487" w:author="Eugenia Arce Londoño" w:date="2015-10-01T08:28:00Z">
        <w:r w:rsidR="000059E6">
          <w:rPr>
            <w:rFonts w:ascii="Arial" w:hAnsi="Arial" w:cs="Arial"/>
            <w:sz w:val="24"/>
            <w:szCs w:val="24"/>
          </w:rPr>
          <w:t xml:space="preserve"> que ejerce</w:t>
        </w:r>
      </w:ins>
      <w:r w:rsidRPr="000059E6">
        <w:rPr>
          <w:rFonts w:ascii="Arial" w:hAnsi="Arial" w:cs="Arial"/>
          <w:sz w:val="24"/>
          <w:szCs w:val="24"/>
        </w:rPr>
        <w:t xml:space="preserve"> la </w:t>
      </w:r>
      <w:r w:rsidRPr="000059E6">
        <w:rPr>
          <w:rFonts w:ascii="Arial" w:hAnsi="Arial" w:cs="Arial"/>
          <w:sz w:val="24"/>
          <w:szCs w:val="24"/>
        </w:rPr>
        <w:lastRenderedPageBreak/>
        <w:t xml:space="preserve">ciudadanía la </w:t>
      </w:r>
      <w:r w:rsidRPr="000059E6">
        <w:rPr>
          <w:rFonts w:ascii="Arial" w:hAnsi="Arial"/>
          <w:sz w:val="24"/>
          <w:rPrChange w:id="1488" w:author="Eugenia Arce Londoño" w:date="2015-10-01T08:28:00Z">
            <w:rPr>
              <w:rFonts w:ascii="Arial" w:hAnsi="Arial"/>
              <w:b/>
              <w:sz w:val="24"/>
            </w:rPr>
          </w:rPrChange>
        </w:rPr>
        <w:t xml:space="preserve">población que ha adquirido la mayoría de edad </w:t>
      </w:r>
      <w:r w:rsidRPr="000059E6">
        <w:rPr>
          <w:rFonts w:ascii="Arial" w:hAnsi="Arial" w:cs="Arial"/>
          <w:sz w:val="24"/>
          <w:szCs w:val="24"/>
        </w:rPr>
        <w:t>según la legislación</w:t>
      </w:r>
      <w:r w:rsidR="00915DDC" w:rsidRPr="000059E6">
        <w:rPr>
          <w:rFonts w:ascii="Arial" w:hAnsi="Arial" w:cs="Arial"/>
          <w:sz w:val="24"/>
          <w:szCs w:val="24"/>
        </w:rPr>
        <w:t xml:space="preserve"> de un respectivo p</w:t>
      </w:r>
      <w:r w:rsidR="00915DDC" w:rsidRPr="00A261C8">
        <w:rPr>
          <w:rFonts w:ascii="Arial" w:hAnsi="Arial" w:cs="Arial"/>
          <w:sz w:val="24"/>
          <w:szCs w:val="24"/>
        </w:rPr>
        <w:t>aís</w:t>
      </w:r>
      <w:r w:rsidRPr="00A261C8">
        <w:rPr>
          <w:rFonts w:ascii="Arial" w:hAnsi="Arial" w:cs="Arial"/>
          <w:sz w:val="24"/>
          <w:szCs w:val="24"/>
        </w:rPr>
        <w:t>.</w:t>
      </w:r>
    </w:p>
    <w:p w14:paraId="0DA66D67" w14:textId="77777777" w:rsidR="007D5CA8" w:rsidRPr="00A261C8" w:rsidRDefault="007D5CA8" w:rsidP="00A85C40">
      <w:pPr>
        <w:spacing w:line="276" w:lineRule="auto"/>
        <w:jc w:val="both"/>
        <w:rPr>
          <w:rFonts w:ascii="Arial" w:hAnsi="Arial" w:cs="Arial"/>
          <w:sz w:val="24"/>
          <w:szCs w:val="24"/>
        </w:rPr>
      </w:pPr>
    </w:p>
    <w:p w14:paraId="04995F52" w14:textId="5E71B229" w:rsidR="00915DDC"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valores</w:t>
      </w:r>
      <w:r w:rsidRPr="00A261C8">
        <w:rPr>
          <w:rFonts w:ascii="Arial" w:hAnsi="Arial" w:cs="Arial"/>
          <w:sz w:val="24"/>
          <w:szCs w:val="24"/>
        </w:rPr>
        <w:t xml:space="preserve"> que se proclamaron como esenciales en </w:t>
      </w:r>
      <w:r w:rsidR="00915DDC" w:rsidRPr="00A261C8">
        <w:rPr>
          <w:rFonts w:ascii="Arial" w:hAnsi="Arial" w:cs="Arial"/>
          <w:sz w:val="24"/>
          <w:szCs w:val="24"/>
        </w:rPr>
        <w:t xml:space="preserve">la democracia moderna fueron </w:t>
      </w:r>
      <w:r w:rsidRPr="00A261C8">
        <w:rPr>
          <w:rFonts w:ascii="Arial" w:hAnsi="Arial" w:cs="Arial"/>
          <w:sz w:val="24"/>
          <w:szCs w:val="24"/>
        </w:rPr>
        <w:t xml:space="preserve">la </w:t>
      </w:r>
      <w:r w:rsidRPr="00A261C8">
        <w:rPr>
          <w:rFonts w:ascii="Arial" w:hAnsi="Arial" w:cs="Arial"/>
          <w:b/>
          <w:sz w:val="24"/>
          <w:szCs w:val="24"/>
        </w:rPr>
        <w:t>igualdad</w:t>
      </w:r>
      <w:r w:rsidRPr="00A261C8">
        <w:rPr>
          <w:rFonts w:ascii="Arial" w:hAnsi="Arial" w:cs="Arial"/>
          <w:sz w:val="24"/>
          <w:szCs w:val="24"/>
        </w:rPr>
        <w:t xml:space="preserve">, la </w:t>
      </w:r>
      <w:r w:rsidRPr="00A261C8">
        <w:rPr>
          <w:rFonts w:ascii="Arial" w:hAnsi="Arial" w:cs="Arial"/>
          <w:b/>
          <w:sz w:val="24"/>
          <w:szCs w:val="24"/>
        </w:rPr>
        <w:t>libertad</w:t>
      </w:r>
      <w:r w:rsidRPr="00A261C8">
        <w:rPr>
          <w:rFonts w:ascii="Arial" w:hAnsi="Arial" w:cs="Arial"/>
          <w:sz w:val="24"/>
          <w:szCs w:val="24"/>
        </w:rPr>
        <w:t xml:space="preserve">, el </w:t>
      </w:r>
      <w:r w:rsidRPr="00A261C8">
        <w:rPr>
          <w:rFonts w:ascii="Arial" w:hAnsi="Arial" w:cs="Arial"/>
          <w:b/>
          <w:sz w:val="24"/>
          <w:szCs w:val="24"/>
        </w:rPr>
        <w:t>pluralismo</w:t>
      </w:r>
      <w:r w:rsidRPr="00A261C8">
        <w:rPr>
          <w:rFonts w:ascii="Arial" w:hAnsi="Arial" w:cs="Arial"/>
          <w:sz w:val="24"/>
          <w:szCs w:val="24"/>
        </w:rPr>
        <w:t xml:space="preserve"> y la </w:t>
      </w:r>
      <w:r w:rsidRPr="00A261C8">
        <w:rPr>
          <w:rFonts w:ascii="Arial" w:hAnsi="Arial" w:cs="Arial"/>
          <w:b/>
          <w:sz w:val="24"/>
          <w:szCs w:val="24"/>
        </w:rPr>
        <w:t>tolerancia</w:t>
      </w:r>
      <w:r w:rsidR="000059E6">
        <w:rPr>
          <w:rFonts w:ascii="Arial" w:hAnsi="Arial" w:cs="Arial"/>
          <w:sz w:val="24"/>
          <w:szCs w:val="24"/>
        </w:rPr>
        <w:t>.</w:t>
      </w:r>
      <w:del w:id="1489" w:author="Eugenia Arce Londoño" w:date="2015-10-01T08:28:00Z">
        <w:r w:rsidRPr="00A261C8">
          <w:rPr>
            <w:rFonts w:ascii="Arial" w:hAnsi="Arial" w:cs="Arial"/>
            <w:sz w:val="24"/>
            <w:szCs w:val="24"/>
          </w:rPr>
          <w:delText xml:space="preserve"> </w:delText>
        </w:r>
      </w:del>
    </w:p>
    <w:p w14:paraId="5E5C2400" w14:textId="77777777" w:rsidR="00915DDC" w:rsidRPr="00A261C8" w:rsidRDefault="00915DDC" w:rsidP="00A85C40">
      <w:pPr>
        <w:spacing w:line="276" w:lineRule="auto"/>
        <w:jc w:val="both"/>
        <w:rPr>
          <w:rFonts w:ascii="Arial" w:hAnsi="Arial" w:cs="Arial"/>
          <w:sz w:val="24"/>
          <w:szCs w:val="24"/>
        </w:rPr>
      </w:pPr>
    </w:p>
    <w:p w14:paraId="531DECEC" w14:textId="76BBD195" w:rsidR="00624366" w:rsidRPr="00A261C8" w:rsidRDefault="007D5CA8" w:rsidP="00A85C40">
      <w:pPr>
        <w:spacing w:line="276" w:lineRule="auto"/>
        <w:jc w:val="both"/>
        <w:rPr>
          <w:rFonts w:ascii="Arial" w:hAnsi="Arial" w:cs="Arial"/>
          <w:sz w:val="24"/>
          <w:szCs w:val="24"/>
        </w:rPr>
      </w:pPr>
      <w:del w:id="1490" w:author="Eugenia Arce Londoño" w:date="2015-10-01T08:28:00Z">
        <w:r w:rsidRPr="00A261C8">
          <w:rPr>
            <w:rFonts w:ascii="Arial" w:hAnsi="Arial" w:cs="Arial"/>
            <w:sz w:val="24"/>
            <w:szCs w:val="24"/>
          </w:rPr>
          <w:delText>Esencial es</w:delText>
        </w:r>
      </w:del>
      <w:ins w:id="1491" w:author="Eugenia Arce Londoño" w:date="2015-10-01T08:28:00Z">
        <w:r w:rsidR="000059E6">
          <w:rPr>
            <w:rFonts w:ascii="Arial" w:hAnsi="Arial" w:cs="Arial"/>
            <w:sz w:val="24"/>
            <w:szCs w:val="24"/>
          </w:rPr>
          <w:t>Es e</w:t>
        </w:r>
        <w:r w:rsidRPr="00A261C8">
          <w:rPr>
            <w:rFonts w:ascii="Arial" w:hAnsi="Arial" w:cs="Arial"/>
            <w:sz w:val="24"/>
            <w:szCs w:val="24"/>
          </w:rPr>
          <w:t>sencial</w:t>
        </w:r>
      </w:ins>
      <w:r w:rsidRPr="00A261C8">
        <w:rPr>
          <w:rFonts w:ascii="Arial" w:hAnsi="Arial" w:cs="Arial"/>
          <w:sz w:val="24"/>
          <w:szCs w:val="24"/>
        </w:rPr>
        <w:t xml:space="preserve"> el </w:t>
      </w:r>
      <w:ins w:id="1492" w:author="Eugenia Arce Londoño" w:date="2015-10-01T08:28:00Z">
        <w:r w:rsidR="000059E6">
          <w:rPr>
            <w:rFonts w:ascii="Arial" w:hAnsi="Arial" w:cs="Arial"/>
            <w:sz w:val="24"/>
            <w:szCs w:val="24"/>
          </w:rPr>
          <w:t xml:space="preserve">valor </w:t>
        </w:r>
      </w:ins>
      <w:r w:rsidRPr="00A261C8">
        <w:rPr>
          <w:rFonts w:ascii="Arial" w:hAnsi="Arial" w:cs="Arial"/>
          <w:sz w:val="24"/>
          <w:szCs w:val="24"/>
        </w:rPr>
        <w:t xml:space="preserve">relativo a la </w:t>
      </w:r>
      <w:r w:rsidRPr="00A261C8">
        <w:rPr>
          <w:rFonts w:ascii="Arial" w:hAnsi="Arial" w:cs="Arial"/>
          <w:b/>
          <w:sz w:val="24"/>
          <w:szCs w:val="24"/>
        </w:rPr>
        <w:t>igualdad</w:t>
      </w:r>
      <w:ins w:id="1493" w:author="Eugenia Arce Londoño" w:date="2015-10-01T08:28:00Z">
        <w:r w:rsidR="000059E6">
          <w:rPr>
            <w:rFonts w:ascii="Arial" w:hAnsi="Arial" w:cs="Arial"/>
            <w:b/>
            <w:sz w:val="24"/>
            <w:szCs w:val="24"/>
          </w:rPr>
          <w:t>,</w:t>
        </w:r>
      </w:ins>
      <w:r w:rsidRPr="00A261C8">
        <w:rPr>
          <w:rFonts w:ascii="Arial" w:hAnsi="Arial" w:cs="Arial"/>
          <w:sz w:val="24"/>
          <w:szCs w:val="24"/>
        </w:rPr>
        <w:t xml:space="preserve"> que se proclama frente a la ley y que se expresará, en términos de </w:t>
      </w:r>
      <w:r w:rsidRPr="00A261C8">
        <w:rPr>
          <w:rFonts w:ascii="Arial" w:hAnsi="Arial" w:cs="Arial"/>
          <w:b/>
          <w:sz w:val="24"/>
          <w:szCs w:val="24"/>
        </w:rPr>
        <w:t>participación política</w:t>
      </w:r>
      <w:r w:rsidRPr="00A261C8">
        <w:rPr>
          <w:rFonts w:ascii="Arial" w:hAnsi="Arial" w:cs="Arial"/>
          <w:sz w:val="24"/>
          <w:szCs w:val="24"/>
        </w:rPr>
        <w:t xml:space="preserve">, en relación con el voto y su extensión a otras formas de participación. En principio esto conllevó una </w:t>
      </w:r>
      <w:r w:rsidRPr="000059E6">
        <w:rPr>
          <w:rFonts w:ascii="Arial" w:hAnsi="Arial"/>
          <w:sz w:val="24"/>
          <w:rPrChange w:id="1494" w:author="Eugenia Arce Londoño" w:date="2015-10-01T08:28:00Z">
            <w:rPr>
              <w:rFonts w:ascii="Arial" w:hAnsi="Arial"/>
              <w:b/>
              <w:sz w:val="24"/>
            </w:rPr>
          </w:rPrChange>
        </w:rPr>
        <w:t>mirada formal a la expresión democrática de la voluntad general para la toma de decisiones colectivas</w:t>
      </w:r>
      <w:del w:id="1495" w:author="Eugenia Arce Londoño" w:date="2015-10-01T08:28:00Z">
        <w:r w:rsidRPr="00A261C8">
          <w:rPr>
            <w:rFonts w:ascii="Arial" w:hAnsi="Arial" w:cs="Arial"/>
            <w:sz w:val="24"/>
            <w:szCs w:val="24"/>
          </w:rPr>
          <w:delText>:</w:delText>
        </w:r>
      </w:del>
      <w:ins w:id="1496" w:author="Eugenia Arce Londoño" w:date="2015-10-01T08:28:00Z">
        <w:r w:rsidR="000059E6">
          <w:rPr>
            <w:rFonts w:ascii="Arial" w:hAnsi="Arial" w:cs="Arial"/>
            <w:sz w:val="24"/>
            <w:szCs w:val="24"/>
          </w:rPr>
          <w:t>. Apareció así</w:t>
        </w:r>
      </w:ins>
      <w:r w:rsidRPr="000059E6">
        <w:rPr>
          <w:rFonts w:ascii="Arial" w:hAnsi="Arial" w:cs="Arial"/>
          <w:sz w:val="24"/>
          <w:szCs w:val="24"/>
        </w:rPr>
        <w:t xml:space="preserve"> el </w:t>
      </w:r>
      <w:r w:rsidRPr="000059E6">
        <w:rPr>
          <w:rFonts w:ascii="Arial" w:hAnsi="Arial"/>
          <w:sz w:val="24"/>
          <w:rPrChange w:id="1497" w:author="Eugenia Arce Londoño" w:date="2015-10-01T08:28:00Z">
            <w:rPr>
              <w:rFonts w:ascii="Arial" w:hAnsi="Arial"/>
              <w:b/>
              <w:sz w:val="24"/>
            </w:rPr>
          </w:rPrChange>
        </w:rPr>
        <w:t>principio de mayorías</w:t>
      </w:r>
      <w:r w:rsidRPr="000059E6">
        <w:rPr>
          <w:rFonts w:ascii="Arial" w:hAnsi="Arial" w:cs="Arial"/>
          <w:sz w:val="24"/>
          <w:szCs w:val="24"/>
        </w:rPr>
        <w:t xml:space="preserve">, </w:t>
      </w:r>
      <w:ins w:id="1498" w:author="Eugenia Arce Londoño" w:date="2015-10-01T08:28:00Z">
        <w:r w:rsidR="000059E6">
          <w:rPr>
            <w:rFonts w:ascii="Arial" w:hAnsi="Arial" w:cs="Arial"/>
            <w:sz w:val="24"/>
            <w:szCs w:val="24"/>
          </w:rPr>
          <w:t xml:space="preserve">esto es </w:t>
        </w:r>
        <w:r w:rsidRPr="000059E6">
          <w:rPr>
            <w:rFonts w:ascii="Arial" w:hAnsi="Arial" w:cs="Arial"/>
            <w:sz w:val="24"/>
            <w:szCs w:val="24"/>
          </w:rPr>
          <w:t xml:space="preserve">la </w:t>
        </w:r>
        <w:r w:rsidR="000059E6">
          <w:rPr>
            <w:rFonts w:ascii="Arial" w:hAnsi="Arial" w:cs="Arial"/>
            <w:sz w:val="24"/>
            <w:szCs w:val="24"/>
          </w:rPr>
          <w:t xml:space="preserve">voluntad de </w:t>
        </w:r>
      </w:ins>
      <w:r w:rsidR="000059E6">
        <w:rPr>
          <w:rFonts w:ascii="Arial" w:hAnsi="Arial" w:cs="Arial"/>
          <w:sz w:val="24"/>
          <w:szCs w:val="24"/>
        </w:rPr>
        <w:t xml:space="preserve">la </w:t>
      </w:r>
      <w:r w:rsidRPr="000059E6">
        <w:rPr>
          <w:rFonts w:ascii="Arial" w:hAnsi="Arial" w:cs="Arial"/>
          <w:sz w:val="24"/>
          <w:szCs w:val="24"/>
        </w:rPr>
        <w:t>mitad más uno</w:t>
      </w:r>
      <w:del w:id="1499" w:author="Eugenia Arce Londoño" w:date="2015-10-01T08:28:00Z">
        <w:r w:rsidRPr="00A261C8">
          <w:rPr>
            <w:rFonts w:ascii="Arial" w:hAnsi="Arial" w:cs="Arial"/>
            <w:sz w:val="24"/>
            <w:szCs w:val="24"/>
          </w:rPr>
          <w:delText>.</w:delText>
        </w:r>
      </w:del>
      <w:ins w:id="1500" w:author="Eugenia Arce Londoño" w:date="2015-10-01T08:28:00Z">
        <w:r w:rsidR="000059E6">
          <w:rPr>
            <w:rFonts w:ascii="Arial" w:hAnsi="Arial" w:cs="Arial"/>
            <w:sz w:val="24"/>
            <w:szCs w:val="24"/>
          </w:rPr>
          <w:t xml:space="preserve"> de los participantes en una elección o consulta sería la regla para adoptar la decisión</w:t>
        </w:r>
        <w:r w:rsidRPr="000059E6">
          <w:rPr>
            <w:rFonts w:ascii="Arial" w:hAnsi="Arial" w:cs="Arial"/>
            <w:sz w:val="24"/>
            <w:szCs w:val="24"/>
          </w:rPr>
          <w:t>.</w:t>
        </w:r>
      </w:ins>
      <w:r w:rsidRPr="000059E6">
        <w:rPr>
          <w:rFonts w:ascii="Arial" w:hAnsi="Arial" w:cs="Arial"/>
          <w:sz w:val="24"/>
          <w:szCs w:val="24"/>
        </w:rPr>
        <w:t xml:space="preserve"> L</w:t>
      </w:r>
      <w:r w:rsidRPr="00A261C8">
        <w:rPr>
          <w:rFonts w:ascii="Arial" w:hAnsi="Arial" w:cs="Arial"/>
          <w:sz w:val="24"/>
          <w:szCs w:val="24"/>
        </w:rPr>
        <w:t>o cual procediment</w:t>
      </w:r>
      <w:r w:rsidR="000059E6">
        <w:rPr>
          <w:rFonts w:ascii="Arial" w:hAnsi="Arial" w:cs="Arial"/>
          <w:sz w:val="24"/>
          <w:szCs w:val="24"/>
        </w:rPr>
        <w:t xml:space="preserve">almente se </w:t>
      </w:r>
      <w:del w:id="1501" w:author="Eugenia Arce Londoño" w:date="2015-10-01T08:28:00Z">
        <w:r w:rsidRPr="00A261C8">
          <w:rPr>
            <w:rFonts w:ascii="Arial" w:hAnsi="Arial" w:cs="Arial"/>
            <w:sz w:val="24"/>
            <w:szCs w:val="24"/>
          </w:rPr>
          <w:delText>daba</w:delText>
        </w:r>
      </w:del>
      <w:ins w:id="1502" w:author="Eugenia Arce Londoño" w:date="2015-10-01T08:28:00Z">
        <w:r w:rsidR="000059E6">
          <w:rPr>
            <w:rFonts w:ascii="Arial" w:hAnsi="Arial" w:cs="Arial"/>
            <w:sz w:val="24"/>
            <w:szCs w:val="24"/>
          </w:rPr>
          <w:t>daría</w:t>
        </w:r>
      </w:ins>
      <w:r w:rsidRPr="00A261C8">
        <w:rPr>
          <w:rFonts w:ascii="Arial" w:hAnsi="Arial" w:cs="Arial"/>
          <w:sz w:val="24"/>
          <w:szCs w:val="24"/>
        </w:rPr>
        <w:t xml:space="preserve"> en las </w:t>
      </w:r>
      <w:r w:rsidRPr="00A261C8">
        <w:rPr>
          <w:rFonts w:ascii="Arial" w:hAnsi="Arial" w:cs="Arial"/>
          <w:b/>
          <w:sz w:val="24"/>
          <w:szCs w:val="24"/>
        </w:rPr>
        <w:t>elecciones</w:t>
      </w:r>
      <w:del w:id="1503" w:author="Eugenia Arce Londoño" w:date="2015-10-01T08:28:00Z">
        <w:r w:rsidR="007762CB" w:rsidRPr="00A261C8">
          <w:rPr>
            <w:rFonts w:ascii="Arial" w:hAnsi="Arial" w:cs="Arial"/>
            <w:sz w:val="24"/>
            <w:szCs w:val="24"/>
          </w:rPr>
          <w:delText>.</w:delText>
        </w:r>
        <w:r w:rsidR="00624366" w:rsidRPr="00A261C8">
          <w:rPr>
            <w:rFonts w:ascii="Arial" w:hAnsi="Arial" w:cs="Arial"/>
            <w:sz w:val="24"/>
            <w:szCs w:val="24"/>
          </w:rPr>
          <w:delText xml:space="preserve"> Lo que</w:delText>
        </w:r>
      </w:del>
      <w:ins w:id="1504" w:author="Eugenia Arce Londoño" w:date="2015-10-01T08:28:00Z">
        <w:r w:rsidR="000059E6">
          <w:rPr>
            <w:rFonts w:ascii="Arial" w:hAnsi="Arial" w:cs="Arial"/>
            <w:b/>
            <w:sz w:val="24"/>
            <w:szCs w:val="24"/>
          </w:rPr>
          <w:t xml:space="preserve"> </w:t>
        </w:r>
        <w:r w:rsidR="000059E6">
          <w:rPr>
            <w:rFonts w:ascii="Arial" w:hAnsi="Arial" w:cs="Arial"/>
            <w:sz w:val="24"/>
            <w:szCs w:val="24"/>
          </w:rPr>
          <w:t xml:space="preserve">o en las </w:t>
        </w:r>
        <w:r w:rsidR="000059E6">
          <w:rPr>
            <w:rFonts w:ascii="Arial" w:hAnsi="Arial" w:cs="Arial"/>
            <w:b/>
            <w:sz w:val="24"/>
            <w:szCs w:val="24"/>
          </w:rPr>
          <w:t>votaciones</w:t>
        </w:r>
        <w:r w:rsidR="007762CB" w:rsidRPr="00A261C8">
          <w:rPr>
            <w:rFonts w:ascii="Arial" w:hAnsi="Arial" w:cs="Arial"/>
            <w:sz w:val="24"/>
            <w:szCs w:val="24"/>
          </w:rPr>
          <w:t>.</w:t>
        </w:r>
        <w:r w:rsidR="00624366" w:rsidRPr="00A261C8">
          <w:rPr>
            <w:rFonts w:ascii="Arial" w:hAnsi="Arial" w:cs="Arial"/>
            <w:sz w:val="24"/>
            <w:szCs w:val="24"/>
          </w:rPr>
          <w:t xml:space="preserve"> </w:t>
        </w:r>
        <w:r w:rsidR="000059E6">
          <w:rPr>
            <w:rFonts w:ascii="Arial" w:hAnsi="Arial" w:cs="Arial"/>
            <w:sz w:val="24"/>
            <w:szCs w:val="24"/>
          </w:rPr>
          <w:t>Esto, sin embargo,</w:t>
        </w:r>
      </w:ins>
      <w:r w:rsidR="000059E6">
        <w:rPr>
          <w:rFonts w:ascii="Arial" w:hAnsi="Arial" w:cs="Arial"/>
          <w:sz w:val="24"/>
          <w:szCs w:val="24"/>
        </w:rPr>
        <w:t xml:space="preserve"> </w:t>
      </w:r>
      <w:r w:rsidR="00624366" w:rsidRPr="00A261C8">
        <w:rPr>
          <w:rFonts w:ascii="Arial" w:hAnsi="Arial" w:cs="Arial"/>
          <w:sz w:val="24"/>
          <w:szCs w:val="24"/>
        </w:rPr>
        <w:t>debido a las revoluciones obreras</w:t>
      </w:r>
      <w:ins w:id="1505" w:author="Eugenia Arce Londoño" w:date="2015-10-01T08:28:00Z">
        <w:r w:rsidR="000059E6">
          <w:rPr>
            <w:rFonts w:ascii="Arial" w:hAnsi="Arial" w:cs="Arial"/>
            <w:sz w:val="24"/>
            <w:szCs w:val="24"/>
          </w:rPr>
          <w:t>,</w:t>
        </w:r>
      </w:ins>
      <w:r w:rsidR="00624366" w:rsidRPr="00A261C8">
        <w:rPr>
          <w:rFonts w:ascii="Arial" w:hAnsi="Arial" w:cs="Arial"/>
          <w:sz w:val="24"/>
          <w:szCs w:val="24"/>
        </w:rPr>
        <w:t xml:space="preserve"> se fue ampliando.</w:t>
      </w:r>
    </w:p>
    <w:p w14:paraId="10772C7E" w14:textId="77777777" w:rsidR="00624366" w:rsidRPr="00A261C8" w:rsidRDefault="00624366" w:rsidP="00A85C40">
      <w:pPr>
        <w:spacing w:line="276" w:lineRule="auto"/>
        <w:jc w:val="both"/>
        <w:rPr>
          <w:rFonts w:ascii="Arial" w:hAnsi="Arial" w:cs="Arial"/>
          <w:sz w:val="24"/>
          <w:szCs w:val="24"/>
        </w:rPr>
      </w:pPr>
    </w:p>
    <w:p w14:paraId="4933B984" w14:textId="5CFD7E49" w:rsidR="007D5CA8" w:rsidRPr="00A261C8" w:rsidRDefault="00624366" w:rsidP="00A85C40">
      <w:pPr>
        <w:spacing w:line="276" w:lineRule="auto"/>
        <w:jc w:val="both"/>
        <w:rPr>
          <w:rFonts w:ascii="Arial" w:hAnsi="Arial" w:cs="Arial"/>
          <w:sz w:val="24"/>
          <w:szCs w:val="24"/>
        </w:rPr>
      </w:pPr>
      <w:r w:rsidRPr="00A261C8">
        <w:rPr>
          <w:rFonts w:ascii="Arial" w:hAnsi="Arial" w:cs="Arial"/>
          <w:sz w:val="24"/>
          <w:szCs w:val="24"/>
        </w:rPr>
        <w:t>El</w:t>
      </w:r>
      <w:r w:rsidR="007D5CA8" w:rsidRPr="00A261C8">
        <w:rPr>
          <w:rFonts w:ascii="Arial" w:hAnsi="Arial" w:cs="Arial"/>
          <w:sz w:val="24"/>
          <w:szCs w:val="24"/>
        </w:rPr>
        <w:t xml:space="preserve"> valor </w:t>
      </w:r>
      <w:r w:rsidRPr="00A261C8">
        <w:rPr>
          <w:rFonts w:ascii="Arial" w:hAnsi="Arial" w:cs="Arial"/>
          <w:sz w:val="24"/>
          <w:szCs w:val="24"/>
        </w:rPr>
        <w:t xml:space="preserve">de la igualdad </w:t>
      </w:r>
      <w:r w:rsidR="007D5CA8" w:rsidRPr="00A261C8">
        <w:rPr>
          <w:rFonts w:ascii="Arial" w:hAnsi="Arial" w:cs="Arial"/>
          <w:sz w:val="24"/>
          <w:szCs w:val="24"/>
        </w:rPr>
        <w:t xml:space="preserve">se realzó, </w:t>
      </w:r>
      <w:r w:rsidRPr="00A261C8">
        <w:rPr>
          <w:rFonts w:ascii="Arial" w:hAnsi="Arial" w:cs="Arial"/>
          <w:sz w:val="24"/>
          <w:szCs w:val="24"/>
        </w:rPr>
        <w:t>a la par</w:t>
      </w:r>
      <w:r w:rsidR="007D5CA8" w:rsidRPr="00A261C8">
        <w:rPr>
          <w:rFonts w:ascii="Arial" w:hAnsi="Arial" w:cs="Arial"/>
          <w:sz w:val="24"/>
          <w:szCs w:val="24"/>
        </w:rPr>
        <w:t xml:space="preserve">, </w:t>
      </w:r>
      <w:r w:rsidR="007762CB" w:rsidRPr="00A261C8">
        <w:rPr>
          <w:rFonts w:ascii="Arial" w:hAnsi="Arial" w:cs="Arial"/>
          <w:sz w:val="24"/>
          <w:szCs w:val="24"/>
        </w:rPr>
        <w:t>contra</w:t>
      </w:r>
      <w:r w:rsidR="007D5CA8" w:rsidRPr="00A261C8">
        <w:rPr>
          <w:rFonts w:ascii="Arial" w:hAnsi="Arial" w:cs="Arial"/>
          <w:sz w:val="24"/>
          <w:szCs w:val="24"/>
        </w:rPr>
        <w:t xml:space="preserve"> la </w:t>
      </w:r>
      <w:r w:rsidR="007D5CA8" w:rsidRPr="00A261C8">
        <w:rPr>
          <w:rFonts w:ascii="Arial" w:hAnsi="Arial" w:cs="Arial"/>
          <w:b/>
          <w:sz w:val="24"/>
          <w:szCs w:val="24"/>
        </w:rPr>
        <w:t>realidad estamental</w:t>
      </w:r>
      <w:r w:rsidR="007D5CA8" w:rsidRPr="00A261C8">
        <w:rPr>
          <w:rFonts w:ascii="Arial" w:hAnsi="Arial" w:cs="Arial"/>
          <w:sz w:val="24"/>
          <w:szCs w:val="24"/>
        </w:rPr>
        <w:t xml:space="preserve"> del sistema p</w:t>
      </w:r>
      <w:r w:rsidR="007D5CA8" w:rsidRPr="000059E6">
        <w:rPr>
          <w:rFonts w:ascii="Arial" w:hAnsi="Arial" w:cs="Arial"/>
          <w:sz w:val="24"/>
          <w:szCs w:val="24"/>
        </w:rPr>
        <w:t xml:space="preserve">olítico medieval pues se considera que </w:t>
      </w:r>
      <w:r w:rsidR="000059E6">
        <w:rPr>
          <w:rFonts w:ascii="Arial" w:hAnsi="Arial"/>
          <w:sz w:val="24"/>
          <w:rPrChange w:id="1506" w:author="Eugenia Arce Londoño" w:date="2015-10-01T08:28:00Z">
            <w:rPr>
              <w:rFonts w:ascii="Arial" w:hAnsi="Arial"/>
              <w:b/>
              <w:sz w:val="24"/>
            </w:rPr>
          </w:rPrChange>
        </w:rPr>
        <w:t>no debe</w:t>
      </w:r>
      <w:r w:rsidR="007D5CA8" w:rsidRPr="000059E6">
        <w:rPr>
          <w:rFonts w:ascii="Arial" w:hAnsi="Arial"/>
          <w:sz w:val="24"/>
          <w:rPrChange w:id="1507" w:author="Eugenia Arce Londoño" w:date="2015-10-01T08:28:00Z">
            <w:rPr>
              <w:rFonts w:ascii="Arial" w:hAnsi="Arial"/>
              <w:b/>
              <w:sz w:val="24"/>
            </w:rPr>
          </w:rPrChange>
        </w:rPr>
        <w:t>n existir individuos, grupos, comunidades o clases con privilegios específicos</w:t>
      </w:r>
      <w:r w:rsidR="007D5CA8" w:rsidRPr="000059E6">
        <w:rPr>
          <w:rFonts w:ascii="Arial" w:hAnsi="Arial" w:cs="Arial"/>
          <w:sz w:val="24"/>
          <w:szCs w:val="24"/>
        </w:rPr>
        <w:t>. La realidad económica y social a</w:t>
      </w:r>
      <w:r w:rsidR="007D5CA8" w:rsidRPr="00A261C8">
        <w:rPr>
          <w:rFonts w:ascii="Arial" w:hAnsi="Arial" w:cs="Arial"/>
          <w:sz w:val="24"/>
          <w:szCs w:val="24"/>
        </w:rPr>
        <w:t>yudó, de la misma forma, a cuestionar el problema social y político de las democracias.</w:t>
      </w:r>
      <w:r w:rsidR="007762CB" w:rsidRPr="00A261C8">
        <w:rPr>
          <w:rFonts w:ascii="Arial" w:hAnsi="Arial" w:cs="Arial"/>
          <w:sz w:val="24"/>
          <w:szCs w:val="24"/>
        </w:rPr>
        <w:t xml:space="preserve"> Lo que, por ende, movilizó al liberalismo a repensar las cuestiones sociales y democráticas.</w:t>
      </w:r>
    </w:p>
    <w:p w14:paraId="3E9AD15F" w14:textId="77777777" w:rsidR="0022467C" w:rsidRPr="00A261C8" w:rsidRDefault="0022467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B2B1AC4" w14:textId="77777777" w:rsidTr="00915DDC">
        <w:trPr>
          <w:jc w:val="center"/>
        </w:trPr>
        <w:tc>
          <w:tcPr>
            <w:tcW w:w="8222" w:type="dxa"/>
            <w:gridSpan w:val="2"/>
            <w:shd w:val="clear" w:color="auto" w:fill="000000"/>
          </w:tcPr>
          <w:p w14:paraId="59FC9D4B" w14:textId="77777777" w:rsidR="0022467C" w:rsidRPr="00A261C8" w:rsidRDefault="0022467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22467C" w:rsidRPr="00A261C8" w14:paraId="1F969F8A" w14:textId="77777777" w:rsidTr="00915DDC">
        <w:trPr>
          <w:jc w:val="center"/>
        </w:trPr>
        <w:tc>
          <w:tcPr>
            <w:tcW w:w="2268" w:type="dxa"/>
          </w:tcPr>
          <w:p w14:paraId="4FAEA6D8" w14:textId="77777777" w:rsidR="0022467C" w:rsidRPr="00A261C8" w:rsidRDefault="0022467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7A439DE8" w14:textId="1D8814D6" w:rsidR="0022467C" w:rsidRPr="00A261C8" w:rsidRDefault="0022467C"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EA70E7" w:rsidRPr="00A261C8">
              <w:rPr>
                <w:rFonts w:ascii="Arial" w:eastAsia="Cambria" w:hAnsi="Arial" w:cs="Arial"/>
                <w:sz w:val="24"/>
                <w:szCs w:val="24"/>
              </w:rPr>
              <w:t>El soberano puede, en primer lugar, confiar el depósito del gobierno a todo el pueblo o a su mayoría, de suerte que haya más ciudadanos magistrados que simples particulares. A esta forma de gobierno se da el nombre de democracia</w:t>
            </w:r>
            <w:r w:rsidRPr="00A261C8">
              <w:rPr>
                <w:rFonts w:ascii="Arial" w:eastAsia="Cambria" w:hAnsi="Arial" w:cs="Arial"/>
                <w:sz w:val="24"/>
                <w:szCs w:val="24"/>
              </w:rPr>
              <w:t>”</w:t>
            </w:r>
          </w:p>
          <w:p w14:paraId="0F0DCDA3" w14:textId="208CD43B" w:rsidR="0022467C" w:rsidRPr="00A261C8" w:rsidRDefault="00EA70E7" w:rsidP="00A85C40">
            <w:pPr>
              <w:spacing w:line="276" w:lineRule="auto"/>
              <w:jc w:val="both"/>
              <w:rPr>
                <w:rFonts w:ascii="Arial" w:eastAsia="Cambria" w:hAnsi="Arial" w:cs="Arial"/>
                <w:sz w:val="24"/>
                <w:szCs w:val="24"/>
              </w:rPr>
            </w:pPr>
            <w:r w:rsidRPr="00A261C8">
              <w:rPr>
                <w:rFonts w:ascii="Arial" w:eastAsia="Cambria" w:hAnsi="Arial" w:cs="Arial"/>
                <w:sz w:val="24"/>
                <w:szCs w:val="24"/>
              </w:rPr>
              <w:t>Juan Jacobo Rousseau</w:t>
            </w:r>
            <w:r w:rsidR="0022467C" w:rsidRPr="00A261C8">
              <w:rPr>
                <w:rFonts w:ascii="Arial" w:eastAsia="Cambria" w:hAnsi="Arial" w:cs="Arial"/>
                <w:sz w:val="24"/>
                <w:szCs w:val="24"/>
              </w:rPr>
              <w:t xml:space="preserve">, </w:t>
            </w:r>
            <w:r w:rsidRPr="000059E6">
              <w:rPr>
                <w:rFonts w:ascii="Arial" w:hAnsi="Arial"/>
                <w:i/>
                <w:sz w:val="24"/>
                <w:rPrChange w:id="1508" w:author="Eugenia Arce Londoño" w:date="2015-10-01T08:28:00Z">
                  <w:rPr>
                    <w:rFonts w:ascii="Arial" w:hAnsi="Arial"/>
                    <w:sz w:val="24"/>
                  </w:rPr>
                </w:rPrChange>
              </w:rPr>
              <w:t>El contrato social</w:t>
            </w:r>
            <w:r w:rsidR="0022467C" w:rsidRPr="000059E6">
              <w:rPr>
                <w:rFonts w:ascii="Arial" w:hAnsi="Arial"/>
                <w:i/>
                <w:sz w:val="24"/>
                <w:rPrChange w:id="1509" w:author="Eugenia Arce Londoño" w:date="2015-10-01T08:28:00Z">
                  <w:rPr>
                    <w:rFonts w:ascii="Arial" w:hAnsi="Arial"/>
                    <w:sz w:val="24"/>
                  </w:rPr>
                </w:rPrChange>
              </w:rPr>
              <w:t>.</w:t>
            </w:r>
          </w:p>
        </w:tc>
      </w:tr>
    </w:tbl>
    <w:p w14:paraId="4482C2E6" w14:textId="77777777" w:rsidR="0058516C" w:rsidRPr="00A261C8" w:rsidRDefault="0058516C" w:rsidP="00A85C40">
      <w:pPr>
        <w:spacing w:line="276" w:lineRule="auto"/>
        <w:jc w:val="both"/>
        <w:rPr>
          <w:rFonts w:ascii="Arial" w:hAnsi="Arial" w:cs="Arial"/>
          <w:sz w:val="24"/>
          <w:szCs w:val="24"/>
        </w:rPr>
      </w:pPr>
    </w:p>
    <w:p w14:paraId="3FA0F9E6" w14:textId="36CE4FD2" w:rsidR="00A85C40" w:rsidRPr="00A261C8" w:rsidRDefault="00A85C40"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la democracia puedes observar este video [VER]</w:t>
      </w:r>
      <w:r w:rsidRPr="00A261C8">
        <w:rPr>
          <w:rStyle w:val="Refdenotaalpie"/>
          <w:rFonts w:ascii="Arial" w:eastAsia="Cambria" w:hAnsi="Arial" w:cs="Arial"/>
          <w:b/>
          <w:sz w:val="24"/>
          <w:szCs w:val="24"/>
        </w:rPr>
        <w:footnoteReference w:id="31"/>
      </w:r>
      <w:r w:rsidRPr="00A261C8">
        <w:rPr>
          <w:rFonts w:ascii="Arial" w:hAnsi="Arial" w:cs="Arial"/>
          <w:sz w:val="24"/>
          <w:szCs w:val="24"/>
        </w:rPr>
        <w:t>.</w:t>
      </w:r>
    </w:p>
    <w:p w14:paraId="01F21875" w14:textId="77777777" w:rsidR="00A85C40" w:rsidRPr="00A261C8" w:rsidRDefault="00A85C40" w:rsidP="00A85C40">
      <w:pPr>
        <w:spacing w:line="276" w:lineRule="auto"/>
        <w:jc w:val="both"/>
        <w:rPr>
          <w:rFonts w:ascii="Arial" w:hAnsi="Arial" w:cs="Arial"/>
          <w:sz w:val="24"/>
          <w:szCs w:val="24"/>
        </w:rPr>
      </w:pPr>
    </w:p>
    <w:p w14:paraId="4AA8CD02" w14:textId="1E644322" w:rsidR="0058516C" w:rsidRPr="000059E6" w:rsidRDefault="000059E6" w:rsidP="00A85C40">
      <w:pPr>
        <w:spacing w:line="276" w:lineRule="auto"/>
        <w:jc w:val="both"/>
        <w:rPr>
          <w:rFonts w:ascii="Arial" w:hAnsi="Arial"/>
          <w:b/>
          <w:sz w:val="24"/>
          <w:rPrChange w:id="1510" w:author="Eugenia Arce Londoño" w:date="2015-10-01T08:28:00Z">
            <w:rPr>
              <w:rFonts w:ascii="Arial" w:hAnsi="Arial"/>
              <w:sz w:val="24"/>
            </w:rPr>
          </w:rPrChange>
        </w:rPr>
      </w:pPr>
      <w:r w:rsidRPr="000059E6">
        <w:rPr>
          <w:rFonts w:ascii="Arial" w:hAnsi="Arial"/>
          <w:b/>
          <w:sz w:val="24"/>
          <w:rPrChange w:id="1511" w:author="Eugenia Arce Londoño" w:date="2015-10-01T08:28:00Z">
            <w:rPr>
              <w:rFonts w:ascii="Arial" w:hAnsi="Arial"/>
              <w:sz w:val="24"/>
            </w:rPr>
          </w:rPrChange>
        </w:rPr>
        <w:t>3.2.3 El vínculo liberal-</w:t>
      </w:r>
      <w:r w:rsidR="0058516C" w:rsidRPr="000059E6">
        <w:rPr>
          <w:rFonts w:ascii="Arial" w:hAnsi="Arial"/>
          <w:b/>
          <w:sz w:val="24"/>
          <w:rPrChange w:id="1512" w:author="Eugenia Arce Londoño" w:date="2015-10-01T08:28:00Z">
            <w:rPr>
              <w:rFonts w:ascii="Arial" w:hAnsi="Arial"/>
              <w:sz w:val="24"/>
            </w:rPr>
          </w:rPrChange>
        </w:rPr>
        <w:t>de</w:t>
      </w:r>
      <w:r>
        <w:rPr>
          <w:rFonts w:ascii="Arial" w:hAnsi="Arial"/>
          <w:b/>
          <w:sz w:val="24"/>
          <w:rPrChange w:id="1513" w:author="Eugenia Arce Londoño" w:date="2015-10-01T08:28:00Z">
            <w:rPr>
              <w:rFonts w:ascii="Arial" w:hAnsi="Arial"/>
              <w:sz w:val="24"/>
            </w:rPr>
          </w:rPrChange>
        </w:rPr>
        <w:t>mocrático: el Estado de derecho</w:t>
      </w:r>
      <w:del w:id="1514" w:author="Eugenia Arce Londoño" w:date="2015-10-01T08:28:00Z">
        <w:r w:rsidR="0058516C" w:rsidRPr="00A261C8">
          <w:rPr>
            <w:rFonts w:ascii="Arial" w:hAnsi="Arial" w:cs="Arial"/>
            <w:sz w:val="24"/>
            <w:szCs w:val="24"/>
          </w:rPr>
          <w:delText>.</w:delText>
        </w:r>
      </w:del>
    </w:p>
    <w:p w14:paraId="44EF7AE3" w14:textId="77777777" w:rsidR="0058516C" w:rsidRPr="00A261C8" w:rsidRDefault="0058516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619"/>
      </w:tblGrid>
      <w:tr w:rsidR="00DB526C" w:rsidRPr="00A261C8" w14:paraId="6312132B" w14:textId="77777777" w:rsidTr="00A558DC">
        <w:trPr>
          <w:trHeight w:val="224"/>
          <w:jc w:val="center"/>
        </w:trPr>
        <w:tc>
          <w:tcPr>
            <w:tcW w:w="6551" w:type="dxa"/>
            <w:gridSpan w:val="2"/>
            <w:shd w:val="clear" w:color="auto" w:fill="0D0D0D"/>
          </w:tcPr>
          <w:p w14:paraId="324A2FA1" w14:textId="77777777" w:rsidR="0058516C" w:rsidRPr="00A261C8" w:rsidRDefault="0058516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4D6D8E0E" w14:textId="77777777" w:rsidTr="00A558DC">
        <w:trPr>
          <w:trHeight w:val="215"/>
          <w:jc w:val="center"/>
        </w:trPr>
        <w:tc>
          <w:tcPr>
            <w:tcW w:w="2092" w:type="dxa"/>
          </w:tcPr>
          <w:p w14:paraId="4776571A" w14:textId="77777777" w:rsidR="0058516C" w:rsidRPr="00A261C8" w:rsidRDefault="0058516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21F84B4D" w14:textId="493C26CF" w:rsidR="0058516C" w:rsidRPr="00A261C8" w:rsidRDefault="0058516C"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BC4EC1" w:rsidRPr="00A261C8">
              <w:rPr>
                <w:rFonts w:ascii="Arial" w:eastAsia="Cambria" w:hAnsi="Arial" w:cs="Arial"/>
                <w:sz w:val="24"/>
                <w:szCs w:val="24"/>
              </w:rPr>
              <w:t>4</w:t>
            </w:r>
          </w:p>
        </w:tc>
      </w:tr>
      <w:tr w:rsidR="00DB526C" w:rsidRPr="00A261C8" w14:paraId="6061217F" w14:textId="77777777" w:rsidTr="00A558DC">
        <w:trPr>
          <w:trHeight w:val="215"/>
          <w:jc w:val="center"/>
        </w:trPr>
        <w:tc>
          <w:tcPr>
            <w:tcW w:w="2092" w:type="dxa"/>
          </w:tcPr>
          <w:p w14:paraId="7EEF9B0E" w14:textId="77777777" w:rsidR="0058516C" w:rsidRPr="00A261C8" w:rsidRDefault="0058516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Descripción</w:t>
            </w:r>
          </w:p>
        </w:tc>
        <w:tc>
          <w:tcPr>
            <w:tcW w:w="4459" w:type="dxa"/>
          </w:tcPr>
          <w:p w14:paraId="491C5E79" w14:textId="1B099F03" w:rsidR="0058516C" w:rsidRPr="00A261C8" w:rsidRDefault="0088103F" w:rsidP="00A85C40">
            <w:pPr>
              <w:spacing w:line="276" w:lineRule="auto"/>
              <w:jc w:val="both"/>
              <w:rPr>
                <w:rFonts w:ascii="Arial" w:eastAsia="Cambria" w:hAnsi="Arial" w:cs="Arial"/>
                <w:sz w:val="24"/>
                <w:szCs w:val="24"/>
              </w:rPr>
            </w:pPr>
            <w:r w:rsidRPr="00A261C8">
              <w:rPr>
                <w:rFonts w:ascii="Arial" w:eastAsia="Cambria" w:hAnsi="Arial" w:cs="Arial"/>
                <w:sz w:val="24"/>
                <w:szCs w:val="24"/>
              </w:rPr>
              <w:t>El Estado de derecho</w:t>
            </w:r>
            <w:r w:rsidR="0058516C" w:rsidRPr="00A261C8">
              <w:rPr>
                <w:rFonts w:ascii="Arial" w:eastAsia="Cambria" w:hAnsi="Arial" w:cs="Arial"/>
                <w:sz w:val="24"/>
                <w:szCs w:val="24"/>
              </w:rPr>
              <w:t>.</w:t>
            </w:r>
          </w:p>
        </w:tc>
      </w:tr>
      <w:tr w:rsidR="00DB526C" w:rsidRPr="00A261C8" w14:paraId="786D03C5" w14:textId="77777777" w:rsidTr="00A558DC">
        <w:trPr>
          <w:trHeight w:val="2688"/>
          <w:jc w:val="center"/>
        </w:trPr>
        <w:tc>
          <w:tcPr>
            <w:tcW w:w="2092" w:type="dxa"/>
          </w:tcPr>
          <w:p w14:paraId="094EE14D" w14:textId="77777777" w:rsidR="0058516C" w:rsidRPr="00A261C8" w:rsidRDefault="0058516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2"/>
            </w:r>
            <w:r w:rsidRPr="00A261C8">
              <w:rPr>
                <w:rFonts w:ascii="Arial" w:eastAsia="Cambria" w:hAnsi="Arial" w:cs="Arial"/>
                <w:b/>
                <w:sz w:val="24"/>
                <w:szCs w:val="24"/>
              </w:rPr>
              <w:t>)</w:t>
            </w:r>
          </w:p>
        </w:tc>
        <w:tc>
          <w:tcPr>
            <w:tcW w:w="4459" w:type="dxa"/>
          </w:tcPr>
          <w:p w14:paraId="32260A7C" w14:textId="6EB4D23F" w:rsidR="0058516C" w:rsidRPr="00A261C8" w:rsidRDefault="00AD2502"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38F2A23" wp14:editId="472CC4EE">
                  <wp:extent cx="3431327" cy="2580355"/>
                  <wp:effectExtent l="0" t="0" r="0" b="0"/>
                  <wp:docPr id="47" name="Imagen 47" descr="http://static0.planetasaber.com/encyclopedia/Data/Imagenes/FOTOS/000GT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atic0.planetasaber.com/encyclopedia/Data/Imagenes/FOTOS/000GTQ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2243" cy="2581044"/>
                          </a:xfrm>
                          <a:prstGeom prst="rect">
                            <a:avLst/>
                          </a:prstGeom>
                          <a:noFill/>
                          <a:ln>
                            <a:noFill/>
                          </a:ln>
                        </pic:spPr>
                      </pic:pic>
                    </a:graphicData>
                  </a:graphic>
                </wp:inline>
              </w:drawing>
            </w:r>
          </w:p>
        </w:tc>
      </w:tr>
      <w:tr w:rsidR="0058516C" w:rsidRPr="00A261C8" w14:paraId="3370F46C" w14:textId="77777777" w:rsidTr="00A558DC">
        <w:trPr>
          <w:trHeight w:val="134"/>
          <w:jc w:val="center"/>
        </w:trPr>
        <w:tc>
          <w:tcPr>
            <w:tcW w:w="2092" w:type="dxa"/>
          </w:tcPr>
          <w:p w14:paraId="09369CC6" w14:textId="77777777" w:rsidR="0058516C" w:rsidRPr="00A261C8" w:rsidRDefault="0058516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0F290351" w14:textId="7090B065" w:rsidR="0058516C" w:rsidRPr="00A261C8" w:rsidRDefault="0088103F" w:rsidP="00A85C40">
            <w:pPr>
              <w:spacing w:line="276" w:lineRule="auto"/>
              <w:jc w:val="both"/>
              <w:rPr>
                <w:rFonts w:ascii="Arial" w:hAnsi="Arial" w:cs="Arial"/>
                <w:sz w:val="24"/>
                <w:szCs w:val="24"/>
              </w:rPr>
            </w:pPr>
            <w:r w:rsidRPr="00A261C8">
              <w:rPr>
                <w:rFonts w:ascii="Arial" w:eastAsia="Cambria" w:hAnsi="Arial" w:cs="Arial"/>
                <w:sz w:val="24"/>
                <w:szCs w:val="24"/>
              </w:rPr>
              <w:t>Bill Clinton, junto a su esposa Hillary, jurando su segundo mandato en 1996</w:t>
            </w:r>
            <w:r w:rsidR="00DC2BB3" w:rsidRPr="00A261C8">
              <w:rPr>
                <w:rFonts w:ascii="Arial" w:eastAsia="Cambria" w:hAnsi="Arial" w:cs="Arial"/>
                <w:sz w:val="24"/>
                <w:szCs w:val="24"/>
              </w:rPr>
              <w:t>.</w:t>
            </w:r>
          </w:p>
        </w:tc>
      </w:tr>
    </w:tbl>
    <w:p w14:paraId="6B474689" w14:textId="77777777" w:rsidR="0058516C" w:rsidRPr="00A261C8" w:rsidRDefault="0058516C" w:rsidP="00A85C40">
      <w:pPr>
        <w:spacing w:line="276" w:lineRule="auto"/>
        <w:jc w:val="both"/>
        <w:rPr>
          <w:rFonts w:ascii="Arial" w:hAnsi="Arial" w:cs="Arial"/>
          <w:sz w:val="24"/>
          <w:szCs w:val="24"/>
        </w:rPr>
      </w:pPr>
    </w:p>
    <w:p w14:paraId="178E7474" w14:textId="6D26D9B0" w:rsidR="006C1EA9" w:rsidRDefault="0058516C" w:rsidP="00A85C40">
      <w:pPr>
        <w:spacing w:line="276" w:lineRule="auto"/>
        <w:jc w:val="both"/>
        <w:rPr>
          <w:ins w:id="1515" w:author="Eugenia Arce Londoño" w:date="2015-10-01T08:28:00Z"/>
          <w:rFonts w:ascii="Arial" w:hAnsi="Arial" w:cs="Arial"/>
          <w:sz w:val="24"/>
          <w:szCs w:val="24"/>
        </w:rPr>
      </w:pPr>
      <w:del w:id="1516" w:author="Eugenia Arce Londoño" w:date="2015-10-01T08:28:00Z">
        <w:r w:rsidRPr="00A261C8">
          <w:rPr>
            <w:rFonts w:ascii="Arial" w:hAnsi="Arial" w:cs="Arial"/>
            <w:sz w:val="24"/>
            <w:szCs w:val="24"/>
          </w:rPr>
          <w:delText>Miedos</w:delText>
        </w:r>
      </w:del>
      <w:ins w:id="1517" w:author="Eugenia Arce Londoño" w:date="2015-10-01T08:28:00Z">
        <w:r w:rsidR="000059E6">
          <w:rPr>
            <w:rFonts w:ascii="Arial" w:hAnsi="Arial" w:cs="Arial"/>
            <w:sz w:val="24"/>
            <w:szCs w:val="24"/>
          </w:rPr>
          <w:t>En el proceso liberal democrático aparecieron varios tipos de miedos. Por un lado, los m</w:t>
        </w:r>
        <w:r w:rsidRPr="00A261C8">
          <w:rPr>
            <w:rFonts w:ascii="Arial" w:hAnsi="Arial" w:cs="Arial"/>
            <w:sz w:val="24"/>
            <w:szCs w:val="24"/>
          </w:rPr>
          <w:t>iedos</w:t>
        </w:r>
      </w:ins>
      <w:r w:rsidRPr="00A261C8">
        <w:rPr>
          <w:rFonts w:ascii="Arial" w:hAnsi="Arial" w:cs="Arial"/>
          <w:sz w:val="24"/>
          <w:szCs w:val="24"/>
        </w:rPr>
        <w:t xml:space="preserve"> </w:t>
      </w:r>
      <w:r w:rsidRPr="00A261C8">
        <w:rPr>
          <w:rFonts w:ascii="Arial" w:hAnsi="Arial" w:cs="Arial"/>
          <w:b/>
          <w:sz w:val="24"/>
          <w:szCs w:val="24"/>
        </w:rPr>
        <w:t>liberales</w:t>
      </w:r>
      <w:r w:rsidR="000059E6">
        <w:rPr>
          <w:rFonts w:ascii="Arial" w:hAnsi="Arial" w:cs="Arial"/>
          <w:sz w:val="24"/>
          <w:szCs w:val="24"/>
        </w:rPr>
        <w:t xml:space="preserve"> a la democracia</w:t>
      </w:r>
      <w:del w:id="1518" w:author="Eugenia Arce Londoño" w:date="2015-10-01T08:28:00Z">
        <w:r w:rsidRPr="00A261C8">
          <w:rPr>
            <w:rFonts w:ascii="Arial" w:hAnsi="Arial" w:cs="Arial"/>
            <w:sz w:val="24"/>
            <w:szCs w:val="24"/>
          </w:rPr>
          <w:delText>:</w:delText>
        </w:r>
      </w:del>
      <w:ins w:id="1519" w:author="Eugenia Arce Londoño" w:date="2015-10-01T08:28:00Z">
        <w:r w:rsidR="000059E6">
          <w:rPr>
            <w:rFonts w:ascii="Arial" w:hAnsi="Arial" w:cs="Arial"/>
            <w:sz w:val="24"/>
            <w:szCs w:val="24"/>
          </w:rPr>
          <w:t xml:space="preserve"> que se resumían en el miedo a</w:t>
        </w:r>
      </w:ins>
      <w:r w:rsidRPr="00A261C8">
        <w:rPr>
          <w:rFonts w:ascii="Arial" w:hAnsi="Arial" w:cs="Arial"/>
          <w:sz w:val="24"/>
          <w:szCs w:val="24"/>
        </w:rPr>
        <w:t xml:space="preserve"> la </w:t>
      </w:r>
      <w:r w:rsidRPr="00A261C8">
        <w:rPr>
          <w:rFonts w:ascii="Arial" w:hAnsi="Arial" w:cs="Arial"/>
          <w:b/>
          <w:sz w:val="24"/>
          <w:szCs w:val="24"/>
        </w:rPr>
        <w:t>tiranía de las mayorías</w:t>
      </w:r>
      <w:del w:id="1520" w:author="Eugenia Arce Londoño" w:date="2015-10-01T08:28:00Z">
        <w:r w:rsidRPr="00A261C8">
          <w:rPr>
            <w:rFonts w:ascii="Arial" w:hAnsi="Arial" w:cs="Arial"/>
            <w:sz w:val="24"/>
            <w:szCs w:val="24"/>
          </w:rPr>
          <w:delText>. Miedos</w:delText>
        </w:r>
      </w:del>
      <w:ins w:id="1521" w:author="Eugenia Arce Londoño" w:date="2015-10-01T08:28:00Z">
        <w:r w:rsidR="006C1EA9">
          <w:rPr>
            <w:rFonts w:ascii="Arial" w:hAnsi="Arial" w:cs="Arial"/>
            <w:b/>
            <w:sz w:val="24"/>
            <w:szCs w:val="24"/>
          </w:rPr>
          <w:t xml:space="preserve">, </w:t>
        </w:r>
        <w:r w:rsidR="00C027B4">
          <w:rPr>
            <w:rFonts w:ascii="Arial" w:hAnsi="Arial" w:cs="Arial"/>
            <w:sz w:val="24"/>
            <w:szCs w:val="24"/>
          </w:rPr>
          <w:t xml:space="preserve">que surgen al pensar que la democracía podría convertirse en </w:t>
        </w:r>
        <w:r w:rsidR="006C1EA9">
          <w:rPr>
            <w:rFonts w:ascii="Arial" w:hAnsi="Arial" w:cs="Arial"/>
            <w:sz w:val="24"/>
            <w:szCs w:val="24"/>
          </w:rPr>
          <w:t>un esquema en el que las mayorías imponen siempre su voluntad sobre las minorías</w:t>
        </w:r>
        <w:r w:rsidRPr="00A261C8">
          <w:rPr>
            <w:rFonts w:ascii="Arial" w:hAnsi="Arial" w:cs="Arial"/>
            <w:sz w:val="24"/>
            <w:szCs w:val="24"/>
          </w:rPr>
          <w:t xml:space="preserve">. </w:t>
        </w:r>
        <w:r w:rsidR="006C1EA9">
          <w:rPr>
            <w:rFonts w:ascii="Arial" w:hAnsi="Arial" w:cs="Arial"/>
            <w:sz w:val="24"/>
            <w:szCs w:val="24"/>
          </w:rPr>
          <w:t>Y aparecen m</w:t>
        </w:r>
        <w:r w:rsidRPr="00A261C8">
          <w:rPr>
            <w:rFonts w:ascii="Arial" w:hAnsi="Arial" w:cs="Arial"/>
            <w:sz w:val="24"/>
            <w:szCs w:val="24"/>
          </w:rPr>
          <w:t>iedos</w:t>
        </w:r>
      </w:ins>
      <w:r w:rsidRPr="00A261C8">
        <w:rPr>
          <w:rFonts w:ascii="Arial" w:hAnsi="Arial" w:cs="Arial"/>
          <w:sz w:val="24"/>
          <w:szCs w:val="24"/>
        </w:rPr>
        <w:t xml:space="preserve"> </w:t>
      </w:r>
      <w:r w:rsidRPr="00A261C8">
        <w:rPr>
          <w:rFonts w:ascii="Arial" w:hAnsi="Arial" w:cs="Arial"/>
          <w:b/>
          <w:sz w:val="24"/>
          <w:szCs w:val="24"/>
        </w:rPr>
        <w:t>democráticos</w:t>
      </w:r>
      <w:r w:rsidR="006C1EA9">
        <w:rPr>
          <w:rFonts w:ascii="Arial" w:hAnsi="Arial" w:cs="Arial"/>
          <w:sz w:val="24"/>
          <w:szCs w:val="24"/>
        </w:rPr>
        <w:t xml:space="preserve"> al liberalismo</w:t>
      </w:r>
      <w:del w:id="1522" w:author="Eugenia Arce Londoño" w:date="2015-10-01T08:28:00Z">
        <w:r w:rsidRPr="00A261C8">
          <w:rPr>
            <w:rFonts w:ascii="Arial" w:hAnsi="Arial" w:cs="Arial"/>
            <w:sz w:val="24"/>
            <w:szCs w:val="24"/>
          </w:rPr>
          <w:delText>:</w:delText>
        </w:r>
      </w:del>
      <w:ins w:id="1523" w:author="Eugenia Arce Londoño" w:date="2015-10-01T08:28:00Z">
        <w:r w:rsidR="006C1EA9">
          <w:rPr>
            <w:rFonts w:ascii="Arial" w:hAnsi="Arial" w:cs="Arial"/>
            <w:sz w:val="24"/>
            <w:szCs w:val="24"/>
          </w:rPr>
          <w:t xml:space="preserve"> reflejados en el miedo a que se configure una</w:t>
        </w:r>
      </w:ins>
      <w:r w:rsidRPr="00A261C8">
        <w:rPr>
          <w:rFonts w:ascii="Arial" w:hAnsi="Arial" w:cs="Arial"/>
          <w:sz w:val="24"/>
          <w:szCs w:val="24"/>
        </w:rPr>
        <w:t xml:space="preserve"> </w:t>
      </w:r>
      <w:r w:rsidRPr="00A261C8">
        <w:rPr>
          <w:rFonts w:ascii="Arial" w:hAnsi="Arial" w:cs="Arial"/>
          <w:b/>
          <w:sz w:val="24"/>
          <w:szCs w:val="24"/>
        </w:rPr>
        <w:t>restricción de la participación política ciudadana</w:t>
      </w:r>
      <w:r w:rsidRPr="00A261C8">
        <w:rPr>
          <w:rFonts w:ascii="Arial" w:hAnsi="Arial" w:cs="Arial"/>
          <w:sz w:val="24"/>
          <w:szCs w:val="24"/>
        </w:rPr>
        <w:t xml:space="preserve">. </w:t>
      </w:r>
      <w:del w:id="1524" w:author="Eugenia Arce Londoño" w:date="2015-10-01T08:28:00Z">
        <w:r w:rsidRPr="00A261C8">
          <w:rPr>
            <w:rFonts w:ascii="Arial" w:hAnsi="Arial" w:cs="Arial"/>
            <w:sz w:val="24"/>
            <w:szCs w:val="24"/>
          </w:rPr>
          <w:delText xml:space="preserve">Lo que reconoce </w:delText>
        </w:r>
      </w:del>
    </w:p>
    <w:p w14:paraId="23C40787" w14:textId="77777777" w:rsidR="006C1EA9" w:rsidRDefault="006C1EA9" w:rsidP="00A85C40">
      <w:pPr>
        <w:spacing w:line="276" w:lineRule="auto"/>
        <w:jc w:val="both"/>
        <w:rPr>
          <w:ins w:id="1525" w:author="Eugenia Arce Londoño" w:date="2015-10-01T08:28:00Z"/>
          <w:rFonts w:ascii="Arial" w:hAnsi="Arial" w:cs="Arial"/>
          <w:sz w:val="24"/>
          <w:szCs w:val="24"/>
        </w:rPr>
      </w:pPr>
    </w:p>
    <w:p w14:paraId="611022DD" w14:textId="72E8712F" w:rsidR="0088103F" w:rsidRPr="006C1EA9" w:rsidRDefault="006C1EA9" w:rsidP="00A85C40">
      <w:pPr>
        <w:spacing w:line="276" w:lineRule="auto"/>
        <w:jc w:val="both"/>
        <w:rPr>
          <w:rFonts w:ascii="Arial" w:hAnsi="Arial" w:cs="Arial"/>
          <w:sz w:val="24"/>
          <w:szCs w:val="24"/>
        </w:rPr>
      </w:pPr>
      <w:ins w:id="1526" w:author="Eugenia Arce Londoño" w:date="2015-10-01T08:28:00Z">
        <w:r>
          <w:rPr>
            <w:rFonts w:ascii="Arial" w:hAnsi="Arial" w:cs="Arial"/>
            <w:sz w:val="24"/>
            <w:szCs w:val="24"/>
          </w:rPr>
          <w:t xml:space="preserve">Pero al mismo tiempo, </w:t>
        </w:r>
      </w:ins>
      <w:r>
        <w:rPr>
          <w:rFonts w:ascii="Arial" w:hAnsi="Arial" w:cs="Arial"/>
          <w:sz w:val="24"/>
          <w:szCs w:val="24"/>
        </w:rPr>
        <w:t>e</w:t>
      </w:r>
      <w:r w:rsidR="0058516C" w:rsidRPr="00A261C8">
        <w:rPr>
          <w:rFonts w:ascii="Arial" w:hAnsi="Arial" w:cs="Arial"/>
          <w:sz w:val="24"/>
          <w:szCs w:val="24"/>
        </w:rPr>
        <w:t xml:space="preserve">l liberalismo </w:t>
      </w:r>
      <w:del w:id="1527" w:author="Eugenia Arce Londoño" w:date="2015-10-01T08:28:00Z">
        <w:r w:rsidR="0058516C" w:rsidRPr="00A261C8">
          <w:rPr>
            <w:rFonts w:ascii="Arial" w:hAnsi="Arial" w:cs="Arial"/>
            <w:sz w:val="24"/>
            <w:szCs w:val="24"/>
          </w:rPr>
          <w:delText xml:space="preserve">como necesario </w:delText>
        </w:r>
      </w:del>
      <w:ins w:id="1528" w:author="Eugenia Arce Londoño" w:date="2015-10-01T08:28:00Z">
        <w:r>
          <w:rPr>
            <w:rFonts w:ascii="Arial" w:hAnsi="Arial" w:cs="Arial"/>
            <w:sz w:val="24"/>
            <w:szCs w:val="24"/>
          </w:rPr>
          <w:t xml:space="preserve">reconoce </w:t>
        </w:r>
      </w:ins>
      <w:r w:rsidR="0058516C" w:rsidRPr="00A261C8">
        <w:rPr>
          <w:rFonts w:ascii="Arial" w:hAnsi="Arial" w:cs="Arial"/>
          <w:sz w:val="24"/>
          <w:szCs w:val="24"/>
        </w:rPr>
        <w:t>de la democracia</w:t>
      </w:r>
      <w:del w:id="1529" w:author="Eugenia Arce Londoño" w:date="2015-10-01T08:28:00Z">
        <w:r w:rsidR="0058516C" w:rsidRPr="00A261C8">
          <w:rPr>
            <w:rFonts w:ascii="Arial" w:hAnsi="Arial" w:cs="Arial"/>
            <w:sz w:val="24"/>
            <w:szCs w:val="24"/>
          </w:rPr>
          <w:delText xml:space="preserve">: la </w:delText>
        </w:r>
        <w:r w:rsidR="0058516C" w:rsidRPr="00A261C8">
          <w:rPr>
            <w:rFonts w:ascii="Arial" w:hAnsi="Arial" w:cs="Arial"/>
            <w:b/>
            <w:sz w:val="24"/>
            <w:szCs w:val="24"/>
          </w:rPr>
          <w:delText>necesidad</w:delText>
        </w:r>
      </w:del>
      <w:ins w:id="1530" w:author="Eugenia Arce Londoño" w:date="2015-10-01T08:28:00Z">
        <w:r>
          <w:rPr>
            <w:rFonts w:ascii="Arial" w:hAnsi="Arial" w:cs="Arial"/>
            <w:sz w:val="24"/>
            <w:szCs w:val="24"/>
          </w:rPr>
          <w:t xml:space="preserve"> que</w:t>
        </w:r>
      </w:ins>
      <w:r w:rsidR="0058516C" w:rsidRPr="006C1EA9">
        <w:rPr>
          <w:rFonts w:ascii="Arial" w:hAnsi="Arial"/>
          <w:sz w:val="24"/>
          <w:rPrChange w:id="1531" w:author="Eugenia Arce Londoño" w:date="2015-10-01T08:28:00Z">
            <w:rPr>
              <w:rFonts w:ascii="Arial" w:hAnsi="Arial"/>
              <w:b/>
              <w:sz w:val="24"/>
            </w:rPr>
          </w:rPrChange>
        </w:rPr>
        <w:t xml:space="preserve"> para el ejercicio del poder político democrático </w:t>
      </w:r>
      <w:del w:id="1532" w:author="Eugenia Arce Londoño" w:date="2015-10-01T08:28:00Z">
        <w:r w:rsidR="0058516C" w:rsidRPr="00A261C8">
          <w:rPr>
            <w:rFonts w:ascii="Arial" w:hAnsi="Arial" w:cs="Arial"/>
            <w:b/>
            <w:sz w:val="24"/>
            <w:szCs w:val="24"/>
          </w:rPr>
          <w:delText>de</w:delText>
        </w:r>
      </w:del>
      <w:ins w:id="1533" w:author="Eugenia Arce Londoño" w:date="2015-10-01T08:28:00Z">
        <w:r>
          <w:rPr>
            <w:rFonts w:ascii="Arial" w:hAnsi="Arial" w:cs="Arial"/>
            <w:sz w:val="24"/>
            <w:szCs w:val="24"/>
          </w:rPr>
          <w:t>es neceraria</w:t>
        </w:r>
      </w:ins>
      <w:r w:rsidR="0058516C" w:rsidRPr="006C1EA9">
        <w:rPr>
          <w:rFonts w:ascii="Arial" w:hAnsi="Arial"/>
          <w:sz w:val="24"/>
          <w:rPrChange w:id="1534" w:author="Eugenia Arce Londoño" w:date="2015-10-01T08:28:00Z">
            <w:rPr>
              <w:rFonts w:ascii="Arial" w:hAnsi="Arial"/>
              <w:b/>
              <w:sz w:val="24"/>
            </w:rPr>
          </w:rPrChange>
        </w:rPr>
        <w:t xml:space="preserve"> la garantía de libertades civiles y políticas</w:t>
      </w:r>
      <w:r w:rsidR="0058516C" w:rsidRPr="006C1EA9">
        <w:rPr>
          <w:rFonts w:ascii="Arial" w:hAnsi="Arial" w:cs="Arial"/>
          <w:sz w:val="24"/>
          <w:szCs w:val="24"/>
        </w:rPr>
        <w:t xml:space="preserve">. </w:t>
      </w:r>
      <w:del w:id="1535" w:author="Eugenia Arce Londoño" w:date="2015-10-01T08:28:00Z">
        <w:r w:rsidR="0058516C" w:rsidRPr="00A261C8">
          <w:rPr>
            <w:rFonts w:ascii="Arial" w:hAnsi="Arial" w:cs="Arial"/>
            <w:sz w:val="24"/>
            <w:szCs w:val="24"/>
          </w:rPr>
          <w:delText xml:space="preserve">Lo que reconoce </w:delText>
        </w:r>
      </w:del>
      <w:ins w:id="1536" w:author="Eugenia Arce Londoño" w:date="2015-10-01T08:28:00Z">
        <w:r w:rsidR="00C027B4">
          <w:rPr>
            <w:rFonts w:ascii="Arial" w:hAnsi="Arial" w:cs="Arial"/>
            <w:sz w:val="24"/>
            <w:szCs w:val="24"/>
          </w:rPr>
          <w:t>Y</w:t>
        </w:r>
        <w:r>
          <w:rPr>
            <w:rFonts w:ascii="Arial" w:hAnsi="Arial" w:cs="Arial"/>
            <w:sz w:val="24"/>
            <w:szCs w:val="24"/>
          </w:rPr>
          <w:t xml:space="preserve"> </w:t>
        </w:r>
      </w:ins>
      <w:r>
        <w:rPr>
          <w:rFonts w:ascii="Arial" w:hAnsi="Arial" w:cs="Arial"/>
          <w:sz w:val="24"/>
          <w:szCs w:val="24"/>
        </w:rPr>
        <w:t>la</w:t>
      </w:r>
      <w:r w:rsidR="0058516C" w:rsidRPr="006C1EA9">
        <w:rPr>
          <w:rFonts w:ascii="Arial" w:hAnsi="Arial" w:cs="Arial"/>
          <w:sz w:val="24"/>
          <w:szCs w:val="24"/>
        </w:rPr>
        <w:t xml:space="preserve"> democracia </w:t>
      </w:r>
      <w:ins w:id="1537" w:author="Eugenia Arce Londoño" w:date="2015-10-01T08:28:00Z">
        <w:r>
          <w:rPr>
            <w:rFonts w:ascii="Arial" w:hAnsi="Arial" w:cs="Arial"/>
            <w:sz w:val="24"/>
            <w:szCs w:val="24"/>
          </w:rPr>
          <w:t xml:space="preserve">reconoce </w:t>
        </w:r>
      </w:ins>
      <w:r w:rsidR="0058516C" w:rsidRPr="006C1EA9">
        <w:rPr>
          <w:rFonts w:ascii="Arial" w:hAnsi="Arial" w:cs="Arial"/>
          <w:sz w:val="24"/>
          <w:szCs w:val="24"/>
        </w:rPr>
        <w:t xml:space="preserve">como necesario del liberalismo: </w:t>
      </w:r>
      <w:r w:rsidR="0058516C" w:rsidRPr="006C1EA9">
        <w:rPr>
          <w:rFonts w:ascii="Arial" w:hAnsi="Arial"/>
          <w:sz w:val="24"/>
          <w:rPrChange w:id="1538" w:author="Eugenia Arce Londoño" w:date="2015-10-01T08:28:00Z">
            <w:rPr>
              <w:rFonts w:ascii="Arial" w:hAnsi="Arial"/>
              <w:b/>
              <w:sz w:val="24"/>
            </w:rPr>
          </w:rPrChange>
        </w:rPr>
        <w:t>la necesidad</w:t>
      </w:r>
      <w:ins w:id="1539" w:author="Eugenia Arce Londoño" w:date="2015-10-01T08:28:00Z">
        <w:r>
          <w:rPr>
            <w:rFonts w:ascii="Arial" w:hAnsi="Arial" w:cs="Arial"/>
            <w:sz w:val="24"/>
            <w:szCs w:val="24"/>
          </w:rPr>
          <w:t>,</w:t>
        </w:r>
      </w:ins>
      <w:r w:rsidR="0058516C" w:rsidRPr="006C1EA9">
        <w:rPr>
          <w:rFonts w:ascii="Arial" w:hAnsi="Arial"/>
          <w:sz w:val="24"/>
          <w:rPrChange w:id="1540" w:author="Eugenia Arce Londoño" w:date="2015-10-01T08:28:00Z">
            <w:rPr>
              <w:rFonts w:ascii="Arial" w:hAnsi="Arial"/>
              <w:b/>
              <w:sz w:val="24"/>
            </w:rPr>
          </w:rPrChange>
        </w:rPr>
        <w:t xml:space="preserve"> para la garantía de libertades civiles y políticas</w:t>
      </w:r>
      <w:ins w:id="1541" w:author="Eugenia Arce Londoño" w:date="2015-10-01T08:28:00Z">
        <w:r>
          <w:rPr>
            <w:rFonts w:ascii="Arial" w:hAnsi="Arial" w:cs="Arial"/>
            <w:sz w:val="24"/>
            <w:szCs w:val="24"/>
          </w:rPr>
          <w:t>,</w:t>
        </w:r>
      </w:ins>
      <w:r w:rsidR="0058516C" w:rsidRPr="006C1EA9">
        <w:rPr>
          <w:rFonts w:ascii="Arial" w:hAnsi="Arial"/>
          <w:sz w:val="24"/>
          <w:rPrChange w:id="1542" w:author="Eugenia Arce Londoño" w:date="2015-10-01T08:28:00Z">
            <w:rPr>
              <w:rFonts w:ascii="Arial" w:hAnsi="Arial"/>
              <w:b/>
              <w:sz w:val="24"/>
            </w:rPr>
          </w:rPrChange>
        </w:rPr>
        <w:t xml:space="preserve"> del poder político democrático</w:t>
      </w:r>
      <w:r w:rsidR="0058516C" w:rsidRPr="006C1EA9">
        <w:rPr>
          <w:rFonts w:ascii="Arial" w:hAnsi="Arial" w:cs="Arial"/>
          <w:sz w:val="24"/>
          <w:szCs w:val="24"/>
        </w:rPr>
        <w:t xml:space="preserve">. </w:t>
      </w:r>
    </w:p>
    <w:p w14:paraId="4C6A4F80" w14:textId="77777777" w:rsidR="0088103F" w:rsidRPr="006C1EA9" w:rsidRDefault="0088103F" w:rsidP="00A85C40">
      <w:pPr>
        <w:spacing w:line="276" w:lineRule="auto"/>
        <w:jc w:val="both"/>
        <w:rPr>
          <w:rFonts w:ascii="Arial" w:hAnsi="Arial" w:cs="Arial"/>
          <w:sz w:val="24"/>
          <w:szCs w:val="24"/>
        </w:rPr>
      </w:pPr>
    </w:p>
    <w:p w14:paraId="2578C3E2" w14:textId="097FC08D" w:rsidR="0088103F" w:rsidRPr="00A261C8" w:rsidRDefault="0058516C" w:rsidP="00A85C40">
      <w:pPr>
        <w:spacing w:line="276" w:lineRule="auto"/>
        <w:jc w:val="both"/>
        <w:rPr>
          <w:rFonts w:ascii="Arial" w:hAnsi="Arial" w:cs="Arial"/>
          <w:sz w:val="24"/>
          <w:szCs w:val="24"/>
        </w:rPr>
      </w:pPr>
      <w:del w:id="1543" w:author="Eugenia Arce Londoño" w:date="2015-10-01T08:28:00Z">
        <w:r w:rsidRPr="00A261C8">
          <w:rPr>
            <w:rFonts w:ascii="Arial" w:hAnsi="Arial" w:cs="Arial"/>
            <w:sz w:val="24"/>
            <w:szCs w:val="24"/>
          </w:rPr>
          <w:delText>Puntos</w:delText>
        </w:r>
      </w:del>
      <w:ins w:id="1544" w:author="Eugenia Arce Londoño" w:date="2015-10-01T08:28:00Z">
        <w:r w:rsidR="006C1EA9">
          <w:rPr>
            <w:rFonts w:ascii="Arial" w:hAnsi="Arial" w:cs="Arial"/>
            <w:sz w:val="24"/>
            <w:szCs w:val="24"/>
          </w:rPr>
          <w:t>Los p</w:t>
        </w:r>
        <w:r w:rsidRPr="00A261C8">
          <w:rPr>
            <w:rFonts w:ascii="Arial" w:hAnsi="Arial" w:cs="Arial"/>
            <w:sz w:val="24"/>
            <w:szCs w:val="24"/>
          </w:rPr>
          <w:t>untos</w:t>
        </w:r>
      </w:ins>
      <w:r w:rsidRPr="00A261C8">
        <w:rPr>
          <w:rFonts w:ascii="Arial" w:hAnsi="Arial" w:cs="Arial"/>
          <w:sz w:val="24"/>
          <w:szCs w:val="24"/>
        </w:rPr>
        <w:t xml:space="preserve"> de encuentro</w:t>
      </w:r>
      <w:del w:id="1545" w:author="Eugenia Arce Londoño" w:date="2015-10-01T08:28:00Z">
        <w:r w:rsidRPr="00A261C8">
          <w:rPr>
            <w:rFonts w:ascii="Arial" w:hAnsi="Arial" w:cs="Arial"/>
            <w:sz w:val="24"/>
            <w:szCs w:val="24"/>
          </w:rPr>
          <w:delText>:</w:delText>
        </w:r>
      </w:del>
      <w:ins w:id="1546" w:author="Eugenia Arce Londoño" w:date="2015-10-01T08:28:00Z">
        <w:r w:rsidR="00C027B4">
          <w:rPr>
            <w:rFonts w:ascii="Arial" w:hAnsi="Arial" w:cs="Arial"/>
            <w:sz w:val="24"/>
            <w:szCs w:val="24"/>
          </w:rPr>
          <w:t xml:space="preserve"> de esta tensión</w:t>
        </w:r>
        <w:r w:rsidR="006C1EA9">
          <w:rPr>
            <w:rFonts w:ascii="Arial" w:hAnsi="Arial" w:cs="Arial"/>
            <w:sz w:val="24"/>
            <w:szCs w:val="24"/>
          </w:rPr>
          <w:t xml:space="preserve"> son el</w:t>
        </w:r>
      </w:ins>
      <w:r w:rsidRPr="00A261C8">
        <w:rPr>
          <w:rFonts w:ascii="Arial" w:hAnsi="Arial" w:cs="Arial"/>
          <w:sz w:val="24"/>
          <w:szCs w:val="24"/>
        </w:rPr>
        <w:t xml:space="preserve"> </w:t>
      </w:r>
      <w:r w:rsidRPr="00A261C8">
        <w:rPr>
          <w:rFonts w:ascii="Arial" w:hAnsi="Arial" w:cs="Arial"/>
          <w:b/>
          <w:sz w:val="24"/>
          <w:szCs w:val="24"/>
        </w:rPr>
        <w:t>miedo al ejercicio abusivo del</w:t>
      </w:r>
      <w:r w:rsidRPr="00A261C8">
        <w:rPr>
          <w:rFonts w:ascii="Arial" w:hAnsi="Arial" w:cs="Arial"/>
          <w:sz w:val="24"/>
          <w:szCs w:val="24"/>
        </w:rPr>
        <w:t xml:space="preserve"> poder y por ende,</w:t>
      </w:r>
      <w:ins w:id="1547" w:author="Eugenia Arce Londoño" w:date="2015-10-01T08:28:00Z">
        <w:r w:rsidRPr="00A261C8">
          <w:rPr>
            <w:rFonts w:ascii="Arial" w:hAnsi="Arial" w:cs="Arial"/>
            <w:sz w:val="24"/>
            <w:szCs w:val="24"/>
          </w:rPr>
          <w:t xml:space="preserve"> </w:t>
        </w:r>
        <w:r w:rsidR="00C027B4">
          <w:rPr>
            <w:rFonts w:ascii="Arial" w:hAnsi="Arial" w:cs="Arial"/>
            <w:sz w:val="24"/>
            <w:szCs w:val="24"/>
          </w:rPr>
          <w:t>aparece</w:t>
        </w:r>
      </w:ins>
      <w:r w:rsidR="00C027B4">
        <w:rPr>
          <w:rFonts w:ascii="Arial" w:hAnsi="Arial" w:cs="Arial"/>
          <w:sz w:val="24"/>
          <w:szCs w:val="24"/>
        </w:rPr>
        <w:t xml:space="preserve"> </w:t>
      </w:r>
      <w:r w:rsidRPr="00A261C8">
        <w:rPr>
          <w:rFonts w:ascii="Arial" w:hAnsi="Arial" w:cs="Arial"/>
          <w:sz w:val="24"/>
          <w:szCs w:val="24"/>
        </w:rPr>
        <w:t xml:space="preserve">la necesidad de </w:t>
      </w:r>
      <w:r w:rsidRPr="00A261C8">
        <w:rPr>
          <w:rFonts w:ascii="Arial" w:hAnsi="Arial" w:cs="Arial"/>
          <w:b/>
          <w:sz w:val="24"/>
          <w:szCs w:val="24"/>
        </w:rPr>
        <w:t>gobiernos limitados</w:t>
      </w:r>
      <w:r w:rsidRPr="00A261C8">
        <w:rPr>
          <w:rFonts w:ascii="Arial" w:hAnsi="Arial" w:cs="Arial"/>
          <w:sz w:val="24"/>
          <w:szCs w:val="24"/>
        </w:rPr>
        <w:t xml:space="preserve"> para asegurar la </w:t>
      </w:r>
      <w:r w:rsidRPr="00A261C8">
        <w:rPr>
          <w:rFonts w:ascii="Arial" w:hAnsi="Arial" w:cs="Arial"/>
          <w:b/>
          <w:sz w:val="24"/>
          <w:szCs w:val="24"/>
        </w:rPr>
        <w:t>dignidad humana</w:t>
      </w:r>
      <w:r w:rsidRPr="00A261C8">
        <w:rPr>
          <w:rFonts w:ascii="Arial" w:hAnsi="Arial" w:cs="Arial"/>
          <w:sz w:val="24"/>
          <w:szCs w:val="24"/>
        </w:rPr>
        <w:t xml:space="preserve">. </w:t>
      </w:r>
    </w:p>
    <w:p w14:paraId="783306B7" w14:textId="77777777" w:rsidR="0088103F" w:rsidRPr="00A261C8" w:rsidRDefault="0088103F" w:rsidP="00A85C40">
      <w:pPr>
        <w:spacing w:line="276" w:lineRule="auto"/>
        <w:jc w:val="both"/>
        <w:rPr>
          <w:rFonts w:ascii="Arial" w:hAnsi="Arial" w:cs="Arial"/>
          <w:sz w:val="24"/>
          <w:szCs w:val="24"/>
        </w:rPr>
      </w:pPr>
    </w:p>
    <w:p w14:paraId="421FCB18" w14:textId="6C2E56B0" w:rsidR="00A85C40"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El peso de esta difícil relación lo ganó, en principio, el liberalismo que </w:t>
      </w:r>
      <w:del w:id="1548" w:author="Eugenia Arce Londoño" w:date="2015-10-01T08:28:00Z">
        <w:r w:rsidRPr="00A261C8">
          <w:rPr>
            <w:rFonts w:ascii="Arial" w:hAnsi="Arial" w:cs="Arial"/>
            <w:sz w:val="24"/>
            <w:szCs w:val="24"/>
          </w:rPr>
          <w:delText>lograron</w:delText>
        </w:r>
      </w:del>
      <w:ins w:id="1549" w:author="Eugenia Arce Londoño" w:date="2015-10-01T08:28:00Z">
        <w:r w:rsidRPr="00A261C8">
          <w:rPr>
            <w:rFonts w:ascii="Arial" w:hAnsi="Arial" w:cs="Arial"/>
            <w:sz w:val="24"/>
            <w:szCs w:val="24"/>
          </w:rPr>
          <w:t>logr</w:t>
        </w:r>
        <w:r w:rsidR="006C1EA9">
          <w:rPr>
            <w:rFonts w:ascii="Arial" w:hAnsi="Arial" w:cs="Arial"/>
            <w:sz w:val="24"/>
            <w:szCs w:val="24"/>
          </w:rPr>
          <w:t>ó</w:t>
        </w:r>
      </w:ins>
      <w:r w:rsidRPr="00A261C8">
        <w:rPr>
          <w:rFonts w:ascii="Arial" w:hAnsi="Arial" w:cs="Arial"/>
          <w:sz w:val="24"/>
          <w:szCs w:val="24"/>
        </w:rPr>
        <w:t xml:space="preserve"> establecer </w:t>
      </w:r>
      <w:r w:rsidRPr="006C1EA9">
        <w:rPr>
          <w:rFonts w:ascii="Arial" w:hAnsi="Arial"/>
          <w:sz w:val="24"/>
          <w:rPrChange w:id="1550" w:author="Eugenia Arce Londoño" w:date="2015-10-01T08:28:00Z">
            <w:rPr>
              <w:rFonts w:ascii="Arial" w:hAnsi="Arial"/>
              <w:b/>
              <w:sz w:val="24"/>
            </w:rPr>
          </w:rPrChange>
        </w:rPr>
        <w:t>gobiernos en los cuales se adoptara la</w:t>
      </w:r>
      <w:r w:rsidRPr="00A261C8">
        <w:rPr>
          <w:rFonts w:ascii="Arial" w:hAnsi="Arial" w:cs="Arial"/>
          <w:b/>
          <w:sz w:val="24"/>
          <w:szCs w:val="24"/>
        </w:rPr>
        <w:t xml:space="preserve"> democracia representativa</w:t>
      </w:r>
      <w:r w:rsidRPr="00A261C8">
        <w:rPr>
          <w:rFonts w:ascii="Arial" w:hAnsi="Arial" w:cs="Arial"/>
          <w:sz w:val="24"/>
          <w:szCs w:val="24"/>
        </w:rPr>
        <w:t>. Para ello se diseñaron sistemas de part</w:t>
      </w:r>
      <w:r w:rsidR="006C1EA9">
        <w:rPr>
          <w:rFonts w:ascii="Arial" w:hAnsi="Arial" w:cs="Arial"/>
          <w:sz w:val="24"/>
          <w:szCs w:val="24"/>
        </w:rPr>
        <w:t xml:space="preserve">idos </w:t>
      </w:r>
      <w:del w:id="1551" w:author="Eugenia Arce Londoño" w:date="2015-10-01T08:28:00Z">
        <w:r w:rsidRPr="00A261C8">
          <w:rPr>
            <w:rFonts w:ascii="Arial" w:hAnsi="Arial" w:cs="Arial"/>
            <w:sz w:val="24"/>
            <w:szCs w:val="24"/>
          </w:rPr>
          <w:delText xml:space="preserve">y </w:delText>
        </w:r>
      </w:del>
      <w:r w:rsidRPr="00A261C8">
        <w:rPr>
          <w:rFonts w:ascii="Arial" w:hAnsi="Arial" w:cs="Arial"/>
          <w:sz w:val="24"/>
          <w:szCs w:val="24"/>
        </w:rPr>
        <w:t xml:space="preserve">electorales acorde con este hecho. Luego se equilibró </w:t>
      </w:r>
      <w:del w:id="1552" w:author="Eugenia Arce Londoño" w:date="2015-10-01T08:28:00Z">
        <w:r w:rsidRPr="00A261C8">
          <w:rPr>
            <w:rFonts w:ascii="Arial" w:hAnsi="Arial" w:cs="Arial"/>
            <w:sz w:val="24"/>
            <w:szCs w:val="24"/>
          </w:rPr>
          <w:delText>debido a</w:delText>
        </w:r>
      </w:del>
      <w:ins w:id="1553" w:author="Eugenia Arce Londoño" w:date="2015-10-01T08:28:00Z">
        <w:r w:rsidR="006C1EA9">
          <w:rPr>
            <w:rFonts w:ascii="Arial" w:hAnsi="Arial" w:cs="Arial"/>
            <w:sz w:val="24"/>
            <w:szCs w:val="24"/>
          </w:rPr>
          <w:t xml:space="preserve">más el sistema </w:t>
        </w:r>
        <w:r w:rsidR="00C027B4">
          <w:rPr>
            <w:rFonts w:ascii="Arial" w:hAnsi="Arial" w:cs="Arial"/>
            <w:sz w:val="24"/>
            <w:szCs w:val="24"/>
          </w:rPr>
          <w:t>mediante</w:t>
        </w:r>
      </w:ins>
      <w:r w:rsidR="006C1EA9">
        <w:rPr>
          <w:rFonts w:ascii="Arial" w:hAnsi="Arial" w:cs="Arial"/>
          <w:sz w:val="24"/>
          <w:szCs w:val="24"/>
        </w:rPr>
        <w:t xml:space="preserve"> la ampliación democrática del </w:t>
      </w:r>
      <w:del w:id="1554" w:author="Eugenia Arce Londoño" w:date="2015-10-01T08:28:00Z">
        <w:r w:rsidRPr="00A261C8">
          <w:rPr>
            <w:rFonts w:ascii="Arial" w:hAnsi="Arial" w:cs="Arial"/>
            <w:sz w:val="24"/>
            <w:szCs w:val="24"/>
          </w:rPr>
          <w:delText>Siglo</w:delText>
        </w:r>
      </w:del>
      <w:ins w:id="1555" w:author="Eugenia Arce Londoño" w:date="2015-10-01T08:28:00Z">
        <w:r w:rsidR="006C1EA9">
          <w:rPr>
            <w:rFonts w:ascii="Arial" w:hAnsi="Arial" w:cs="Arial"/>
            <w:sz w:val="24"/>
            <w:szCs w:val="24"/>
          </w:rPr>
          <w:t>s</w:t>
        </w:r>
        <w:r w:rsidRPr="00A261C8">
          <w:rPr>
            <w:rFonts w:ascii="Arial" w:hAnsi="Arial" w:cs="Arial"/>
            <w:sz w:val="24"/>
            <w:szCs w:val="24"/>
          </w:rPr>
          <w:t>iglo</w:t>
        </w:r>
      </w:ins>
      <w:r w:rsidRPr="00A261C8">
        <w:rPr>
          <w:rFonts w:ascii="Arial" w:hAnsi="Arial" w:cs="Arial"/>
          <w:sz w:val="24"/>
          <w:szCs w:val="24"/>
        </w:rPr>
        <w:t xml:space="preserve"> XX y el </w:t>
      </w:r>
      <w:r w:rsidRPr="00A261C8">
        <w:rPr>
          <w:rFonts w:ascii="Arial" w:hAnsi="Arial" w:cs="Arial"/>
          <w:sz w:val="24"/>
          <w:szCs w:val="24"/>
        </w:rPr>
        <w:lastRenderedPageBreak/>
        <w:t xml:space="preserve">reconocimiento de diferentes actores y formas de participación en las decisiones colectivas. </w:t>
      </w:r>
    </w:p>
    <w:p w14:paraId="3BB4776A" w14:textId="77777777" w:rsidR="00A85C40" w:rsidRPr="00A261C8" w:rsidRDefault="00A85C40" w:rsidP="00A85C40">
      <w:pPr>
        <w:spacing w:line="276" w:lineRule="auto"/>
        <w:jc w:val="both"/>
        <w:rPr>
          <w:rFonts w:ascii="Arial" w:hAnsi="Arial" w:cs="Arial"/>
          <w:sz w:val="24"/>
          <w:szCs w:val="24"/>
        </w:rPr>
      </w:pPr>
    </w:p>
    <w:p w14:paraId="677BC9BE" w14:textId="72E8AB56" w:rsidR="0058516C" w:rsidRPr="00A261C8" w:rsidRDefault="0058516C" w:rsidP="00A85C40">
      <w:pPr>
        <w:spacing w:line="276" w:lineRule="auto"/>
        <w:jc w:val="both"/>
        <w:rPr>
          <w:rFonts w:ascii="Arial" w:hAnsi="Arial" w:cs="Arial"/>
          <w:b/>
          <w:sz w:val="24"/>
          <w:szCs w:val="24"/>
        </w:rPr>
      </w:pPr>
      <w:r w:rsidRPr="00A261C8">
        <w:rPr>
          <w:rFonts w:ascii="Arial" w:hAnsi="Arial" w:cs="Arial"/>
          <w:sz w:val="24"/>
          <w:szCs w:val="24"/>
        </w:rPr>
        <w:t>Institucionalmente</w:t>
      </w:r>
      <w:ins w:id="1556" w:author="Eugenia Arce Londoño" w:date="2015-10-01T08:28:00Z">
        <w:r w:rsidR="00C027B4">
          <w:rPr>
            <w:rFonts w:ascii="Arial" w:hAnsi="Arial" w:cs="Arial"/>
            <w:sz w:val="24"/>
            <w:szCs w:val="24"/>
          </w:rPr>
          <w:t>,</w:t>
        </w:r>
      </w:ins>
      <w:r w:rsidRPr="00A261C8">
        <w:rPr>
          <w:rFonts w:ascii="Arial" w:hAnsi="Arial" w:cs="Arial"/>
          <w:sz w:val="24"/>
          <w:szCs w:val="24"/>
        </w:rPr>
        <w:t xml:space="preserve"> el </w:t>
      </w:r>
      <w:r w:rsidRPr="00A261C8">
        <w:rPr>
          <w:rFonts w:ascii="Arial" w:hAnsi="Arial" w:cs="Arial"/>
          <w:b/>
          <w:sz w:val="24"/>
          <w:szCs w:val="24"/>
        </w:rPr>
        <w:t>Estado de derecho</w:t>
      </w:r>
      <w:r w:rsidRPr="00A261C8">
        <w:rPr>
          <w:rFonts w:ascii="Arial" w:hAnsi="Arial" w:cs="Arial"/>
          <w:sz w:val="24"/>
          <w:szCs w:val="24"/>
        </w:rPr>
        <w:t xml:space="preserve"> fue la forma que </w:t>
      </w:r>
      <w:del w:id="1557" w:author="Eugenia Arce Londoño" w:date="2015-10-01T08:28:00Z">
        <w:r w:rsidRPr="00A261C8">
          <w:rPr>
            <w:rFonts w:ascii="Arial" w:hAnsi="Arial" w:cs="Arial"/>
            <w:b/>
            <w:sz w:val="24"/>
            <w:szCs w:val="24"/>
          </w:rPr>
          <w:delText xml:space="preserve">las </w:delText>
        </w:r>
      </w:del>
      <w:r w:rsidRPr="00A261C8">
        <w:rPr>
          <w:rFonts w:ascii="Arial" w:hAnsi="Arial" w:cs="Arial"/>
          <w:b/>
          <w:sz w:val="24"/>
          <w:szCs w:val="24"/>
        </w:rPr>
        <w:t>logró vincular</w:t>
      </w:r>
      <w:ins w:id="1558" w:author="Eugenia Arce Londoño" w:date="2015-10-01T08:28:00Z">
        <w:r w:rsidR="006C1EA9">
          <w:rPr>
            <w:rFonts w:ascii="Arial" w:hAnsi="Arial" w:cs="Arial"/>
            <w:sz w:val="24"/>
            <w:szCs w:val="24"/>
          </w:rPr>
          <w:t xml:space="preserve"> esas fuerzas encontradas</w:t>
        </w:r>
      </w:ins>
      <w:r w:rsidRPr="00A261C8">
        <w:rPr>
          <w:rFonts w:ascii="Arial" w:hAnsi="Arial" w:cs="Arial"/>
          <w:sz w:val="24"/>
          <w:szCs w:val="24"/>
        </w:rPr>
        <w:t xml:space="preserve">. Por un lado, porque en el </w:t>
      </w:r>
      <w:r w:rsidRPr="006C1EA9">
        <w:rPr>
          <w:rFonts w:ascii="Arial" w:hAnsi="Arial"/>
          <w:sz w:val="24"/>
          <w:rPrChange w:id="1559" w:author="Eugenia Arce Londoño" w:date="2015-10-01T08:28:00Z">
            <w:rPr>
              <w:rFonts w:ascii="Arial" w:hAnsi="Arial"/>
              <w:b/>
              <w:sz w:val="24"/>
            </w:rPr>
          </w:rPrChange>
        </w:rPr>
        <w:t>poder político se encuentra sometido a la Constitución y las leyes</w:t>
      </w:r>
      <w:r w:rsidRPr="006C1EA9">
        <w:rPr>
          <w:rFonts w:ascii="Arial" w:hAnsi="Arial" w:cs="Arial"/>
          <w:sz w:val="24"/>
          <w:szCs w:val="24"/>
        </w:rPr>
        <w:t xml:space="preserve"> para su ejercicio.</w:t>
      </w:r>
      <w:r w:rsidRPr="00A261C8">
        <w:rPr>
          <w:rFonts w:ascii="Arial" w:hAnsi="Arial" w:cs="Arial"/>
          <w:sz w:val="24"/>
          <w:szCs w:val="24"/>
        </w:rPr>
        <w:t xml:space="preserve"> </w:t>
      </w:r>
      <w:del w:id="1560" w:author="Eugenia Arce Londoño" w:date="2015-10-01T08:28:00Z">
        <w:r w:rsidRPr="00A261C8">
          <w:rPr>
            <w:rFonts w:ascii="Arial" w:hAnsi="Arial" w:cs="Arial"/>
            <w:sz w:val="24"/>
            <w:szCs w:val="24"/>
          </w:rPr>
          <w:delText>La</w:delText>
        </w:r>
      </w:del>
      <w:ins w:id="1561" w:author="Eugenia Arce Londoño" w:date="2015-10-01T08:28:00Z">
        <w:r w:rsidR="006C1EA9">
          <w:rPr>
            <w:rFonts w:ascii="Arial" w:hAnsi="Arial" w:cs="Arial"/>
            <w:sz w:val="24"/>
            <w:szCs w:val="24"/>
          </w:rPr>
          <w:t>Apareció así l</w:t>
        </w:r>
        <w:r w:rsidRPr="00A261C8">
          <w:rPr>
            <w:rFonts w:ascii="Arial" w:hAnsi="Arial" w:cs="Arial"/>
            <w:sz w:val="24"/>
            <w:szCs w:val="24"/>
          </w:rPr>
          <w:t>a</w:t>
        </w:r>
      </w:ins>
      <w:r w:rsidRPr="00A261C8">
        <w:rPr>
          <w:rFonts w:ascii="Arial" w:hAnsi="Arial" w:cs="Arial"/>
          <w:sz w:val="24"/>
          <w:szCs w:val="24"/>
        </w:rPr>
        <w:t xml:space="preserve"> </w:t>
      </w:r>
      <w:r w:rsidRPr="00A261C8">
        <w:rPr>
          <w:rFonts w:ascii="Arial" w:hAnsi="Arial" w:cs="Arial"/>
          <w:b/>
          <w:sz w:val="24"/>
          <w:szCs w:val="24"/>
        </w:rPr>
        <w:t>legalidad</w:t>
      </w:r>
      <w:r w:rsidR="006C1EA9">
        <w:rPr>
          <w:rFonts w:ascii="Arial" w:hAnsi="Arial"/>
          <w:b/>
          <w:sz w:val="24"/>
          <w:rPrChange w:id="1562" w:author="Eugenia Arce Londoño" w:date="2015-10-01T08:28:00Z">
            <w:rPr>
              <w:rFonts w:ascii="Arial" w:hAnsi="Arial"/>
              <w:sz w:val="24"/>
            </w:rPr>
          </w:rPrChange>
        </w:rPr>
        <w:t xml:space="preserve"> </w:t>
      </w:r>
      <w:del w:id="1563" w:author="Eugenia Arce Londoño" w:date="2015-10-01T08:28:00Z">
        <w:r w:rsidRPr="00A261C8">
          <w:rPr>
            <w:rFonts w:ascii="Arial" w:hAnsi="Arial" w:cs="Arial"/>
            <w:sz w:val="24"/>
            <w:szCs w:val="24"/>
          </w:rPr>
          <w:delText>es el principio</w:delText>
        </w:r>
      </w:del>
      <w:ins w:id="1564" w:author="Eugenia Arce Londoño" w:date="2015-10-01T08:28:00Z">
        <w:r w:rsidR="006C1EA9">
          <w:rPr>
            <w:rFonts w:ascii="Arial" w:hAnsi="Arial" w:cs="Arial"/>
            <w:sz w:val="24"/>
            <w:szCs w:val="24"/>
          </w:rPr>
          <w:t>como prrincipio</w:t>
        </w:r>
      </w:ins>
      <w:r w:rsidRPr="00A261C8">
        <w:rPr>
          <w:rFonts w:ascii="Arial" w:hAnsi="Arial" w:cs="Arial"/>
          <w:sz w:val="24"/>
          <w:szCs w:val="24"/>
        </w:rPr>
        <w:t xml:space="preserve"> para la actuación de los servidores públicos que deben actuar conforme a lo establecido en las leyes. Igualmente, </w:t>
      </w:r>
      <w:del w:id="1565" w:author="Eugenia Arce Londoño" w:date="2015-10-01T08:28:00Z">
        <w:r w:rsidR="00A85C40" w:rsidRPr="00A261C8">
          <w:rPr>
            <w:rFonts w:ascii="Arial" w:hAnsi="Arial" w:cs="Arial"/>
            <w:sz w:val="24"/>
            <w:szCs w:val="24"/>
          </w:rPr>
          <w:delText>ya que</w:delText>
        </w:r>
        <w:r w:rsidRPr="00A261C8">
          <w:rPr>
            <w:rFonts w:ascii="Arial" w:hAnsi="Arial" w:cs="Arial"/>
            <w:sz w:val="24"/>
            <w:szCs w:val="24"/>
          </w:rPr>
          <w:delText xml:space="preserve"> </w:delText>
        </w:r>
        <w:r w:rsidRPr="00A261C8">
          <w:rPr>
            <w:rFonts w:ascii="Arial" w:hAnsi="Arial" w:cs="Arial"/>
            <w:b/>
            <w:sz w:val="24"/>
            <w:szCs w:val="24"/>
          </w:rPr>
          <w:delText>se limita</w:delText>
        </w:r>
      </w:del>
      <w:ins w:id="1566" w:author="Eugenia Arce Londoño" w:date="2015-10-01T08:28:00Z">
        <w:r w:rsidR="00C027B4">
          <w:rPr>
            <w:rFonts w:ascii="Arial" w:hAnsi="Arial" w:cs="Arial"/>
            <w:sz w:val="24"/>
            <w:szCs w:val="24"/>
          </w:rPr>
          <w:t>esto significaría limitar</w:t>
        </w:r>
      </w:ins>
      <w:r w:rsidRPr="006C1EA9">
        <w:rPr>
          <w:rFonts w:ascii="Arial" w:hAnsi="Arial"/>
          <w:sz w:val="24"/>
          <w:rPrChange w:id="1567" w:author="Eugenia Arce Londoño" w:date="2015-10-01T08:28:00Z">
            <w:rPr>
              <w:rFonts w:ascii="Arial" w:hAnsi="Arial"/>
              <w:b/>
              <w:sz w:val="24"/>
            </w:rPr>
          </w:rPrChange>
        </w:rPr>
        <w:t xml:space="preserve"> el ejercicio del poder político garantizando la presunción de la libertad de los ciudadanos</w:t>
      </w:r>
      <w:r w:rsidRPr="006C1EA9">
        <w:rPr>
          <w:rFonts w:ascii="Arial" w:hAnsi="Arial" w:cs="Arial"/>
          <w:sz w:val="24"/>
          <w:szCs w:val="24"/>
        </w:rPr>
        <w:t xml:space="preserve">, la </w:t>
      </w:r>
      <w:r w:rsidRPr="006C1EA9">
        <w:rPr>
          <w:rFonts w:ascii="Arial" w:hAnsi="Arial"/>
          <w:sz w:val="24"/>
          <w:rPrChange w:id="1568" w:author="Eugenia Arce Londoño" w:date="2015-10-01T08:28:00Z">
            <w:rPr>
              <w:rFonts w:ascii="Arial" w:hAnsi="Arial"/>
              <w:b/>
              <w:sz w:val="24"/>
            </w:rPr>
          </w:rPrChange>
        </w:rPr>
        <w:t>limitación de sus conductas mediante la ley</w:t>
      </w:r>
      <w:r w:rsidRPr="006C1EA9">
        <w:rPr>
          <w:rFonts w:ascii="Arial" w:hAnsi="Arial" w:cs="Arial"/>
          <w:sz w:val="24"/>
          <w:szCs w:val="24"/>
        </w:rPr>
        <w:t xml:space="preserve"> y la </w:t>
      </w:r>
      <w:r w:rsidRPr="006C1EA9">
        <w:rPr>
          <w:rFonts w:ascii="Arial" w:hAnsi="Arial"/>
          <w:sz w:val="24"/>
          <w:rPrChange w:id="1569" w:author="Eugenia Arce Londoño" w:date="2015-10-01T08:28:00Z">
            <w:rPr>
              <w:rFonts w:ascii="Arial" w:hAnsi="Arial"/>
              <w:b/>
              <w:sz w:val="24"/>
            </w:rPr>
          </w:rPrChange>
        </w:rPr>
        <w:t>garantía de sus derechos y libertades</w:t>
      </w:r>
      <w:r w:rsidRPr="006C1EA9">
        <w:rPr>
          <w:rFonts w:ascii="Arial" w:hAnsi="Arial" w:cs="Arial"/>
          <w:sz w:val="24"/>
          <w:szCs w:val="24"/>
        </w:rPr>
        <w:t xml:space="preserve"> por el Estado. Por otro lado, </w:t>
      </w:r>
      <w:r w:rsidRPr="00A261C8">
        <w:rPr>
          <w:rFonts w:ascii="Arial" w:hAnsi="Arial" w:cs="Arial"/>
          <w:sz w:val="24"/>
          <w:szCs w:val="24"/>
        </w:rPr>
        <w:t xml:space="preserve">porque la base de </w:t>
      </w:r>
      <w:r w:rsidRPr="00A261C8">
        <w:rPr>
          <w:rFonts w:ascii="Arial" w:hAnsi="Arial" w:cs="Arial"/>
          <w:b/>
          <w:sz w:val="24"/>
          <w:szCs w:val="24"/>
        </w:rPr>
        <w:t>legitimidad</w:t>
      </w:r>
      <w:r w:rsidRPr="00A261C8">
        <w:rPr>
          <w:rFonts w:ascii="Arial" w:hAnsi="Arial" w:cs="Arial"/>
          <w:sz w:val="24"/>
          <w:szCs w:val="24"/>
        </w:rPr>
        <w:t xml:space="preserve"> del poder político se encuentra en la </w:t>
      </w:r>
      <w:r w:rsidRPr="00A261C8">
        <w:rPr>
          <w:rFonts w:ascii="Arial" w:hAnsi="Arial" w:cs="Arial"/>
          <w:b/>
          <w:sz w:val="24"/>
          <w:szCs w:val="24"/>
        </w:rPr>
        <w:t>participación democrática de los ciudadanos.</w:t>
      </w:r>
    </w:p>
    <w:p w14:paraId="12F77636" w14:textId="77777777" w:rsidR="0058516C" w:rsidRPr="00A261C8" w:rsidRDefault="0058516C" w:rsidP="00A85C40">
      <w:pPr>
        <w:spacing w:line="276" w:lineRule="auto"/>
        <w:jc w:val="both"/>
        <w:rPr>
          <w:rFonts w:ascii="Arial" w:hAnsi="Arial" w:cs="Arial"/>
          <w:b/>
          <w:sz w:val="24"/>
          <w:szCs w:val="24"/>
        </w:rPr>
      </w:pPr>
    </w:p>
    <w:p w14:paraId="0474F5BF" w14:textId="77777777" w:rsidR="00DB06AC" w:rsidRPr="00A261C8" w:rsidRDefault="0058516C" w:rsidP="00A85C40">
      <w:pPr>
        <w:spacing w:line="276" w:lineRule="auto"/>
        <w:jc w:val="both"/>
        <w:rPr>
          <w:del w:id="1570" w:author="Eugenia Arce Londoño" w:date="2015-10-01T08:28:00Z"/>
          <w:rFonts w:ascii="Arial" w:hAnsi="Arial" w:cs="Arial"/>
          <w:sz w:val="24"/>
          <w:szCs w:val="24"/>
        </w:rPr>
      </w:pPr>
      <w:r w:rsidRPr="00A261C8">
        <w:rPr>
          <w:rFonts w:ascii="Arial" w:hAnsi="Arial" w:cs="Arial"/>
          <w:sz w:val="24"/>
          <w:szCs w:val="24"/>
        </w:rPr>
        <w:t xml:space="preserve">Teniendo </w:t>
      </w:r>
      <w:del w:id="1571" w:author="Eugenia Arce Londoño" w:date="2015-10-01T08:28:00Z">
        <w:r w:rsidRPr="00A261C8">
          <w:rPr>
            <w:rFonts w:ascii="Arial" w:hAnsi="Arial" w:cs="Arial"/>
            <w:sz w:val="24"/>
            <w:szCs w:val="24"/>
          </w:rPr>
          <w:delText>esto</w:delText>
        </w:r>
      </w:del>
      <w:ins w:id="1572" w:author="Eugenia Arce Londoño" w:date="2015-10-01T08:28:00Z">
        <w:r w:rsidR="00C027B4">
          <w:rPr>
            <w:rFonts w:ascii="Arial" w:hAnsi="Arial" w:cs="Arial"/>
            <w:sz w:val="24"/>
            <w:szCs w:val="24"/>
          </w:rPr>
          <w:t>todo lo anterior</w:t>
        </w:r>
      </w:ins>
      <w:r w:rsidRPr="00A261C8">
        <w:rPr>
          <w:rFonts w:ascii="Arial" w:hAnsi="Arial" w:cs="Arial"/>
          <w:sz w:val="24"/>
          <w:szCs w:val="24"/>
        </w:rPr>
        <w:t xml:space="preserve"> en cuenta pasemos a determinar las características institucionales del </w:t>
      </w:r>
      <w:del w:id="1573" w:author="Eugenia Arce Londoño" w:date="2015-10-01T08:28:00Z">
        <w:r w:rsidR="00A85C40" w:rsidRPr="00A261C8">
          <w:rPr>
            <w:rFonts w:ascii="Arial" w:hAnsi="Arial" w:cs="Arial"/>
            <w:sz w:val="24"/>
            <w:szCs w:val="24"/>
          </w:rPr>
          <w:delText>Sistema Político Democrático Liberal</w:delText>
        </w:r>
      </w:del>
      <w:ins w:id="1574" w:author="Eugenia Arce Londoño" w:date="2015-10-01T08:28:00Z">
        <w:r w:rsidR="00C027B4">
          <w:rPr>
            <w:rFonts w:ascii="Arial" w:hAnsi="Arial" w:cs="Arial"/>
            <w:sz w:val="24"/>
            <w:szCs w:val="24"/>
          </w:rPr>
          <w:t>sistema político democrático l</w:t>
        </w:r>
        <w:r w:rsidR="00A85C40" w:rsidRPr="00A261C8">
          <w:rPr>
            <w:rFonts w:ascii="Arial" w:hAnsi="Arial" w:cs="Arial"/>
            <w:sz w:val="24"/>
            <w:szCs w:val="24"/>
          </w:rPr>
          <w:t>iberal</w:t>
        </w:r>
      </w:ins>
      <w:r w:rsidR="00A85C40" w:rsidRPr="00A261C8">
        <w:rPr>
          <w:rFonts w:ascii="Arial" w:hAnsi="Arial" w:cs="Arial"/>
          <w:sz w:val="24"/>
          <w:szCs w:val="24"/>
        </w:rPr>
        <w:t xml:space="preserve"> </w:t>
      </w:r>
      <w:r w:rsidRPr="00A261C8">
        <w:rPr>
          <w:rFonts w:ascii="Arial" w:hAnsi="Arial" w:cs="Arial"/>
          <w:sz w:val="24"/>
          <w:szCs w:val="24"/>
        </w:rPr>
        <w:t xml:space="preserve">teniendo en cuenta las </w:t>
      </w:r>
      <w:ins w:id="1575" w:author="Eugenia Arce Londoño" w:date="2015-10-01T08:28:00Z">
        <w:r w:rsidR="00C027B4">
          <w:rPr>
            <w:rFonts w:ascii="Arial" w:hAnsi="Arial" w:cs="Arial"/>
            <w:sz w:val="24"/>
            <w:szCs w:val="24"/>
          </w:rPr>
          <w:t xml:space="preserve">distintas </w:t>
        </w:r>
      </w:ins>
      <w:r w:rsidR="00C027B4">
        <w:rPr>
          <w:rFonts w:ascii="Arial" w:hAnsi="Arial" w:cs="Arial"/>
          <w:sz w:val="24"/>
          <w:szCs w:val="24"/>
        </w:rPr>
        <w:t>formas de gobierno</w:t>
      </w:r>
      <w:del w:id="1576" w:author="Eugenia Arce Londoño" w:date="2015-10-01T08:28:00Z">
        <w:r w:rsidRPr="00A261C8">
          <w:rPr>
            <w:rFonts w:ascii="Arial" w:hAnsi="Arial" w:cs="Arial"/>
            <w:sz w:val="24"/>
            <w:szCs w:val="24"/>
          </w:rPr>
          <w:delText>:</w:delText>
        </w:r>
      </w:del>
      <w:ins w:id="1577" w:author="Eugenia Arce Londoño" w:date="2015-10-01T08:28:00Z">
        <w:r w:rsidR="00C027B4">
          <w:rPr>
            <w:rFonts w:ascii="Arial" w:hAnsi="Arial" w:cs="Arial"/>
            <w:sz w:val="24"/>
            <w:szCs w:val="24"/>
          </w:rPr>
          <w:t xml:space="preserve"> en sus</w:t>
        </w:r>
      </w:ins>
      <w:r w:rsidR="00C027B4">
        <w:rPr>
          <w:rFonts w:ascii="Arial" w:hAnsi="Arial" w:cs="Arial"/>
          <w:sz w:val="24"/>
          <w:szCs w:val="24"/>
        </w:rPr>
        <w:t xml:space="preserve"> versiones </w:t>
      </w:r>
      <w:r w:rsidRPr="00A261C8">
        <w:rPr>
          <w:rFonts w:ascii="Arial" w:hAnsi="Arial" w:cs="Arial"/>
          <w:sz w:val="24"/>
          <w:szCs w:val="24"/>
        </w:rPr>
        <w:t>parlamentaria, p</w:t>
      </w:r>
      <w:r w:rsidR="00C027B4">
        <w:rPr>
          <w:rFonts w:ascii="Arial" w:hAnsi="Arial" w:cs="Arial"/>
          <w:sz w:val="24"/>
          <w:szCs w:val="24"/>
        </w:rPr>
        <w:t xml:space="preserve">residencial y semipresidencial. </w:t>
      </w:r>
    </w:p>
    <w:p w14:paraId="16045FA1" w14:textId="77777777" w:rsidR="00DB06AC" w:rsidRPr="00A261C8" w:rsidRDefault="00DB06AC" w:rsidP="00A85C40">
      <w:pPr>
        <w:spacing w:line="276" w:lineRule="auto"/>
        <w:jc w:val="both"/>
        <w:rPr>
          <w:del w:id="1578" w:author="Eugenia Arce Londoño" w:date="2015-10-01T08:28:00Z"/>
          <w:rFonts w:ascii="Arial" w:hAnsi="Arial" w:cs="Arial"/>
          <w:sz w:val="24"/>
          <w:szCs w:val="24"/>
        </w:rPr>
      </w:pPr>
    </w:p>
    <w:p w14:paraId="2A2F381D" w14:textId="55367F3A"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Igualmente</w:t>
      </w:r>
      <w:r w:rsidR="00DB06AC" w:rsidRPr="00A261C8">
        <w:rPr>
          <w:rFonts w:ascii="Arial" w:hAnsi="Arial" w:cs="Arial"/>
          <w:sz w:val="24"/>
          <w:szCs w:val="24"/>
        </w:rPr>
        <w:t>,</w:t>
      </w:r>
      <w:r w:rsidRPr="00A261C8">
        <w:rPr>
          <w:rFonts w:ascii="Arial" w:hAnsi="Arial" w:cs="Arial"/>
          <w:sz w:val="24"/>
          <w:szCs w:val="24"/>
        </w:rPr>
        <w:t xml:space="preserve"> </w:t>
      </w:r>
      <w:del w:id="1579" w:author="Eugenia Arce Londoño" w:date="2015-10-01T08:28:00Z">
        <w:r w:rsidRPr="00A261C8">
          <w:rPr>
            <w:rFonts w:ascii="Arial" w:hAnsi="Arial" w:cs="Arial"/>
            <w:sz w:val="24"/>
            <w:szCs w:val="24"/>
          </w:rPr>
          <w:delText>se estudiarán</w:delText>
        </w:r>
      </w:del>
      <w:ins w:id="1580" w:author="Eugenia Arce Londoño" w:date="2015-10-01T08:28:00Z">
        <w:r w:rsidR="00C027B4">
          <w:rPr>
            <w:rFonts w:ascii="Arial" w:hAnsi="Arial" w:cs="Arial"/>
            <w:sz w:val="24"/>
            <w:szCs w:val="24"/>
          </w:rPr>
          <w:t>es importante que estudiemos los</w:t>
        </w:r>
      </w:ins>
      <w:r w:rsidR="00C027B4">
        <w:rPr>
          <w:rFonts w:ascii="Arial" w:hAnsi="Arial" w:cs="Arial"/>
          <w:sz w:val="24"/>
          <w:szCs w:val="24"/>
        </w:rPr>
        <w:t xml:space="preserve"> </w:t>
      </w:r>
      <w:r w:rsidRPr="00A261C8">
        <w:rPr>
          <w:rFonts w:ascii="Arial" w:hAnsi="Arial" w:cs="Arial"/>
          <w:sz w:val="24"/>
          <w:szCs w:val="24"/>
        </w:rPr>
        <w:t>sistemas políticos no democráticos</w:t>
      </w:r>
      <w:ins w:id="1581" w:author="Eugenia Arce Londoño" w:date="2015-10-01T08:28:00Z">
        <w:r w:rsidR="00C027B4">
          <w:rPr>
            <w:rFonts w:ascii="Arial" w:hAnsi="Arial" w:cs="Arial"/>
            <w:sz w:val="24"/>
            <w:szCs w:val="24"/>
          </w:rPr>
          <w:t>,</w:t>
        </w:r>
      </w:ins>
      <w:r w:rsidRPr="00A261C8">
        <w:rPr>
          <w:rFonts w:ascii="Arial" w:hAnsi="Arial" w:cs="Arial"/>
          <w:sz w:val="24"/>
          <w:szCs w:val="24"/>
        </w:rPr>
        <w:t xml:space="preserve"> entre los cuales podemos incluir el socialista, el fascista, el nacionalsocialista, como sistemas políticos totalitarios. </w:t>
      </w:r>
      <w:del w:id="1582" w:author="Eugenia Arce Londoño" w:date="2015-10-01T08:28:00Z">
        <w:r w:rsidRPr="00A261C8">
          <w:rPr>
            <w:rFonts w:ascii="Arial" w:hAnsi="Arial" w:cs="Arial"/>
            <w:sz w:val="24"/>
            <w:szCs w:val="24"/>
          </w:rPr>
          <w:delText>Igualmente, se estudiarán</w:delText>
        </w:r>
      </w:del>
      <w:ins w:id="1583" w:author="Eugenia Arce Londoño" w:date="2015-10-01T08:28:00Z">
        <w:r w:rsidR="00C027B4">
          <w:rPr>
            <w:rFonts w:ascii="Arial" w:hAnsi="Arial" w:cs="Arial"/>
            <w:sz w:val="24"/>
            <w:szCs w:val="24"/>
          </w:rPr>
          <w:t>Así mismo, revisaremos</w:t>
        </w:r>
      </w:ins>
      <w:r w:rsidRPr="00A261C8">
        <w:rPr>
          <w:rFonts w:ascii="Arial" w:hAnsi="Arial" w:cs="Arial"/>
          <w:sz w:val="24"/>
          <w:szCs w:val="24"/>
        </w:rPr>
        <w:t xml:space="preserve"> sistemas políticos fun</w:t>
      </w:r>
      <w:r w:rsidR="00A85C40" w:rsidRPr="00A261C8">
        <w:rPr>
          <w:rFonts w:ascii="Arial" w:hAnsi="Arial" w:cs="Arial"/>
          <w:sz w:val="24"/>
          <w:szCs w:val="24"/>
        </w:rPr>
        <w:t>damentalistas en esa categoría.</w:t>
      </w:r>
    </w:p>
    <w:p w14:paraId="3DB2438E" w14:textId="77777777" w:rsidR="00A85C40" w:rsidRPr="00A261C8" w:rsidRDefault="00A85C4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927"/>
      </w:tblGrid>
      <w:tr w:rsidR="00DB526C" w:rsidRPr="00A261C8" w14:paraId="11F63257" w14:textId="77777777" w:rsidTr="00A558DC">
        <w:trPr>
          <w:trHeight w:val="224"/>
          <w:jc w:val="center"/>
        </w:trPr>
        <w:tc>
          <w:tcPr>
            <w:tcW w:w="6551" w:type="dxa"/>
            <w:gridSpan w:val="2"/>
            <w:shd w:val="clear" w:color="auto" w:fill="0D0D0D"/>
          </w:tcPr>
          <w:p w14:paraId="7AD67FEA" w14:textId="77777777" w:rsidR="00A85C40" w:rsidRPr="00A261C8" w:rsidRDefault="00A85C40"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3616F5E" w14:textId="77777777" w:rsidTr="00A558DC">
        <w:trPr>
          <w:trHeight w:val="215"/>
          <w:jc w:val="center"/>
        </w:trPr>
        <w:tc>
          <w:tcPr>
            <w:tcW w:w="2092" w:type="dxa"/>
          </w:tcPr>
          <w:p w14:paraId="2CF5F0AC" w14:textId="77777777" w:rsidR="00A85C40" w:rsidRPr="00A261C8" w:rsidRDefault="00A85C40"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21ED1BF" w14:textId="3EC6206E" w:rsidR="00A85C40" w:rsidRPr="00A261C8" w:rsidRDefault="00A85C40"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DC2BB3" w:rsidRPr="00A261C8">
              <w:rPr>
                <w:rFonts w:ascii="Arial" w:eastAsia="Cambria" w:hAnsi="Arial" w:cs="Arial"/>
                <w:sz w:val="24"/>
                <w:szCs w:val="24"/>
              </w:rPr>
              <w:t>25</w:t>
            </w:r>
          </w:p>
        </w:tc>
      </w:tr>
      <w:tr w:rsidR="00DB526C" w:rsidRPr="00A261C8" w14:paraId="19642D5D" w14:textId="77777777" w:rsidTr="00A558DC">
        <w:trPr>
          <w:trHeight w:val="215"/>
          <w:jc w:val="center"/>
        </w:trPr>
        <w:tc>
          <w:tcPr>
            <w:tcW w:w="2092" w:type="dxa"/>
          </w:tcPr>
          <w:p w14:paraId="6BFA4109" w14:textId="77777777" w:rsidR="00A85C40" w:rsidRPr="00A261C8" w:rsidRDefault="00A85C40"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7A9DF8F1" w14:textId="6196B6E6" w:rsidR="00A85C40" w:rsidRPr="00A261C8" w:rsidRDefault="001A0C9A" w:rsidP="00A558DC">
            <w:pPr>
              <w:spacing w:line="276" w:lineRule="auto"/>
              <w:jc w:val="both"/>
              <w:rPr>
                <w:rFonts w:ascii="Arial" w:eastAsia="Cambria" w:hAnsi="Arial" w:cs="Arial"/>
                <w:sz w:val="24"/>
                <w:szCs w:val="24"/>
              </w:rPr>
            </w:pPr>
            <w:r w:rsidRPr="00A261C8">
              <w:rPr>
                <w:rFonts w:ascii="Arial" w:eastAsia="Cambria" w:hAnsi="Arial" w:cs="Arial"/>
                <w:sz w:val="24"/>
                <w:szCs w:val="24"/>
              </w:rPr>
              <w:t>Estado de derecho: lucha por los derechos civiles, políticos y sociales y por la participación ciudadana.</w:t>
            </w:r>
          </w:p>
        </w:tc>
      </w:tr>
      <w:tr w:rsidR="00DB526C" w:rsidRPr="00A261C8" w14:paraId="7617638C" w14:textId="77777777" w:rsidTr="00A558DC">
        <w:trPr>
          <w:trHeight w:val="2688"/>
          <w:jc w:val="center"/>
        </w:trPr>
        <w:tc>
          <w:tcPr>
            <w:tcW w:w="2092" w:type="dxa"/>
          </w:tcPr>
          <w:p w14:paraId="332D0D58" w14:textId="77777777" w:rsidR="00A85C40" w:rsidRPr="00A261C8" w:rsidRDefault="00A85C40" w:rsidP="00A558DC">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33"/>
            </w:r>
            <w:r w:rsidRPr="00A261C8">
              <w:rPr>
                <w:rFonts w:ascii="Arial" w:eastAsia="Cambria" w:hAnsi="Arial" w:cs="Arial"/>
                <w:b/>
                <w:sz w:val="24"/>
                <w:szCs w:val="24"/>
              </w:rPr>
              <w:t>)</w:t>
            </w:r>
          </w:p>
        </w:tc>
        <w:tc>
          <w:tcPr>
            <w:tcW w:w="4459" w:type="dxa"/>
          </w:tcPr>
          <w:p w14:paraId="6265CA86" w14:textId="151E085F" w:rsidR="00A85C40" w:rsidRPr="00A261C8" w:rsidRDefault="001A0C9A"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7AABF61" wp14:editId="33D100DF">
                  <wp:extent cx="2992011" cy="2367886"/>
                  <wp:effectExtent l="0" t="0" r="0" b="0"/>
                  <wp:docPr id="49" name="Imagen 49" descr="http://static0.planetasaber.com/encyclopedia/Data/Imagenes/FOTOS/00180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atic0.planetasaber.com/encyclopedia/Data/Imagenes/FOTOS/001809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3085" cy="2368736"/>
                          </a:xfrm>
                          <a:prstGeom prst="rect">
                            <a:avLst/>
                          </a:prstGeom>
                          <a:noFill/>
                          <a:ln>
                            <a:noFill/>
                          </a:ln>
                        </pic:spPr>
                      </pic:pic>
                    </a:graphicData>
                  </a:graphic>
                </wp:inline>
              </w:drawing>
            </w:r>
          </w:p>
        </w:tc>
      </w:tr>
      <w:tr w:rsidR="00A85C40" w:rsidRPr="00A261C8" w14:paraId="3AE049C7" w14:textId="77777777" w:rsidTr="00A558DC">
        <w:trPr>
          <w:trHeight w:val="134"/>
          <w:jc w:val="center"/>
        </w:trPr>
        <w:tc>
          <w:tcPr>
            <w:tcW w:w="2092" w:type="dxa"/>
          </w:tcPr>
          <w:p w14:paraId="7A52EF23" w14:textId="77777777" w:rsidR="00A85C40" w:rsidRPr="00A261C8" w:rsidRDefault="00A85C40"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5AAD0687" w14:textId="0A5EC60F" w:rsidR="00A85C40" w:rsidRPr="00A261C8" w:rsidRDefault="00CD357F" w:rsidP="001A0C9A">
            <w:pPr>
              <w:spacing w:line="276" w:lineRule="auto"/>
              <w:jc w:val="both"/>
              <w:rPr>
                <w:rFonts w:ascii="Arial" w:hAnsi="Arial" w:cs="Arial"/>
                <w:sz w:val="24"/>
                <w:szCs w:val="24"/>
              </w:rPr>
            </w:pPr>
            <w:r w:rsidRPr="00A261C8">
              <w:rPr>
                <w:rFonts w:ascii="Arial" w:eastAsia="Cambria" w:hAnsi="Arial" w:cs="Arial"/>
                <w:sz w:val="24"/>
                <w:szCs w:val="24"/>
              </w:rPr>
              <w:t xml:space="preserve">Martin Luther King </w:t>
            </w:r>
            <w:r w:rsidR="001A0C9A" w:rsidRPr="00A261C8">
              <w:rPr>
                <w:rFonts w:ascii="Arial" w:eastAsia="Cambria" w:hAnsi="Arial" w:cs="Arial"/>
                <w:sz w:val="24"/>
                <w:szCs w:val="24"/>
              </w:rPr>
              <w:t xml:space="preserve">encabezando una manifestación de protesta contra la segregación racial. </w:t>
            </w:r>
            <w:del w:id="1584" w:author="Eugenia Arce Londoño" w:date="2015-10-01T08:28:00Z">
              <w:r w:rsidR="001A0C9A" w:rsidRPr="00A261C8">
                <w:rPr>
                  <w:rFonts w:ascii="Arial" w:eastAsia="Cambria" w:hAnsi="Arial" w:cs="Arial"/>
                  <w:sz w:val="24"/>
                  <w:szCs w:val="24"/>
                </w:rPr>
                <w:delText>Movimiento</w:delText>
              </w:r>
            </w:del>
            <w:ins w:id="1585" w:author="Eugenia Arce Londoño" w:date="2015-10-01T08:28:00Z">
              <w:r w:rsidR="00C027B4">
                <w:rPr>
                  <w:rFonts w:ascii="Arial" w:eastAsia="Cambria" w:hAnsi="Arial" w:cs="Arial"/>
                  <w:sz w:val="24"/>
                  <w:szCs w:val="24"/>
                </w:rPr>
                <w:t>Fue líder de un m</w:t>
              </w:r>
              <w:r w:rsidR="001A0C9A" w:rsidRPr="00A261C8">
                <w:rPr>
                  <w:rFonts w:ascii="Arial" w:eastAsia="Cambria" w:hAnsi="Arial" w:cs="Arial"/>
                  <w:sz w:val="24"/>
                  <w:szCs w:val="24"/>
                </w:rPr>
                <w:t>ovimi</w:t>
              </w:r>
              <w:r w:rsidR="00C027B4">
                <w:rPr>
                  <w:rFonts w:ascii="Arial" w:eastAsia="Cambria" w:hAnsi="Arial" w:cs="Arial"/>
                  <w:sz w:val="24"/>
                  <w:szCs w:val="24"/>
                </w:rPr>
                <w:t>ento</w:t>
              </w:r>
            </w:ins>
            <w:r w:rsidR="00C027B4">
              <w:rPr>
                <w:rFonts w:ascii="Arial" w:eastAsia="Cambria" w:hAnsi="Arial" w:cs="Arial"/>
                <w:sz w:val="24"/>
                <w:szCs w:val="24"/>
              </w:rPr>
              <w:t xml:space="preserve"> que, bajo la guía de la no</w:t>
            </w:r>
            <w:del w:id="1586" w:author="Eugenia Arce Londoño" w:date="2015-10-01T08:28:00Z">
              <w:r w:rsidR="001A0C9A" w:rsidRPr="00A261C8">
                <w:rPr>
                  <w:rFonts w:ascii="Arial" w:eastAsia="Cambria" w:hAnsi="Arial" w:cs="Arial"/>
                  <w:sz w:val="24"/>
                  <w:szCs w:val="24"/>
                </w:rPr>
                <w:delText>-</w:delText>
              </w:r>
            </w:del>
            <w:ins w:id="1587" w:author="Eugenia Arce Londoño" w:date="2015-10-01T08:28:00Z">
              <w:r w:rsidR="00C027B4">
                <w:rPr>
                  <w:rFonts w:ascii="Arial" w:eastAsia="Cambria" w:hAnsi="Arial" w:cs="Arial"/>
                  <w:sz w:val="24"/>
                  <w:szCs w:val="24"/>
                </w:rPr>
                <w:t xml:space="preserve"> </w:t>
              </w:r>
            </w:ins>
            <w:r w:rsidR="001A0C9A" w:rsidRPr="00A261C8">
              <w:rPr>
                <w:rFonts w:ascii="Arial" w:eastAsia="Cambria" w:hAnsi="Arial" w:cs="Arial"/>
                <w:sz w:val="24"/>
                <w:szCs w:val="24"/>
              </w:rPr>
              <w:t>violencia, generó la superación formal de la segregación que se vivia en Estados Unidos contra la población afrodescendiente.</w:t>
            </w:r>
          </w:p>
        </w:tc>
      </w:tr>
    </w:tbl>
    <w:p w14:paraId="497B1DE0" w14:textId="77777777" w:rsidR="00A85C40" w:rsidRPr="00A261C8" w:rsidRDefault="00A85C40"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6A69E7F4" w14:textId="77777777" w:rsidTr="00A558DC">
        <w:trPr>
          <w:jc w:val="center"/>
        </w:trPr>
        <w:tc>
          <w:tcPr>
            <w:tcW w:w="8222" w:type="dxa"/>
            <w:gridSpan w:val="2"/>
            <w:shd w:val="clear" w:color="auto" w:fill="000000"/>
          </w:tcPr>
          <w:p w14:paraId="6E987914" w14:textId="77777777" w:rsidR="00CD357F" w:rsidRPr="00A261C8" w:rsidRDefault="00CD357F"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CD357F" w:rsidRPr="00A261C8" w14:paraId="5A4A6DC9" w14:textId="77777777" w:rsidTr="00A558DC">
        <w:trPr>
          <w:jc w:val="center"/>
        </w:trPr>
        <w:tc>
          <w:tcPr>
            <w:tcW w:w="2268" w:type="dxa"/>
          </w:tcPr>
          <w:p w14:paraId="7BF466DC" w14:textId="77777777" w:rsidR="00CD357F" w:rsidRPr="00A261C8" w:rsidRDefault="00CD357F"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6A1B0359" w14:textId="71BEDA03" w:rsidR="00CD357F" w:rsidRPr="00A261C8" w:rsidRDefault="00CD357F" w:rsidP="00CD357F">
            <w:pPr>
              <w:spacing w:line="276" w:lineRule="auto"/>
              <w:jc w:val="both"/>
              <w:rPr>
                <w:rFonts w:ascii="Arial" w:eastAsia="Cambria" w:hAnsi="Arial" w:cs="Arial"/>
                <w:sz w:val="24"/>
                <w:szCs w:val="24"/>
              </w:rPr>
            </w:pPr>
            <w:r w:rsidRPr="00A261C8">
              <w:rPr>
                <w:rFonts w:ascii="Arial" w:eastAsia="Cambria" w:hAnsi="Arial" w:cs="Arial"/>
                <w:sz w:val="24"/>
                <w:szCs w:val="24"/>
              </w:rPr>
              <w:t>“</w:t>
            </w:r>
            <w:r w:rsidR="00D32BA8" w:rsidRPr="00A261C8">
              <w:rPr>
                <w:rFonts w:ascii="Arial" w:eastAsia="Cambria" w:hAnsi="Arial" w:cs="Arial"/>
                <w:sz w:val="24"/>
                <w:szCs w:val="24"/>
              </w:rPr>
              <w:t>Y</w:t>
            </w:r>
            <w:r w:rsidRPr="00A261C8">
              <w:rPr>
                <w:rFonts w:ascii="Arial" w:eastAsia="Cambria" w:hAnsi="Arial" w:cs="Arial"/>
                <w:sz w:val="24"/>
                <w:szCs w:val="24"/>
              </w:rPr>
              <w:t>o tengo un sueño q</w:t>
            </w:r>
            <w:r w:rsidR="00D32BA8" w:rsidRPr="00A261C8">
              <w:rPr>
                <w:rFonts w:ascii="Arial" w:eastAsia="Cambria" w:hAnsi="Arial" w:cs="Arial"/>
                <w:sz w:val="24"/>
                <w:szCs w:val="24"/>
              </w:rPr>
              <w:t xml:space="preserve">ue ese día en las tierras rojas de </w:t>
            </w:r>
            <w:r w:rsidRPr="00A261C8">
              <w:rPr>
                <w:rFonts w:ascii="Arial" w:eastAsia="Cambria" w:hAnsi="Arial" w:cs="Arial"/>
                <w:sz w:val="24"/>
                <w:szCs w:val="24"/>
              </w:rPr>
              <w:t>Georgia, hijos de esclavos anteriores e hijos de dueños de esclavos anteriores se podrán sentar juntos a la mesa de la hermandad”</w:t>
            </w:r>
          </w:p>
          <w:p w14:paraId="295C703C" w14:textId="2940A875" w:rsidR="00CD357F" w:rsidRPr="00A261C8" w:rsidRDefault="00CD357F" w:rsidP="00A558DC">
            <w:pPr>
              <w:spacing w:line="276" w:lineRule="auto"/>
              <w:jc w:val="both"/>
              <w:rPr>
                <w:rFonts w:ascii="Arial" w:eastAsia="Cambria" w:hAnsi="Arial" w:cs="Arial"/>
                <w:sz w:val="24"/>
                <w:szCs w:val="24"/>
              </w:rPr>
            </w:pPr>
            <w:r w:rsidRPr="00A261C8">
              <w:rPr>
                <w:rFonts w:ascii="Arial" w:eastAsia="Cambria" w:hAnsi="Arial" w:cs="Arial"/>
                <w:sz w:val="24"/>
                <w:szCs w:val="24"/>
              </w:rPr>
              <w:t xml:space="preserve">Martin Luther King, </w:t>
            </w:r>
            <w:r w:rsidRPr="00C027B4">
              <w:rPr>
                <w:rFonts w:ascii="Arial" w:hAnsi="Arial"/>
                <w:i/>
                <w:sz w:val="24"/>
                <w:rPrChange w:id="1588" w:author="Eugenia Arce Londoño" w:date="2015-10-01T08:28:00Z">
                  <w:rPr>
                    <w:rFonts w:ascii="Arial" w:hAnsi="Arial"/>
                    <w:sz w:val="24"/>
                  </w:rPr>
                </w:rPrChange>
              </w:rPr>
              <w:t>Discurso durante la Marcha a Washington por Trabajos y por la Libertad.</w:t>
            </w:r>
          </w:p>
        </w:tc>
      </w:tr>
    </w:tbl>
    <w:p w14:paraId="15155632" w14:textId="77777777" w:rsidR="00CD357F" w:rsidRPr="00A261C8" w:rsidRDefault="00CD357F" w:rsidP="00A85C40">
      <w:pPr>
        <w:spacing w:line="276" w:lineRule="auto"/>
        <w:jc w:val="both"/>
        <w:rPr>
          <w:rFonts w:ascii="Arial" w:hAnsi="Arial" w:cs="Arial"/>
          <w:sz w:val="24"/>
          <w:szCs w:val="24"/>
        </w:rPr>
      </w:pPr>
    </w:p>
    <w:p w14:paraId="3D3A0471" w14:textId="77777777" w:rsidR="003E5112" w:rsidRPr="00C027B4" w:rsidRDefault="003E5112">
      <w:pPr>
        <w:rPr>
          <w:rFonts w:ascii="Arial" w:hAnsi="Arial"/>
          <w:b/>
          <w:sz w:val="24"/>
          <w:rPrChange w:id="1589" w:author="Eugenia Arce Londoño" w:date="2015-10-01T08:28:00Z">
            <w:rPr>
              <w:rFonts w:ascii="Arial" w:hAnsi="Arial"/>
              <w:sz w:val="24"/>
            </w:rPr>
          </w:rPrChange>
        </w:rPr>
      </w:pPr>
      <w:r w:rsidRPr="00A261C8">
        <w:rPr>
          <w:rFonts w:ascii="Arial" w:hAnsi="Arial" w:cs="Arial"/>
          <w:sz w:val="24"/>
          <w:szCs w:val="24"/>
        </w:rPr>
        <w:br w:type="page"/>
      </w:r>
    </w:p>
    <w:p w14:paraId="70E0ECE9" w14:textId="77777777" w:rsidR="0058516C" w:rsidRPr="00A261C8" w:rsidRDefault="00A85C40" w:rsidP="00A85C40">
      <w:pPr>
        <w:spacing w:line="276" w:lineRule="auto"/>
        <w:rPr>
          <w:del w:id="1590" w:author="Eugenia Arce Londoño" w:date="2015-10-01T08:28:00Z"/>
          <w:rFonts w:ascii="Arial" w:hAnsi="Arial" w:cs="Arial"/>
          <w:sz w:val="24"/>
          <w:szCs w:val="24"/>
        </w:rPr>
      </w:pPr>
      <w:del w:id="1591" w:author="Eugenia Arce Londoño" w:date="2015-10-01T08:28:00Z">
        <w:r w:rsidRPr="00A261C8">
          <w:rPr>
            <w:rFonts w:ascii="Arial" w:hAnsi="Arial" w:cs="Arial"/>
            <w:sz w:val="24"/>
            <w:szCs w:val="24"/>
          </w:rPr>
          <w:lastRenderedPageBreak/>
          <w:delText xml:space="preserve">3.3 </w:delText>
        </w:r>
        <w:r w:rsidR="0058516C" w:rsidRPr="00A261C8">
          <w:rPr>
            <w:rFonts w:ascii="Arial" w:hAnsi="Arial" w:cs="Arial"/>
            <w:sz w:val="24"/>
            <w:szCs w:val="24"/>
          </w:rPr>
          <w:delText>Sistemas Políticos Democráticos.</w:delText>
        </w:r>
      </w:del>
    </w:p>
    <w:p w14:paraId="70887D09" w14:textId="597FB021" w:rsidR="0058516C" w:rsidRPr="00C027B4" w:rsidRDefault="00A85C40" w:rsidP="00A85C40">
      <w:pPr>
        <w:spacing w:line="276" w:lineRule="auto"/>
        <w:rPr>
          <w:ins w:id="1592" w:author="Eugenia Arce Londoño" w:date="2015-10-01T08:28:00Z"/>
          <w:rFonts w:ascii="Arial" w:hAnsi="Arial" w:cs="Arial"/>
          <w:b/>
          <w:sz w:val="24"/>
          <w:szCs w:val="24"/>
        </w:rPr>
      </w:pPr>
      <w:ins w:id="1593" w:author="Eugenia Arce Londoño" w:date="2015-10-01T08:28:00Z">
        <w:r w:rsidRPr="00C027B4">
          <w:rPr>
            <w:rFonts w:ascii="Arial" w:hAnsi="Arial" w:cs="Arial"/>
            <w:b/>
            <w:sz w:val="24"/>
            <w:szCs w:val="24"/>
          </w:rPr>
          <w:t xml:space="preserve">3.3 </w:t>
        </w:r>
        <w:r w:rsidR="00C027B4" w:rsidRPr="00C027B4">
          <w:rPr>
            <w:rFonts w:ascii="Arial" w:hAnsi="Arial" w:cs="Arial"/>
            <w:b/>
            <w:sz w:val="24"/>
            <w:szCs w:val="24"/>
          </w:rPr>
          <w:t>Los sistemas políticos democráticos</w:t>
        </w:r>
      </w:ins>
    </w:p>
    <w:p w14:paraId="3F31AD91" w14:textId="77777777" w:rsidR="0058516C" w:rsidRPr="00A261C8" w:rsidRDefault="0058516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166"/>
      </w:tblGrid>
      <w:tr w:rsidR="00DB526C" w:rsidRPr="00A261C8" w14:paraId="572D529C" w14:textId="77777777" w:rsidTr="00A558DC">
        <w:trPr>
          <w:trHeight w:val="224"/>
          <w:jc w:val="center"/>
        </w:trPr>
        <w:tc>
          <w:tcPr>
            <w:tcW w:w="6551" w:type="dxa"/>
            <w:gridSpan w:val="2"/>
            <w:shd w:val="clear" w:color="auto" w:fill="0D0D0D"/>
          </w:tcPr>
          <w:p w14:paraId="2C731D07" w14:textId="77777777" w:rsidR="00D32BA8" w:rsidRPr="00A261C8" w:rsidRDefault="00D32BA8"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7C62AAA6" w14:textId="77777777" w:rsidTr="00A558DC">
        <w:trPr>
          <w:trHeight w:val="215"/>
          <w:jc w:val="center"/>
        </w:trPr>
        <w:tc>
          <w:tcPr>
            <w:tcW w:w="2092" w:type="dxa"/>
          </w:tcPr>
          <w:p w14:paraId="00C705F0" w14:textId="77777777" w:rsidR="00D32BA8" w:rsidRPr="00A261C8" w:rsidRDefault="00D32BA8"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6E3B84CD" w14:textId="40979483" w:rsidR="00D32BA8" w:rsidRPr="00A261C8" w:rsidRDefault="00D32BA8"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DC2BB3" w:rsidRPr="00A261C8">
              <w:rPr>
                <w:rFonts w:ascii="Arial" w:eastAsia="Cambria" w:hAnsi="Arial" w:cs="Arial"/>
                <w:sz w:val="24"/>
                <w:szCs w:val="24"/>
              </w:rPr>
              <w:t>6</w:t>
            </w:r>
          </w:p>
        </w:tc>
      </w:tr>
      <w:tr w:rsidR="00DB526C" w:rsidRPr="00A261C8" w14:paraId="46EAE09D" w14:textId="77777777" w:rsidTr="00A558DC">
        <w:trPr>
          <w:trHeight w:val="215"/>
          <w:jc w:val="center"/>
        </w:trPr>
        <w:tc>
          <w:tcPr>
            <w:tcW w:w="2092" w:type="dxa"/>
          </w:tcPr>
          <w:p w14:paraId="7039A98C" w14:textId="77777777"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6F2A5AD0" w14:textId="0520932C"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sz w:val="24"/>
                <w:szCs w:val="24"/>
              </w:rPr>
              <w:t>La democracia</w:t>
            </w:r>
            <w:r w:rsidR="007042BD" w:rsidRPr="00A261C8">
              <w:rPr>
                <w:rFonts w:ascii="Arial" w:eastAsia="Cambria" w:hAnsi="Arial" w:cs="Arial"/>
                <w:sz w:val="24"/>
                <w:szCs w:val="24"/>
              </w:rPr>
              <w:t>: contra las autocracias.</w:t>
            </w:r>
          </w:p>
        </w:tc>
      </w:tr>
      <w:tr w:rsidR="00DB526C" w:rsidRPr="00A261C8" w14:paraId="1A2B0207" w14:textId="77777777" w:rsidTr="00A558DC">
        <w:trPr>
          <w:trHeight w:val="2688"/>
          <w:jc w:val="center"/>
        </w:trPr>
        <w:tc>
          <w:tcPr>
            <w:tcW w:w="2092" w:type="dxa"/>
          </w:tcPr>
          <w:p w14:paraId="3BB7B509" w14:textId="77777777"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4"/>
            </w:r>
            <w:r w:rsidRPr="00A261C8">
              <w:rPr>
                <w:rFonts w:ascii="Arial" w:eastAsia="Cambria" w:hAnsi="Arial" w:cs="Arial"/>
                <w:b/>
                <w:sz w:val="24"/>
                <w:szCs w:val="24"/>
              </w:rPr>
              <w:t>)</w:t>
            </w:r>
          </w:p>
        </w:tc>
        <w:tc>
          <w:tcPr>
            <w:tcW w:w="4459" w:type="dxa"/>
          </w:tcPr>
          <w:p w14:paraId="11A8F77C" w14:textId="039E7121" w:rsidR="00D32BA8" w:rsidRPr="00A261C8" w:rsidRDefault="007042BD"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9CB0C51" wp14:editId="39EABE7F">
                  <wp:extent cx="3138985" cy="2349270"/>
                  <wp:effectExtent l="0" t="0" r="4445" b="0"/>
                  <wp:docPr id="51" name="Imagen 51" descr="http://static0.planetasaber.com/encyclopedia/Data/Imagenes/FOTOS/000F9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atic0.planetasaber.com/encyclopedia/Data/Imagenes/FOTOS/000F9I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1086" cy="2350842"/>
                          </a:xfrm>
                          <a:prstGeom prst="rect">
                            <a:avLst/>
                          </a:prstGeom>
                          <a:noFill/>
                          <a:ln>
                            <a:noFill/>
                          </a:ln>
                        </pic:spPr>
                      </pic:pic>
                    </a:graphicData>
                  </a:graphic>
                </wp:inline>
              </w:drawing>
            </w:r>
          </w:p>
        </w:tc>
      </w:tr>
      <w:tr w:rsidR="00D32BA8" w:rsidRPr="00A261C8" w14:paraId="6140B93C" w14:textId="77777777" w:rsidTr="00A558DC">
        <w:trPr>
          <w:trHeight w:val="134"/>
          <w:jc w:val="center"/>
        </w:trPr>
        <w:tc>
          <w:tcPr>
            <w:tcW w:w="2092" w:type="dxa"/>
          </w:tcPr>
          <w:p w14:paraId="7EF97FEF" w14:textId="77777777"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4ADF946" w14:textId="7FEDA113" w:rsidR="00D32BA8" w:rsidRPr="00A261C8" w:rsidRDefault="00DC2BB3" w:rsidP="00C027B4">
            <w:pPr>
              <w:spacing w:line="276" w:lineRule="auto"/>
              <w:jc w:val="both"/>
              <w:rPr>
                <w:rFonts w:ascii="Arial" w:hAnsi="Arial" w:cs="Arial"/>
                <w:sz w:val="24"/>
                <w:szCs w:val="24"/>
              </w:rPr>
            </w:pPr>
            <w:r w:rsidRPr="00A261C8">
              <w:rPr>
                <w:rFonts w:ascii="Arial" w:eastAsia="Cambria" w:hAnsi="Arial" w:cs="Arial"/>
                <w:sz w:val="24"/>
                <w:szCs w:val="24"/>
              </w:rPr>
              <w:t xml:space="preserve">Una de las luchas democráticas más fuertes se vivió en </w:t>
            </w:r>
            <w:r w:rsidR="00C027B4">
              <w:rPr>
                <w:rFonts w:ascii="Arial" w:eastAsia="Cambria" w:hAnsi="Arial" w:cs="Arial"/>
                <w:sz w:val="24"/>
                <w:szCs w:val="24"/>
              </w:rPr>
              <w:t xml:space="preserve">el siglo </w:t>
            </w:r>
            <w:del w:id="1594" w:author="Eugenia Arce Londoño" w:date="2015-10-01T08:28:00Z">
              <w:r w:rsidRPr="00A261C8">
                <w:rPr>
                  <w:rFonts w:ascii="Arial" w:eastAsia="Cambria" w:hAnsi="Arial" w:cs="Arial"/>
                  <w:sz w:val="24"/>
                  <w:szCs w:val="24"/>
                </w:rPr>
                <w:delText xml:space="preserve">XIX y </w:delText>
              </w:r>
            </w:del>
            <w:r w:rsidRPr="00A261C8">
              <w:rPr>
                <w:rFonts w:ascii="Arial" w:eastAsia="Cambria" w:hAnsi="Arial" w:cs="Arial"/>
                <w:sz w:val="24"/>
                <w:szCs w:val="24"/>
              </w:rPr>
              <w:t>XX contra sistemas políticos autoritarios y totalitarios. En la imagen</w:t>
            </w:r>
            <w:ins w:id="1595" w:author="Eugenia Arce Londoño" w:date="2015-10-01T08:28:00Z">
              <w:r w:rsidR="00C027B4">
                <w:rPr>
                  <w:rFonts w:ascii="Arial" w:eastAsia="Cambria" w:hAnsi="Arial" w:cs="Arial"/>
                  <w:sz w:val="24"/>
                  <w:szCs w:val="24"/>
                </w:rPr>
                <w:t>,</w:t>
              </w:r>
            </w:ins>
            <w:r w:rsidRPr="00A261C8">
              <w:rPr>
                <w:rFonts w:ascii="Arial" w:eastAsia="Cambria" w:hAnsi="Arial" w:cs="Arial"/>
                <w:sz w:val="24"/>
                <w:szCs w:val="24"/>
              </w:rPr>
              <w:t xml:space="preserve"> Benito Mussolini y Adolf Hitler (en el centro), tras una reunión en el Fürherhaus (Munich, Alemania). Las ambiciones expansionistas de los dirigentes fascistas llevaron la inestabilidad a Europa que fue víctima de una nueva guerra.</w:t>
            </w:r>
          </w:p>
        </w:tc>
      </w:tr>
    </w:tbl>
    <w:p w14:paraId="4600EC39" w14:textId="77777777" w:rsidR="00D32BA8" w:rsidRPr="00A261C8" w:rsidRDefault="00D32BA8" w:rsidP="00A85C40">
      <w:pPr>
        <w:spacing w:line="276" w:lineRule="auto"/>
        <w:jc w:val="both"/>
        <w:rPr>
          <w:rFonts w:ascii="Arial" w:hAnsi="Arial" w:cs="Arial"/>
          <w:sz w:val="24"/>
          <w:szCs w:val="24"/>
        </w:rPr>
      </w:pPr>
    </w:p>
    <w:p w14:paraId="6FDC71B5" w14:textId="5A494E9C"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Se han propuesto </w:t>
      </w:r>
      <w:r w:rsidRPr="00C027B4">
        <w:rPr>
          <w:rFonts w:ascii="Arial" w:hAnsi="Arial"/>
          <w:sz w:val="24"/>
          <w:rPrChange w:id="1596" w:author="Eugenia Arce Londoño" w:date="2015-10-01T08:28:00Z">
            <w:rPr>
              <w:rFonts w:ascii="Arial" w:hAnsi="Arial"/>
              <w:b/>
              <w:sz w:val="24"/>
            </w:rPr>
          </w:rPrChange>
        </w:rPr>
        <w:t>diferentes</w:t>
      </w:r>
      <w:r w:rsidRPr="00A261C8">
        <w:rPr>
          <w:rFonts w:ascii="Arial" w:hAnsi="Arial" w:cs="Arial"/>
          <w:b/>
          <w:sz w:val="24"/>
          <w:szCs w:val="24"/>
        </w:rPr>
        <w:t xml:space="preserve"> enfoques</w:t>
      </w:r>
      <w:r w:rsidRPr="00A261C8">
        <w:rPr>
          <w:rFonts w:ascii="Arial" w:hAnsi="Arial" w:cs="Arial"/>
          <w:sz w:val="24"/>
          <w:szCs w:val="24"/>
        </w:rPr>
        <w:t xml:space="preserve"> para definir la esencia de la democracia. Unos hacen </w:t>
      </w:r>
      <w:r w:rsidRPr="00C027B4">
        <w:rPr>
          <w:rFonts w:ascii="Arial" w:hAnsi="Arial"/>
          <w:sz w:val="24"/>
          <w:rPrChange w:id="1597" w:author="Eugenia Arce Londoño" w:date="2015-10-01T08:28:00Z">
            <w:rPr>
              <w:rFonts w:ascii="Arial" w:hAnsi="Arial"/>
              <w:b/>
              <w:sz w:val="24"/>
            </w:rPr>
          </w:rPrChange>
        </w:rPr>
        <w:t>énfasis en las reglas y procedimientos</w:t>
      </w:r>
      <w:r w:rsidRPr="00C027B4">
        <w:rPr>
          <w:rFonts w:ascii="Arial" w:hAnsi="Arial" w:cs="Arial"/>
          <w:sz w:val="24"/>
          <w:szCs w:val="24"/>
        </w:rPr>
        <w:t xml:space="preserve"> para</w:t>
      </w:r>
      <w:r w:rsidRPr="00A261C8">
        <w:rPr>
          <w:rFonts w:ascii="Arial" w:hAnsi="Arial" w:cs="Arial"/>
          <w:sz w:val="24"/>
          <w:szCs w:val="24"/>
        </w:rPr>
        <w:t xml:space="preserve"> su funcionamiento. Se denominan enfoques de la </w:t>
      </w:r>
      <w:r w:rsidRPr="00C027B4">
        <w:rPr>
          <w:rFonts w:ascii="Arial" w:hAnsi="Arial"/>
          <w:b/>
          <w:sz w:val="24"/>
          <w:rPrChange w:id="1598" w:author="Eugenia Arce Londoño" w:date="2015-10-01T08:28:00Z">
            <w:rPr>
              <w:rFonts w:ascii="Arial" w:hAnsi="Arial"/>
              <w:sz w:val="24"/>
            </w:rPr>
          </w:rPrChange>
        </w:rPr>
        <w:t>democracia formal</w:t>
      </w:r>
      <w:r w:rsidRPr="00A261C8">
        <w:rPr>
          <w:rFonts w:ascii="Arial" w:hAnsi="Arial" w:cs="Arial"/>
          <w:sz w:val="24"/>
          <w:szCs w:val="24"/>
        </w:rPr>
        <w:t>. Otros</w:t>
      </w:r>
      <w:ins w:id="1599" w:author="Eugenia Arce Londoño" w:date="2015-10-01T08:28:00Z">
        <w:r w:rsidR="00C027B4">
          <w:rPr>
            <w:rFonts w:ascii="Arial" w:hAnsi="Arial" w:cs="Arial"/>
            <w:sz w:val="24"/>
            <w:szCs w:val="24"/>
          </w:rPr>
          <w:t>,</w:t>
        </w:r>
      </w:ins>
      <w:r w:rsidRPr="00A261C8">
        <w:rPr>
          <w:rFonts w:ascii="Arial" w:hAnsi="Arial" w:cs="Arial"/>
          <w:sz w:val="24"/>
          <w:szCs w:val="24"/>
        </w:rPr>
        <w:t xml:space="preserve"> más que </w:t>
      </w:r>
      <w:r w:rsidR="006C2FE5" w:rsidRPr="00A261C8">
        <w:rPr>
          <w:rFonts w:ascii="Arial" w:hAnsi="Arial" w:cs="Arial"/>
          <w:sz w:val="24"/>
          <w:szCs w:val="24"/>
        </w:rPr>
        <w:t xml:space="preserve">en </w:t>
      </w:r>
      <w:r w:rsidR="00C027B4">
        <w:rPr>
          <w:rFonts w:ascii="Arial" w:hAnsi="Arial" w:cs="Arial"/>
          <w:sz w:val="24"/>
          <w:szCs w:val="24"/>
        </w:rPr>
        <w:t>las formas de participación</w:t>
      </w:r>
      <w:del w:id="1600" w:author="Eugenia Arce Londoño" w:date="2015-10-01T08:28:00Z">
        <w:r w:rsidRPr="00A261C8">
          <w:rPr>
            <w:rFonts w:ascii="Arial" w:hAnsi="Arial" w:cs="Arial"/>
            <w:sz w:val="24"/>
            <w:szCs w:val="24"/>
          </w:rPr>
          <w:delText>,</w:delText>
        </w:r>
      </w:del>
      <w:r w:rsidRPr="00A261C8">
        <w:rPr>
          <w:rFonts w:ascii="Arial" w:hAnsi="Arial" w:cs="Arial"/>
          <w:sz w:val="24"/>
          <w:szCs w:val="24"/>
        </w:rPr>
        <w:t xml:space="preserve"> ligadas a las elecciones y los partidos, hacen hincapié </w:t>
      </w:r>
      <w:r w:rsidRPr="00C027B4">
        <w:rPr>
          <w:rFonts w:ascii="Arial" w:hAnsi="Arial"/>
          <w:sz w:val="24"/>
          <w:rPrChange w:id="1601" w:author="Eugenia Arce Londoño" w:date="2015-10-01T08:28:00Z">
            <w:rPr>
              <w:rFonts w:ascii="Arial" w:hAnsi="Arial"/>
              <w:b/>
              <w:sz w:val="24"/>
            </w:rPr>
          </w:rPrChange>
        </w:rPr>
        <w:t>en los contenidos que regula la democracia</w:t>
      </w:r>
      <w:r w:rsidRPr="00C027B4">
        <w:rPr>
          <w:rFonts w:ascii="Arial" w:hAnsi="Arial" w:cs="Arial"/>
          <w:sz w:val="24"/>
          <w:szCs w:val="24"/>
        </w:rPr>
        <w:t xml:space="preserve">. En especial los relacionados </w:t>
      </w:r>
      <w:r w:rsidRPr="00A261C8">
        <w:rPr>
          <w:rFonts w:ascii="Arial" w:hAnsi="Arial" w:cs="Arial"/>
          <w:sz w:val="24"/>
          <w:szCs w:val="24"/>
        </w:rPr>
        <w:t xml:space="preserve">con los </w:t>
      </w:r>
      <w:r w:rsidRPr="00A261C8">
        <w:rPr>
          <w:rFonts w:ascii="Arial" w:hAnsi="Arial" w:cs="Arial"/>
          <w:b/>
          <w:sz w:val="24"/>
          <w:szCs w:val="24"/>
        </w:rPr>
        <w:t>valores, principios y derechos</w:t>
      </w:r>
      <w:r w:rsidRPr="00A261C8">
        <w:rPr>
          <w:rFonts w:ascii="Arial" w:hAnsi="Arial" w:cs="Arial"/>
          <w:sz w:val="24"/>
          <w:szCs w:val="24"/>
        </w:rPr>
        <w:t xml:space="preserve"> que se consagran y garantizan para establecer un </w:t>
      </w:r>
      <w:r w:rsidRPr="00A261C8">
        <w:rPr>
          <w:rFonts w:ascii="Arial" w:hAnsi="Arial" w:cs="Arial"/>
          <w:b/>
          <w:sz w:val="24"/>
          <w:szCs w:val="24"/>
        </w:rPr>
        <w:t>orden social, económico y político justo</w:t>
      </w:r>
      <w:r w:rsidR="00CD357F" w:rsidRPr="00A261C8">
        <w:rPr>
          <w:rFonts w:ascii="Arial" w:hAnsi="Arial" w:cs="Arial"/>
          <w:sz w:val="24"/>
          <w:szCs w:val="24"/>
        </w:rPr>
        <w:t>.</w:t>
      </w:r>
    </w:p>
    <w:p w14:paraId="77032B61" w14:textId="77777777" w:rsidR="0058516C" w:rsidRPr="00A261C8" w:rsidRDefault="0058516C" w:rsidP="00A85C40">
      <w:pPr>
        <w:spacing w:line="276" w:lineRule="auto"/>
        <w:jc w:val="both"/>
        <w:rPr>
          <w:rFonts w:ascii="Arial" w:hAnsi="Arial" w:cs="Arial"/>
          <w:sz w:val="24"/>
          <w:szCs w:val="24"/>
        </w:rPr>
      </w:pPr>
    </w:p>
    <w:p w14:paraId="4FA4278A" w14:textId="77777777"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elementos</w:t>
      </w:r>
      <w:r w:rsidRPr="00A261C8">
        <w:rPr>
          <w:rFonts w:ascii="Arial" w:hAnsi="Arial" w:cs="Arial"/>
          <w:sz w:val="24"/>
          <w:szCs w:val="24"/>
        </w:rPr>
        <w:t xml:space="preserve"> que caracterizan estos </w:t>
      </w:r>
      <w:r w:rsidRPr="00A261C8">
        <w:rPr>
          <w:rFonts w:ascii="Arial" w:hAnsi="Arial" w:cs="Arial"/>
          <w:b/>
          <w:sz w:val="24"/>
          <w:szCs w:val="24"/>
        </w:rPr>
        <w:t>sistemas políticos</w:t>
      </w:r>
      <w:r w:rsidRPr="00A261C8">
        <w:rPr>
          <w:rFonts w:ascii="Arial" w:hAnsi="Arial" w:cs="Arial"/>
          <w:sz w:val="24"/>
          <w:szCs w:val="24"/>
        </w:rPr>
        <w:t xml:space="preserve"> en relación con el </w:t>
      </w:r>
      <w:r w:rsidRPr="00A261C8">
        <w:rPr>
          <w:rFonts w:ascii="Arial" w:hAnsi="Arial" w:cs="Arial"/>
          <w:b/>
          <w:sz w:val="24"/>
          <w:szCs w:val="24"/>
        </w:rPr>
        <w:t>ejercicio del poder y la convivencia pacífica</w:t>
      </w:r>
      <w:r w:rsidRPr="00A261C8">
        <w:rPr>
          <w:rFonts w:ascii="Arial" w:hAnsi="Arial" w:cs="Arial"/>
          <w:sz w:val="24"/>
          <w:szCs w:val="24"/>
        </w:rPr>
        <w:t xml:space="preserve"> son:</w:t>
      </w:r>
    </w:p>
    <w:p w14:paraId="678DCA59" w14:textId="77777777" w:rsidR="0058516C" w:rsidRPr="00A261C8" w:rsidRDefault="0058516C" w:rsidP="00A85C40">
      <w:pPr>
        <w:spacing w:line="276" w:lineRule="auto"/>
        <w:jc w:val="both"/>
        <w:rPr>
          <w:rFonts w:ascii="Arial" w:hAnsi="Arial" w:cs="Arial"/>
          <w:sz w:val="24"/>
          <w:szCs w:val="24"/>
        </w:rPr>
      </w:pPr>
    </w:p>
    <w:p w14:paraId="3227C613" w14:textId="1D30A70C" w:rsidR="00374978" w:rsidRPr="00A261C8" w:rsidRDefault="00374978" w:rsidP="00A85C40">
      <w:pPr>
        <w:pStyle w:val="Prrafodelista"/>
        <w:numPr>
          <w:ilvl w:val="0"/>
          <w:numId w:val="25"/>
        </w:numPr>
        <w:spacing w:line="276" w:lineRule="auto"/>
        <w:jc w:val="both"/>
        <w:rPr>
          <w:rFonts w:ascii="Arial" w:hAnsi="Arial" w:cs="Arial"/>
          <w:sz w:val="24"/>
          <w:szCs w:val="24"/>
        </w:rPr>
      </w:pPr>
      <w:del w:id="1602" w:author="Eugenia Arce Londoño" w:date="2015-10-01T08:28:00Z">
        <w:r w:rsidRPr="00A261C8">
          <w:rPr>
            <w:rFonts w:ascii="Arial" w:hAnsi="Arial" w:cs="Arial"/>
            <w:sz w:val="24"/>
            <w:szCs w:val="24"/>
          </w:rPr>
          <w:delText>CONSAGRACIÓN CONSTITUCIONAL</w:delText>
        </w:r>
      </w:del>
      <w:ins w:id="1603" w:author="Eugenia Arce Londoño" w:date="2015-10-01T08:28:00Z">
        <w:r w:rsidR="00C027B4">
          <w:rPr>
            <w:rFonts w:ascii="Arial" w:hAnsi="Arial" w:cs="Arial"/>
            <w:sz w:val="24"/>
            <w:szCs w:val="24"/>
          </w:rPr>
          <w:t xml:space="preserve">La </w:t>
        </w:r>
        <w:r w:rsidR="00C027B4">
          <w:rPr>
            <w:rFonts w:ascii="Arial" w:hAnsi="Arial" w:cs="Arial"/>
            <w:b/>
            <w:sz w:val="24"/>
            <w:szCs w:val="24"/>
          </w:rPr>
          <w:t>consagración constitucional</w:t>
        </w:r>
      </w:ins>
      <w:r w:rsidR="00C027B4">
        <w:rPr>
          <w:rFonts w:ascii="Arial" w:hAnsi="Arial"/>
          <w:b/>
          <w:sz w:val="24"/>
          <w:rPrChange w:id="1604" w:author="Eugenia Arce Londoño" w:date="2015-10-01T08:28:00Z">
            <w:rPr>
              <w:rFonts w:ascii="Arial" w:hAnsi="Arial"/>
              <w:sz w:val="24"/>
            </w:rPr>
          </w:rPrChange>
        </w:rPr>
        <w:t xml:space="preserve"> </w:t>
      </w:r>
      <w:r w:rsidR="0058516C" w:rsidRPr="00A261C8">
        <w:rPr>
          <w:rFonts w:ascii="Arial" w:hAnsi="Arial" w:cs="Arial"/>
          <w:sz w:val="24"/>
          <w:szCs w:val="24"/>
        </w:rPr>
        <w:t xml:space="preserve">y garantía efectiva de los </w:t>
      </w:r>
      <w:r w:rsidR="0058516C" w:rsidRPr="00A261C8">
        <w:rPr>
          <w:rFonts w:ascii="Arial" w:hAnsi="Arial" w:cs="Arial"/>
          <w:b/>
          <w:sz w:val="24"/>
          <w:szCs w:val="24"/>
        </w:rPr>
        <w:t>valores</w:t>
      </w:r>
      <w:r w:rsidR="0058516C" w:rsidRPr="00A261C8">
        <w:rPr>
          <w:rFonts w:ascii="Arial" w:hAnsi="Arial" w:cs="Arial"/>
          <w:sz w:val="24"/>
          <w:szCs w:val="24"/>
        </w:rPr>
        <w:t xml:space="preserve"> (libertad, igua</w:t>
      </w:r>
      <w:r w:rsidRPr="00A261C8">
        <w:rPr>
          <w:rFonts w:ascii="Arial" w:hAnsi="Arial" w:cs="Arial"/>
          <w:sz w:val="24"/>
          <w:szCs w:val="24"/>
        </w:rPr>
        <w:t xml:space="preserve">ldad, pluralismo, tolerancia), los </w:t>
      </w:r>
      <w:r w:rsidR="0058516C" w:rsidRPr="00A261C8">
        <w:rPr>
          <w:rFonts w:ascii="Arial" w:hAnsi="Arial" w:cs="Arial"/>
          <w:b/>
          <w:sz w:val="24"/>
          <w:szCs w:val="24"/>
        </w:rPr>
        <w:t>principios democráticos</w:t>
      </w:r>
      <w:r w:rsidR="0058516C" w:rsidRPr="00A261C8">
        <w:rPr>
          <w:rFonts w:ascii="Arial" w:hAnsi="Arial" w:cs="Arial"/>
          <w:sz w:val="24"/>
          <w:szCs w:val="24"/>
        </w:rPr>
        <w:t xml:space="preserve"> (respeto a los derechos, autodeterminación de los pueblos) y los d</w:t>
      </w:r>
      <w:r w:rsidR="0058516C" w:rsidRPr="00A261C8">
        <w:rPr>
          <w:rFonts w:ascii="Arial" w:hAnsi="Arial" w:cs="Arial"/>
          <w:b/>
          <w:sz w:val="24"/>
          <w:szCs w:val="24"/>
        </w:rPr>
        <w:t>erechos humanos</w:t>
      </w:r>
      <w:r w:rsidR="0058516C" w:rsidRPr="00A261C8">
        <w:rPr>
          <w:rFonts w:ascii="Arial" w:hAnsi="Arial" w:cs="Arial"/>
          <w:sz w:val="24"/>
          <w:szCs w:val="24"/>
        </w:rPr>
        <w:t xml:space="preserve"> (civiles, políticos, sociales, económicos y culturales). </w:t>
      </w:r>
      <w:del w:id="1605" w:author="Eugenia Arce Londoño" w:date="2015-10-01T08:28:00Z">
        <w:r w:rsidR="0058516C" w:rsidRPr="00A261C8">
          <w:rPr>
            <w:rFonts w:ascii="Arial" w:hAnsi="Arial" w:cs="Arial"/>
            <w:sz w:val="24"/>
            <w:szCs w:val="24"/>
          </w:rPr>
          <w:delText>Lo que</w:delText>
        </w:r>
      </w:del>
      <w:ins w:id="1606" w:author="Eugenia Arce Londoño" w:date="2015-10-01T08:28:00Z">
        <w:r w:rsidR="002817CD">
          <w:rPr>
            <w:rFonts w:ascii="Arial" w:hAnsi="Arial" w:cs="Arial"/>
            <w:sz w:val="24"/>
            <w:szCs w:val="24"/>
          </w:rPr>
          <w:t>Esa consagración constitucional</w:t>
        </w:r>
      </w:ins>
      <w:r w:rsidR="002817CD">
        <w:rPr>
          <w:rFonts w:ascii="Arial" w:hAnsi="Arial" w:cs="Arial"/>
          <w:sz w:val="24"/>
          <w:szCs w:val="24"/>
        </w:rPr>
        <w:t xml:space="preserve"> </w:t>
      </w:r>
      <w:r w:rsidR="0058516C" w:rsidRPr="00A261C8">
        <w:rPr>
          <w:rFonts w:ascii="Arial" w:hAnsi="Arial" w:cs="Arial"/>
          <w:sz w:val="24"/>
          <w:szCs w:val="24"/>
        </w:rPr>
        <w:t xml:space="preserve">se sustenta en la </w:t>
      </w:r>
      <w:r w:rsidR="0058516C" w:rsidRPr="00A261C8">
        <w:rPr>
          <w:rFonts w:ascii="Arial" w:hAnsi="Arial" w:cs="Arial"/>
          <w:b/>
          <w:sz w:val="24"/>
          <w:szCs w:val="24"/>
        </w:rPr>
        <w:t>dignidad humana</w:t>
      </w:r>
      <w:r w:rsidR="0058516C" w:rsidRPr="00A261C8">
        <w:rPr>
          <w:rFonts w:ascii="Arial" w:hAnsi="Arial" w:cs="Arial"/>
          <w:sz w:val="24"/>
          <w:szCs w:val="24"/>
        </w:rPr>
        <w:t xml:space="preserve"> como fuente de </w:t>
      </w:r>
      <w:r w:rsidR="0058516C" w:rsidRPr="00A261C8">
        <w:rPr>
          <w:rFonts w:ascii="Arial" w:hAnsi="Arial" w:cs="Arial"/>
          <w:b/>
          <w:sz w:val="24"/>
          <w:szCs w:val="24"/>
        </w:rPr>
        <w:t>legitimidad política</w:t>
      </w:r>
      <w:r w:rsidR="0058516C" w:rsidRPr="00A261C8">
        <w:rPr>
          <w:rFonts w:ascii="Arial" w:hAnsi="Arial" w:cs="Arial"/>
          <w:sz w:val="24"/>
          <w:szCs w:val="24"/>
        </w:rPr>
        <w:t xml:space="preserve"> y en su protección como </w:t>
      </w:r>
      <w:r w:rsidR="0058516C" w:rsidRPr="002817CD">
        <w:rPr>
          <w:rFonts w:ascii="Arial" w:hAnsi="Arial"/>
          <w:sz w:val="24"/>
          <w:rPrChange w:id="1607" w:author="Eugenia Arce Londoño" w:date="2015-10-01T08:28:00Z">
            <w:rPr>
              <w:rFonts w:ascii="Arial" w:hAnsi="Arial"/>
              <w:b/>
              <w:sz w:val="24"/>
            </w:rPr>
          </w:rPrChange>
        </w:rPr>
        <w:t>tarea esencial del Estado</w:t>
      </w:r>
      <w:r w:rsidR="0058516C" w:rsidRPr="002817CD">
        <w:rPr>
          <w:rFonts w:ascii="Arial" w:hAnsi="Arial" w:cs="Arial"/>
          <w:sz w:val="24"/>
          <w:szCs w:val="24"/>
        </w:rPr>
        <w:t xml:space="preserve"> y</w:t>
      </w:r>
      <w:r w:rsidR="0058516C" w:rsidRPr="00A261C8">
        <w:rPr>
          <w:rFonts w:ascii="Arial" w:hAnsi="Arial" w:cs="Arial"/>
          <w:sz w:val="24"/>
          <w:szCs w:val="24"/>
        </w:rPr>
        <w:t xml:space="preserve"> </w:t>
      </w:r>
      <w:del w:id="1608" w:author="Eugenia Arce Londoño" w:date="2015-10-01T08:28:00Z">
        <w:r w:rsidR="0058516C" w:rsidRPr="00A261C8">
          <w:rPr>
            <w:rFonts w:ascii="Arial" w:hAnsi="Arial" w:cs="Arial"/>
            <w:sz w:val="24"/>
            <w:szCs w:val="24"/>
          </w:rPr>
          <w:delText>fundamentos</w:delText>
        </w:r>
      </w:del>
      <w:ins w:id="1609" w:author="Eugenia Arce Londoño" w:date="2015-10-01T08:28:00Z">
        <w:r w:rsidR="0058516C" w:rsidRPr="00A261C8">
          <w:rPr>
            <w:rFonts w:ascii="Arial" w:hAnsi="Arial" w:cs="Arial"/>
            <w:sz w:val="24"/>
            <w:szCs w:val="24"/>
          </w:rPr>
          <w:t>fundame</w:t>
        </w:r>
        <w:r w:rsidR="002817CD">
          <w:rPr>
            <w:rFonts w:ascii="Arial" w:hAnsi="Arial" w:cs="Arial"/>
            <w:sz w:val="24"/>
            <w:szCs w:val="24"/>
          </w:rPr>
          <w:t>nto</w:t>
        </w:r>
      </w:ins>
      <w:r w:rsidR="0058516C" w:rsidRPr="00A261C8">
        <w:rPr>
          <w:rFonts w:ascii="Arial" w:hAnsi="Arial" w:cs="Arial"/>
          <w:sz w:val="24"/>
          <w:szCs w:val="24"/>
        </w:rPr>
        <w:t xml:space="preserve"> de la </w:t>
      </w:r>
      <w:r w:rsidR="0058516C" w:rsidRPr="00A261C8">
        <w:rPr>
          <w:rFonts w:ascii="Arial" w:hAnsi="Arial" w:cs="Arial"/>
          <w:b/>
          <w:sz w:val="24"/>
          <w:szCs w:val="24"/>
        </w:rPr>
        <w:t>acción política</w:t>
      </w:r>
      <w:r w:rsidR="0058516C" w:rsidRPr="00A261C8">
        <w:rPr>
          <w:rFonts w:ascii="Arial" w:hAnsi="Arial" w:cs="Arial"/>
          <w:sz w:val="24"/>
          <w:szCs w:val="24"/>
        </w:rPr>
        <w:t>. De la misma forma</w:t>
      </w:r>
      <w:ins w:id="1610" w:author="Eugenia Arce Londoño" w:date="2015-10-01T08:28:00Z">
        <w:r w:rsidR="002817CD">
          <w:rPr>
            <w:rFonts w:ascii="Arial" w:hAnsi="Arial" w:cs="Arial"/>
            <w:sz w:val="24"/>
            <w:szCs w:val="24"/>
          </w:rPr>
          <w:t>, se sustentan</w:t>
        </w:r>
      </w:ins>
      <w:r w:rsidR="0058516C" w:rsidRPr="00A261C8">
        <w:rPr>
          <w:rFonts w:ascii="Arial" w:hAnsi="Arial" w:cs="Arial"/>
          <w:sz w:val="24"/>
          <w:szCs w:val="24"/>
        </w:rPr>
        <w:t xml:space="preserve"> en la </w:t>
      </w:r>
      <w:r w:rsidR="0058516C" w:rsidRPr="00A261C8">
        <w:rPr>
          <w:rFonts w:ascii="Arial" w:hAnsi="Arial" w:cs="Arial"/>
          <w:b/>
          <w:sz w:val="24"/>
          <w:szCs w:val="24"/>
        </w:rPr>
        <w:t>defensa</w:t>
      </w:r>
      <w:r w:rsidR="0058516C" w:rsidRPr="00A261C8">
        <w:rPr>
          <w:rFonts w:ascii="Arial" w:hAnsi="Arial" w:cs="Arial"/>
          <w:sz w:val="24"/>
          <w:szCs w:val="24"/>
        </w:rPr>
        <w:t xml:space="preserve"> de las </w:t>
      </w:r>
      <w:r w:rsidR="0058516C" w:rsidRPr="00A261C8">
        <w:rPr>
          <w:rFonts w:ascii="Arial" w:hAnsi="Arial" w:cs="Arial"/>
          <w:b/>
          <w:sz w:val="24"/>
          <w:szCs w:val="24"/>
        </w:rPr>
        <w:t>minorías</w:t>
      </w:r>
      <w:r w:rsidR="0058516C" w:rsidRPr="00A261C8">
        <w:rPr>
          <w:rFonts w:ascii="Arial" w:hAnsi="Arial" w:cs="Arial"/>
          <w:sz w:val="24"/>
          <w:szCs w:val="24"/>
        </w:rPr>
        <w:t xml:space="preserve"> ante las posibilidades de </w:t>
      </w:r>
      <w:r w:rsidR="0058516C" w:rsidRPr="002817CD">
        <w:rPr>
          <w:rFonts w:ascii="Arial" w:hAnsi="Arial"/>
          <w:sz w:val="24"/>
          <w:rPrChange w:id="1611" w:author="Eugenia Arce Londoño" w:date="2015-10-01T08:28:00Z">
            <w:rPr>
              <w:rFonts w:ascii="Arial" w:hAnsi="Arial"/>
              <w:b/>
              <w:sz w:val="24"/>
            </w:rPr>
          </w:rPrChange>
        </w:rPr>
        <w:t>exclusión política</w:t>
      </w:r>
      <w:r w:rsidR="0058516C" w:rsidRPr="00A261C8">
        <w:rPr>
          <w:rFonts w:ascii="Arial" w:hAnsi="Arial" w:cs="Arial"/>
          <w:b/>
          <w:sz w:val="24"/>
          <w:szCs w:val="24"/>
        </w:rPr>
        <w:t xml:space="preserve"> </w:t>
      </w:r>
      <w:r w:rsidRPr="00A261C8">
        <w:rPr>
          <w:rFonts w:ascii="Arial" w:hAnsi="Arial" w:cs="Arial"/>
          <w:b/>
          <w:sz w:val="24"/>
          <w:szCs w:val="24"/>
        </w:rPr>
        <w:t>(despotismo)</w:t>
      </w:r>
      <w:r w:rsidRPr="002817CD">
        <w:rPr>
          <w:rFonts w:ascii="Arial" w:hAnsi="Arial"/>
          <w:sz w:val="24"/>
          <w:rPrChange w:id="1612" w:author="Eugenia Arce Londoño" w:date="2015-10-01T08:28:00Z">
            <w:rPr>
              <w:rFonts w:ascii="Arial" w:hAnsi="Arial"/>
              <w:b/>
              <w:sz w:val="24"/>
            </w:rPr>
          </w:rPrChange>
        </w:rPr>
        <w:t xml:space="preserve"> </w:t>
      </w:r>
      <w:r w:rsidR="0058516C" w:rsidRPr="002817CD">
        <w:rPr>
          <w:rFonts w:ascii="Arial" w:hAnsi="Arial"/>
          <w:sz w:val="24"/>
          <w:rPrChange w:id="1613" w:author="Eugenia Arce Londoño" w:date="2015-10-01T08:28:00Z">
            <w:rPr>
              <w:rFonts w:ascii="Arial" w:hAnsi="Arial"/>
              <w:b/>
              <w:sz w:val="24"/>
            </w:rPr>
          </w:rPrChange>
        </w:rPr>
        <w:t>y social</w:t>
      </w:r>
      <w:r w:rsidRPr="002817CD">
        <w:rPr>
          <w:rFonts w:ascii="Arial" w:hAnsi="Arial"/>
          <w:sz w:val="24"/>
          <w:rPrChange w:id="1614" w:author="Eugenia Arce Londoño" w:date="2015-10-01T08:28:00Z">
            <w:rPr>
              <w:rFonts w:ascii="Arial" w:hAnsi="Arial"/>
              <w:b/>
              <w:sz w:val="24"/>
            </w:rPr>
          </w:rPrChange>
        </w:rPr>
        <w:t xml:space="preserve"> </w:t>
      </w:r>
      <w:r w:rsidRPr="00A261C8">
        <w:rPr>
          <w:rFonts w:ascii="Arial" w:hAnsi="Arial" w:cs="Arial"/>
          <w:b/>
          <w:sz w:val="24"/>
          <w:szCs w:val="24"/>
        </w:rPr>
        <w:t>(oligarquia</w:t>
      </w:r>
      <w:del w:id="1615" w:author="Eugenia Arce Londoño" w:date="2015-10-01T08:28:00Z">
        <w:r w:rsidRPr="00A261C8">
          <w:rPr>
            <w:rFonts w:ascii="Arial" w:hAnsi="Arial" w:cs="Arial"/>
            <w:b/>
            <w:sz w:val="24"/>
            <w:szCs w:val="24"/>
          </w:rPr>
          <w:delText>)</w:delText>
        </w:r>
        <w:r w:rsidR="0058516C" w:rsidRPr="00A261C8">
          <w:rPr>
            <w:rFonts w:ascii="Arial" w:hAnsi="Arial" w:cs="Arial"/>
            <w:sz w:val="24"/>
            <w:szCs w:val="24"/>
          </w:rPr>
          <w:delText>;</w:delText>
        </w:r>
      </w:del>
      <w:ins w:id="1616" w:author="Eugenia Arce Londoño" w:date="2015-10-01T08:28:00Z">
        <w:r w:rsidRPr="00A261C8">
          <w:rPr>
            <w:rFonts w:ascii="Arial" w:hAnsi="Arial" w:cs="Arial"/>
            <w:b/>
            <w:sz w:val="24"/>
            <w:szCs w:val="24"/>
          </w:rPr>
          <w:t>)</w:t>
        </w:r>
        <w:r w:rsidR="002817CD">
          <w:rPr>
            <w:rFonts w:ascii="Arial" w:hAnsi="Arial" w:cs="Arial"/>
            <w:sz w:val="24"/>
            <w:szCs w:val="24"/>
          </w:rPr>
          <w:t>.</w:t>
        </w:r>
      </w:ins>
    </w:p>
    <w:p w14:paraId="3B66D991" w14:textId="77777777" w:rsidR="00374978" w:rsidRPr="00A261C8" w:rsidRDefault="00374978" w:rsidP="00374978">
      <w:pPr>
        <w:pStyle w:val="Prrafodelista"/>
        <w:spacing w:line="276" w:lineRule="auto"/>
        <w:jc w:val="both"/>
        <w:rPr>
          <w:rFonts w:ascii="Arial" w:hAnsi="Arial" w:cs="Arial"/>
          <w:sz w:val="24"/>
          <w:szCs w:val="24"/>
        </w:rPr>
      </w:pPr>
    </w:p>
    <w:p w14:paraId="74AA99CB" w14:textId="6CFBC69D" w:rsidR="00374978" w:rsidRPr="00A261C8" w:rsidRDefault="00374978" w:rsidP="00A85C40">
      <w:pPr>
        <w:pStyle w:val="Prrafodelista"/>
        <w:numPr>
          <w:ilvl w:val="0"/>
          <w:numId w:val="25"/>
        </w:numPr>
        <w:spacing w:line="276" w:lineRule="auto"/>
        <w:jc w:val="both"/>
        <w:rPr>
          <w:rFonts w:ascii="Arial" w:hAnsi="Arial" w:cs="Arial"/>
          <w:sz w:val="24"/>
          <w:szCs w:val="24"/>
        </w:rPr>
      </w:pPr>
      <w:del w:id="1617" w:author="Eugenia Arce Londoño" w:date="2015-10-01T08:28:00Z">
        <w:r w:rsidRPr="00A261C8">
          <w:rPr>
            <w:rFonts w:ascii="Arial" w:hAnsi="Arial" w:cs="Arial"/>
            <w:sz w:val="24"/>
            <w:szCs w:val="24"/>
          </w:rPr>
          <w:delText>CONSAGRACIÓN CONSTITUCIONAL</w:delText>
        </w:r>
      </w:del>
      <w:ins w:id="1618" w:author="Eugenia Arce Londoño" w:date="2015-10-01T08:28:00Z">
        <w:r w:rsidR="002817CD">
          <w:rPr>
            <w:rFonts w:ascii="Arial" w:hAnsi="Arial" w:cs="Arial"/>
            <w:sz w:val="24"/>
            <w:szCs w:val="24"/>
          </w:rPr>
          <w:t>La consagración constitucional</w:t>
        </w:r>
      </w:ins>
      <w:r w:rsidR="002817CD">
        <w:rPr>
          <w:rFonts w:ascii="Arial" w:hAnsi="Arial" w:cs="Arial"/>
          <w:sz w:val="24"/>
          <w:szCs w:val="24"/>
        </w:rPr>
        <w:t xml:space="preserve"> </w:t>
      </w:r>
      <w:r w:rsidR="0058516C" w:rsidRPr="00A261C8">
        <w:rPr>
          <w:rFonts w:ascii="Arial" w:hAnsi="Arial" w:cs="Arial"/>
          <w:sz w:val="24"/>
          <w:szCs w:val="24"/>
        </w:rPr>
        <w:t xml:space="preserve">de la </w:t>
      </w:r>
      <w:r w:rsidR="0058516C" w:rsidRPr="00A261C8">
        <w:rPr>
          <w:rFonts w:ascii="Arial" w:hAnsi="Arial" w:cs="Arial"/>
          <w:b/>
          <w:sz w:val="24"/>
          <w:szCs w:val="24"/>
        </w:rPr>
        <w:t>soberanía popular</w:t>
      </w:r>
      <w:r w:rsidR="0058516C" w:rsidRPr="00A261C8">
        <w:rPr>
          <w:rFonts w:ascii="Arial" w:hAnsi="Arial" w:cs="Arial"/>
          <w:sz w:val="24"/>
          <w:szCs w:val="24"/>
        </w:rPr>
        <w:t xml:space="preserve"> como principio fundamental para la </w:t>
      </w:r>
      <w:r w:rsidR="0058516C" w:rsidRPr="00A261C8">
        <w:rPr>
          <w:rFonts w:ascii="Arial" w:hAnsi="Arial" w:cs="Arial"/>
          <w:b/>
          <w:sz w:val="24"/>
          <w:szCs w:val="24"/>
        </w:rPr>
        <w:t>conformación, ejercicio y control del poder</w:t>
      </w:r>
      <w:r w:rsidR="0058516C" w:rsidRPr="00A261C8">
        <w:rPr>
          <w:rFonts w:ascii="Arial" w:hAnsi="Arial" w:cs="Arial"/>
          <w:sz w:val="24"/>
          <w:szCs w:val="24"/>
        </w:rPr>
        <w:t xml:space="preserve"> </w:t>
      </w:r>
      <w:r w:rsidR="0058516C" w:rsidRPr="00A261C8">
        <w:rPr>
          <w:rFonts w:ascii="Arial" w:hAnsi="Arial" w:cs="Arial"/>
          <w:b/>
          <w:sz w:val="24"/>
          <w:szCs w:val="24"/>
        </w:rPr>
        <w:t xml:space="preserve">político, </w:t>
      </w:r>
      <w:ins w:id="1619" w:author="Eugenia Arce Londoño" w:date="2015-10-01T08:28:00Z">
        <w:r w:rsidR="002817CD">
          <w:rPr>
            <w:rFonts w:ascii="Arial" w:hAnsi="Arial" w:cs="Arial"/>
            <w:sz w:val="24"/>
            <w:szCs w:val="24"/>
          </w:rPr>
          <w:t xml:space="preserve">y como </w:t>
        </w:r>
      </w:ins>
      <w:r w:rsidR="0058516C" w:rsidRPr="00A261C8">
        <w:rPr>
          <w:rFonts w:ascii="Arial" w:hAnsi="Arial" w:cs="Arial"/>
          <w:b/>
          <w:sz w:val="24"/>
          <w:szCs w:val="24"/>
        </w:rPr>
        <w:t>fuente del poder</w:t>
      </w:r>
      <w:r w:rsidR="0058516C" w:rsidRPr="00A261C8">
        <w:rPr>
          <w:rFonts w:ascii="Arial" w:hAnsi="Arial" w:cs="Arial"/>
          <w:sz w:val="24"/>
          <w:szCs w:val="24"/>
        </w:rPr>
        <w:t xml:space="preserve">. El concepto nuclear de esta consagración es el de la </w:t>
      </w:r>
      <w:r w:rsidR="0058516C" w:rsidRPr="00A261C8">
        <w:rPr>
          <w:rFonts w:ascii="Arial" w:hAnsi="Arial" w:cs="Arial"/>
          <w:b/>
          <w:sz w:val="24"/>
          <w:szCs w:val="24"/>
        </w:rPr>
        <w:t>participación política</w:t>
      </w:r>
      <w:r w:rsidR="0058516C" w:rsidRPr="00A261C8">
        <w:rPr>
          <w:rFonts w:ascii="Arial" w:hAnsi="Arial" w:cs="Arial"/>
          <w:sz w:val="24"/>
          <w:szCs w:val="24"/>
        </w:rPr>
        <w:t xml:space="preserve"> del </w:t>
      </w:r>
      <w:r w:rsidR="0058516C" w:rsidRPr="00A261C8">
        <w:rPr>
          <w:rFonts w:ascii="Arial" w:hAnsi="Arial" w:cs="Arial"/>
          <w:b/>
          <w:sz w:val="24"/>
          <w:szCs w:val="24"/>
        </w:rPr>
        <w:t>ciudadano</w:t>
      </w:r>
      <w:r w:rsidR="0058516C" w:rsidRPr="00A261C8">
        <w:rPr>
          <w:rFonts w:ascii="Arial" w:hAnsi="Arial" w:cs="Arial"/>
          <w:sz w:val="24"/>
          <w:szCs w:val="24"/>
        </w:rPr>
        <w:t xml:space="preserve"> en la </w:t>
      </w:r>
      <w:r w:rsidR="0058516C" w:rsidRPr="00A261C8">
        <w:rPr>
          <w:rFonts w:ascii="Arial" w:hAnsi="Arial" w:cs="Arial"/>
          <w:b/>
          <w:sz w:val="24"/>
          <w:szCs w:val="24"/>
        </w:rPr>
        <w:t>toma de decisiones colectivas</w:t>
      </w:r>
      <w:r w:rsidR="0058516C" w:rsidRPr="00A261C8">
        <w:rPr>
          <w:rFonts w:ascii="Arial" w:hAnsi="Arial" w:cs="Arial"/>
          <w:sz w:val="24"/>
          <w:szCs w:val="24"/>
        </w:rPr>
        <w:t>, en su deliberación</w:t>
      </w:r>
      <w:r w:rsidRPr="00A261C8">
        <w:rPr>
          <w:rFonts w:ascii="Arial" w:hAnsi="Arial" w:cs="Arial"/>
          <w:sz w:val="24"/>
          <w:szCs w:val="24"/>
        </w:rPr>
        <w:t xml:space="preserve"> y adopción</w:t>
      </w:r>
      <w:r w:rsidR="0058516C" w:rsidRPr="00A261C8">
        <w:rPr>
          <w:rFonts w:ascii="Arial" w:hAnsi="Arial" w:cs="Arial"/>
          <w:sz w:val="24"/>
          <w:szCs w:val="24"/>
        </w:rPr>
        <w:t xml:space="preserve">. Para lo cual se organizan </w:t>
      </w:r>
      <w:r w:rsidR="0058516C" w:rsidRPr="00A261C8">
        <w:rPr>
          <w:rFonts w:ascii="Arial" w:hAnsi="Arial" w:cs="Arial"/>
          <w:b/>
          <w:sz w:val="24"/>
          <w:szCs w:val="24"/>
        </w:rPr>
        <w:t>sistemas electorales competitivos</w:t>
      </w:r>
      <w:r w:rsidR="0058516C" w:rsidRPr="00A261C8">
        <w:rPr>
          <w:rFonts w:ascii="Arial" w:hAnsi="Arial" w:cs="Arial"/>
          <w:sz w:val="24"/>
          <w:szCs w:val="24"/>
        </w:rPr>
        <w:t xml:space="preserve"> que implican la realización de </w:t>
      </w:r>
      <w:r w:rsidR="0058516C" w:rsidRPr="00A261C8">
        <w:rPr>
          <w:rFonts w:ascii="Arial" w:hAnsi="Arial" w:cs="Arial"/>
          <w:b/>
          <w:sz w:val="24"/>
          <w:szCs w:val="24"/>
        </w:rPr>
        <w:t xml:space="preserve">elecciones libres, periódicas, imparciales </w:t>
      </w:r>
      <w:r w:rsidR="0058516C" w:rsidRPr="002817CD">
        <w:rPr>
          <w:rFonts w:ascii="Arial" w:hAnsi="Arial"/>
          <w:sz w:val="24"/>
          <w:rPrChange w:id="1620" w:author="Eugenia Arce Londoño" w:date="2015-10-01T08:28:00Z">
            <w:rPr>
              <w:rFonts w:ascii="Arial" w:hAnsi="Arial"/>
              <w:b/>
              <w:sz w:val="24"/>
            </w:rPr>
          </w:rPrChange>
        </w:rPr>
        <w:t xml:space="preserve">y </w:t>
      </w:r>
      <w:r w:rsidR="0058516C" w:rsidRPr="00A261C8">
        <w:rPr>
          <w:rFonts w:ascii="Arial" w:hAnsi="Arial" w:cs="Arial"/>
          <w:b/>
          <w:sz w:val="24"/>
          <w:szCs w:val="24"/>
        </w:rPr>
        <w:t>competitivas</w:t>
      </w:r>
      <w:r w:rsidR="0058516C" w:rsidRPr="00A261C8">
        <w:rPr>
          <w:rFonts w:ascii="Arial" w:hAnsi="Arial" w:cs="Arial"/>
          <w:sz w:val="24"/>
          <w:szCs w:val="24"/>
        </w:rPr>
        <w:t xml:space="preserve"> según </w:t>
      </w:r>
      <w:r w:rsidR="0058516C" w:rsidRPr="00A261C8">
        <w:rPr>
          <w:rFonts w:ascii="Arial" w:hAnsi="Arial" w:cs="Arial"/>
          <w:b/>
          <w:sz w:val="24"/>
          <w:szCs w:val="24"/>
        </w:rPr>
        <w:t>reglas preestablecidas</w:t>
      </w:r>
      <w:r w:rsidR="0058516C" w:rsidRPr="00A261C8">
        <w:rPr>
          <w:rFonts w:ascii="Arial" w:hAnsi="Arial" w:cs="Arial"/>
          <w:sz w:val="24"/>
          <w:szCs w:val="24"/>
        </w:rPr>
        <w:t xml:space="preserve">, mediante el uso del </w:t>
      </w:r>
      <w:r w:rsidR="0058516C" w:rsidRPr="00A261C8">
        <w:rPr>
          <w:rFonts w:ascii="Arial" w:hAnsi="Arial" w:cs="Arial"/>
          <w:b/>
          <w:sz w:val="24"/>
          <w:szCs w:val="24"/>
        </w:rPr>
        <w:t>sufragio universal, personal, igualitario y secreto</w:t>
      </w:r>
      <w:r w:rsidR="0058516C" w:rsidRPr="00A261C8">
        <w:rPr>
          <w:rFonts w:ascii="Arial" w:hAnsi="Arial" w:cs="Arial"/>
          <w:sz w:val="24"/>
          <w:szCs w:val="24"/>
        </w:rPr>
        <w:t xml:space="preserve"> bajo la </w:t>
      </w:r>
      <w:r w:rsidR="0058516C" w:rsidRPr="00A261C8">
        <w:rPr>
          <w:rFonts w:ascii="Arial" w:hAnsi="Arial" w:cs="Arial"/>
          <w:b/>
          <w:sz w:val="24"/>
          <w:szCs w:val="24"/>
        </w:rPr>
        <w:t>regla de las mayorías</w:t>
      </w:r>
      <w:r w:rsidR="0058516C" w:rsidRPr="00A261C8">
        <w:rPr>
          <w:rFonts w:ascii="Arial" w:hAnsi="Arial" w:cs="Arial"/>
          <w:sz w:val="24"/>
          <w:szCs w:val="24"/>
        </w:rPr>
        <w:t xml:space="preserve">. De ese modo se </w:t>
      </w:r>
      <w:r w:rsidR="002817CD">
        <w:rPr>
          <w:rFonts w:ascii="Arial" w:hAnsi="Arial" w:cs="Arial"/>
          <w:sz w:val="24"/>
          <w:szCs w:val="24"/>
        </w:rPr>
        <w:t xml:space="preserve">elige a las personas que </w:t>
      </w:r>
      <w:del w:id="1621" w:author="Eugenia Arce Londoño" w:date="2015-10-01T08:28:00Z">
        <w:r w:rsidR="0058516C" w:rsidRPr="00A261C8">
          <w:rPr>
            <w:rFonts w:ascii="Arial" w:hAnsi="Arial" w:cs="Arial"/>
            <w:sz w:val="24"/>
            <w:szCs w:val="24"/>
          </w:rPr>
          <w:delText>ocuparan</w:delText>
        </w:r>
      </w:del>
      <w:ins w:id="1622" w:author="Eugenia Arce Londoño" w:date="2015-10-01T08:28:00Z">
        <w:r w:rsidR="002817CD">
          <w:rPr>
            <w:rFonts w:ascii="Arial" w:hAnsi="Arial" w:cs="Arial"/>
            <w:sz w:val="24"/>
            <w:szCs w:val="24"/>
          </w:rPr>
          <w:t>ocupará</w:t>
        </w:r>
        <w:r w:rsidR="0058516C" w:rsidRPr="00A261C8">
          <w:rPr>
            <w:rFonts w:ascii="Arial" w:hAnsi="Arial" w:cs="Arial"/>
            <w:sz w:val="24"/>
            <w:szCs w:val="24"/>
          </w:rPr>
          <w:t>n</w:t>
        </w:r>
      </w:ins>
      <w:r w:rsidR="0058516C" w:rsidRPr="00A261C8">
        <w:rPr>
          <w:rFonts w:ascii="Arial" w:hAnsi="Arial" w:cs="Arial"/>
          <w:sz w:val="24"/>
          <w:szCs w:val="24"/>
        </w:rPr>
        <w:t xml:space="preserve"> ciertos cargos y se permitirá la sucesión en</w:t>
      </w:r>
      <w:r w:rsidR="002817CD">
        <w:rPr>
          <w:rFonts w:ascii="Arial" w:hAnsi="Arial" w:cs="Arial"/>
          <w:sz w:val="24"/>
          <w:szCs w:val="24"/>
        </w:rPr>
        <w:t xml:space="preserve"> el ejercicio de poder</w:t>
      </w:r>
      <w:del w:id="1623" w:author="Eugenia Arce Londoño" w:date="2015-10-01T08:28:00Z">
        <w:r w:rsidR="009141F7" w:rsidRPr="00A261C8">
          <w:rPr>
            <w:rFonts w:ascii="Arial" w:hAnsi="Arial" w:cs="Arial"/>
            <w:sz w:val="24"/>
            <w:szCs w:val="24"/>
          </w:rPr>
          <w:delText>;</w:delText>
        </w:r>
      </w:del>
      <w:ins w:id="1624" w:author="Eugenia Arce Londoño" w:date="2015-10-01T08:28:00Z">
        <w:r w:rsidR="002817CD">
          <w:rPr>
            <w:rFonts w:ascii="Arial" w:hAnsi="Arial" w:cs="Arial"/>
            <w:sz w:val="24"/>
            <w:szCs w:val="24"/>
          </w:rPr>
          <w:t>.</w:t>
        </w:r>
      </w:ins>
    </w:p>
    <w:p w14:paraId="1D4218BD" w14:textId="77777777" w:rsidR="00374978" w:rsidRPr="00A261C8" w:rsidRDefault="00374978" w:rsidP="00374978">
      <w:pPr>
        <w:pStyle w:val="Prrafodelista"/>
        <w:rPr>
          <w:rFonts w:ascii="Arial" w:hAnsi="Arial" w:cs="Arial"/>
          <w:sz w:val="24"/>
          <w:szCs w:val="24"/>
        </w:rPr>
      </w:pPr>
    </w:p>
    <w:p w14:paraId="66E25108" w14:textId="48E6A4EB" w:rsidR="008F404B" w:rsidRPr="00A261C8" w:rsidRDefault="00374978" w:rsidP="00A85C40">
      <w:pPr>
        <w:pStyle w:val="Prrafodelista"/>
        <w:numPr>
          <w:ilvl w:val="0"/>
          <w:numId w:val="25"/>
        </w:numPr>
        <w:spacing w:line="276" w:lineRule="auto"/>
        <w:jc w:val="both"/>
        <w:rPr>
          <w:rFonts w:ascii="Arial" w:hAnsi="Arial" w:cs="Arial"/>
          <w:sz w:val="24"/>
          <w:szCs w:val="24"/>
        </w:rPr>
      </w:pPr>
      <w:del w:id="1625" w:author="Eugenia Arce Londoño" w:date="2015-10-01T08:28:00Z">
        <w:r w:rsidRPr="00A261C8">
          <w:rPr>
            <w:rFonts w:ascii="Arial" w:hAnsi="Arial" w:cs="Arial"/>
            <w:sz w:val="24"/>
            <w:szCs w:val="24"/>
          </w:rPr>
          <w:delText>CONSAGRACIÓN CONSTITUCIONAL</w:delText>
        </w:r>
      </w:del>
      <w:ins w:id="1626" w:author="Eugenia Arce Londoño" w:date="2015-10-01T08:28:00Z">
        <w:r w:rsidR="002817CD">
          <w:rPr>
            <w:rFonts w:ascii="Arial" w:hAnsi="Arial" w:cs="Arial"/>
            <w:sz w:val="24"/>
            <w:szCs w:val="24"/>
          </w:rPr>
          <w:t>La consagración constitucional</w:t>
        </w:r>
      </w:ins>
      <w:r w:rsidR="002817CD">
        <w:rPr>
          <w:rFonts w:ascii="Arial" w:hAnsi="Arial" w:cs="Arial"/>
          <w:sz w:val="24"/>
          <w:szCs w:val="24"/>
        </w:rPr>
        <w:t xml:space="preserve"> </w:t>
      </w:r>
      <w:r w:rsidR="0058516C" w:rsidRPr="00A261C8">
        <w:rPr>
          <w:rFonts w:ascii="Arial" w:hAnsi="Arial" w:cs="Arial"/>
          <w:sz w:val="24"/>
          <w:szCs w:val="24"/>
        </w:rPr>
        <w:t xml:space="preserve">del </w:t>
      </w:r>
      <w:r w:rsidR="0058516C" w:rsidRPr="00A261C8">
        <w:rPr>
          <w:rFonts w:ascii="Arial" w:hAnsi="Arial" w:cs="Arial"/>
          <w:b/>
          <w:sz w:val="24"/>
          <w:szCs w:val="24"/>
        </w:rPr>
        <w:t>pluralismo social</w:t>
      </w:r>
      <w:r w:rsidR="0058516C" w:rsidRPr="00A261C8">
        <w:rPr>
          <w:rFonts w:ascii="Arial" w:hAnsi="Arial" w:cs="Arial"/>
          <w:sz w:val="24"/>
          <w:szCs w:val="24"/>
        </w:rPr>
        <w:t xml:space="preserve">, </w:t>
      </w:r>
      <w:r w:rsidR="0058516C" w:rsidRPr="00A261C8">
        <w:rPr>
          <w:rFonts w:ascii="Arial" w:hAnsi="Arial" w:cs="Arial"/>
          <w:b/>
          <w:sz w:val="24"/>
          <w:szCs w:val="24"/>
        </w:rPr>
        <w:t>ideológico</w:t>
      </w:r>
      <w:r w:rsidR="0058516C" w:rsidRPr="00A261C8">
        <w:rPr>
          <w:rFonts w:ascii="Arial" w:hAnsi="Arial" w:cs="Arial"/>
          <w:sz w:val="24"/>
          <w:szCs w:val="24"/>
        </w:rPr>
        <w:t xml:space="preserve">, </w:t>
      </w:r>
      <w:r w:rsidR="0058516C" w:rsidRPr="00A261C8">
        <w:rPr>
          <w:rFonts w:ascii="Arial" w:hAnsi="Arial" w:cs="Arial"/>
          <w:b/>
          <w:sz w:val="24"/>
          <w:szCs w:val="24"/>
        </w:rPr>
        <w:t>político</w:t>
      </w:r>
      <w:r w:rsidR="0058516C" w:rsidRPr="00A261C8">
        <w:rPr>
          <w:rFonts w:ascii="Arial" w:hAnsi="Arial" w:cs="Arial"/>
          <w:sz w:val="24"/>
          <w:szCs w:val="24"/>
        </w:rPr>
        <w:t xml:space="preserve"> y del </w:t>
      </w:r>
      <w:r w:rsidR="0058516C" w:rsidRPr="00A261C8">
        <w:rPr>
          <w:rFonts w:ascii="Arial" w:hAnsi="Arial" w:cs="Arial"/>
          <w:b/>
          <w:sz w:val="24"/>
          <w:szCs w:val="24"/>
        </w:rPr>
        <w:t>multipartidismo político</w:t>
      </w:r>
      <w:r w:rsidR="0058516C" w:rsidRPr="00A261C8">
        <w:rPr>
          <w:rFonts w:ascii="Arial" w:hAnsi="Arial" w:cs="Arial"/>
          <w:sz w:val="24"/>
          <w:szCs w:val="24"/>
        </w:rPr>
        <w:t>. De ese modo</w:t>
      </w:r>
      <w:r w:rsidR="008F404B" w:rsidRPr="00A261C8">
        <w:rPr>
          <w:rFonts w:ascii="Arial" w:hAnsi="Arial" w:cs="Arial"/>
          <w:sz w:val="24"/>
          <w:szCs w:val="24"/>
        </w:rPr>
        <w:t>,</w:t>
      </w:r>
      <w:r w:rsidR="0058516C" w:rsidRPr="00A261C8">
        <w:rPr>
          <w:rFonts w:ascii="Arial" w:hAnsi="Arial" w:cs="Arial"/>
          <w:sz w:val="24"/>
          <w:szCs w:val="24"/>
        </w:rPr>
        <w:t xml:space="preserve"> se permite la </w:t>
      </w:r>
      <w:r w:rsidR="0058516C" w:rsidRPr="00A261C8">
        <w:rPr>
          <w:rFonts w:ascii="Arial" w:hAnsi="Arial" w:cs="Arial"/>
          <w:b/>
          <w:sz w:val="24"/>
          <w:szCs w:val="24"/>
        </w:rPr>
        <w:t>organización de partidos políticos o movimientos</w:t>
      </w:r>
      <w:r w:rsidR="0058516C" w:rsidRPr="00A261C8">
        <w:rPr>
          <w:rFonts w:ascii="Arial" w:hAnsi="Arial" w:cs="Arial"/>
          <w:sz w:val="24"/>
          <w:szCs w:val="24"/>
        </w:rPr>
        <w:t xml:space="preserve"> que integren las </w:t>
      </w:r>
      <w:r w:rsidR="0058516C" w:rsidRPr="00A261C8">
        <w:rPr>
          <w:rFonts w:ascii="Arial" w:hAnsi="Arial" w:cs="Arial"/>
          <w:b/>
          <w:sz w:val="24"/>
          <w:szCs w:val="24"/>
        </w:rPr>
        <w:t>demandas ciudadanas</w:t>
      </w:r>
      <w:r w:rsidR="0058516C" w:rsidRPr="00A261C8">
        <w:rPr>
          <w:rFonts w:ascii="Arial" w:hAnsi="Arial" w:cs="Arial"/>
          <w:sz w:val="24"/>
          <w:szCs w:val="24"/>
        </w:rPr>
        <w:t>, representen sus</w:t>
      </w:r>
      <w:r w:rsidR="002817CD">
        <w:rPr>
          <w:rFonts w:ascii="Arial" w:hAnsi="Arial" w:cs="Arial"/>
          <w:sz w:val="24"/>
          <w:szCs w:val="24"/>
        </w:rPr>
        <w:t xml:space="preserve"> </w:t>
      </w:r>
      <w:ins w:id="1627" w:author="Eugenia Arce Londoño" w:date="2015-10-01T08:28:00Z">
        <w:r w:rsidR="002817CD">
          <w:rPr>
            <w:rFonts w:ascii="Arial" w:hAnsi="Arial" w:cs="Arial"/>
            <w:sz w:val="24"/>
            <w:szCs w:val="24"/>
          </w:rPr>
          <w:t>distintos</w:t>
        </w:r>
        <w:r w:rsidR="0058516C" w:rsidRPr="00A261C8">
          <w:rPr>
            <w:rFonts w:ascii="Arial" w:hAnsi="Arial" w:cs="Arial"/>
            <w:sz w:val="24"/>
            <w:szCs w:val="24"/>
          </w:rPr>
          <w:t xml:space="preserve"> </w:t>
        </w:r>
      </w:ins>
      <w:r w:rsidR="0058516C" w:rsidRPr="00A261C8">
        <w:rPr>
          <w:rFonts w:ascii="Arial" w:hAnsi="Arial" w:cs="Arial"/>
          <w:b/>
          <w:sz w:val="24"/>
          <w:szCs w:val="24"/>
        </w:rPr>
        <w:t>intereses</w:t>
      </w:r>
      <w:r w:rsidR="0058516C" w:rsidRPr="00A261C8">
        <w:rPr>
          <w:rFonts w:ascii="Arial" w:hAnsi="Arial" w:cs="Arial"/>
          <w:sz w:val="24"/>
          <w:szCs w:val="24"/>
        </w:rPr>
        <w:t xml:space="preserve"> y canalicen las </w:t>
      </w:r>
      <w:r w:rsidR="0058516C" w:rsidRPr="00A261C8">
        <w:rPr>
          <w:rFonts w:ascii="Arial" w:hAnsi="Arial" w:cs="Arial"/>
          <w:b/>
          <w:sz w:val="24"/>
          <w:szCs w:val="24"/>
        </w:rPr>
        <w:t>solicitudes colectivas</w:t>
      </w:r>
      <w:r w:rsidR="0058516C" w:rsidRPr="00A261C8">
        <w:rPr>
          <w:rFonts w:ascii="Arial" w:hAnsi="Arial" w:cs="Arial"/>
          <w:sz w:val="24"/>
          <w:szCs w:val="24"/>
        </w:rPr>
        <w:t xml:space="preserve"> a través de </w:t>
      </w:r>
      <w:del w:id="1628" w:author="Eugenia Arce Londoño" w:date="2015-10-01T08:28:00Z">
        <w:r w:rsidR="0058516C" w:rsidRPr="00A261C8">
          <w:rPr>
            <w:rFonts w:ascii="Arial" w:hAnsi="Arial" w:cs="Arial"/>
            <w:sz w:val="24"/>
            <w:szCs w:val="24"/>
          </w:rPr>
          <w:delText>su dirigencia</w:delText>
        </w:r>
      </w:del>
      <w:ins w:id="1629" w:author="Eugenia Arce Londoño" w:date="2015-10-01T08:28:00Z">
        <w:r w:rsidR="0058516C" w:rsidRPr="00A261C8">
          <w:rPr>
            <w:rFonts w:ascii="Arial" w:hAnsi="Arial" w:cs="Arial"/>
            <w:sz w:val="24"/>
            <w:szCs w:val="24"/>
          </w:rPr>
          <w:t>su</w:t>
        </w:r>
        <w:r w:rsidR="002817CD">
          <w:rPr>
            <w:rFonts w:ascii="Arial" w:hAnsi="Arial" w:cs="Arial"/>
            <w:sz w:val="24"/>
            <w:szCs w:val="24"/>
          </w:rPr>
          <w:t>s dirigentes</w:t>
        </w:r>
      </w:ins>
      <w:r w:rsidR="0058516C" w:rsidRPr="00A261C8">
        <w:rPr>
          <w:rFonts w:ascii="Arial" w:hAnsi="Arial" w:cs="Arial"/>
          <w:sz w:val="24"/>
          <w:szCs w:val="24"/>
        </w:rPr>
        <w:t xml:space="preserve">. En ese sentido se propicia la </w:t>
      </w:r>
      <w:r w:rsidR="0058516C" w:rsidRPr="00A261C8">
        <w:rPr>
          <w:rFonts w:ascii="Arial" w:hAnsi="Arial" w:cs="Arial"/>
          <w:b/>
          <w:sz w:val="24"/>
          <w:szCs w:val="24"/>
        </w:rPr>
        <w:t>oposición</w:t>
      </w:r>
      <w:r w:rsidR="0058516C" w:rsidRPr="00A261C8">
        <w:rPr>
          <w:rFonts w:ascii="Arial" w:hAnsi="Arial" w:cs="Arial"/>
          <w:sz w:val="24"/>
          <w:szCs w:val="24"/>
        </w:rPr>
        <w:t xml:space="preserve"> para el ejercicio de la actividad gubernamental y el </w:t>
      </w:r>
      <w:r w:rsidR="0058516C" w:rsidRPr="002817CD">
        <w:rPr>
          <w:rFonts w:ascii="Arial" w:hAnsi="Arial"/>
          <w:b/>
          <w:sz w:val="24"/>
          <w:rPrChange w:id="1630" w:author="Eugenia Arce Londoño" w:date="2015-10-01T08:28:00Z">
            <w:rPr>
              <w:rFonts w:ascii="Arial" w:hAnsi="Arial"/>
              <w:sz w:val="24"/>
            </w:rPr>
          </w:rPrChange>
        </w:rPr>
        <w:t>control social</w:t>
      </w:r>
      <w:r w:rsidR="0058516C" w:rsidRPr="00A261C8">
        <w:rPr>
          <w:rFonts w:ascii="Arial" w:hAnsi="Arial" w:cs="Arial"/>
          <w:sz w:val="24"/>
          <w:szCs w:val="24"/>
        </w:rPr>
        <w:t xml:space="preserve"> por parte de</w:t>
      </w:r>
      <w:r w:rsidR="002817CD">
        <w:rPr>
          <w:rFonts w:ascii="Arial" w:hAnsi="Arial" w:cs="Arial"/>
          <w:sz w:val="24"/>
          <w:szCs w:val="24"/>
        </w:rPr>
        <w:t xml:space="preserve"> la población a los gobernantes</w:t>
      </w:r>
      <w:del w:id="1631" w:author="Eugenia Arce Londoño" w:date="2015-10-01T08:28:00Z">
        <w:r w:rsidR="009141F7" w:rsidRPr="00A261C8">
          <w:rPr>
            <w:rFonts w:ascii="Arial" w:hAnsi="Arial" w:cs="Arial"/>
            <w:sz w:val="24"/>
            <w:szCs w:val="24"/>
          </w:rPr>
          <w:delText>;</w:delText>
        </w:r>
      </w:del>
      <w:ins w:id="1632" w:author="Eugenia Arce Londoño" w:date="2015-10-01T08:28:00Z">
        <w:r w:rsidR="002817CD">
          <w:rPr>
            <w:rFonts w:ascii="Arial" w:hAnsi="Arial" w:cs="Arial"/>
            <w:sz w:val="24"/>
            <w:szCs w:val="24"/>
          </w:rPr>
          <w:t>.</w:t>
        </w:r>
      </w:ins>
    </w:p>
    <w:p w14:paraId="51C6C358" w14:textId="77777777" w:rsidR="008F404B" w:rsidRPr="00A261C8" w:rsidRDefault="008F404B" w:rsidP="008F404B">
      <w:pPr>
        <w:pStyle w:val="Prrafodelista"/>
        <w:rPr>
          <w:rFonts w:ascii="Arial" w:hAnsi="Arial" w:cs="Arial"/>
          <w:sz w:val="24"/>
          <w:szCs w:val="24"/>
        </w:rPr>
      </w:pPr>
    </w:p>
    <w:p w14:paraId="6B6B3294" w14:textId="5351AE0D" w:rsidR="0058516C" w:rsidRPr="00A261C8" w:rsidRDefault="00374978" w:rsidP="00A85C40">
      <w:pPr>
        <w:pStyle w:val="Prrafodelista"/>
        <w:numPr>
          <w:ilvl w:val="0"/>
          <w:numId w:val="25"/>
        </w:numPr>
        <w:spacing w:line="276" w:lineRule="auto"/>
        <w:jc w:val="both"/>
        <w:rPr>
          <w:rFonts w:ascii="Arial" w:hAnsi="Arial" w:cs="Arial"/>
          <w:sz w:val="24"/>
          <w:szCs w:val="24"/>
        </w:rPr>
      </w:pPr>
      <w:del w:id="1633" w:author="Eugenia Arce Londoño" w:date="2015-10-01T08:28:00Z">
        <w:r w:rsidRPr="00A261C8">
          <w:rPr>
            <w:rFonts w:ascii="Arial" w:hAnsi="Arial" w:cs="Arial"/>
            <w:sz w:val="24"/>
            <w:szCs w:val="24"/>
          </w:rPr>
          <w:delText>CONSAGRACIÓN CONSTITUCIONAL</w:delText>
        </w:r>
      </w:del>
      <w:ins w:id="1634" w:author="Eugenia Arce Londoño" w:date="2015-10-01T08:28:00Z">
        <w:r w:rsidR="002817CD">
          <w:rPr>
            <w:rFonts w:ascii="Arial" w:hAnsi="Arial" w:cs="Arial"/>
            <w:sz w:val="24"/>
            <w:szCs w:val="24"/>
          </w:rPr>
          <w:t>La consagración constitucional</w:t>
        </w:r>
      </w:ins>
      <w:r w:rsidR="002817CD">
        <w:rPr>
          <w:rFonts w:ascii="Arial" w:hAnsi="Arial" w:cs="Arial"/>
          <w:sz w:val="24"/>
          <w:szCs w:val="24"/>
        </w:rPr>
        <w:t xml:space="preserve"> </w:t>
      </w:r>
      <w:r w:rsidR="0058516C" w:rsidRPr="00A261C8">
        <w:rPr>
          <w:rFonts w:ascii="Arial" w:hAnsi="Arial" w:cs="Arial"/>
          <w:sz w:val="24"/>
          <w:szCs w:val="24"/>
        </w:rPr>
        <w:t xml:space="preserve">de la </w:t>
      </w:r>
      <w:r w:rsidR="0058516C" w:rsidRPr="00A261C8">
        <w:rPr>
          <w:rFonts w:ascii="Arial" w:hAnsi="Arial" w:cs="Arial"/>
          <w:b/>
          <w:sz w:val="24"/>
          <w:szCs w:val="24"/>
        </w:rPr>
        <w:t>separación del poder</w:t>
      </w:r>
      <w:r w:rsidR="0058516C" w:rsidRPr="00A261C8">
        <w:rPr>
          <w:rFonts w:ascii="Arial" w:hAnsi="Arial" w:cs="Arial"/>
          <w:sz w:val="24"/>
          <w:szCs w:val="24"/>
        </w:rPr>
        <w:t xml:space="preserve"> como base para la </w:t>
      </w:r>
      <w:r w:rsidR="0058516C" w:rsidRPr="00A261C8">
        <w:rPr>
          <w:rFonts w:ascii="Arial" w:hAnsi="Arial" w:cs="Arial"/>
          <w:b/>
          <w:sz w:val="24"/>
          <w:szCs w:val="24"/>
        </w:rPr>
        <w:t>organización del Estado</w:t>
      </w:r>
      <w:r w:rsidR="0058516C" w:rsidRPr="00A261C8">
        <w:rPr>
          <w:rFonts w:ascii="Arial" w:hAnsi="Arial" w:cs="Arial"/>
          <w:sz w:val="24"/>
          <w:szCs w:val="24"/>
        </w:rPr>
        <w:t xml:space="preserve">. De </w:t>
      </w:r>
      <w:r w:rsidR="008F404B" w:rsidRPr="00A261C8">
        <w:rPr>
          <w:rFonts w:ascii="Arial" w:hAnsi="Arial" w:cs="Arial"/>
          <w:sz w:val="24"/>
          <w:szCs w:val="24"/>
        </w:rPr>
        <w:t>esa forma,</w:t>
      </w:r>
      <w:r w:rsidR="0058516C" w:rsidRPr="00A261C8">
        <w:rPr>
          <w:rFonts w:ascii="Arial" w:hAnsi="Arial" w:cs="Arial"/>
          <w:sz w:val="24"/>
          <w:szCs w:val="24"/>
        </w:rPr>
        <w:t xml:space="preserve"> las diferentes </w:t>
      </w:r>
      <w:r w:rsidR="0058516C" w:rsidRPr="00A261C8">
        <w:rPr>
          <w:rFonts w:ascii="Arial" w:hAnsi="Arial" w:cs="Arial"/>
          <w:b/>
          <w:sz w:val="24"/>
          <w:szCs w:val="24"/>
        </w:rPr>
        <w:t>autoridades</w:t>
      </w:r>
      <w:r w:rsidR="0058516C" w:rsidRPr="00A261C8">
        <w:rPr>
          <w:rFonts w:ascii="Arial" w:hAnsi="Arial" w:cs="Arial"/>
          <w:sz w:val="24"/>
          <w:szCs w:val="24"/>
        </w:rPr>
        <w:t xml:space="preserve"> desarrollan sus </w:t>
      </w:r>
      <w:r w:rsidR="0058516C" w:rsidRPr="00A261C8">
        <w:rPr>
          <w:rFonts w:ascii="Arial" w:hAnsi="Arial" w:cs="Arial"/>
          <w:b/>
          <w:sz w:val="24"/>
          <w:szCs w:val="24"/>
        </w:rPr>
        <w:t>funciones</w:t>
      </w:r>
      <w:r w:rsidR="0058516C" w:rsidRPr="00A261C8">
        <w:rPr>
          <w:rFonts w:ascii="Arial" w:hAnsi="Arial" w:cs="Arial"/>
          <w:sz w:val="24"/>
          <w:szCs w:val="24"/>
        </w:rPr>
        <w:t xml:space="preserve"> de forma </w:t>
      </w:r>
      <w:r w:rsidR="0058516C" w:rsidRPr="00A261C8">
        <w:rPr>
          <w:rFonts w:ascii="Arial" w:hAnsi="Arial" w:cs="Arial"/>
          <w:b/>
          <w:sz w:val="24"/>
          <w:szCs w:val="24"/>
        </w:rPr>
        <w:t>separada</w:t>
      </w:r>
      <w:r w:rsidR="0058516C" w:rsidRPr="00A261C8">
        <w:rPr>
          <w:rFonts w:ascii="Arial" w:hAnsi="Arial" w:cs="Arial"/>
          <w:sz w:val="24"/>
          <w:szCs w:val="24"/>
        </w:rPr>
        <w:t xml:space="preserve"> y se someten al </w:t>
      </w:r>
      <w:r w:rsidR="0058516C" w:rsidRPr="00A261C8">
        <w:rPr>
          <w:rFonts w:ascii="Arial" w:hAnsi="Arial" w:cs="Arial"/>
          <w:b/>
          <w:sz w:val="24"/>
          <w:szCs w:val="24"/>
        </w:rPr>
        <w:t>control</w:t>
      </w:r>
      <w:r w:rsidR="0058516C" w:rsidRPr="00A261C8">
        <w:rPr>
          <w:rFonts w:ascii="Arial" w:hAnsi="Arial" w:cs="Arial"/>
          <w:sz w:val="24"/>
          <w:szCs w:val="24"/>
        </w:rPr>
        <w:t xml:space="preserve"> entre ellas que impide el abuso de poder. Lo cual se une a la </w:t>
      </w:r>
      <w:r w:rsidR="0058516C" w:rsidRPr="00A261C8">
        <w:rPr>
          <w:rFonts w:ascii="Arial" w:hAnsi="Arial" w:cs="Arial"/>
          <w:b/>
          <w:sz w:val="24"/>
          <w:szCs w:val="24"/>
        </w:rPr>
        <w:t>legalidad</w:t>
      </w:r>
      <w:r w:rsidR="0058516C" w:rsidRPr="00A261C8">
        <w:rPr>
          <w:rFonts w:ascii="Arial" w:hAnsi="Arial" w:cs="Arial"/>
          <w:sz w:val="24"/>
          <w:szCs w:val="24"/>
        </w:rPr>
        <w:t xml:space="preserve"> en la realización de las </w:t>
      </w:r>
      <w:r w:rsidR="0058516C" w:rsidRPr="00A261C8">
        <w:rPr>
          <w:rFonts w:ascii="Arial" w:hAnsi="Arial" w:cs="Arial"/>
          <w:b/>
          <w:sz w:val="24"/>
          <w:szCs w:val="24"/>
        </w:rPr>
        <w:t>tareas</w:t>
      </w:r>
      <w:ins w:id="1635" w:author="Eugenia Arce Londoño" w:date="2015-10-01T08:28:00Z">
        <w:r w:rsidR="002817CD">
          <w:rPr>
            <w:rFonts w:ascii="Arial" w:hAnsi="Arial" w:cs="Arial"/>
            <w:b/>
            <w:sz w:val="24"/>
            <w:szCs w:val="24"/>
          </w:rPr>
          <w:t>,</w:t>
        </w:r>
      </w:ins>
      <w:r w:rsidR="0058516C" w:rsidRPr="00A261C8">
        <w:rPr>
          <w:rFonts w:ascii="Arial" w:hAnsi="Arial" w:cs="Arial"/>
          <w:sz w:val="24"/>
          <w:szCs w:val="24"/>
        </w:rPr>
        <w:t xml:space="preserve"> ya que estas se realizan con base en </w:t>
      </w:r>
      <w:r w:rsidR="0058516C" w:rsidRPr="00A261C8">
        <w:rPr>
          <w:rFonts w:ascii="Arial" w:hAnsi="Arial" w:cs="Arial"/>
          <w:b/>
          <w:sz w:val="24"/>
          <w:szCs w:val="24"/>
        </w:rPr>
        <w:t>normas jurídicas</w:t>
      </w:r>
      <w:ins w:id="1636" w:author="Eugenia Arce Londoño" w:date="2015-10-01T08:28:00Z">
        <w:r w:rsidR="002817CD">
          <w:rPr>
            <w:rFonts w:ascii="Arial" w:hAnsi="Arial" w:cs="Arial"/>
            <w:b/>
            <w:sz w:val="24"/>
            <w:szCs w:val="24"/>
          </w:rPr>
          <w:t>,</w:t>
        </w:r>
      </w:ins>
      <w:r w:rsidR="0058516C" w:rsidRPr="00A261C8">
        <w:rPr>
          <w:rFonts w:ascii="Arial" w:hAnsi="Arial" w:cs="Arial"/>
          <w:sz w:val="24"/>
          <w:szCs w:val="24"/>
        </w:rPr>
        <w:t xml:space="preserve"> y a la necesidad de una permanente </w:t>
      </w:r>
      <w:r w:rsidR="0058516C" w:rsidRPr="00A261C8">
        <w:rPr>
          <w:rFonts w:ascii="Arial" w:hAnsi="Arial" w:cs="Arial"/>
          <w:b/>
          <w:sz w:val="24"/>
          <w:szCs w:val="24"/>
        </w:rPr>
        <w:t>rendición de cuentas</w:t>
      </w:r>
      <w:r w:rsidR="0058516C" w:rsidRPr="00A261C8">
        <w:rPr>
          <w:rFonts w:ascii="Arial" w:hAnsi="Arial" w:cs="Arial"/>
          <w:sz w:val="24"/>
          <w:szCs w:val="24"/>
        </w:rPr>
        <w:t xml:space="preserve"> sobre los procesos desarrollados para la </w:t>
      </w:r>
      <w:r w:rsidR="0058516C" w:rsidRPr="00A261C8">
        <w:rPr>
          <w:rFonts w:ascii="Arial" w:hAnsi="Arial" w:cs="Arial"/>
          <w:b/>
          <w:sz w:val="24"/>
          <w:szCs w:val="24"/>
        </w:rPr>
        <w:t>toma de decisiones</w:t>
      </w:r>
      <w:r w:rsidR="0058516C" w:rsidRPr="00A261C8">
        <w:rPr>
          <w:rFonts w:ascii="Arial" w:hAnsi="Arial" w:cs="Arial"/>
          <w:sz w:val="24"/>
          <w:szCs w:val="24"/>
        </w:rPr>
        <w:t xml:space="preserve"> y </w:t>
      </w:r>
      <w:ins w:id="1637" w:author="Eugenia Arce Londoño" w:date="2015-10-01T08:28:00Z">
        <w:r w:rsidR="002817CD">
          <w:rPr>
            <w:rFonts w:ascii="Arial" w:hAnsi="Arial" w:cs="Arial"/>
            <w:sz w:val="24"/>
            <w:szCs w:val="24"/>
          </w:rPr>
          <w:t xml:space="preserve">sobre </w:t>
        </w:r>
      </w:ins>
      <w:r w:rsidR="0058516C" w:rsidRPr="00A261C8">
        <w:rPr>
          <w:rFonts w:ascii="Arial" w:hAnsi="Arial" w:cs="Arial"/>
          <w:sz w:val="24"/>
          <w:szCs w:val="24"/>
        </w:rPr>
        <w:t xml:space="preserve">los </w:t>
      </w:r>
      <w:r w:rsidR="0058516C" w:rsidRPr="00A261C8">
        <w:rPr>
          <w:rFonts w:ascii="Arial" w:hAnsi="Arial" w:cs="Arial"/>
          <w:b/>
          <w:sz w:val="24"/>
          <w:szCs w:val="24"/>
        </w:rPr>
        <w:t xml:space="preserve">planes y programas </w:t>
      </w:r>
      <w:r w:rsidR="0058516C" w:rsidRPr="002817CD">
        <w:rPr>
          <w:rFonts w:ascii="Arial" w:hAnsi="Arial"/>
          <w:sz w:val="24"/>
          <w:rPrChange w:id="1638" w:author="Eugenia Arce Londoño" w:date="2015-10-01T08:28:00Z">
            <w:rPr>
              <w:rFonts w:ascii="Arial" w:hAnsi="Arial"/>
              <w:b/>
              <w:sz w:val="24"/>
            </w:rPr>
          </w:rPrChange>
        </w:rPr>
        <w:t>implementados</w:t>
      </w:r>
      <w:r w:rsidR="0058516C" w:rsidRPr="002817CD">
        <w:rPr>
          <w:rFonts w:ascii="Arial" w:hAnsi="Arial" w:cs="Arial"/>
          <w:sz w:val="24"/>
          <w:szCs w:val="24"/>
        </w:rPr>
        <w:t>.</w:t>
      </w:r>
    </w:p>
    <w:p w14:paraId="0A804FBB" w14:textId="77777777" w:rsidR="0058516C" w:rsidRPr="00A261C8" w:rsidRDefault="0058516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459"/>
      </w:tblGrid>
      <w:tr w:rsidR="00DB526C" w:rsidRPr="00A261C8" w14:paraId="5527675E" w14:textId="77777777" w:rsidTr="00A558DC">
        <w:trPr>
          <w:trHeight w:val="224"/>
          <w:jc w:val="center"/>
        </w:trPr>
        <w:tc>
          <w:tcPr>
            <w:tcW w:w="6551" w:type="dxa"/>
            <w:gridSpan w:val="2"/>
            <w:shd w:val="clear" w:color="auto" w:fill="0D0D0D"/>
          </w:tcPr>
          <w:p w14:paraId="2ECBA28A" w14:textId="77777777" w:rsidR="005A62B9" w:rsidRPr="00A261C8" w:rsidRDefault="005A62B9"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E2E3C11" w14:textId="77777777" w:rsidTr="00A558DC">
        <w:trPr>
          <w:trHeight w:val="215"/>
          <w:jc w:val="center"/>
        </w:trPr>
        <w:tc>
          <w:tcPr>
            <w:tcW w:w="2092" w:type="dxa"/>
          </w:tcPr>
          <w:p w14:paraId="63B555D1" w14:textId="77777777" w:rsidR="005A62B9" w:rsidRPr="00A261C8" w:rsidRDefault="005A62B9"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lastRenderedPageBreak/>
              <w:t>Código</w:t>
            </w:r>
          </w:p>
        </w:tc>
        <w:tc>
          <w:tcPr>
            <w:tcW w:w="4459" w:type="dxa"/>
          </w:tcPr>
          <w:p w14:paraId="3EAA1682" w14:textId="3D603420" w:rsidR="005A62B9" w:rsidRPr="00A261C8" w:rsidRDefault="005A62B9"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CD11BA" w:rsidRPr="00A261C8">
              <w:rPr>
                <w:rFonts w:ascii="Arial" w:eastAsia="Cambria" w:hAnsi="Arial" w:cs="Arial"/>
                <w:sz w:val="24"/>
                <w:szCs w:val="24"/>
              </w:rPr>
              <w:t>7</w:t>
            </w:r>
          </w:p>
        </w:tc>
      </w:tr>
      <w:tr w:rsidR="00DB526C" w:rsidRPr="00A261C8" w14:paraId="6C78F4D5" w14:textId="77777777" w:rsidTr="00A558DC">
        <w:trPr>
          <w:trHeight w:val="215"/>
          <w:jc w:val="center"/>
        </w:trPr>
        <w:tc>
          <w:tcPr>
            <w:tcW w:w="2092" w:type="dxa"/>
          </w:tcPr>
          <w:p w14:paraId="6EC30C8C" w14:textId="77777777" w:rsidR="005A62B9" w:rsidRPr="00A261C8" w:rsidRDefault="005A62B9"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4BC555CA" w14:textId="45624D22" w:rsidR="005A62B9" w:rsidRPr="00A261C8" w:rsidRDefault="005A62B9" w:rsidP="005A62B9">
            <w:pPr>
              <w:spacing w:line="276" w:lineRule="auto"/>
              <w:jc w:val="both"/>
              <w:rPr>
                <w:rFonts w:ascii="Arial" w:eastAsia="Cambria" w:hAnsi="Arial" w:cs="Arial"/>
                <w:sz w:val="24"/>
                <w:szCs w:val="24"/>
              </w:rPr>
            </w:pPr>
            <w:r w:rsidRPr="00A261C8">
              <w:rPr>
                <w:rFonts w:ascii="Arial" w:eastAsia="Cambria" w:hAnsi="Arial" w:cs="Arial"/>
                <w:sz w:val="24"/>
                <w:szCs w:val="24"/>
              </w:rPr>
              <w:t>La democracia: un sistema político constitucional.</w:t>
            </w:r>
          </w:p>
        </w:tc>
      </w:tr>
      <w:tr w:rsidR="00DB526C" w:rsidRPr="00A261C8" w14:paraId="6267E5B5" w14:textId="77777777" w:rsidTr="00A558DC">
        <w:trPr>
          <w:trHeight w:val="2688"/>
          <w:jc w:val="center"/>
        </w:trPr>
        <w:tc>
          <w:tcPr>
            <w:tcW w:w="2092" w:type="dxa"/>
          </w:tcPr>
          <w:p w14:paraId="77557009" w14:textId="77777777" w:rsidR="005A62B9" w:rsidRPr="00A261C8" w:rsidRDefault="005A62B9"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5"/>
            </w:r>
            <w:r w:rsidRPr="00A261C8">
              <w:rPr>
                <w:rFonts w:ascii="Arial" w:eastAsia="Cambria" w:hAnsi="Arial" w:cs="Arial"/>
                <w:b/>
                <w:sz w:val="24"/>
                <w:szCs w:val="24"/>
              </w:rPr>
              <w:t>)</w:t>
            </w:r>
          </w:p>
        </w:tc>
        <w:tc>
          <w:tcPr>
            <w:tcW w:w="4459" w:type="dxa"/>
          </w:tcPr>
          <w:p w14:paraId="23B7EF66" w14:textId="52A8DDDD" w:rsidR="005A62B9" w:rsidRPr="00A261C8" w:rsidRDefault="005A62B9"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B0EF4E7" wp14:editId="08927B9A">
                  <wp:extent cx="2470245" cy="3234736"/>
                  <wp:effectExtent l="0" t="0" r="6350" b="3810"/>
                  <wp:docPr id="53" name="Imagen 53" descr="http://static0.planetasaber.com/encyclopedia/Data/Imagenes/FOTOS/0009F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atic0.planetasaber.com/encyclopedia/Data/Imagenes/FOTOS/0009FZ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292" cy="3242654"/>
                          </a:xfrm>
                          <a:prstGeom prst="rect">
                            <a:avLst/>
                          </a:prstGeom>
                          <a:noFill/>
                          <a:ln>
                            <a:noFill/>
                          </a:ln>
                        </pic:spPr>
                      </pic:pic>
                    </a:graphicData>
                  </a:graphic>
                </wp:inline>
              </w:drawing>
            </w:r>
          </w:p>
        </w:tc>
      </w:tr>
      <w:tr w:rsidR="005A62B9" w:rsidRPr="00A261C8" w14:paraId="19AB4547" w14:textId="77777777" w:rsidTr="00A558DC">
        <w:trPr>
          <w:trHeight w:val="134"/>
          <w:jc w:val="center"/>
        </w:trPr>
        <w:tc>
          <w:tcPr>
            <w:tcW w:w="2092" w:type="dxa"/>
          </w:tcPr>
          <w:p w14:paraId="46E43FCC" w14:textId="77777777" w:rsidR="005A62B9" w:rsidRPr="00A261C8" w:rsidRDefault="005A62B9"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3D70564B" w14:textId="52A314FD" w:rsidR="005A62B9" w:rsidRPr="00A261C8" w:rsidRDefault="005A62B9" w:rsidP="00CD11BA">
            <w:pPr>
              <w:spacing w:line="276" w:lineRule="auto"/>
              <w:jc w:val="both"/>
              <w:rPr>
                <w:rFonts w:ascii="Arial" w:hAnsi="Arial" w:cs="Arial"/>
                <w:sz w:val="24"/>
                <w:szCs w:val="24"/>
              </w:rPr>
            </w:pPr>
            <w:r w:rsidRPr="00A261C8">
              <w:rPr>
                <w:rFonts w:ascii="Arial" w:eastAsia="Cambria" w:hAnsi="Arial" w:cs="Arial"/>
                <w:sz w:val="24"/>
                <w:szCs w:val="24"/>
              </w:rPr>
              <w:t xml:space="preserve">Desde la </w:t>
            </w:r>
            <w:r w:rsidR="00CD11BA" w:rsidRPr="00A261C8">
              <w:rPr>
                <w:rFonts w:ascii="Arial" w:eastAsia="Cambria" w:hAnsi="Arial" w:cs="Arial"/>
                <w:sz w:val="24"/>
                <w:szCs w:val="24"/>
              </w:rPr>
              <w:t xml:space="preserve">adopción de la  Constitución de los Estados Unidos en 1787 y de la </w:t>
            </w:r>
            <w:r w:rsidRPr="00A261C8">
              <w:rPr>
                <w:rFonts w:ascii="Arial" w:eastAsia="Cambria" w:hAnsi="Arial" w:cs="Arial"/>
                <w:sz w:val="24"/>
                <w:szCs w:val="24"/>
              </w:rPr>
              <w:t>proclamación de los Declaración de los Derechos del Hombre y del Ciudadano</w:t>
            </w:r>
            <w:r w:rsidR="00CD11BA" w:rsidRPr="00A261C8">
              <w:rPr>
                <w:rFonts w:ascii="Arial" w:eastAsia="Cambria" w:hAnsi="Arial" w:cs="Arial"/>
                <w:sz w:val="24"/>
                <w:szCs w:val="24"/>
              </w:rPr>
              <w:t xml:space="preserve"> en 1789, los sistemas democráticos se han cimentado sobre constituciones garantistas.</w:t>
            </w:r>
          </w:p>
        </w:tc>
      </w:tr>
    </w:tbl>
    <w:p w14:paraId="06719421" w14:textId="77777777" w:rsidR="005A62B9" w:rsidRPr="00A261C8" w:rsidRDefault="005A62B9" w:rsidP="00A85C40">
      <w:pPr>
        <w:spacing w:line="276" w:lineRule="auto"/>
        <w:jc w:val="both"/>
        <w:rPr>
          <w:rFonts w:ascii="Arial" w:hAnsi="Arial" w:cs="Arial"/>
          <w:sz w:val="24"/>
          <w:szCs w:val="24"/>
        </w:rPr>
      </w:pPr>
    </w:p>
    <w:p w14:paraId="78EF8025" w14:textId="7F8F0B06" w:rsidR="00CB0F8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D</w:t>
      </w:r>
      <w:r w:rsidR="002817CD">
        <w:rPr>
          <w:rFonts w:ascii="Arial" w:hAnsi="Arial" w:cs="Arial"/>
          <w:sz w:val="24"/>
          <w:szCs w:val="24"/>
        </w:rPr>
        <w:t xml:space="preserve">e acuerdo </w:t>
      </w:r>
      <w:del w:id="1639" w:author="Eugenia Arce Londoño" w:date="2015-10-01T08:28:00Z">
        <w:r w:rsidRPr="00A261C8">
          <w:rPr>
            <w:rFonts w:ascii="Arial" w:hAnsi="Arial" w:cs="Arial"/>
            <w:sz w:val="24"/>
            <w:szCs w:val="24"/>
          </w:rPr>
          <w:delText>a</w:delText>
        </w:r>
      </w:del>
      <w:ins w:id="1640" w:author="Eugenia Arce Londoño" w:date="2015-10-01T08:28:00Z">
        <w:r w:rsidR="002817CD">
          <w:rPr>
            <w:rFonts w:ascii="Arial" w:hAnsi="Arial" w:cs="Arial"/>
            <w:sz w:val="24"/>
            <w:szCs w:val="24"/>
          </w:rPr>
          <w:t>con</w:t>
        </w:r>
      </w:ins>
      <w:r w:rsidRPr="00A261C8">
        <w:rPr>
          <w:rFonts w:ascii="Arial" w:hAnsi="Arial" w:cs="Arial"/>
          <w:sz w:val="24"/>
          <w:szCs w:val="24"/>
        </w:rPr>
        <w:t xml:space="preserve"> algunos autores</w:t>
      </w:r>
      <w:ins w:id="1641" w:author="Eugenia Arce Londoño" w:date="2015-10-01T08:28:00Z">
        <w:r w:rsidR="002817CD">
          <w:rPr>
            <w:rFonts w:ascii="Arial" w:hAnsi="Arial" w:cs="Arial"/>
            <w:sz w:val="24"/>
            <w:szCs w:val="24"/>
          </w:rPr>
          <w:t>,</w:t>
        </w:r>
      </w:ins>
      <w:r w:rsidRPr="00A261C8">
        <w:rPr>
          <w:rFonts w:ascii="Arial" w:hAnsi="Arial" w:cs="Arial"/>
          <w:sz w:val="24"/>
          <w:szCs w:val="24"/>
        </w:rPr>
        <w:t xml:space="preserve"> el </w:t>
      </w:r>
      <w:r w:rsidRPr="00A261C8">
        <w:rPr>
          <w:rFonts w:ascii="Arial" w:hAnsi="Arial" w:cs="Arial"/>
          <w:b/>
          <w:sz w:val="24"/>
          <w:szCs w:val="24"/>
        </w:rPr>
        <w:t>grado de vida institucional democrática</w:t>
      </w:r>
      <w:r w:rsidRPr="00A261C8">
        <w:rPr>
          <w:rFonts w:ascii="Arial" w:hAnsi="Arial" w:cs="Arial"/>
          <w:sz w:val="24"/>
          <w:szCs w:val="24"/>
        </w:rPr>
        <w:t xml:space="preserve"> </w:t>
      </w:r>
      <w:ins w:id="1642" w:author="Eugenia Arce Londoño" w:date="2015-10-01T08:28:00Z">
        <w:r w:rsidR="002817CD">
          <w:rPr>
            <w:rFonts w:ascii="Arial" w:hAnsi="Arial" w:cs="Arial"/>
            <w:sz w:val="24"/>
            <w:szCs w:val="24"/>
          </w:rPr>
          <w:t xml:space="preserve">de una sociedad </w:t>
        </w:r>
      </w:ins>
      <w:r w:rsidRPr="00A261C8">
        <w:rPr>
          <w:rFonts w:ascii="Arial" w:hAnsi="Arial" w:cs="Arial"/>
          <w:sz w:val="24"/>
          <w:szCs w:val="24"/>
        </w:rPr>
        <w:t>se genera observando</w:t>
      </w:r>
      <w:r w:rsidR="00CB0F8F" w:rsidRPr="00A261C8">
        <w:rPr>
          <w:rFonts w:ascii="Arial" w:hAnsi="Arial" w:cs="Arial"/>
          <w:sz w:val="24"/>
          <w:szCs w:val="24"/>
        </w:rPr>
        <w:t>:</w:t>
      </w:r>
    </w:p>
    <w:p w14:paraId="77012B68" w14:textId="77777777" w:rsidR="00CB0F8F" w:rsidRPr="00A261C8" w:rsidRDefault="00CB0F8F" w:rsidP="00A85C40">
      <w:pPr>
        <w:spacing w:line="276" w:lineRule="auto"/>
        <w:jc w:val="both"/>
        <w:rPr>
          <w:rFonts w:ascii="Arial" w:hAnsi="Arial" w:cs="Arial"/>
          <w:sz w:val="24"/>
          <w:szCs w:val="24"/>
        </w:rPr>
      </w:pPr>
    </w:p>
    <w:p w14:paraId="783AD7CE" w14:textId="2DA6F15F"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 xml:space="preserve">frecuencia de la </w:t>
      </w:r>
      <w:r w:rsidR="002817CD">
        <w:rPr>
          <w:rFonts w:ascii="Arial" w:hAnsi="Arial" w:cs="Arial"/>
          <w:sz w:val="24"/>
          <w:szCs w:val="24"/>
        </w:rPr>
        <w:t>participación de la ciudadanía</w:t>
      </w:r>
      <w:del w:id="1643" w:author="Eugenia Arce Londoño" w:date="2015-10-01T08:28:00Z">
        <w:r w:rsidRPr="00A261C8">
          <w:rPr>
            <w:rFonts w:ascii="Arial" w:hAnsi="Arial" w:cs="Arial"/>
            <w:sz w:val="24"/>
            <w:szCs w:val="24"/>
          </w:rPr>
          <w:delText>;</w:delText>
        </w:r>
      </w:del>
      <w:ins w:id="1644" w:author="Eugenia Arce Londoño" w:date="2015-10-01T08:28:00Z">
        <w:r w:rsidR="002817CD">
          <w:rPr>
            <w:rFonts w:ascii="Arial" w:hAnsi="Arial" w:cs="Arial"/>
            <w:sz w:val="24"/>
            <w:szCs w:val="24"/>
          </w:rPr>
          <w:t>.</w:t>
        </w:r>
      </w:ins>
    </w:p>
    <w:p w14:paraId="5C36C351" w14:textId="78869DA7"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El </w:t>
      </w:r>
      <w:r w:rsidR="0058516C" w:rsidRPr="00A261C8">
        <w:rPr>
          <w:rFonts w:ascii="Arial" w:hAnsi="Arial" w:cs="Arial"/>
          <w:sz w:val="24"/>
          <w:szCs w:val="24"/>
        </w:rPr>
        <w:t>control efectivo sobre la actividad gubernamental por parte de instituciones estatales (control horizontal) o de la soci</w:t>
      </w:r>
      <w:r w:rsidR="002817CD">
        <w:rPr>
          <w:rFonts w:ascii="Arial" w:hAnsi="Arial" w:cs="Arial"/>
          <w:sz w:val="24"/>
          <w:szCs w:val="24"/>
        </w:rPr>
        <w:t>edad (control vertical</w:t>
      </w:r>
      <w:del w:id="1645" w:author="Eugenia Arce Londoño" w:date="2015-10-01T08:28:00Z">
        <w:r w:rsidRPr="00A261C8">
          <w:rPr>
            <w:rFonts w:ascii="Arial" w:hAnsi="Arial" w:cs="Arial"/>
            <w:sz w:val="24"/>
            <w:szCs w:val="24"/>
          </w:rPr>
          <w:delText>);</w:delText>
        </w:r>
      </w:del>
      <w:ins w:id="1646" w:author="Eugenia Arce Londoño" w:date="2015-10-01T08:28:00Z">
        <w:r w:rsidR="002817CD">
          <w:rPr>
            <w:rFonts w:ascii="Arial" w:hAnsi="Arial" w:cs="Arial"/>
            <w:sz w:val="24"/>
            <w:szCs w:val="24"/>
          </w:rPr>
          <w:t>).</w:t>
        </w:r>
      </w:ins>
    </w:p>
    <w:p w14:paraId="7C03A702" w14:textId="5F5B0F32"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efectividad de los mecanismos establecidos para el goce efectivo de los derechos consagrad</w:t>
      </w:r>
      <w:r w:rsidR="002817CD">
        <w:rPr>
          <w:rFonts w:ascii="Arial" w:hAnsi="Arial" w:cs="Arial"/>
          <w:sz w:val="24"/>
          <w:szCs w:val="24"/>
        </w:rPr>
        <w:t>os en la Constitución Política</w:t>
      </w:r>
      <w:del w:id="1647" w:author="Eugenia Arce Londoño" w:date="2015-10-01T08:28:00Z">
        <w:r w:rsidRPr="00A261C8">
          <w:rPr>
            <w:rFonts w:ascii="Arial" w:hAnsi="Arial" w:cs="Arial"/>
            <w:sz w:val="24"/>
            <w:szCs w:val="24"/>
          </w:rPr>
          <w:delText>;</w:delText>
        </w:r>
      </w:del>
      <w:ins w:id="1648" w:author="Eugenia Arce Londoño" w:date="2015-10-01T08:28:00Z">
        <w:r w:rsidR="002817CD">
          <w:rPr>
            <w:rFonts w:ascii="Arial" w:hAnsi="Arial" w:cs="Arial"/>
            <w:sz w:val="24"/>
            <w:szCs w:val="24"/>
          </w:rPr>
          <w:t>.</w:t>
        </w:r>
      </w:ins>
    </w:p>
    <w:p w14:paraId="136D6C17" w14:textId="1F05C4EA"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 xml:space="preserve">garantía de los derechos y libertades de los grupos minoritarios y </w:t>
      </w:r>
      <w:ins w:id="1649" w:author="Eugenia Arce Londoño" w:date="2015-10-01T08:28:00Z">
        <w:r w:rsidR="002817CD">
          <w:rPr>
            <w:rFonts w:ascii="Arial" w:hAnsi="Arial" w:cs="Arial"/>
            <w:sz w:val="24"/>
            <w:szCs w:val="24"/>
          </w:rPr>
          <w:t xml:space="preserve">los </w:t>
        </w:r>
      </w:ins>
      <w:r w:rsidR="0058516C" w:rsidRPr="00A261C8">
        <w:rPr>
          <w:rFonts w:ascii="Arial" w:hAnsi="Arial" w:cs="Arial"/>
          <w:sz w:val="24"/>
          <w:szCs w:val="24"/>
        </w:rPr>
        <w:t>procesos para su inclus</w:t>
      </w:r>
      <w:r w:rsidR="002817CD">
        <w:rPr>
          <w:rFonts w:ascii="Arial" w:hAnsi="Arial" w:cs="Arial"/>
          <w:sz w:val="24"/>
          <w:szCs w:val="24"/>
        </w:rPr>
        <w:t xml:space="preserve">ión </w:t>
      </w:r>
      <w:del w:id="1650" w:author="Eugenia Arce Londoño" w:date="2015-10-01T08:28:00Z">
        <w:r w:rsidR="0058516C" w:rsidRPr="00A261C8">
          <w:rPr>
            <w:rFonts w:ascii="Arial" w:hAnsi="Arial" w:cs="Arial"/>
            <w:sz w:val="24"/>
            <w:szCs w:val="24"/>
          </w:rPr>
          <w:delText>(</w:delText>
        </w:r>
      </w:del>
      <w:r w:rsidR="0058516C" w:rsidRPr="00A261C8">
        <w:rPr>
          <w:rFonts w:ascii="Arial" w:hAnsi="Arial" w:cs="Arial"/>
          <w:sz w:val="24"/>
          <w:szCs w:val="24"/>
        </w:rPr>
        <w:t>en lo económic</w:t>
      </w:r>
      <w:r w:rsidR="002817CD">
        <w:rPr>
          <w:rFonts w:ascii="Arial" w:hAnsi="Arial" w:cs="Arial"/>
          <w:sz w:val="24"/>
          <w:szCs w:val="24"/>
        </w:rPr>
        <w:t>o, político</w:t>
      </w:r>
      <w:del w:id="1651" w:author="Eugenia Arce Londoño" w:date="2015-10-01T08:28:00Z">
        <w:r w:rsidRPr="00A261C8">
          <w:rPr>
            <w:rFonts w:ascii="Arial" w:hAnsi="Arial" w:cs="Arial"/>
            <w:sz w:val="24"/>
            <w:szCs w:val="24"/>
          </w:rPr>
          <w:delText>,</w:delText>
        </w:r>
      </w:del>
      <w:ins w:id="1652" w:author="Eugenia Arce Londoño" w:date="2015-10-01T08:28:00Z">
        <w:r w:rsidR="002817CD">
          <w:rPr>
            <w:rFonts w:ascii="Arial" w:hAnsi="Arial" w:cs="Arial"/>
            <w:sz w:val="24"/>
            <w:szCs w:val="24"/>
          </w:rPr>
          <w:t xml:space="preserve"> y</w:t>
        </w:r>
      </w:ins>
      <w:r w:rsidR="002817CD">
        <w:rPr>
          <w:rFonts w:ascii="Arial" w:hAnsi="Arial" w:cs="Arial"/>
          <w:sz w:val="24"/>
          <w:szCs w:val="24"/>
        </w:rPr>
        <w:t xml:space="preserve"> social</w:t>
      </w:r>
      <w:del w:id="1653" w:author="Eugenia Arce Londoño" w:date="2015-10-01T08:28:00Z">
        <w:r w:rsidRPr="00A261C8">
          <w:rPr>
            <w:rFonts w:ascii="Arial" w:hAnsi="Arial" w:cs="Arial"/>
            <w:sz w:val="24"/>
            <w:szCs w:val="24"/>
          </w:rPr>
          <w:delText>);</w:delText>
        </w:r>
        <w:r w:rsidR="0058516C" w:rsidRPr="00A261C8">
          <w:rPr>
            <w:rFonts w:ascii="Arial" w:hAnsi="Arial" w:cs="Arial"/>
            <w:sz w:val="24"/>
            <w:szCs w:val="24"/>
          </w:rPr>
          <w:delText xml:space="preserve"> </w:delText>
        </w:r>
      </w:del>
      <w:ins w:id="1654" w:author="Eugenia Arce Londoño" w:date="2015-10-01T08:28:00Z">
        <w:r w:rsidR="002817CD">
          <w:rPr>
            <w:rFonts w:ascii="Arial" w:hAnsi="Arial" w:cs="Arial"/>
            <w:sz w:val="24"/>
            <w:szCs w:val="24"/>
          </w:rPr>
          <w:t>.</w:t>
        </w:r>
      </w:ins>
    </w:p>
    <w:p w14:paraId="323E23F1" w14:textId="3B600AD7"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lastRenderedPageBreak/>
        <w:t xml:space="preserve">La </w:t>
      </w:r>
      <w:r w:rsidR="0058516C" w:rsidRPr="00A261C8">
        <w:rPr>
          <w:rFonts w:ascii="Arial" w:hAnsi="Arial" w:cs="Arial"/>
          <w:sz w:val="24"/>
          <w:szCs w:val="24"/>
        </w:rPr>
        <w:t xml:space="preserve">realización de </w:t>
      </w:r>
      <w:r w:rsidR="002817CD">
        <w:rPr>
          <w:rFonts w:ascii="Arial" w:hAnsi="Arial" w:cs="Arial"/>
          <w:sz w:val="24"/>
          <w:szCs w:val="24"/>
        </w:rPr>
        <w:t>elecciones libres y periódicas</w:t>
      </w:r>
      <w:del w:id="1655" w:author="Eugenia Arce Londoño" w:date="2015-10-01T08:28:00Z">
        <w:r w:rsidRPr="00A261C8">
          <w:rPr>
            <w:rFonts w:ascii="Arial" w:hAnsi="Arial" w:cs="Arial"/>
            <w:sz w:val="24"/>
            <w:szCs w:val="24"/>
          </w:rPr>
          <w:delText>;</w:delText>
        </w:r>
      </w:del>
      <w:ins w:id="1656" w:author="Eugenia Arce Londoño" w:date="2015-10-01T08:28:00Z">
        <w:r w:rsidR="002817CD">
          <w:rPr>
            <w:rFonts w:ascii="Arial" w:hAnsi="Arial" w:cs="Arial"/>
            <w:sz w:val="24"/>
            <w:szCs w:val="24"/>
          </w:rPr>
          <w:t>.</w:t>
        </w:r>
      </w:ins>
    </w:p>
    <w:p w14:paraId="777F6510" w14:textId="78E33E6D" w:rsidR="0058516C"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separación efectiva de los poderes públicos (ejecutivo, legislativo, judicial).</w:t>
      </w:r>
    </w:p>
    <w:p w14:paraId="3C9F4314" w14:textId="77777777" w:rsidR="00CB0F8F" w:rsidRPr="00A261C8" w:rsidRDefault="00CB0F8F" w:rsidP="00A85C40">
      <w:pPr>
        <w:spacing w:line="276" w:lineRule="auto"/>
        <w:jc w:val="both"/>
        <w:rPr>
          <w:rFonts w:ascii="Arial" w:hAnsi="Arial" w:cs="Arial"/>
          <w:sz w:val="24"/>
          <w:szCs w:val="24"/>
        </w:rPr>
      </w:pPr>
    </w:p>
    <w:p w14:paraId="6D55167D" w14:textId="3F6AB7DA" w:rsidR="0058516C" w:rsidRPr="00A261C8" w:rsidRDefault="00CB0F8F" w:rsidP="00A85C40">
      <w:pPr>
        <w:spacing w:line="276" w:lineRule="auto"/>
        <w:jc w:val="both"/>
        <w:rPr>
          <w:rFonts w:ascii="Arial" w:hAnsi="Arial" w:cs="Arial"/>
          <w:sz w:val="24"/>
          <w:szCs w:val="24"/>
        </w:rPr>
      </w:pPr>
      <w:del w:id="1657" w:author="Eugenia Arce Londoño" w:date="2015-10-01T08:28:00Z">
        <w:r w:rsidRPr="00A261C8">
          <w:rPr>
            <w:rFonts w:ascii="Arial" w:hAnsi="Arial" w:cs="Arial"/>
            <w:sz w:val="24"/>
            <w:szCs w:val="24"/>
          </w:rPr>
          <w:delText>Lo cual</w:delText>
        </w:r>
      </w:del>
      <w:ins w:id="1658" w:author="Eugenia Arce Londoño" w:date="2015-10-01T08:28:00Z">
        <w:r w:rsidR="00C63A0F">
          <w:rPr>
            <w:rFonts w:ascii="Arial" w:hAnsi="Arial" w:cs="Arial"/>
            <w:sz w:val="24"/>
            <w:szCs w:val="24"/>
          </w:rPr>
          <w:t>Estos distintos aspectos de la vida democrática</w:t>
        </w:r>
      </w:ins>
      <w:r w:rsidR="00C63A0F">
        <w:rPr>
          <w:rFonts w:ascii="Arial" w:hAnsi="Arial" w:cs="Arial"/>
          <w:sz w:val="24"/>
          <w:szCs w:val="24"/>
        </w:rPr>
        <w:t xml:space="preserve"> </w:t>
      </w:r>
      <w:r w:rsidRPr="00A261C8">
        <w:rPr>
          <w:rFonts w:ascii="Arial" w:hAnsi="Arial" w:cs="Arial"/>
          <w:sz w:val="24"/>
          <w:szCs w:val="24"/>
        </w:rPr>
        <w:t xml:space="preserve">se </w:t>
      </w:r>
      <w:del w:id="1659" w:author="Eugenia Arce Londoño" w:date="2015-10-01T08:28:00Z">
        <w:r w:rsidRPr="00A261C8">
          <w:rPr>
            <w:rFonts w:ascii="Arial" w:hAnsi="Arial" w:cs="Arial"/>
            <w:sz w:val="24"/>
            <w:szCs w:val="24"/>
          </w:rPr>
          <w:delText>concreta</w:delText>
        </w:r>
      </w:del>
      <w:ins w:id="1660" w:author="Eugenia Arce Londoño" w:date="2015-10-01T08:28:00Z">
        <w:r w:rsidRPr="00A261C8">
          <w:rPr>
            <w:rFonts w:ascii="Arial" w:hAnsi="Arial" w:cs="Arial"/>
            <w:sz w:val="24"/>
            <w:szCs w:val="24"/>
          </w:rPr>
          <w:t>concreta</w:t>
        </w:r>
        <w:r w:rsidR="00C63A0F">
          <w:rPr>
            <w:rFonts w:ascii="Arial" w:hAnsi="Arial" w:cs="Arial"/>
            <w:sz w:val="24"/>
            <w:szCs w:val="24"/>
          </w:rPr>
          <w:t>n</w:t>
        </w:r>
      </w:ins>
      <w:r w:rsidRPr="00A261C8">
        <w:rPr>
          <w:rFonts w:ascii="Arial" w:hAnsi="Arial" w:cs="Arial"/>
          <w:sz w:val="24"/>
          <w:szCs w:val="24"/>
        </w:rPr>
        <w:t xml:space="preserve"> en las que </w:t>
      </w:r>
      <w:ins w:id="1661" w:author="Eugenia Arce Londoño" w:date="2015-10-01T08:28:00Z">
        <w:r w:rsidR="00C63A0F">
          <w:rPr>
            <w:rFonts w:ascii="Arial" w:hAnsi="Arial" w:cs="Arial"/>
            <w:sz w:val="24"/>
            <w:szCs w:val="24"/>
          </w:rPr>
          <w:t xml:space="preserve">algunos analistas </w:t>
        </w:r>
      </w:ins>
      <w:r w:rsidRPr="00A261C8">
        <w:rPr>
          <w:rFonts w:ascii="Arial" w:hAnsi="Arial" w:cs="Arial"/>
          <w:sz w:val="24"/>
          <w:szCs w:val="24"/>
        </w:rPr>
        <w:t xml:space="preserve">han llamado </w:t>
      </w:r>
      <w:r w:rsidRPr="00A261C8">
        <w:rPr>
          <w:rFonts w:ascii="Arial" w:hAnsi="Arial" w:cs="Arial"/>
          <w:b/>
          <w:sz w:val="24"/>
          <w:szCs w:val="24"/>
        </w:rPr>
        <w:t>dimensiones</w:t>
      </w:r>
      <w:r w:rsidRPr="00A261C8">
        <w:rPr>
          <w:rFonts w:ascii="Arial" w:hAnsi="Arial" w:cs="Arial"/>
          <w:sz w:val="24"/>
          <w:szCs w:val="24"/>
        </w:rPr>
        <w:t xml:space="preserve"> de la </w:t>
      </w:r>
      <w:r w:rsidRPr="00A261C8">
        <w:rPr>
          <w:rFonts w:ascii="Arial" w:hAnsi="Arial" w:cs="Arial"/>
          <w:b/>
          <w:sz w:val="24"/>
          <w:szCs w:val="24"/>
        </w:rPr>
        <w:t>democracia</w:t>
      </w:r>
      <w:r w:rsidRPr="00A261C8">
        <w:rPr>
          <w:rFonts w:ascii="Arial" w:hAnsi="Arial" w:cs="Arial"/>
          <w:sz w:val="24"/>
          <w:szCs w:val="24"/>
        </w:rPr>
        <w:t>. La</w:t>
      </w:r>
      <w:ins w:id="1662" w:author="Eugenia Arce Londoño" w:date="2015-10-01T08:28:00Z">
        <w:r w:rsidRPr="00A261C8">
          <w:rPr>
            <w:rFonts w:ascii="Arial" w:hAnsi="Arial" w:cs="Arial"/>
            <w:sz w:val="24"/>
            <w:szCs w:val="24"/>
          </w:rPr>
          <w:t xml:space="preserve"> </w:t>
        </w:r>
        <w:r w:rsidR="00C63A0F">
          <w:rPr>
            <w:rFonts w:ascii="Arial" w:hAnsi="Arial" w:cs="Arial"/>
            <w:sz w:val="24"/>
            <w:szCs w:val="24"/>
          </w:rPr>
          <w:t>dimensión</w:t>
        </w:r>
      </w:ins>
      <w:r w:rsidR="00C63A0F">
        <w:rPr>
          <w:rFonts w:ascii="Arial" w:hAnsi="Arial" w:cs="Arial"/>
          <w:sz w:val="24"/>
          <w:szCs w:val="24"/>
        </w:rPr>
        <w:t xml:space="preserve"> </w:t>
      </w:r>
      <w:r w:rsidRPr="00A261C8">
        <w:rPr>
          <w:rFonts w:ascii="Arial" w:hAnsi="Arial" w:cs="Arial"/>
          <w:b/>
          <w:sz w:val="24"/>
          <w:szCs w:val="24"/>
        </w:rPr>
        <w:t>política</w:t>
      </w:r>
      <w:del w:id="1663" w:author="Eugenia Arce Londoño" w:date="2015-10-01T08:28:00Z">
        <w:r w:rsidRPr="00A261C8">
          <w:rPr>
            <w:rFonts w:ascii="Arial" w:hAnsi="Arial" w:cs="Arial"/>
            <w:sz w:val="24"/>
            <w:szCs w:val="24"/>
          </w:rPr>
          <w:delText>:</w:delText>
        </w:r>
      </w:del>
      <w:ins w:id="1664" w:author="Eugenia Arce Londoño" w:date="2015-10-01T08:28:00Z">
        <w:r w:rsidR="00C63A0F">
          <w:rPr>
            <w:rFonts w:ascii="Arial" w:hAnsi="Arial" w:cs="Arial"/>
            <w:sz w:val="24"/>
            <w:szCs w:val="24"/>
          </w:rPr>
          <w:t>,</w:t>
        </w:r>
      </w:ins>
      <w:r w:rsidRPr="00A261C8">
        <w:rPr>
          <w:rFonts w:ascii="Arial" w:hAnsi="Arial" w:cs="Arial"/>
          <w:sz w:val="24"/>
          <w:szCs w:val="24"/>
        </w:rPr>
        <w:t xml:space="preserve"> enfocada en los derechos de naturaleza política y preocupada por la participación efectiva. La</w:t>
      </w:r>
      <w:ins w:id="1665" w:author="Eugenia Arce Londoño" w:date="2015-10-01T08:28:00Z">
        <w:r w:rsidR="00C63A0F">
          <w:rPr>
            <w:rFonts w:ascii="Arial" w:hAnsi="Arial" w:cs="Arial"/>
            <w:sz w:val="24"/>
            <w:szCs w:val="24"/>
          </w:rPr>
          <w:t xml:space="preserve"> dimensión</w:t>
        </w:r>
      </w:ins>
      <w:r w:rsidRPr="00A261C8">
        <w:rPr>
          <w:rFonts w:ascii="Arial" w:hAnsi="Arial" w:cs="Arial"/>
          <w:sz w:val="24"/>
          <w:szCs w:val="24"/>
        </w:rPr>
        <w:t xml:space="preserve"> </w:t>
      </w:r>
      <w:r w:rsidRPr="00A261C8">
        <w:rPr>
          <w:rFonts w:ascii="Arial" w:hAnsi="Arial" w:cs="Arial"/>
          <w:b/>
          <w:sz w:val="24"/>
          <w:szCs w:val="24"/>
        </w:rPr>
        <w:t>social</w:t>
      </w:r>
      <w:r w:rsidRPr="00A261C8">
        <w:rPr>
          <w:rFonts w:ascii="Arial" w:hAnsi="Arial" w:cs="Arial"/>
          <w:sz w:val="24"/>
          <w:szCs w:val="24"/>
        </w:rPr>
        <w:t xml:space="preserve"> y </w:t>
      </w:r>
      <w:r w:rsidRPr="00A261C8">
        <w:rPr>
          <w:rFonts w:ascii="Arial" w:hAnsi="Arial" w:cs="Arial"/>
          <w:b/>
          <w:sz w:val="24"/>
          <w:szCs w:val="24"/>
        </w:rPr>
        <w:t>económica</w:t>
      </w:r>
      <w:r w:rsidRPr="00A261C8">
        <w:rPr>
          <w:rFonts w:ascii="Arial" w:hAnsi="Arial" w:cs="Arial"/>
          <w:sz w:val="24"/>
          <w:szCs w:val="24"/>
        </w:rPr>
        <w:t>, dirigida a realizar los derechos sociales y económicos</w:t>
      </w:r>
      <w:ins w:id="1666" w:author="Eugenia Arce Londoño" w:date="2015-10-01T08:28:00Z">
        <w:r w:rsidR="00C63A0F">
          <w:rPr>
            <w:rFonts w:ascii="Arial" w:hAnsi="Arial" w:cs="Arial"/>
            <w:sz w:val="24"/>
            <w:szCs w:val="24"/>
          </w:rPr>
          <w:t>, y</w:t>
        </w:r>
      </w:ins>
      <w:r w:rsidRPr="00A261C8">
        <w:rPr>
          <w:rFonts w:ascii="Arial" w:hAnsi="Arial" w:cs="Arial"/>
          <w:sz w:val="24"/>
          <w:szCs w:val="24"/>
        </w:rPr>
        <w:t xml:space="preserve"> preocupada por la igualdad real y efectiva de los ciudadanos en sus condiciones materiales de vida. La</w:t>
      </w:r>
      <w:ins w:id="1667" w:author="Eugenia Arce Londoño" w:date="2015-10-01T08:28:00Z">
        <w:r w:rsidR="00C63A0F">
          <w:rPr>
            <w:rFonts w:ascii="Arial" w:hAnsi="Arial" w:cs="Arial"/>
            <w:sz w:val="24"/>
            <w:szCs w:val="24"/>
          </w:rPr>
          <w:t xml:space="preserve"> dimensión</w:t>
        </w:r>
      </w:ins>
      <w:r w:rsidRPr="00A261C8">
        <w:rPr>
          <w:rFonts w:ascii="Arial" w:hAnsi="Arial" w:cs="Arial"/>
          <w:sz w:val="24"/>
          <w:szCs w:val="24"/>
        </w:rPr>
        <w:t xml:space="preserve"> </w:t>
      </w:r>
      <w:r w:rsidRPr="00A261C8">
        <w:rPr>
          <w:rFonts w:ascii="Arial" w:hAnsi="Arial" w:cs="Arial"/>
          <w:b/>
          <w:sz w:val="24"/>
          <w:szCs w:val="24"/>
        </w:rPr>
        <w:t>cultural</w:t>
      </w:r>
      <w:r w:rsidRPr="00A261C8">
        <w:rPr>
          <w:rFonts w:ascii="Arial" w:hAnsi="Arial" w:cs="Arial"/>
          <w:sz w:val="24"/>
          <w:szCs w:val="24"/>
        </w:rPr>
        <w:t>, enfocada en los derechos culturales</w:t>
      </w:r>
      <w:ins w:id="1668" w:author="Eugenia Arce Londoño" w:date="2015-10-01T08:28:00Z">
        <w:r w:rsidRPr="00A261C8">
          <w:rPr>
            <w:rFonts w:ascii="Arial" w:hAnsi="Arial" w:cs="Arial"/>
            <w:sz w:val="24"/>
            <w:szCs w:val="24"/>
          </w:rPr>
          <w:t xml:space="preserve"> </w:t>
        </w:r>
        <w:r w:rsidR="00C63A0F">
          <w:rPr>
            <w:rFonts w:ascii="Arial" w:hAnsi="Arial" w:cs="Arial"/>
            <w:sz w:val="24"/>
            <w:szCs w:val="24"/>
          </w:rPr>
          <w:t>y</w:t>
        </w:r>
      </w:ins>
      <w:r w:rsidR="00C63A0F">
        <w:rPr>
          <w:rFonts w:ascii="Arial" w:hAnsi="Arial" w:cs="Arial"/>
          <w:sz w:val="24"/>
          <w:szCs w:val="24"/>
        </w:rPr>
        <w:t xml:space="preserve"> </w:t>
      </w:r>
      <w:r w:rsidRPr="00A261C8">
        <w:rPr>
          <w:rFonts w:ascii="Arial" w:hAnsi="Arial" w:cs="Arial"/>
          <w:sz w:val="24"/>
          <w:szCs w:val="24"/>
        </w:rPr>
        <w:t xml:space="preserve">preocupada por las diferencias culturales que se presentan en el seno de la sociedad debido a cuestiones como la migración, los conflictos religiosos o étnicos.  </w:t>
      </w:r>
    </w:p>
    <w:p w14:paraId="0F7A4345" w14:textId="77777777" w:rsidR="006C2FE5" w:rsidRPr="00A261C8" w:rsidRDefault="006C2FE5"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2D19F7E6" w14:textId="77777777" w:rsidTr="00A558DC">
        <w:trPr>
          <w:jc w:val="center"/>
        </w:trPr>
        <w:tc>
          <w:tcPr>
            <w:tcW w:w="8222" w:type="dxa"/>
            <w:gridSpan w:val="2"/>
            <w:shd w:val="clear" w:color="auto" w:fill="000000"/>
          </w:tcPr>
          <w:p w14:paraId="0AD1C908" w14:textId="77777777" w:rsidR="00CD11BA" w:rsidRPr="00A261C8" w:rsidRDefault="00CD11BA"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CD11BA" w:rsidRPr="00A261C8" w14:paraId="005E6655" w14:textId="77777777" w:rsidTr="00A558DC">
        <w:trPr>
          <w:jc w:val="center"/>
        </w:trPr>
        <w:tc>
          <w:tcPr>
            <w:tcW w:w="2268" w:type="dxa"/>
          </w:tcPr>
          <w:p w14:paraId="5847EAAD" w14:textId="77777777" w:rsidR="00CD11BA" w:rsidRPr="00A261C8" w:rsidRDefault="00CD11BA"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5A02CA8F" w14:textId="5F60EF48" w:rsidR="00CD11BA" w:rsidRPr="00A261C8" w:rsidRDefault="00CD11BA" w:rsidP="00A558DC">
            <w:pPr>
              <w:spacing w:line="276" w:lineRule="auto"/>
              <w:jc w:val="both"/>
              <w:rPr>
                <w:rFonts w:ascii="Arial" w:eastAsia="Cambria" w:hAnsi="Arial" w:cs="Arial"/>
                <w:sz w:val="24"/>
                <w:szCs w:val="24"/>
              </w:rPr>
            </w:pPr>
            <w:r w:rsidRPr="00A261C8">
              <w:rPr>
                <w:rFonts w:ascii="Arial" w:eastAsia="Cambria" w:hAnsi="Arial" w:cs="Arial"/>
                <w:sz w:val="24"/>
                <w:szCs w:val="24"/>
              </w:rPr>
              <w:t>“Los representantes del pueblo francés, constituidos en Asamblea nacional, considerando que la ignorancia, el olvido o el menosprecio de los derechos del hombre son las únicas causas de las calamidades públicas y de la corrupción de los gobiernos, han resuelto exponer, en una declaración solemne, los derechos naturales, inalienables y sagrados del hombre, a fin de que esta declaración, constantemente presente para todos los miembros del cuerpo social, les recuerde sin cesar sus derechos y sus deberes; a fin de que los actos del poder legislativo y del poder ejecutivo, al poder cotejarse a cada instante con la finalidad de toda institución política, sean más respetados y para que las reclamaciones de los ciudadanos, en adelante fundadas en principios simples e indiscutibles, redunden siempre en beneficio del mantenimiento de la Constitución y de la felicidad de todos”</w:t>
            </w:r>
          </w:p>
          <w:p w14:paraId="3821B661" w14:textId="0241D097" w:rsidR="00CD11BA" w:rsidRPr="00A261C8" w:rsidRDefault="00CD11BA" w:rsidP="00A558DC">
            <w:pPr>
              <w:spacing w:line="276" w:lineRule="auto"/>
              <w:jc w:val="both"/>
              <w:rPr>
                <w:rFonts w:ascii="Arial" w:eastAsia="Cambria" w:hAnsi="Arial" w:cs="Arial"/>
                <w:sz w:val="24"/>
                <w:szCs w:val="24"/>
              </w:rPr>
            </w:pPr>
            <w:r w:rsidRPr="00C63A0F">
              <w:rPr>
                <w:rFonts w:ascii="Arial" w:hAnsi="Arial"/>
                <w:i/>
                <w:sz w:val="24"/>
                <w:rPrChange w:id="1669" w:author="Eugenia Arce Londoño" w:date="2015-10-01T08:28:00Z">
                  <w:rPr>
                    <w:rFonts w:ascii="Arial" w:hAnsi="Arial"/>
                    <w:sz w:val="24"/>
                  </w:rPr>
                </w:rPrChange>
              </w:rPr>
              <w:t>Declaración de los derechos del hombre y del ciudadano</w:t>
            </w:r>
            <w:r w:rsidRPr="00A261C8">
              <w:rPr>
                <w:rFonts w:ascii="Arial" w:eastAsia="Cambria" w:hAnsi="Arial" w:cs="Arial"/>
                <w:sz w:val="24"/>
                <w:szCs w:val="24"/>
              </w:rPr>
              <w:t>, 26 de agosto de 1789.</w:t>
            </w:r>
          </w:p>
        </w:tc>
      </w:tr>
    </w:tbl>
    <w:p w14:paraId="2C5D1A96" w14:textId="77777777" w:rsidR="00CD11BA" w:rsidRPr="00A261C8" w:rsidRDefault="00CD11BA" w:rsidP="00A85C40">
      <w:pPr>
        <w:spacing w:line="276" w:lineRule="auto"/>
        <w:jc w:val="both"/>
        <w:rPr>
          <w:rFonts w:ascii="Arial" w:hAnsi="Arial" w:cs="Arial"/>
          <w:sz w:val="24"/>
          <w:szCs w:val="24"/>
        </w:rPr>
      </w:pPr>
    </w:p>
    <w:p w14:paraId="761A7C2D" w14:textId="0928490A" w:rsidR="006A6485" w:rsidRPr="00A261C8" w:rsidRDefault="006A6485" w:rsidP="006A6485">
      <w:pPr>
        <w:spacing w:line="276" w:lineRule="auto"/>
        <w:jc w:val="both"/>
        <w:rPr>
          <w:rFonts w:ascii="Arial" w:hAnsi="Arial" w:cs="Arial"/>
          <w:sz w:val="24"/>
          <w:szCs w:val="24"/>
        </w:rPr>
      </w:pPr>
      <w:r w:rsidRPr="00A261C8">
        <w:rPr>
          <w:rFonts w:ascii="Arial" w:hAnsi="Arial" w:cs="Arial"/>
          <w:sz w:val="24"/>
          <w:szCs w:val="24"/>
        </w:rPr>
        <w:t>Para ampliar tus conocimientos sobre la Declaración de los derechos del hombre y del ciudadano puedes observar este video [VER]</w:t>
      </w:r>
      <w:r w:rsidRPr="00A261C8">
        <w:rPr>
          <w:rStyle w:val="Refdenotaalpie"/>
          <w:rFonts w:ascii="Arial" w:eastAsia="Cambria" w:hAnsi="Arial" w:cs="Arial"/>
          <w:b/>
          <w:sz w:val="24"/>
          <w:szCs w:val="24"/>
        </w:rPr>
        <w:footnoteReference w:id="36"/>
      </w:r>
      <w:r w:rsidRPr="00A261C8">
        <w:rPr>
          <w:rFonts w:ascii="Arial" w:hAnsi="Arial" w:cs="Arial"/>
          <w:sz w:val="24"/>
          <w:szCs w:val="24"/>
        </w:rPr>
        <w:t>.</w:t>
      </w:r>
    </w:p>
    <w:p w14:paraId="660F5AC7" w14:textId="77777777" w:rsidR="006A6485" w:rsidRPr="00A261C8" w:rsidRDefault="006A6485" w:rsidP="00A85C40">
      <w:pPr>
        <w:spacing w:line="276" w:lineRule="auto"/>
        <w:jc w:val="both"/>
        <w:rPr>
          <w:rFonts w:ascii="Arial" w:hAnsi="Arial" w:cs="Arial"/>
          <w:sz w:val="24"/>
          <w:szCs w:val="24"/>
        </w:rPr>
      </w:pPr>
    </w:p>
    <w:p w14:paraId="744CA707" w14:textId="7C1BED13" w:rsidR="0058516C" w:rsidRPr="00A261C8" w:rsidRDefault="006A6485" w:rsidP="00A85C40">
      <w:pPr>
        <w:spacing w:line="276" w:lineRule="auto"/>
        <w:jc w:val="both"/>
        <w:rPr>
          <w:rFonts w:ascii="Arial" w:hAnsi="Arial" w:cs="Arial"/>
          <w:sz w:val="24"/>
          <w:szCs w:val="24"/>
        </w:rPr>
      </w:pPr>
      <w:r w:rsidRPr="00A261C8">
        <w:rPr>
          <w:rFonts w:ascii="Arial" w:hAnsi="Arial" w:cs="Arial"/>
          <w:sz w:val="24"/>
          <w:szCs w:val="24"/>
        </w:rPr>
        <w:lastRenderedPageBreak/>
        <w:t>Los</w:t>
      </w:r>
      <w:r w:rsidR="0058516C" w:rsidRPr="00A261C8">
        <w:rPr>
          <w:rFonts w:ascii="Arial" w:hAnsi="Arial" w:cs="Arial"/>
          <w:sz w:val="24"/>
          <w:szCs w:val="24"/>
        </w:rPr>
        <w:t xml:space="preserve"> sistemas </w:t>
      </w:r>
      <w:r w:rsidR="00D32BA8" w:rsidRPr="00A261C8">
        <w:rPr>
          <w:rFonts w:ascii="Arial" w:hAnsi="Arial" w:cs="Arial"/>
          <w:sz w:val="24"/>
          <w:szCs w:val="24"/>
        </w:rPr>
        <w:t xml:space="preserve">democráticos </w:t>
      </w:r>
      <w:r w:rsidR="0058516C" w:rsidRPr="00A261C8">
        <w:rPr>
          <w:rFonts w:ascii="Arial" w:hAnsi="Arial" w:cs="Arial"/>
          <w:sz w:val="24"/>
          <w:szCs w:val="24"/>
        </w:rPr>
        <w:t xml:space="preserve">se han organizado a través de </w:t>
      </w:r>
      <w:del w:id="1670" w:author="Eugenia Arce Londoño" w:date="2015-10-01T08:28:00Z">
        <w:r w:rsidR="00D32BA8" w:rsidRPr="00A261C8">
          <w:rPr>
            <w:rFonts w:ascii="Arial" w:hAnsi="Arial" w:cs="Arial"/>
            <w:b/>
            <w:sz w:val="24"/>
            <w:szCs w:val="24"/>
          </w:rPr>
          <w:delText>REGÍMENES POLÍTICOS PARLAMENTARIOS</w:delText>
        </w:r>
        <w:r w:rsidR="0058516C" w:rsidRPr="00A261C8">
          <w:rPr>
            <w:rFonts w:ascii="Arial" w:hAnsi="Arial" w:cs="Arial"/>
            <w:sz w:val="24"/>
            <w:szCs w:val="24"/>
          </w:rPr>
          <w:delText xml:space="preserve">, </w:delText>
        </w:r>
        <w:r w:rsidR="00D32BA8" w:rsidRPr="00A261C8">
          <w:rPr>
            <w:rFonts w:ascii="Arial" w:hAnsi="Arial" w:cs="Arial"/>
            <w:b/>
            <w:sz w:val="24"/>
            <w:szCs w:val="24"/>
          </w:rPr>
          <w:delText>PRESIDENCIALES</w:delText>
        </w:r>
        <w:r w:rsidR="00D32BA8" w:rsidRPr="00A261C8">
          <w:rPr>
            <w:rFonts w:ascii="Arial" w:hAnsi="Arial" w:cs="Arial"/>
            <w:sz w:val="24"/>
            <w:szCs w:val="24"/>
          </w:rPr>
          <w:delText xml:space="preserve"> </w:delText>
        </w:r>
        <w:r w:rsidR="0058516C" w:rsidRPr="00A261C8">
          <w:rPr>
            <w:rFonts w:ascii="Arial" w:hAnsi="Arial" w:cs="Arial"/>
            <w:sz w:val="24"/>
            <w:szCs w:val="24"/>
          </w:rPr>
          <w:delText xml:space="preserve">y </w:delText>
        </w:r>
        <w:r w:rsidR="00D32BA8" w:rsidRPr="00A261C8">
          <w:rPr>
            <w:rFonts w:ascii="Arial" w:hAnsi="Arial" w:cs="Arial"/>
            <w:b/>
            <w:sz w:val="24"/>
            <w:szCs w:val="24"/>
          </w:rPr>
          <w:delText>SEMIPRESIDENCIALES</w:delText>
        </w:r>
      </w:del>
      <w:ins w:id="1671" w:author="Eugenia Arce Londoño" w:date="2015-10-01T08:28:00Z">
        <w:r w:rsidR="00C63A0F" w:rsidRPr="00C63A0F">
          <w:rPr>
            <w:rFonts w:ascii="Arial" w:hAnsi="Arial" w:cs="Arial"/>
            <w:sz w:val="24"/>
            <w:szCs w:val="24"/>
          </w:rPr>
          <w:t xml:space="preserve">regímenes políticos </w:t>
        </w:r>
        <w:r w:rsidR="00C63A0F" w:rsidRPr="00C63A0F">
          <w:rPr>
            <w:rFonts w:ascii="Arial" w:hAnsi="Arial" w:cs="Arial"/>
            <w:b/>
            <w:sz w:val="24"/>
            <w:szCs w:val="24"/>
          </w:rPr>
          <w:t xml:space="preserve">parlamentarios, presidenciales </w:t>
        </w:r>
        <w:r w:rsidR="00C63A0F" w:rsidRPr="00C63A0F">
          <w:rPr>
            <w:rFonts w:ascii="Arial" w:hAnsi="Arial" w:cs="Arial"/>
            <w:sz w:val="24"/>
            <w:szCs w:val="24"/>
          </w:rPr>
          <w:t>y</w:t>
        </w:r>
        <w:r w:rsidR="00C63A0F" w:rsidRPr="00C63A0F">
          <w:rPr>
            <w:rFonts w:ascii="Arial" w:hAnsi="Arial" w:cs="Arial"/>
            <w:b/>
            <w:sz w:val="24"/>
            <w:szCs w:val="24"/>
          </w:rPr>
          <w:t xml:space="preserve"> semipresidenciales</w:t>
        </w:r>
      </w:ins>
      <w:r w:rsidR="00C63A0F" w:rsidRPr="00A261C8">
        <w:rPr>
          <w:rFonts w:ascii="Arial" w:hAnsi="Arial" w:cs="Arial"/>
          <w:sz w:val="24"/>
          <w:szCs w:val="24"/>
        </w:rPr>
        <w:t xml:space="preserve"> </w:t>
      </w:r>
      <w:r w:rsidR="0058516C" w:rsidRPr="00A261C8">
        <w:rPr>
          <w:rFonts w:ascii="Arial" w:hAnsi="Arial" w:cs="Arial"/>
          <w:sz w:val="24"/>
          <w:szCs w:val="24"/>
        </w:rPr>
        <w:t>teniendo como criterio la distribución del poder entre los órganos que conforman el Estado.</w:t>
      </w:r>
    </w:p>
    <w:p w14:paraId="0BDE3379" w14:textId="77777777" w:rsidR="00D32BA8" w:rsidRPr="00A261C8" w:rsidRDefault="00D32BA8" w:rsidP="00A85C40">
      <w:pPr>
        <w:spacing w:line="276" w:lineRule="auto"/>
        <w:jc w:val="both"/>
        <w:rPr>
          <w:rFonts w:ascii="Arial" w:hAnsi="Arial" w:cs="Arial"/>
          <w:sz w:val="24"/>
          <w:szCs w:val="24"/>
        </w:rPr>
      </w:pPr>
    </w:p>
    <w:p w14:paraId="4E91BAA8" w14:textId="345F7783" w:rsidR="00AC57A4"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Cuando se habla del </w:t>
      </w:r>
      <w:del w:id="1672" w:author="Eugenia Arce Londoño" w:date="2015-10-01T08:28:00Z">
        <w:r w:rsidR="00AC57A4" w:rsidRPr="00A261C8">
          <w:rPr>
            <w:rFonts w:ascii="Arial" w:hAnsi="Arial" w:cs="Arial"/>
            <w:b/>
            <w:sz w:val="24"/>
            <w:szCs w:val="24"/>
          </w:rPr>
          <w:delText>SISTEMA PARLAMENTARIO</w:delText>
        </w:r>
      </w:del>
      <w:ins w:id="1673" w:author="Eugenia Arce Londoño" w:date="2015-10-01T08:28:00Z">
        <w:r w:rsidR="00C63A0F" w:rsidRPr="00A261C8">
          <w:rPr>
            <w:rFonts w:ascii="Arial" w:hAnsi="Arial" w:cs="Arial"/>
            <w:b/>
            <w:sz w:val="24"/>
            <w:szCs w:val="24"/>
          </w:rPr>
          <w:t>sistema parlamentario</w:t>
        </w:r>
      </w:ins>
      <w:r w:rsidR="00C63A0F" w:rsidRPr="00A261C8">
        <w:rPr>
          <w:rFonts w:ascii="Arial" w:hAnsi="Arial" w:cs="Arial"/>
          <w:sz w:val="24"/>
          <w:szCs w:val="24"/>
        </w:rPr>
        <w:t xml:space="preserve"> </w:t>
      </w:r>
      <w:r w:rsidRPr="00A261C8">
        <w:rPr>
          <w:rFonts w:ascii="Arial" w:hAnsi="Arial" w:cs="Arial"/>
          <w:sz w:val="24"/>
          <w:szCs w:val="24"/>
        </w:rPr>
        <w:t xml:space="preserve">se resalta el papel que tiene el </w:t>
      </w:r>
      <w:del w:id="1674" w:author="Eugenia Arce Londoño" w:date="2015-10-01T08:28:00Z">
        <w:r w:rsidRPr="00A261C8">
          <w:rPr>
            <w:rFonts w:ascii="Arial" w:hAnsi="Arial" w:cs="Arial"/>
            <w:b/>
            <w:sz w:val="24"/>
            <w:szCs w:val="24"/>
          </w:rPr>
          <w:delText>parlamento</w:delText>
        </w:r>
      </w:del>
      <w:ins w:id="1675" w:author="Eugenia Arce Londoño" w:date="2015-10-01T08:28:00Z">
        <w:r w:rsidR="00C63A0F" w:rsidRPr="00C63A0F">
          <w:rPr>
            <w:rFonts w:ascii="Arial" w:hAnsi="Arial" w:cs="Arial"/>
            <w:sz w:val="24"/>
            <w:szCs w:val="24"/>
          </w:rPr>
          <w:t>P</w:t>
        </w:r>
        <w:r w:rsidRPr="00C63A0F">
          <w:rPr>
            <w:rFonts w:ascii="Arial" w:hAnsi="Arial" w:cs="Arial"/>
            <w:sz w:val="24"/>
            <w:szCs w:val="24"/>
          </w:rPr>
          <w:t>arlamento</w:t>
        </w:r>
      </w:ins>
      <w:r w:rsidRPr="00C63A0F">
        <w:rPr>
          <w:rFonts w:ascii="Arial" w:hAnsi="Arial"/>
          <w:sz w:val="24"/>
          <w:rPrChange w:id="1676" w:author="Eugenia Arce Londoño" w:date="2015-10-01T08:28:00Z">
            <w:rPr>
              <w:rFonts w:ascii="Arial" w:hAnsi="Arial"/>
              <w:b/>
              <w:sz w:val="24"/>
            </w:rPr>
          </w:rPrChange>
        </w:rPr>
        <w:t xml:space="preserve"> como órgano soberano en la dirección del Estado</w:t>
      </w:r>
      <w:del w:id="1677" w:author="Eugenia Arce Londoño" w:date="2015-10-01T08:28:00Z">
        <w:r w:rsidRPr="00A261C8">
          <w:rPr>
            <w:rFonts w:ascii="Arial" w:hAnsi="Arial" w:cs="Arial"/>
            <w:sz w:val="24"/>
            <w:szCs w:val="24"/>
          </w:rPr>
          <w:delText xml:space="preserve"> y</w:delText>
        </w:r>
      </w:del>
      <w:ins w:id="1678" w:author="Eugenia Arce Londoño" w:date="2015-10-01T08:28:00Z">
        <w:r w:rsidR="00C63A0F">
          <w:rPr>
            <w:rFonts w:ascii="Arial" w:hAnsi="Arial" w:cs="Arial"/>
            <w:sz w:val="24"/>
            <w:szCs w:val="24"/>
          </w:rPr>
          <w:t>,</w:t>
        </w:r>
      </w:ins>
      <w:r w:rsidRPr="00C63A0F">
        <w:rPr>
          <w:rFonts w:ascii="Arial" w:hAnsi="Arial" w:cs="Arial"/>
          <w:sz w:val="24"/>
          <w:szCs w:val="24"/>
        </w:rPr>
        <w:t xml:space="preserve"> que se traduce en </w:t>
      </w:r>
      <w:ins w:id="1679" w:author="Eugenia Arce Londoño" w:date="2015-10-01T08:28:00Z">
        <w:r w:rsidR="00C63A0F">
          <w:rPr>
            <w:rFonts w:ascii="Arial" w:hAnsi="Arial" w:cs="Arial"/>
            <w:sz w:val="24"/>
            <w:szCs w:val="24"/>
          </w:rPr>
          <w:t xml:space="preserve">la </w:t>
        </w:r>
      </w:ins>
      <w:r w:rsidRPr="00C63A0F">
        <w:rPr>
          <w:rFonts w:ascii="Arial" w:hAnsi="Arial"/>
          <w:sz w:val="24"/>
          <w:rPrChange w:id="1680" w:author="Eugenia Arce Londoño" w:date="2015-10-01T08:28:00Z">
            <w:rPr>
              <w:rFonts w:ascii="Arial" w:hAnsi="Arial"/>
              <w:b/>
              <w:sz w:val="24"/>
            </w:rPr>
          </w:rPrChange>
        </w:rPr>
        <w:t>formación, composición,</w:t>
      </w:r>
      <w:r w:rsidR="00C63A0F">
        <w:rPr>
          <w:rFonts w:ascii="Arial" w:hAnsi="Arial"/>
          <w:sz w:val="24"/>
          <w:rPrChange w:id="1681" w:author="Eugenia Arce Londoño" w:date="2015-10-01T08:28:00Z">
            <w:rPr>
              <w:rFonts w:ascii="Arial" w:hAnsi="Arial"/>
              <w:b/>
              <w:sz w:val="24"/>
            </w:rPr>
          </w:rPrChange>
        </w:rPr>
        <w:t xml:space="preserve"> permanencia o revocatoria del </w:t>
      </w:r>
      <w:del w:id="1682" w:author="Eugenia Arce Londoño" w:date="2015-10-01T08:28:00Z">
        <w:r w:rsidRPr="00A261C8">
          <w:rPr>
            <w:rFonts w:ascii="Arial" w:hAnsi="Arial" w:cs="Arial"/>
            <w:b/>
            <w:sz w:val="24"/>
            <w:szCs w:val="24"/>
          </w:rPr>
          <w:delText>gobierno</w:delText>
        </w:r>
      </w:del>
      <w:ins w:id="1683" w:author="Eugenia Arce Londoño" w:date="2015-10-01T08:28:00Z">
        <w:r w:rsidR="00C63A0F">
          <w:rPr>
            <w:rFonts w:ascii="Arial" w:hAnsi="Arial" w:cs="Arial"/>
            <w:sz w:val="24"/>
            <w:szCs w:val="24"/>
          </w:rPr>
          <w:t>G</w:t>
        </w:r>
        <w:r w:rsidRPr="00C63A0F">
          <w:rPr>
            <w:rFonts w:ascii="Arial" w:hAnsi="Arial" w:cs="Arial"/>
            <w:sz w:val="24"/>
            <w:szCs w:val="24"/>
          </w:rPr>
          <w:t>obierno</w:t>
        </w:r>
      </w:ins>
      <w:r w:rsidRPr="00C63A0F">
        <w:rPr>
          <w:rFonts w:ascii="Arial" w:hAnsi="Arial" w:cs="Arial"/>
          <w:sz w:val="24"/>
          <w:szCs w:val="24"/>
        </w:rPr>
        <w:t xml:space="preserve">. Se </w:t>
      </w:r>
      <w:r w:rsidRPr="00A261C8">
        <w:rPr>
          <w:rFonts w:ascii="Arial" w:hAnsi="Arial" w:cs="Arial"/>
          <w:sz w:val="24"/>
          <w:szCs w:val="24"/>
        </w:rPr>
        <w:t>resaltan como elementos</w:t>
      </w:r>
      <w:r w:rsidR="00C63A0F">
        <w:rPr>
          <w:rFonts w:ascii="Arial" w:hAnsi="Arial" w:cs="Arial"/>
          <w:sz w:val="24"/>
          <w:szCs w:val="24"/>
        </w:rPr>
        <w:t xml:space="preserve"> </w:t>
      </w:r>
      <w:ins w:id="1684" w:author="Eugenia Arce Londoño" w:date="2015-10-01T08:28:00Z">
        <w:r w:rsidR="00C63A0F">
          <w:rPr>
            <w:rFonts w:ascii="Arial" w:hAnsi="Arial" w:cs="Arial"/>
            <w:sz w:val="24"/>
            <w:szCs w:val="24"/>
          </w:rPr>
          <w:t>de este sistema</w:t>
        </w:r>
        <w:r w:rsidRPr="00A261C8">
          <w:rPr>
            <w:rFonts w:ascii="Arial" w:hAnsi="Arial" w:cs="Arial"/>
            <w:sz w:val="24"/>
            <w:szCs w:val="24"/>
          </w:rPr>
          <w:t xml:space="preserve"> </w:t>
        </w:r>
      </w:ins>
      <w:r w:rsidRPr="00A261C8">
        <w:rPr>
          <w:rFonts w:ascii="Arial" w:hAnsi="Arial" w:cs="Arial"/>
          <w:sz w:val="24"/>
          <w:szCs w:val="24"/>
        </w:rPr>
        <w:t xml:space="preserve">la presencia de </w:t>
      </w:r>
      <w:r w:rsidR="00C63A0F" w:rsidRPr="00CE66C5">
        <w:rPr>
          <w:rFonts w:ascii="Arial" w:hAnsi="Arial"/>
          <w:sz w:val="24"/>
          <w:rPrChange w:id="1685" w:author="Eugenia Arce Londoño" w:date="2015-10-01T08:28:00Z">
            <w:rPr>
              <w:rFonts w:ascii="Arial" w:hAnsi="Arial"/>
              <w:b/>
              <w:sz w:val="24"/>
            </w:rPr>
          </w:rPrChange>
        </w:rPr>
        <w:t xml:space="preserve">un </w:t>
      </w:r>
      <w:ins w:id="1686" w:author="Eugenia Arce Londoño" w:date="2015-10-01T08:28:00Z">
        <w:r w:rsidR="00CE66C5" w:rsidRPr="00CE66C5">
          <w:rPr>
            <w:rFonts w:ascii="Arial" w:hAnsi="Arial" w:cs="Arial"/>
            <w:sz w:val="24"/>
            <w:szCs w:val="24"/>
          </w:rPr>
          <w:t xml:space="preserve">poder </w:t>
        </w:r>
      </w:ins>
      <w:r w:rsidR="00CE66C5" w:rsidRPr="00CE66C5">
        <w:rPr>
          <w:rFonts w:ascii="Arial" w:hAnsi="Arial"/>
          <w:sz w:val="24"/>
          <w:rPrChange w:id="1687" w:author="Eugenia Arce Londoño" w:date="2015-10-01T08:28:00Z">
            <w:rPr>
              <w:rFonts w:ascii="Arial" w:hAnsi="Arial"/>
              <w:b/>
              <w:sz w:val="24"/>
            </w:rPr>
          </w:rPrChange>
        </w:rPr>
        <w:t>e</w:t>
      </w:r>
      <w:r w:rsidRPr="00CE66C5">
        <w:rPr>
          <w:rFonts w:ascii="Arial" w:hAnsi="Arial"/>
          <w:sz w:val="24"/>
          <w:rPrChange w:id="1688" w:author="Eugenia Arce Londoño" w:date="2015-10-01T08:28:00Z">
            <w:rPr>
              <w:rFonts w:ascii="Arial" w:hAnsi="Arial"/>
              <w:b/>
              <w:sz w:val="24"/>
            </w:rPr>
          </w:rPrChange>
        </w:rPr>
        <w:t>jecutivo de naturaleza</w:t>
      </w:r>
      <w:r w:rsidRPr="00A261C8">
        <w:rPr>
          <w:rFonts w:ascii="Arial" w:hAnsi="Arial" w:cs="Arial"/>
          <w:b/>
          <w:sz w:val="24"/>
          <w:szCs w:val="24"/>
        </w:rPr>
        <w:t xml:space="preserve"> dualista</w:t>
      </w:r>
      <w:r w:rsidRPr="00A261C8">
        <w:rPr>
          <w:rFonts w:ascii="Arial" w:hAnsi="Arial" w:cs="Arial"/>
          <w:sz w:val="24"/>
          <w:szCs w:val="24"/>
        </w:rPr>
        <w:t xml:space="preserve"> para el ejercicio de sus funciones: por </w:t>
      </w:r>
      <w:del w:id="1689" w:author="Eugenia Arce Londoño" w:date="2015-10-01T08:28:00Z">
        <w:r w:rsidRPr="00A261C8">
          <w:rPr>
            <w:rFonts w:ascii="Arial" w:hAnsi="Arial" w:cs="Arial"/>
            <w:sz w:val="24"/>
            <w:szCs w:val="24"/>
          </w:rPr>
          <w:delText>un lado,</w:delText>
        </w:r>
      </w:del>
      <w:ins w:id="1690" w:author="Eugenia Arce Londoño" w:date="2015-10-01T08:28:00Z">
        <w:r w:rsidR="00CE66C5">
          <w:rPr>
            <w:rFonts w:ascii="Arial" w:hAnsi="Arial" w:cs="Arial"/>
            <w:sz w:val="24"/>
            <w:szCs w:val="24"/>
          </w:rPr>
          <w:t>una parte</w:t>
        </w:r>
        <w:r w:rsidRPr="00A261C8">
          <w:rPr>
            <w:rFonts w:ascii="Arial" w:hAnsi="Arial" w:cs="Arial"/>
            <w:sz w:val="24"/>
            <w:szCs w:val="24"/>
          </w:rPr>
          <w:t xml:space="preserve">, </w:t>
        </w:r>
        <w:r w:rsidR="00AA1E11">
          <w:rPr>
            <w:rFonts w:ascii="Arial" w:hAnsi="Arial" w:cs="Arial"/>
            <w:sz w:val="24"/>
            <w:szCs w:val="24"/>
          </w:rPr>
          <w:t>se tiene</w:t>
        </w:r>
      </w:ins>
      <w:r w:rsidR="00AA1E11">
        <w:rPr>
          <w:rFonts w:ascii="Arial" w:hAnsi="Arial" w:cs="Arial"/>
          <w:sz w:val="24"/>
          <w:szCs w:val="24"/>
        </w:rPr>
        <w:t xml:space="preserve"> </w:t>
      </w:r>
      <w:r w:rsidRPr="00A261C8">
        <w:rPr>
          <w:rFonts w:ascii="Arial" w:hAnsi="Arial" w:cs="Arial"/>
          <w:sz w:val="24"/>
          <w:szCs w:val="24"/>
        </w:rPr>
        <w:t xml:space="preserve">un </w:t>
      </w:r>
      <w:r w:rsidRPr="00A261C8">
        <w:rPr>
          <w:rFonts w:ascii="Arial" w:hAnsi="Arial" w:cs="Arial"/>
          <w:b/>
          <w:sz w:val="24"/>
          <w:szCs w:val="24"/>
        </w:rPr>
        <w:t>jefe de Estado</w:t>
      </w:r>
      <w:r w:rsidRPr="00A261C8">
        <w:rPr>
          <w:rFonts w:ascii="Arial" w:hAnsi="Arial" w:cs="Arial"/>
          <w:sz w:val="24"/>
          <w:szCs w:val="24"/>
        </w:rPr>
        <w:t xml:space="preserve"> (presidente o monarca) designado por los ciudadano</w:t>
      </w:r>
      <w:r w:rsidR="00CE66C5">
        <w:rPr>
          <w:rFonts w:ascii="Arial" w:hAnsi="Arial" w:cs="Arial"/>
          <w:sz w:val="24"/>
          <w:szCs w:val="24"/>
        </w:rPr>
        <w:t xml:space="preserve">s en elecciones o por sucesión, </w:t>
      </w:r>
      <w:ins w:id="1691" w:author="Eugenia Arce Londoño" w:date="2015-10-01T08:28:00Z">
        <w:r w:rsidR="00AA1E11">
          <w:rPr>
            <w:rFonts w:ascii="Arial" w:hAnsi="Arial" w:cs="Arial"/>
            <w:sz w:val="24"/>
            <w:szCs w:val="24"/>
          </w:rPr>
          <w:t xml:space="preserve">quien </w:t>
        </w:r>
      </w:ins>
      <w:r w:rsidR="00CE66C5">
        <w:rPr>
          <w:rFonts w:ascii="Arial" w:hAnsi="Arial" w:cs="Arial"/>
          <w:sz w:val="24"/>
          <w:szCs w:val="24"/>
        </w:rPr>
        <w:t xml:space="preserve">simboliza y representa al </w:t>
      </w:r>
      <w:del w:id="1692" w:author="Eugenia Arce Londoño" w:date="2015-10-01T08:28:00Z">
        <w:r w:rsidRPr="00A261C8">
          <w:rPr>
            <w:rFonts w:ascii="Arial" w:hAnsi="Arial" w:cs="Arial"/>
            <w:sz w:val="24"/>
            <w:szCs w:val="24"/>
          </w:rPr>
          <w:delText>estado</w:delText>
        </w:r>
      </w:del>
      <w:ins w:id="1693" w:author="Eugenia Arce Londoño" w:date="2015-10-01T08:28:00Z">
        <w:r w:rsidR="00CE66C5">
          <w:rPr>
            <w:rFonts w:ascii="Arial" w:hAnsi="Arial" w:cs="Arial"/>
            <w:sz w:val="24"/>
            <w:szCs w:val="24"/>
          </w:rPr>
          <w:t>E</w:t>
        </w:r>
        <w:r w:rsidRPr="00A261C8">
          <w:rPr>
            <w:rFonts w:ascii="Arial" w:hAnsi="Arial" w:cs="Arial"/>
            <w:sz w:val="24"/>
            <w:szCs w:val="24"/>
          </w:rPr>
          <w:t>stado</w:t>
        </w:r>
      </w:ins>
      <w:r w:rsidRPr="00A261C8">
        <w:rPr>
          <w:rFonts w:ascii="Arial" w:hAnsi="Arial" w:cs="Arial"/>
          <w:sz w:val="24"/>
          <w:szCs w:val="24"/>
        </w:rPr>
        <w:t xml:space="preserve"> y posee una </w:t>
      </w:r>
      <w:r w:rsidRPr="00A261C8">
        <w:rPr>
          <w:rFonts w:ascii="Arial" w:hAnsi="Arial" w:cs="Arial"/>
          <w:b/>
          <w:sz w:val="24"/>
          <w:szCs w:val="24"/>
        </w:rPr>
        <w:t>función simbólica</w:t>
      </w:r>
      <w:r w:rsidR="00AC57A4" w:rsidRPr="00A261C8">
        <w:rPr>
          <w:rFonts w:ascii="Arial" w:hAnsi="Arial" w:cs="Arial"/>
          <w:sz w:val="24"/>
          <w:szCs w:val="24"/>
        </w:rPr>
        <w:t xml:space="preserve"> y </w:t>
      </w:r>
      <w:r w:rsidR="00AC57A4" w:rsidRPr="00A261C8">
        <w:rPr>
          <w:rFonts w:ascii="Arial" w:hAnsi="Arial" w:cs="Arial"/>
          <w:b/>
          <w:sz w:val="24"/>
          <w:szCs w:val="24"/>
        </w:rPr>
        <w:t>protocolar</w:t>
      </w:r>
      <w:del w:id="1694" w:author="Eugenia Arce Londoño" w:date="2015-10-01T08:28:00Z">
        <w:r w:rsidRPr="00A261C8">
          <w:rPr>
            <w:rFonts w:ascii="Arial" w:hAnsi="Arial" w:cs="Arial"/>
            <w:sz w:val="24"/>
            <w:szCs w:val="24"/>
          </w:rPr>
          <w:delText>,</w:delText>
        </w:r>
      </w:del>
      <w:ins w:id="1695" w:author="Eugenia Arce Londoño" w:date="2015-10-01T08:28:00Z">
        <w:r w:rsidR="00CE66C5">
          <w:rPr>
            <w:rFonts w:ascii="Arial" w:hAnsi="Arial" w:cs="Arial"/>
            <w:sz w:val="24"/>
            <w:szCs w:val="24"/>
          </w:rPr>
          <w:t>;</w:t>
        </w:r>
      </w:ins>
      <w:r w:rsidR="00CE66C5">
        <w:rPr>
          <w:rFonts w:ascii="Arial" w:hAnsi="Arial" w:cs="Arial"/>
          <w:sz w:val="24"/>
          <w:szCs w:val="24"/>
        </w:rPr>
        <w:t xml:space="preserve"> </w:t>
      </w:r>
      <w:r w:rsidRPr="00A261C8">
        <w:rPr>
          <w:rFonts w:ascii="Arial" w:hAnsi="Arial" w:cs="Arial"/>
          <w:sz w:val="24"/>
          <w:szCs w:val="24"/>
        </w:rPr>
        <w:t xml:space="preserve">y, por </w:t>
      </w:r>
      <w:del w:id="1696" w:author="Eugenia Arce Londoño" w:date="2015-10-01T08:28:00Z">
        <w:r w:rsidRPr="00A261C8">
          <w:rPr>
            <w:rFonts w:ascii="Arial" w:hAnsi="Arial" w:cs="Arial"/>
            <w:sz w:val="24"/>
            <w:szCs w:val="24"/>
          </w:rPr>
          <w:delText>el otro,</w:delText>
        </w:r>
      </w:del>
      <w:ins w:id="1697" w:author="Eugenia Arce Londoño" w:date="2015-10-01T08:28:00Z">
        <w:r w:rsidR="00CE66C5">
          <w:rPr>
            <w:rFonts w:ascii="Arial" w:hAnsi="Arial" w:cs="Arial"/>
            <w:sz w:val="24"/>
            <w:szCs w:val="24"/>
          </w:rPr>
          <w:t>otra parte</w:t>
        </w:r>
        <w:r w:rsidRPr="00A261C8">
          <w:rPr>
            <w:rFonts w:ascii="Arial" w:hAnsi="Arial" w:cs="Arial"/>
            <w:sz w:val="24"/>
            <w:szCs w:val="24"/>
          </w:rPr>
          <w:t xml:space="preserve">, </w:t>
        </w:r>
        <w:r w:rsidR="00AA1E11">
          <w:rPr>
            <w:rFonts w:ascii="Arial" w:hAnsi="Arial" w:cs="Arial"/>
            <w:sz w:val="24"/>
            <w:szCs w:val="24"/>
          </w:rPr>
          <w:t>existe</w:t>
        </w:r>
      </w:ins>
      <w:r w:rsidR="00AA1E11">
        <w:rPr>
          <w:rFonts w:ascii="Arial" w:hAnsi="Arial" w:cs="Arial"/>
          <w:sz w:val="24"/>
          <w:szCs w:val="24"/>
        </w:rPr>
        <w:t xml:space="preserve"> </w:t>
      </w:r>
      <w:r w:rsidRPr="00A261C8">
        <w:rPr>
          <w:rFonts w:ascii="Arial" w:hAnsi="Arial" w:cs="Arial"/>
          <w:sz w:val="24"/>
          <w:szCs w:val="24"/>
        </w:rPr>
        <w:t xml:space="preserve">un </w:t>
      </w:r>
      <w:r w:rsidRPr="00A261C8">
        <w:rPr>
          <w:rFonts w:ascii="Arial" w:hAnsi="Arial" w:cs="Arial"/>
          <w:b/>
          <w:sz w:val="24"/>
          <w:szCs w:val="24"/>
        </w:rPr>
        <w:t>jefe de gobierno</w:t>
      </w:r>
      <w:r w:rsidRPr="00A261C8">
        <w:rPr>
          <w:rFonts w:ascii="Arial" w:hAnsi="Arial" w:cs="Arial"/>
          <w:sz w:val="24"/>
          <w:szCs w:val="24"/>
        </w:rPr>
        <w:t xml:space="preserve"> (p</w:t>
      </w:r>
      <w:r w:rsidR="00AA1E11">
        <w:rPr>
          <w:rFonts w:ascii="Arial" w:hAnsi="Arial" w:cs="Arial"/>
          <w:sz w:val="24"/>
          <w:szCs w:val="24"/>
        </w:rPr>
        <w:t xml:space="preserve">rimer ministro, presidente del </w:t>
      </w:r>
      <w:del w:id="1698" w:author="Eugenia Arce Londoño" w:date="2015-10-01T08:28:00Z">
        <w:r w:rsidRPr="00A261C8">
          <w:rPr>
            <w:rFonts w:ascii="Arial" w:hAnsi="Arial" w:cs="Arial"/>
            <w:sz w:val="24"/>
            <w:szCs w:val="24"/>
          </w:rPr>
          <w:delText>gobierno</w:delText>
        </w:r>
      </w:del>
      <w:ins w:id="1699" w:author="Eugenia Arce Londoño" w:date="2015-10-01T08:28:00Z">
        <w:r w:rsidR="00AA1E11">
          <w:rPr>
            <w:rFonts w:ascii="Arial" w:hAnsi="Arial" w:cs="Arial"/>
            <w:sz w:val="24"/>
            <w:szCs w:val="24"/>
          </w:rPr>
          <w:t>Gobierno</w:t>
        </w:r>
      </w:ins>
      <w:r w:rsidR="00AA1E11">
        <w:rPr>
          <w:rFonts w:ascii="Arial" w:hAnsi="Arial" w:cs="Arial"/>
          <w:sz w:val="24"/>
          <w:szCs w:val="24"/>
        </w:rPr>
        <w:t xml:space="preserve">, presidente del </w:t>
      </w:r>
      <w:del w:id="1700" w:author="Eugenia Arce Londoño" w:date="2015-10-01T08:28:00Z">
        <w:r w:rsidRPr="00A261C8">
          <w:rPr>
            <w:rFonts w:ascii="Arial" w:hAnsi="Arial" w:cs="Arial"/>
            <w:sz w:val="24"/>
            <w:szCs w:val="24"/>
          </w:rPr>
          <w:delText>consejo</w:delText>
        </w:r>
      </w:del>
      <w:ins w:id="1701" w:author="Eugenia Arce Londoño" w:date="2015-10-01T08:28:00Z">
        <w:r w:rsidR="00AA1E11">
          <w:rPr>
            <w:rFonts w:ascii="Arial" w:hAnsi="Arial" w:cs="Arial"/>
            <w:sz w:val="24"/>
            <w:szCs w:val="24"/>
          </w:rPr>
          <w:t>C</w:t>
        </w:r>
        <w:r w:rsidRPr="00A261C8">
          <w:rPr>
            <w:rFonts w:ascii="Arial" w:hAnsi="Arial" w:cs="Arial"/>
            <w:sz w:val="24"/>
            <w:szCs w:val="24"/>
          </w:rPr>
          <w:t>onsejo</w:t>
        </w:r>
      </w:ins>
      <w:r w:rsidRPr="00A261C8">
        <w:rPr>
          <w:rFonts w:ascii="Arial" w:hAnsi="Arial" w:cs="Arial"/>
          <w:sz w:val="24"/>
          <w:szCs w:val="24"/>
        </w:rPr>
        <w:t xml:space="preserve">, canciller) elegido por el Parlamento, sin un periodo determinado, a quien le corresponde el </w:t>
      </w:r>
      <w:r w:rsidRPr="00AA1E11">
        <w:rPr>
          <w:rFonts w:ascii="Arial" w:hAnsi="Arial"/>
          <w:sz w:val="24"/>
          <w:rPrChange w:id="1702" w:author="Eugenia Arce Londoño" w:date="2015-10-01T08:28:00Z">
            <w:rPr>
              <w:rFonts w:ascii="Arial" w:hAnsi="Arial"/>
              <w:b/>
              <w:sz w:val="24"/>
            </w:rPr>
          </w:rPrChange>
        </w:rPr>
        <w:t>cumplimiento de la función ejecutiva</w:t>
      </w:r>
      <w:r w:rsidRPr="00A261C8">
        <w:rPr>
          <w:rFonts w:ascii="Arial" w:hAnsi="Arial" w:cs="Arial"/>
          <w:sz w:val="24"/>
          <w:szCs w:val="24"/>
        </w:rPr>
        <w:t xml:space="preserve"> estableciendo, con el gabinete ministerial, las políticas gubernamentales de forma colegiada</w:t>
      </w:r>
      <w:ins w:id="1703" w:author="Eugenia Arce Londoño" w:date="2015-10-01T08:28:00Z">
        <w:r w:rsidR="00AA1E11">
          <w:rPr>
            <w:rFonts w:ascii="Arial" w:hAnsi="Arial" w:cs="Arial"/>
            <w:sz w:val="24"/>
            <w:szCs w:val="24"/>
          </w:rPr>
          <w:t>,</w:t>
        </w:r>
      </w:ins>
      <w:r w:rsidRPr="00A261C8">
        <w:rPr>
          <w:rFonts w:ascii="Arial" w:hAnsi="Arial" w:cs="Arial"/>
          <w:sz w:val="24"/>
          <w:szCs w:val="24"/>
        </w:rPr>
        <w:t xml:space="preserve"> siendo por ello responsables políticamente ante el Legislativo. </w:t>
      </w:r>
    </w:p>
    <w:p w14:paraId="2A23AEBC" w14:textId="77777777" w:rsidR="00AC57A4" w:rsidRPr="00A261C8" w:rsidRDefault="00AC57A4" w:rsidP="00A85C40">
      <w:pPr>
        <w:spacing w:line="276" w:lineRule="auto"/>
        <w:jc w:val="both"/>
        <w:rPr>
          <w:rFonts w:ascii="Arial" w:hAnsi="Arial" w:cs="Arial"/>
          <w:sz w:val="24"/>
          <w:szCs w:val="24"/>
        </w:rPr>
      </w:pPr>
    </w:p>
    <w:p w14:paraId="040A7D35" w14:textId="3C0CBE46"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El </w:t>
      </w:r>
      <w:r w:rsidRPr="00A261C8">
        <w:rPr>
          <w:rFonts w:ascii="Arial" w:hAnsi="Arial" w:cs="Arial"/>
          <w:b/>
          <w:sz w:val="24"/>
          <w:szCs w:val="24"/>
        </w:rPr>
        <w:t>Parlamento</w:t>
      </w:r>
      <w:r w:rsidRPr="00A261C8">
        <w:rPr>
          <w:rFonts w:ascii="Arial" w:hAnsi="Arial" w:cs="Arial"/>
          <w:sz w:val="24"/>
          <w:szCs w:val="24"/>
        </w:rPr>
        <w:t xml:space="preserve"> es generalmente de naturaleza </w:t>
      </w:r>
      <w:r w:rsidRPr="00A261C8">
        <w:rPr>
          <w:rFonts w:ascii="Arial" w:hAnsi="Arial" w:cs="Arial"/>
          <w:b/>
          <w:sz w:val="24"/>
          <w:szCs w:val="24"/>
        </w:rPr>
        <w:t>bicameral</w:t>
      </w:r>
      <w:r w:rsidRPr="00A261C8">
        <w:rPr>
          <w:rFonts w:ascii="Arial" w:hAnsi="Arial" w:cs="Arial"/>
          <w:sz w:val="24"/>
          <w:szCs w:val="24"/>
        </w:rPr>
        <w:t xml:space="preserve">, surge en procesos </w:t>
      </w:r>
      <w:r w:rsidRPr="00A261C8">
        <w:rPr>
          <w:rFonts w:ascii="Arial" w:hAnsi="Arial" w:cs="Arial"/>
          <w:b/>
          <w:sz w:val="24"/>
          <w:szCs w:val="24"/>
        </w:rPr>
        <w:t>electorales</w:t>
      </w:r>
      <w:r w:rsidRPr="00A261C8">
        <w:rPr>
          <w:rFonts w:ascii="Arial" w:hAnsi="Arial" w:cs="Arial"/>
          <w:sz w:val="24"/>
          <w:szCs w:val="24"/>
        </w:rPr>
        <w:t xml:space="preserve"> y genera la necesidad de </w:t>
      </w:r>
      <w:r w:rsidRPr="00A261C8">
        <w:rPr>
          <w:rFonts w:ascii="Arial" w:hAnsi="Arial" w:cs="Arial"/>
          <w:b/>
          <w:sz w:val="24"/>
          <w:szCs w:val="24"/>
        </w:rPr>
        <w:t>formar coaliciones partidistas mayoritarias</w:t>
      </w:r>
      <w:r w:rsidR="00AA1E11">
        <w:rPr>
          <w:rFonts w:ascii="Arial" w:hAnsi="Arial" w:cs="Arial"/>
          <w:sz w:val="24"/>
          <w:szCs w:val="24"/>
        </w:rPr>
        <w:t xml:space="preserve">. </w:t>
      </w:r>
      <w:del w:id="1704" w:author="Eugenia Arce Londoño" w:date="2015-10-01T08:28:00Z">
        <w:r w:rsidRPr="00A261C8">
          <w:rPr>
            <w:rFonts w:ascii="Arial" w:hAnsi="Arial" w:cs="Arial"/>
            <w:sz w:val="24"/>
            <w:szCs w:val="24"/>
          </w:rPr>
          <w:delText>Figuras</w:delText>
        </w:r>
      </w:del>
      <w:ins w:id="1705" w:author="Eugenia Arce Londoño" w:date="2015-10-01T08:28:00Z">
        <w:r w:rsidR="00AA1E11">
          <w:rPr>
            <w:rFonts w:ascii="Arial" w:hAnsi="Arial" w:cs="Arial"/>
            <w:sz w:val="24"/>
            <w:szCs w:val="24"/>
          </w:rPr>
          <w:t>Dos f</w:t>
        </w:r>
        <w:r w:rsidRPr="00A261C8">
          <w:rPr>
            <w:rFonts w:ascii="Arial" w:hAnsi="Arial" w:cs="Arial"/>
            <w:sz w:val="24"/>
            <w:szCs w:val="24"/>
          </w:rPr>
          <w:t>iguras</w:t>
        </w:r>
      </w:ins>
      <w:r w:rsidRPr="00A261C8">
        <w:rPr>
          <w:rFonts w:ascii="Arial" w:hAnsi="Arial" w:cs="Arial"/>
          <w:sz w:val="24"/>
          <w:szCs w:val="24"/>
        </w:rPr>
        <w:t xml:space="preserve"> institucio</w:t>
      </w:r>
      <w:r w:rsidR="00AA1E11">
        <w:rPr>
          <w:rFonts w:ascii="Arial" w:hAnsi="Arial" w:cs="Arial"/>
          <w:sz w:val="24"/>
          <w:szCs w:val="24"/>
        </w:rPr>
        <w:t>nales clave en este sistema son</w:t>
      </w:r>
      <w:del w:id="1706" w:author="Eugenia Arce Londoño" w:date="2015-10-01T08:28:00Z">
        <w:r w:rsidRPr="00A261C8">
          <w:rPr>
            <w:rFonts w:ascii="Arial" w:hAnsi="Arial" w:cs="Arial"/>
            <w:sz w:val="24"/>
            <w:szCs w:val="24"/>
          </w:rPr>
          <w:delText>,</w:delText>
        </w:r>
      </w:del>
      <w:ins w:id="1707" w:author="Eugenia Arce Londoño" w:date="2015-10-01T08:28:00Z">
        <w:r w:rsidR="00AA1E11">
          <w:rPr>
            <w:rFonts w:ascii="Arial" w:hAnsi="Arial" w:cs="Arial"/>
            <w:sz w:val="24"/>
            <w:szCs w:val="24"/>
          </w:rPr>
          <w:t>:</w:t>
        </w:r>
      </w:ins>
      <w:r w:rsidRPr="00A261C8">
        <w:rPr>
          <w:rFonts w:ascii="Arial" w:hAnsi="Arial" w:cs="Arial"/>
          <w:sz w:val="24"/>
          <w:szCs w:val="24"/>
        </w:rPr>
        <w:t xml:space="preserve"> para el Parlamento</w:t>
      </w:r>
      <w:ins w:id="1708" w:author="Eugenia Arce Londoño" w:date="2015-10-01T08:28:00Z">
        <w:r w:rsidR="00AA1E11">
          <w:rPr>
            <w:rFonts w:ascii="Arial" w:hAnsi="Arial" w:cs="Arial"/>
            <w:sz w:val="24"/>
            <w:szCs w:val="24"/>
          </w:rPr>
          <w:t>,</w:t>
        </w:r>
      </w:ins>
      <w:r w:rsidRPr="00A261C8">
        <w:rPr>
          <w:rFonts w:ascii="Arial" w:hAnsi="Arial" w:cs="Arial"/>
          <w:sz w:val="24"/>
          <w:szCs w:val="24"/>
        </w:rPr>
        <w:t xml:space="preserve"> la </w:t>
      </w:r>
      <w:r w:rsidRPr="00A261C8">
        <w:rPr>
          <w:rFonts w:ascii="Arial" w:hAnsi="Arial" w:cs="Arial"/>
          <w:b/>
          <w:sz w:val="24"/>
          <w:szCs w:val="24"/>
        </w:rPr>
        <w:t>moción de censura</w:t>
      </w:r>
      <w:r w:rsidRPr="00A261C8">
        <w:rPr>
          <w:rFonts w:ascii="Arial" w:hAnsi="Arial" w:cs="Arial"/>
          <w:sz w:val="24"/>
          <w:szCs w:val="24"/>
        </w:rPr>
        <w:t xml:space="preserve"> que implica la dimisión </w:t>
      </w:r>
      <w:ins w:id="1709" w:author="Eugenia Arce Londoño" w:date="2015-10-01T08:28:00Z">
        <w:r w:rsidRPr="00A261C8">
          <w:rPr>
            <w:rFonts w:ascii="Arial" w:hAnsi="Arial" w:cs="Arial"/>
            <w:sz w:val="24"/>
            <w:szCs w:val="24"/>
          </w:rPr>
          <w:t>de</w:t>
        </w:r>
        <w:r w:rsidR="00AA1E11">
          <w:rPr>
            <w:rFonts w:ascii="Arial" w:hAnsi="Arial" w:cs="Arial"/>
            <w:sz w:val="24"/>
            <w:szCs w:val="24"/>
          </w:rPr>
          <w:t xml:space="preserve"> </w:t>
        </w:r>
        <w:r w:rsidRPr="00A261C8">
          <w:rPr>
            <w:rFonts w:ascii="Arial" w:hAnsi="Arial" w:cs="Arial"/>
            <w:sz w:val="24"/>
            <w:szCs w:val="24"/>
          </w:rPr>
          <w:t>l</w:t>
        </w:r>
        <w:r w:rsidR="00AA1E11">
          <w:rPr>
            <w:rFonts w:ascii="Arial" w:hAnsi="Arial" w:cs="Arial"/>
            <w:sz w:val="24"/>
            <w:szCs w:val="24"/>
          </w:rPr>
          <w:t xml:space="preserve">os miembros </w:t>
        </w:r>
      </w:ins>
      <w:r w:rsidR="00AA1E11">
        <w:rPr>
          <w:rFonts w:ascii="Arial" w:hAnsi="Arial" w:cs="Arial"/>
          <w:sz w:val="24"/>
          <w:szCs w:val="24"/>
        </w:rPr>
        <w:t xml:space="preserve">del </w:t>
      </w:r>
      <w:del w:id="1710" w:author="Eugenia Arce Londoño" w:date="2015-10-01T08:28:00Z">
        <w:r w:rsidRPr="00A261C8">
          <w:rPr>
            <w:rFonts w:ascii="Arial" w:hAnsi="Arial" w:cs="Arial"/>
            <w:sz w:val="24"/>
            <w:szCs w:val="24"/>
          </w:rPr>
          <w:delText>gobierno</w:delText>
        </w:r>
      </w:del>
      <w:ins w:id="1711" w:author="Eugenia Arce Londoño" w:date="2015-10-01T08:28:00Z">
        <w:r w:rsidR="00AA1E11">
          <w:rPr>
            <w:rFonts w:ascii="Arial" w:hAnsi="Arial" w:cs="Arial"/>
            <w:sz w:val="24"/>
            <w:szCs w:val="24"/>
          </w:rPr>
          <w:t>G</w:t>
        </w:r>
        <w:r w:rsidRPr="00A261C8">
          <w:rPr>
            <w:rFonts w:ascii="Arial" w:hAnsi="Arial" w:cs="Arial"/>
            <w:sz w:val="24"/>
            <w:szCs w:val="24"/>
          </w:rPr>
          <w:t>obierno</w:t>
        </w:r>
      </w:ins>
      <w:r w:rsidRPr="00A261C8">
        <w:rPr>
          <w:rFonts w:ascii="Arial" w:hAnsi="Arial" w:cs="Arial"/>
          <w:sz w:val="24"/>
          <w:szCs w:val="24"/>
        </w:rPr>
        <w:t xml:space="preserve"> o la negativa a un </w:t>
      </w:r>
      <w:r w:rsidRPr="00A261C8">
        <w:rPr>
          <w:rFonts w:ascii="Arial" w:hAnsi="Arial" w:cs="Arial"/>
          <w:b/>
          <w:sz w:val="24"/>
          <w:szCs w:val="24"/>
        </w:rPr>
        <w:t xml:space="preserve">voto de confianza </w:t>
      </w:r>
      <w:r w:rsidRPr="00A261C8">
        <w:rPr>
          <w:rFonts w:ascii="Arial" w:hAnsi="Arial" w:cs="Arial"/>
          <w:sz w:val="24"/>
          <w:szCs w:val="24"/>
        </w:rPr>
        <w:t xml:space="preserve">que le solicita </w:t>
      </w:r>
      <w:r w:rsidR="00AA1E11">
        <w:rPr>
          <w:rFonts w:ascii="Arial" w:hAnsi="Arial" w:cs="Arial"/>
          <w:sz w:val="24"/>
          <w:szCs w:val="24"/>
        </w:rPr>
        <w:t xml:space="preserve">el </w:t>
      </w:r>
      <w:del w:id="1712" w:author="Eugenia Arce Londoño" w:date="2015-10-01T08:28:00Z">
        <w:r w:rsidRPr="00A261C8">
          <w:rPr>
            <w:rFonts w:ascii="Arial" w:hAnsi="Arial" w:cs="Arial"/>
            <w:sz w:val="24"/>
            <w:szCs w:val="24"/>
          </w:rPr>
          <w:delText>gobierno</w:delText>
        </w:r>
      </w:del>
      <w:ins w:id="1713" w:author="Eugenia Arce Londoño" w:date="2015-10-01T08:28:00Z">
        <w:r w:rsidR="00AA1E11">
          <w:rPr>
            <w:rFonts w:ascii="Arial" w:hAnsi="Arial" w:cs="Arial"/>
            <w:sz w:val="24"/>
            <w:szCs w:val="24"/>
          </w:rPr>
          <w:t>G</w:t>
        </w:r>
        <w:r w:rsidRPr="00A261C8">
          <w:rPr>
            <w:rFonts w:ascii="Arial" w:hAnsi="Arial" w:cs="Arial"/>
            <w:sz w:val="24"/>
            <w:szCs w:val="24"/>
          </w:rPr>
          <w:t>obierno</w:t>
        </w:r>
      </w:ins>
      <w:r w:rsidRPr="00A261C8">
        <w:rPr>
          <w:rFonts w:ascii="Arial" w:hAnsi="Arial" w:cs="Arial"/>
          <w:sz w:val="24"/>
          <w:szCs w:val="24"/>
        </w:rPr>
        <w:t xml:space="preserve"> y que se torna en un vot</w:t>
      </w:r>
      <w:r w:rsidR="00AA1E11">
        <w:rPr>
          <w:rFonts w:ascii="Arial" w:hAnsi="Arial" w:cs="Arial"/>
          <w:sz w:val="24"/>
          <w:szCs w:val="24"/>
        </w:rPr>
        <w:t xml:space="preserve">o de censura contra el jefe de </w:t>
      </w:r>
      <w:del w:id="1714" w:author="Eugenia Arce Londoño" w:date="2015-10-01T08:28:00Z">
        <w:r w:rsidRPr="00A261C8">
          <w:rPr>
            <w:rFonts w:ascii="Arial" w:hAnsi="Arial" w:cs="Arial"/>
            <w:sz w:val="24"/>
            <w:szCs w:val="24"/>
          </w:rPr>
          <w:delText>gobierno. Para</w:delText>
        </w:r>
      </w:del>
      <w:ins w:id="1715" w:author="Eugenia Arce Londoño" w:date="2015-10-01T08:28:00Z">
        <w:r w:rsidR="00AA1E11">
          <w:rPr>
            <w:rFonts w:ascii="Arial" w:hAnsi="Arial" w:cs="Arial"/>
            <w:sz w:val="24"/>
            <w:szCs w:val="24"/>
          </w:rPr>
          <w:t>G</w:t>
        </w:r>
        <w:r w:rsidRPr="00A261C8">
          <w:rPr>
            <w:rFonts w:ascii="Arial" w:hAnsi="Arial" w:cs="Arial"/>
            <w:sz w:val="24"/>
            <w:szCs w:val="24"/>
          </w:rPr>
          <w:t>obierno</w:t>
        </w:r>
        <w:r w:rsidR="00AA1E11">
          <w:rPr>
            <w:rFonts w:ascii="Arial" w:hAnsi="Arial" w:cs="Arial"/>
            <w:sz w:val="24"/>
            <w:szCs w:val="24"/>
          </w:rPr>
          <w:t>; p</w:t>
        </w:r>
        <w:r w:rsidRPr="00A261C8">
          <w:rPr>
            <w:rFonts w:ascii="Arial" w:hAnsi="Arial" w:cs="Arial"/>
            <w:sz w:val="24"/>
            <w:szCs w:val="24"/>
          </w:rPr>
          <w:t>ara</w:t>
        </w:r>
      </w:ins>
      <w:r w:rsidRPr="00A261C8">
        <w:rPr>
          <w:rFonts w:ascii="Arial" w:hAnsi="Arial" w:cs="Arial"/>
          <w:sz w:val="24"/>
          <w:szCs w:val="24"/>
        </w:rPr>
        <w:t xml:space="preserve"> el </w:t>
      </w:r>
      <w:del w:id="1716" w:author="Eugenia Arce Londoño" w:date="2015-10-01T08:28:00Z">
        <w:r w:rsidRPr="00A261C8">
          <w:rPr>
            <w:rFonts w:ascii="Arial" w:hAnsi="Arial" w:cs="Arial"/>
            <w:b/>
            <w:sz w:val="24"/>
            <w:szCs w:val="24"/>
          </w:rPr>
          <w:delText>gobierno</w:delText>
        </w:r>
      </w:del>
      <w:ins w:id="1717" w:author="Eugenia Arce Londoño" w:date="2015-10-01T08:28:00Z">
        <w:r w:rsidR="00AA1E11">
          <w:rPr>
            <w:rFonts w:ascii="Arial" w:hAnsi="Arial" w:cs="Arial"/>
            <w:b/>
            <w:sz w:val="24"/>
            <w:szCs w:val="24"/>
          </w:rPr>
          <w:t>G</w:t>
        </w:r>
        <w:r w:rsidRPr="00A261C8">
          <w:rPr>
            <w:rFonts w:ascii="Arial" w:hAnsi="Arial" w:cs="Arial"/>
            <w:b/>
            <w:sz w:val="24"/>
            <w:szCs w:val="24"/>
          </w:rPr>
          <w:t>obierno</w:t>
        </w:r>
        <w:r w:rsidR="00AA1E11">
          <w:rPr>
            <w:rFonts w:ascii="Arial" w:hAnsi="Arial" w:cs="Arial"/>
            <w:b/>
            <w:sz w:val="24"/>
            <w:szCs w:val="24"/>
          </w:rPr>
          <w:t>,</w:t>
        </w:r>
      </w:ins>
      <w:r w:rsidRPr="00A261C8">
        <w:rPr>
          <w:rFonts w:ascii="Arial" w:hAnsi="Arial" w:cs="Arial"/>
          <w:sz w:val="24"/>
          <w:szCs w:val="24"/>
        </w:rPr>
        <w:t xml:space="preserve"> la posibilidad de </w:t>
      </w:r>
      <w:r w:rsidRPr="00A261C8">
        <w:rPr>
          <w:rFonts w:ascii="Arial" w:hAnsi="Arial" w:cs="Arial"/>
          <w:b/>
          <w:sz w:val="24"/>
          <w:szCs w:val="24"/>
        </w:rPr>
        <w:t>disolver el parlamento</w:t>
      </w:r>
      <w:r w:rsidRPr="00A261C8">
        <w:rPr>
          <w:rFonts w:ascii="Arial" w:hAnsi="Arial" w:cs="Arial"/>
          <w:sz w:val="24"/>
          <w:szCs w:val="24"/>
        </w:rPr>
        <w:t xml:space="preserve"> y </w:t>
      </w:r>
      <w:r w:rsidRPr="00A261C8">
        <w:rPr>
          <w:rFonts w:ascii="Arial" w:hAnsi="Arial" w:cs="Arial"/>
          <w:b/>
          <w:sz w:val="24"/>
          <w:szCs w:val="24"/>
        </w:rPr>
        <w:t>convocar a elecciones</w:t>
      </w:r>
      <w:r w:rsidR="00AA1E11">
        <w:rPr>
          <w:rFonts w:ascii="Arial" w:hAnsi="Arial" w:cs="Arial"/>
          <w:sz w:val="24"/>
          <w:szCs w:val="24"/>
        </w:rPr>
        <w:t>.</w:t>
      </w:r>
      <w:del w:id="1718" w:author="Eugenia Arce Londoño" w:date="2015-10-01T08:28:00Z">
        <w:r w:rsidRPr="00A261C8">
          <w:rPr>
            <w:rFonts w:ascii="Arial" w:hAnsi="Arial" w:cs="Arial"/>
            <w:sz w:val="24"/>
            <w:szCs w:val="24"/>
          </w:rPr>
          <w:delText xml:space="preserve"> </w:delText>
        </w:r>
      </w:del>
    </w:p>
    <w:p w14:paraId="21721B25" w14:textId="77777777" w:rsidR="0058516C" w:rsidRPr="00A261C8" w:rsidRDefault="0058516C" w:rsidP="00A85C40">
      <w:pPr>
        <w:spacing w:line="276" w:lineRule="auto"/>
        <w:jc w:val="both"/>
        <w:rPr>
          <w:rFonts w:ascii="Arial" w:hAnsi="Arial" w:cs="Arial"/>
          <w:sz w:val="24"/>
          <w:szCs w:val="24"/>
        </w:rPr>
      </w:pPr>
    </w:p>
    <w:p w14:paraId="31881975" w14:textId="5C2BE1A7"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En este sistema se ha propiciado el </w:t>
      </w:r>
      <w:r w:rsidRPr="00A261C8">
        <w:rPr>
          <w:rFonts w:ascii="Arial" w:hAnsi="Arial" w:cs="Arial"/>
          <w:b/>
          <w:sz w:val="24"/>
          <w:szCs w:val="24"/>
        </w:rPr>
        <w:t>bipartidismo</w:t>
      </w:r>
      <w:r w:rsidRPr="00A261C8">
        <w:rPr>
          <w:rFonts w:ascii="Arial" w:hAnsi="Arial" w:cs="Arial"/>
          <w:sz w:val="24"/>
          <w:szCs w:val="24"/>
        </w:rPr>
        <w:t xml:space="preserve"> </w:t>
      </w:r>
      <w:ins w:id="1719" w:author="Eugenia Arce Londoño" w:date="2015-10-01T08:28:00Z">
        <w:r w:rsidR="00AA1E11">
          <w:rPr>
            <w:rFonts w:ascii="Arial" w:hAnsi="Arial" w:cs="Arial"/>
            <w:sz w:val="24"/>
            <w:szCs w:val="24"/>
          </w:rPr>
          <w:t xml:space="preserve">(sistemas con dos partidos políticos únicos en la democracia, o por lo menos claramente mayoritarios) </w:t>
        </w:r>
      </w:ins>
      <w:r w:rsidRPr="00A261C8">
        <w:rPr>
          <w:rFonts w:ascii="Arial" w:hAnsi="Arial" w:cs="Arial"/>
          <w:sz w:val="24"/>
          <w:szCs w:val="24"/>
        </w:rPr>
        <w:t xml:space="preserve">o el </w:t>
      </w:r>
      <w:r w:rsidRPr="00A261C8">
        <w:rPr>
          <w:rFonts w:ascii="Arial" w:hAnsi="Arial" w:cs="Arial"/>
          <w:b/>
          <w:sz w:val="24"/>
          <w:szCs w:val="24"/>
        </w:rPr>
        <w:t>multipartidismo</w:t>
      </w:r>
      <w:r w:rsidR="00AA1E11">
        <w:rPr>
          <w:rFonts w:ascii="Arial" w:hAnsi="Arial"/>
          <w:b/>
          <w:sz w:val="24"/>
          <w:rPrChange w:id="1720" w:author="Eugenia Arce Londoño" w:date="2015-10-01T08:28:00Z">
            <w:rPr>
              <w:rFonts w:ascii="Arial" w:hAnsi="Arial"/>
              <w:sz w:val="24"/>
            </w:rPr>
          </w:rPrChange>
        </w:rPr>
        <w:t xml:space="preserve"> </w:t>
      </w:r>
      <w:ins w:id="1721" w:author="Eugenia Arce Londoño" w:date="2015-10-01T08:28:00Z">
        <w:r w:rsidR="00AA1E11">
          <w:rPr>
            <w:rFonts w:ascii="Arial" w:hAnsi="Arial" w:cs="Arial"/>
            <w:sz w:val="24"/>
            <w:szCs w:val="24"/>
          </w:rPr>
          <w:t>(esquemas en los que existen tres o más partidos con poder significatuvo)</w:t>
        </w:r>
        <w:r w:rsidRPr="00A261C8">
          <w:rPr>
            <w:rFonts w:ascii="Arial" w:hAnsi="Arial" w:cs="Arial"/>
            <w:sz w:val="24"/>
            <w:szCs w:val="24"/>
          </w:rPr>
          <w:t xml:space="preserve"> </w:t>
        </w:r>
      </w:ins>
      <w:r w:rsidRPr="00A261C8">
        <w:rPr>
          <w:rFonts w:ascii="Arial" w:hAnsi="Arial" w:cs="Arial"/>
          <w:sz w:val="24"/>
          <w:szCs w:val="24"/>
        </w:rPr>
        <w:t xml:space="preserve">y se ha fortalecido el esquema gobierno-oposición. Dado que el </w:t>
      </w:r>
      <w:r w:rsidRPr="00A261C8">
        <w:rPr>
          <w:rFonts w:ascii="Arial" w:hAnsi="Arial" w:cs="Arial"/>
          <w:b/>
          <w:sz w:val="24"/>
          <w:szCs w:val="24"/>
        </w:rPr>
        <w:t>partido mayoritario</w:t>
      </w:r>
      <w:r w:rsidRPr="00A261C8">
        <w:rPr>
          <w:rFonts w:ascii="Arial" w:hAnsi="Arial" w:cs="Arial"/>
          <w:sz w:val="24"/>
          <w:szCs w:val="24"/>
        </w:rPr>
        <w:t xml:space="preserve"> </w:t>
      </w:r>
      <w:del w:id="1722" w:author="Eugenia Arce Londoño" w:date="2015-10-01T08:28:00Z">
        <w:r w:rsidRPr="00A261C8">
          <w:rPr>
            <w:rFonts w:ascii="Arial" w:hAnsi="Arial" w:cs="Arial"/>
            <w:sz w:val="24"/>
            <w:szCs w:val="24"/>
          </w:rPr>
          <w:delText>-</w:delText>
        </w:r>
      </w:del>
      <w:ins w:id="1723" w:author="Eugenia Arce Londoño" w:date="2015-10-01T08:28:00Z">
        <w:r w:rsidR="00AA1E11">
          <w:rPr>
            <w:rFonts w:ascii="Arial" w:hAnsi="Arial" w:cs="Arial"/>
            <w:sz w:val="24"/>
            <w:szCs w:val="24"/>
          </w:rPr>
          <w:t>–</w:t>
        </w:r>
      </w:ins>
      <w:r w:rsidRPr="00A261C8">
        <w:rPr>
          <w:rFonts w:ascii="Arial" w:hAnsi="Arial" w:cs="Arial"/>
          <w:sz w:val="24"/>
          <w:szCs w:val="24"/>
        </w:rPr>
        <w:t>sea por la elección o la coalición lograda</w:t>
      </w:r>
      <w:del w:id="1724" w:author="Eugenia Arce Londoño" w:date="2015-10-01T08:28:00Z">
        <w:r w:rsidRPr="00A261C8">
          <w:rPr>
            <w:rFonts w:ascii="Arial" w:hAnsi="Arial" w:cs="Arial"/>
            <w:sz w:val="24"/>
            <w:szCs w:val="24"/>
          </w:rPr>
          <w:delText>-</w:delText>
        </w:r>
      </w:del>
      <w:ins w:id="1725" w:author="Eugenia Arce Londoño" w:date="2015-10-01T08:28:00Z">
        <w:r w:rsidR="00AA1E11">
          <w:rPr>
            <w:rFonts w:ascii="Arial" w:hAnsi="Arial" w:cs="Arial"/>
            <w:sz w:val="24"/>
            <w:szCs w:val="24"/>
          </w:rPr>
          <w:t>–</w:t>
        </w:r>
      </w:ins>
      <w:r w:rsidRPr="00A261C8">
        <w:rPr>
          <w:rFonts w:ascii="Arial" w:hAnsi="Arial" w:cs="Arial"/>
          <w:sz w:val="24"/>
          <w:szCs w:val="24"/>
        </w:rPr>
        <w:t xml:space="preserve"> es el que ejerce </w:t>
      </w:r>
      <w:r w:rsidR="00CB5662" w:rsidRPr="00A261C8">
        <w:rPr>
          <w:rFonts w:ascii="Arial" w:hAnsi="Arial" w:cs="Arial"/>
          <w:sz w:val="24"/>
          <w:szCs w:val="24"/>
        </w:rPr>
        <w:t xml:space="preserve">la </w:t>
      </w:r>
      <w:r w:rsidR="00CB5662" w:rsidRPr="00A261C8">
        <w:rPr>
          <w:rFonts w:ascii="Arial" w:hAnsi="Arial" w:cs="Arial"/>
          <w:b/>
          <w:sz w:val="24"/>
          <w:szCs w:val="24"/>
        </w:rPr>
        <w:t>dirección</w:t>
      </w:r>
      <w:r w:rsidRPr="00A261C8">
        <w:rPr>
          <w:rFonts w:ascii="Arial" w:hAnsi="Arial" w:cs="Arial"/>
          <w:b/>
          <w:sz w:val="24"/>
          <w:szCs w:val="24"/>
        </w:rPr>
        <w:t xml:space="preserve"> del gobierno</w:t>
      </w:r>
      <w:del w:id="1726" w:author="Eugenia Arce Londoño" w:date="2015-10-01T08:28:00Z">
        <w:r w:rsidRPr="00A261C8">
          <w:rPr>
            <w:rFonts w:ascii="Arial" w:hAnsi="Arial" w:cs="Arial"/>
            <w:sz w:val="24"/>
            <w:szCs w:val="24"/>
          </w:rPr>
          <w:delText>. Los</w:delText>
        </w:r>
      </w:del>
      <w:ins w:id="1727" w:author="Eugenia Arce Londoño" w:date="2015-10-01T08:28:00Z">
        <w:r w:rsidR="00AA1E11">
          <w:rPr>
            <w:rFonts w:ascii="Arial" w:hAnsi="Arial" w:cs="Arial"/>
            <w:sz w:val="24"/>
            <w:szCs w:val="24"/>
          </w:rPr>
          <w:t>, l</w:t>
        </w:r>
        <w:r w:rsidRPr="00A261C8">
          <w:rPr>
            <w:rFonts w:ascii="Arial" w:hAnsi="Arial" w:cs="Arial"/>
            <w:sz w:val="24"/>
            <w:szCs w:val="24"/>
          </w:rPr>
          <w:t>os</w:t>
        </w:r>
      </w:ins>
      <w:r w:rsidRPr="00A261C8">
        <w:rPr>
          <w:rFonts w:ascii="Arial" w:hAnsi="Arial" w:cs="Arial"/>
          <w:sz w:val="24"/>
          <w:szCs w:val="24"/>
        </w:rPr>
        <w:t xml:space="preserve"> </w:t>
      </w:r>
      <w:r w:rsidRPr="00A261C8">
        <w:rPr>
          <w:rFonts w:ascii="Arial" w:hAnsi="Arial" w:cs="Arial"/>
          <w:b/>
          <w:sz w:val="24"/>
          <w:szCs w:val="24"/>
        </w:rPr>
        <w:t>partidos minoritarios</w:t>
      </w:r>
      <w:r w:rsidRPr="00A261C8">
        <w:rPr>
          <w:rFonts w:ascii="Arial" w:hAnsi="Arial" w:cs="Arial"/>
          <w:sz w:val="24"/>
          <w:szCs w:val="24"/>
        </w:rPr>
        <w:t xml:space="preserve">, a su vez, ejercen un </w:t>
      </w:r>
      <w:r w:rsidRPr="00A261C8">
        <w:rPr>
          <w:rFonts w:ascii="Arial" w:hAnsi="Arial" w:cs="Arial"/>
          <w:b/>
          <w:sz w:val="24"/>
          <w:szCs w:val="24"/>
        </w:rPr>
        <w:t>control político</w:t>
      </w:r>
      <w:r w:rsidRPr="00A261C8">
        <w:rPr>
          <w:rFonts w:ascii="Arial" w:hAnsi="Arial" w:cs="Arial"/>
          <w:sz w:val="24"/>
          <w:szCs w:val="24"/>
        </w:rPr>
        <w:t xml:space="preserve"> sobre lo realizado por el </w:t>
      </w:r>
      <w:r w:rsidR="00AA1E11">
        <w:rPr>
          <w:rFonts w:ascii="Arial" w:hAnsi="Arial" w:cs="Arial"/>
          <w:b/>
          <w:sz w:val="24"/>
          <w:szCs w:val="24"/>
        </w:rPr>
        <w:t xml:space="preserve">jefe de </w:t>
      </w:r>
      <w:del w:id="1728" w:author="Eugenia Arce Londoño" w:date="2015-10-01T08:28:00Z">
        <w:r w:rsidRPr="00A261C8">
          <w:rPr>
            <w:rFonts w:ascii="Arial" w:hAnsi="Arial" w:cs="Arial"/>
            <w:b/>
            <w:sz w:val="24"/>
            <w:szCs w:val="24"/>
          </w:rPr>
          <w:delText>gobierno</w:delText>
        </w:r>
      </w:del>
      <w:ins w:id="1729" w:author="Eugenia Arce Londoño" w:date="2015-10-01T08:28:00Z">
        <w:r w:rsidR="00AA1E11">
          <w:rPr>
            <w:rFonts w:ascii="Arial" w:hAnsi="Arial" w:cs="Arial"/>
            <w:b/>
            <w:sz w:val="24"/>
            <w:szCs w:val="24"/>
          </w:rPr>
          <w:t>G</w:t>
        </w:r>
        <w:r w:rsidRPr="00A261C8">
          <w:rPr>
            <w:rFonts w:ascii="Arial" w:hAnsi="Arial" w:cs="Arial"/>
            <w:b/>
            <w:sz w:val="24"/>
            <w:szCs w:val="24"/>
          </w:rPr>
          <w:t>obierno</w:t>
        </w:r>
      </w:ins>
      <w:r w:rsidRPr="00A261C8">
        <w:rPr>
          <w:rFonts w:ascii="Arial" w:hAnsi="Arial" w:cs="Arial"/>
          <w:sz w:val="24"/>
          <w:szCs w:val="24"/>
        </w:rPr>
        <w:t xml:space="preserve"> y su </w:t>
      </w:r>
      <w:r w:rsidRPr="00A261C8">
        <w:rPr>
          <w:rFonts w:ascii="Arial" w:hAnsi="Arial" w:cs="Arial"/>
          <w:b/>
          <w:sz w:val="24"/>
          <w:szCs w:val="24"/>
        </w:rPr>
        <w:t>gabinete</w:t>
      </w:r>
      <w:r w:rsidRPr="00A261C8">
        <w:rPr>
          <w:rFonts w:ascii="Arial" w:hAnsi="Arial" w:cs="Arial"/>
          <w:sz w:val="24"/>
          <w:szCs w:val="24"/>
        </w:rPr>
        <w:t>.</w:t>
      </w:r>
    </w:p>
    <w:p w14:paraId="4D456E20" w14:textId="77777777" w:rsidR="0058516C" w:rsidRPr="00A261C8" w:rsidRDefault="0058516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156"/>
      </w:tblGrid>
      <w:tr w:rsidR="00DB526C" w:rsidRPr="00A261C8" w14:paraId="21630E79" w14:textId="77777777" w:rsidTr="00A558DC">
        <w:trPr>
          <w:trHeight w:val="224"/>
          <w:jc w:val="center"/>
        </w:trPr>
        <w:tc>
          <w:tcPr>
            <w:tcW w:w="6551" w:type="dxa"/>
            <w:gridSpan w:val="2"/>
            <w:shd w:val="clear" w:color="auto" w:fill="0D0D0D"/>
          </w:tcPr>
          <w:p w14:paraId="730EFF3F" w14:textId="77777777" w:rsidR="00AC57A4" w:rsidRPr="00A261C8" w:rsidRDefault="00AC57A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06818FF" w14:textId="77777777" w:rsidTr="00A558DC">
        <w:trPr>
          <w:trHeight w:val="215"/>
          <w:jc w:val="center"/>
        </w:trPr>
        <w:tc>
          <w:tcPr>
            <w:tcW w:w="2092" w:type="dxa"/>
          </w:tcPr>
          <w:p w14:paraId="702EF1B9" w14:textId="77777777" w:rsidR="00AC57A4" w:rsidRPr="00A261C8" w:rsidRDefault="00AC57A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53FC4822" w14:textId="77777777" w:rsidR="00AC57A4" w:rsidRPr="00A261C8" w:rsidRDefault="00AC57A4"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CS_G07_01_IMG27</w:t>
            </w:r>
          </w:p>
        </w:tc>
      </w:tr>
      <w:tr w:rsidR="00DB526C" w:rsidRPr="00A261C8" w14:paraId="2A4A0351" w14:textId="77777777" w:rsidTr="00A558DC">
        <w:trPr>
          <w:trHeight w:val="215"/>
          <w:jc w:val="center"/>
        </w:trPr>
        <w:tc>
          <w:tcPr>
            <w:tcW w:w="2092" w:type="dxa"/>
          </w:tcPr>
          <w:p w14:paraId="04939D8C" w14:textId="77777777" w:rsidR="00AC57A4" w:rsidRPr="00A261C8" w:rsidRDefault="00AC57A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2E0FAC19" w14:textId="032853C8" w:rsidR="00AC57A4" w:rsidRPr="00A261C8" w:rsidRDefault="00AC57A4" w:rsidP="00AC57A4">
            <w:pPr>
              <w:spacing w:line="276" w:lineRule="auto"/>
              <w:jc w:val="both"/>
              <w:rPr>
                <w:rFonts w:ascii="Arial" w:eastAsia="Cambria" w:hAnsi="Arial" w:cs="Arial"/>
                <w:sz w:val="24"/>
                <w:szCs w:val="24"/>
              </w:rPr>
            </w:pPr>
            <w:r w:rsidRPr="00A261C8">
              <w:rPr>
                <w:rFonts w:ascii="Arial" w:eastAsia="Cambria" w:hAnsi="Arial" w:cs="Arial"/>
                <w:sz w:val="24"/>
                <w:szCs w:val="24"/>
              </w:rPr>
              <w:t>La democracia parlamentaria.</w:t>
            </w:r>
          </w:p>
        </w:tc>
      </w:tr>
      <w:tr w:rsidR="00DB526C" w:rsidRPr="00A261C8" w14:paraId="516E64B5" w14:textId="77777777" w:rsidTr="00A558DC">
        <w:trPr>
          <w:trHeight w:val="2688"/>
          <w:jc w:val="center"/>
        </w:trPr>
        <w:tc>
          <w:tcPr>
            <w:tcW w:w="2092" w:type="dxa"/>
          </w:tcPr>
          <w:p w14:paraId="746DF1CB" w14:textId="77777777" w:rsidR="00AC57A4" w:rsidRPr="00A261C8" w:rsidRDefault="00AC57A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37"/>
            </w:r>
            <w:r w:rsidRPr="00A261C8">
              <w:rPr>
                <w:rFonts w:ascii="Arial" w:eastAsia="Cambria" w:hAnsi="Arial" w:cs="Arial"/>
                <w:b/>
                <w:sz w:val="24"/>
                <w:szCs w:val="24"/>
              </w:rPr>
              <w:t>)</w:t>
            </w:r>
          </w:p>
        </w:tc>
        <w:tc>
          <w:tcPr>
            <w:tcW w:w="4459" w:type="dxa"/>
          </w:tcPr>
          <w:p w14:paraId="38E201DE" w14:textId="662C8F1A" w:rsidR="00AC57A4" w:rsidRPr="00A261C8" w:rsidRDefault="00AC57A4"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4DAE2428" wp14:editId="34F08FCF">
                  <wp:extent cx="3764482" cy="2470245"/>
                  <wp:effectExtent l="0" t="0" r="7620" b="6350"/>
                  <wp:docPr id="55" name="Imagen 55" descr="http://static0.planetasaber.com/encyclopedia/Data/Imagenes/FOTOS/0009N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tatic0.planetasaber.com/encyclopedia/Data/Imagenes/FOTOS/0009NJ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7150" cy="2471996"/>
                          </a:xfrm>
                          <a:prstGeom prst="rect">
                            <a:avLst/>
                          </a:prstGeom>
                          <a:noFill/>
                          <a:ln>
                            <a:noFill/>
                          </a:ln>
                        </pic:spPr>
                      </pic:pic>
                    </a:graphicData>
                  </a:graphic>
                </wp:inline>
              </w:drawing>
            </w:r>
          </w:p>
        </w:tc>
      </w:tr>
      <w:tr w:rsidR="00AC57A4" w:rsidRPr="00A261C8" w14:paraId="77370F66" w14:textId="77777777" w:rsidTr="00A558DC">
        <w:trPr>
          <w:trHeight w:val="134"/>
          <w:jc w:val="center"/>
        </w:trPr>
        <w:tc>
          <w:tcPr>
            <w:tcW w:w="2092" w:type="dxa"/>
          </w:tcPr>
          <w:p w14:paraId="131A6366" w14:textId="77777777" w:rsidR="00AC57A4" w:rsidRPr="00A261C8" w:rsidRDefault="00AC57A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76640C41" w14:textId="0A8C2228" w:rsidR="00AC57A4" w:rsidRPr="00A261C8" w:rsidRDefault="00AC57A4" w:rsidP="00A558DC">
            <w:pPr>
              <w:spacing w:line="276" w:lineRule="auto"/>
              <w:jc w:val="both"/>
              <w:rPr>
                <w:rFonts w:ascii="Arial" w:hAnsi="Arial" w:cs="Arial"/>
                <w:sz w:val="24"/>
                <w:szCs w:val="24"/>
              </w:rPr>
            </w:pPr>
            <w:r w:rsidRPr="00A261C8">
              <w:rPr>
                <w:rFonts w:ascii="Arial" w:eastAsia="Cambria" w:hAnsi="Arial" w:cs="Arial"/>
                <w:sz w:val="24"/>
                <w:szCs w:val="24"/>
              </w:rPr>
              <w:t>Sede del Parlamento canadiense en Ottawa.</w:t>
            </w:r>
          </w:p>
        </w:tc>
      </w:tr>
    </w:tbl>
    <w:p w14:paraId="2C34723B" w14:textId="77777777" w:rsidR="00AC57A4" w:rsidRPr="00A261C8" w:rsidRDefault="00AC57A4" w:rsidP="00A85C40">
      <w:pPr>
        <w:spacing w:line="276" w:lineRule="auto"/>
        <w:jc w:val="both"/>
        <w:rPr>
          <w:rFonts w:ascii="Arial" w:hAnsi="Arial" w:cs="Arial"/>
          <w:sz w:val="24"/>
          <w:szCs w:val="24"/>
        </w:rPr>
      </w:pPr>
    </w:p>
    <w:p w14:paraId="68D5C3E1" w14:textId="1456212E" w:rsidR="00B507F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Al referirnos al </w:t>
      </w:r>
      <w:del w:id="1730" w:author="Eugenia Arce Londoño" w:date="2015-10-01T08:28:00Z">
        <w:r w:rsidR="00AC57A4" w:rsidRPr="00A261C8">
          <w:rPr>
            <w:rFonts w:ascii="Arial" w:hAnsi="Arial" w:cs="Arial"/>
            <w:b/>
            <w:sz w:val="24"/>
            <w:szCs w:val="24"/>
          </w:rPr>
          <w:delText>SISTEMA PRESIDENCIAL</w:delText>
        </w:r>
      </w:del>
      <w:ins w:id="1731" w:author="Eugenia Arce Londoño" w:date="2015-10-01T08:28:00Z">
        <w:r w:rsidR="00AA1E11" w:rsidRPr="00A261C8">
          <w:rPr>
            <w:rFonts w:ascii="Arial" w:hAnsi="Arial" w:cs="Arial"/>
            <w:b/>
            <w:sz w:val="24"/>
            <w:szCs w:val="24"/>
          </w:rPr>
          <w:t>sistema presidencial</w:t>
        </w:r>
      </w:ins>
      <w:r w:rsidR="00AA1E11" w:rsidRPr="00A261C8">
        <w:rPr>
          <w:rFonts w:ascii="Arial" w:hAnsi="Arial" w:cs="Arial"/>
          <w:sz w:val="24"/>
          <w:szCs w:val="24"/>
        </w:rPr>
        <w:t xml:space="preserve"> </w:t>
      </w:r>
      <w:r w:rsidRPr="00A261C8">
        <w:rPr>
          <w:rFonts w:ascii="Arial" w:hAnsi="Arial" w:cs="Arial"/>
          <w:sz w:val="24"/>
          <w:szCs w:val="24"/>
        </w:rPr>
        <w:t xml:space="preserve">destacamos las funciones del </w:t>
      </w:r>
      <w:ins w:id="1732" w:author="Eugenia Arce Londoño" w:date="2015-10-01T08:28:00Z">
        <w:r w:rsidR="00AA1E11">
          <w:rPr>
            <w:rFonts w:ascii="Arial" w:hAnsi="Arial" w:cs="Arial"/>
            <w:b/>
            <w:sz w:val="24"/>
            <w:szCs w:val="24"/>
          </w:rPr>
          <w:t xml:space="preserve">poder </w:t>
        </w:r>
      </w:ins>
      <w:r w:rsidR="00AA1E11">
        <w:rPr>
          <w:rFonts w:ascii="Arial" w:hAnsi="Arial" w:cs="Arial"/>
          <w:b/>
          <w:sz w:val="24"/>
          <w:szCs w:val="24"/>
        </w:rPr>
        <w:t>e</w:t>
      </w:r>
      <w:r w:rsidRPr="00A261C8">
        <w:rPr>
          <w:rFonts w:ascii="Arial" w:hAnsi="Arial" w:cs="Arial"/>
          <w:b/>
          <w:sz w:val="24"/>
          <w:szCs w:val="24"/>
        </w:rPr>
        <w:t>jecutivo</w:t>
      </w:r>
      <w:r w:rsidRPr="00A261C8">
        <w:rPr>
          <w:rFonts w:ascii="Arial" w:hAnsi="Arial" w:cs="Arial"/>
          <w:sz w:val="24"/>
          <w:szCs w:val="24"/>
        </w:rPr>
        <w:t xml:space="preserve"> en la </w:t>
      </w:r>
      <w:r w:rsidRPr="00A261C8">
        <w:rPr>
          <w:rFonts w:ascii="Arial" w:hAnsi="Arial" w:cs="Arial"/>
          <w:b/>
          <w:sz w:val="24"/>
          <w:szCs w:val="24"/>
        </w:rPr>
        <w:t>dirección del Estado</w:t>
      </w:r>
      <w:r w:rsidRPr="00A261C8">
        <w:rPr>
          <w:rFonts w:ascii="Arial" w:hAnsi="Arial" w:cs="Arial"/>
          <w:sz w:val="24"/>
          <w:szCs w:val="24"/>
        </w:rPr>
        <w:t xml:space="preserve"> dándose una clara separación e independencia </w:t>
      </w:r>
      <w:del w:id="1733" w:author="Eugenia Arce Londoño" w:date="2015-10-01T08:28:00Z">
        <w:r w:rsidRPr="00A261C8">
          <w:rPr>
            <w:rFonts w:ascii="Arial" w:hAnsi="Arial" w:cs="Arial"/>
            <w:sz w:val="24"/>
            <w:szCs w:val="24"/>
          </w:rPr>
          <w:delText>con el</w:delText>
        </w:r>
      </w:del>
      <w:ins w:id="1734" w:author="Eugenia Arce Londoño" w:date="2015-10-01T08:28:00Z">
        <w:r w:rsidR="00AA1E11">
          <w:rPr>
            <w:rFonts w:ascii="Arial" w:hAnsi="Arial" w:cs="Arial"/>
            <w:sz w:val="24"/>
            <w:szCs w:val="24"/>
          </w:rPr>
          <w:t>frente a</w:t>
        </w:r>
        <w:r w:rsidRPr="00A261C8">
          <w:rPr>
            <w:rFonts w:ascii="Arial" w:hAnsi="Arial" w:cs="Arial"/>
            <w:sz w:val="24"/>
            <w:szCs w:val="24"/>
          </w:rPr>
          <w:t>l</w:t>
        </w:r>
      </w:ins>
      <w:r w:rsidRPr="00A261C8">
        <w:rPr>
          <w:rFonts w:ascii="Arial" w:hAnsi="Arial" w:cs="Arial"/>
          <w:sz w:val="24"/>
          <w:szCs w:val="24"/>
        </w:rPr>
        <w:t xml:space="preserve"> Parlamento</w:t>
      </w:r>
      <w:del w:id="1735" w:author="Eugenia Arce Londoño" w:date="2015-10-01T08:28:00Z">
        <w:r w:rsidRPr="00A261C8">
          <w:rPr>
            <w:rFonts w:ascii="Arial" w:hAnsi="Arial" w:cs="Arial"/>
            <w:sz w:val="24"/>
            <w:szCs w:val="24"/>
          </w:rPr>
          <w:delText>. Sus características:</w:delText>
        </w:r>
      </w:del>
      <w:ins w:id="1736" w:author="Eugenia Arce Londoño" w:date="2015-10-01T08:28:00Z">
        <w:r w:rsidR="00AA1E11">
          <w:rPr>
            <w:rFonts w:ascii="Arial" w:hAnsi="Arial" w:cs="Arial"/>
            <w:sz w:val="24"/>
            <w:szCs w:val="24"/>
          </w:rPr>
          <w:t xml:space="preserve"> o al Congreso</w:t>
        </w:r>
        <w:r w:rsidRPr="00A261C8">
          <w:rPr>
            <w:rFonts w:ascii="Arial" w:hAnsi="Arial" w:cs="Arial"/>
            <w:sz w:val="24"/>
            <w:szCs w:val="24"/>
          </w:rPr>
          <w:t>. S</w:t>
        </w:r>
        <w:r w:rsidR="00AA1E11">
          <w:rPr>
            <w:rFonts w:ascii="Arial" w:hAnsi="Arial" w:cs="Arial"/>
            <w:sz w:val="24"/>
            <w:szCs w:val="24"/>
          </w:rPr>
          <w:t>e caracteriza porque</w:t>
        </w:r>
      </w:ins>
      <w:r w:rsidR="00AA1E11">
        <w:rPr>
          <w:rFonts w:ascii="Arial" w:hAnsi="Arial" w:cs="Arial"/>
          <w:sz w:val="24"/>
          <w:szCs w:val="24"/>
        </w:rPr>
        <w:t xml:space="preserve"> </w:t>
      </w:r>
      <w:r w:rsidRPr="00A261C8">
        <w:rPr>
          <w:rFonts w:ascii="Arial" w:hAnsi="Arial" w:cs="Arial"/>
          <w:sz w:val="24"/>
          <w:szCs w:val="24"/>
        </w:rPr>
        <w:t xml:space="preserve">en </w:t>
      </w:r>
      <w:r w:rsidR="00AA1E11" w:rsidRPr="00AA1E11">
        <w:rPr>
          <w:rFonts w:ascii="Arial" w:hAnsi="Arial"/>
          <w:sz w:val="24"/>
          <w:rPrChange w:id="1737" w:author="Eugenia Arce Londoño" w:date="2015-10-01T08:28:00Z">
            <w:rPr>
              <w:rFonts w:ascii="Arial" w:hAnsi="Arial"/>
              <w:b/>
              <w:sz w:val="24"/>
            </w:rPr>
          </w:rPrChange>
        </w:rPr>
        <w:t xml:space="preserve">cabeza del </w:t>
      </w:r>
      <w:del w:id="1738" w:author="Eugenia Arce Londoño" w:date="2015-10-01T08:28:00Z">
        <w:r w:rsidRPr="00A261C8">
          <w:rPr>
            <w:rFonts w:ascii="Arial" w:hAnsi="Arial" w:cs="Arial"/>
            <w:b/>
            <w:sz w:val="24"/>
            <w:szCs w:val="24"/>
          </w:rPr>
          <w:delText>ejecutivo</w:delText>
        </w:r>
      </w:del>
      <w:ins w:id="1739" w:author="Eugenia Arce Londoño" w:date="2015-10-01T08:28:00Z">
        <w:r w:rsidR="00AA1E11">
          <w:rPr>
            <w:rFonts w:ascii="Arial" w:hAnsi="Arial" w:cs="Arial"/>
            <w:b/>
            <w:sz w:val="24"/>
            <w:szCs w:val="24"/>
          </w:rPr>
          <w:t>E</w:t>
        </w:r>
        <w:r w:rsidRPr="00A261C8">
          <w:rPr>
            <w:rFonts w:ascii="Arial" w:hAnsi="Arial" w:cs="Arial"/>
            <w:b/>
            <w:sz w:val="24"/>
            <w:szCs w:val="24"/>
          </w:rPr>
          <w:t>jecutivo</w:t>
        </w:r>
      </w:ins>
      <w:r w:rsidRPr="00A261C8">
        <w:rPr>
          <w:rFonts w:ascii="Arial" w:hAnsi="Arial" w:cs="Arial"/>
          <w:sz w:val="24"/>
          <w:szCs w:val="24"/>
        </w:rPr>
        <w:t xml:space="preserve"> hay una </w:t>
      </w:r>
      <w:r w:rsidRPr="00AA1E11">
        <w:rPr>
          <w:rFonts w:ascii="Arial" w:hAnsi="Arial"/>
          <w:sz w:val="24"/>
          <w:rPrChange w:id="1740" w:author="Eugenia Arce Londoño" w:date="2015-10-01T08:28:00Z">
            <w:rPr>
              <w:rFonts w:ascii="Arial" w:hAnsi="Arial"/>
              <w:b/>
              <w:sz w:val="24"/>
            </w:rPr>
          </w:rPrChange>
        </w:rPr>
        <w:t>sola persona</w:t>
      </w:r>
      <w:r w:rsidRPr="00A261C8">
        <w:rPr>
          <w:rFonts w:ascii="Arial" w:hAnsi="Arial" w:cs="Arial"/>
          <w:sz w:val="24"/>
          <w:szCs w:val="24"/>
        </w:rPr>
        <w:t xml:space="preserve"> -presidente</w:t>
      </w:r>
      <w:del w:id="1741" w:author="Eugenia Arce Londoño" w:date="2015-10-01T08:28:00Z">
        <w:r w:rsidRPr="00A261C8">
          <w:rPr>
            <w:rFonts w:ascii="Arial" w:hAnsi="Arial" w:cs="Arial"/>
            <w:sz w:val="24"/>
            <w:szCs w:val="24"/>
          </w:rPr>
          <w:delText>- el cual</w:delText>
        </w:r>
      </w:del>
      <w:ins w:id="1742" w:author="Eugenia Arce Londoño" w:date="2015-10-01T08:28:00Z">
        <w:r w:rsidRPr="00A261C8">
          <w:rPr>
            <w:rFonts w:ascii="Arial" w:hAnsi="Arial" w:cs="Arial"/>
            <w:sz w:val="24"/>
            <w:szCs w:val="24"/>
          </w:rPr>
          <w:t>-</w:t>
        </w:r>
        <w:r w:rsidR="00AA1E11">
          <w:rPr>
            <w:rFonts w:ascii="Arial" w:hAnsi="Arial" w:cs="Arial"/>
            <w:sz w:val="24"/>
            <w:szCs w:val="24"/>
          </w:rPr>
          <w:t>,</w:t>
        </w:r>
        <w:r w:rsidRPr="00A261C8">
          <w:rPr>
            <w:rFonts w:ascii="Arial" w:hAnsi="Arial" w:cs="Arial"/>
            <w:sz w:val="24"/>
            <w:szCs w:val="24"/>
          </w:rPr>
          <w:t xml:space="preserve"> </w:t>
        </w:r>
        <w:r w:rsidR="00AA1E11">
          <w:rPr>
            <w:rFonts w:ascii="Arial" w:hAnsi="Arial" w:cs="Arial"/>
            <w:sz w:val="24"/>
            <w:szCs w:val="24"/>
          </w:rPr>
          <w:t>que</w:t>
        </w:r>
      </w:ins>
      <w:r w:rsidRPr="00A261C8">
        <w:rPr>
          <w:rFonts w:ascii="Arial" w:hAnsi="Arial" w:cs="Arial"/>
          <w:sz w:val="24"/>
          <w:szCs w:val="24"/>
        </w:rPr>
        <w:t xml:space="preserve"> es a su vez </w:t>
      </w:r>
      <w:r w:rsidRPr="00AA1E11">
        <w:rPr>
          <w:rFonts w:ascii="Arial" w:hAnsi="Arial"/>
          <w:b/>
          <w:sz w:val="24"/>
          <w:rPrChange w:id="1743" w:author="Eugenia Arce Londoño" w:date="2015-10-01T08:28:00Z">
            <w:rPr>
              <w:rFonts w:ascii="Arial" w:hAnsi="Arial"/>
              <w:sz w:val="24"/>
            </w:rPr>
          </w:rPrChange>
        </w:rPr>
        <w:t>jef</w:t>
      </w:r>
      <w:r w:rsidRPr="00AA1E11">
        <w:rPr>
          <w:rFonts w:ascii="Arial" w:hAnsi="Arial" w:cs="Arial"/>
          <w:b/>
          <w:sz w:val="24"/>
          <w:szCs w:val="24"/>
        </w:rPr>
        <w:t xml:space="preserve">e </w:t>
      </w:r>
      <w:r w:rsidRPr="00A261C8">
        <w:rPr>
          <w:rFonts w:ascii="Arial" w:hAnsi="Arial" w:cs="Arial"/>
          <w:b/>
          <w:sz w:val="24"/>
          <w:szCs w:val="24"/>
        </w:rPr>
        <w:t>de Estado y jefe de gobierno</w:t>
      </w:r>
      <w:r w:rsidRPr="00A261C8">
        <w:rPr>
          <w:rFonts w:ascii="Arial" w:hAnsi="Arial" w:cs="Arial"/>
          <w:sz w:val="24"/>
          <w:szCs w:val="24"/>
        </w:rPr>
        <w:t xml:space="preserve">. De ahí la importancia de sus funciones que tienen que ver con la administración pública a nivel nacional, lo que implica que puede </w:t>
      </w:r>
      <w:r w:rsidRPr="00A261C8">
        <w:rPr>
          <w:rFonts w:ascii="Arial" w:hAnsi="Arial" w:cs="Arial"/>
          <w:b/>
          <w:sz w:val="24"/>
          <w:szCs w:val="24"/>
        </w:rPr>
        <w:t>designar</w:t>
      </w:r>
      <w:r w:rsidRPr="00A261C8">
        <w:rPr>
          <w:rFonts w:ascii="Arial" w:hAnsi="Arial" w:cs="Arial"/>
          <w:sz w:val="24"/>
          <w:szCs w:val="24"/>
        </w:rPr>
        <w:t xml:space="preserve"> y </w:t>
      </w:r>
      <w:r w:rsidRPr="00A261C8">
        <w:rPr>
          <w:rFonts w:ascii="Arial" w:hAnsi="Arial" w:cs="Arial"/>
          <w:b/>
          <w:sz w:val="24"/>
          <w:szCs w:val="24"/>
        </w:rPr>
        <w:t>remover</w:t>
      </w:r>
      <w:r w:rsidRPr="00A261C8">
        <w:rPr>
          <w:rFonts w:ascii="Arial" w:hAnsi="Arial" w:cs="Arial"/>
          <w:sz w:val="24"/>
          <w:szCs w:val="24"/>
        </w:rPr>
        <w:t xml:space="preserve"> libremente a </w:t>
      </w:r>
      <w:ins w:id="1744" w:author="Eugenia Arce Londoño" w:date="2015-10-01T08:28:00Z">
        <w:r w:rsidR="004922DE">
          <w:rPr>
            <w:rFonts w:ascii="Arial" w:hAnsi="Arial" w:cs="Arial"/>
            <w:sz w:val="24"/>
            <w:szCs w:val="24"/>
          </w:rPr>
          <w:t xml:space="preserve">los ministros o miembros de </w:t>
        </w:r>
      </w:ins>
      <w:r w:rsidRPr="00A261C8">
        <w:rPr>
          <w:rFonts w:ascii="Arial" w:hAnsi="Arial" w:cs="Arial"/>
          <w:sz w:val="24"/>
          <w:szCs w:val="24"/>
        </w:rPr>
        <w:t xml:space="preserve">su </w:t>
      </w:r>
      <w:r w:rsidRPr="00A261C8">
        <w:rPr>
          <w:rFonts w:ascii="Arial" w:hAnsi="Arial" w:cs="Arial"/>
          <w:b/>
          <w:sz w:val="24"/>
          <w:szCs w:val="24"/>
        </w:rPr>
        <w:t>gabinete</w:t>
      </w:r>
      <w:ins w:id="1745" w:author="Eugenia Arce Londoño" w:date="2015-10-01T08:28:00Z">
        <w:r w:rsidR="004922DE">
          <w:rPr>
            <w:rFonts w:ascii="Arial" w:hAnsi="Arial" w:cs="Arial"/>
            <w:b/>
            <w:sz w:val="24"/>
            <w:szCs w:val="24"/>
          </w:rPr>
          <w:t>,</w:t>
        </w:r>
      </w:ins>
      <w:r w:rsidRPr="00A261C8">
        <w:rPr>
          <w:rFonts w:ascii="Arial" w:hAnsi="Arial" w:cs="Arial"/>
          <w:sz w:val="24"/>
          <w:szCs w:val="24"/>
        </w:rPr>
        <w:t xml:space="preserve"> el cual controla</w:t>
      </w:r>
      <w:r w:rsidR="004922DE">
        <w:rPr>
          <w:rFonts w:ascii="Arial" w:hAnsi="Arial" w:cs="Arial"/>
          <w:sz w:val="24"/>
          <w:szCs w:val="24"/>
        </w:rPr>
        <w:t xml:space="preserve"> </w:t>
      </w:r>
      <w:ins w:id="1746" w:author="Eugenia Arce Londoño" w:date="2015-10-01T08:28:00Z">
        <w:r w:rsidR="004922DE">
          <w:rPr>
            <w:rFonts w:ascii="Arial" w:hAnsi="Arial" w:cs="Arial"/>
            <w:sz w:val="24"/>
            <w:szCs w:val="24"/>
          </w:rPr>
          <w:t>el presidente,</w:t>
        </w:r>
        <w:r w:rsidRPr="00A261C8">
          <w:rPr>
            <w:rFonts w:ascii="Arial" w:hAnsi="Arial" w:cs="Arial"/>
            <w:sz w:val="24"/>
            <w:szCs w:val="24"/>
          </w:rPr>
          <w:t xml:space="preserve"> </w:t>
        </w:r>
      </w:ins>
      <w:r w:rsidRPr="00A261C8">
        <w:rPr>
          <w:rFonts w:ascii="Arial" w:hAnsi="Arial" w:cs="Arial"/>
          <w:sz w:val="24"/>
          <w:szCs w:val="24"/>
        </w:rPr>
        <w:t xml:space="preserve">y </w:t>
      </w:r>
      <w:r w:rsidR="00B507FF" w:rsidRPr="00A261C8">
        <w:rPr>
          <w:rFonts w:ascii="Arial" w:hAnsi="Arial" w:cs="Arial"/>
          <w:sz w:val="24"/>
          <w:szCs w:val="24"/>
        </w:rPr>
        <w:t xml:space="preserve">de quien dependen </w:t>
      </w:r>
      <w:r w:rsidRPr="00A261C8">
        <w:rPr>
          <w:rFonts w:ascii="Arial" w:hAnsi="Arial" w:cs="Arial"/>
          <w:sz w:val="24"/>
          <w:szCs w:val="24"/>
        </w:rPr>
        <w:t>políticamente</w:t>
      </w:r>
      <w:r w:rsidR="004922DE">
        <w:rPr>
          <w:rFonts w:ascii="Arial" w:hAnsi="Arial" w:cs="Arial"/>
          <w:sz w:val="24"/>
          <w:szCs w:val="24"/>
        </w:rPr>
        <w:t>.</w:t>
      </w:r>
      <w:del w:id="1747" w:author="Eugenia Arce Londoño" w:date="2015-10-01T08:28:00Z">
        <w:r w:rsidRPr="00A261C8">
          <w:rPr>
            <w:rFonts w:ascii="Arial" w:hAnsi="Arial" w:cs="Arial"/>
            <w:sz w:val="24"/>
            <w:szCs w:val="24"/>
          </w:rPr>
          <w:delText xml:space="preserve"> </w:delText>
        </w:r>
      </w:del>
    </w:p>
    <w:p w14:paraId="02EDA11B" w14:textId="77777777" w:rsidR="00B507FF" w:rsidRPr="00A261C8" w:rsidRDefault="00B507FF" w:rsidP="00A85C40">
      <w:pPr>
        <w:spacing w:line="276" w:lineRule="auto"/>
        <w:jc w:val="both"/>
        <w:rPr>
          <w:rFonts w:ascii="Arial" w:hAnsi="Arial" w:cs="Arial"/>
          <w:sz w:val="24"/>
          <w:szCs w:val="24"/>
        </w:rPr>
      </w:pPr>
    </w:p>
    <w:p w14:paraId="083958CE" w14:textId="77777777" w:rsidR="00B507F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El presidente </w:t>
      </w:r>
      <w:r w:rsidRPr="004922DE">
        <w:rPr>
          <w:rFonts w:ascii="Arial" w:hAnsi="Arial" w:cs="Arial"/>
          <w:sz w:val="24"/>
          <w:szCs w:val="24"/>
        </w:rPr>
        <w:t xml:space="preserve">es </w:t>
      </w:r>
      <w:r w:rsidRPr="004922DE">
        <w:rPr>
          <w:rFonts w:ascii="Arial" w:hAnsi="Arial"/>
          <w:sz w:val="24"/>
          <w:rPrChange w:id="1748" w:author="Eugenia Arce Londoño" w:date="2015-10-01T08:28:00Z">
            <w:rPr>
              <w:rFonts w:ascii="Arial" w:hAnsi="Arial"/>
              <w:b/>
              <w:sz w:val="24"/>
            </w:rPr>
          </w:rPrChange>
        </w:rPr>
        <w:t>electo por los ciudadanos</w:t>
      </w:r>
      <w:r w:rsidRPr="004922DE">
        <w:rPr>
          <w:rFonts w:ascii="Arial" w:hAnsi="Arial" w:cs="Arial"/>
          <w:sz w:val="24"/>
          <w:szCs w:val="24"/>
        </w:rPr>
        <w:t xml:space="preserve"> a través del </w:t>
      </w:r>
      <w:r w:rsidRPr="004922DE">
        <w:rPr>
          <w:rFonts w:ascii="Arial" w:hAnsi="Arial"/>
          <w:sz w:val="24"/>
          <w:rPrChange w:id="1749" w:author="Eugenia Arce Londoño" w:date="2015-10-01T08:28:00Z">
            <w:rPr>
              <w:rFonts w:ascii="Arial" w:hAnsi="Arial"/>
              <w:b/>
              <w:sz w:val="24"/>
            </w:rPr>
          </w:rPrChange>
        </w:rPr>
        <w:t>voto</w:t>
      </w:r>
      <w:r w:rsidRPr="004922DE">
        <w:rPr>
          <w:rFonts w:ascii="Arial" w:hAnsi="Arial" w:cs="Arial"/>
          <w:sz w:val="24"/>
          <w:szCs w:val="24"/>
        </w:rPr>
        <w:t xml:space="preserve"> en elecciones periódicas y para periodos</w:t>
      </w:r>
      <w:r w:rsidRPr="00A261C8">
        <w:rPr>
          <w:rFonts w:ascii="Arial" w:hAnsi="Arial" w:cs="Arial"/>
          <w:sz w:val="24"/>
          <w:szCs w:val="24"/>
        </w:rPr>
        <w:t xml:space="preserve"> fijos. La elección puede ser directa o indirecta. </w:t>
      </w:r>
    </w:p>
    <w:p w14:paraId="64DECD80" w14:textId="77777777" w:rsidR="00B507FF" w:rsidRPr="00A261C8" w:rsidRDefault="00B507FF" w:rsidP="00A85C40">
      <w:pPr>
        <w:spacing w:line="276" w:lineRule="auto"/>
        <w:jc w:val="both"/>
        <w:rPr>
          <w:rFonts w:ascii="Arial" w:hAnsi="Arial" w:cs="Arial"/>
          <w:sz w:val="24"/>
          <w:szCs w:val="24"/>
        </w:rPr>
      </w:pPr>
    </w:p>
    <w:p w14:paraId="7B9EAC8B" w14:textId="515930F8" w:rsidR="0058516C" w:rsidRPr="00B437E1" w:rsidRDefault="0058516C" w:rsidP="00A85C40">
      <w:pPr>
        <w:spacing w:line="276" w:lineRule="auto"/>
        <w:jc w:val="both"/>
        <w:rPr>
          <w:rFonts w:ascii="Arial" w:hAnsi="Arial"/>
          <w:b/>
          <w:sz w:val="24"/>
          <w:rPrChange w:id="1750" w:author="Eugenia Arce Londoño" w:date="2015-10-01T08:28:00Z">
            <w:rPr>
              <w:rFonts w:ascii="Arial" w:hAnsi="Arial"/>
              <w:sz w:val="24"/>
            </w:rPr>
          </w:rPrChange>
        </w:rPr>
      </w:pPr>
      <w:r w:rsidRPr="00A261C8">
        <w:rPr>
          <w:rFonts w:ascii="Arial" w:hAnsi="Arial" w:cs="Arial"/>
          <w:sz w:val="24"/>
          <w:szCs w:val="24"/>
        </w:rPr>
        <w:t xml:space="preserve">La </w:t>
      </w:r>
      <w:r w:rsidR="004922DE">
        <w:rPr>
          <w:rFonts w:ascii="Arial" w:hAnsi="Arial" w:cs="Arial"/>
          <w:b/>
          <w:sz w:val="24"/>
          <w:szCs w:val="24"/>
        </w:rPr>
        <w:t xml:space="preserve">responsabilidad del </w:t>
      </w:r>
      <w:del w:id="1751" w:author="Eugenia Arce Londoño" w:date="2015-10-01T08:28:00Z">
        <w:r w:rsidRPr="00A261C8">
          <w:rPr>
            <w:rFonts w:ascii="Arial" w:hAnsi="Arial" w:cs="Arial"/>
            <w:b/>
            <w:sz w:val="24"/>
            <w:szCs w:val="24"/>
          </w:rPr>
          <w:delText>gobierno</w:delText>
        </w:r>
      </w:del>
      <w:ins w:id="1752" w:author="Eugenia Arce Londoño" w:date="2015-10-01T08:28:00Z">
        <w:r w:rsidR="004922DE">
          <w:rPr>
            <w:rFonts w:ascii="Arial" w:hAnsi="Arial" w:cs="Arial"/>
            <w:b/>
            <w:sz w:val="24"/>
            <w:szCs w:val="24"/>
          </w:rPr>
          <w:t>G</w:t>
        </w:r>
        <w:r w:rsidRPr="00A261C8">
          <w:rPr>
            <w:rFonts w:ascii="Arial" w:hAnsi="Arial" w:cs="Arial"/>
            <w:b/>
            <w:sz w:val="24"/>
            <w:szCs w:val="24"/>
          </w:rPr>
          <w:t>obierno</w:t>
        </w:r>
      </w:ins>
      <w:r w:rsidRPr="00A261C8">
        <w:rPr>
          <w:rFonts w:ascii="Arial" w:hAnsi="Arial" w:cs="Arial"/>
          <w:sz w:val="24"/>
          <w:szCs w:val="24"/>
        </w:rPr>
        <w:t xml:space="preserve"> ante el </w:t>
      </w:r>
      <w:del w:id="1753" w:author="Eugenia Arce Londoño" w:date="2015-10-01T08:28:00Z">
        <w:r w:rsidRPr="00A261C8">
          <w:rPr>
            <w:rFonts w:ascii="Arial" w:hAnsi="Arial" w:cs="Arial"/>
            <w:b/>
            <w:sz w:val="24"/>
            <w:szCs w:val="24"/>
          </w:rPr>
          <w:delText>parlamento</w:delText>
        </w:r>
      </w:del>
      <w:ins w:id="1754" w:author="Eugenia Arce Londoño" w:date="2015-10-01T08:28:00Z">
        <w:r w:rsidR="004922DE">
          <w:rPr>
            <w:rFonts w:ascii="Arial" w:hAnsi="Arial" w:cs="Arial"/>
            <w:b/>
            <w:sz w:val="24"/>
            <w:szCs w:val="24"/>
          </w:rPr>
          <w:t>P</w:t>
        </w:r>
        <w:r w:rsidRPr="00A261C8">
          <w:rPr>
            <w:rFonts w:ascii="Arial" w:hAnsi="Arial" w:cs="Arial"/>
            <w:b/>
            <w:sz w:val="24"/>
            <w:szCs w:val="24"/>
          </w:rPr>
          <w:t>arlamento</w:t>
        </w:r>
      </w:ins>
      <w:r w:rsidRPr="00A261C8">
        <w:rPr>
          <w:rFonts w:ascii="Arial" w:hAnsi="Arial" w:cs="Arial"/>
          <w:sz w:val="24"/>
          <w:szCs w:val="24"/>
        </w:rPr>
        <w:t xml:space="preserve"> es de naturaleza </w:t>
      </w:r>
      <w:r w:rsidRPr="00A261C8">
        <w:rPr>
          <w:rFonts w:ascii="Arial" w:hAnsi="Arial" w:cs="Arial"/>
          <w:b/>
          <w:sz w:val="24"/>
          <w:szCs w:val="24"/>
        </w:rPr>
        <w:t>limitada</w:t>
      </w:r>
      <w:r w:rsidRPr="00A261C8">
        <w:rPr>
          <w:rFonts w:ascii="Arial" w:hAnsi="Arial" w:cs="Arial"/>
          <w:sz w:val="24"/>
          <w:szCs w:val="24"/>
        </w:rPr>
        <w:t>. No existe, como en el régimen parlamentario, la moción de ce</w:t>
      </w:r>
      <w:r w:rsidR="004922DE">
        <w:rPr>
          <w:rFonts w:ascii="Arial" w:hAnsi="Arial" w:cs="Arial"/>
          <w:sz w:val="24"/>
          <w:szCs w:val="24"/>
        </w:rPr>
        <w:t xml:space="preserve">nsura. El control político del </w:t>
      </w:r>
      <w:del w:id="1755" w:author="Eugenia Arce Londoño" w:date="2015-10-01T08:28:00Z">
        <w:r w:rsidRPr="00A261C8">
          <w:rPr>
            <w:rFonts w:ascii="Arial" w:hAnsi="Arial" w:cs="Arial"/>
            <w:sz w:val="24"/>
            <w:szCs w:val="24"/>
          </w:rPr>
          <w:delText>parlamento</w:delText>
        </w:r>
      </w:del>
      <w:ins w:id="1756" w:author="Eugenia Arce Londoño" w:date="2015-10-01T08:28:00Z">
        <w:r w:rsidR="004922DE">
          <w:rPr>
            <w:rFonts w:ascii="Arial" w:hAnsi="Arial" w:cs="Arial"/>
            <w:sz w:val="24"/>
            <w:szCs w:val="24"/>
          </w:rPr>
          <w:t>Parlamento</w:t>
        </w:r>
      </w:ins>
      <w:r w:rsidR="004922DE">
        <w:rPr>
          <w:rFonts w:ascii="Arial" w:hAnsi="Arial" w:cs="Arial"/>
          <w:sz w:val="24"/>
          <w:szCs w:val="24"/>
        </w:rPr>
        <w:t xml:space="preserve"> hacia el </w:t>
      </w:r>
      <w:del w:id="1757" w:author="Eugenia Arce Londoño" w:date="2015-10-01T08:28:00Z">
        <w:r w:rsidRPr="00A261C8">
          <w:rPr>
            <w:rFonts w:ascii="Arial" w:hAnsi="Arial" w:cs="Arial"/>
            <w:sz w:val="24"/>
            <w:szCs w:val="24"/>
          </w:rPr>
          <w:delText>gobierno</w:delText>
        </w:r>
      </w:del>
      <w:ins w:id="1758" w:author="Eugenia Arce Londoño" w:date="2015-10-01T08:28:00Z">
        <w:r w:rsidR="004922DE">
          <w:rPr>
            <w:rFonts w:ascii="Arial" w:hAnsi="Arial" w:cs="Arial"/>
            <w:sz w:val="24"/>
            <w:szCs w:val="24"/>
          </w:rPr>
          <w:t>G</w:t>
        </w:r>
        <w:r w:rsidRPr="00A261C8">
          <w:rPr>
            <w:rFonts w:ascii="Arial" w:hAnsi="Arial" w:cs="Arial"/>
            <w:sz w:val="24"/>
            <w:szCs w:val="24"/>
          </w:rPr>
          <w:t>obierno</w:t>
        </w:r>
      </w:ins>
      <w:r w:rsidRPr="00A261C8">
        <w:rPr>
          <w:rFonts w:ascii="Arial" w:hAnsi="Arial" w:cs="Arial"/>
          <w:sz w:val="24"/>
          <w:szCs w:val="24"/>
        </w:rPr>
        <w:t xml:space="preserve"> por sus acciones se concreta en la posibilidad que tiene para citar a alguno de sus miembros para que rinda cuentas de sus labores. </w:t>
      </w:r>
      <w:del w:id="1759" w:author="Eugenia Arce Londoño" w:date="2015-10-01T08:28:00Z">
        <w:r w:rsidRPr="00A261C8">
          <w:rPr>
            <w:rFonts w:ascii="Arial" w:hAnsi="Arial" w:cs="Arial"/>
            <w:sz w:val="24"/>
            <w:szCs w:val="24"/>
          </w:rPr>
          <w:delText>De igual forma, no</w:delText>
        </w:r>
      </w:del>
      <w:ins w:id="1760" w:author="Eugenia Arce Londoño" w:date="2015-10-01T08:28:00Z">
        <w:r w:rsidR="004922DE">
          <w:rPr>
            <w:rFonts w:ascii="Arial" w:hAnsi="Arial" w:cs="Arial"/>
            <w:sz w:val="24"/>
            <w:szCs w:val="24"/>
          </w:rPr>
          <w:t>Tampoco</w:t>
        </w:r>
      </w:ins>
      <w:r w:rsidRPr="00A261C8">
        <w:rPr>
          <w:rFonts w:ascii="Arial" w:hAnsi="Arial" w:cs="Arial"/>
          <w:sz w:val="24"/>
          <w:szCs w:val="24"/>
        </w:rPr>
        <w:t xml:space="preserve"> existe</w:t>
      </w:r>
      <w:ins w:id="1761" w:author="Eugenia Arce Londoño" w:date="2015-10-01T08:28:00Z">
        <w:r w:rsidR="004922DE">
          <w:rPr>
            <w:rFonts w:ascii="Arial" w:hAnsi="Arial" w:cs="Arial"/>
            <w:sz w:val="24"/>
            <w:szCs w:val="24"/>
          </w:rPr>
          <w:t>, en este sistema,</w:t>
        </w:r>
      </w:ins>
      <w:r w:rsidRPr="00A261C8">
        <w:rPr>
          <w:rFonts w:ascii="Arial" w:hAnsi="Arial" w:cs="Arial"/>
          <w:sz w:val="24"/>
          <w:szCs w:val="24"/>
        </w:rPr>
        <w:t xml:space="preserve"> la po</w:t>
      </w:r>
      <w:r w:rsidR="004922DE">
        <w:rPr>
          <w:rFonts w:ascii="Arial" w:hAnsi="Arial" w:cs="Arial"/>
          <w:sz w:val="24"/>
          <w:szCs w:val="24"/>
        </w:rPr>
        <w:t xml:space="preserve">sibilidad </w:t>
      </w:r>
      <w:del w:id="1762" w:author="Eugenia Arce Londoño" w:date="2015-10-01T08:28:00Z">
        <w:r w:rsidRPr="00A261C8">
          <w:rPr>
            <w:rFonts w:ascii="Arial" w:hAnsi="Arial" w:cs="Arial"/>
            <w:sz w:val="24"/>
            <w:szCs w:val="24"/>
          </w:rPr>
          <w:delText>del</w:delText>
        </w:r>
      </w:del>
      <w:ins w:id="1763" w:author="Eugenia Arce Londoño" w:date="2015-10-01T08:28:00Z">
        <w:r w:rsidR="004922DE">
          <w:rPr>
            <w:rFonts w:ascii="Arial" w:hAnsi="Arial" w:cs="Arial"/>
            <w:sz w:val="24"/>
            <w:szCs w:val="24"/>
          </w:rPr>
          <w:t>de que el</w:t>
        </w:r>
      </w:ins>
      <w:r w:rsidR="004922DE">
        <w:rPr>
          <w:rFonts w:ascii="Arial" w:hAnsi="Arial" w:cs="Arial"/>
          <w:sz w:val="24"/>
          <w:szCs w:val="24"/>
        </w:rPr>
        <w:t xml:space="preserve"> presidente de la </w:t>
      </w:r>
      <w:del w:id="1764" w:author="Eugenia Arce Londoño" w:date="2015-10-01T08:28:00Z">
        <w:r w:rsidRPr="00A261C8">
          <w:rPr>
            <w:rFonts w:ascii="Arial" w:hAnsi="Arial" w:cs="Arial"/>
            <w:sz w:val="24"/>
            <w:szCs w:val="24"/>
          </w:rPr>
          <w:delText>república de</w:delText>
        </w:r>
      </w:del>
      <w:ins w:id="1765" w:author="Eugenia Arce Londoño" w:date="2015-10-01T08:28:00Z">
        <w:r w:rsidR="004922DE">
          <w:rPr>
            <w:rFonts w:ascii="Arial" w:hAnsi="Arial" w:cs="Arial"/>
            <w:sz w:val="24"/>
            <w:szCs w:val="24"/>
          </w:rPr>
          <w:t>República pueda</w:t>
        </w:r>
      </w:ins>
      <w:r w:rsidR="004922DE">
        <w:rPr>
          <w:rFonts w:ascii="Arial" w:hAnsi="Arial" w:cs="Arial"/>
          <w:sz w:val="24"/>
          <w:szCs w:val="24"/>
        </w:rPr>
        <w:t xml:space="preserve"> disolver el </w:t>
      </w:r>
      <w:del w:id="1766" w:author="Eugenia Arce Londoño" w:date="2015-10-01T08:28:00Z">
        <w:r w:rsidRPr="00A261C8">
          <w:rPr>
            <w:rFonts w:ascii="Arial" w:hAnsi="Arial" w:cs="Arial"/>
            <w:sz w:val="24"/>
            <w:szCs w:val="24"/>
          </w:rPr>
          <w:delText>parlamento</w:delText>
        </w:r>
      </w:del>
      <w:ins w:id="1767" w:author="Eugenia Arce Londoño" w:date="2015-10-01T08:28:00Z">
        <w:r w:rsidR="004922DE">
          <w:rPr>
            <w:rFonts w:ascii="Arial" w:hAnsi="Arial" w:cs="Arial"/>
            <w:sz w:val="24"/>
            <w:szCs w:val="24"/>
          </w:rPr>
          <w:t>P</w:t>
        </w:r>
        <w:r w:rsidRPr="00A261C8">
          <w:rPr>
            <w:rFonts w:ascii="Arial" w:hAnsi="Arial" w:cs="Arial"/>
            <w:sz w:val="24"/>
            <w:szCs w:val="24"/>
          </w:rPr>
          <w:t>arlamento</w:t>
        </w:r>
        <w:r w:rsidR="004922DE">
          <w:rPr>
            <w:rFonts w:ascii="Arial" w:hAnsi="Arial" w:cs="Arial"/>
            <w:sz w:val="24"/>
            <w:szCs w:val="24"/>
          </w:rPr>
          <w:t>,</w:t>
        </w:r>
      </w:ins>
      <w:r w:rsidRPr="00A261C8">
        <w:rPr>
          <w:rFonts w:ascii="Arial" w:hAnsi="Arial" w:cs="Arial"/>
          <w:sz w:val="24"/>
          <w:szCs w:val="24"/>
        </w:rPr>
        <w:t xml:space="preserve"> el cual es elegido popularmente para periodos fijos. Si ocurre la destitución del </w:t>
      </w:r>
      <w:r w:rsidR="004922DE">
        <w:rPr>
          <w:rFonts w:ascii="Arial" w:hAnsi="Arial" w:cs="Arial"/>
          <w:sz w:val="24"/>
          <w:szCs w:val="24"/>
        </w:rPr>
        <w:t xml:space="preserve">presidente o la disolución del </w:t>
      </w:r>
      <w:del w:id="1768" w:author="Eugenia Arce Londoño" w:date="2015-10-01T08:28:00Z">
        <w:r w:rsidRPr="00A261C8">
          <w:rPr>
            <w:rFonts w:ascii="Arial" w:hAnsi="Arial" w:cs="Arial"/>
            <w:sz w:val="24"/>
            <w:szCs w:val="24"/>
          </w:rPr>
          <w:delText>parlamento</w:delText>
        </w:r>
      </w:del>
      <w:ins w:id="1769" w:author="Eugenia Arce Londoño" w:date="2015-10-01T08:28:00Z">
        <w:r w:rsidR="004922DE">
          <w:rPr>
            <w:rFonts w:ascii="Arial" w:hAnsi="Arial" w:cs="Arial"/>
            <w:sz w:val="24"/>
            <w:szCs w:val="24"/>
          </w:rPr>
          <w:t>P</w:t>
        </w:r>
        <w:r w:rsidRPr="00A261C8">
          <w:rPr>
            <w:rFonts w:ascii="Arial" w:hAnsi="Arial" w:cs="Arial"/>
            <w:sz w:val="24"/>
            <w:szCs w:val="24"/>
          </w:rPr>
          <w:t>arlamento</w:t>
        </w:r>
      </w:ins>
      <w:r w:rsidRPr="00A261C8">
        <w:rPr>
          <w:rFonts w:ascii="Arial" w:hAnsi="Arial" w:cs="Arial"/>
          <w:sz w:val="24"/>
          <w:szCs w:val="24"/>
        </w:rPr>
        <w:t xml:space="preserve"> en este régimen político estaríamos frente a lo que comúnm</w:t>
      </w:r>
      <w:r w:rsidR="00B437E1">
        <w:rPr>
          <w:rFonts w:ascii="Arial" w:hAnsi="Arial" w:cs="Arial"/>
          <w:sz w:val="24"/>
          <w:szCs w:val="24"/>
        </w:rPr>
        <w:t xml:space="preserve">ente se denomina </w:t>
      </w:r>
      <w:del w:id="1770" w:author="Eugenia Arce Londoño" w:date="2015-10-01T08:28:00Z">
        <w:r w:rsidRPr="00A261C8">
          <w:rPr>
            <w:rFonts w:ascii="Arial" w:hAnsi="Arial" w:cs="Arial"/>
            <w:sz w:val="24"/>
            <w:szCs w:val="24"/>
          </w:rPr>
          <w:delText>Golpe</w:delText>
        </w:r>
      </w:del>
      <w:ins w:id="1771" w:author="Eugenia Arce Londoño" w:date="2015-10-01T08:28:00Z">
        <w:r w:rsidR="00B437E1" w:rsidRPr="00B437E1">
          <w:rPr>
            <w:rFonts w:ascii="Arial" w:hAnsi="Arial" w:cs="Arial"/>
            <w:b/>
            <w:sz w:val="24"/>
            <w:szCs w:val="24"/>
          </w:rPr>
          <w:t>g</w:t>
        </w:r>
        <w:r w:rsidRPr="00B437E1">
          <w:rPr>
            <w:rFonts w:ascii="Arial" w:hAnsi="Arial" w:cs="Arial"/>
            <w:b/>
            <w:sz w:val="24"/>
            <w:szCs w:val="24"/>
          </w:rPr>
          <w:t>olpe</w:t>
        </w:r>
      </w:ins>
      <w:r w:rsidRPr="00B437E1">
        <w:rPr>
          <w:rFonts w:ascii="Arial" w:hAnsi="Arial"/>
          <w:b/>
          <w:sz w:val="24"/>
          <w:rPrChange w:id="1772" w:author="Eugenia Arce Londoño" w:date="2015-10-01T08:28:00Z">
            <w:rPr>
              <w:rFonts w:ascii="Arial" w:hAnsi="Arial"/>
              <w:sz w:val="24"/>
            </w:rPr>
          </w:rPrChange>
        </w:rPr>
        <w:t xml:space="preserve"> de Estado.</w:t>
      </w:r>
    </w:p>
    <w:p w14:paraId="1B86FFB7" w14:textId="77777777" w:rsidR="00DB06AC" w:rsidRPr="00A261C8" w:rsidRDefault="00DB06AC"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019"/>
      </w:tblGrid>
      <w:tr w:rsidR="00DB526C" w:rsidRPr="00A261C8" w14:paraId="6BC7F572" w14:textId="77777777" w:rsidTr="00A558DC">
        <w:trPr>
          <w:trHeight w:val="224"/>
          <w:jc w:val="center"/>
        </w:trPr>
        <w:tc>
          <w:tcPr>
            <w:tcW w:w="6551" w:type="dxa"/>
            <w:gridSpan w:val="2"/>
            <w:shd w:val="clear" w:color="auto" w:fill="0D0D0D"/>
          </w:tcPr>
          <w:p w14:paraId="6B81C0A2" w14:textId="77777777" w:rsidR="00532CE4" w:rsidRPr="00A261C8" w:rsidRDefault="00532CE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8178F2C" w14:textId="77777777" w:rsidTr="00A558DC">
        <w:trPr>
          <w:trHeight w:val="215"/>
          <w:jc w:val="center"/>
        </w:trPr>
        <w:tc>
          <w:tcPr>
            <w:tcW w:w="2092" w:type="dxa"/>
          </w:tcPr>
          <w:p w14:paraId="711FF426" w14:textId="77777777" w:rsidR="00532CE4" w:rsidRPr="00A261C8" w:rsidRDefault="00532CE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lastRenderedPageBreak/>
              <w:t>Código</w:t>
            </w:r>
          </w:p>
        </w:tc>
        <w:tc>
          <w:tcPr>
            <w:tcW w:w="4459" w:type="dxa"/>
          </w:tcPr>
          <w:p w14:paraId="71E638A2" w14:textId="73A7B553" w:rsidR="00532CE4" w:rsidRPr="00A261C8" w:rsidRDefault="00532CE4"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CS_G07_01_IMG28</w:t>
            </w:r>
          </w:p>
        </w:tc>
      </w:tr>
      <w:tr w:rsidR="00DB526C" w:rsidRPr="00A261C8" w14:paraId="068445C8" w14:textId="77777777" w:rsidTr="00A558DC">
        <w:trPr>
          <w:trHeight w:val="215"/>
          <w:jc w:val="center"/>
        </w:trPr>
        <w:tc>
          <w:tcPr>
            <w:tcW w:w="2092" w:type="dxa"/>
          </w:tcPr>
          <w:p w14:paraId="2ADC4940" w14:textId="77777777" w:rsidR="00532CE4" w:rsidRPr="00A261C8" w:rsidRDefault="00532CE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5FF2F3EA" w14:textId="6E3569FD" w:rsidR="00532CE4" w:rsidRPr="00A261C8" w:rsidRDefault="00532CE4" w:rsidP="00532CE4">
            <w:pPr>
              <w:spacing w:line="276" w:lineRule="auto"/>
              <w:jc w:val="both"/>
              <w:rPr>
                <w:rFonts w:ascii="Arial" w:eastAsia="Cambria" w:hAnsi="Arial" w:cs="Arial"/>
                <w:sz w:val="24"/>
                <w:szCs w:val="24"/>
              </w:rPr>
            </w:pPr>
            <w:r w:rsidRPr="00A261C8">
              <w:rPr>
                <w:rFonts w:ascii="Arial" w:eastAsia="Cambria" w:hAnsi="Arial" w:cs="Arial"/>
                <w:sz w:val="24"/>
                <w:szCs w:val="24"/>
              </w:rPr>
              <w:t>La democracia presidencial.</w:t>
            </w:r>
          </w:p>
        </w:tc>
      </w:tr>
      <w:tr w:rsidR="00DB526C" w:rsidRPr="00A261C8" w14:paraId="6CDA12C6" w14:textId="77777777" w:rsidTr="00A558DC">
        <w:trPr>
          <w:trHeight w:val="2688"/>
          <w:jc w:val="center"/>
        </w:trPr>
        <w:tc>
          <w:tcPr>
            <w:tcW w:w="2092" w:type="dxa"/>
          </w:tcPr>
          <w:p w14:paraId="1B75C11B" w14:textId="77777777" w:rsidR="00532CE4" w:rsidRPr="00A261C8" w:rsidRDefault="00532CE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8"/>
            </w:r>
            <w:r w:rsidRPr="00A261C8">
              <w:rPr>
                <w:rFonts w:ascii="Arial" w:eastAsia="Cambria" w:hAnsi="Arial" w:cs="Arial"/>
                <w:b/>
                <w:sz w:val="24"/>
                <w:szCs w:val="24"/>
              </w:rPr>
              <w:t>)</w:t>
            </w:r>
          </w:p>
        </w:tc>
        <w:tc>
          <w:tcPr>
            <w:tcW w:w="4459" w:type="dxa"/>
          </w:tcPr>
          <w:p w14:paraId="0F7DEC2C" w14:textId="4DE6EFF5" w:rsidR="00532CE4" w:rsidRPr="00A261C8" w:rsidRDefault="00532CE4"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D40DB0E" wp14:editId="05AC6F9E">
                  <wp:extent cx="3685152" cy="2441213"/>
                  <wp:effectExtent l="0" t="0" r="0" b="0"/>
                  <wp:docPr id="5" name="Imagen 5" descr="http://static0.planetasaber.com/encyclopedia/Data/Imagenes/FOTOS/001NL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NLR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769" cy="2442284"/>
                          </a:xfrm>
                          <a:prstGeom prst="rect">
                            <a:avLst/>
                          </a:prstGeom>
                          <a:noFill/>
                          <a:ln>
                            <a:noFill/>
                          </a:ln>
                        </pic:spPr>
                      </pic:pic>
                    </a:graphicData>
                  </a:graphic>
                </wp:inline>
              </w:drawing>
            </w:r>
          </w:p>
        </w:tc>
      </w:tr>
      <w:tr w:rsidR="00532CE4" w:rsidRPr="00A261C8" w14:paraId="6C8BBF64" w14:textId="77777777" w:rsidTr="00A558DC">
        <w:trPr>
          <w:trHeight w:val="134"/>
          <w:jc w:val="center"/>
        </w:trPr>
        <w:tc>
          <w:tcPr>
            <w:tcW w:w="2092" w:type="dxa"/>
          </w:tcPr>
          <w:p w14:paraId="050F1804" w14:textId="77777777" w:rsidR="00532CE4" w:rsidRPr="00A261C8" w:rsidRDefault="00532CE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2F18FC17" w14:textId="73C26146" w:rsidR="00532CE4" w:rsidRPr="00A261C8" w:rsidRDefault="00B437E1" w:rsidP="00B437E1">
            <w:pPr>
              <w:spacing w:line="276" w:lineRule="auto"/>
              <w:jc w:val="both"/>
              <w:rPr>
                <w:rFonts w:ascii="Arial" w:hAnsi="Arial" w:cs="Arial"/>
                <w:sz w:val="24"/>
                <w:szCs w:val="24"/>
              </w:rPr>
            </w:pPr>
            <w:r>
              <w:rPr>
                <w:rFonts w:ascii="Arial" w:eastAsia="Cambria" w:hAnsi="Arial" w:cs="Arial"/>
                <w:sz w:val="24"/>
                <w:szCs w:val="24"/>
              </w:rPr>
              <w:t xml:space="preserve">George W. Bush en el </w:t>
            </w:r>
            <w:del w:id="1773" w:author="Eugenia Arce Londoño" w:date="2015-10-01T08:28:00Z">
              <w:r w:rsidR="00532CE4" w:rsidRPr="00A261C8">
                <w:rPr>
                  <w:rFonts w:ascii="Arial" w:eastAsia="Cambria" w:hAnsi="Arial" w:cs="Arial"/>
                  <w:sz w:val="24"/>
                  <w:szCs w:val="24"/>
                </w:rPr>
                <w:delText>Despacho Oval</w:delText>
              </w:r>
            </w:del>
            <w:ins w:id="1774" w:author="Eugenia Arce Londoño" w:date="2015-10-01T08:28:00Z">
              <w:r>
                <w:rPr>
                  <w:rFonts w:ascii="Arial" w:eastAsia="Cambria" w:hAnsi="Arial" w:cs="Arial"/>
                  <w:sz w:val="24"/>
                  <w:szCs w:val="24"/>
                </w:rPr>
                <w:t>despacho o</w:t>
              </w:r>
              <w:r w:rsidR="00532CE4" w:rsidRPr="00A261C8">
                <w:rPr>
                  <w:rFonts w:ascii="Arial" w:eastAsia="Cambria" w:hAnsi="Arial" w:cs="Arial"/>
                  <w:sz w:val="24"/>
                  <w:szCs w:val="24"/>
                </w:rPr>
                <w:t>val</w:t>
              </w:r>
            </w:ins>
            <w:r w:rsidR="00532CE4" w:rsidRPr="00A261C8">
              <w:rPr>
                <w:rFonts w:ascii="Arial" w:eastAsia="Cambria" w:hAnsi="Arial" w:cs="Arial"/>
                <w:sz w:val="24"/>
                <w:szCs w:val="24"/>
              </w:rPr>
              <w:t xml:space="preserve"> de la Casa Blanca, Washington, </w:t>
            </w:r>
            <w:del w:id="1775" w:author="Eugenia Arce Londoño" w:date="2015-10-01T08:28:00Z">
              <w:r w:rsidR="00532CE4" w:rsidRPr="00A261C8">
                <w:rPr>
                  <w:rFonts w:ascii="Arial" w:eastAsia="Cambria" w:hAnsi="Arial" w:cs="Arial"/>
                  <w:sz w:val="24"/>
                  <w:szCs w:val="24"/>
                </w:rPr>
                <w:delText>EUA</w:delText>
              </w:r>
            </w:del>
            <w:ins w:id="1776" w:author="Eugenia Arce Londoño" w:date="2015-10-01T08:28:00Z">
              <w:r w:rsidR="00532CE4" w:rsidRPr="00A261C8">
                <w:rPr>
                  <w:rFonts w:ascii="Arial" w:eastAsia="Cambria" w:hAnsi="Arial" w:cs="Arial"/>
                  <w:sz w:val="24"/>
                  <w:szCs w:val="24"/>
                </w:rPr>
                <w:t>E</w:t>
              </w:r>
              <w:r>
                <w:rPr>
                  <w:rFonts w:ascii="Arial" w:eastAsia="Cambria" w:hAnsi="Arial" w:cs="Arial"/>
                  <w:sz w:val="24"/>
                  <w:szCs w:val="24"/>
                </w:rPr>
                <w:t>stados Unidos</w:t>
              </w:r>
            </w:ins>
            <w:r w:rsidR="00532CE4" w:rsidRPr="00A261C8">
              <w:rPr>
                <w:rFonts w:ascii="Arial" w:eastAsia="Cambria" w:hAnsi="Arial" w:cs="Arial"/>
                <w:sz w:val="24"/>
                <w:szCs w:val="24"/>
              </w:rPr>
              <w:t>, septiembre de 2002.</w:t>
            </w:r>
          </w:p>
        </w:tc>
      </w:tr>
    </w:tbl>
    <w:p w14:paraId="114E586B" w14:textId="77777777" w:rsidR="0058516C" w:rsidRPr="00A261C8" w:rsidRDefault="0058516C" w:rsidP="00A85C40">
      <w:pPr>
        <w:spacing w:line="276" w:lineRule="auto"/>
        <w:jc w:val="both"/>
        <w:rPr>
          <w:rFonts w:ascii="Arial" w:hAnsi="Arial" w:cs="Arial"/>
          <w:sz w:val="24"/>
          <w:szCs w:val="24"/>
        </w:rPr>
      </w:pPr>
    </w:p>
    <w:p w14:paraId="5B035D9B" w14:textId="6CCC954C" w:rsidR="00B437E1" w:rsidRDefault="0058516C" w:rsidP="00B437E1">
      <w:pPr>
        <w:spacing w:line="276" w:lineRule="auto"/>
        <w:jc w:val="both"/>
        <w:rPr>
          <w:rFonts w:ascii="Arial" w:hAnsi="Arial" w:cs="Arial"/>
          <w:sz w:val="24"/>
          <w:szCs w:val="24"/>
        </w:rPr>
      </w:pPr>
      <w:r w:rsidRPr="00A261C8">
        <w:rPr>
          <w:rFonts w:ascii="Arial" w:hAnsi="Arial" w:cs="Arial"/>
          <w:sz w:val="24"/>
          <w:szCs w:val="24"/>
        </w:rPr>
        <w:t xml:space="preserve">La mezcla de </w:t>
      </w:r>
      <w:ins w:id="1777" w:author="Eugenia Arce Londoño" w:date="2015-10-01T08:28:00Z">
        <w:r w:rsidR="00B437E1">
          <w:rPr>
            <w:rFonts w:ascii="Arial" w:hAnsi="Arial" w:cs="Arial"/>
            <w:sz w:val="24"/>
            <w:szCs w:val="24"/>
          </w:rPr>
          <w:t xml:space="preserve">elementos de </w:t>
        </w:r>
      </w:ins>
      <w:r w:rsidRPr="00A261C8">
        <w:rPr>
          <w:rFonts w:ascii="Arial" w:hAnsi="Arial" w:cs="Arial"/>
          <w:sz w:val="24"/>
          <w:szCs w:val="24"/>
        </w:rPr>
        <w:t>ambos regímenes</w:t>
      </w:r>
      <w:del w:id="1778" w:author="Eugenia Arce Londoño" w:date="2015-10-01T08:28:00Z">
        <w:r w:rsidRPr="00A261C8">
          <w:rPr>
            <w:rFonts w:ascii="Arial" w:hAnsi="Arial" w:cs="Arial"/>
            <w:sz w:val="24"/>
            <w:szCs w:val="24"/>
          </w:rPr>
          <w:delText xml:space="preserve">, </w:delText>
        </w:r>
      </w:del>
      <w:ins w:id="1779" w:author="Eugenia Arce Londoño" w:date="2015-10-01T08:28:00Z">
        <w:r w:rsidR="00B437E1">
          <w:rPr>
            <w:rFonts w:ascii="Arial" w:hAnsi="Arial" w:cs="Arial"/>
            <w:sz w:val="24"/>
            <w:szCs w:val="24"/>
          </w:rPr>
          <w:t xml:space="preserve"> –</w:t>
        </w:r>
      </w:ins>
      <w:r w:rsidR="00B437E1">
        <w:rPr>
          <w:rFonts w:ascii="Arial" w:hAnsi="Arial" w:cs="Arial"/>
          <w:sz w:val="24"/>
          <w:szCs w:val="24"/>
        </w:rPr>
        <w:t>o</w:t>
      </w:r>
      <w:r w:rsidRPr="00A261C8">
        <w:rPr>
          <w:rFonts w:ascii="Arial" w:hAnsi="Arial" w:cs="Arial"/>
          <w:sz w:val="24"/>
          <w:szCs w:val="24"/>
        </w:rPr>
        <w:t xml:space="preserve"> </w:t>
      </w:r>
      <w:del w:id="1780" w:author="Eugenia Arce Londoño" w:date="2015-10-01T08:28:00Z">
        <w:r w:rsidRPr="00A261C8">
          <w:rPr>
            <w:rFonts w:ascii="Arial" w:hAnsi="Arial" w:cs="Arial"/>
            <w:sz w:val="24"/>
            <w:szCs w:val="24"/>
          </w:rPr>
          <w:delText xml:space="preserve">para algunos </w:delText>
        </w:r>
      </w:del>
      <w:r w:rsidRPr="00A261C8">
        <w:rPr>
          <w:rFonts w:ascii="Arial" w:hAnsi="Arial" w:cs="Arial"/>
          <w:sz w:val="24"/>
          <w:szCs w:val="24"/>
        </w:rPr>
        <w:t>sus distorsiones</w:t>
      </w:r>
      <w:del w:id="1781" w:author="Eugenia Arce Londoño" w:date="2015-10-01T08:28:00Z">
        <w:r w:rsidRPr="00A261C8">
          <w:rPr>
            <w:rFonts w:ascii="Arial" w:hAnsi="Arial" w:cs="Arial"/>
            <w:sz w:val="24"/>
            <w:szCs w:val="24"/>
          </w:rPr>
          <w:delText>,</w:delText>
        </w:r>
      </w:del>
      <w:ins w:id="1782" w:author="Eugenia Arce Londoño" w:date="2015-10-01T08:28:00Z">
        <w:r w:rsidR="00B437E1">
          <w:rPr>
            <w:rFonts w:ascii="Arial" w:hAnsi="Arial" w:cs="Arial"/>
            <w:sz w:val="24"/>
            <w:szCs w:val="24"/>
          </w:rPr>
          <w:t>–</w:t>
        </w:r>
      </w:ins>
      <w:r w:rsidRPr="00A261C8">
        <w:rPr>
          <w:rFonts w:ascii="Arial" w:hAnsi="Arial" w:cs="Arial"/>
          <w:sz w:val="24"/>
          <w:szCs w:val="24"/>
        </w:rPr>
        <w:t xml:space="preserve"> nos lleva al</w:t>
      </w:r>
      <w:r w:rsidR="00B437E1">
        <w:rPr>
          <w:rFonts w:ascii="Arial" w:hAnsi="Arial" w:cs="Arial"/>
          <w:sz w:val="24"/>
          <w:szCs w:val="24"/>
        </w:rPr>
        <w:t xml:space="preserve"> </w:t>
      </w:r>
      <w:ins w:id="1783" w:author="Eugenia Arce Londoño" w:date="2015-10-01T08:28:00Z">
        <w:r w:rsidR="00B437E1">
          <w:rPr>
            <w:rFonts w:ascii="Arial" w:hAnsi="Arial" w:cs="Arial"/>
            <w:sz w:val="24"/>
            <w:szCs w:val="24"/>
          </w:rPr>
          <w:t>sistema de</w:t>
        </w:r>
        <w:r w:rsidRPr="00A261C8">
          <w:rPr>
            <w:rFonts w:ascii="Arial" w:hAnsi="Arial" w:cs="Arial"/>
            <w:sz w:val="24"/>
            <w:szCs w:val="24"/>
          </w:rPr>
          <w:t xml:space="preserve"> </w:t>
        </w:r>
      </w:ins>
      <w:r w:rsidRPr="00A261C8">
        <w:rPr>
          <w:rFonts w:ascii="Arial" w:hAnsi="Arial" w:cs="Arial"/>
          <w:b/>
          <w:sz w:val="24"/>
          <w:szCs w:val="24"/>
        </w:rPr>
        <w:t>regímenes semipresidenciales</w:t>
      </w:r>
      <w:del w:id="1784" w:author="Eugenia Arce Londoño" w:date="2015-10-01T08:28:00Z">
        <w:r w:rsidRPr="00A261C8">
          <w:rPr>
            <w:rFonts w:ascii="Arial" w:hAnsi="Arial" w:cs="Arial"/>
            <w:sz w:val="24"/>
            <w:szCs w:val="24"/>
          </w:rPr>
          <w:delText xml:space="preserve"> en los cuales</w:delText>
        </w:r>
      </w:del>
      <w:ins w:id="1785" w:author="Eugenia Arce Londoño" w:date="2015-10-01T08:28:00Z">
        <w:r w:rsidR="00B437E1">
          <w:rPr>
            <w:rFonts w:ascii="Arial" w:hAnsi="Arial" w:cs="Arial"/>
            <w:b/>
            <w:sz w:val="24"/>
            <w:szCs w:val="24"/>
          </w:rPr>
          <w:t>.</w:t>
        </w:r>
        <w:r w:rsidR="00B437E1">
          <w:rPr>
            <w:rFonts w:ascii="Arial" w:hAnsi="Arial" w:cs="Arial"/>
            <w:sz w:val="24"/>
            <w:szCs w:val="24"/>
          </w:rPr>
          <w:t xml:space="preserve"> E</w:t>
        </w:r>
        <w:r w:rsidRPr="00A261C8">
          <w:rPr>
            <w:rFonts w:ascii="Arial" w:hAnsi="Arial" w:cs="Arial"/>
            <w:sz w:val="24"/>
            <w:szCs w:val="24"/>
          </w:rPr>
          <w:t xml:space="preserve">n </w:t>
        </w:r>
        <w:r w:rsidR="00B437E1">
          <w:rPr>
            <w:rFonts w:ascii="Arial" w:hAnsi="Arial" w:cs="Arial"/>
            <w:sz w:val="24"/>
            <w:szCs w:val="24"/>
          </w:rPr>
          <w:t>el</w:t>
        </w:r>
        <w:r w:rsidRPr="00A261C8">
          <w:rPr>
            <w:rFonts w:ascii="Arial" w:hAnsi="Arial" w:cs="Arial"/>
            <w:sz w:val="24"/>
            <w:szCs w:val="24"/>
          </w:rPr>
          <w:t>los</w:t>
        </w:r>
      </w:ins>
      <w:r w:rsidRPr="00A261C8">
        <w:rPr>
          <w:rFonts w:ascii="Arial" w:hAnsi="Arial" w:cs="Arial"/>
          <w:sz w:val="24"/>
          <w:szCs w:val="24"/>
        </w:rPr>
        <w:t xml:space="preserve"> el </w:t>
      </w:r>
      <w:ins w:id="1786" w:author="Eugenia Arce Londoño" w:date="2015-10-01T08:28:00Z">
        <w:r w:rsidR="00B437E1" w:rsidRPr="00B437E1">
          <w:rPr>
            <w:rFonts w:ascii="Arial" w:hAnsi="Arial" w:cs="Arial"/>
            <w:b/>
            <w:sz w:val="24"/>
            <w:szCs w:val="24"/>
          </w:rPr>
          <w:t xml:space="preserve">poder </w:t>
        </w:r>
      </w:ins>
      <w:r w:rsidRPr="00A261C8">
        <w:rPr>
          <w:rFonts w:ascii="Arial" w:hAnsi="Arial" w:cs="Arial"/>
          <w:b/>
          <w:sz w:val="24"/>
          <w:szCs w:val="24"/>
        </w:rPr>
        <w:t>ejecutivo</w:t>
      </w:r>
      <w:r w:rsidRPr="00A261C8">
        <w:rPr>
          <w:rFonts w:ascii="Arial" w:hAnsi="Arial" w:cs="Arial"/>
          <w:sz w:val="24"/>
          <w:szCs w:val="24"/>
        </w:rPr>
        <w:t xml:space="preserve"> es de naturaleza </w:t>
      </w:r>
      <w:r w:rsidRPr="00A261C8">
        <w:rPr>
          <w:rFonts w:ascii="Arial" w:hAnsi="Arial" w:cs="Arial"/>
          <w:b/>
          <w:sz w:val="24"/>
          <w:szCs w:val="24"/>
        </w:rPr>
        <w:t>dual</w:t>
      </w:r>
      <w:del w:id="1787" w:author="Eugenia Arce Londoño" w:date="2015-10-01T08:28:00Z">
        <w:r w:rsidRPr="00A261C8">
          <w:rPr>
            <w:rFonts w:ascii="Arial" w:hAnsi="Arial" w:cs="Arial"/>
            <w:sz w:val="24"/>
            <w:szCs w:val="24"/>
          </w:rPr>
          <w:delText>. Por</w:delText>
        </w:r>
      </w:del>
      <w:ins w:id="1788" w:author="Eugenia Arce Londoño" w:date="2015-10-01T08:28:00Z">
        <w:r w:rsidR="00B437E1">
          <w:rPr>
            <w:rFonts w:ascii="Arial" w:hAnsi="Arial" w:cs="Arial"/>
            <w:sz w:val="24"/>
            <w:szCs w:val="24"/>
          </w:rPr>
          <w:t>: p</w:t>
        </w:r>
        <w:r w:rsidRPr="00A261C8">
          <w:rPr>
            <w:rFonts w:ascii="Arial" w:hAnsi="Arial" w:cs="Arial"/>
            <w:sz w:val="24"/>
            <w:szCs w:val="24"/>
          </w:rPr>
          <w:t>or</w:t>
        </w:r>
      </w:ins>
      <w:r w:rsidRPr="00A261C8">
        <w:rPr>
          <w:rFonts w:ascii="Arial" w:hAnsi="Arial" w:cs="Arial"/>
          <w:sz w:val="24"/>
          <w:szCs w:val="24"/>
        </w:rPr>
        <w:t xml:space="preserve"> un lado, </w:t>
      </w:r>
      <w:del w:id="1789" w:author="Eugenia Arce Londoño" w:date="2015-10-01T08:28:00Z">
        <w:r w:rsidRPr="00A261C8">
          <w:rPr>
            <w:rFonts w:ascii="Arial" w:hAnsi="Arial" w:cs="Arial"/>
            <w:sz w:val="24"/>
            <w:szCs w:val="24"/>
          </w:rPr>
          <w:delText xml:space="preserve">está </w:delText>
        </w:r>
      </w:del>
      <w:r w:rsidRPr="00A261C8">
        <w:rPr>
          <w:rFonts w:ascii="Arial" w:hAnsi="Arial" w:cs="Arial"/>
          <w:sz w:val="24"/>
          <w:szCs w:val="24"/>
        </w:rPr>
        <w:t xml:space="preserve">el </w:t>
      </w:r>
      <w:r w:rsidRPr="00B437E1">
        <w:rPr>
          <w:rFonts w:ascii="Arial" w:hAnsi="Arial"/>
          <w:sz w:val="24"/>
          <w:rPrChange w:id="1790" w:author="Eugenia Arce Londoño" w:date="2015-10-01T08:28:00Z">
            <w:rPr>
              <w:rFonts w:ascii="Arial" w:hAnsi="Arial"/>
              <w:b/>
              <w:sz w:val="24"/>
            </w:rPr>
          </w:rPrChange>
        </w:rPr>
        <w:t>presidente</w:t>
      </w:r>
      <w:del w:id="1791" w:author="Eugenia Arce Londoño" w:date="2015-10-01T08:28:00Z">
        <w:r w:rsidRPr="00A261C8">
          <w:rPr>
            <w:rFonts w:ascii="Arial" w:hAnsi="Arial" w:cs="Arial"/>
            <w:b/>
            <w:sz w:val="24"/>
            <w:szCs w:val="24"/>
          </w:rPr>
          <w:delText xml:space="preserve"> que</w:delText>
        </w:r>
      </w:del>
      <w:r w:rsidRPr="00B437E1">
        <w:rPr>
          <w:rFonts w:ascii="Arial" w:hAnsi="Arial"/>
          <w:sz w:val="24"/>
          <w:rPrChange w:id="1792" w:author="Eugenia Arce Londoño" w:date="2015-10-01T08:28:00Z">
            <w:rPr>
              <w:rFonts w:ascii="Arial" w:hAnsi="Arial"/>
              <w:b/>
              <w:sz w:val="24"/>
            </w:rPr>
          </w:rPrChange>
        </w:rPr>
        <w:t xml:space="preserve"> ejerce las funciones como jefe de Estado</w:t>
      </w:r>
      <w:r w:rsidRPr="00B437E1">
        <w:rPr>
          <w:rFonts w:ascii="Arial" w:hAnsi="Arial" w:cs="Arial"/>
          <w:sz w:val="24"/>
          <w:szCs w:val="24"/>
        </w:rPr>
        <w:t xml:space="preserve"> (especialmente las rel</w:t>
      </w:r>
      <w:r w:rsidRPr="00A261C8">
        <w:rPr>
          <w:rFonts w:ascii="Arial" w:hAnsi="Arial" w:cs="Arial"/>
          <w:sz w:val="24"/>
          <w:szCs w:val="24"/>
        </w:rPr>
        <w:t>acionadas con las relaci</w:t>
      </w:r>
      <w:r w:rsidR="00B437E1">
        <w:rPr>
          <w:rFonts w:ascii="Arial" w:hAnsi="Arial" w:cs="Arial"/>
          <w:sz w:val="24"/>
          <w:szCs w:val="24"/>
        </w:rPr>
        <w:t xml:space="preserve">ones internacionales) y, por </w:t>
      </w:r>
      <w:del w:id="1793" w:author="Eugenia Arce Londoño" w:date="2015-10-01T08:28:00Z">
        <w:r w:rsidRPr="00A261C8">
          <w:rPr>
            <w:rFonts w:ascii="Arial" w:hAnsi="Arial" w:cs="Arial"/>
            <w:sz w:val="24"/>
            <w:szCs w:val="24"/>
          </w:rPr>
          <w:delText xml:space="preserve">el </w:delText>
        </w:r>
      </w:del>
      <w:r w:rsidRPr="00A261C8">
        <w:rPr>
          <w:rFonts w:ascii="Arial" w:hAnsi="Arial" w:cs="Arial"/>
          <w:sz w:val="24"/>
          <w:szCs w:val="24"/>
        </w:rPr>
        <w:t xml:space="preserve">otro, el </w:t>
      </w:r>
      <w:r w:rsidRPr="00B437E1">
        <w:rPr>
          <w:rFonts w:ascii="Arial" w:hAnsi="Arial"/>
          <w:sz w:val="24"/>
          <w:rPrChange w:id="1794" w:author="Eugenia Arce Londoño" w:date="2015-10-01T08:28:00Z">
            <w:rPr>
              <w:rFonts w:ascii="Arial" w:hAnsi="Arial"/>
              <w:b/>
              <w:sz w:val="24"/>
            </w:rPr>
          </w:rPrChange>
        </w:rPr>
        <w:t xml:space="preserve">primer ministro </w:t>
      </w:r>
      <w:del w:id="1795" w:author="Eugenia Arce Londoño" w:date="2015-10-01T08:28:00Z">
        <w:r w:rsidRPr="00A261C8">
          <w:rPr>
            <w:rFonts w:ascii="Arial" w:hAnsi="Arial" w:cs="Arial"/>
            <w:b/>
            <w:sz w:val="24"/>
            <w:szCs w:val="24"/>
          </w:rPr>
          <w:delText xml:space="preserve">que </w:delText>
        </w:r>
      </w:del>
      <w:r w:rsidRPr="00B437E1">
        <w:rPr>
          <w:rFonts w:ascii="Arial" w:hAnsi="Arial"/>
          <w:sz w:val="24"/>
          <w:rPrChange w:id="1796" w:author="Eugenia Arce Londoño" w:date="2015-10-01T08:28:00Z">
            <w:rPr>
              <w:rFonts w:ascii="Arial" w:hAnsi="Arial"/>
              <w:b/>
              <w:sz w:val="24"/>
            </w:rPr>
          </w:rPrChange>
        </w:rPr>
        <w:t>es el jefe de gobierno</w:t>
      </w:r>
      <w:r w:rsidRPr="00A261C8">
        <w:rPr>
          <w:rFonts w:ascii="Arial" w:hAnsi="Arial" w:cs="Arial"/>
          <w:sz w:val="24"/>
          <w:szCs w:val="24"/>
        </w:rPr>
        <w:t>. El primero es elegido directa o indirectamente por los ciudadanos para un periodo fijo y el segundo designado por el Parlamento de quien depende conjuntamente con el gabinete (por eso se les puede aplicar moción de censura o</w:t>
      </w:r>
      <w:r w:rsidR="00B437E1">
        <w:rPr>
          <w:rFonts w:ascii="Arial" w:hAnsi="Arial" w:cs="Arial"/>
          <w:sz w:val="24"/>
          <w:szCs w:val="24"/>
        </w:rPr>
        <w:t xml:space="preserve"> dar un voto de confianza). El </w:t>
      </w:r>
      <w:del w:id="1797" w:author="Eugenia Arce Londoño" w:date="2015-10-01T08:28:00Z">
        <w:r w:rsidRPr="00A261C8">
          <w:rPr>
            <w:rFonts w:ascii="Arial" w:hAnsi="Arial" w:cs="Arial"/>
            <w:sz w:val="24"/>
            <w:szCs w:val="24"/>
          </w:rPr>
          <w:delText>parlamento</w:delText>
        </w:r>
      </w:del>
      <w:ins w:id="1798" w:author="Eugenia Arce Londoño" w:date="2015-10-01T08:28:00Z">
        <w:r w:rsidR="00B437E1">
          <w:rPr>
            <w:rFonts w:ascii="Arial" w:hAnsi="Arial" w:cs="Arial"/>
            <w:sz w:val="24"/>
            <w:szCs w:val="24"/>
          </w:rPr>
          <w:t>P</w:t>
        </w:r>
        <w:r w:rsidRPr="00A261C8">
          <w:rPr>
            <w:rFonts w:ascii="Arial" w:hAnsi="Arial" w:cs="Arial"/>
            <w:sz w:val="24"/>
            <w:szCs w:val="24"/>
          </w:rPr>
          <w:t>arlamento</w:t>
        </w:r>
      </w:ins>
      <w:r w:rsidRPr="00A261C8">
        <w:rPr>
          <w:rFonts w:ascii="Arial" w:hAnsi="Arial" w:cs="Arial"/>
          <w:sz w:val="24"/>
          <w:szCs w:val="24"/>
        </w:rPr>
        <w:t xml:space="preserve"> en este sistema está conformado por dos cámaras elegidas por voto popular. De esta mane</w:t>
      </w:r>
      <w:r w:rsidR="00B437E1">
        <w:rPr>
          <w:rFonts w:ascii="Arial" w:hAnsi="Arial" w:cs="Arial"/>
          <w:sz w:val="24"/>
          <w:szCs w:val="24"/>
        </w:rPr>
        <w:t xml:space="preserve">ra ni el presidente ni el </w:t>
      </w:r>
      <w:del w:id="1799" w:author="Eugenia Arce Londoño" w:date="2015-10-01T08:28:00Z">
        <w:r w:rsidRPr="00A261C8">
          <w:rPr>
            <w:rFonts w:ascii="Arial" w:hAnsi="Arial" w:cs="Arial"/>
            <w:sz w:val="24"/>
            <w:szCs w:val="24"/>
          </w:rPr>
          <w:delText>parlamento dependen</w:delText>
        </w:r>
      </w:del>
      <w:ins w:id="1800" w:author="Eugenia Arce Londoño" w:date="2015-10-01T08:28:00Z">
        <w:r w:rsidR="00B437E1">
          <w:rPr>
            <w:rFonts w:ascii="Arial" w:hAnsi="Arial" w:cs="Arial"/>
            <w:sz w:val="24"/>
            <w:szCs w:val="24"/>
          </w:rPr>
          <w:t>P</w:t>
        </w:r>
        <w:r w:rsidRPr="00A261C8">
          <w:rPr>
            <w:rFonts w:ascii="Arial" w:hAnsi="Arial" w:cs="Arial"/>
            <w:sz w:val="24"/>
            <w:szCs w:val="24"/>
          </w:rPr>
          <w:t xml:space="preserve">arlamento </w:t>
        </w:r>
        <w:r w:rsidR="00B437E1">
          <w:rPr>
            <w:rFonts w:ascii="Arial" w:hAnsi="Arial" w:cs="Arial"/>
            <w:sz w:val="24"/>
            <w:szCs w:val="24"/>
          </w:rPr>
          <w:t xml:space="preserve">tienen alguna </w:t>
        </w:r>
        <w:r w:rsidRPr="00A261C8">
          <w:rPr>
            <w:rFonts w:ascii="Arial" w:hAnsi="Arial" w:cs="Arial"/>
            <w:sz w:val="24"/>
            <w:szCs w:val="24"/>
          </w:rPr>
          <w:t>dependen</w:t>
        </w:r>
        <w:r w:rsidR="00B437E1">
          <w:rPr>
            <w:rFonts w:ascii="Arial" w:hAnsi="Arial" w:cs="Arial"/>
            <w:sz w:val="24"/>
            <w:szCs w:val="24"/>
          </w:rPr>
          <w:t>cia</w:t>
        </w:r>
        <w:r w:rsidRPr="00A261C8">
          <w:rPr>
            <w:rFonts w:ascii="Arial" w:hAnsi="Arial" w:cs="Arial"/>
            <w:sz w:val="24"/>
            <w:szCs w:val="24"/>
          </w:rPr>
          <w:t xml:space="preserve"> </w:t>
        </w:r>
        <w:r w:rsidR="00B437E1">
          <w:rPr>
            <w:rFonts w:ascii="Arial" w:hAnsi="Arial" w:cs="Arial"/>
            <w:sz w:val="24"/>
            <w:szCs w:val="24"/>
          </w:rPr>
          <w:t>entre sí,</w:t>
        </w:r>
      </w:ins>
      <w:r w:rsidR="00B437E1">
        <w:rPr>
          <w:rFonts w:ascii="Arial" w:hAnsi="Arial" w:cs="Arial"/>
          <w:sz w:val="24"/>
          <w:szCs w:val="24"/>
        </w:rPr>
        <w:t xml:space="preserve"> </w:t>
      </w:r>
      <w:r w:rsidRPr="00A261C8">
        <w:rPr>
          <w:rFonts w:ascii="Arial" w:hAnsi="Arial" w:cs="Arial"/>
          <w:sz w:val="24"/>
          <w:szCs w:val="24"/>
        </w:rPr>
        <w:t xml:space="preserve">en sus respectivas elecciones </w:t>
      </w:r>
      <w:del w:id="1801" w:author="Eugenia Arce Londoño" w:date="2015-10-01T08:28:00Z">
        <w:r w:rsidRPr="00A261C8">
          <w:rPr>
            <w:rFonts w:ascii="Arial" w:hAnsi="Arial" w:cs="Arial"/>
            <w:sz w:val="24"/>
            <w:szCs w:val="24"/>
          </w:rPr>
          <w:delText>ni para</w:delText>
        </w:r>
      </w:del>
      <w:ins w:id="1802" w:author="Eugenia Arce Londoño" w:date="2015-10-01T08:28:00Z">
        <w:r w:rsidR="00B437E1">
          <w:rPr>
            <w:rFonts w:ascii="Arial" w:hAnsi="Arial" w:cs="Arial"/>
            <w:sz w:val="24"/>
            <w:szCs w:val="24"/>
          </w:rPr>
          <w:t>o</w:t>
        </w:r>
        <w:r w:rsidRPr="00A261C8">
          <w:rPr>
            <w:rFonts w:ascii="Arial" w:hAnsi="Arial" w:cs="Arial"/>
            <w:sz w:val="24"/>
            <w:szCs w:val="24"/>
          </w:rPr>
          <w:t xml:space="preserve"> </w:t>
        </w:r>
        <w:r w:rsidR="00B437E1">
          <w:rPr>
            <w:rFonts w:ascii="Arial" w:hAnsi="Arial" w:cs="Arial"/>
            <w:sz w:val="24"/>
            <w:szCs w:val="24"/>
          </w:rPr>
          <w:t>en</w:t>
        </w:r>
      </w:ins>
      <w:r w:rsidRPr="00A261C8">
        <w:rPr>
          <w:rFonts w:ascii="Arial" w:hAnsi="Arial" w:cs="Arial"/>
          <w:sz w:val="24"/>
          <w:szCs w:val="24"/>
        </w:rPr>
        <w:t xml:space="preserve"> el desarrollo de sus funciones. No obstante, se consagra la posibilidad por parte</w:t>
      </w:r>
      <w:r w:rsidR="00B437E1">
        <w:rPr>
          <w:rFonts w:ascii="Arial" w:hAnsi="Arial" w:cs="Arial"/>
          <w:sz w:val="24"/>
          <w:szCs w:val="24"/>
        </w:rPr>
        <w:t xml:space="preserve"> del presidente de disolver el </w:t>
      </w:r>
      <w:del w:id="1803" w:author="Eugenia Arce Londoño" w:date="2015-10-01T08:28:00Z">
        <w:r w:rsidRPr="00A261C8">
          <w:rPr>
            <w:rFonts w:ascii="Arial" w:hAnsi="Arial" w:cs="Arial"/>
            <w:sz w:val="24"/>
            <w:szCs w:val="24"/>
          </w:rPr>
          <w:delText>parlamento</w:delText>
        </w:r>
      </w:del>
      <w:ins w:id="1804" w:author="Eugenia Arce Londoño" w:date="2015-10-01T08:28:00Z">
        <w:r w:rsidR="00B437E1">
          <w:rPr>
            <w:rFonts w:ascii="Arial" w:hAnsi="Arial" w:cs="Arial"/>
            <w:sz w:val="24"/>
            <w:szCs w:val="24"/>
          </w:rPr>
          <w:t>P</w:t>
        </w:r>
        <w:r w:rsidRPr="00A261C8">
          <w:rPr>
            <w:rFonts w:ascii="Arial" w:hAnsi="Arial" w:cs="Arial"/>
            <w:sz w:val="24"/>
            <w:szCs w:val="24"/>
          </w:rPr>
          <w:t>arlamento</w:t>
        </w:r>
        <w:r w:rsidR="00B437E1">
          <w:rPr>
            <w:rFonts w:ascii="Arial" w:hAnsi="Arial" w:cs="Arial"/>
            <w:sz w:val="24"/>
            <w:szCs w:val="24"/>
          </w:rPr>
          <w:t>,</w:t>
        </w:r>
      </w:ins>
      <w:r w:rsidRPr="00A261C8">
        <w:rPr>
          <w:rFonts w:ascii="Arial" w:hAnsi="Arial" w:cs="Arial"/>
          <w:sz w:val="24"/>
          <w:szCs w:val="24"/>
        </w:rPr>
        <w:t xml:space="preserve"> lo que</w:t>
      </w:r>
      <w:ins w:id="1805" w:author="Eugenia Arce Londoño" w:date="2015-10-01T08:28:00Z">
        <w:r w:rsidRPr="00A261C8">
          <w:rPr>
            <w:rFonts w:ascii="Arial" w:hAnsi="Arial" w:cs="Arial"/>
            <w:sz w:val="24"/>
            <w:szCs w:val="24"/>
          </w:rPr>
          <w:t xml:space="preserve"> </w:t>
        </w:r>
        <w:r w:rsidR="00B437E1">
          <w:rPr>
            <w:rFonts w:ascii="Arial" w:hAnsi="Arial" w:cs="Arial"/>
            <w:sz w:val="24"/>
            <w:szCs w:val="24"/>
          </w:rPr>
          <w:t>en ocasiones</w:t>
        </w:r>
      </w:ins>
      <w:r w:rsidR="00B437E1">
        <w:rPr>
          <w:rFonts w:ascii="Arial" w:hAnsi="Arial" w:cs="Arial"/>
          <w:sz w:val="24"/>
          <w:szCs w:val="24"/>
        </w:rPr>
        <w:t xml:space="preserve"> </w:t>
      </w:r>
      <w:r w:rsidRPr="00A261C8">
        <w:rPr>
          <w:rFonts w:ascii="Arial" w:hAnsi="Arial" w:cs="Arial"/>
          <w:sz w:val="24"/>
          <w:szCs w:val="24"/>
        </w:rPr>
        <w:t>genera dificultades para su normal funcion</w:t>
      </w:r>
      <w:r w:rsidR="00B437E1">
        <w:rPr>
          <w:rFonts w:ascii="Arial" w:hAnsi="Arial" w:cs="Arial"/>
          <w:sz w:val="24"/>
          <w:szCs w:val="24"/>
        </w:rPr>
        <w:t>amiento.</w:t>
      </w:r>
    </w:p>
    <w:p w14:paraId="2613F0BF" w14:textId="77777777" w:rsidR="00B437E1" w:rsidRDefault="00B437E1">
      <w:pPr>
        <w:spacing w:line="276" w:lineRule="auto"/>
        <w:jc w:val="both"/>
        <w:rPr>
          <w:rFonts w:ascii="Arial" w:hAnsi="Arial" w:cs="Arial"/>
          <w:sz w:val="24"/>
          <w:szCs w:val="24"/>
        </w:rPr>
        <w:pPrChange w:id="1806" w:author="Eugenia Arce Londoño" w:date="2015-10-01T08:28:00Z">
          <w:pPr/>
        </w:pPrChange>
      </w:pPr>
    </w:p>
    <w:p w14:paraId="482ACF12" w14:textId="16D449FF" w:rsidR="00B437E1" w:rsidRDefault="00B437E1" w:rsidP="00B437E1">
      <w:pPr>
        <w:spacing w:line="276" w:lineRule="auto"/>
        <w:jc w:val="both"/>
        <w:rPr>
          <w:ins w:id="1807" w:author="Eugenia Arce Londoño" w:date="2015-10-01T08:28:00Z"/>
          <w:rFonts w:ascii="Arial" w:hAnsi="Arial" w:cs="Arial"/>
          <w:sz w:val="24"/>
          <w:szCs w:val="24"/>
        </w:rPr>
      </w:pPr>
      <w:ins w:id="1808" w:author="Eugenia Arce Londoño" w:date="2015-10-01T08:28:00Z">
        <w:r>
          <w:rPr>
            <w:rFonts w:ascii="Arial" w:hAnsi="Arial" w:cs="Arial"/>
            <w:sz w:val="24"/>
            <w:szCs w:val="24"/>
          </w:rPr>
          <w:t xml:space="preserve">También se han observado algunas reformas constitucionales –sobre todo en América Latina- en las que si bien se conservan en esencia los elementos del sistema presidencialista, se incluyen en este figuras propias del sistema parlamentario, como la posibilidad de aplicar la moción de censura, que implica un mayor control política por parte del Legislativo frente a los miembros del gabinete de </w:t>
        </w:r>
        <w:r>
          <w:rPr>
            <w:rFonts w:ascii="Arial" w:hAnsi="Arial" w:cs="Arial"/>
            <w:sz w:val="24"/>
            <w:szCs w:val="24"/>
          </w:rPr>
          <w:lastRenderedPageBreak/>
          <w:t>ministros de un Gobierno. Tal es el caso del sistema presidencial imperante en Colombia.</w:t>
        </w:r>
      </w:ins>
    </w:p>
    <w:p w14:paraId="2D56BCAF" w14:textId="77777777" w:rsidR="00B437E1" w:rsidRPr="00A261C8" w:rsidRDefault="00B437E1">
      <w:pPr>
        <w:rPr>
          <w:ins w:id="1809" w:author="Eugenia Arce Londoño" w:date="2015-10-01T08:28:00Z"/>
          <w:rFonts w:ascii="Arial" w:hAnsi="Arial" w:cs="Arial"/>
          <w:sz w:val="24"/>
          <w:szCs w:val="24"/>
        </w:rPr>
      </w:pPr>
    </w:p>
    <w:p w14:paraId="40052DBD" w14:textId="77777777" w:rsidR="003E5112" w:rsidRPr="00A261C8" w:rsidRDefault="003E5112">
      <w:pPr>
        <w:rPr>
          <w:rFonts w:ascii="Arial" w:hAnsi="Arial" w:cs="Arial"/>
          <w:sz w:val="24"/>
          <w:szCs w:val="24"/>
        </w:rPr>
      </w:pPr>
      <w:r w:rsidRPr="00A261C8">
        <w:rPr>
          <w:rFonts w:ascii="Arial" w:hAnsi="Arial" w:cs="Arial"/>
          <w:sz w:val="24"/>
          <w:szCs w:val="24"/>
        </w:rPr>
        <w:br w:type="page"/>
      </w:r>
    </w:p>
    <w:p w14:paraId="5A24EB90" w14:textId="32BDD859" w:rsidR="00F944EE" w:rsidRPr="00B437E1" w:rsidRDefault="00B437E1" w:rsidP="00F944EE">
      <w:pPr>
        <w:spacing w:line="276" w:lineRule="auto"/>
        <w:rPr>
          <w:rFonts w:ascii="Arial" w:hAnsi="Arial"/>
          <w:b/>
          <w:sz w:val="24"/>
          <w:rPrChange w:id="1810" w:author="Eugenia Arce Londoño" w:date="2015-10-01T08:28:00Z">
            <w:rPr>
              <w:rFonts w:ascii="Arial" w:hAnsi="Arial"/>
              <w:sz w:val="24"/>
            </w:rPr>
          </w:rPrChange>
        </w:rPr>
      </w:pPr>
      <w:r>
        <w:rPr>
          <w:rFonts w:ascii="Arial" w:hAnsi="Arial" w:cs="Arial"/>
          <w:sz w:val="24"/>
          <w:szCs w:val="24"/>
        </w:rPr>
        <w:lastRenderedPageBreak/>
        <w:t xml:space="preserve">3.4 </w:t>
      </w:r>
      <w:del w:id="1811" w:author="Eugenia Arce Londoño" w:date="2015-10-01T08:28:00Z">
        <w:r w:rsidR="00F944EE" w:rsidRPr="00A261C8">
          <w:rPr>
            <w:rFonts w:ascii="Arial" w:hAnsi="Arial" w:cs="Arial"/>
            <w:sz w:val="24"/>
            <w:szCs w:val="24"/>
          </w:rPr>
          <w:delText>Sistemas Políticos</w:delText>
        </w:r>
      </w:del>
      <w:ins w:id="1812" w:author="Eugenia Arce Londoño" w:date="2015-10-01T08:28:00Z">
        <w:r w:rsidRPr="00B437E1">
          <w:rPr>
            <w:rFonts w:ascii="Arial" w:hAnsi="Arial" w:cs="Arial"/>
            <w:b/>
            <w:sz w:val="24"/>
            <w:szCs w:val="24"/>
          </w:rPr>
          <w:t>Los s</w:t>
        </w:r>
        <w:r>
          <w:rPr>
            <w:rFonts w:ascii="Arial" w:hAnsi="Arial" w:cs="Arial"/>
            <w:b/>
            <w:sz w:val="24"/>
            <w:szCs w:val="24"/>
          </w:rPr>
          <w:t>istemas políticos</w:t>
        </w:r>
      </w:ins>
      <w:r>
        <w:rPr>
          <w:rFonts w:ascii="Arial" w:hAnsi="Arial"/>
          <w:b/>
          <w:sz w:val="24"/>
          <w:rPrChange w:id="1813" w:author="Eugenia Arce Londoño" w:date="2015-10-01T08:28:00Z">
            <w:rPr>
              <w:rFonts w:ascii="Arial" w:hAnsi="Arial"/>
              <w:sz w:val="24"/>
            </w:rPr>
          </w:rPrChange>
        </w:rPr>
        <w:t xml:space="preserve"> no </w:t>
      </w:r>
      <w:del w:id="1814" w:author="Eugenia Arce Londoño" w:date="2015-10-01T08:28:00Z">
        <w:r w:rsidR="00F944EE" w:rsidRPr="00A261C8">
          <w:rPr>
            <w:rFonts w:ascii="Arial" w:hAnsi="Arial" w:cs="Arial"/>
            <w:sz w:val="24"/>
            <w:szCs w:val="24"/>
          </w:rPr>
          <w:delText>Democráticos.</w:delText>
        </w:r>
      </w:del>
      <w:ins w:id="1815" w:author="Eugenia Arce Londoño" w:date="2015-10-01T08:28:00Z">
        <w:r>
          <w:rPr>
            <w:rFonts w:ascii="Arial" w:hAnsi="Arial" w:cs="Arial"/>
            <w:b/>
            <w:sz w:val="24"/>
            <w:szCs w:val="24"/>
          </w:rPr>
          <w:t>democráticos</w:t>
        </w:r>
      </w:ins>
    </w:p>
    <w:p w14:paraId="556DE713" w14:textId="77777777" w:rsidR="00F944EE" w:rsidRPr="00B437E1" w:rsidRDefault="00F944EE" w:rsidP="00F944EE">
      <w:pPr>
        <w:spacing w:line="276" w:lineRule="auto"/>
        <w:jc w:val="both"/>
        <w:rPr>
          <w:rFonts w:ascii="Arial" w:hAnsi="Arial"/>
          <w:b/>
          <w:sz w:val="24"/>
          <w:rPrChange w:id="1816" w:author="Eugenia Arce Londoño" w:date="2015-10-01T08:28:00Z">
            <w:rPr>
              <w:rFonts w:ascii="Arial" w:hAnsi="Arial"/>
              <w:sz w:val="24"/>
            </w:rPr>
          </w:rPrChange>
        </w:rPr>
      </w:pPr>
    </w:p>
    <w:p w14:paraId="7E02BAD6" w14:textId="77777777" w:rsidR="008B64A1" w:rsidRPr="00A261C8" w:rsidRDefault="008B64A1" w:rsidP="00F944EE">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8AE696E" w14:textId="77777777" w:rsidTr="00BB56BF">
        <w:trPr>
          <w:jc w:val="center"/>
        </w:trPr>
        <w:tc>
          <w:tcPr>
            <w:tcW w:w="8222" w:type="dxa"/>
            <w:gridSpan w:val="2"/>
            <w:shd w:val="clear" w:color="auto" w:fill="000000"/>
          </w:tcPr>
          <w:p w14:paraId="6116F47E"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B64A1" w:rsidRPr="00A261C8" w14:paraId="7D96BE49" w14:textId="77777777" w:rsidTr="00BB56BF">
        <w:trPr>
          <w:jc w:val="center"/>
        </w:trPr>
        <w:tc>
          <w:tcPr>
            <w:tcW w:w="2268" w:type="dxa"/>
          </w:tcPr>
          <w:p w14:paraId="660F6AC3"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53FFCE81" w14:textId="6CD8ADAE"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“Ni agrupaciones ni individuos fuera del Estado. El fascismo es opuesto al socialismo, que reduce la historia a la lucha de clases y que ignora la unidad del Estado… Por las mismas razones, el fascismo es enemigo del sindicalismo… El fascismo quiere un Estado fuerte y es el Estado el único que puede resolver las dramáticas contradicciones del capitalismo”.</w:t>
            </w:r>
          </w:p>
          <w:p w14:paraId="56BBCC3A" w14:textId="332AD2AF"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sz w:val="24"/>
                <w:szCs w:val="24"/>
              </w:rPr>
              <w:t>Benito Mussolini, 1922.</w:t>
            </w:r>
          </w:p>
        </w:tc>
      </w:tr>
    </w:tbl>
    <w:p w14:paraId="49C68CDE" w14:textId="77777777" w:rsidR="008B64A1" w:rsidRPr="00A261C8" w:rsidRDefault="008B64A1" w:rsidP="00F944EE">
      <w:pPr>
        <w:spacing w:line="276" w:lineRule="auto"/>
        <w:jc w:val="both"/>
        <w:rPr>
          <w:rFonts w:ascii="Arial" w:hAnsi="Arial" w:cs="Arial"/>
          <w:sz w:val="24"/>
          <w:szCs w:val="24"/>
        </w:rPr>
      </w:pPr>
    </w:p>
    <w:p w14:paraId="7446B617" w14:textId="661B0B60" w:rsidR="00F944EE" w:rsidRPr="00A261C8" w:rsidRDefault="00F944EE" w:rsidP="00F944EE">
      <w:pPr>
        <w:spacing w:line="276" w:lineRule="auto"/>
        <w:jc w:val="both"/>
        <w:rPr>
          <w:rFonts w:ascii="Arial" w:hAnsi="Arial" w:cs="Arial"/>
          <w:sz w:val="24"/>
          <w:szCs w:val="24"/>
        </w:rPr>
      </w:pPr>
      <w:del w:id="1817" w:author="Eugenia Arce Londoño" w:date="2015-10-01T08:28:00Z">
        <w:r w:rsidRPr="00A261C8">
          <w:rPr>
            <w:rFonts w:ascii="Arial" w:hAnsi="Arial" w:cs="Arial"/>
            <w:sz w:val="24"/>
            <w:szCs w:val="24"/>
          </w:rPr>
          <w:delText>En</w:delText>
        </w:r>
      </w:del>
      <w:ins w:id="1818" w:author="Eugenia Arce Londoño" w:date="2015-10-01T08:28:00Z">
        <w:r w:rsidR="00B437E1">
          <w:rPr>
            <w:rFonts w:ascii="Arial" w:hAnsi="Arial" w:cs="Arial"/>
            <w:sz w:val="24"/>
            <w:szCs w:val="24"/>
          </w:rPr>
          <w:t>Cuando se clasifican los sistemas políticos, aparecen las preguntas relativas a ¿en</w:t>
        </w:r>
      </w:ins>
      <w:r w:rsidRPr="00A261C8">
        <w:rPr>
          <w:rFonts w:ascii="Arial" w:hAnsi="Arial" w:cs="Arial"/>
          <w:sz w:val="24"/>
          <w:szCs w:val="24"/>
        </w:rPr>
        <w:t xml:space="preserve"> </w:t>
      </w:r>
      <w:r w:rsidRPr="00A261C8">
        <w:rPr>
          <w:rFonts w:ascii="Arial" w:hAnsi="Arial" w:cs="Arial"/>
          <w:b/>
          <w:sz w:val="24"/>
          <w:szCs w:val="24"/>
        </w:rPr>
        <w:t>quién o quiénes recae el poder político</w:t>
      </w:r>
      <w:ins w:id="1819" w:author="Eugenia Arce Londoño" w:date="2015-10-01T08:28:00Z">
        <w:r w:rsidR="00B437E1">
          <w:rPr>
            <w:rFonts w:ascii="Arial" w:hAnsi="Arial" w:cs="Arial"/>
            <w:b/>
            <w:sz w:val="24"/>
            <w:szCs w:val="24"/>
          </w:rPr>
          <w:t>?</w:t>
        </w:r>
      </w:ins>
      <w:r w:rsidRPr="00A261C8">
        <w:rPr>
          <w:rFonts w:ascii="Arial" w:hAnsi="Arial" w:cs="Arial"/>
          <w:sz w:val="24"/>
          <w:szCs w:val="24"/>
        </w:rPr>
        <w:t xml:space="preserve"> y </w:t>
      </w:r>
      <w:ins w:id="1820" w:author="Eugenia Arce Londoño" w:date="2015-10-01T08:28:00Z">
        <w:r w:rsidR="00B437E1">
          <w:rPr>
            <w:rFonts w:ascii="Arial" w:hAnsi="Arial" w:cs="Arial"/>
            <w:sz w:val="24"/>
            <w:szCs w:val="24"/>
          </w:rPr>
          <w:t>¿</w:t>
        </w:r>
      </w:ins>
      <w:r w:rsidRPr="00A261C8">
        <w:rPr>
          <w:rFonts w:ascii="Arial" w:hAnsi="Arial" w:cs="Arial"/>
          <w:b/>
          <w:sz w:val="24"/>
          <w:szCs w:val="24"/>
        </w:rPr>
        <w:t>cómo lo ejercen</w:t>
      </w:r>
      <w:del w:id="1821" w:author="Eugenia Arce Londoño" w:date="2015-10-01T08:28:00Z">
        <w:r w:rsidRPr="00A261C8">
          <w:rPr>
            <w:rFonts w:ascii="Arial" w:hAnsi="Arial" w:cs="Arial"/>
            <w:sz w:val="24"/>
            <w:szCs w:val="24"/>
          </w:rPr>
          <w:delText xml:space="preserve">, son preguntas </w:delText>
        </w:r>
      </w:del>
      <w:ins w:id="1822" w:author="Eugenia Arce Londoño" w:date="2015-10-01T08:28:00Z">
        <w:r w:rsidR="00B437E1">
          <w:rPr>
            <w:rFonts w:ascii="Arial" w:hAnsi="Arial" w:cs="Arial"/>
            <w:b/>
            <w:sz w:val="24"/>
            <w:szCs w:val="24"/>
          </w:rPr>
          <w:t>?</w:t>
        </w:r>
        <w:r w:rsidRPr="00A261C8">
          <w:rPr>
            <w:rFonts w:ascii="Arial" w:hAnsi="Arial" w:cs="Arial"/>
            <w:sz w:val="24"/>
            <w:szCs w:val="24"/>
          </w:rPr>
          <w:t xml:space="preserve">. </w:t>
        </w:r>
        <w:r w:rsidR="00B437E1">
          <w:rPr>
            <w:rFonts w:ascii="Arial" w:hAnsi="Arial" w:cs="Arial"/>
            <w:sz w:val="24"/>
            <w:szCs w:val="24"/>
          </w:rPr>
          <w:t xml:space="preserve">Hemos visto </w:t>
        </w:r>
      </w:ins>
      <w:r w:rsidR="00B437E1">
        <w:rPr>
          <w:rFonts w:ascii="Arial" w:hAnsi="Arial" w:cs="Arial"/>
          <w:sz w:val="24"/>
          <w:szCs w:val="24"/>
        </w:rPr>
        <w:t xml:space="preserve">que </w:t>
      </w:r>
      <w:del w:id="1823" w:author="Eugenia Arce Londoño" w:date="2015-10-01T08:28:00Z">
        <w:r w:rsidRPr="00A261C8">
          <w:rPr>
            <w:rFonts w:ascii="Arial" w:hAnsi="Arial" w:cs="Arial"/>
            <w:sz w:val="24"/>
            <w:szCs w:val="24"/>
          </w:rPr>
          <w:delText>acompañan la forma como se clasifican los sistemas políticos. La</w:delText>
        </w:r>
      </w:del>
      <w:ins w:id="1824" w:author="Eugenia Arce Londoño" w:date="2015-10-01T08:28:00Z">
        <w:r w:rsidR="00B437E1">
          <w:rPr>
            <w:rFonts w:ascii="Arial" w:hAnsi="Arial" w:cs="Arial"/>
            <w:sz w:val="24"/>
            <w:szCs w:val="24"/>
          </w:rPr>
          <w:t>l</w:t>
        </w:r>
        <w:r w:rsidRPr="00B437E1">
          <w:rPr>
            <w:rFonts w:ascii="Arial" w:hAnsi="Arial" w:cs="Arial"/>
            <w:sz w:val="24"/>
            <w:szCs w:val="24"/>
          </w:rPr>
          <w:t>a</w:t>
        </w:r>
      </w:ins>
      <w:r w:rsidRPr="00B437E1">
        <w:rPr>
          <w:rFonts w:ascii="Arial" w:hAnsi="Arial" w:cs="Arial"/>
          <w:sz w:val="24"/>
          <w:szCs w:val="24"/>
        </w:rPr>
        <w:t xml:space="preserve"> </w:t>
      </w:r>
      <w:r w:rsidRPr="00B437E1">
        <w:rPr>
          <w:rFonts w:ascii="Arial" w:hAnsi="Arial"/>
          <w:sz w:val="24"/>
          <w:rPrChange w:id="1825" w:author="Eugenia Arce Londoño" w:date="2015-10-01T08:28:00Z">
            <w:rPr>
              <w:rFonts w:ascii="Arial" w:hAnsi="Arial"/>
              <w:b/>
              <w:sz w:val="24"/>
            </w:rPr>
          </w:rPrChange>
        </w:rPr>
        <w:t xml:space="preserve">soberanía popular y el gobierno consensuado son las respuestas </w:t>
      </w:r>
      <w:del w:id="1826" w:author="Eugenia Arce Londoño" w:date="2015-10-01T08:28:00Z">
        <w:r w:rsidRPr="00A261C8">
          <w:rPr>
            <w:rFonts w:ascii="Arial" w:hAnsi="Arial" w:cs="Arial"/>
            <w:b/>
            <w:sz w:val="24"/>
            <w:szCs w:val="24"/>
          </w:rPr>
          <w:delText xml:space="preserve">de </w:delText>
        </w:r>
      </w:del>
      <w:ins w:id="1827" w:author="Eugenia Arce Londoño" w:date="2015-10-01T08:28:00Z">
        <w:r w:rsidR="00B437E1">
          <w:rPr>
            <w:rFonts w:ascii="Arial" w:hAnsi="Arial" w:cs="Arial"/>
            <w:sz w:val="24"/>
            <w:szCs w:val="24"/>
          </w:rPr>
          <w:t xml:space="preserve">que plantean los </w:t>
        </w:r>
      </w:ins>
      <w:r w:rsidRPr="00B437E1">
        <w:rPr>
          <w:rFonts w:ascii="Arial" w:hAnsi="Arial"/>
          <w:sz w:val="24"/>
          <w:rPrChange w:id="1828" w:author="Eugenia Arce Londoño" w:date="2015-10-01T08:28:00Z">
            <w:rPr>
              <w:rFonts w:ascii="Arial" w:hAnsi="Arial"/>
              <w:b/>
              <w:sz w:val="24"/>
            </w:rPr>
          </w:rPrChange>
        </w:rPr>
        <w:t>sistemas políticos democráticos</w:t>
      </w:r>
      <w:r w:rsidRPr="00B437E1">
        <w:rPr>
          <w:rFonts w:ascii="Arial" w:hAnsi="Arial" w:cs="Arial"/>
          <w:sz w:val="24"/>
          <w:szCs w:val="24"/>
        </w:rPr>
        <w:t>. Obviame</w:t>
      </w:r>
      <w:r w:rsidR="00B437E1">
        <w:rPr>
          <w:rFonts w:ascii="Arial" w:hAnsi="Arial" w:cs="Arial"/>
          <w:sz w:val="24"/>
          <w:szCs w:val="24"/>
        </w:rPr>
        <w:t xml:space="preserve">nte, con los límites que </w:t>
      </w:r>
      <w:del w:id="1829" w:author="Eugenia Arce Londoño" w:date="2015-10-01T08:28:00Z">
        <w:r w:rsidRPr="00A261C8">
          <w:rPr>
            <w:rFonts w:ascii="Arial" w:hAnsi="Arial" w:cs="Arial"/>
            <w:sz w:val="24"/>
            <w:szCs w:val="24"/>
          </w:rPr>
          <w:delText>imponen</w:delText>
        </w:r>
      </w:del>
      <w:ins w:id="1830" w:author="Eugenia Arce Londoño" w:date="2015-10-01T08:28:00Z">
        <w:r w:rsidR="00B437E1">
          <w:rPr>
            <w:rFonts w:ascii="Arial" w:hAnsi="Arial" w:cs="Arial"/>
            <w:sz w:val="24"/>
            <w:szCs w:val="24"/>
          </w:rPr>
          <w:t>impone</w:t>
        </w:r>
      </w:ins>
      <w:r w:rsidRPr="00B437E1">
        <w:rPr>
          <w:rFonts w:ascii="Arial" w:hAnsi="Arial" w:cs="Arial"/>
          <w:sz w:val="24"/>
          <w:szCs w:val="24"/>
        </w:rPr>
        <w:t xml:space="preserve"> la ideología</w:t>
      </w:r>
      <w:r w:rsidRPr="00A261C8">
        <w:rPr>
          <w:rFonts w:ascii="Arial" w:hAnsi="Arial" w:cs="Arial"/>
          <w:sz w:val="24"/>
          <w:szCs w:val="24"/>
        </w:rPr>
        <w:t xml:space="preserve"> liberal en relación con la garantía de los derechos humanos para que la dignidad sea una realidad. </w:t>
      </w:r>
      <w:del w:id="1831" w:author="Eugenia Arce Londoño" w:date="2015-10-01T08:28:00Z">
        <w:r w:rsidRPr="00A261C8">
          <w:rPr>
            <w:rFonts w:ascii="Arial" w:hAnsi="Arial" w:cs="Arial"/>
            <w:sz w:val="24"/>
            <w:szCs w:val="24"/>
          </w:rPr>
          <w:delText xml:space="preserve">Los </w:delText>
        </w:r>
        <w:r w:rsidR="00E303BF" w:rsidRPr="00A261C8">
          <w:rPr>
            <w:rFonts w:ascii="Arial" w:hAnsi="Arial" w:cs="Arial"/>
            <w:b/>
            <w:sz w:val="24"/>
            <w:szCs w:val="24"/>
          </w:rPr>
          <w:delText>SISTEMAS NO DEMOCRÁTICOS</w:delText>
        </w:r>
      </w:del>
      <w:ins w:id="1832" w:author="Eugenia Arce Londoño" w:date="2015-10-01T08:28:00Z">
        <w:r w:rsidR="00B437E1">
          <w:rPr>
            <w:rFonts w:ascii="Arial" w:hAnsi="Arial" w:cs="Arial"/>
            <w:sz w:val="24"/>
            <w:szCs w:val="24"/>
          </w:rPr>
          <w:t>Sin embargo, en la vida de las sociedades aparecen también l</w:t>
        </w:r>
        <w:r w:rsidRPr="00A261C8">
          <w:rPr>
            <w:rFonts w:ascii="Arial" w:hAnsi="Arial" w:cs="Arial"/>
            <w:sz w:val="24"/>
            <w:szCs w:val="24"/>
          </w:rPr>
          <w:t xml:space="preserve">os </w:t>
        </w:r>
        <w:r w:rsidR="00B437E1" w:rsidRPr="00A261C8">
          <w:rPr>
            <w:rFonts w:ascii="Arial" w:hAnsi="Arial" w:cs="Arial"/>
            <w:b/>
            <w:sz w:val="24"/>
            <w:szCs w:val="24"/>
          </w:rPr>
          <w:t>sistemas no democráticos</w:t>
        </w:r>
      </w:ins>
      <w:r w:rsidR="00B437E1" w:rsidRPr="00A261C8">
        <w:rPr>
          <w:rFonts w:ascii="Arial" w:hAnsi="Arial" w:cs="Arial"/>
          <w:sz w:val="24"/>
          <w:szCs w:val="24"/>
        </w:rPr>
        <w:t xml:space="preserve">, llamados </w:t>
      </w:r>
      <w:del w:id="1833" w:author="Eugenia Arce Londoño" w:date="2015-10-01T08:28:00Z">
        <w:r w:rsidR="00E303BF" w:rsidRPr="00A261C8">
          <w:rPr>
            <w:rFonts w:ascii="Arial" w:hAnsi="Arial" w:cs="Arial"/>
            <w:b/>
            <w:sz w:val="24"/>
            <w:szCs w:val="24"/>
          </w:rPr>
          <w:delText>AUTOCRÁTICOS</w:delText>
        </w:r>
        <w:r w:rsidRPr="00A261C8">
          <w:rPr>
            <w:rFonts w:ascii="Arial" w:hAnsi="Arial" w:cs="Arial"/>
            <w:sz w:val="24"/>
            <w:szCs w:val="24"/>
          </w:rPr>
          <w:delText>,</w:delText>
        </w:r>
      </w:del>
      <w:ins w:id="1834" w:author="Eugenia Arce Londoño" w:date="2015-10-01T08:28:00Z">
        <w:r w:rsidR="00B437E1" w:rsidRPr="00A261C8">
          <w:rPr>
            <w:rFonts w:ascii="Arial" w:hAnsi="Arial" w:cs="Arial"/>
            <w:b/>
            <w:sz w:val="24"/>
            <w:szCs w:val="24"/>
          </w:rPr>
          <w:t>autocráticos</w:t>
        </w:r>
        <w:r w:rsidR="00B437E1" w:rsidRPr="00A261C8">
          <w:rPr>
            <w:rFonts w:ascii="Arial" w:hAnsi="Arial" w:cs="Arial"/>
            <w:sz w:val="24"/>
            <w:szCs w:val="24"/>
          </w:rPr>
          <w:t xml:space="preserve">, </w:t>
        </w:r>
        <w:r w:rsidR="00B437E1">
          <w:rPr>
            <w:rFonts w:ascii="Arial" w:hAnsi="Arial" w:cs="Arial"/>
            <w:sz w:val="24"/>
            <w:szCs w:val="24"/>
          </w:rPr>
          <w:t>que</w:t>
        </w:r>
      </w:ins>
      <w:r w:rsidR="00B437E1">
        <w:rPr>
          <w:rFonts w:ascii="Arial" w:hAnsi="Arial" w:cs="Arial"/>
          <w:sz w:val="24"/>
          <w:szCs w:val="24"/>
        </w:rPr>
        <w:t xml:space="preserve"> </w:t>
      </w:r>
      <w:r w:rsidR="00B437E1" w:rsidRPr="00B437E1">
        <w:rPr>
          <w:rFonts w:ascii="Arial" w:hAnsi="Arial" w:cs="Arial"/>
          <w:sz w:val="24"/>
          <w:szCs w:val="24"/>
        </w:rPr>
        <w:t xml:space="preserve">son </w:t>
      </w:r>
      <w:r w:rsidR="00B437E1" w:rsidRPr="00B437E1">
        <w:rPr>
          <w:rFonts w:ascii="Arial" w:hAnsi="Arial"/>
          <w:sz w:val="24"/>
          <w:rPrChange w:id="1835" w:author="Eugenia Arce Londoño" w:date="2015-10-01T08:28:00Z">
            <w:rPr>
              <w:rFonts w:ascii="Arial" w:hAnsi="Arial"/>
              <w:b/>
              <w:sz w:val="24"/>
            </w:rPr>
          </w:rPrChange>
        </w:rPr>
        <w:t xml:space="preserve">aquellos en los </w:t>
      </w:r>
      <w:r w:rsidRPr="00B437E1">
        <w:rPr>
          <w:rFonts w:ascii="Arial" w:hAnsi="Arial"/>
          <w:sz w:val="24"/>
          <w:rPrChange w:id="1836" w:author="Eugenia Arce Londoño" w:date="2015-10-01T08:28:00Z">
            <w:rPr>
              <w:rFonts w:ascii="Arial" w:hAnsi="Arial"/>
              <w:b/>
              <w:sz w:val="24"/>
            </w:rPr>
          </w:rPrChange>
        </w:rPr>
        <w:t xml:space="preserve">cuales </w:t>
      </w:r>
      <w:del w:id="1837" w:author="Eugenia Arce Londoño" w:date="2015-10-01T08:28:00Z">
        <w:r w:rsidRPr="00A261C8">
          <w:rPr>
            <w:rFonts w:ascii="Arial" w:hAnsi="Arial" w:cs="Arial"/>
            <w:b/>
            <w:sz w:val="24"/>
            <w:szCs w:val="24"/>
          </w:rPr>
          <w:delText>opera</w:delText>
        </w:r>
      </w:del>
      <w:ins w:id="1838" w:author="Eugenia Arce Londoño" w:date="2015-10-01T08:28:00Z">
        <w:r w:rsidR="008B3181">
          <w:rPr>
            <w:rFonts w:ascii="Arial" w:hAnsi="Arial" w:cs="Arial"/>
            <w:sz w:val="24"/>
            <w:szCs w:val="24"/>
          </w:rPr>
          <w:t>se observa</w:t>
        </w:r>
      </w:ins>
      <w:r w:rsidRPr="00B437E1">
        <w:rPr>
          <w:rFonts w:ascii="Arial" w:hAnsi="Arial"/>
          <w:sz w:val="24"/>
          <w:rPrChange w:id="1839" w:author="Eugenia Arce Londoño" w:date="2015-10-01T08:28:00Z">
            <w:rPr>
              <w:rFonts w:ascii="Arial" w:hAnsi="Arial"/>
              <w:b/>
              <w:sz w:val="24"/>
            </w:rPr>
          </w:rPrChange>
        </w:rPr>
        <w:t xml:space="preserve"> la concentración del poder político en un individuo o grupo que ejerce la autoridad suprema en un Estado sin límites o controles por parte de diferentes instituciones o de la ciudadanía</w:t>
      </w:r>
      <w:ins w:id="1840" w:author="Eugenia Arce Londoño" w:date="2015-10-01T08:28:00Z">
        <w:r w:rsidR="008B3181">
          <w:rPr>
            <w:rFonts w:ascii="Arial" w:hAnsi="Arial" w:cs="Arial"/>
            <w:sz w:val="24"/>
            <w:szCs w:val="24"/>
          </w:rPr>
          <w:t>,</w:t>
        </w:r>
      </w:ins>
      <w:r w:rsidR="00E303BF" w:rsidRPr="00B437E1">
        <w:rPr>
          <w:rFonts w:ascii="Arial" w:hAnsi="Arial"/>
          <w:sz w:val="24"/>
          <w:rPrChange w:id="1841" w:author="Eugenia Arce Londoño" w:date="2015-10-01T08:28:00Z">
            <w:rPr>
              <w:rFonts w:ascii="Arial" w:hAnsi="Arial"/>
              <w:b/>
              <w:sz w:val="24"/>
            </w:rPr>
          </w:rPrChange>
        </w:rPr>
        <w:t xml:space="preserve"> o</w:t>
      </w:r>
      <w:r w:rsidR="008B3181">
        <w:rPr>
          <w:rFonts w:ascii="Arial" w:hAnsi="Arial"/>
          <w:sz w:val="24"/>
          <w:rPrChange w:id="1842" w:author="Eugenia Arce Londoño" w:date="2015-10-01T08:28:00Z">
            <w:rPr>
              <w:rFonts w:ascii="Arial" w:hAnsi="Arial"/>
              <w:b/>
              <w:sz w:val="24"/>
            </w:rPr>
          </w:rPrChange>
        </w:rPr>
        <w:t xml:space="preserve"> </w:t>
      </w:r>
      <w:del w:id="1843" w:author="Eugenia Arce Londoño" w:date="2015-10-01T08:28:00Z">
        <w:r w:rsidR="00E303BF" w:rsidRPr="00A261C8">
          <w:rPr>
            <w:rFonts w:ascii="Arial" w:hAnsi="Arial" w:cs="Arial"/>
            <w:b/>
            <w:sz w:val="24"/>
            <w:szCs w:val="24"/>
          </w:rPr>
          <w:delText>siendo estos formales</w:delText>
        </w:r>
      </w:del>
      <w:ins w:id="1844" w:author="Eugenia Arce Londoño" w:date="2015-10-01T08:28:00Z">
        <w:r w:rsidR="008B3181">
          <w:rPr>
            <w:rFonts w:ascii="Arial" w:hAnsi="Arial" w:cs="Arial"/>
            <w:sz w:val="24"/>
            <w:szCs w:val="24"/>
          </w:rPr>
          <w:t>con controles que se reducen a una formalidad</w:t>
        </w:r>
      </w:ins>
      <w:r w:rsidR="008B3181">
        <w:rPr>
          <w:rFonts w:ascii="Arial" w:hAnsi="Arial"/>
          <w:sz w:val="24"/>
          <w:rPrChange w:id="1845" w:author="Eugenia Arce Londoño" w:date="2015-10-01T08:28:00Z">
            <w:rPr>
              <w:rFonts w:ascii="Arial" w:hAnsi="Arial"/>
              <w:b/>
              <w:sz w:val="24"/>
            </w:rPr>
          </w:rPrChange>
        </w:rPr>
        <w:t xml:space="preserve"> y no </w:t>
      </w:r>
      <w:del w:id="1846" w:author="Eugenia Arce Londoño" w:date="2015-10-01T08:28:00Z">
        <w:r w:rsidR="00E303BF" w:rsidRPr="00A261C8">
          <w:rPr>
            <w:rFonts w:ascii="Arial" w:hAnsi="Arial" w:cs="Arial"/>
            <w:b/>
            <w:sz w:val="24"/>
            <w:szCs w:val="24"/>
          </w:rPr>
          <w:delText>reales</w:delText>
        </w:r>
        <w:r w:rsidRPr="00A261C8">
          <w:rPr>
            <w:rFonts w:ascii="Arial" w:hAnsi="Arial" w:cs="Arial"/>
            <w:sz w:val="24"/>
            <w:szCs w:val="24"/>
          </w:rPr>
          <w:delText>. De otro lado</w:delText>
        </w:r>
      </w:del>
      <w:ins w:id="1847" w:author="Eugenia Arce Londoño" w:date="2015-10-01T08:28:00Z">
        <w:r w:rsidR="008B3181">
          <w:rPr>
            <w:rFonts w:ascii="Arial" w:hAnsi="Arial" w:cs="Arial"/>
            <w:sz w:val="24"/>
            <w:szCs w:val="24"/>
          </w:rPr>
          <w:t>operan en la realidad</w:t>
        </w:r>
        <w:r w:rsidRPr="00A261C8">
          <w:rPr>
            <w:rFonts w:ascii="Arial" w:hAnsi="Arial" w:cs="Arial"/>
            <w:sz w:val="24"/>
            <w:szCs w:val="24"/>
          </w:rPr>
          <w:t xml:space="preserve">. </w:t>
        </w:r>
        <w:r w:rsidR="008B3181">
          <w:rPr>
            <w:rFonts w:ascii="Arial" w:hAnsi="Arial" w:cs="Arial"/>
            <w:sz w:val="24"/>
            <w:szCs w:val="24"/>
          </w:rPr>
          <w:t>En esos sistemas,</w:t>
        </w:r>
      </w:ins>
      <w:r w:rsidR="008B3181">
        <w:rPr>
          <w:rFonts w:ascii="Arial" w:hAnsi="Arial" w:cs="Arial"/>
          <w:sz w:val="24"/>
          <w:szCs w:val="24"/>
        </w:rPr>
        <w:t xml:space="preserve"> </w:t>
      </w:r>
      <w:r w:rsidRPr="00A261C8">
        <w:rPr>
          <w:rFonts w:ascii="Arial" w:hAnsi="Arial" w:cs="Arial"/>
          <w:sz w:val="24"/>
          <w:szCs w:val="24"/>
        </w:rPr>
        <w:t xml:space="preserve">el uso de la </w:t>
      </w:r>
      <w:r w:rsidRPr="00A261C8">
        <w:rPr>
          <w:rFonts w:ascii="Arial" w:hAnsi="Arial" w:cs="Arial"/>
          <w:b/>
          <w:sz w:val="24"/>
          <w:szCs w:val="24"/>
        </w:rPr>
        <w:t>coerción</w:t>
      </w:r>
      <w:r w:rsidRPr="00A261C8">
        <w:rPr>
          <w:rFonts w:ascii="Arial" w:hAnsi="Arial" w:cs="Arial"/>
          <w:sz w:val="24"/>
          <w:szCs w:val="24"/>
        </w:rPr>
        <w:t xml:space="preserve"> es un rasgo distintivo que se traduce generalmente en el uso de la </w:t>
      </w:r>
      <w:r w:rsidRPr="00A261C8">
        <w:rPr>
          <w:rFonts w:ascii="Arial" w:hAnsi="Arial" w:cs="Arial"/>
          <w:b/>
          <w:sz w:val="24"/>
          <w:szCs w:val="24"/>
        </w:rPr>
        <w:t>represión</w:t>
      </w:r>
      <w:r w:rsidRPr="00A261C8">
        <w:rPr>
          <w:rFonts w:ascii="Arial" w:hAnsi="Arial" w:cs="Arial"/>
          <w:sz w:val="24"/>
          <w:szCs w:val="24"/>
        </w:rPr>
        <w:t xml:space="preserve"> </w:t>
      </w:r>
      <w:del w:id="1848" w:author="Eugenia Arce Londoño" w:date="2015-10-01T08:28:00Z">
        <w:r w:rsidRPr="00A261C8">
          <w:rPr>
            <w:rFonts w:ascii="Arial" w:hAnsi="Arial" w:cs="Arial"/>
            <w:sz w:val="24"/>
            <w:szCs w:val="24"/>
          </w:rPr>
          <w:delText>al</w:delText>
        </w:r>
      </w:del>
      <w:ins w:id="1849" w:author="Eugenia Arce Londoño" w:date="2015-10-01T08:28:00Z">
        <w:r w:rsidR="008B3181">
          <w:rPr>
            <w:rFonts w:ascii="Arial" w:hAnsi="Arial" w:cs="Arial"/>
            <w:sz w:val="24"/>
            <w:szCs w:val="24"/>
          </w:rPr>
          <w:t>que se emplea para</w:t>
        </w:r>
      </w:ins>
      <w:r w:rsidRPr="00A261C8">
        <w:rPr>
          <w:rFonts w:ascii="Arial" w:hAnsi="Arial" w:cs="Arial"/>
          <w:sz w:val="24"/>
          <w:szCs w:val="24"/>
        </w:rPr>
        <w:t xml:space="preserve"> coartar por la </w:t>
      </w:r>
      <w:r w:rsidRPr="00A261C8">
        <w:rPr>
          <w:rFonts w:ascii="Arial" w:hAnsi="Arial" w:cs="Arial"/>
          <w:b/>
          <w:sz w:val="24"/>
          <w:szCs w:val="24"/>
        </w:rPr>
        <w:t>fuerza</w:t>
      </w:r>
      <w:r w:rsidRPr="00A261C8">
        <w:rPr>
          <w:rFonts w:ascii="Arial" w:hAnsi="Arial" w:cs="Arial"/>
          <w:sz w:val="24"/>
          <w:szCs w:val="24"/>
        </w:rPr>
        <w:t xml:space="preserve"> las libertades civiles y políticas, individuales y colectivas.</w:t>
      </w:r>
    </w:p>
    <w:p w14:paraId="57C489AA" w14:textId="77777777" w:rsidR="00F944EE" w:rsidRPr="00A261C8" w:rsidRDefault="00F944EE" w:rsidP="00F944EE">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766"/>
      </w:tblGrid>
      <w:tr w:rsidR="00DB526C" w:rsidRPr="00A261C8" w14:paraId="2B3890AF" w14:textId="77777777" w:rsidTr="00A558DC">
        <w:trPr>
          <w:trHeight w:val="224"/>
          <w:jc w:val="center"/>
        </w:trPr>
        <w:tc>
          <w:tcPr>
            <w:tcW w:w="6551" w:type="dxa"/>
            <w:gridSpan w:val="2"/>
            <w:shd w:val="clear" w:color="auto" w:fill="0D0D0D"/>
          </w:tcPr>
          <w:p w14:paraId="7599E023" w14:textId="77777777" w:rsidR="00A558DC" w:rsidRPr="00A261C8" w:rsidRDefault="00A558DC"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5C3D18E" w14:textId="77777777" w:rsidTr="00A558DC">
        <w:trPr>
          <w:trHeight w:val="215"/>
          <w:jc w:val="center"/>
        </w:trPr>
        <w:tc>
          <w:tcPr>
            <w:tcW w:w="2092" w:type="dxa"/>
          </w:tcPr>
          <w:p w14:paraId="341347B1" w14:textId="77777777" w:rsidR="00A558DC" w:rsidRPr="00A261C8" w:rsidRDefault="00A558DC"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62B21B07" w14:textId="7DCFDE48" w:rsidR="00A558DC" w:rsidRPr="00A261C8" w:rsidRDefault="00A558DC"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CS_G07_01_IMG29</w:t>
            </w:r>
          </w:p>
        </w:tc>
      </w:tr>
      <w:tr w:rsidR="00DB526C" w:rsidRPr="00A261C8" w14:paraId="289022C2" w14:textId="77777777" w:rsidTr="00A558DC">
        <w:trPr>
          <w:trHeight w:val="215"/>
          <w:jc w:val="center"/>
        </w:trPr>
        <w:tc>
          <w:tcPr>
            <w:tcW w:w="2092" w:type="dxa"/>
          </w:tcPr>
          <w:p w14:paraId="244B11A6" w14:textId="77777777" w:rsidR="00A558DC" w:rsidRPr="00A261C8" w:rsidRDefault="00A558DC"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6EF0D7B5" w14:textId="3690574A" w:rsidR="00A558DC" w:rsidRPr="00A261C8" w:rsidRDefault="008B3181" w:rsidP="00A558DC">
            <w:pPr>
              <w:spacing w:line="276" w:lineRule="auto"/>
              <w:jc w:val="both"/>
              <w:rPr>
                <w:rFonts w:ascii="Arial" w:eastAsia="Cambria" w:hAnsi="Arial" w:cs="Arial"/>
                <w:sz w:val="24"/>
                <w:szCs w:val="24"/>
              </w:rPr>
            </w:pPr>
            <w:r>
              <w:rPr>
                <w:rFonts w:ascii="Arial" w:hAnsi="Arial" w:cs="Arial"/>
                <w:sz w:val="24"/>
                <w:szCs w:val="24"/>
              </w:rPr>
              <w:t xml:space="preserve">Sistemas </w:t>
            </w:r>
            <w:del w:id="1850" w:author="Eugenia Arce Londoño" w:date="2015-10-01T08:28:00Z">
              <w:r w:rsidR="00A558DC" w:rsidRPr="00A261C8">
                <w:rPr>
                  <w:rFonts w:ascii="Arial" w:hAnsi="Arial" w:cs="Arial"/>
                  <w:sz w:val="24"/>
                  <w:szCs w:val="24"/>
                </w:rPr>
                <w:delText>Políticos Autocráticos</w:delText>
              </w:r>
            </w:del>
            <w:ins w:id="1851" w:author="Eugenia Arce Londoño" w:date="2015-10-01T08:28:00Z">
              <w:r>
                <w:rPr>
                  <w:rFonts w:ascii="Arial" w:hAnsi="Arial" w:cs="Arial"/>
                  <w:sz w:val="24"/>
                  <w:szCs w:val="24"/>
                </w:rPr>
                <w:t>políticos a</w:t>
              </w:r>
              <w:r w:rsidR="00A558DC" w:rsidRPr="00A261C8">
                <w:rPr>
                  <w:rFonts w:ascii="Arial" w:hAnsi="Arial" w:cs="Arial"/>
                  <w:sz w:val="24"/>
                  <w:szCs w:val="24"/>
                </w:rPr>
                <w:t>utocráticos</w:t>
              </w:r>
            </w:ins>
            <w:r w:rsidR="00A558DC" w:rsidRPr="00A261C8">
              <w:rPr>
                <w:rFonts w:ascii="Arial" w:eastAsia="Cambria" w:hAnsi="Arial" w:cs="Arial"/>
                <w:sz w:val="24"/>
                <w:szCs w:val="24"/>
              </w:rPr>
              <w:t>.</w:t>
            </w:r>
          </w:p>
        </w:tc>
      </w:tr>
      <w:tr w:rsidR="00DB526C" w:rsidRPr="00A261C8" w14:paraId="39B398E4" w14:textId="77777777" w:rsidTr="00A558DC">
        <w:trPr>
          <w:trHeight w:val="2688"/>
          <w:jc w:val="center"/>
        </w:trPr>
        <w:tc>
          <w:tcPr>
            <w:tcW w:w="2092" w:type="dxa"/>
          </w:tcPr>
          <w:p w14:paraId="3C922473" w14:textId="77777777" w:rsidR="00A558DC" w:rsidRPr="00A261C8" w:rsidRDefault="00A558DC" w:rsidP="00A558DC">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39"/>
            </w:r>
            <w:r w:rsidRPr="00A261C8">
              <w:rPr>
                <w:rFonts w:ascii="Arial" w:eastAsia="Cambria" w:hAnsi="Arial" w:cs="Arial"/>
                <w:b/>
                <w:sz w:val="24"/>
                <w:szCs w:val="24"/>
              </w:rPr>
              <w:t>)</w:t>
            </w:r>
          </w:p>
        </w:tc>
        <w:tc>
          <w:tcPr>
            <w:tcW w:w="4459" w:type="dxa"/>
          </w:tcPr>
          <w:p w14:paraId="4D8D1D8D" w14:textId="424B51CB" w:rsidR="00A558DC" w:rsidRPr="00A261C8" w:rsidRDefault="00A558DC"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E089B38" wp14:editId="6A3584F4">
                  <wp:extent cx="3519450" cy="2634018"/>
                  <wp:effectExtent l="0" t="0" r="5080" b="0"/>
                  <wp:docPr id="9" name="Imagen 9" descr="http://static0.planetasaber.com/encyclopedia/Data/Imagenes/FOTOS/000GL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GLT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2137" cy="2636029"/>
                          </a:xfrm>
                          <a:prstGeom prst="rect">
                            <a:avLst/>
                          </a:prstGeom>
                          <a:noFill/>
                          <a:ln>
                            <a:noFill/>
                          </a:ln>
                        </pic:spPr>
                      </pic:pic>
                    </a:graphicData>
                  </a:graphic>
                </wp:inline>
              </w:drawing>
            </w:r>
          </w:p>
        </w:tc>
      </w:tr>
      <w:tr w:rsidR="00A558DC" w:rsidRPr="00A261C8" w14:paraId="63EA6848" w14:textId="77777777" w:rsidTr="00A558DC">
        <w:trPr>
          <w:trHeight w:val="134"/>
          <w:jc w:val="center"/>
        </w:trPr>
        <w:tc>
          <w:tcPr>
            <w:tcW w:w="2092" w:type="dxa"/>
          </w:tcPr>
          <w:p w14:paraId="39FD4788" w14:textId="77777777" w:rsidR="00A558DC" w:rsidRPr="00A261C8" w:rsidRDefault="00A558DC"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4AE0B0A" w14:textId="5A717D8F" w:rsidR="00A558DC" w:rsidRPr="00A261C8" w:rsidRDefault="00A558DC" w:rsidP="00A558DC">
            <w:pPr>
              <w:spacing w:line="276" w:lineRule="auto"/>
              <w:jc w:val="both"/>
              <w:rPr>
                <w:rFonts w:ascii="Arial" w:hAnsi="Arial" w:cs="Arial"/>
                <w:sz w:val="24"/>
                <w:szCs w:val="24"/>
              </w:rPr>
            </w:pPr>
            <w:r w:rsidRPr="00A261C8">
              <w:rPr>
                <w:rFonts w:ascii="Arial" w:eastAsia="Cambria" w:hAnsi="Arial" w:cs="Arial"/>
                <w:sz w:val="24"/>
                <w:szCs w:val="24"/>
              </w:rPr>
              <w:t>Ramón Serrano Súñer, Francisco Franco y Benito Mussolini durante la cumbre hispano-italiana, celebrada el 12 de febrero de 1941 en Bordighera (Italia). El encuentro entre ambos dictadores tuvo como objetivo debat</w:t>
            </w:r>
            <w:r w:rsidR="008B3181">
              <w:rPr>
                <w:rFonts w:ascii="Arial" w:eastAsia="Cambria" w:hAnsi="Arial" w:cs="Arial"/>
                <w:sz w:val="24"/>
                <w:szCs w:val="24"/>
              </w:rPr>
              <w:t xml:space="preserve">ir la entrada de España en la </w:t>
            </w:r>
            <w:del w:id="1852" w:author="Eugenia Arce Londoño" w:date="2015-10-01T08:28:00Z">
              <w:r w:rsidRPr="00A261C8">
                <w:rPr>
                  <w:rFonts w:ascii="Arial" w:eastAsia="Cambria" w:hAnsi="Arial" w:cs="Arial"/>
                  <w:sz w:val="24"/>
                  <w:szCs w:val="24"/>
                </w:rPr>
                <w:delText>II</w:delText>
              </w:r>
            </w:del>
            <w:ins w:id="1853" w:author="Eugenia Arce Londoño" w:date="2015-10-01T08:28:00Z">
              <w:r w:rsidR="008B3181">
                <w:rPr>
                  <w:rFonts w:ascii="Arial" w:eastAsia="Cambria" w:hAnsi="Arial" w:cs="Arial"/>
                  <w:sz w:val="24"/>
                  <w:szCs w:val="24"/>
                </w:rPr>
                <w:t>Segunda</w:t>
              </w:r>
            </w:ins>
            <w:r w:rsidRPr="00A261C8">
              <w:rPr>
                <w:rFonts w:ascii="Arial" w:eastAsia="Cambria" w:hAnsi="Arial" w:cs="Arial"/>
                <w:sz w:val="24"/>
                <w:szCs w:val="24"/>
              </w:rPr>
              <w:t xml:space="preserve"> Guerra Mundial.</w:t>
            </w:r>
          </w:p>
        </w:tc>
      </w:tr>
    </w:tbl>
    <w:p w14:paraId="223A6D2B" w14:textId="77777777" w:rsidR="00A558DC" w:rsidRPr="00A261C8" w:rsidRDefault="00A558DC" w:rsidP="00F944EE">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37F61BAF" w14:textId="77777777" w:rsidTr="00BB56BF">
        <w:trPr>
          <w:jc w:val="center"/>
        </w:trPr>
        <w:tc>
          <w:tcPr>
            <w:tcW w:w="8222" w:type="dxa"/>
            <w:gridSpan w:val="2"/>
            <w:shd w:val="clear" w:color="auto" w:fill="000000"/>
          </w:tcPr>
          <w:p w14:paraId="48531FC1"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B64A1" w:rsidRPr="00A261C8" w14:paraId="3F60FC05" w14:textId="77777777" w:rsidTr="00BB56BF">
        <w:trPr>
          <w:jc w:val="center"/>
        </w:trPr>
        <w:tc>
          <w:tcPr>
            <w:tcW w:w="2268" w:type="dxa"/>
          </w:tcPr>
          <w:p w14:paraId="7790E9FA"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69FE1866" w14:textId="37852A40"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“Cuando los mayores entre nosotros vacilen, la juventud se pondrá firme y se mantendrá hasta que sus cuerpos se corrompan. Solo luego, si nosotros en el partido con nuestra más dócil diligencia llegamos a ser la más alta encarnación del pensamiento nacionalsocialista entonces el partido se materializará como un eterno e indestructible</w:t>
            </w:r>
            <w:r w:rsidR="008B3181">
              <w:rPr>
                <w:rFonts w:ascii="Arial" w:eastAsia="Cambria" w:hAnsi="Arial" w:cs="Arial"/>
                <w:sz w:val="24"/>
                <w:szCs w:val="24"/>
              </w:rPr>
              <w:t xml:space="preserve"> pilar del pueblo alemán y del </w:t>
            </w:r>
            <w:del w:id="1854" w:author="Eugenia Arce Londoño" w:date="2015-10-01T08:28:00Z">
              <w:r w:rsidRPr="00A261C8">
                <w:rPr>
                  <w:rFonts w:ascii="Arial" w:eastAsia="Cambria" w:hAnsi="Arial" w:cs="Arial"/>
                  <w:sz w:val="24"/>
                  <w:szCs w:val="24"/>
                </w:rPr>
                <w:delText>imperio</w:delText>
              </w:r>
            </w:del>
            <w:ins w:id="1855" w:author="Eugenia Arce Londoño" w:date="2015-10-01T08:28:00Z">
              <w:r w:rsidR="008B3181">
                <w:rPr>
                  <w:rFonts w:ascii="Arial" w:eastAsia="Cambria" w:hAnsi="Arial" w:cs="Arial"/>
                  <w:sz w:val="24"/>
                  <w:szCs w:val="24"/>
                </w:rPr>
                <w:t>I</w:t>
              </w:r>
              <w:r w:rsidRPr="00A261C8">
                <w:rPr>
                  <w:rFonts w:ascii="Arial" w:eastAsia="Cambria" w:hAnsi="Arial" w:cs="Arial"/>
                  <w:sz w:val="24"/>
                  <w:szCs w:val="24"/>
                </w:rPr>
                <w:t>mperio</w:t>
              </w:r>
            </w:ins>
            <w:r w:rsidRPr="00A261C8">
              <w:rPr>
                <w:rFonts w:ascii="Arial" w:eastAsia="Cambria" w:hAnsi="Arial" w:cs="Arial"/>
                <w:sz w:val="24"/>
                <w:szCs w:val="24"/>
              </w:rPr>
              <w:t>. Entonces nuestro glorioso y admirable ejército veterano, orgulloso, portador del estan</w:t>
            </w:r>
            <w:r w:rsidR="008B3181">
              <w:rPr>
                <w:rFonts w:ascii="Arial" w:eastAsia="Cambria" w:hAnsi="Arial" w:cs="Arial"/>
                <w:sz w:val="24"/>
                <w:szCs w:val="24"/>
              </w:rPr>
              <w:t xml:space="preserve">darte de nuestro pueblo que </w:t>
            </w:r>
            <w:del w:id="1856" w:author="Eugenia Arce Londoño" w:date="2015-10-01T08:28:00Z">
              <w:r w:rsidRPr="00A261C8">
                <w:rPr>
                  <w:rFonts w:ascii="Arial" w:eastAsia="Cambria" w:hAnsi="Arial" w:cs="Arial"/>
                  <w:sz w:val="24"/>
                  <w:szCs w:val="24"/>
                </w:rPr>
                <w:delText>esta</w:delText>
              </w:r>
            </w:del>
            <w:ins w:id="1857" w:author="Eugenia Arce Londoño" w:date="2015-10-01T08:28:00Z">
              <w:r w:rsidR="008B3181">
                <w:rPr>
                  <w:rFonts w:ascii="Arial" w:eastAsia="Cambria" w:hAnsi="Arial" w:cs="Arial"/>
                  <w:sz w:val="24"/>
                  <w:szCs w:val="24"/>
                </w:rPr>
                <w:t>está</w:t>
              </w:r>
            </w:ins>
            <w:r w:rsidRPr="00A261C8">
              <w:rPr>
                <w:rFonts w:ascii="Arial" w:eastAsia="Cambria" w:hAnsi="Arial" w:cs="Arial"/>
                <w:sz w:val="24"/>
                <w:szCs w:val="24"/>
              </w:rPr>
              <w:t xml:space="preserve"> igualmente dispuesto a la tradición</w:t>
            </w:r>
            <w:ins w:id="1858" w:author="Eugenia Arce Londoño" w:date="2015-10-01T08:28:00Z">
              <w:r w:rsidR="008B3181">
                <w:rPr>
                  <w:rFonts w:ascii="Arial" w:eastAsia="Cambria" w:hAnsi="Arial" w:cs="Arial"/>
                  <w:sz w:val="24"/>
                  <w:szCs w:val="24"/>
                </w:rPr>
                <w:t>,</w:t>
              </w:r>
            </w:ins>
            <w:r w:rsidRPr="00A261C8">
              <w:rPr>
                <w:rFonts w:ascii="Arial" w:eastAsia="Cambria" w:hAnsi="Arial" w:cs="Arial"/>
                <w:sz w:val="24"/>
                <w:szCs w:val="24"/>
              </w:rPr>
              <w:t xml:space="preserve"> defenderá el liderazgo político y al partido. Y entonces estas dos instituciones por igual moldearan el hombre alemán y, po</w:t>
            </w:r>
            <w:r w:rsidR="008B3181">
              <w:rPr>
                <w:rFonts w:ascii="Arial" w:eastAsia="Cambria" w:hAnsi="Arial" w:cs="Arial"/>
                <w:sz w:val="24"/>
                <w:szCs w:val="24"/>
              </w:rPr>
              <w:t xml:space="preserve">r ende, lo fortalecerá y </w:t>
            </w:r>
            <w:del w:id="1859" w:author="Eugenia Arce Londoño" w:date="2015-10-01T08:28:00Z">
              <w:r w:rsidRPr="00A261C8">
                <w:rPr>
                  <w:rFonts w:ascii="Arial" w:eastAsia="Cambria" w:hAnsi="Arial" w:cs="Arial"/>
                  <w:sz w:val="24"/>
                  <w:szCs w:val="24"/>
                </w:rPr>
                <w:delText>cargara</w:delText>
              </w:r>
            </w:del>
            <w:ins w:id="1860" w:author="Eugenia Arce Londoño" w:date="2015-10-01T08:28:00Z">
              <w:r w:rsidR="008B3181">
                <w:rPr>
                  <w:rFonts w:ascii="Arial" w:eastAsia="Cambria" w:hAnsi="Arial" w:cs="Arial"/>
                  <w:sz w:val="24"/>
                  <w:szCs w:val="24"/>
                </w:rPr>
                <w:t>cargará</w:t>
              </w:r>
            </w:ins>
            <w:r w:rsidR="008B3181">
              <w:rPr>
                <w:rFonts w:ascii="Arial" w:eastAsia="Cambria" w:hAnsi="Arial" w:cs="Arial"/>
                <w:sz w:val="24"/>
                <w:szCs w:val="24"/>
              </w:rPr>
              <w:t xml:space="preserve"> sobre sus hombros el </w:t>
            </w:r>
            <w:del w:id="1861" w:author="Eugenia Arce Londoño" w:date="2015-10-01T08:28:00Z">
              <w:r w:rsidRPr="00A261C8">
                <w:rPr>
                  <w:rFonts w:ascii="Arial" w:eastAsia="Cambria" w:hAnsi="Arial" w:cs="Arial"/>
                  <w:sz w:val="24"/>
                  <w:szCs w:val="24"/>
                </w:rPr>
                <w:delText>estado</w:delText>
              </w:r>
            </w:del>
            <w:ins w:id="1862" w:author="Eugenia Arce Londoño" w:date="2015-10-01T08:28:00Z">
              <w:r w:rsidR="008B3181">
                <w:rPr>
                  <w:rFonts w:ascii="Arial" w:eastAsia="Cambria" w:hAnsi="Arial" w:cs="Arial"/>
                  <w:sz w:val="24"/>
                  <w:szCs w:val="24"/>
                </w:rPr>
                <w:t>Estado</w:t>
              </w:r>
            </w:ins>
            <w:r w:rsidR="008B3181">
              <w:rPr>
                <w:rFonts w:ascii="Arial" w:eastAsia="Cambria" w:hAnsi="Arial" w:cs="Arial"/>
                <w:sz w:val="24"/>
                <w:szCs w:val="24"/>
              </w:rPr>
              <w:t xml:space="preserve"> alemán, el </w:t>
            </w:r>
            <w:del w:id="1863" w:author="Eugenia Arce Londoño" w:date="2015-10-01T08:28:00Z">
              <w:r w:rsidRPr="00A261C8">
                <w:rPr>
                  <w:rFonts w:ascii="Arial" w:eastAsia="Cambria" w:hAnsi="Arial" w:cs="Arial"/>
                  <w:sz w:val="24"/>
                  <w:szCs w:val="24"/>
                </w:rPr>
                <w:delText>imperio</w:delText>
              </w:r>
            </w:del>
            <w:ins w:id="1864" w:author="Eugenia Arce Londoño" w:date="2015-10-01T08:28:00Z">
              <w:r w:rsidR="008B3181">
                <w:rPr>
                  <w:rFonts w:ascii="Arial" w:eastAsia="Cambria" w:hAnsi="Arial" w:cs="Arial"/>
                  <w:sz w:val="24"/>
                  <w:szCs w:val="24"/>
                </w:rPr>
                <w:t>I</w:t>
              </w:r>
              <w:r w:rsidRPr="00A261C8">
                <w:rPr>
                  <w:rFonts w:ascii="Arial" w:eastAsia="Cambria" w:hAnsi="Arial" w:cs="Arial"/>
                  <w:sz w:val="24"/>
                  <w:szCs w:val="24"/>
                </w:rPr>
                <w:t>mperio</w:t>
              </w:r>
            </w:ins>
            <w:r w:rsidRPr="00A261C8">
              <w:rPr>
                <w:rFonts w:ascii="Arial" w:eastAsia="Cambria" w:hAnsi="Arial" w:cs="Arial"/>
                <w:sz w:val="24"/>
                <w:szCs w:val="24"/>
              </w:rPr>
              <w:t xml:space="preserve"> alemán. A estas horas, decenas de miles de nuestros </w:t>
            </w:r>
            <w:r w:rsidRPr="00A261C8">
              <w:rPr>
                <w:rFonts w:ascii="Arial" w:eastAsia="Cambria" w:hAnsi="Arial" w:cs="Arial"/>
                <w:sz w:val="24"/>
                <w:szCs w:val="24"/>
              </w:rPr>
              <w:lastRenderedPageBreak/>
              <w:t>camaradas del partido están partiendo ya de la ciudad mientras muchos de ellos reviven en sus memorias la concentración</w:t>
            </w:r>
            <w:ins w:id="1865" w:author="Eugenia Arce Londoño" w:date="2015-10-01T08:28:00Z">
              <w:r w:rsidR="008B3181">
                <w:rPr>
                  <w:rFonts w:ascii="Arial" w:eastAsia="Cambria" w:hAnsi="Arial" w:cs="Arial"/>
                  <w:sz w:val="24"/>
                  <w:szCs w:val="24"/>
                </w:rPr>
                <w:t>;</w:t>
              </w:r>
            </w:ins>
            <w:r w:rsidRPr="00A261C8">
              <w:rPr>
                <w:rFonts w:ascii="Arial" w:eastAsia="Cambria" w:hAnsi="Arial" w:cs="Arial"/>
                <w:sz w:val="24"/>
                <w:szCs w:val="24"/>
              </w:rPr>
              <w:t xml:space="preserve"> a pesar de todo otros ya planean la siguiente revista. Y otra vez el pueblo</w:t>
            </w:r>
            <w:r w:rsidR="008B3181">
              <w:rPr>
                <w:rFonts w:ascii="Arial" w:eastAsia="Cambria" w:hAnsi="Arial" w:cs="Arial"/>
                <w:sz w:val="24"/>
                <w:szCs w:val="24"/>
              </w:rPr>
              <w:t xml:space="preserve"> vendrá y acudirá y se </w:t>
            </w:r>
            <w:del w:id="1866" w:author="Eugenia Arce Londoño" w:date="2015-10-01T08:28:00Z">
              <w:r w:rsidRPr="00A261C8">
                <w:rPr>
                  <w:rFonts w:ascii="Arial" w:eastAsia="Cambria" w:hAnsi="Arial" w:cs="Arial"/>
                  <w:sz w:val="24"/>
                  <w:szCs w:val="24"/>
                </w:rPr>
                <w:delText>fascinara</w:delText>
              </w:r>
            </w:del>
            <w:ins w:id="1867" w:author="Eugenia Arce Londoño" w:date="2015-10-01T08:28:00Z">
              <w:r w:rsidR="008B3181">
                <w:rPr>
                  <w:rFonts w:ascii="Arial" w:eastAsia="Cambria" w:hAnsi="Arial" w:cs="Arial"/>
                  <w:sz w:val="24"/>
                  <w:szCs w:val="24"/>
                </w:rPr>
                <w:t>fascinará</w:t>
              </w:r>
            </w:ins>
            <w:r w:rsidR="008B3181">
              <w:rPr>
                <w:rFonts w:ascii="Arial" w:eastAsia="Cambria" w:hAnsi="Arial" w:cs="Arial"/>
                <w:sz w:val="24"/>
                <w:szCs w:val="24"/>
              </w:rPr>
              <w:t xml:space="preserve"> nuevamente y dichoso</w:t>
            </w:r>
            <w:ins w:id="1868" w:author="Eugenia Arce Londoño" w:date="2015-10-01T08:28:00Z">
              <w:r w:rsidR="008B3181">
                <w:rPr>
                  <w:rFonts w:ascii="Arial" w:eastAsia="Cambria" w:hAnsi="Arial" w:cs="Arial"/>
                  <w:sz w:val="24"/>
                  <w:szCs w:val="24"/>
                </w:rPr>
                <w:t>,</w:t>
              </w:r>
            </w:ins>
            <w:r w:rsidR="008B3181">
              <w:rPr>
                <w:rFonts w:ascii="Arial" w:eastAsia="Cambria" w:hAnsi="Arial" w:cs="Arial"/>
                <w:sz w:val="24"/>
                <w:szCs w:val="24"/>
              </w:rPr>
              <w:t xml:space="preserve"> y</w:t>
            </w:r>
            <w:r w:rsidRPr="00A261C8">
              <w:rPr>
                <w:rFonts w:ascii="Arial" w:eastAsia="Cambria" w:hAnsi="Arial" w:cs="Arial"/>
                <w:sz w:val="24"/>
                <w:szCs w:val="24"/>
              </w:rPr>
              <w:t xml:space="preserve"> se </w:t>
            </w:r>
            <w:del w:id="1869" w:author="Eugenia Arce Londoño" w:date="2015-10-01T08:28:00Z">
              <w:r w:rsidRPr="00A261C8">
                <w:rPr>
                  <w:rFonts w:ascii="Arial" w:eastAsia="Cambria" w:hAnsi="Arial" w:cs="Arial"/>
                  <w:sz w:val="24"/>
                  <w:szCs w:val="24"/>
                </w:rPr>
                <w:delText>motivara</w:delText>
              </w:r>
            </w:del>
            <w:ins w:id="1870" w:author="Eugenia Arce Londoño" w:date="2015-10-01T08:28:00Z">
              <w:r w:rsidRPr="00A261C8">
                <w:rPr>
                  <w:rFonts w:ascii="Arial" w:eastAsia="Cambria" w:hAnsi="Arial" w:cs="Arial"/>
                  <w:sz w:val="24"/>
                  <w:szCs w:val="24"/>
                </w:rPr>
                <w:t>mot</w:t>
              </w:r>
              <w:r w:rsidR="008B3181">
                <w:rPr>
                  <w:rFonts w:ascii="Arial" w:eastAsia="Cambria" w:hAnsi="Arial" w:cs="Arial"/>
                  <w:sz w:val="24"/>
                  <w:szCs w:val="24"/>
                </w:rPr>
                <w:t>ivará</w:t>
              </w:r>
            </w:ins>
            <w:r w:rsidRPr="00A261C8">
              <w:rPr>
                <w:rFonts w:ascii="Arial" w:eastAsia="Cambria" w:hAnsi="Arial" w:cs="Arial"/>
                <w:sz w:val="24"/>
                <w:szCs w:val="24"/>
              </w:rPr>
              <w:t>, por la id</w:t>
            </w:r>
            <w:r w:rsidR="008B3181">
              <w:rPr>
                <w:rFonts w:ascii="Arial" w:eastAsia="Cambria" w:hAnsi="Arial" w:cs="Arial"/>
                <w:sz w:val="24"/>
                <w:szCs w:val="24"/>
              </w:rPr>
              <w:t>ea</w:t>
            </w:r>
            <w:ins w:id="1871" w:author="Eugenia Arce Londoño" w:date="2015-10-01T08:28:00Z">
              <w:r w:rsidR="008B3181">
                <w:rPr>
                  <w:rFonts w:ascii="Arial" w:eastAsia="Cambria" w:hAnsi="Arial" w:cs="Arial"/>
                  <w:sz w:val="24"/>
                  <w:szCs w:val="24"/>
                </w:rPr>
                <w:t>,</w:t>
              </w:r>
            </w:ins>
            <w:r w:rsidR="008B3181">
              <w:rPr>
                <w:rFonts w:ascii="Arial" w:eastAsia="Cambria" w:hAnsi="Arial" w:cs="Arial"/>
                <w:sz w:val="24"/>
                <w:szCs w:val="24"/>
              </w:rPr>
              <w:t xml:space="preserve"> y el movimiento se </w:t>
            </w:r>
            <w:del w:id="1872" w:author="Eugenia Arce Londoño" w:date="2015-10-01T08:28:00Z">
              <w:r w:rsidRPr="00A261C8">
                <w:rPr>
                  <w:rFonts w:ascii="Arial" w:eastAsia="Cambria" w:hAnsi="Arial" w:cs="Arial"/>
                  <w:sz w:val="24"/>
                  <w:szCs w:val="24"/>
                </w:rPr>
                <w:delText>alimentara</w:delText>
              </w:r>
            </w:del>
            <w:ins w:id="1873" w:author="Eugenia Arce Londoño" w:date="2015-10-01T08:28:00Z">
              <w:r w:rsidR="008B3181">
                <w:rPr>
                  <w:rFonts w:ascii="Arial" w:eastAsia="Cambria" w:hAnsi="Arial" w:cs="Arial"/>
                  <w:sz w:val="24"/>
                  <w:szCs w:val="24"/>
                </w:rPr>
                <w:t>alimentará</w:t>
              </w:r>
            </w:ins>
            <w:r w:rsidRPr="00A261C8">
              <w:rPr>
                <w:rFonts w:ascii="Arial" w:eastAsia="Cambria" w:hAnsi="Arial" w:cs="Arial"/>
                <w:sz w:val="24"/>
                <w:szCs w:val="24"/>
              </w:rPr>
              <w:t xml:space="preserve"> dentro de nuestro p</w:t>
            </w:r>
            <w:r w:rsidR="008B3181">
              <w:rPr>
                <w:rFonts w:ascii="Arial" w:eastAsia="Cambria" w:hAnsi="Arial" w:cs="Arial"/>
                <w:sz w:val="24"/>
                <w:szCs w:val="24"/>
              </w:rPr>
              <w:t>ueblo. Y con el movimiento ¡</w:t>
            </w:r>
            <w:del w:id="1874" w:author="Eugenia Arce Londoño" w:date="2015-10-01T08:28:00Z">
              <w:r w:rsidRPr="00A261C8">
                <w:rPr>
                  <w:rFonts w:ascii="Arial" w:eastAsia="Cambria" w:hAnsi="Arial" w:cs="Arial"/>
                  <w:sz w:val="24"/>
                  <w:szCs w:val="24"/>
                </w:rPr>
                <w:delText>Esta</w:delText>
              </w:r>
            </w:del>
            <w:ins w:id="1875" w:author="Eugenia Arce Londoño" w:date="2015-10-01T08:28:00Z">
              <w:r w:rsidR="008B3181">
                <w:rPr>
                  <w:rFonts w:ascii="Arial" w:eastAsia="Cambria" w:hAnsi="Arial" w:cs="Arial"/>
                  <w:sz w:val="24"/>
                  <w:szCs w:val="24"/>
                </w:rPr>
                <w:t>Está</w:t>
              </w:r>
            </w:ins>
            <w:r w:rsidRPr="00A261C8">
              <w:rPr>
                <w:rFonts w:ascii="Arial" w:eastAsia="Cambria" w:hAnsi="Arial" w:cs="Arial"/>
                <w:sz w:val="24"/>
                <w:szCs w:val="24"/>
              </w:rPr>
              <w:t xml:space="preserve"> el símbolo de la eternidad!</w:t>
            </w:r>
          </w:p>
          <w:p w14:paraId="53FAE2FC" w14:textId="77777777"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¡Larga vida al movimiento Nacionalsocialista!</w:t>
            </w:r>
          </w:p>
          <w:p w14:paraId="0D6D211F" w14:textId="312E0282"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¡Larga vida a Alemania!”</w:t>
            </w:r>
          </w:p>
          <w:p w14:paraId="2E9C5B22" w14:textId="642B89FC"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sz w:val="24"/>
                <w:szCs w:val="24"/>
              </w:rPr>
              <w:t>Adolfo Hitler, 1934.</w:t>
            </w:r>
          </w:p>
        </w:tc>
      </w:tr>
    </w:tbl>
    <w:p w14:paraId="367ACD02" w14:textId="77777777" w:rsidR="00A558DC" w:rsidRPr="00A261C8" w:rsidRDefault="00A558DC" w:rsidP="00F944EE">
      <w:pPr>
        <w:spacing w:line="276" w:lineRule="auto"/>
        <w:jc w:val="both"/>
        <w:rPr>
          <w:rFonts w:ascii="Arial" w:hAnsi="Arial" w:cs="Arial"/>
          <w:sz w:val="24"/>
          <w:szCs w:val="24"/>
        </w:rPr>
      </w:pPr>
    </w:p>
    <w:p w14:paraId="36AA5DA1" w14:textId="0AB2A621" w:rsidR="00F944EE"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Los autores, entre los que se destaca el sociólogo español Juan José Linz, han clasificado los </w:t>
      </w:r>
      <w:r w:rsidRPr="00A261C8">
        <w:rPr>
          <w:rFonts w:ascii="Arial" w:hAnsi="Arial" w:cs="Arial"/>
          <w:b/>
          <w:sz w:val="24"/>
          <w:szCs w:val="24"/>
        </w:rPr>
        <w:t>sistemas autocráticos</w:t>
      </w:r>
      <w:r w:rsidRPr="00A261C8">
        <w:rPr>
          <w:rFonts w:ascii="Arial" w:hAnsi="Arial" w:cs="Arial"/>
          <w:sz w:val="24"/>
          <w:szCs w:val="24"/>
        </w:rPr>
        <w:t xml:space="preserve"> en </w:t>
      </w:r>
      <w:ins w:id="1876" w:author="Eugenia Arce Londoño" w:date="2015-10-01T08:28:00Z">
        <w:r w:rsidR="008B3181" w:rsidRPr="00A261C8">
          <w:rPr>
            <w:rFonts w:ascii="Arial" w:hAnsi="Arial" w:cs="Arial"/>
            <w:b/>
            <w:sz w:val="24"/>
            <w:szCs w:val="24"/>
          </w:rPr>
          <w:t>sistemas políticos autocráticos autoritarios</w:t>
        </w:r>
        <w:r w:rsidR="008B3181" w:rsidRPr="00A261C8">
          <w:rPr>
            <w:rFonts w:ascii="Arial" w:hAnsi="Arial" w:cs="Arial"/>
            <w:sz w:val="24"/>
            <w:szCs w:val="24"/>
          </w:rPr>
          <w:t xml:space="preserve"> y los </w:t>
        </w:r>
        <w:r w:rsidR="008B3181" w:rsidRPr="00A261C8">
          <w:rPr>
            <w:rFonts w:ascii="Arial" w:hAnsi="Arial" w:cs="Arial"/>
            <w:b/>
            <w:sz w:val="24"/>
            <w:szCs w:val="24"/>
          </w:rPr>
          <w:t>sistemas políticos autocráticos totalitarios</w:t>
        </w:r>
        <w:r w:rsidR="008B3181" w:rsidRPr="00A261C8">
          <w:rPr>
            <w:rFonts w:ascii="Arial" w:hAnsi="Arial" w:cs="Arial"/>
            <w:sz w:val="24"/>
            <w:szCs w:val="24"/>
          </w:rPr>
          <w:t>.</w:t>
        </w:r>
        <w:r w:rsidR="008B3181">
          <w:rPr>
            <w:rFonts w:ascii="Arial" w:hAnsi="Arial" w:cs="Arial"/>
            <w:sz w:val="24"/>
            <w:szCs w:val="24"/>
          </w:rPr>
          <w:t xml:space="preserve"> </w:t>
        </w:r>
      </w:ins>
      <w:moveToRangeStart w:id="1877" w:author="Eugenia Arce Londoño" w:date="2015-10-01T08:28:00Z" w:name="move431451414"/>
      <w:moveTo w:id="1878" w:author="Eugenia Arce Londoño" w:date="2015-10-01T08:28:00Z">
        <w:r w:rsidRPr="00A261C8">
          <w:rPr>
            <w:rFonts w:ascii="Arial" w:hAnsi="Arial" w:cs="Arial"/>
            <w:sz w:val="24"/>
            <w:szCs w:val="24"/>
          </w:rPr>
          <w:t>Observemos sus características más importantes:</w:t>
        </w:r>
      </w:moveTo>
      <w:moveToRangeEnd w:id="1877"/>
      <w:del w:id="1879" w:author="Eugenia Arce Londoño" w:date="2015-10-01T08:28:00Z">
        <w:r w:rsidR="00A558DC" w:rsidRPr="00A261C8">
          <w:rPr>
            <w:rFonts w:ascii="Arial" w:hAnsi="Arial" w:cs="Arial"/>
            <w:b/>
            <w:sz w:val="24"/>
            <w:szCs w:val="24"/>
          </w:rPr>
          <w:delText>SISTEMAS POLÍTICOS AUTOCRÁTICOS AUTORITARIOS</w:delText>
        </w:r>
        <w:r w:rsidRPr="00A261C8">
          <w:rPr>
            <w:rFonts w:ascii="Arial" w:hAnsi="Arial" w:cs="Arial"/>
            <w:sz w:val="24"/>
            <w:szCs w:val="24"/>
          </w:rPr>
          <w:delText xml:space="preserve"> y los </w:delText>
        </w:r>
        <w:r w:rsidR="00A558DC" w:rsidRPr="00A261C8">
          <w:rPr>
            <w:rFonts w:ascii="Arial" w:hAnsi="Arial" w:cs="Arial"/>
            <w:b/>
            <w:sz w:val="24"/>
            <w:szCs w:val="24"/>
          </w:rPr>
          <w:delText>SISTEMAS POLÍTICOS AUTOCRÁTICOS TOTALITARIOS</w:delText>
        </w:r>
        <w:r w:rsidRPr="00A261C8">
          <w:rPr>
            <w:rFonts w:ascii="Arial" w:hAnsi="Arial" w:cs="Arial"/>
            <w:sz w:val="24"/>
            <w:szCs w:val="24"/>
          </w:rPr>
          <w:delText>.</w:delText>
        </w:r>
      </w:del>
    </w:p>
    <w:p w14:paraId="40D6C6B3" w14:textId="77777777" w:rsidR="00F944EE" w:rsidRPr="008B3181" w:rsidRDefault="00F944EE" w:rsidP="00F944EE">
      <w:pPr>
        <w:spacing w:line="276" w:lineRule="auto"/>
        <w:jc w:val="both"/>
        <w:rPr>
          <w:rFonts w:ascii="Arial" w:hAnsi="Arial" w:cs="Arial"/>
          <w:sz w:val="24"/>
          <w:szCs w:val="24"/>
        </w:rPr>
      </w:pPr>
    </w:p>
    <w:p w14:paraId="35EE95D9" w14:textId="77777777" w:rsidR="00F944EE" w:rsidRPr="00A261C8" w:rsidRDefault="00F944EE" w:rsidP="00F944EE">
      <w:pPr>
        <w:spacing w:line="276" w:lineRule="auto"/>
        <w:jc w:val="both"/>
        <w:rPr>
          <w:del w:id="1880" w:author="Eugenia Arce Londoño" w:date="2015-10-01T08:28:00Z"/>
          <w:rFonts w:ascii="Arial" w:hAnsi="Arial" w:cs="Arial"/>
          <w:sz w:val="24"/>
          <w:szCs w:val="24"/>
        </w:rPr>
      </w:pPr>
      <w:moveFromRangeStart w:id="1881" w:author="Eugenia Arce Londoño" w:date="2015-10-01T08:28:00Z" w:name="move431451414"/>
      <w:moveFrom w:id="1882" w:author="Eugenia Arce Londoño" w:date="2015-10-01T08:28:00Z">
        <w:r w:rsidRPr="00A261C8">
          <w:rPr>
            <w:rFonts w:ascii="Arial" w:hAnsi="Arial" w:cs="Arial"/>
            <w:sz w:val="24"/>
            <w:szCs w:val="24"/>
          </w:rPr>
          <w:t>Observemos sus características más importantes:</w:t>
        </w:r>
      </w:moveFrom>
      <w:moveFromRangeEnd w:id="1881"/>
    </w:p>
    <w:p w14:paraId="1CF77FFA" w14:textId="77777777" w:rsidR="00F944EE" w:rsidRPr="00A261C8" w:rsidRDefault="00F944EE" w:rsidP="00F944EE">
      <w:pPr>
        <w:spacing w:line="276" w:lineRule="auto"/>
        <w:jc w:val="both"/>
        <w:rPr>
          <w:del w:id="1883" w:author="Eugenia Arce Londoño" w:date="2015-10-01T08:28:00Z"/>
          <w:rFonts w:ascii="Arial" w:hAnsi="Arial" w:cs="Arial"/>
          <w:sz w:val="24"/>
          <w:szCs w:val="24"/>
        </w:rPr>
      </w:pPr>
    </w:p>
    <w:p w14:paraId="3B0B7CF0" w14:textId="77777777" w:rsidR="00A558DC" w:rsidRPr="00A261C8" w:rsidRDefault="00A558DC" w:rsidP="00DB06AC">
      <w:pPr>
        <w:spacing w:line="276" w:lineRule="auto"/>
        <w:ind w:left="708"/>
        <w:jc w:val="both"/>
        <w:rPr>
          <w:del w:id="1884" w:author="Eugenia Arce Londoño" w:date="2015-10-01T08:28:00Z"/>
          <w:rFonts w:ascii="Arial" w:hAnsi="Arial" w:cs="Arial"/>
          <w:sz w:val="24"/>
          <w:szCs w:val="24"/>
        </w:rPr>
      </w:pPr>
      <w:del w:id="1885" w:author="Eugenia Arce Londoño" w:date="2015-10-01T08:28:00Z">
        <w:r w:rsidRPr="00A261C8">
          <w:rPr>
            <w:rFonts w:ascii="Arial" w:hAnsi="Arial" w:cs="Arial"/>
            <w:b/>
            <w:sz w:val="24"/>
            <w:szCs w:val="24"/>
          </w:rPr>
          <w:delText>RÉGIMEN AUTORITARIO</w:delText>
        </w:r>
        <w:r w:rsidR="00F944EE" w:rsidRPr="00A261C8">
          <w:rPr>
            <w:rFonts w:ascii="Arial" w:hAnsi="Arial" w:cs="Arial"/>
            <w:sz w:val="24"/>
            <w:szCs w:val="24"/>
          </w:rPr>
          <w:delText xml:space="preserve">. </w:delText>
        </w:r>
      </w:del>
      <w:r w:rsidR="008B3181" w:rsidRPr="008B3181">
        <w:rPr>
          <w:rFonts w:ascii="Arial" w:hAnsi="Arial" w:cs="Arial"/>
          <w:sz w:val="24"/>
          <w:szCs w:val="24"/>
        </w:rPr>
        <w:t xml:space="preserve">En </w:t>
      </w:r>
      <w:del w:id="1886" w:author="Eugenia Arce Londoño" w:date="2015-10-01T08:28:00Z">
        <w:r w:rsidR="00F944EE" w:rsidRPr="00A261C8">
          <w:rPr>
            <w:rFonts w:ascii="Arial" w:hAnsi="Arial" w:cs="Arial"/>
            <w:sz w:val="24"/>
            <w:szCs w:val="24"/>
          </w:rPr>
          <w:delText>este sistema político</w:delText>
        </w:r>
      </w:del>
      <w:ins w:id="1887" w:author="Eugenia Arce Londoño" w:date="2015-10-01T08:28:00Z">
        <w:r w:rsidR="008B3181" w:rsidRPr="008B3181">
          <w:rPr>
            <w:rFonts w:ascii="Arial" w:hAnsi="Arial" w:cs="Arial"/>
            <w:sz w:val="24"/>
            <w:szCs w:val="24"/>
          </w:rPr>
          <w:t>el</w:t>
        </w:r>
        <w:r w:rsidR="008B3181">
          <w:rPr>
            <w:rFonts w:ascii="Arial" w:hAnsi="Arial" w:cs="Arial"/>
            <w:b/>
            <w:sz w:val="24"/>
            <w:szCs w:val="24"/>
          </w:rPr>
          <w:t xml:space="preserve"> </w:t>
        </w:r>
        <w:r w:rsidR="008B3181" w:rsidRPr="00A261C8">
          <w:rPr>
            <w:rFonts w:ascii="Arial" w:hAnsi="Arial" w:cs="Arial"/>
            <w:b/>
            <w:sz w:val="24"/>
            <w:szCs w:val="24"/>
          </w:rPr>
          <w:t>régimen autoritario</w:t>
        </w:r>
      </w:ins>
      <w:r w:rsidR="008B3181">
        <w:rPr>
          <w:rFonts w:ascii="Arial" w:hAnsi="Arial" w:cs="Arial"/>
          <w:sz w:val="24"/>
          <w:szCs w:val="24"/>
        </w:rPr>
        <w:t xml:space="preserve"> </w:t>
      </w:r>
      <w:r w:rsidR="00F944EE" w:rsidRPr="00A261C8">
        <w:rPr>
          <w:rFonts w:ascii="Arial" w:hAnsi="Arial" w:cs="Arial"/>
          <w:sz w:val="24"/>
          <w:szCs w:val="24"/>
        </w:rPr>
        <w:t xml:space="preserve">el gobierno lo ejerce </w:t>
      </w:r>
      <w:r w:rsidR="00F944EE" w:rsidRPr="00A261C8">
        <w:rPr>
          <w:rFonts w:ascii="Arial" w:hAnsi="Arial" w:cs="Arial"/>
          <w:b/>
          <w:sz w:val="24"/>
          <w:szCs w:val="24"/>
        </w:rPr>
        <w:t>un líder carismático</w:t>
      </w:r>
      <w:del w:id="1888" w:author="Eugenia Arce Londoño" w:date="2015-10-01T08:28:00Z">
        <w:r w:rsidR="00F944EE" w:rsidRPr="00A261C8">
          <w:rPr>
            <w:rFonts w:ascii="Arial" w:hAnsi="Arial" w:cs="Arial"/>
            <w:sz w:val="24"/>
            <w:szCs w:val="24"/>
          </w:rPr>
          <w:delText xml:space="preserve"> (</w:delText>
        </w:r>
      </w:del>
      <w:ins w:id="1889" w:author="Eugenia Arce Londoño" w:date="2015-10-01T08:28:00Z">
        <w:r w:rsidR="008362F9">
          <w:rPr>
            <w:rFonts w:ascii="Arial" w:hAnsi="Arial" w:cs="Arial"/>
            <w:sz w:val="24"/>
            <w:szCs w:val="24"/>
          </w:rPr>
          <w:t xml:space="preserve">, </w:t>
        </w:r>
      </w:ins>
      <w:r w:rsidR="00F944EE" w:rsidRPr="00A261C8">
        <w:rPr>
          <w:rFonts w:ascii="Arial" w:hAnsi="Arial" w:cs="Arial"/>
          <w:sz w:val="24"/>
          <w:szCs w:val="24"/>
        </w:rPr>
        <w:t xml:space="preserve">llamado </w:t>
      </w:r>
      <w:r w:rsidRPr="00A261C8">
        <w:rPr>
          <w:rFonts w:ascii="Arial" w:hAnsi="Arial" w:cs="Arial"/>
          <w:sz w:val="24"/>
          <w:szCs w:val="24"/>
        </w:rPr>
        <w:t xml:space="preserve">generalmente </w:t>
      </w:r>
      <w:r w:rsidR="008362F9">
        <w:rPr>
          <w:rFonts w:ascii="Arial" w:hAnsi="Arial" w:cs="Arial"/>
          <w:sz w:val="24"/>
          <w:szCs w:val="24"/>
        </w:rPr>
        <w:t>caudillo</w:t>
      </w:r>
      <w:del w:id="1890" w:author="Eugenia Arce Londoño" w:date="2015-10-01T08:28:00Z">
        <w:r w:rsidR="00F944EE" w:rsidRPr="00A261C8">
          <w:rPr>
            <w:rFonts w:ascii="Arial" w:hAnsi="Arial" w:cs="Arial"/>
            <w:sz w:val="24"/>
            <w:szCs w:val="24"/>
          </w:rPr>
          <w:delText>)</w:delText>
        </w:r>
      </w:del>
      <w:ins w:id="1891" w:author="Eugenia Arce Londoño" w:date="2015-10-01T08:28:00Z">
        <w:r w:rsidR="008362F9">
          <w:rPr>
            <w:rFonts w:ascii="Arial" w:hAnsi="Arial" w:cs="Arial"/>
            <w:sz w:val="24"/>
            <w:szCs w:val="24"/>
          </w:rPr>
          <w:t>,</w:t>
        </w:r>
      </w:ins>
      <w:r w:rsidR="00F944EE" w:rsidRPr="00A261C8">
        <w:rPr>
          <w:rFonts w:ascii="Arial" w:hAnsi="Arial" w:cs="Arial"/>
          <w:sz w:val="24"/>
          <w:szCs w:val="24"/>
        </w:rPr>
        <w:t xml:space="preserve"> con un g</w:t>
      </w:r>
      <w:r w:rsidR="00F944EE" w:rsidRPr="00A261C8">
        <w:rPr>
          <w:rFonts w:ascii="Arial" w:hAnsi="Arial" w:cs="Arial"/>
          <w:b/>
          <w:sz w:val="24"/>
          <w:szCs w:val="24"/>
        </w:rPr>
        <w:t>rupo reducido de personas</w:t>
      </w:r>
      <w:r w:rsidR="00F944EE" w:rsidRPr="00A261C8">
        <w:rPr>
          <w:rFonts w:ascii="Arial" w:hAnsi="Arial" w:cs="Arial"/>
          <w:sz w:val="24"/>
          <w:szCs w:val="24"/>
        </w:rPr>
        <w:t xml:space="preserve"> que lo acompañan </w:t>
      </w:r>
      <w:r w:rsidRPr="00A261C8">
        <w:rPr>
          <w:rFonts w:ascii="Arial" w:hAnsi="Arial" w:cs="Arial"/>
          <w:sz w:val="24"/>
          <w:szCs w:val="24"/>
        </w:rPr>
        <w:t xml:space="preserve">y lo siguen </w:t>
      </w:r>
      <w:r w:rsidR="00F944EE" w:rsidRPr="00A261C8">
        <w:rPr>
          <w:rFonts w:ascii="Arial" w:hAnsi="Arial" w:cs="Arial"/>
          <w:sz w:val="24"/>
          <w:szCs w:val="24"/>
        </w:rPr>
        <w:t>(</w:t>
      </w:r>
      <w:r w:rsidRPr="00A261C8">
        <w:rPr>
          <w:rFonts w:ascii="Arial" w:hAnsi="Arial" w:cs="Arial"/>
          <w:sz w:val="24"/>
          <w:szCs w:val="24"/>
        </w:rPr>
        <w:t>la</w:t>
      </w:r>
      <w:r w:rsidR="00F944EE" w:rsidRPr="00A261C8">
        <w:rPr>
          <w:rFonts w:ascii="Arial" w:hAnsi="Arial" w:cs="Arial"/>
          <w:sz w:val="24"/>
          <w:szCs w:val="24"/>
        </w:rPr>
        <w:t xml:space="preserve"> elite) que </w:t>
      </w:r>
      <w:r w:rsidR="00F944EE" w:rsidRPr="003E24B4">
        <w:rPr>
          <w:rFonts w:ascii="Arial" w:hAnsi="Arial"/>
          <w:sz w:val="24"/>
          <w:rPrChange w:id="1892" w:author="Eugenia Arce Londoño" w:date="2015-10-01T08:28:00Z">
            <w:rPr>
              <w:rFonts w:ascii="Arial" w:hAnsi="Arial"/>
              <w:b/>
              <w:sz w:val="24"/>
            </w:rPr>
          </w:rPrChange>
        </w:rPr>
        <w:t>concentra el poder político</w:t>
      </w:r>
      <w:r w:rsidR="00F944EE" w:rsidRPr="003E24B4">
        <w:rPr>
          <w:rFonts w:ascii="Arial" w:hAnsi="Arial" w:cs="Arial"/>
          <w:sz w:val="24"/>
          <w:szCs w:val="24"/>
        </w:rPr>
        <w:t xml:space="preserve">, </w:t>
      </w:r>
      <w:r w:rsidR="00F944EE" w:rsidRPr="003E24B4">
        <w:rPr>
          <w:rFonts w:ascii="Arial" w:hAnsi="Arial"/>
          <w:sz w:val="24"/>
          <w:rPrChange w:id="1893" w:author="Eugenia Arce Londoño" w:date="2015-10-01T08:28:00Z">
            <w:rPr>
              <w:rFonts w:ascii="Arial" w:hAnsi="Arial"/>
              <w:b/>
              <w:sz w:val="24"/>
            </w:rPr>
          </w:rPrChange>
        </w:rPr>
        <w:t>sin</w:t>
      </w:r>
      <w:r w:rsidR="00F944EE" w:rsidRPr="003E24B4">
        <w:rPr>
          <w:rFonts w:ascii="Arial" w:hAnsi="Arial" w:cs="Arial"/>
          <w:sz w:val="24"/>
          <w:szCs w:val="24"/>
        </w:rPr>
        <w:t xml:space="preserve"> una </w:t>
      </w:r>
      <w:r w:rsidR="00F944EE" w:rsidRPr="003E24B4">
        <w:rPr>
          <w:rFonts w:ascii="Arial" w:hAnsi="Arial"/>
          <w:sz w:val="24"/>
          <w:rPrChange w:id="1894" w:author="Eugenia Arce Londoño" w:date="2015-10-01T08:28:00Z">
            <w:rPr>
              <w:rFonts w:ascii="Arial" w:hAnsi="Arial"/>
              <w:b/>
              <w:sz w:val="24"/>
            </w:rPr>
          </w:rPrChange>
        </w:rPr>
        <w:t>ideología oficial</w:t>
      </w:r>
      <w:r w:rsidR="008362F9">
        <w:rPr>
          <w:rFonts w:ascii="Arial" w:hAnsi="Arial" w:cs="Arial"/>
          <w:sz w:val="24"/>
          <w:szCs w:val="24"/>
        </w:rPr>
        <w:t xml:space="preserve"> que </w:t>
      </w:r>
      <w:del w:id="1895" w:author="Eugenia Arce Londoño" w:date="2015-10-01T08:28:00Z">
        <w:r w:rsidR="00F944EE" w:rsidRPr="00A261C8">
          <w:rPr>
            <w:rFonts w:ascii="Arial" w:hAnsi="Arial" w:cs="Arial"/>
            <w:sz w:val="24"/>
            <w:szCs w:val="24"/>
          </w:rPr>
          <w:delText>guie</w:delText>
        </w:r>
      </w:del>
      <w:ins w:id="1896" w:author="Eugenia Arce Londoño" w:date="2015-10-01T08:28:00Z">
        <w:r w:rsidR="008362F9">
          <w:rPr>
            <w:rFonts w:ascii="Arial" w:hAnsi="Arial" w:cs="Arial"/>
            <w:sz w:val="24"/>
            <w:szCs w:val="24"/>
          </w:rPr>
          <w:t>guí</w:t>
        </w:r>
        <w:r w:rsidR="00F944EE" w:rsidRPr="003E24B4">
          <w:rPr>
            <w:rFonts w:ascii="Arial" w:hAnsi="Arial" w:cs="Arial"/>
            <w:sz w:val="24"/>
            <w:szCs w:val="24"/>
          </w:rPr>
          <w:t>e</w:t>
        </w:r>
      </w:ins>
      <w:r w:rsidR="00F944EE" w:rsidRPr="003E24B4">
        <w:rPr>
          <w:rFonts w:ascii="Arial" w:hAnsi="Arial" w:cs="Arial"/>
          <w:sz w:val="24"/>
          <w:szCs w:val="24"/>
        </w:rPr>
        <w:t xml:space="preserve"> la acción de gobierno y que los</w:t>
      </w:r>
      <w:r w:rsidR="00F944EE" w:rsidRPr="00A261C8">
        <w:rPr>
          <w:rFonts w:ascii="Arial" w:hAnsi="Arial" w:cs="Arial"/>
          <w:sz w:val="24"/>
          <w:szCs w:val="24"/>
        </w:rPr>
        <w:t xml:space="preserve"> unifique</w:t>
      </w:r>
      <w:r w:rsidRPr="00A261C8">
        <w:rPr>
          <w:rFonts w:ascii="Arial" w:hAnsi="Arial" w:cs="Arial"/>
          <w:sz w:val="24"/>
          <w:szCs w:val="24"/>
        </w:rPr>
        <w:t xml:space="preserve"> como grupo</w:t>
      </w:r>
      <w:r w:rsidR="00F944EE" w:rsidRPr="00A261C8">
        <w:rPr>
          <w:rFonts w:ascii="Arial" w:hAnsi="Arial" w:cs="Arial"/>
          <w:sz w:val="24"/>
          <w:szCs w:val="24"/>
        </w:rPr>
        <w:t>.</w:t>
      </w:r>
      <w:r w:rsidRPr="00A261C8">
        <w:rPr>
          <w:rFonts w:ascii="Arial" w:hAnsi="Arial" w:cs="Arial"/>
          <w:sz w:val="24"/>
          <w:szCs w:val="24"/>
        </w:rPr>
        <w:t xml:space="preserve"> Es más relevante la mentalidad del líder y sus ideas que un sistema ideológico q</w:t>
      </w:r>
      <w:r w:rsidR="002B3DB3">
        <w:rPr>
          <w:rFonts w:ascii="Arial" w:hAnsi="Arial" w:cs="Arial"/>
          <w:sz w:val="24"/>
          <w:szCs w:val="24"/>
        </w:rPr>
        <w:t xml:space="preserve">ue respalde la legitimidad del </w:t>
      </w:r>
      <w:del w:id="1897" w:author="Eugenia Arce Londoño" w:date="2015-10-01T08:28:00Z">
        <w:r w:rsidRPr="00A261C8">
          <w:rPr>
            <w:rFonts w:ascii="Arial" w:hAnsi="Arial" w:cs="Arial"/>
            <w:sz w:val="24"/>
            <w:szCs w:val="24"/>
          </w:rPr>
          <w:delText>gobierno.</w:delText>
        </w:r>
        <w:r w:rsidR="00F944EE" w:rsidRPr="00A261C8">
          <w:rPr>
            <w:rFonts w:ascii="Arial" w:hAnsi="Arial" w:cs="Arial"/>
            <w:sz w:val="24"/>
            <w:szCs w:val="24"/>
          </w:rPr>
          <w:delText xml:space="preserve"> </w:delText>
        </w:r>
      </w:del>
    </w:p>
    <w:p w14:paraId="42C4DDA0" w14:textId="77777777" w:rsidR="00A558DC" w:rsidRPr="00A261C8" w:rsidRDefault="00A558DC" w:rsidP="00F944EE">
      <w:pPr>
        <w:spacing w:line="276" w:lineRule="auto"/>
        <w:jc w:val="both"/>
        <w:rPr>
          <w:del w:id="1898" w:author="Eugenia Arce Londoño" w:date="2015-10-01T08:28:00Z"/>
          <w:rFonts w:ascii="Arial" w:hAnsi="Arial" w:cs="Arial"/>
          <w:sz w:val="24"/>
          <w:szCs w:val="24"/>
        </w:rPr>
      </w:pPr>
    </w:p>
    <w:p w14:paraId="0BDA865D" w14:textId="77777777" w:rsidR="00A558DC" w:rsidRPr="00A261C8" w:rsidRDefault="00F944EE" w:rsidP="00F944EE">
      <w:pPr>
        <w:spacing w:line="276" w:lineRule="auto"/>
        <w:jc w:val="both"/>
        <w:rPr>
          <w:del w:id="1899" w:author="Eugenia Arce Londoño" w:date="2015-10-01T08:28:00Z"/>
          <w:rFonts w:ascii="Arial" w:hAnsi="Arial" w:cs="Arial"/>
          <w:sz w:val="24"/>
          <w:szCs w:val="24"/>
        </w:rPr>
      </w:pPr>
      <w:del w:id="1900" w:author="Eugenia Arce Londoño" w:date="2015-10-01T08:28:00Z">
        <w:r w:rsidRPr="00A261C8">
          <w:rPr>
            <w:rFonts w:ascii="Arial" w:hAnsi="Arial" w:cs="Arial"/>
            <w:sz w:val="24"/>
            <w:szCs w:val="24"/>
          </w:rPr>
          <w:delText>Pueden</w:delText>
        </w:r>
      </w:del>
      <w:ins w:id="1901" w:author="Eugenia Arce Londoño" w:date="2015-10-01T08:28:00Z">
        <w:r w:rsidR="002B3DB3">
          <w:rPr>
            <w:rFonts w:ascii="Arial" w:hAnsi="Arial" w:cs="Arial"/>
            <w:sz w:val="24"/>
            <w:szCs w:val="24"/>
          </w:rPr>
          <w:t>G</w:t>
        </w:r>
        <w:r w:rsidR="00A558DC" w:rsidRPr="00A261C8">
          <w:rPr>
            <w:rFonts w:ascii="Arial" w:hAnsi="Arial" w:cs="Arial"/>
            <w:sz w:val="24"/>
            <w:szCs w:val="24"/>
          </w:rPr>
          <w:t>obierno.</w:t>
        </w:r>
        <w:r w:rsidR="002B3DB3">
          <w:rPr>
            <w:rFonts w:ascii="Arial" w:hAnsi="Arial" w:cs="Arial"/>
            <w:sz w:val="24"/>
            <w:szCs w:val="24"/>
          </w:rPr>
          <w:t xml:space="preserve">  Estos gobernantes p</w:t>
        </w:r>
        <w:r w:rsidRPr="00A261C8">
          <w:rPr>
            <w:rFonts w:ascii="Arial" w:hAnsi="Arial" w:cs="Arial"/>
            <w:sz w:val="24"/>
            <w:szCs w:val="24"/>
          </w:rPr>
          <w:t>ueden</w:t>
        </w:r>
      </w:ins>
      <w:r w:rsidRPr="00A261C8">
        <w:rPr>
          <w:rFonts w:ascii="Arial" w:hAnsi="Arial" w:cs="Arial"/>
          <w:sz w:val="24"/>
          <w:szCs w:val="24"/>
        </w:rPr>
        <w:t xml:space="preserve"> llegar a la </w:t>
      </w:r>
      <w:r w:rsidRPr="00A261C8">
        <w:rPr>
          <w:rFonts w:ascii="Arial" w:hAnsi="Arial" w:cs="Arial"/>
          <w:b/>
          <w:sz w:val="24"/>
          <w:szCs w:val="24"/>
        </w:rPr>
        <w:t xml:space="preserve">dirección </w:t>
      </w:r>
      <w:r w:rsidRPr="002B3DB3">
        <w:rPr>
          <w:rFonts w:ascii="Arial" w:hAnsi="Arial"/>
          <w:sz w:val="24"/>
          <w:rPrChange w:id="1902" w:author="Eugenia Arce Londoño" w:date="2015-10-01T08:28:00Z">
            <w:rPr>
              <w:rFonts w:ascii="Arial" w:hAnsi="Arial"/>
              <w:b/>
              <w:sz w:val="24"/>
            </w:rPr>
          </w:rPrChange>
        </w:rPr>
        <w:t>del</w:t>
      </w:r>
      <w:r w:rsidRPr="002B3DB3">
        <w:rPr>
          <w:rFonts w:ascii="Arial" w:hAnsi="Arial" w:cs="Arial"/>
          <w:sz w:val="24"/>
          <w:szCs w:val="24"/>
        </w:rPr>
        <w:t xml:space="preserve"> </w:t>
      </w:r>
      <w:r w:rsidRPr="00A261C8">
        <w:rPr>
          <w:rFonts w:ascii="Arial" w:hAnsi="Arial" w:cs="Arial"/>
          <w:sz w:val="24"/>
          <w:szCs w:val="24"/>
        </w:rPr>
        <w:t xml:space="preserve">Estado mediante la </w:t>
      </w:r>
      <w:r w:rsidRPr="00A261C8">
        <w:rPr>
          <w:rFonts w:ascii="Arial" w:hAnsi="Arial" w:cs="Arial"/>
          <w:b/>
          <w:sz w:val="24"/>
          <w:szCs w:val="24"/>
        </w:rPr>
        <w:t>imposición</w:t>
      </w:r>
      <w:r w:rsidRPr="00A261C8">
        <w:rPr>
          <w:rFonts w:ascii="Arial" w:hAnsi="Arial" w:cs="Arial"/>
          <w:sz w:val="24"/>
          <w:szCs w:val="24"/>
        </w:rPr>
        <w:t xml:space="preserve"> o </w:t>
      </w:r>
      <w:ins w:id="1903" w:author="Eugenia Arce Londoño" w:date="2015-10-01T08:28:00Z">
        <w:r w:rsidR="002B3DB3">
          <w:rPr>
            <w:rFonts w:ascii="Arial" w:hAnsi="Arial" w:cs="Arial"/>
            <w:sz w:val="24"/>
            <w:szCs w:val="24"/>
          </w:rPr>
          <w:t xml:space="preserve">por medio de </w:t>
        </w:r>
      </w:ins>
      <w:r w:rsidRPr="00A261C8">
        <w:rPr>
          <w:rFonts w:ascii="Arial" w:hAnsi="Arial" w:cs="Arial"/>
          <w:sz w:val="24"/>
          <w:szCs w:val="24"/>
        </w:rPr>
        <w:t xml:space="preserve">la </w:t>
      </w:r>
      <w:r w:rsidRPr="002B3DB3">
        <w:rPr>
          <w:rFonts w:ascii="Arial" w:hAnsi="Arial"/>
          <w:sz w:val="24"/>
          <w:rPrChange w:id="1904" w:author="Eugenia Arce Londoño" w:date="2015-10-01T08:28:00Z">
            <w:rPr>
              <w:rFonts w:ascii="Arial" w:hAnsi="Arial"/>
              <w:b/>
              <w:sz w:val="24"/>
            </w:rPr>
          </w:rPrChange>
        </w:rPr>
        <w:t>elección en jornadas electo</w:t>
      </w:r>
      <w:r w:rsidR="002B3DB3">
        <w:rPr>
          <w:rFonts w:ascii="Arial" w:hAnsi="Arial"/>
          <w:sz w:val="24"/>
          <w:rPrChange w:id="1905" w:author="Eugenia Arce Londoño" w:date="2015-10-01T08:28:00Z">
            <w:rPr>
              <w:rFonts w:ascii="Arial" w:hAnsi="Arial"/>
              <w:b/>
              <w:sz w:val="24"/>
            </w:rPr>
          </w:rPrChange>
        </w:rPr>
        <w:t xml:space="preserve">rales no competitivas </w:t>
      </w:r>
      <w:del w:id="1906" w:author="Eugenia Arce Londoño" w:date="2015-10-01T08:28:00Z">
        <w:r w:rsidRPr="00A261C8">
          <w:rPr>
            <w:rFonts w:ascii="Arial" w:hAnsi="Arial" w:cs="Arial"/>
            <w:b/>
            <w:sz w:val="24"/>
            <w:szCs w:val="24"/>
          </w:rPr>
          <w:delText>o</w:delText>
        </w:r>
      </w:del>
      <w:ins w:id="1907" w:author="Eugenia Arce Londoño" w:date="2015-10-01T08:28:00Z">
        <w:r w:rsidR="002B3DB3">
          <w:rPr>
            <w:rFonts w:ascii="Arial" w:hAnsi="Arial" w:cs="Arial"/>
            <w:sz w:val="24"/>
            <w:szCs w:val="24"/>
          </w:rPr>
          <w:t>ni</w:t>
        </w:r>
      </w:ins>
      <w:r w:rsidRPr="002B3DB3">
        <w:rPr>
          <w:rFonts w:ascii="Arial" w:hAnsi="Arial"/>
          <w:sz w:val="24"/>
          <w:rPrChange w:id="1908" w:author="Eugenia Arce Londoño" w:date="2015-10-01T08:28:00Z">
            <w:rPr>
              <w:rFonts w:ascii="Arial" w:hAnsi="Arial"/>
              <w:b/>
              <w:sz w:val="24"/>
            </w:rPr>
          </w:rPrChange>
        </w:rPr>
        <w:t xml:space="preserve"> libres</w:t>
      </w:r>
      <w:r w:rsidR="002B3DB3">
        <w:rPr>
          <w:rFonts w:ascii="Arial" w:hAnsi="Arial" w:cs="Arial"/>
          <w:sz w:val="24"/>
          <w:szCs w:val="24"/>
        </w:rPr>
        <w:t xml:space="preserve">. </w:t>
      </w:r>
    </w:p>
    <w:p w14:paraId="59614D5D" w14:textId="77777777" w:rsidR="00A558DC" w:rsidRPr="00A261C8" w:rsidRDefault="00A558DC" w:rsidP="00F944EE">
      <w:pPr>
        <w:spacing w:line="276" w:lineRule="auto"/>
        <w:jc w:val="both"/>
        <w:rPr>
          <w:del w:id="1909" w:author="Eugenia Arce Londoño" w:date="2015-10-01T08:28:00Z"/>
          <w:rFonts w:ascii="Arial" w:hAnsi="Arial" w:cs="Arial"/>
          <w:sz w:val="24"/>
          <w:szCs w:val="24"/>
        </w:rPr>
      </w:pPr>
    </w:p>
    <w:p w14:paraId="52F55292" w14:textId="04E1CFBE" w:rsidR="002B3DB3" w:rsidRDefault="00F944EE" w:rsidP="00F944EE">
      <w:pPr>
        <w:spacing w:line="276" w:lineRule="auto"/>
        <w:jc w:val="both"/>
        <w:rPr>
          <w:ins w:id="1910" w:author="Eugenia Arce Londoño" w:date="2015-10-01T08:28:00Z"/>
          <w:rFonts w:ascii="Arial" w:hAnsi="Arial" w:cs="Arial"/>
          <w:sz w:val="24"/>
          <w:szCs w:val="24"/>
        </w:rPr>
      </w:pPr>
      <w:r w:rsidRPr="00A261C8">
        <w:rPr>
          <w:rFonts w:ascii="Arial" w:hAnsi="Arial" w:cs="Arial"/>
          <w:sz w:val="24"/>
          <w:szCs w:val="24"/>
        </w:rPr>
        <w:t xml:space="preserve">Justifican su </w:t>
      </w:r>
      <w:r w:rsidRPr="002B3DB3">
        <w:rPr>
          <w:rFonts w:ascii="Arial" w:hAnsi="Arial"/>
          <w:sz w:val="24"/>
          <w:rPrChange w:id="1911" w:author="Eugenia Arce Londoño" w:date="2015-10-01T08:28:00Z">
            <w:rPr>
              <w:rFonts w:ascii="Arial" w:hAnsi="Arial"/>
              <w:b/>
              <w:sz w:val="24"/>
            </w:rPr>
          </w:rPrChange>
        </w:rPr>
        <w:t>llegada al poder</w:t>
      </w:r>
      <w:r w:rsidRPr="00A261C8">
        <w:rPr>
          <w:rFonts w:ascii="Arial" w:hAnsi="Arial" w:cs="Arial"/>
          <w:sz w:val="24"/>
          <w:szCs w:val="24"/>
        </w:rPr>
        <w:t xml:space="preserve"> por problemas de </w:t>
      </w:r>
      <w:r w:rsidRPr="00A261C8">
        <w:rPr>
          <w:rFonts w:ascii="Arial" w:hAnsi="Arial" w:cs="Arial"/>
          <w:b/>
          <w:sz w:val="24"/>
          <w:szCs w:val="24"/>
        </w:rPr>
        <w:t xml:space="preserve">orden público </w:t>
      </w:r>
      <w:r w:rsidRPr="00A261C8">
        <w:rPr>
          <w:rFonts w:ascii="Arial" w:hAnsi="Arial" w:cs="Arial"/>
          <w:sz w:val="24"/>
          <w:szCs w:val="24"/>
        </w:rPr>
        <w:t>o ante real</w:t>
      </w:r>
      <w:r w:rsidR="00A558DC" w:rsidRPr="00A261C8">
        <w:rPr>
          <w:rFonts w:ascii="Arial" w:hAnsi="Arial" w:cs="Arial"/>
          <w:sz w:val="24"/>
          <w:szCs w:val="24"/>
        </w:rPr>
        <w:t xml:space="preserve">idades de </w:t>
      </w:r>
      <w:r w:rsidR="00A558DC" w:rsidRPr="00A261C8">
        <w:rPr>
          <w:rFonts w:ascii="Arial" w:hAnsi="Arial" w:cs="Arial"/>
          <w:b/>
          <w:sz w:val="24"/>
          <w:szCs w:val="24"/>
        </w:rPr>
        <w:t>cambios súbitos</w:t>
      </w:r>
      <w:r w:rsidR="00A558DC" w:rsidRPr="00A261C8">
        <w:rPr>
          <w:rFonts w:ascii="Arial" w:hAnsi="Arial" w:cs="Arial"/>
          <w:sz w:val="24"/>
          <w:szCs w:val="24"/>
        </w:rPr>
        <w:t xml:space="preserve"> en lo</w:t>
      </w:r>
      <w:r w:rsidRPr="00A261C8">
        <w:rPr>
          <w:rFonts w:ascii="Arial" w:hAnsi="Arial" w:cs="Arial"/>
          <w:sz w:val="24"/>
          <w:szCs w:val="24"/>
        </w:rPr>
        <w:t xml:space="preserve"> social, económico o político</w:t>
      </w:r>
      <w:ins w:id="1912" w:author="Eugenia Arce Londoño" w:date="2015-10-01T08:28:00Z">
        <w:r w:rsidR="002B3DB3">
          <w:rPr>
            <w:rFonts w:ascii="Arial" w:hAnsi="Arial" w:cs="Arial"/>
            <w:sz w:val="24"/>
            <w:szCs w:val="24"/>
          </w:rPr>
          <w:t>,</w:t>
        </w:r>
      </w:ins>
      <w:r w:rsidRPr="00A261C8">
        <w:rPr>
          <w:rFonts w:ascii="Arial" w:hAnsi="Arial" w:cs="Arial"/>
          <w:sz w:val="24"/>
          <w:szCs w:val="24"/>
        </w:rPr>
        <w:t xml:space="preserve"> apelando a la tradición y al orden como valores predominantes. Por eso se les considera de </w:t>
      </w:r>
      <w:r w:rsidRPr="00A261C8">
        <w:rPr>
          <w:rFonts w:ascii="Arial" w:hAnsi="Arial" w:cs="Arial"/>
          <w:b/>
          <w:sz w:val="24"/>
          <w:szCs w:val="24"/>
        </w:rPr>
        <w:t>tendencia conservadora</w:t>
      </w:r>
      <w:r w:rsidRPr="00A261C8">
        <w:rPr>
          <w:rFonts w:ascii="Arial" w:hAnsi="Arial" w:cs="Arial"/>
          <w:sz w:val="24"/>
          <w:szCs w:val="24"/>
        </w:rPr>
        <w:t xml:space="preserve">. </w:t>
      </w:r>
      <w:del w:id="1913" w:author="Eugenia Arce Londoño" w:date="2015-10-01T08:28:00Z">
        <w:r w:rsidRPr="00A261C8">
          <w:rPr>
            <w:rFonts w:ascii="Arial" w:hAnsi="Arial" w:cs="Arial"/>
            <w:sz w:val="24"/>
            <w:szCs w:val="24"/>
          </w:rPr>
          <w:delText>No</w:delText>
        </w:r>
      </w:del>
    </w:p>
    <w:p w14:paraId="0F2D3F48" w14:textId="77777777" w:rsidR="002B3DB3" w:rsidRDefault="002B3DB3" w:rsidP="00F944EE">
      <w:pPr>
        <w:spacing w:line="276" w:lineRule="auto"/>
        <w:jc w:val="both"/>
        <w:rPr>
          <w:ins w:id="1914" w:author="Eugenia Arce Londoño" w:date="2015-10-01T08:28:00Z"/>
          <w:rFonts w:ascii="Arial" w:hAnsi="Arial" w:cs="Arial"/>
          <w:sz w:val="24"/>
          <w:szCs w:val="24"/>
        </w:rPr>
      </w:pPr>
    </w:p>
    <w:p w14:paraId="5F38565D" w14:textId="65EB4F2A" w:rsidR="002B3DB3" w:rsidRDefault="002B3DB3" w:rsidP="00F944EE">
      <w:pPr>
        <w:spacing w:line="276" w:lineRule="auto"/>
        <w:jc w:val="both"/>
        <w:rPr>
          <w:rFonts w:ascii="Arial" w:hAnsi="Arial" w:cs="Arial"/>
          <w:sz w:val="24"/>
          <w:szCs w:val="24"/>
        </w:rPr>
      </w:pPr>
      <w:ins w:id="1915" w:author="Eugenia Arce Londoño" w:date="2015-10-01T08:28:00Z">
        <w:r>
          <w:rPr>
            <w:rFonts w:ascii="Arial" w:hAnsi="Arial" w:cs="Arial"/>
            <w:sz w:val="24"/>
            <w:szCs w:val="24"/>
          </w:rPr>
          <w:t>Los miembros de este tipo de Gobierno n</w:t>
        </w:r>
        <w:r w:rsidR="00F944EE" w:rsidRPr="00A261C8">
          <w:rPr>
            <w:rFonts w:ascii="Arial" w:hAnsi="Arial" w:cs="Arial"/>
            <w:sz w:val="24"/>
            <w:szCs w:val="24"/>
          </w:rPr>
          <w:t>o</w:t>
        </w:r>
      </w:ins>
      <w:r w:rsidR="00F944EE" w:rsidRPr="00A261C8">
        <w:rPr>
          <w:rFonts w:ascii="Arial" w:hAnsi="Arial" w:cs="Arial"/>
          <w:sz w:val="24"/>
          <w:szCs w:val="24"/>
        </w:rPr>
        <w:t xml:space="preserve"> consultan a la sociedad para resolver los problemas públicos</w:t>
      </w:r>
      <w:ins w:id="1916" w:author="Eugenia Arce Londoño" w:date="2015-10-01T08:28:00Z">
        <w:r w:rsidR="00F944EE" w:rsidRPr="00A261C8">
          <w:rPr>
            <w:rFonts w:ascii="Arial" w:hAnsi="Arial" w:cs="Arial"/>
            <w:sz w:val="24"/>
            <w:szCs w:val="24"/>
          </w:rPr>
          <w:t xml:space="preserve"> </w:t>
        </w:r>
        <w:r>
          <w:rPr>
            <w:rFonts w:ascii="Arial" w:hAnsi="Arial" w:cs="Arial"/>
            <w:sz w:val="24"/>
            <w:szCs w:val="24"/>
          </w:rPr>
          <w:t>y</w:t>
        </w:r>
      </w:ins>
      <w:r>
        <w:rPr>
          <w:rFonts w:ascii="Arial" w:hAnsi="Arial" w:cs="Arial"/>
          <w:sz w:val="24"/>
          <w:szCs w:val="24"/>
        </w:rPr>
        <w:t xml:space="preserve"> </w:t>
      </w:r>
      <w:r w:rsidR="00F944EE" w:rsidRPr="00A261C8">
        <w:rPr>
          <w:rFonts w:ascii="Arial" w:hAnsi="Arial" w:cs="Arial"/>
          <w:sz w:val="24"/>
          <w:szCs w:val="24"/>
        </w:rPr>
        <w:t xml:space="preserve">por eso no les interesa promover la movilización social ni la participación política y ciudadana. Esto no implica que no existan otras agrupaciones políticas o grupos de interés que participen en la actividad política y apoyen mediante alianzas el régimen autoritario. </w:t>
      </w:r>
      <w:del w:id="1917" w:author="Eugenia Arce Londoño" w:date="2015-10-01T08:28:00Z">
        <w:r w:rsidR="00F944EE" w:rsidRPr="00A261C8">
          <w:rPr>
            <w:rFonts w:ascii="Arial" w:hAnsi="Arial" w:cs="Arial"/>
            <w:sz w:val="24"/>
            <w:szCs w:val="24"/>
          </w:rPr>
          <w:delText>Eso sí,</w:delText>
        </w:r>
      </w:del>
      <w:ins w:id="1918" w:author="Eugenia Arce Londoño" w:date="2015-10-01T08:28:00Z">
        <w:r>
          <w:rPr>
            <w:rFonts w:ascii="Arial" w:hAnsi="Arial" w:cs="Arial"/>
            <w:sz w:val="24"/>
            <w:szCs w:val="24"/>
          </w:rPr>
          <w:t>De todas maneras</w:t>
        </w:r>
        <w:r w:rsidR="00F944EE" w:rsidRPr="00A261C8">
          <w:rPr>
            <w:rFonts w:ascii="Arial" w:hAnsi="Arial" w:cs="Arial"/>
            <w:sz w:val="24"/>
            <w:szCs w:val="24"/>
          </w:rPr>
          <w:t xml:space="preserve">, </w:t>
        </w:r>
        <w:r>
          <w:rPr>
            <w:rFonts w:ascii="Arial" w:hAnsi="Arial" w:cs="Arial"/>
            <w:sz w:val="24"/>
            <w:szCs w:val="24"/>
          </w:rPr>
          <w:t>al Gobierno así constituido</w:t>
        </w:r>
      </w:ins>
      <w:r>
        <w:rPr>
          <w:rFonts w:ascii="Arial" w:hAnsi="Arial" w:cs="Arial"/>
          <w:sz w:val="24"/>
          <w:szCs w:val="24"/>
        </w:rPr>
        <w:t xml:space="preserve"> </w:t>
      </w:r>
      <w:r w:rsidR="00F944EE" w:rsidRPr="00A261C8">
        <w:rPr>
          <w:rFonts w:ascii="Arial" w:hAnsi="Arial" w:cs="Arial"/>
          <w:sz w:val="24"/>
          <w:szCs w:val="24"/>
        </w:rPr>
        <w:t xml:space="preserve">no le gusta la oposición partidista que les pida </w:t>
      </w:r>
      <w:r>
        <w:rPr>
          <w:rFonts w:ascii="Arial" w:hAnsi="Arial" w:cs="Arial"/>
          <w:sz w:val="24"/>
          <w:szCs w:val="24"/>
        </w:rPr>
        <w:t xml:space="preserve">cuenta y trate de controlarlos. </w:t>
      </w:r>
    </w:p>
    <w:p w14:paraId="7543B634" w14:textId="77777777" w:rsidR="002B3DB3" w:rsidRDefault="002B3DB3" w:rsidP="00F944EE">
      <w:pPr>
        <w:spacing w:line="276" w:lineRule="auto"/>
        <w:jc w:val="both"/>
        <w:rPr>
          <w:rFonts w:ascii="Arial" w:hAnsi="Arial" w:cs="Arial"/>
          <w:sz w:val="24"/>
          <w:szCs w:val="24"/>
        </w:rPr>
      </w:pPr>
    </w:p>
    <w:p w14:paraId="2FB0A90E" w14:textId="0F48DF5E" w:rsidR="00A558DC" w:rsidRPr="00A261C8" w:rsidRDefault="00A558DC" w:rsidP="00F944EE">
      <w:pPr>
        <w:spacing w:line="276" w:lineRule="auto"/>
        <w:jc w:val="both"/>
        <w:rPr>
          <w:rFonts w:ascii="Arial" w:hAnsi="Arial" w:cs="Arial"/>
          <w:sz w:val="24"/>
          <w:szCs w:val="24"/>
        </w:rPr>
      </w:pPr>
      <w:del w:id="1919" w:author="Eugenia Arce Londoño" w:date="2015-10-01T08:28:00Z">
        <w:r w:rsidRPr="00A261C8">
          <w:rPr>
            <w:rFonts w:ascii="Arial" w:hAnsi="Arial" w:cs="Arial"/>
            <w:sz w:val="24"/>
            <w:szCs w:val="24"/>
          </w:rPr>
          <w:delText>Pueden</w:delText>
        </w:r>
      </w:del>
      <w:ins w:id="1920" w:author="Eugenia Arce Londoño" w:date="2015-10-01T08:28:00Z">
        <w:r w:rsidR="002B3DB3">
          <w:rPr>
            <w:rFonts w:ascii="Arial" w:hAnsi="Arial" w:cs="Arial"/>
            <w:sz w:val="24"/>
            <w:szCs w:val="24"/>
          </w:rPr>
          <w:t>Otra característica de estos gobiernos es que p</w:t>
        </w:r>
        <w:r w:rsidRPr="00A261C8">
          <w:rPr>
            <w:rFonts w:ascii="Arial" w:hAnsi="Arial" w:cs="Arial"/>
            <w:sz w:val="24"/>
            <w:szCs w:val="24"/>
          </w:rPr>
          <w:t>ueden</w:t>
        </w:r>
      </w:ins>
      <w:r w:rsidRPr="00A261C8">
        <w:rPr>
          <w:rFonts w:ascii="Arial" w:hAnsi="Arial" w:cs="Arial"/>
          <w:sz w:val="24"/>
          <w:szCs w:val="24"/>
        </w:rPr>
        <w:t xml:space="preserve"> </w:t>
      </w:r>
      <w:r w:rsidR="00F944EE" w:rsidRPr="00A261C8">
        <w:rPr>
          <w:rFonts w:ascii="Arial" w:hAnsi="Arial" w:cs="Arial"/>
          <w:sz w:val="24"/>
          <w:szCs w:val="24"/>
        </w:rPr>
        <w:t xml:space="preserve">llegar a la </w:t>
      </w:r>
      <w:r w:rsidR="00F944EE" w:rsidRPr="00A261C8">
        <w:rPr>
          <w:rFonts w:ascii="Arial" w:hAnsi="Arial" w:cs="Arial"/>
          <w:b/>
          <w:sz w:val="24"/>
          <w:szCs w:val="24"/>
        </w:rPr>
        <w:t>represión policiva</w:t>
      </w:r>
      <w:r w:rsidR="00F944EE" w:rsidRPr="00A261C8">
        <w:rPr>
          <w:rFonts w:ascii="Arial" w:hAnsi="Arial" w:cs="Arial"/>
          <w:sz w:val="24"/>
          <w:szCs w:val="24"/>
        </w:rPr>
        <w:t xml:space="preserve"> y </w:t>
      </w:r>
      <w:r w:rsidR="00F944EE" w:rsidRPr="00A261C8">
        <w:rPr>
          <w:rFonts w:ascii="Arial" w:hAnsi="Arial" w:cs="Arial"/>
          <w:b/>
          <w:sz w:val="24"/>
          <w:szCs w:val="24"/>
        </w:rPr>
        <w:t>militar</w:t>
      </w:r>
      <w:r w:rsidR="00F944EE" w:rsidRPr="00A261C8">
        <w:rPr>
          <w:rFonts w:ascii="Arial" w:hAnsi="Arial" w:cs="Arial"/>
          <w:sz w:val="24"/>
          <w:szCs w:val="24"/>
        </w:rPr>
        <w:t xml:space="preserve"> de la movilización social y a la supresión de organizaciones políticas y sociales que se consideran indepe</w:t>
      </w:r>
      <w:r w:rsidR="009674CC" w:rsidRPr="00A261C8">
        <w:rPr>
          <w:rFonts w:ascii="Arial" w:hAnsi="Arial" w:cs="Arial"/>
          <w:sz w:val="24"/>
          <w:szCs w:val="24"/>
        </w:rPr>
        <w:t xml:space="preserve">ndientes. Por eso las </w:t>
      </w:r>
      <w:r w:rsidR="00027460" w:rsidRPr="00A261C8">
        <w:rPr>
          <w:rFonts w:ascii="Arial" w:hAnsi="Arial" w:cs="Arial"/>
          <w:b/>
          <w:sz w:val="24"/>
          <w:szCs w:val="24"/>
        </w:rPr>
        <w:t>Fuerzas Armadas</w:t>
      </w:r>
      <w:r w:rsidR="00027460" w:rsidRPr="00A261C8">
        <w:rPr>
          <w:rFonts w:ascii="Arial" w:hAnsi="Arial" w:cs="Arial"/>
          <w:sz w:val="24"/>
          <w:szCs w:val="24"/>
        </w:rPr>
        <w:t xml:space="preserve"> </w:t>
      </w:r>
      <w:r w:rsidR="009674CC" w:rsidRPr="00A261C8">
        <w:rPr>
          <w:rFonts w:ascii="Arial" w:hAnsi="Arial" w:cs="Arial"/>
          <w:sz w:val="24"/>
          <w:szCs w:val="24"/>
        </w:rPr>
        <w:t>tienen un papel importante en la estabilidad y sostenimiento del régimen autoritario.</w:t>
      </w:r>
    </w:p>
    <w:p w14:paraId="19049ED0" w14:textId="77777777" w:rsidR="00A558DC" w:rsidRPr="00A261C8" w:rsidRDefault="00A558DC" w:rsidP="00F944EE">
      <w:pPr>
        <w:spacing w:line="276" w:lineRule="auto"/>
        <w:jc w:val="both"/>
        <w:rPr>
          <w:rFonts w:ascii="Arial" w:hAnsi="Arial" w:cs="Arial"/>
          <w:sz w:val="24"/>
          <w:szCs w:val="24"/>
        </w:rPr>
      </w:pPr>
    </w:p>
    <w:p w14:paraId="0A91995F" w14:textId="19BA8F83" w:rsidR="00F944EE"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Muchas veces estos regímenes se apoyan en una </w:t>
      </w:r>
      <w:r w:rsidRPr="002B3DB3">
        <w:rPr>
          <w:rFonts w:ascii="Arial" w:hAnsi="Arial"/>
          <w:sz w:val="24"/>
          <w:rPrChange w:id="1921" w:author="Eugenia Arce Londoño" w:date="2015-10-01T08:28:00Z">
            <w:rPr>
              <w:rFonts w:ascii="Arial" w:hAnsi="Arial"/>
              <w:b/>
              <w:sz w:val="24"/>
            </w:rPr>
          </w:rPrChange>
        </w:rPr>
        <w:t>Constitución que formalmente adopta instituciones democráticas</w:t>
      </w:r>
      <w:ins w:id="1922" w:author="Eugenia Arce Londoño" w:date="2015-10-01T08:28:00Z">
        <w:r w:rsidR="002B3DB3">
          <w:rPr>
            <w:rFonts w:ascii="Arial" w:hAnsi="Arial" w:cs="Arial"/>
            <w:sz w:val="24"/>
            <w:szCs w:val="24"/>
          </w:rPr>
          <w:t>,</w:t>
        </w:r>
      </w:ins>
      <w:r w:rsidRPr="002B3DB3">
        <w:rPr>
          <w:rFonts w:ascii="Arial" w:hAnsi="Arial"/>
          <w:sz w:val="24"/>
          <w:rPrChange w:id="1923" w:author="Eugenia Arce Londoño" w:date="2015-10-01T08:28:00Z">
            <w:rPr>
              <w:rFonts w:ascii="Arial" w:hAnsi="Arial"/>
              <w:b/>
              <w:sz w:val="24"/>
            </w:rPr>
          </w:rPrChange>
        </w:rPr>
        <w:t xml:space="preserve"> pero que </w:t>
      </w:r>
      <w:ins w:id="1924" w:author="Eugenia Arce Londoño" w:date="2015-10-01T08:28:00Z">
        <w:r w:rsidR="002B3DB3">
          <w:rPr>
            <w:rFonts w:ascii="Arial" w:hAnsi="Arial" w:cs="Arial"/>
            <w:sz w:val="24"/>
            <w:szCs w:val="24"/>
          </w:rPr>
          <w:t xml:space="preserve">en la realidad </w:t>
        </w:r>
      </w:ins>
      <w:r w:rsidRPr="002B3DB3">
        <w:rPr>
          <w:rFonts w:ascii="Arial" w:hAnsi="Arial"/>
          <w:sz w:val="24"/>
          <w:rPrChange w:id="1925" w:author="Eugenia Arce Londoño" w:date="2015-10-01T08:28:00Z">
            <w:rPr>
              <w:rFonts w:ascii="Arial" w:hAnsi="Arial"/>
              <w:b/>
              <w:sz w:val="24"/>
            </w:rPr>
          </w:rPrChange>
        </w:rPr>
        <w:t>no limitan el poder</w:t>
      </w:r>
      <w:r w:rsidR="00A558DC" w:rsidRPr="002B3DB3">
        <w:rPr>
          <w:rFonts w:ascii="Arial" w:hAnsi="Arial"/>
          <w:sz w:val="24"/>
          <w:rPrChange w:id="1926" w:author="Eugenia Arce Londoño" w:date="2015-10-01T08:28:00Z">
            <w:rPr>
              <w:rFonts w:ascii="Arial" w:hAnsi="Arial"/>
              <w:b/>
              <w:sz w:val="24"/>
            </w:rPr>
          </w:rPrChange>
        </w:rPr>
        <w:t xml:space="preserve"> del</w:t>
      </w:r>
      <w:r w:rsidR="00A558DC" w:rsidRPr="00A261C8">
        <w:rPr>
          <w:rFonts w:ascii="Arial" w:hAnsi="Arial" w:cs="Arial"/>
          <w:b/>
          <w:sz w:val="24"/>
          <w:szCs w:val="24"/>
        </w:rPr>
        <w:t xml:space="preserve"> </w:t>
      </w:r>
      <w:r w:rsidR="00A558DC" w:rsidRPr="002B3DB3">
        <w:rPr>
          <w:rFonts w:ascii="Arial" w:hAnsi="Arial"/>
          <w:sz w:val="24"/>
          <w:rPrChange w:id="1927" w:author="Eugenia Arce Londoño" w:date="2015-10-01T08:28:00Z">
            <w:rPr>
              <w:rFonts w:ascii="Arial" w:hAnsi="Arial"/>
              <w:b/>
              <w:sz w:val="24"/>
            </w:rPr>
          </w:rPrChange>
        </w:rPr>
        <w:t>líder</w:t>
      </w:r>
      <w:r w:rsidRPr="002B3DB3">
        <w:rPr>
          <w:rFonts w:ascii="Arial" w:hAnsi="Arial" w:cs="Arial"/>
          <w:sz w:val="24"/>
          <w:szCs w:val="24"/>
        </w:rPr>
        <w:t>.</w:t>
      </w:r>
      <w:r w:rsidRPr="00A261C8">
        <w:rPr>
          <w:rFonts w:ascii="Arial" w:hAnsi="Arial" w:cs="Arial"/>
          <w:sz w:val="24"/>
          <w:szCs w:val="24"/>
        </w:rPr>
        <w:t xml:space="preserve"> Económicamente</w:t>
      </w:r>
      <w:ins w:id="1928" w:author="Eugenia Arce Londoño" w:date="2015-10-01T08:28:00Z">
        <w:r w:rsidR="002B3DB3">
          <w:rPr>
            <w:rFonts w:ascii="Arial" w:hAnsi="Arial" w:cs="Arial"/>
            <w:sz w:val="24"/>
            <w:szCs w:val="24"/>
          </w:rPr>
          <w:t>,</w:t>
        </w:r>
        <w:r w:rsidRPr="00A261C8">
          <w:rPr>
            <w:rFonts w:ascii="Arial" w:hAnsi="Arial" w:cs="Arial"/>
            <w:sz w:val="24"/>
            <w:szCs w:val="24"/>
          </w:rPr>
          <w:t xml:space="preserve"> </w:t>
        </w:r>
        <w:r w:rsidR="002B3DB3">
          <w:rPr>
            <w:rFonts w:ascii="Arial" w:hAnsi="Arial" w:cs="Arial"/>
            <w:sz w:val="24"/>
            <w:szCs w:val="24"/>
          </w:rPr>
          <w:t>los regímenes autoritarios</w:t>
        </w:r>
      </w:ins>
      <w:r w:rsidR="002B3DB3">
        <w:rPr>
          <w:rFonts w:ascii="Arial" w:hAnsi="Arial" w:cs="Arial"/>
          <w:sz w:val="24"/>
          <w:szCs w:val="24"/>
        </w:rPr>
        <w:t xml:space="preserve"> </w:t>
      </w:r>
      <w:r w:rsidRPr="00A261C8">
        <w:rPr>
          <w:rFonts w:ascii="Arial" w:hAnsi="Arial" w:cs="Arial"/>
          <w:sz w:val="24"/>
          <w:szCs w:val="24"/>
        </w:rPr>
        <w:t xml:space="preserve">se adhieren al </w:t>
      </w:r>
      <w:r w:rsidRPr="00A261C8">
        <w:rPr>
          <w:rFonts w:ascii="Arial" w:hAnsi="Arial" w:cs="Arial"/>
          <w:b/>
          <w:sz w:val="24"/>
          <w:szCs w:val="24"/>
        </w:rPr>
        <w:t>capitalismo</w:t>
      </w:r>
      <w:r w:rsidRPr="00A261C8">
        <w:rPr>
          <w:rFonts w:ascii="Arial" w:hAnsi="Arial" w:cs="Arial"/>
          <w:sz w:val="24"/>
          <w:szCs w:val="24"/>
        </w:rPr>
        <w:t xml:space="preserve"> y </w:t>
      </w:r>
      <w:r w:rsidR="00A558DC" w:rsidRPr="00A261C8">
        <w:rPr>
          <w:rFonts w:ascii="Arial" w:hAnsi="Arial" w:cs="Arial"/>
          <w:sz w:val="24"/>
          <w:szCs w:val="24"/>
        </w:rPr>
        <w:t>al</w:t>
      </w:r>
      <w:ins w:id="1929" w:author="Eugenia Arce Londoño" w:date="2015-10-01T08:28:00Z">
        <w:r w:rsidRPr="00A261C8">
          <w:rPr>
            <w:rFonts w:ascii="Arial" w:hAnsi="Arial" w:cs="Arial"/>
            <w:sz w:val="24"/>
            <w:szCs w:val="24"/>
          </w:rPr>
          <w:t xml:space="preserve"> </w:t>
        </w:r>
        <w:r w:rsidR="002B3DB3">
          <w:rPr>
            <w:rFonts w:ascii="Arial" w:hAnsi="Arial" w:cs="Arial"/>
            <w:sz w:val="24"/>
            <w:szCs w:val="24"/>
          </w:rPr>
          <w:t>sistema de economía de</w:t>
        </w:r>
      </w:ins>
      <w:r w:rsidR="002B3DB3">
        <w:rPr>
          <w:rFonts w:ascii="Arial" w:hAnsi="Arial" w:cs="Arial"/>
          <w:sz w:val="24"/>
          <w:szCs w:val="24"/>
        </w:rPr>
        <w:t xml:space="preserve"> </w:t>
      </w:r>
      <w:r w:rsidRPr="00A261C8">
        <w:rPr>
          <w:rFonts w:ascii="Arial" w:hAnsi="Arial" w:cs="Arial"/>
          <w:b/>
          <w:sz w:val="24"/>
          <w:szCs w:val="24"/>
        </w:rPr>
        <w:t>mercado</w:t>
      </w:r>
      <w:r w:rsidRPr="00A261C8">
        <w:rPr>
          <w:rFonts w:ascii="Arial" w:hAnsi="Arial" w:cs="Arial"/>
          <w:sz w:val="24"/>
          <w:szCs w:val="24"/>
        </w:rPr>
        <w:t>.</w:t>
      </w:r>
    </w:p>
    <w:p w14:paraId="0EB58AE9" w14:textId="77777777" w:rsidR="00F944EE" w:rsidRPr="00A261C8" w:rsidRDefault="00F944EE" w:rsidP="00F944EE">
      <w:pPr>
        <w:spacing w:line="276" w:lineRule="auto"/>
        <w:jc w:val="both"/>
        <w:rPr>
          <w:rFonts w:ascii="Arial" w:hAnsi="Arial" w:cs="Arial"/>
          <w:sz w:val="24"/>
          <w:szCs w:val="24"/>
        </w:rPr>
      </w:pPr>
    </w:p>
    <w:p w14:paraId="659EC55D" w14:textId="1DE5CCE6" w:rsidR="00F944EE" w:rsidRPr="002B3DB3" w:rsidRDefault="00F944EE">
      <w:pPr>
        <w:spacing w:line="276" w:lineRule="auto"/>
        <w:jc w:val="both"/>
        <w:rPr>
          <w:rFonts w:ascii="Arial" w:hAnsi="Arial" w:cs="Arial"/>
          <w:sz w:val="24"/>
          <w:szCs w:val="24"/>
        </w:rPr>
        <w:pPrChange w:id="1930" w:author="Eugenia Arce Londoño" w:date="2015-10-01T08:28:00Z">
          <w:pPr>
            <w:pStyle w:val="Prrafodelista"/>
            <w:numPr>
              <w:numId w:val="27"/>
            </w:numPr>
            <w:spacing w:line="276" w:lineRule="auto"/>
            <w:ind w:hanging="360"/>
            <w:jc w:val="both"/>
          </w:pPr>
        </w:pPrChange>
      </w:pPr>
      <w:r w:rsidRPr="002B3DB3">
        <w:rPr>
          <w:rFonts w:ascii="Arial" w:hAnsi="Arial" w:cs="Arial"/>
          <w:sz w:val="24"/>
          <w:szCs w:val="24"/>
        </w:rPr>
        <w:t>Los sistemas políticos autocráticos autoritarios se identifican generalmente con  dictaduras militares tradicional</w:t>
      </w:r>
      <w:r w:rsidR="002B3DB3">
        <w:rPr>
          <w:rFonts w:ascii="Arial" w:hAnsi="Arial" w:cs="Arial"/>
          <w:sz w:val="24"/>
          <w:szCs w:val="24"/>
        </w:rPr>
        <w:t>es o las de carácter populista</w:t>
      </w:r>
      <w:del w:id="1931" w:author="Eugenia Arce Londoño" w:date="2015-10-01T08:28:00Z">
        <w:r w:rsidRPr="00A261C8">
          <w:rPr>
            <w:rFonts w:ascii="Arial" w:hAnsi="Arial" w:cs="Arial"/>
            <w:sz w:val="24"/>
            <w:szCs w:val="24"/>
          </w:rPr>
          <w:delText xml:space="preserve"> (ejemplo</w:delText>
        </w:r>
      </w:del>
      <w:ins w:id="1932" w:author="Eugenia Arce Londoño" w:date="2015-10-01T08:28:00Z">
        <w:r w:rsidR="002B3DB3">
          <w:rPr>
            <w:rFonts w:ascii="Arial" w:hAnsi="Arial" w:cs="Arial"/>
            <w:sz w:val="24"/>
            <w:szCs w:val="24"/>
          </w:rPr>
          <w:t>. E</w:t>
        </w:r>
        <w:r w:rsidRPr="002B3DB3">
          <w:rPr>
            <w:rFonts w:ascii="Arial" w:hAnsi="Arial" w:cs="Arial"/>
            <w:sz w:val="24"/>
            <w:szCs w:val="24"/>
          </w:rPr>
          <w:t>jemplo</w:t>
        </w:r>
        <w:r w:rsidR="002B3DB3">
          <w:rPr>
            <w:rFonts w:ascii="Arial" w:hAnsi="Arial" w:cs="Arial"/>
            <w:sz w:val="24"/>
            <w:szCs w:val="24"/>
          </w:rPr>
          <w:t>s</w:t>
        </w:r>
      </w:ins>
      <w:r w:rsidRPr="002B3DB3">
        <w:rPr>
          <w:rFonts w:ascii="Arial" w:hAnsi="Arial" w:cs="Arial"/>
          <w:sz w:val="24"/>
          <w:szCs w:val="24"/>
        </w:rPr>
        <w:t xml:space="preserve"> de ellas son las </w:t>
      </w:r>
      <w:ins w:id="1933" w:author="Eugenia Arce Londoño" w:date="2015-10-01T08:28:00Z">
        <w:r w:rsidR="007543AC">
          <w:rPr>
            <w:rFonts w:ascii="Arial" w:hAnsi="Arial" w:cs="Arial"/>
            <w:sz w:val="24"/>
            <w:szCs w:val="24"/>
          </w:rPr>
          <w:t xml:space="preserve">que fueron </w:t>
        </w:r>
      </w:ins>
      <w:r w:rsidR="007543AC">
        <w:rPr>
          <w:rFonts w:ascii="Arial" w:hAnsi="Arial" w:cs="Arial"/>
          <w:sz w:val="24"/>
          <w:szCs w:val="24"/>
        </w:rPr>
        <w:t>vividas</w:t>
      </w:r>
      <w:r w:rsidRPr="002B3DB3">
        <w:rPr>
          <w:rFonts w:ascii="Arial" w:hAnsi="Arial" w:cs="Arial"/>
          <w:sz w:val="24"/>
          <w:szCs w:val="24"/>
        </w:rPr>
        <w:t xml:space="preserve"> en Argentina,</w:t>
      </w:r>
      <w:r w:rsidR="007543AC">
        <w:rPr>
          <w:rFonts w:ascii="Arial" w:hAnsi="Arial" w:cs="Arial"/>
          <w:sz w:val="24"/>
          <w:szCs w:val="24"/>
        </w:rPr>
        <w:t xml:space="preserve"> </w:t>
      </w:r>
      <w:ins w:id="1934" w:author="Eugenia Arce Londoño" w:date="2015-10-01T08:28:00Z">
        <w:r w:rsidR="007543AC">
          <w:rPr>
            <w:rFonts w:ascii="Arial" w:hAnsi="Arial" w:cs="Arial"/>
            <w:sz w:val="24"/>
            <w:szCs w:val="24"/>
          </w:rPr>
          <w:t>con</w:t>
        </w:r>
        <w:r w:rsidRPr="002B3DB3">
          <w:rPr>
            <w:rFonts w:ascii="Arial" w:hAnsi="Arial" w:cs="Arial"/>
            <w:sz w:val="24"/>
            <w:szCs w:val="24"/>
          </w:rPr>
          <w:t xml:space="preserve"> </w:t>
        </w:r>
        <w:r w:rsidR="00EA7E50">
          <w:rPr>
            <w:rFonts w:ascii="Arial" w:hAnsi="Arial" w:cs="Arial"/>
            <w:sz w:val="24"/>
            <w:szCs w:val="24"/>
          </w:rPr>
          <w:t xml:space="preserve">Jorge </w:t>
        </w:r>
      </w:ins>
      <w:r w:rsidRPr="002B3DB3">
        <w:rPr>
          <w:rFonts w:ascii="Arial" w:hAnsi="Arial" w:cs="Arial"/>
          <w:sz w:val="24"/>
          <w:szCs w:val="24"/>
        </w:rPr>
        <w:t xml:space="preserve">Videla, </w:t>
      </w:r>
      <w:ins w:id="1935" w:author="Eugenia Arce Londoño" w:date="2015-10-01T08:28:00Z">
        <w:r w:rsidR="00EA7E50">
          <w:rPr>
            <w:rFonts w:ascii="Arial" w:hAnsi="Arial" w:cs="Arial"/>
            <w:sz w:val="24"/>
            <w:szCs w:val="24"/>
          </w:rPr>
          <w:t xml:space="preserve">Emiliio Eduardo </w:t>
        </w:r>
      </w:ins>
      <w:r w:rsidRPr="002B3DB3">
        <w:rPr>
          <w:rFonts w:ascii="Arial" w:hAnsi="Arial" w:cs="Arial"/>
          <w:sz w:val="24"/>
          <w:szCs w:val="24"/>
        </w:rPr>
        <w:t xml:space="preserve">Massera y </w:t>
      </w:r>
      <w:ins w:id="1936" w:author="Eugenia Arce Londoño" w:date="2015-10-01T08:28:00Z">
        <w:r w:rsidR="00EA7E50">
          <w:rPr>
            <w:rFonts w:ascii="Arial" w:hAnsi="Arial" w:cs="Arial"/>
            <w:sz w:val="24"/>
            <w:szCs w:val="24"/>
          </w:rPr>
          <w:t xml:space="preserve">Orlando Ramón </w:t>
        </w:r>
      </w:ins>
      <w:r w:rsidRPr="002B3DB3">
        <w:rPr>
          <w:rFonts w:ascii="Arial" w:hAnsi="Arial" w:cs="Arial"/>
          <w:sz w:val="24"/>
          <w:szCs w:val="24"/>
        </w:rPr>
        <w:t xml:space="preserve">Agosti; </w:t>
      </w:r>
      <w:ins w:id="1937" w:author="Eugenia Arce Londoño" w:date="2015-10-01T08:28:00Z">
        <w:r w:rsidR="007543AC">
          <w:rPr>
            <w:rFonts w:ascii="Arial" w:hAnsi="Arial" w:cs="Arial"/>
            <w:sz w:val="24"/>
            <w:szCs w:val="24"/>
          </w:rPr>
          <w:t xml:space="preserve">en </w:t>
        </w:r>
      </w:ins>
      <w:r w:rsidRPr="002B3DB3">
        <w:rPr>
          <w:rFonts w:ascii="Arial" w:hAnsi="Arial" w:cs="Arial"/>
          <w:sz w:val="24"/>
          <w:szCs w:val="24"/>
        </w:rPr>
        <w:t xml:space="preserve">Chile, </w:t>
      </w:r>
      <w:ins w:id="1938" w:author="Eugenia Arce Londoño" w:date="2015-10-01T08:28:00Z">
        <w:r w:rsidR="007543AC">
          <w:rPr>
            <w:rFonts w:ascii="Arial" w:hAnsi="Arial" w:cs="Arial"/>
            <w:sz w:val="24"/>
            <w:szCs w:val="24"/>
          </w:rPr>
          <w:t xml:space="preserve">con </w:t>
        </w:r>
        <w:r w:rsidR="00EA7E50">
          <w:rPr>
            <w:rFonts w:ascii="Arial" w:hAnsi="Arial" w:cs="Arial"/>
            <w:sz w:val="24"/>
            <w:szCs w:val="24"/>
          </w:rPr>
          <w:t xml:space="preserve">Augusto </w:t>
        </w:r>
      </w:ins>
      <w:r w:rsidRPr="002B3DB3">
        <w:rPr>
          <w:rFonts w:ascii="Arial" w:hAnsi="Arial" w:cs="Arial"/>
          <w:sz w:val="24"/>
          <w:szCs w:val="24"/>
        </w:rPr>
        <w:t xml:space="preserve">Pinochet; </w:t>
      </w:r>
      <w:ins w:id="1939" w:author="Eugenia Arce Londoño" w:date="2015-10-01T08:28:00Z">
        <w:r w:rsidR="007543AC">
          <w:rPr>
            <w:rFonts w:ascii="Arial" w:hAnsi="Arial" w:cs="Arial"/>
            <w:sz w:val="24"/>
            <w:szCs w:val="24"/>
          </w:rPr>
          <w:t xml:space="preserve">en </w:t>
        </w:r>
      </w:ins>
      <w:r w:rsidRPr="002B3DB3">
        <w:rPr>
          <w:rFonts w:ascii="Arial" w:hAnsi="Arial" w:cs="Arial"/>
          <w:sz w:val="24"/>
          <w:szCs w:val="24"/>
        </w:rPr>
        <w:t xml:space="preserve">Uruguay, </w:t>
      </w:r>
      <w:ins w:id="1940" w:author="Eugenia Arce Londoño" w:date="2015-10-01T08:28:00Z">
        <w:r w:rsidR="007543AC">
          <w:rPr>
            <w:rFonts w:ascii="Arial" w:hAnsi="Arial" w:cs="Arial"/>
            <w:sz w:val="24"/>
            <w:szCs w:val="24"/>
          </w:rPr>
          <w:t xml:space="preserve">con </w:t>
        </w:r>
        <w:r w:rsidR="00EA7E50">
          <w:rPr>
            <w:rFonts w:ascii="Arial" w:hAnsi="Arial" w:cs="Arial"/>
            <w:sz w:val="24"/>
            <w:szCs w:val="24"/>
          </w:rPr>
          <w:t xml:space="preserve">Juan María </w:t>
        </w:r>
      </w:ins>
      <w:r w:rsidRPr="002B3DB3">
        <w:rPr>
          <w:rFonts w:ascii="Arial" w:hAnsi="Arial" w:cs="Arial"/>
          <w:sz w:val="24"/>
          <w:szCs w:val="24"/>
        </w:rPr>
        <w:t xml:space="preserve">Bordaberry; </w:t>
      </w:r>
      <w:ins w:id="1941" w:author="Eugenia Arce Londoño" w:date="2015-10-01T08:28:00Z">
        <w:r w:rsidR="007543AC">
          <w:rPr>
            <w:rFonts w:ascii="Arial" w:hAnsi="Arial" w:cs="Arial"/>
            <w:sz w:val="24"/>
            <w:szCs w:val="24"/>
          </w:rPr>
          <w:t xml:space="preserve">en </w:t>
        </w:r>
      </w:ins>
      <w:r w:rsidRPr="002B3DB3">
        <w:rPr>
          <w:rFonts w:ascii="Arial" w:hAnsi="Arial" w:cs="Arial"/>
          <w:sz w:val="24"/>
          <w:szCs w:val="24"/>
        </w:rPr>
        <w:t>Paraguay,</w:t>
      </w:r>
      <w:r w:rsidR="007543AC">
        <w:rPr>
          <w:rFonts w:ascii="Arial" w:hAnsi="Arial" w:cs="Arial"/>
          <w:sz w:val="24"/>
          <w:szCs w:val="24"/>
        </w:rPr>
        <w:t xml:space="preserve"> </w:t>
      </w:r>
      <w:ins w:id="1942" w:author="Eugenia Arce Londoño" w:date="2015-10-01T08:28:00Z">
        <w:r w:rsidR="007543AC">
          <w:rPr>
            <w:rFonts w:ascii="Arial" w:hAnsi="Arial" w:cs="Arial"/>
            <w:sz w:val="24"/>
            <w:szCs w:val="24"/>
          </w:rPr>
          <w:t>con</w:t>
        </w:r>
        <w:r w:rsidRPr="002B3DB3">
          <w:rPr>
            <w:rFonts w:ascii="Arial" w:hAnsi="Arial" w:cs="Arial"/>
            <w:sz w:val="24"/>
            <w:szCs w:val="24"/>
          </w:rPr>
          <w:t xml:space="preserve"> </w:t>
        </w:r>
        <w:r w:rsidR="00EA7E50">
          <w:rPr>
            <w:rFonts w:ascii="Arial" w:hAnsi="Arial" w:cs="Arial"/>
            <w:sz w:val="24"/>
            <w:szCs w:val="24"/>
          </w:rPr>
          <w:t xml:space="preserve">Alfredo </w:t>
        </w:r>
      </w:ins>
      <w:r w:rsidRPr="002B3DB3">
        <w:rPr>
          <w:rFonts w:ascii="Arial" w:hAnsi="Arial" w:cs="Arial"/>
          <w:sz w:val="24"/>
          <w:szCs w:val="24"/>
        </w:rPr>
        <w:t>Stroessner;</w:t>
      </w:r>
      <w:r w:rsidR="007543AC">
        <w:rPr>
          <w:rFonts w:ascii="Arial" w:hAnsi="Arial" w:cs="Arial"/>
          <w:sz w:val="24"/>
          <w:szCs w:val="24"/>
        </w:rPr>
        <w:t xml:space="preserve"> </w:t>
      </w:r>
      <w:ins w:id="1943" w:author="Eugenia Arce Londoño" w:date="2015-10-01T08:28:00Z">
        <w:r w:rsidR="007543AC">
          <w:rPr>
            <w:rFonts w:ascii="Arial" w:hAnsi="Arial" w:cs="Arial"/>
            <w:sz w:val="24"/>
            <w:szCs w:val="24"/>
          </w:rPr>
          <w:t>en</w:t>
        </w:r>
        <w:r w:rsidRPr="002B3DB3">
          <w:rPr>
            <w:rFonts w:ascii="Arial" w:hAnsi="Arial" w:cs="Arial"/>
            <w:sz w:val="24"/>
            <w:szCs w:val="24"/>
          </w:rPr>
          <w:t xml:space="preserve"> </w:t>
        </w:r>
      </w:ins>
      <w:r w:rsidRPr="002B3DB3">
        <w:rPr>
          <w:rFonts w:ascii="Arial" w:hAnsi="Arial" w:cs="Arial"/>
          <w:sz w:val="24"/>
          <w:szCs w:val="24"/>
        </w:rPr>
        <w:t xml:space="preserve">Perú, </w:t>
      </w:r>
      <w:ins w:id="1944" w:author="Eugenia Arce Londoño" w:date="2015-10-01T08:28:00Z">
        <w:r w:rsidR="007543AC">
          <w:rPr>
            <w:rFonts w:ascii="Arial" w:hAnsi="Arial" w:cs="Arial"/>
            <w:sz w:val="24"/>
            <w:szCs w:val="24"/>
          </w:rPr>
          <w:t xml:space="preserve">con </w:t>
        </w:r>
        <w:r w:rsidR="00EA7E50">
          <w:rPr>
            <w:rFonts w:ascii="Arial" w:hAnsi="Arial" w:cs="Arial"/>
            <w:sz w:val="24"/>
            <w:szCs w:val="24"/>
          </w:rPr>
          <w:t xml:space="preserve">Juan </w:t>
        </w:r>
      </w:ins>
      <w:r w:rsidRPr="002B3DB3">
        <w:rPr>
          <w:rFonts w:ascii="Arial" w:hAnsi="Arial" w:cs="Arial"/>
          <w:sz w:val="24"/>
          <w:szCs w:val="24"/>
        </w:rPr>
        <w:t xml:space="preserve">Velasco Alvarado; </w:t>
      </w:r>
      <w:ins w:id="1945" w:author="Eugenia Arce Londoño" w:date="2015-10-01T08:28:00Z">
        <w:r w:rsidR="007543AC">
          <w:rPr>
            <w:rFonts w:ascii="Arial" w:hAnsi="Arial" w:cs="Arial"/>
            <w:sz w:val="24"/>
            <w:szCs w:val="24"/>
          </w:rPr>
          <w:t xml:space="preserve">en </w:t>
        </w:r>
      </w:ins>
      <w:r w:rsidRPr="002B3DB3">
        <w:rPr>
          <w:rFonts w:ascii="Arial" w:hAnsi="Arial" w:cs="Arial"/>
          <w:sz w:val="24"/>
          <w:szCs w:val="24"/>
        </w:rPr>
        <w:t>Bolivia,</w:t>
      </w:r>
      <w:r w:rsidR="007543AC">
        <w:rPr>
          <w:rFonts w:ascii="Arial" w:hAnsi="Arial" w:cs="Arial"/>
          <w:sz w:val="24"/>
          <w:szCs w:val="24"/>
        </w:rPr>
        <w:t xml:space="preserve"> </w:t>
      </w:r>
      <w:ins w:id="1946" w:author="Eugenia Arce Londoño" w:date="2015-10-01T08:28:00Z">
        <w:r w:rsidR="007543AC">
          <w:rPr>
            <w:rFonts w:ascii="Arial" w:hAnsi="Arial" w:cs="Arial"/>
            <w:sz w:val="24"/>
            <w:szCs w:val="24"/>
          </w:rPr>
          <w:t>con</w:t>
        </w:r>
        <w:r w:rsidRPr="002B3DB3">
          <w:rPr>
            <w:rFonts w:ascii="Arial" w:hAnsi="Arial" w:cs="Arial"/>
            <w:sz w:val="24"/>
            <w:szCs w:val="24"/>
          </w:rPr>
          <w:t xml:space="preserve"> </w:t>
        </w:r>
        <w:r w:rsidR="00EA7E50">
          <w:rPr>
            <w:rFonts w:ascii="Arial" w:hAnsi="Arial" w:cs="Arial"/>
            <w:sz w:val="24"/>
            <w:szCs w:val="24"/>
          </w:rPr>
          <w:t xml:space="preserve">Hugo </w:t>
        </w:r>
      </w:ins>
      <w:r w:rsidR="00EA7E50">
        <w:rPr>
          <w:rFonts w:ascii="Arial" w:hAnsi="Arial" w:cs="Arial"/>
          <w:sz w:val="24"/>
          <w:szCs w:val="24"/>
        </w:rPr>
        <w:t>Ba</w:t>
      </w:r>
      <w:r w:rsidRPr="002B3DB3">
        <w:rPr>
          <w:rFonts w:ascii="Arial" w:hAnsi="Arial" w:cs="Arial"/>
          <w:sz w:val="24"/>
          <w:szCs w:val="24"/>
        </w:rPr>
        <w:t xml:space="preserve">nzer; </w:t>
      </w:r>
      <w:ins w:id="1947" w:author="Eugenia Arce Londoño" w:date="2015-10-01T08:28:00Z">
        <w:r w:rsidR="007543AC">
          <w:rPr>
            <w:rFonts w:ascii="Arial" w:hAnsi="Arial" w:cs="Arial"/>
            <w:sz w:val="24"/>
            <w:szCs w:val="24"/>
          </w:rPr>
          <w:t xml:space="preserve">en </w:t>
        </w:r>
      </w:ins>
      <w:r w:rsidRPr="002B3DB3">
        <w:rPr>
          <w:rFonts w:ascii="Arial" w:hAnsi="Arial" w:cs="Arial"/>
          <w:sz w:val="24"/>
          <w:szCs w:val="24"/>
        </w:rPr>
        <w:t>República Dominicana,</w:t>
      </w:r>
      <w:r w:rsidR="007543AC">
        <w:rPr>
          <w:rFonts w:ascii="Arial" w:hAnsi="Arial" w:cs="Arial"/>
          <w:sz w:val="24"/>
          <w:szCs w:val="24"/>
        </w:rPr>
        <w:t xml:space="preserve"> </w:t>
      </w:r>
      <w:ins w:id="1948" w:author="Eugenia Arce Londoño" w:date="2015-10-01T08:28:00Z">
        <w:r w:rsidR="007543AC">
          <w:rPr>
            <w:rFonts w:ascii="Arial" w:hAnsi="Arial" w:cs="Arial"/>
            <w:sz w:val="24"/>
            <w:szCs w:val="24"/>
          </w:rPr>
          <w:t>con</w:t>
        </w:r>
        <w:r w:rsidRPr="002B3DB3">
          <w:rPr>
            <w:rFonts w:ascii="Arial" w:hAnsi="Arial" w:cs="Arial"/>
            <w:sz w:val="24"/>
            <w:szCs w:val="24"/>
          </w:rPr>
          <w:t xml:space="preserve"> </w:t>
        </w:r>
        <w:r w:rsidR="00EA7E50">
          <w:rPr>
            <w:rFonts w:ascii="Arial" w:hAnsi="Arial" w:cs="Arial"/>
            <w:sz w:val="24"/>
            <w:szCs w:val="24"/>
          </w:rPr>
          <w:t xml:space="preserve">Rafael Leonidas </w:t>
        </w:r>
      </w:ins>
      <w:r w:rsidRPr="002B3DB3">
        <w:rPr>
          <w:rFonts w:ascii="Arial" w:hAnsi="Arial" w:cs="Arial"/>
          <w:sz w:val="24"/>
          <w:szCs w:val="24"/>
        </w:rPr>
        <w:t xml:space="preserve">Trujillo; </w:t>
      </w:r>
      <w:ins w:id="1949" w:author="Eugenia Arce Londoño" w:date="2015-10-01T08:28:00Z">
        <w:r w:rsidR="007543AC">
          <w:rPr>
            <w:rFonts w:ascii="Arial" w:hAnsi="Arial" w:cs="Arial"/>
            <w:sz w:val="24"/>
            <w:szCs w:val="24"/>
          </w:rPr>
          <w:t xml:space="preserve">en </w:t>
        </w:r>
      </w:ins>
      <w:r w:rsidRPr="002B3DB3">
        <w:rPr>
          <w:rFonts w:ascii="Arial" w:hAnsi="Arial" w:cs="Arial"/>
          <w:sz w:val="24"/>
          <w:szCs w:val="24"/>
        </w:rPr>
        <w:t xml:space="preserve">Nicaragua, </w:t>
      </w:r>
      <w:ins w:id="1950" w:author="Eugenia Arce Londoño" w:date="2015-10-01T08:28:00Z">
        <w:r w:rsidR="007543AC">
          <w:rPr>
            <w:rFonts w:ascii="Arial" w:hAnsi="Arial" w:cs="Arial"/>
            <w:sz w:val="24"/>
            <w:szCs w:val="24"/>
          </w:rPr>
          <w:t xml:space="preserve">con </w:t>
        </w:r>
        <w:r w:rsidR="00EA7E50">
          <w:rPr>
            <w:rFonts w:ascii="Arial" w:hAnsi="Arial" w:cs="Arial"/>
            <w:sz w:val="24"/>
            <w:szCs w:val="24"/>
          </w:rPr>
          <w:t xml:space="preserve">Anastasio </w:t>
        </w:r>
      </w:ins>
      <w:r w:rsidRPr="002B3DB3">
        <w:rPr>
          <w:rFonts w:ascii="Arial" w:hAnsi="Arial" w:cs="Arial"/>
          <w:sz w:val="24"/>
          <w:szCs w:val="24"/>
        </w:rPr>
        <w:t xml:space="preserve">Somoza; </w:t>
      </w:r>
      <w:ins w:id="1951" w:author="Eugenia Arce Londoño" w:date="2015-10-01T08:28:00Z">
        <w:r w:rsidR="007543AC">
          <w:rPr>
            <w:rFonts w:ascii="Arial" w:hAnsi="Arial" w:cs="Arial"/>
            <w:sz w:val="24"/>
            <w:szCs w:val="24"/>
          </w:rPr>
          <w:t xml:space="preserve">y en </w:t>
        </w:r>
      </w:ins>
      <w:r w:rsidRPr="002B3DB3">
        <w:rPr>
          <w:rFonts w:ascii="Arial" w:hAnsi="Arial" w:cs="Arial"/>
          <w:sz w:val="24"/>
          <w:szCs w:val="24"/>
        </w:rPr>
        <w:t xml:space="preserve">Cuba, </w:t>
      </w:r>
      <w:ins w:id="1952" w:author="Eugenia Arce Londoño" w:date="2015-10-01T08:28:00Z">
        <w:r w:rsidR="007543AC">
          <w:rPr>
            <w:rFonts w:ascii="Arial" w:hAnsi="Arial" w:cs="Arial"/>
            <w:sz w:val="24"/>
            <w:szCs w:val="24"/>
          </w:rPr>
          <w:t xml:space="preserve">con Fidel </w:t>
        </w:r>
      </w:ins>
      <w:r w:rsidR="007543AC">
        <w:rPr>
          <w:rFonts w:ascii="Arial" w:hAnsi="Arial" w:cs="Arial"/>
          <w:sz w:val="24"/>
          <w:szCs w:val="24"/>
        </w:rPr>
        <w:t>Castro</w:t>
      </w:r>
      <w:del w:id="1953" w:author="Eugenia Arce Londoño" w:date="2015-10-01T08:28:00Z">
        <w:r w:rsidRPr="00A261C8">
          <w:rPr>
            <w:rFonts w:ascii="Arial" w:hAnsi="Arial" w:cs="Arial"/>
            <w:sz w:val="24"/>
            <w:szCs w:val="24"/>
          </w:rPr>
          <w:delText>).</w:delText>
        </w:r>
      </w:del>
      <w:ins w:id="1954" w:author="Eugenia Arce Londoño" w:date="2015-10-01T08:28:00Z">
        <w:r w:rsidRPr="002B3DB3">
          <w:rPr>
            <w:rFonts w:ascii="Arial" w:hAnsi="Arial" w:cs="Arial"/>
            <w:sz w:val="24"/>
            <w:szCs w:val="24"/>
          </w:rPr>
          <w:t>.</w:t>
        </w:r>
      </w:ins>
    </w:p>
    <w:p w14:paraId="17066DE2" w14:textId="77777777" w:rsidR="00F944EE" w:rsidRPr="00A261C8" w:rsidRDefault="00F944EE" w:rsidP="00F944EE">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373"/>
      </w:tblGrid>
      <w:tr w:rsidR="00DB526C" w:rsidRPr="00A261C8" w14:paraId="311BA988" w14:textId="77777777" w:rsidTr="00BB56BF">
        <w:trPr>
          <w:trHeight w:val="224"/>
          <w:jc w:val="center"/>
        </w:trPr>
        <w:tc>
          <w:tcPr>
            <w:tcW w:w="6551" w:type="dxa"/>
            <w:gridSpan w:val="2"/>
            <w:shd w:val="clear" w:color="auto" w:fill="0D0D0D"/>
          </w:tcPr>
          <w:p w14:paraId="32DBB0D5" w14:textId="77777777" w:rsidR="009674CC" w:rsidRPr="00A261C8" w:rsidRDefault="009674CC"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BF2A60F" w14:textId="77777777" w:rsidTr="00BB56BF">
        <w:trPr>
          <w:trHeight w:val="215"/>
          <w:jc w:val="center"/>
        </w:trPr>
        <w:tc>
          <w:tcPr>
            <w:tcW w:w="2092" w:type="dxa"/>
          </w:tcPr>
          <w:p w14:paraId="0D438B32" w14:textId="77777777" w:rsidR="009674CC" w:rsidRPr="00A261C8" w:rsidRDefault="009674CC"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33FA6E5" w14:textId="77777777" w:rsidR="009674CC" w:rsidRPr="00A261C8" w:rsidRDefault="009674CC" w:rsidP="00BB56BF">
            <w:pPr>
              <w:spacing w:line="276" w:lineRule="auto"/>
              <w:jc w:val="both"/>
              <w:rPr>
                <w:rFonts w:ascii="Arial" w:eastAsia="Cambria" w:hAnsi="Arial" w:cs="Arial"/>
                <w:b/>
                <w:sz w:val="24"/>
                <w:szCs w:val="24"/>
              </w:rPr>
            </w:pPr>
            <w:r w:rsidRPr="00A261C8">
              <w:rPr>
                <w:rFonts w:ascii="Arial" w:eastAsia="Cambria" w:hAnsi="Arial" w:cs="Arial"/>
                <w:sz w:val="24"/>
                <w:szCs w:val="24"/>
              </w:rPr>
              <w:t>CS_G07_01_IMG29</w:t>
            </w:r>
          </w:p>
        </w:tc>
      </w:tr>
      <w:tr w:rsidR="00DB526C" w:rsidRPr="00A261C8" w14:paraId="403B027D" w14:textId="77777777" w:rsidTr="00BB56BF">
        <w:trPr>
          <w:trHeight w:val="215"/>
          <w:jc w:val="center"/>
        </w:trPr>
        <w:tc>
          <w:tcPr>
            <w:tcW w:w="2092" w:type="dxa"/>
          </w:tcPr>
          <w:p w14:paraId="56D98BDA"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72D71484" w14:textId="13F25FE9" w:rsidR="009674CC" w:rsidRPr="00A261C8" w:rsidRDefault="00EA7E50" w:rsidP="00BB56BF">
            <w:pPr>
              <w:spacing w:line="276" w:lineRule="auto"/>
              <w:jc w:val="both"/>
              <w:rPr>
                <w:rFonts w:ascii="Arial" w:eastAsia="Cambria" w:hAnsi="Arial" w:cs="Arial"/>
                <w:sz w:val="24"/>
                <w:szCs w:val="24"/>
              </w:rPr>
            </w:pPr>
            <w:r>
              <w:rPr>
                <w:rFonts w:ascii="Arial" w:hAnsi="Arial" w:cs="Arial"/>
                <w:sz w:val="24"/>
                <w:szCs w:val="24"/>
              </w:rPr>
              <w:t xml:space="preserve">Sistemas </w:t>
            </w:r>
            <w:del w:id="1955" w:author="Eugenia Arce Londoño" w:date="2015-10-01T08:28:00Z">
              <w:r w:rsidR="009674CC" w:rsidRPr="00A261C8">
                <w:rPr>
                  <w:rFonts w:ascii="Arial" w:hAnsi="Arial" w:cs="Arial"/>
                  <w:sz w:val="24"/>
                  <w:szCs w:val="24"/>
                </w:rPr>
                <w:delText>Políticos Autocráticos</w:delText>
              </w:r>
            </w:del>
            <w:ins w:id="1956" w:author="Eugenia Arce Londoño" w:date="2015-10-01T08:28:00Z">
              <w:r>
                <w:rPr>
                  <w:rFonts w:ascii="Arial" w:hAnsi="Arial" w:cs="Arial"/>
                  <w:sz w:val="24"/>
                  <w:szCs w:val="24"/>
                </w:rPr>
                <w:t>políticos a</w:t>
              </w:r>
              <w:r w:rsidR="009674CC" w:rsidRPr="00A261C8">
                <w:rPr>
                  <w:rFonts w:ascii="Arial" w:hAnsi="Arial" w:cs="Arial"/>
                  <w:sz w:val="24"/>
                  <w:szCs w:val="24"/>
                </w:rPr>
                <w:t>utocráticos</w:t>
              </w:r>
            </w:ins>
            <w:r w:rsidR="009674CC" w:rsidRPr="00A261C8">
              <w:rPr>
                <w:rFonts w:ascii="Arial" w:eastAsia="Cambria" w:hAnsi="Arial" w:cs="Arial"/>
                <w:sz w:val="24"/>
                <w:szCs w:val="24"/>
              </w:rPr>
              <w:t>.</w:t>
            </w:r>
          </w:p>
        </w:tc>
      </w:tr>
      <w:tr w:rsidR="00DB526C" w:rsidRPr="00A261C8" w14:paraId="50E42201" w14:textId="77777777" w:rsidTr="00BB56BF">
        <w:trPr>
          <w:trHeight w:val="2688"/>
          <w:jc w:val="center"/>
        </w:trPr>
        <w:tc>
          <w:tcPr>
            <w:tcW w:w="2092" w:type="dxa"/>
          </w:tcPr>
          <w:p w14:paraId="32DB5D0A"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40"/>
            </w:r>
            <w:r w:rsidRPr="00A261C8">
              <w:rPr>
                <w:rFonts w:ascii="Arial" w:eastAsia="Cambria" w:hAnsi="Arial" w:cs="Arial"/>
                <w:b/>
                <w:sz w:val="24"/>
                <w:szCs w:val="24"/>
              </w:rPr>
              <w:t>)</w:t>
            </w:r>
          </w:p>
        </w:tc>
        <w:tc>
          <w:tcPr>
            <w:tcW w:w="4459" w:type="dxa"/>
          </w:tcPr>
          <w:p w14:paraId="248D0421" w14:textId="4096A465" w:rsidR="009674CC" w:rsidRPr="00A261C8" w:rsidRDefault="00027460" w:rsidP="00BB56BF">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3E6E1ECA" wp14:editId="665D99A7">
                  <wp:extent cx="3910083" cy="2527352"/>
                  <wp:effectExtent l="0" t="0" r="0" b="6350"/>
                  <wp:docPr id="15" name="Imagen 15" descr="http://static0.planetasaber.com/encyclopedia/Data/Imagenes/FOTOS/0018K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18KO0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1727" cy="2528414"/>
                          </a:xfrm>
                          <a:prstGeom prst="rect">
                            <a:avLst/>
                          </a:prstGeom>
                          <a:noFill/>
                          <a:ln>
                            <a:noFill/>
                          </a:ln>
                        </pic:spPr>
                      </pic:pic>
                    </a:graphicData>
                  </a:graphic>
                </wp:inline>
              </w:drawing>
            </w:r>
          </w:p>
        </w:tc>
      </w:tr>
      <w:tr w:rsidR="00DB526C" w:rsidRPr="00A261C8" w14:paraId="27976A0B" w14:textId="77777777" w:rsidTr="00BB56BF">
        <w:trPr>
          <w:trHeight w:val="134"/>
          <w:jc w:val="center"/>
        </w:trPr>
        <w:tc>
          <w:tcPr>
            <w:tcW w:w="2092" w:type="dxa"/>
          </w:tcPr>
          <w:p w14:paraId="5AF96D28"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2DDD8DD8" w14:textId="33F6E213" w:rsidR="009674CC" w:rsidRPr="00A261C8" w:rsidRDefault="008B64A1" w:rsidP="00444F8D">
            <w:pPr>
              <w:spacing w:line="276" w:lineRule="auto"/>
              <w:jc w:val="both"/>
              <w:rPr>
                <w:rFonts w:ascii="Arial" w:hAnsi="Arial" w:cs="Arial"/>
                <w:sz w:val="24"/>
                <w:szCs w:val="24"/>
              </w:rPr>
            </w:pPr>
            <w:r w:rsidRPr="00A261C8">
              <w:rPr>
                <w:rFonts w:ascii="Arial" w:eastAsia="Cambria" w:hAnsi="Arial" w:cs="Arial"/>
                <w:sz w:val="24"/>
                <w:szCs w:val="24"/>
              </w:rPr>
              <w:t xml:space="preserve">Augusto Pinochet: </w:t>
            </w:r>
            <w:del w:id="1957" w:author="Eugenia Arce Londoño" w:date="2015-10-01T08:28:00Z">
              <w:r w:rsidR="00027460" w:rsidRPr="00A261C8">
                <w:rPr>
                  <w:rFonts w:ascii="Arial" w:eastAsia="Cambria" w:hAnsi="Arial" w:cs="Arial"/>
                  <w:sz w:val="24"/>
                  <w:szCs w:val="24"/>
                </w:rPr>
                <w:delText>Militar</w:delText>
              </w:r>
            </w:del>
            <w:ins w:id="1958" w:author="Eugenia Arce Londoño" w:date="2015-10-01T08:28:00Z">
              <w:r w:rsidR="00EA7E50">
                <w:rPr>
                  <w:rFonts w:ascii="Arial" w:eastAsia="Cambria" w:hAnsi="Arial" w:cs="Arial"/>
                  <w:sz w:val="24"/>
                  <w:szCs w:val="24"/>
                </w:rPr>
                <w:t>m</w:t>
              </w:r>
              <w:r w:rsidR="00027460" w:rsidRPr="00A261C8">
                <w:rPr>
                  <w:rFonts w:ascii="Arial" w:eastAsia="Cambria" w:hAnsi="Arial" w:cs="Arial"/>
                  <w:sz w:val="24"/>
                  <w:szCs w:val="24"/>
                </w:rPr>
                <w:t>ilitar</w:t>
              </w:r>
            </w:ins>
            <w:r w:rsidR="00027460" w:rsidRPr="00A261C8">
              <w:rPr>
                <w:rFonts w:ascii="Arial" w:eastAsia="Cambria" w:hAnsi="Arial" w:cs="Arial"/>
                <w:sz w:val="24"/>
                <w:szCs w:val="24"/>
              </w:rPr>
              <w:t xml:space="preserve"> y político chileno. El 11 de septiembre </w:t>
            </w:r>
            <w:ins w:id="1959" w:author="Eugenia Arce Londoño" w:date="2015-10-01T08:28:00Z">
              <w:r w:rsidR="00EA7E50">
                <w:rPr>
                  <w:rFonts w:ascii="Arial" w:eastAsia="Cambria" w:hAnsi="Arial" w:cs="Arial"/>
                  <w:sz w:val="24"/>
                  <w:szCs w:val="24"/>
                </w:rPr>
                <w:t xml:space="preserve">de </w:t>
              </w:r>
            </w:ins>
            <w:r w:rsidR="00EA7E50">
              <w:rPr>
                <w:rFonts w:ascii="Arial" w:eastAsia="Cambria" w:hAnsi="Arial" w:cs="Arial"/>
                <w:sz w:val="24"/>
                <w:szCs w:val="24"/>
              </w:rPr>
              <w:t xml:space="preserve">1973 dirigió el golpe de </w:t>
            </w:r>
            <w:del w:id="1960" w:author="Eugenia Arce Londoño" w:date="2015-10-01T08:28:00Z">
              <w:r w:rsidR="00027460" w:rsidRPr="00A261C8">
                <w:rPr>
                  <w:rFonts w:ascii="Arial" w:eastAsia="Cambria" w:hAnsi="Arial" w:cs="Arial"/>
                  <w:sz w:val="24"/>
                  <w:szCs w:val="24"/>
                </w:rPr>
                <w:delText>estado</w:delText>
              </w:r>
            </w:del>
            <w:ins w:id="1961" w:author="Eugenia Arce Londoño" w:date="2015-10-01T08:28:00Z">
              <w:r w:rsidR="00EA7E50">
                <w:rPr>
                  <w:rFonts w:ascii="Arial" w:eastAsia="Cambria" w:hAnsi="Arial" w:cs="Arial"/>
                  <w:sz w:val="24"/>
                  <w:szCs w:val="24"/>
                </w:rPr>
                <w:t>E</w:t>
              </w:r>
              <w:r w:rsidR="00027460" w:rsidRPr="00A261C8">
                <w:rPr>
                  <w:rFonts w:ascii="Arial" w:eastAsia="Cambria" w:hAnsi="Arial" w:cs="Arial"/>
                  <w:sz w:val="24"/>
                  <w:szCs w:val="24"/>
                </w:rPr>
                <w:t>stado</w:t>
              </w:r>
            </w:ins>
            <w:r w:rsidR="00027460" w:rsidRPr="00A261C8">
              <w:rPr>
                <w:rFonts w:ascii="Arial" w:eastAsia="Cambria" w:hAnsi="Arial" w:cs="Arial"/>
                <w:sz w:val="24"/>
                <w:szCs w:val="24"/>
              </w:rPr>
              <w:t xml:space="preserve"> que derrocó al gobierno constitucional de Salvador Allende. Asumió el poder y estableció un régimen dictatorial (1973-1990) caracterizado por el acercamiento a </w:t>
            </w:r>
            <w:del w:id="1962" w:author="Eugenia Arce Londoño" w:date="2015-10-01T08:28:00Z">
              <w:r w:rsidR="00027460" w:rsidRPr="00A261C8">
                <w:rPr>
                  <w:rFonts w:ascii="Arial" w:eastAsia="Cambria" w:hAnsi="Arial" w:cs="Arial"/>
                  <w:sz w:val="24"/>
                  <w:szCs w:val="24"/>
                </w:rPr>
                <w:delText>EUA</w:delText>
              </w:r>
            </w:del>
            <w:ins w:id="1963" w:author="Eugenia Arce Londoño" w:date="2015-10-01T08:28:00Z">
              <w:r w:rsidR="00027460" w:rsidRPr="00A261C8">
                <w:rPr>
                  <w:rFonts w:ascii="Arial" w:eastAsia="Cambria" w:hAnsi="Arial" w:cs="Arial"/>
                  <w:sz w:val="24"/>
                  <w:szCs w:val="24"/>
                </w:rPr>
                <w:t>E</w:t>
              </w:r>
              <w:r w:rsidR="00444F8D">
                <w:rPr>
                  <w:rFonts w:ascii="Arial" w:eastAsia="Cambria" w:hAnsi="Arial" w:cs="Arial"/>
                  <w:sz w:val="24"/>
                  <w:szCs w:val="24"/>
                </w:rPr>
                <w:t>stados Unidos</w:t>
              </w:r>
            </w:ins>
            <w:r w:rsidR="00444F8D">
              <w:rPr>
                <w:rFonts w:ascii="Arial" w:eastAsia="Cambria" w:hAnsi="Arial" w:cs="Arial"/>
                <w:sz w:val="24"/>
                <w:szCs w:val="24"/>
              </w:rPr>
              <w:t xml:space="preserve"> y</w:t>
            </w:r>
            <w:r w:rsidR="00027460" w:rsidRPr="00A261C8">
              <w:rPr>
                <w:rFonts w:ascii="Arial" w:eastAsia="Cambria" w:hAnsi="Arial" w:cs="Arial"/>
                <w:sz w:val="24"/>
                <w:szCs w:val="24"/>
              </w:rPr>
              <w:t xml:space="preserve"> la encarnizada represión contra la oposición.</w:t>
            </w:r>
          </w:p>
        </w:tc>
      </w:tr>
    </w:tbl>
    <w:p w14:paraId="250CDCBC" w14:textId="77777777" w:rsidR="00DB06AC" w:rsidRPr="00A261C8" w:rsidRDefault="00DB06AC" w:rsidP="00F944EE">
      <w:pPr>
        <w:spacing w:line="276" w:lineRule="auto"/>
        <w:jc w:val="both"/>
        <w:rPr>
          <w:rFonts w:ascii="Arial" w:hAnsi="Arial" w:cs="Arial"/>
          <w:sz w:val="24"/>
          <w:szCs w:val="24"/>
        </w:rPr>
      </w:pPr>
    </w:p>
    <w:p w14:paraId="228FDF51" w14:textId="214BD2BD" w:rsidR="007411A0" w:rsidRPr="00A261C8" w:rsidRDefault="007411A0">
      <w:pPr>
        <w:spacing w:line="276" w:lineRule="auto"/>
        <w:jc w:val="both"/>
        <w:rPr>
          <w:rFonts w:ascii="Arial" w:hAnsi="Arial" w:cs="Arial"/>
          <w:sz w:val="24"/>
          <w:szCs w:val="24"/>
        </w:rPr>
        <w:pPrChange w:id="1964" w:author="Eugenia Arce Londoño" w:date="2015-10-01T08:28:00Z">
          <w:pPr>
            <w:spacing w:line="276" w:lineRule="auto"/>
            <w:ind w:left="708"/>
            <w:jc w:val="both"/>
          </w:pPr>
        </w:pPrChange>
      </w:pPr>
      <w:del w:id="1965" w:author="Eugenia Arce Londoño" w:date="2015-10-01T08:28:00Z">
        <w:r w:rsidRPr="00A261C8">
          <w:rPr>
            <w:rFonts w:ascii="Arial" w:hAnsi="Arial" w:cs="Arial"/>
            <w:b/>
            <w:sz w:val="24"/>
            <w:szCs w:val="24"/>
          </w:rPr>
          <w:lastRenderedPageBreak/>
          <w:delText>RÉGIMEN TOTALITARIO</w:delText>
        </w:r>
        <w:r w:rsidR="00F944EE" w:rsidRPr="00A261C8">
          <w:rPr>
            <w:rFonts w:ascii="Arial" w:hAnsi="Arial" w:cs="Arial"/>
            <w:sz w:val="24"/>
            <w:szCs w:val="24"/>
          </w:rPr>
          <w:delText>. En este</w:delText>
        </w:r>
      </w:del>
      <w:ins w:id="1966" w:author="Eugenia Arce Londoño" w:date="2015-10-01T08:28:00Z">
        <w:r w:rsidR="00444F8D" w:rsidRPr="00444F8D">
          <w:rPr>
            <w:rFonts w:ascii="Arial" w:hAnsi="Arial" w:cs="Arial"/>
            <w:sz w:val="24"/>
            <w:szCs w:val="24"/>
          </w:rPr>
          <w:t>El</w:t>
        </w:r>
        <w:r w:rsidR="00444F8D">
          <w:rPr>
            <w:rFonts w:ascii="Arial" w:hAnsi="Arial" w:cs="Arial"/>
            <w:b/>
            <w:sz w:val="24"/>
            <w:szCs w:val="24"/>
          </w:rPr>
          <w:t xml:space="preserve"> </w:t>
        </w:r>
        <w:r w:rsidR="00444F8D" w:rsidRPr="00A261C8">
          <w:rPr>
            <w:rFonts w:ascii="Arial" w:hAnsi="Arial" w:cs="Arial"/>
            <w:b/>
            <w:sz w:val="24"/>
            <w:szCs w:val="24"/>
          </w:rPr>
          <w:t>régimen totalitario</w:t>
        </w:r>
        <w:r w:rsidR="00444F8D">
          <w:rPr>
            <w:rFonts w:ascii="Arial" w:hAnsi="Arial" w:cs="Arial"/>
            <w:sz w:val="24"/>
            <w:szCs w:val="24"/>
          </w:rPr>
          <w:t xml:space="preserve"> es un</w:t>
        </w:r>
      </w:ins>
      <w:r w:rsidR="00F944EE" w:rsidRPr="00A261C8">
        <w:rPr>
          <w:rFonts w:ascii="Arial" w:hAnsi="Arial" w:cs="Arial"/>
          <w:sz w:val="24"/>
          <w:szCs w:val="24"/>
        </w:rPr>
        <w:t xml:space="preserve"> </w:t>
      </w:r>
      <w:r w:rsidR="00F944EE" w:rsidRPr="00444F8D">
        <w:rPr>
          <w:rFonts w:ascii="Arial" w:hAnsi="Arial"/>
          <w:sz w:val="24"/>
          <w:rPrChange w:id="1967" w:author="Eugenia Arce Londoño" w:date="2015-10-01T08:28:00Z">
            <w:rPr>
              <w:rFonts w:ascii="Arial" w:hAnsi="Arial"/>
              <w:b/>
              <w:sz w:val="24"/>
            </w:rPr>
          </w:rPrChange>
        </w:rPr>
        <w:t>sistema político</w:t>
      </w:r>
      <w:ins w:id="1968" w:author="Eugenia Arce Londoño" w:date="2015-10-01T08:28:00Z">
        <w:r w:rsidR="00F944EE" w:rsidRPr="00444F8D">
          <w:rPr>
            <w:rFonts w:ascii="Arial" w:hAnsi="Arial" w:cs="Arial"/>
            <w:sz w:val="24"/>
            <w:szCs w:val="24"/>
          </w:rPr>
          <w:t xml:space="preserve"> </w:t>
        </w:r>
        <w:r w:rsidR="00444F8D">
          <w:rPr>
            <w:rFonts w:ascii="Arial" w:hAnsi="Arial" w:cs="Arial"/>
            <w:sz w:val="24"/>
            <w:szCs w:val="24"/>
          </w:rPr>
          <w:t>en el que</w:t>
        </w:r>
      </w:ins>
      <w:r w:rsidR="00444F8D">
        <w:rPr>
          <w:rFonts w:ascii="Arial" w:hAnsi="Arial"/>
          <w:sz w:val="24"/>
          <w:rPrChange w:id="1969" w:author="Eugenia Arce Londoño" w:date="2015-10-01T08:28:00Z">
            <w:rPr>
              <w:rFonts w:ascii="Arial" w:hAnsi="Arial"/>
              <w:b/>
              <w:sz w:val="24"/>
            </w:rPr>
          </w:rPrChange>
        </w:rPr>
        <w:t xml:space="preserve"> </w:t>
      </w:r>
      <w:r w:rsidR="00F944EE" w:rsidRPr="00444F8D">
        <w:rPr>
          <w:rFonts w:ascii="Arial" w:hAnsi="Arial"/>
          <w:sz w:val="24"/>
          <w:rPrChange w:id="1970" w:author="Eugenia Arce Londoño" w:date="2015-10-01T08:28:00Z">
            <w:rPr>
              <w:rFonts w:ascii="Arial" w:hAnsi="Arial"/>
              <w:b/>
              <w:sz w:val="24"/>
            </w:rPr>
          </w:rPrChange>
        </w:rPr>
        <w:t xml:space="preserve">el gobierno lo centraliza un partido político único que se apodera del Estado y que es liderado y dirigido por un </w:t>
      </w:r>
      <w:r w:rsidRPr="00444F8D">
        <w:rPr>
          <w:rFonts w:ascii="Arial" w:hAnsi="Arial"/>
          <w:sz w:val="24"/>
          <w:rPrChange w:id="1971" w:author="Eugenia Arce Londoño" w:date="2015-10-01T08:28:00Z">
            <w:rPr>
              <w:rFonts w:ascii="Arial" w:hAnsi="Arial"/>
              <w:b/>
              <w:sz w:val="24"/>
            </w:rPr>
          </w:rPrChange>
        </w:rPr>
        <w:t>guía</w:t>
      </w:r>
      <w:r w:rsidR="00F944EE" w:rsidRPr="00444F8D">
        <w:rPr>
          <w:rFonts w:ascii="Arial" w:hAnsi="Arial"/>
          <w:sz w:val="24"/>
          <w:rPrChange w:id="1972" w:author="Eugenia Arce Londoño" w:date="2015-10-01T08:28:00Z">
            <w:rPr>
              <w:rFonts w:ascii="Arial" w:hAnsi="Arial"/>
              <w:b/>
              <w:sz w:val="24"/>
            </w:rPr>
          </w:rPrChange>
        </w:rPr>
        <w:t xml:space="preserve"> de carácter carismático y mesiánico que concentra totalmente el poder político y al cual se le somete la población</w:t>
      </w:r>
      <w:r w:rsidR="00F944EE" w:rsidRPr="00444F8D">
        <w:rPr>
          <w:rFonts w:ascii="Arial" w:hAnsi="Arial" w:cs="Arial"/>
          <w:sz w:val="24"/>
          <w:szCs w:val="24"/>
        </w:rPr>
        <w:t xml:space="preserve">. Al líder se le rinde un fuerte culto a través de la </w:t>
      </w:r>
      <w:r w:rsidR="00F944EE" w:rsidRPr="00444F8D">
        <w:rPr>
          <w:rFonts w:ascii="Arial" w:hAnsi="Arial"/>
          <w:sz w:val="24"/>
          <w:rPrChange w:id="1973" w:author="Eugenia Arce Londoño" w:date="2015-10-01T08:28:00Z">
            <w:rPr>
              <w:rFonts w:ascii="Arial" w:hAnsi="Arial"/>
              <w:b/>
              <w:sz w:val="24"/>
            </w:rPr>
          </w:rPrChange>
        </w:rPr>
        <w:t>propaganda</w:t>
      </w:r>
      <w:r w:rsidR="00F944EE" w:rsidRPr="00444F8D">
        <w:rPr>
          <w:rFonts w:ascii="Arial" w:hAnsi="Arial" w:cs="Arial"/>
          <w:sz w:val="24"/>
          <w:szCs w:val="24"/>
        </w:rPr>
        <w:t xml:space="preserve"> estatal en los </w:t>
      </w:r>
      <w:r w:rsidR="00F944EE" w:rsidRPr="00444F8D">
        <w:rPr>
          <w:rFonts w:ascii="Arial" w:hAnsi="Arial"/>
          <w:sz w:val="24"/>
          <w:rPrChange w:id="1974" w:author="Eugenia Arce Londoño" w:date="2015-10-01T08:28:00Z">
            <w:rPr>
              <w:rFonts w:ascii="Arial" w:hAnsi="Arial"/>
              <w:b/>
              <w:sz w:val="24"/>
            </w:rPr>
          </w:rPrChange>
        </w:rPr>
        <w:t>medios de comunicación</w:t>
      </w:r>
      <w:r w:rsidR="00F944EE" w:rsidRPr="00444F8D">
        <w:rPr>
          <w:rFonts w:ascii="Arial" w:hAnsi="Arial" w:cs="Arial"/>
          <w:sz w:val="24"/>
          <w:szCs w:val="24"/>
        </w:rPr>
        <w:t xml:space="preserve"> y de los procesos de </w:t>
      </w:r>
      <w:r w:rsidR="00F944EE" w:rsidRPr="00444F8D">
        <w:rPr>
          <w:rFonts w:ascii="Arial" w:hAnsi="Arial"/>
          <w:sz w:val="24"/>
          <w:rPrChange w:id="1975" w:author="Eugenia Arce Londoño" w:date="2015-10-01T08:28:00Z">
            <w:rPr>
              <w:rFonts w:ascii="Arial" w:hAnsi="Arial"/>
              <w:b/>
              <w:sz w:val="24"/>
            </w:rPr>
          </w:rPrChange>
        </w:rPr>
        <w:t>socialización</w:t>
      </w:r>
      <w:r w:rsidR="00F944EE" w:rsidRPr="00444F8D">
        <w:rPr>
          <w:rFonts w:ascii="Arial" w:hAnsi="Arial" w:cs="Arial"/>
          <w:sz w:val="24"/>
          <w:szCs w:val="24"/>
        </w:rPr>
        <w:t xml:space="preserve"> política que</w:t>
      </w:r>
      <w:r w:rsidR="00F944EE" w:rsidRPr="00A261C8">
        <w:rPr>
          <w:rFonts w:ascii="Arial" w:hAnsi="Arial" w:cs="Arial"/>
          <w:sz w:val="24"/>
          <w:szCs w:val="24"/>
        </w:rPr>
        <w:t xml:space="preserve"> se viven en las instituciones educativas adoctrinando a los niños y niñas. </w:t>
      </w:r>
      <w:ins w:id="1976" w:author="Eugenia Arce Londoño" w:date="2015-10-01T08:28:00Z">
        <w:r w:rsidR="00444F8D">
          <w:rPr>
            <w:rFonts w:ascii="Arial" w:hAnsi="Arial" w:cs="Arial"/>
            <w:sz w:val="24"/>
            <w:szCs w:val="24"/>
          </w:rPr>
          <w:t xml:space="preserve"> En estos sistemas, es usual que se cree</w:t>
        </w:r>
        <w:r w:rsidR="00F944EE" w:rsidRPr="00A261C8">
          <w:rPr>
            <w:rFonts w:ascii="Arial" w:hAnsi="Arial" w:cs="Arial"/>
            <w:sz w:val="24"/>
            <w:szCs w:val="24"/>
          </w:rPr>
          <w:t xml:space="preserve">n </w:t>
        </w:r>
        <w:r w:rsidR="00F944EE" w:rsidRPr="00A261C8">
          <w:rPr>
            <w:rFonts w:ascii="Arial" w:hAnsi="Arial" w:cs="Arial"/>
            <w:b/>
            <w:sz w:val="24"/>
            <w:szCs w:val="24"/>
          </w:rPr>
          <w:t>mitos</w:t>
        </w:r>
        <w:r w:rsidR="00F944EE" w:rsidRPr="00A261C8">
          <w:rPr>
            <w:rFonts w:ascii="Arial" w:hAnsi="Arial" w:cs="Arial"/>
            <w:sz w:val="24"/>
            <w:szCs w:val="24"/>
          </w:rPr>
          <w:t xml:space="preserve"> en relación con </w:t>
        </w:r>
        <w:r w:rsidRPr="00A261C8">
          <w:rPr>
            <w:rFonts w:ascii="Arial" w:hAnsi="Arial" w:cs="Arial"/>
            <w:sz w:val="24"/>
            <w:szCs w:val="24"/>
          </w:rPr>
          <w:t xml:space="preserve">la </w:t>
        </w:r>
        <w:r w:rsidR="00F944EE" w:rsidRPr="00A261C8">
          <w:rPr>
            <w:rFonts w:ascii="Arial" w:hAnsi="Arial" w:cs="Arial"/>
            <w:b/>
            <w:sz w:val="24"/>
            <w:szCs w:val="24"/>
          </w:rPr>
          <w:t>vida</w:t>
        </w:r>
        <w:r w:rsidRPr="00A261C8">
          <w:rPr>
            <w:rFonts w:ascii="Arial" w:hAnsi="Arial" w:cs="Arial"/>
            <w:sz w:val="24"/>
            <w:szCs w:val="24"/>
          </w:rPr>
          <w:t xml:space="preserve"> del </w:t>
        </w:r>
        <w:r w:rsidRPr="00A261C8">
          <w:rPr>
            <w:rFonts w:ascii="Arial" w:hAnsi="Arial" w:cs="Arial"/>
            <w:b/>
            <w:sz w:val="24"/>
            <w:szCs w:val="24"/>
          </w:rPr>
          <w:t>líder</w:t>
        </w:r>
        <w:r w:rsidR="00F944EE" w:rsidRPr="00A261C8">
          <w:rPr>
            <w:rFonts w:ascii="Arial" w:hAnsi="Arial" w:cs="Arial"/>
            <w:sz w:val="24"/>
            <w:szCs w:val="24"/>
          </w:rPr>
          <w:t xml:space="preserve">, </w:t>
        </w:r>
        <w:r w:rsidRPr="00A261C8">
          <w:rPr>
            <w:rFonts w:ascii="Arial" w:hAnsi="Arial" w:cs="Arial"/>
            <w:sz w:val="24"/>
            <w:szCs w:val="24"/>
          </w:rPr>
          <w:t xml:space="preserve">sus </w:t>
        </w:r>
        <w:r w:rsidR="00F944EE" w:rsidRPr="00A261C8">
          <w:rPr>
            <w:rFonts w:ascii="Arial" w:hAnsi="Arial" w:cs="Arial"/>
            <w:sz w:val="24"/>
            <w:szCs w:val="24"/>
          </w:rPr>
          <w:t xml:space="preserve">palabras y </w:t>
        </w:r>
        <w:r w:rsidRPr="00A261C8">
          <w:rPr>
            <w:rFonts w:ascii="Arial" w:hAnsi="Arial" w:cs="Arial"/>
            <w:sz w:val="24"/>
            <w:szCs w:val="24"/>
          </w:rPr>
          <w:t xml:space="preserve">sus </w:t>
        </w:r>
        <w:r w:rsidR="00444F8D">
          <w:rPr>
            <w:rFonts w:ascii="Arial" w:hAnsi="Arial" w:cs="Arial"/>
            <w:sz w:val="24"/>
            <w:szCs w:val="24"/>
          </w:rPr>
          <w:t>acciones.</w:t>
        </w:r>
      </w:ins>
    </w:p>
    <w:p w14:paraId="74E05C59" w14:textId="77777777" w:rsidR="007411A0" w:rsidRPr="00A261C8" w:rsidRDefault="007411A0" w:rsidP="00F944EE">
      <w:pPr>
        <w:spacing w:line="276" w:lineRule="auto"/>
        <w:jc w:val="both"/>
        <w:rPr>
          <w:del w:id="1977" w:author="Eugenia Arce Londoño" w:date="2015-10-01T08:28:00Z"/>
          <w:rFonts w:ascii="Arial" w:hAnsi="Arial" w:cs="Arial"/>
          <w:sz w:val="24"/>
          <w:szCs w:val="24"/>
        </w:rPr>
      </w:pPr>
    </w:p>
    <w:p w14:paraId="5E43AB4E" w14:textId="77777777" w:rsidR="007411A0" w:rsidRPr="00A261C8" w:rsidRDefault="00F944EE" w:rsidP="00F944EE">
      <w:pPr>
        <w:spacing w:line="276" w:lineRule="auto"/>
        <w:jc w:val="both"/>
        <w:rPr>
          <w:del w:id="1978" w:author="Eugenia Arce Londoño" w:date="2015-10-01T08:28:00Z"/>
          <w:rFonts w:ascii="Arial" w:hAnsi="Arial" w:cs="Arial"/>
          <w:sz w:val="24"/>
          <w:szCs w:val="24"/>
        </w:rPr>
      </w:pPr>
      <w:del w:id="1979" w:author="Eugenia Arce Londoño" w:date="2015-10-01T08:28:00Z">
        <w:r w:rsidRPr="00A261C8">
          <w:rPr>
            <w:rFonts w:ascii="Arial" w:hAnsi="Arial" w:cs="Arial"/>
            <w:sz w:val="24"/>
            <w:szCs w:val="24"/>
          </w:rPr>
          <w:delText xml:space="preserve">Se crean </w:delText>
        </w:r>
        <w:r w:rsidRPr="00A261C8">
          <w:rPr>
            <w:rFonts w:ascii="Arial" w:hAnsi="Arial" w:cs="Arial"/>
            <w:b/>
            <w:sz w:val="24"/>
            <w:szCs w:val="24"/>
          </w:rPr>
          <w:delText>mitos</w:delText>
        </w:r>
        <w:r w:rsidRPr="00A261C8">
          <w:rPr>
            <w:rFonts w:ascii="Arial" w:hAnsi="Arial" w:cs="Arial"/>
            <w:sz w:val="24"/>
            <w:szCs w:val="24"/>
          </w:rPr>
          <w:delText xml:space="preserve"> en relación con </w:delText>
        </w:r>
        <w:r w:rsidR="007411A0" w:rsidRPr="00A261C8">
          <w:rPr>
            <w:rFonts w:ascii="Arial" w:hAnsi="Arial" w:cs="Arial"/>
            <w:sz w:val="24"/>
            <w:szCs w:val="24"/>
          </w:rPr>
          <w:delText xml:space="preserve">la </w:delText>
        </w:r>
        <w:r w:rsidRPr="00A261C8">
          <w:rPr>
            <w:rFonts w:ascii="Arial" w:hAnsi="Arial" w:cs="Arial"/>
            <w:b/>
            <w:sz w:val="24"/>
            <w:szCs w:val="24"/>
          </w:rPr>
          <w:delText>vida</w:delText>
        </w:r>
        <w:r w:rsidR="007411A0" w:rsidRPr="00A261C8">
          <w:rPr>
            <w:rFonts w:ascii="Arial" w:hAnsi="Arial" w:cs="Arial"/>
            <w:sz w:val="24"/>
            <w:szCs w:val="24"/>
          </w:rPr>
          <w:delText xml:space="preserve"> del </w:delText>
        </w:r>
        <w:r w:rsidR="007411A0" w:rsidRPr="00A261C8">
          <w:rPr>
            <w:rFonts w:ascii="Arial" w:hAnsi="Arial" w:cs="Arial"/>
            <w:b/>
            <w:sz w:val="24"/>
            <w:szCs w:val="24"/>
          </w:rPr>
          <w:delText>líder</w:delText>
        </w:r>
        <w:r w:rsidRPr="00A261C8">
          <w:rPr>
            <w:rFonts w:ascii="Arial" w:hAnsi="Arial" w:cs="Arial"/>
            <w:sz w:val="24"/>
            <w:szCs w:val="24"/>
          </w:rPr>
          <w:delText xml:space="preserve">, </w:delText>
        </w:r>
        <w:r w:rsidR="007411A0" w:rsidRPr="00A261C8">
          <w:rPr>
            <w:rFonts w:ascii="Arial" w:hAnsi="Arial" w:cs="Arial"/>
            <w:sz w:val="24"/>
            <w:szCs w:val="24"/>
          </w:rPr>
          <w:delText xml:space="preserve">sus </w:delText>
        </w:r>
        <w:r w:rsidRPr="00A261C8">
          <w:rPr>
            <w:rFonts w:ascii="Arial" w:hAnsi="Arial" w:cs="Arial"/>
            <w:sz w:val="24"/>
            <w:szCs w:val="24"/>
          </w:rPr>
          <w:delText xml:space="preserve">palabras y </w:delText>
        </w:r>
        <w:r w:rsidR="007411A0" w:rsidRPr="00A261C8">
          <w:rPr>
            <w:rFonts w:ascii="Arial" w:hAnsi="Arial" w:cs="Arial"/>
            <w:sz w:val="24"/>
            <w:szCs w:val="24"/>
          </w:rPr>
          <w:delText xml:space="preserve">sus </w:delText>
        </w:r>
        <w:r w:rsidRPr="00A261C8">
          <w:rPr>
            <w:rFonts w:ascii="Arial" w:hAnsi="Arial" w:cs="Arial"/>
            <w:sz w:val="24"/>
            <w:szCs w:val="24"/>
          </w:rPr>
          <w:delText xml:space="preserve">acciones. </w:delText>
        </w:r>
      </w:del>
    </w:p>
    <w:p w14:paraId="5E980454" w14:textId="77777777" w:rsidR="007411A0" w:rsidRPr="00A261C8" w:rsidRDefault="007411A0" w:rsidP="00F944EE">
      <w:pPr>
        <w:spacing w:line="276" w:lineRule="auto"/>
        <w:jc w:val="both"/>
        <w:rPr>
          <w:rFonts w:ascii="Arial" w:hAnsi="Arial" w:cs="Arial"/>
          <w:sz w:val="24"/>
          <w:szCs w:val="24"/>
        </w:rPr>
      </w:pPr>
    </w:p>
    <w:p w14:paraId="6E723B3C" w14:textId="279D1535" w:rsidR="007411A0"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A diferencia del autoritarismo, se está en presencia de un </w:t>
      </w:r>
      <w:r w:rsidRPr="00444F8D">
        <w:rPr>
          <w:rFonts w:ascii="Arial" w:hAnsi="Arial"/>
          <w:sz w:val="24"/>
          <w:rPrChange w:id="1980" w:author="Eugenia Arce Londoño" w:date="2015-10-01T08:28:00Z">
            <w:rPr>
              <w:rFonts w:ascii="Arial" w:hAnsi="Arial"/>
              <w:b/>
              <w:sz w:val="24"/>
            </w:rPr>
          </w:rPrChange>
        </w:rPr>
        <w:t>régimen de naturaleza política fuertemente ideológica</w:t>
      </w:r>
      <w:r w:rsidRPr="00444F8D">
        <w:rPr>
          <w:rFonts w:ascii="Arial" w:hAnsi="Arial" w:cs="Arial"/>
          <w:sz w:val="24"/>
          <w:szCs w:val="24"/>
        </w:rPr>
        <w:t xml:space="preserve"> que legitima el régimen p</w:t>
      </w:r>
      <w:r w:rsidRPr="00A261C8">
        <w:rPr>
          <w:rFonts w:ascii="Arial" w:hAnsi="Arial" w:cs="Arial"/>
          <w:sz w:val="24"/>
          <w:szCs w:val="24"/>
        </w:rPr>
        <w:t xml:space="preserve">olítico establecido. El eje de lo que se hace está marcado por la </w:t>
      </w:r>
      <w:r w:rsidRPr="00A261C8">
        <w:rPr>
          <w:rFonts w:ascii="Arial" w:hAnsi="Arial" w:cs="Arial"/>
          <w:b/>
          <w:sz w:val="24"/>
          <w:szCs w:val="24"/>
        </w:rPr>
        <w:t>ideología oficial</w:t>
      </w:r>
      <w:r w:rsidRPr="00A261C8">
        <w:rPr>
          <w:rFonts w:ascii="Arial" w:hAnsi="Arial" w:cs="Arial"/>
          <w:sz w:val="24"/>
          <w:szCs w:val="24"/>
        </w:rPr>
        <w:t xml:space="preserve"> con la cual se </w:t>
      </w:r>
      <w:r w:rsidRPr="00A261C8">
        <w:rPr>
          <w:rFonts w:ascii="Arial" w:hAnsi="Arial" w:cs="Arial"/>
          <w:b/>
          <w:sz w:val="24"/>
          <w:szCs w:val="24"/>
        </w:rPr>
        <w:t>controla</w:t>
      </w:r>
      <w:r w:rsidR="00444F8D">
        <w:rPr>
          <w:rFonts w:ascii="Arial" w:hAnsi="Arial" w:cs="Arial"/>
          <w:sz w:val="24"/>
          <w:szCs w:val="24"/>
        </w:rPr>
        <w:t xml:space="preserve"> la vida de las personas </w:t>
      </w:r>
      <w:del w:id="1981" w:author="Eugenia Arce Londoño" w:date="2015-10-01T08:28:00Z">
        <w:r w:rsidRPr="00A261C8">
          <w:rPr>
            <w:rFonts w:ascii="Arial" w:hAnsi="Arial" w:cs="Arial"/>
            <w:sz w:val="24"/>
            <w:szCs w:val="24"/>
          </w:rPr>
          <w:delText>e</w:delText>
        </w:r>
      </w:del>
      <w:ins w:id="1982" w:author="Eugenia Arce Londoño" w:date="2015-10-01T08:28:00Z">
        <w:r w:rsidR="00444F8D">
          <w:rPr>
            <w:rFonts w:ascii="Arial" w:hAnsi="Arial" w:cs="Arial"/>
            <w:sz w:val="24"/>
            <w:szCs w:val="24"/>
          </w:rPr>
          <w:t>y se</w:t>
        </w:r>
      </w:ins>
      <w:r w:rsidRPr="00A261C8">
        <w:rPr>
          <w:rFonts w:ascii="Arial" w:hAnsi="Arial" w:cs="Arial"/>
          <w:sz w:val="24"/>
          <w:szCs w:val="24"/>
        </w:rPr>
        <w:t xml:space="preserve"> </w:t>
      </w:r>
      <w:r w:rsidRPr="00A261C8">
        <w:rPr>
          <w:rFonts w:ascii="Arial" w:hAnsi="Arial" w:cs="Arial"/>
          <w:b/>
          <w:sz w:val="24"/>
          <w:szCs w:val="24"/>
        </w:rPr>
        <w:t>instaura</w:t>
      </w:r>
      <w:r w:rsidRPr="00A261C8">
        <w:rPr>
          <w:rFonts w:ascii="Arial" w:hAnsi="Arial" w:cs="Arial"/>
          <w:sz w:val="24"/>
          <w:szCs w:val="24"/>
        </w:rPr>
        <w:t xml:space="preserve"> un </w:t>
      </w:r>
      <w:r w:rsidRPr="00A261C8">
        <w:rPr>
          <w:rFonts w:ascii="Arial" w:hAnsi="Arial" w:cs="Arial"/>
          <w:b/>
          <w:sz w:val="24"/>
          <w:szCs w:val="24"/>
        </w:rPr>
        <w:t>orden social, político y cultural</w:t>
      </w:r>
      <w:r w:rsidRPr="00A261C8">
        <w:rPr>
          <w:rFonts w:ascii="Arial" w:hAnsi="Arial" w:cs="Arial"/>
          <w:sz w:val="24"/>
          <w:szCs w:val="24"/>
        </w:rPr>
        <w:t xml:space="preserve"> </w:t>
      </w:r>
      <w:r w:rsidR="007411A0" w:rsidRPr="00A261C8">
        <w:rPr>
          <w:rFonts w:ascii="Arial" w:hAnsi="Arial" w:cs="Arial"/>
          <w:sz w:val="24"/>
          <w:szCs w:val="24"/>
        </w:rPr>
        <w:t>que aparece como “</w:t>
      </w:r>
      <w:r w:rsidR="007411A0" w:rsidRPr="00444F8D">
        <w:rPr>
          <w:rFonts w:ascii="Arial" w:hAnsi="Arial"/>
          <w:sz w:val="24"/>
          <w:rPrChange w:id="1983" w:author="Eugenia Arce Londoño" w:date="2015-10-01T08:28:00Z">
            <w:rPr>
              <w:rFonts w:ascii="Arial" w:hAnsi="Arial"/>
              <w:b/>
              <w:sz w:val="24"/>
            </w:rPr>
          </w:rPrChange>
        </w:rPr>
        <w:t>nuevo</w:t>
      </w:r>
      <w:r w:rsidR="007411A0" w:rsidRPr="00444F8D">
        <w:rPr>
          <w:rFonts w:ascii="Arial" w:hAnsi="Arial" w:cs="Arial"/>
          <w:sz w:val="24"/>
          <w:szCs w:val="24"/>
        </w:rPr>
        <w:t>”</w:t>
      </w:r>
      <w:r w:rsidRPr="00444F8D">
        <w:rPr>
          <w:rFonts w:ascii="Arial" w:hAnsi="Arial" w:cs="Arial"/>
          <w:sz w:val="24"/>
          <w:szCs w:val="24"/>
        </w:rPr>
        <w:t>.</w:t>
      </w:r>
      <w:ins w:id="1984" w:author="Eugenia Arce Londoño" w:date="2015-10-01T08:28:00Z">
        <w:r w:rsidRPr="00A261C8">
          <w:rPr>
            <w:rFonts w:ascii="Arial" w:hAnsi="Arial" w:cs="Arial"/>
            <w:sz w:val="24"/>
            <w:szCs w:val="24"/>
          </w:rPr>
          <w:t xml:space="preserve"> </w:t>
        </w:r>
      </w:ins>
      <w:r w:rsidR="00444F8D">
        <w:rPr>
          <w:rFonts w:ascii="Arial" w:hAnsi="Arial" w:cs="Arial"/>
          <w:sz w:val="24"/>
          <w:szCs w:val="24"/>
        </w:rPr>
        <w:t xml:space="preserve"> </w:t>
      </w:r>
      <w:r w:rsidRPr="00A261C8">
        <w:rPr>
          <w:rFonts w:ascii="Arial" w:hAnsi="Arial" w:cs="Arial"/>
          <w:sz w:val="24"/>
          <w:szCs w:val="24"/>
        </w:rPr>
        <w:t xml:space="preserve">Es una ideología </w:t>
      </w:r>
      <w:r w:rsidRPr="00A261C8">
        <w:rPr>
          <w:rFonts w:ascii="Arial" w:hAnsi="Arial" w:cs="Arial"/>
          <w:b/>
          <w:sz w:val="24"/>
          <w:szCs w:val="24"/>
        </w:rPr>
        <w:t>totalizante</w:t>
      </w:r>
      <w:r w:rsidRPr="00A261C8">
        <w:rPr>
          <w:rFonts w:ascii="Arial" w:hAnsi="Arial" w:cs="Arial"/>
          <w:sz w:val="24"/>
          <w:szCs w:val="24"/>
        </w:rPr>
        <w:t xml:space="preserve"> que realza el nacionalismo, propone una visión del mundo y un modelo de vida y valora la </w:t>
      </w:r>
      <w:r w:rsidRPr="00A261C8">
        <w:rPr>
          <w:rFonts w:ascii="Arial" w:hAnsi="Arial" w:cs="Arial"/>
          <w:b/>
          <w:sz w:val="24"/>
          <w:szCs w:val="24"/>
        </w:rPr>
        <w:t>obediencia</w:t>
      </w:r>
      <w:r w:rsidRPr="00A261C8">
        <w:rPr>
          <w:rFonts w:ascii="Arial" w:hAnsi="Arial" w:cs="Arial"/>
          <w:sz w:val="24"/>
          <w:szCs w:val="24"/>
        </w:rPr>
        <w:t xml:space="preserve">, el </w:t>
      </w:r>
      <w:r w:rsidRPr="00A261C8">
        <w:rPr>
          <w:rFonts w:ascii="Arial" w:hAnsi="Arial" w:cs="Arial"/>
          <w:b/>
          <w:sz w:val="24"/>
          <w:szCs w:val="24"/>
        </w:rPr>
        <w:t>seguimiento</w:t>
      </w:r>
      <w:r w:rsidRPr="00A261C8">
        <w:rPr>
          <w:rFonts w:ascii="Arial" w:hAnsi="Arial" w:cs="Arial"/>
          <w:sz w:val="24"/>
          <w:szCs w:val="24"/>
        </w:rPr>
        <w:t xml:space="preserve"> y la </w:t>
      </w:r>
      <w:r w:rsidRPr="00A261C8">
        <w:rPr>
          <w:rFonts w:ascii="Arial" w:hAnsi="Arial" w:cs="Arial"/>
          <w:b/>
          <w:sz w:val="24"/>
          <w:szCs w:val="24"/>
        </w:rPr>
        <w:t>uniformidad</w:t>
      </w:r>
      <w:r w:rsidRPr="00A261C8">
        <w:rPr>
          <w:rFonts w:ascii="Arial" w:hAnsi="Arial" w:cs="Arial"/>
          <w:sz w:val="24"/>
          <w:szCs w:val="24"/>
        </w:rPr>
        <w:t xml:space="preserve"> frente a lo</w:t>
      </w:r>
      <w:r w:rsidR="00444F8D">
        <w:rPr>
          <w:rFonts w:ascii="Arial" w:hAnsi="Arial" w:cs="Arial"/>
          <w:sz w:val="24"/>
          <w:szCs w:val="24"/>
        </w:rPr>
        <w:t xml:space="preserve"> señalado por el partido único.</w:t>
      </w:r>
      <w:del w:id="1985" w:author="Eugenia Arce Londoño" w:date="2015-10-01T08:28:00Z">
        <w:r w:rsidRPr="00A261C8">
          <w:rPr>
            <w:rFonts w:ascii="Arial" w:hAnsi="Arial" w:cs="Arial"/>
            <w:sz w:val="24"/>
            <w:szCs w:val="24"/>
          </w:rPr>
          <w:delText xml:space="preserve"> </w:delText>
        </w:r>
      </w:del>
    </w:p>
    <w:p w14:paraId="4471139D" w14:textId="77777777" w:rsidR="007411A0" w:rsidRPr="00A261C8" w:rsidRDefault="007411A0" w:rsidP="00F944EE">
      <w:pPr>
        <w:spacing w:line="276" w:lineRule="auto"/>
        <w:jc w:val="both"/>
        <w:rPr>
          <w:rFonts w:ascii="Arial" w:hAnsi="Arial" w:cs="Arial"/>
          <w:sz w:val="24"/>
          <w:szCs w:val="24"/>
        </w:rPr>
      </w:pPr>
    </w:p>
    <w:p w14:paraId="3705A8B0" w14:textId="68F2EAA6" w:rsidR="008B64A1" w:rsidRPr="00A261C8" w:rsidRDefault="007411A0" w:rsidP="00F944EE">
      <w:pPr>
        <w:spacing w:line="276" w:lineRule="auto"/>
        <w:jc w:val="both"/>
        <w:rPr>
          <w:rFonts w:ascii="Arial" w:hAnsi="Arial" w:cs="Arial"/>
          <w:sz w:val="24"/>
          <w:szCs w:val="24"/>
        </w:rPr>
      </w:pPr>
      <w:del w:id="1986" w:author="Eugenia Arce Londoño" w:date="2015-10-01T08:28:00Z">
        <w:r w:rsidRPr="00A261C8">
          <w:rPr>
            <w:rFonts w:ascii="Arial" w:hAnsi="Arial" w:cs="Arial"/>
            <w:sz w:val="24"/>
            <w:szCs w:val="24"/>
          </w:rPr>
          <w:delText>Se</w:delText>
        </w:r>
      </w:del>
      <w:ins w:id="1987" w:author="Eugenia Arce Londoño" w:date="2015-10-01T08:28:00Z">
        <w:r w:rsidR="00444F8D">
          <w:rPr>
            <w:rFonts w:ascii="Arial" w:hAnsi="Arial" w:cs="Arial"/>
            <w:sz w:val="24"/>
            <w:szCs w:val="24"/>
          </w:rPr>
          <w:t>En el régimen totalitario s</w:t>
        </w:r>
        <w:r w:rsidRPr="00A261C8">
          <w:rPr>
            <w:rFonts w:ascii="Arial" w:hAnsi="Arial" w:cs="Arial"/>
            <w:sz w:val="24"/>
            <w:szCs w:val="24"/>
          </w:rPr>
          <w:t>e</w:t>
        </w:r>
      </w:ins>
      <w:r w:rsidRPr="00A261C8">
        <w:rPr>
          <w:rFonts w:ascii="Arial" w:hAnsi="Arial" w:cs="Arial"/>
          <w:sz w:val="24"/>
          <w:szCs w:val="24"/>
        </w:rPr>
        <w:t xml:space="preserve"> </w:t>
      </w:r>
      <w:r w:rsidR="00F944EE" w:rsidRPr="00A261C8">
        <w:rPr>
          <w:rFonts w:ascii="Arial" w:hAnsi="Arial" w:cs="Arial"/>
          <w:b/>
          <w:sz w:val="24"/>
          <w:szCs w:val="24"/>
        </w:rPr>
        <w:t>moviliza</w:t>
      </w:r>
      <w:r w:rsidR="00F944EE" w:rsidRPr="00A261C8">
        <w:rPr>
          <w:rFonts w:ascii="Arial" w:hAnsi="Arial" w:cs="Arial"/>
          <w:sz w:val="24"/>
          <w:szCs w:val="24"/>
        </w:rPr>
        <w:t xml:space="preserve"> constantemente a la </w:t>
      </w:r>
      <w:r w:rsidR="00F944EE" w:rsidRPr="00444F8D">
        <w:rPr>
          <w:rFonts w:ascii="Arial" w:hAnsi="Arial"/>
          <w:sz w:val="24"/>
          <w:rPrChange w:id="1988" w:author="Eugenia Arce Londoño" w:date="2015-10-01T08:28:00Z">
            <w:rPr>
              <w:rFonts w:ascii="Arial" w:hAnsi="Arial"/>
              <w:b/>
              <w:sz w:val="24"/>
            </w:rPr>
          </w:rPrChange>
        </w:rPr>
        <w:t>población</w:t>
      </w:r>
      <w:r w:rsidR="00F944EE" w:rsidRPr="00444F8D">
        <w:rPr>
          <w:rFonts w:ascii="Arial" w:hAnsi="Arial" w:cs="Arial"/>
          <w:sz w:val="24"/>
          <w:szCs w:val="24"/>
        </w:rPr>
        <w:t xml:space="preserve"> en </w:t>
      </w:r>
      <w:r w:rsidR="00F944EE" w:rsidRPr="00444F8D">
        <w:rPr>
          <w:rFonts w:ascii="Arial" w:hAnsi="Arial"/>
          <w:sz w:val="24"/>
          <w:rPrChange w:id="1989" w:author="Eugenia Arce Londoño" w:date="2015-10-01T08:28:00Z">
            <w:rPr>
              <w:rFonts w:ascii="Arial" w:hAnsi="Arial"/>
              <w:b/>
              <w:sz w:val="24"/>
            </w:rPr>
          </w:rPrChange>
        </w:rPr>
        <w:t>favor del régimen</w:t>
      </w:r>
      <w:r w:rsidR="00F944EE" w:rsidRPr="00444F8D">
        <w:rPr>
          <w:rFonts w:ascii="Arial" w:hAnsi="Arial" w:cs="Arial"/>
          <w:sz w:val="24"/>
          <w:szCs w:val="24"/>
        </w:rPr>
        <w:t xml:space="preserve"> comprometiéndola con lo señalado por el </w:t>
      </w:r>
      <w:r w:rsidRPr="00444F8D">
        <w:rPr>
          <w:rFonts w:ascii="Arial" w:hAnsi="Arial" w:cs="Arial"/>
          <w:sz w:val="24"/>
          <w:szCs w:val="24"/>
        </w:rPr>
        <w:t>cabecill</w:t>
      </w:r>
      <w:r w:rsidRPr="00A261C8">
        <w:rPr>
          <w:rFonts w:ascii="Arial" w:hAnsi="Arial" w:cs="Arial"/>
          <w:sz w:val="24"/>
          <w:szCs w:val="24"/>
        </w:rPr>
        <w:t xml:space="preserve">a o jefe </w:t>
      </w:r>
      <w:r w:rsidR="00F944EE" w:rsidRPr="00A261C8">
        <w:rPr>
          <w:rFonts w:ascii="Arial" w:hAnsi="Arial" w:cs="Arial"/>
          <w:sz w:val="24"/>
          <w:szCs w:val="24"/>
        </w:rPr>
        <w:t xml:space="preserve">y por el partido político el cual posee unas estructuras jerárquicas definidas. Las </w:t>
      </w:r>
      <w:r w:rsidR="00F944EE" w:rsidRPr="00A261C8">
        <w:rPr>
          <w:rFonts w:ascii="Arial" w:hAnsi="Arial" w:cs="Arial"/>
          <w:b/>
          <w:sz w:val="24"/>
          <w:szCs w:val="24"/>
        </w:rPr>
        <w:t>manifestaciones políticas</w:t>
      </w:r>
      <w:r w:rsidR="00F944EE" w:rsidRPr="00A261C8">
        <w:rPr>
          <w:rFonts w:ascii="Arial" w:hAnsi="Arial" w:cs="Arial"/>
          <w:sz w:val="24"/>
          <w:szCs w:val="24"/>
        </w:rPr>
        <w:t xml:space="preserve"> emplean </w:t>
      </w:r>
      <w:r w:rsidR="00F944EE" w:rsidRPr="00A261C8">
        <w:rPr>
          <w:rFonts w:ascii="Arial" w:hAnsi="Arial" w:cs="Arial"/>
          <w:b/>
          <w:sz w:val="24"/>
          <w:szCs w:val="24"/>
        </w:rPr>
        <w:t>símbolos</w:t>
      </w:r>
      <w:r w:rsidR="00F944EE" w:rsidRPr="00A261C8">
        <w:rPr>
          <w:rFonts w:ascii="Arial" w:hAnsi="Arial" w:cs="Arial"/>
          <w:sz w:val="24"/>
          <w:szCs w:val="24"/>
        </w:rPr>
        <w:t xml:space="preserve"> que identifican a la población</w:t>
      </w:r>
      <w:ins w:id="1990" w:author="Eugenia Arce Londoño" w:date="2015-10-01T08:28:00Z">
        <w:r w:rsidR="00444F8D">
          <w:rPr>
            <w:rFonts w:ascii="Arial" w:hAnsi="Arial" w:cs="Arial"/>
            <w:sz w:val="24"/>
            <w:szCs w:val="24"/>
          </w:rPr>
          <w:t>, tales</w:t>
        </w:r>
      </w:ins>
      <w:r w:rsidR="00F944EE" w:rsidRPr="00A261C8">
        <w:rPr>
          <w:rFonts w:ascii="Arial" w:hAnsi="Arial" w:cs="Arial"/>
          <w:sz w:val="24"/>
          <w:szCs w:val="24"/>
        </w:rPr>
        <w:t xml:space="preserve"> como</w:t>
      </w:r>
      <w:ins w:id="1991" w:author="Eugenia Arce Londoño" w:date="2015-10-01T08:28:00Z">
        <w:r w:rsidR="00444F8D">
          <w:rPr>
            <w:rFonts w:ascii="Arial" w:hAnsi="Arial" w:cs="Arial"/>
            <w:sz w:val="24"/>
            <w:szCs w:val="24"/>
          </w:rPr>
          <w:t>,</w:t>
        </w:r>
      </w:ins>
      <w:r w:rsidR="00F944EE" w:rsidRPr="00A261C8">
        <w:rPr>
          <w:rFonts w:ascii="Arial" w:hAnsi="Arial" w:cs="Arial"/>
          <w:sz w:val="24"/>
          <w:szCs w:val="24"/>
        </w:rPr>
        <w:t xml:space="preserve"> banderas, marchas militares, uniformes, </w:t>
      </w:r>
      <w:r w:rsidRPr="00A261C8">
        <w:rPr>
          <w:rFonts w:ascii="Arial" w:hAnsi="Arial" w:cs="Arial"/>
          <w:sz w:val="24"/>
          <w:szCs w:val="24"/>
        </w:rPr>
        <w:t xml:space="preserve">himnos, consignas, </w:t>
      </w:r>
      <w:r w:rsidR="00F944EE" w:rsidRPr="00A261C8">
        <w:rPr>
          <w:rFonts w:ascii="Arial" w:hAnsi="Arial" w:cs="Arial"/>
          <w:sz w:val="24"/>
          <w:szCs w:val="24"/>
        </w:rPr>
        <w:t xml:space="preserve">etc. La </w:t>
      </w:r>
      <w:r w:rsidR="00F944EE" w:rsidRPr="00A261C8">
        <w:rPr>
          <w:rFonts w:ascii="Arial" w:hAnsi="Arial" w:cs="Arial"/>
          <w:b/>
          <w:sz w:val="24"/>
          <w:szCs w:val="24"/>
        </w:rPr>
        <w:t>oposición</w:t>
      </w:r>
      <w:r w:rsidR="00F944EE" w:rsidRPr="00A261C8">
        <w:rPr>
          <w:rFonts w:ascii="Arial" w:hAnsi="Arial" w:cs="Arial"/>
          <w:sz w:val="24"/>
          <w:szCs w:val="24"/>
        </w:rPr>
        <w:t xml:space="preserve"> </w:t>
      </w:r>
      <w:del w:id="1992" w:author="Eugenia Arce Londoño" w:date="2015-10-01T08:28:00Z">
        <w:r w:rsidR="00F944EE" w:rsidRPr="00A261C8">
          <w:rPr>
            <w:rFonts w:ascii="Arial" w:hAnsi="Arial" w:cs="Arial"/>
            <w:sz w:val="24"/>
            <w:szCs w:val="24"/>
          </w:rPr>
          <w:delText>así como</w:delText>
        </w:r>
      </w:del>
      <w:ins w:id="1993" w:author="Eugenia Arce Londoño" w:date="2015-10-01T08:28:00Z">
        <w:r w:rsidR="00444F8D">
          <w:rPr>
            <w:rFonts w:ascii="Arial" w:hAnsi="Arial" w:cs="Arial"/>
            <w:sz w:val="24"/>
            <w:szCs w:val="24"/>
          </w:rPr>
          <w:t>y</w:t>
        </w:r>
      </w:ins>
      <w:r w:rsidR="00F944EE" w:rsidRPr="00A261C8">
        <w:rPr>
          <w:rFonts w:ascii="Arial" w:hAnsi="Arial" w:cs="Arial"/>
          <w:sz w:val="24"/>
          <w:szCs w:val="24"/>
        </w:rPr>
        <w:t xml:space="preserve"> las disidencias son </w:t>
      </w:r>
      <w:r w:rsidR="00F944EE" w:rsidRPr="00A261C8">
        <w:rPr>
          <w:rFonts w:ascii="Arial" w:hAnsi="Arial" w:cs="Arial"/>
          <w:b/>
          <w:sz w:val="24"/>
          <w:szCs w:val="24"/>
        </w:rPr>
        <w:t>restringidas</w:t>
      </w:r>
      <w:r w:rsidR="00F944EE" w:rsidRPr="00A261C8">
        <w:rPr>
          <w:rFonts w:ascii="Arial" w:hAnsi="Arial" w:cs="Arial"/>
          <w:sz w:val="24"/>
          <w:szCs w:val="24"/>
        </w:rPr>
        <w:t xml:space="preserve"> mediante la violencia y se </w:t>
      </w:r>
      <w:r w:rsidR="00F944EE" w:rsidRPr="00A261C8">
        <w:rPr>
          <w:rFonts w:ascii="Arial" w:hAnsi="Arial" w:cs="Arial"/>
          <w:b/>
          <w:sz w:val="24"/>
          <w:szCs w:val="24"/>
        </w:rPr>
        <w:t>suprimen</w:t>
      </w:r>
      <w:r w:rsidR="00F944EE" w:rsidRPr="00A261C8">
        <w:rPr>
          <w:rFonts w:ascii="Arial" w:hAnsi="Arial" w:cs="Arial"/>
          <w:sz w:val="24"/>
          <w:szCs w:val="24"/>
        </w:rPr>
        <w:t xml:space="preserve"> </w:t>
      </w:r>
      <w:r w:rsidRPr="00A261C8">
        <w:rPr>
          <w:rFonts w:ascii="Arial" w:hAnsi="Arial" w:cs="Arial"/>
          <w:sz w:val="24"/>
          <w:szCs w:val="24"/>
        </w:rPr>
        <w:t xml:space="preserve">o </w:t>
      </w:r>
      <w:r w:rsidRPr="00A261C8">
        <w:rPr>
          <w:rFonts w:ascii="Arial" w:hAnsi="Arial" w:cs="Arial"/>
          <w:b/>
          <w:sz w:val="24"/>
          <w:szCs w:val="24"/>
        </w:rPr>
        <w:t>liquidan</w:t>
      </w:r>
      <w:r w:rsidRPr="00A261C8">
        <w:rPr>
          <w:rFonts w:ascii="Arial" w:hAnsi="Arial" w:cs="Arial"/>
          <w:sz w:val="24"/>
          <w:szCs w:val="24"/>
        </w:rPr>
        <w:t xml:space="preserve"> </w:t>
      </w:r>
      <w:r w:rsidR="00F944EE" w:rsidRPr="00A261C8">
        <w:rPr>
          <w:rFonts w:ascii="Arial" w:hAnsi="Arial" w:cs="Arial"/>
          <w:sz w:val="24"/>
          <w:szCs w:val="24"/>
        </w:rPr>
        <w:t xml:space="preserve">los </w:t>
      </w:r>
      <w:ins w:id="1994" w:author="Eugenia Arce Londoño" w:date="2015-10-01T08:28:00Z">
        <w:r w:rsidR="00444F8D">
          <w:rPr>
            <w:rFonts w:ascii="Arial" w:hAnsi="Arial" w:cs="Arial"/>
            <w:sz w:val="24"/>
            <w:szCs w:val="24"/>
          </w:rPr>
          <w:t xml:space="preserve">demás </w:t>
        </w:r>
      </w:ins>
      <w:r w:rsidR="00F944EE" w:rsidRPr="00A261C8">
        <w:rPr>
          <w:rFonts w:ascii="Arial" w:hAnsi="Arial" w:cs="Arial"/>
          <w:sz w:val="24"/>
          <w:szCs w:val="24"/>
        </w:rPr>
        <w:t>partidos políticos y los movimientos sociales. El uso de la policía secreta</w:t>
      </w:r>
      <w:del w:id="1995" w:author="Eugenia Arce Londoño" w:date="2015-10-01T08:28:00Z">
        <w:r w:rsidR="00E157E0" w:rsidRPr="00A261C8">
          <w:rPr>
            <w:rFonts w:ascii="Arial" w:hAnsi="Arial" w:cs="Arial"/>
            <w:sz w:val="24"/>
            <w:szCs w:val="24"/>
          </w:rPr>
          <w:delText>, órganismos</w:delText>
        </w:r>
      </w:del>
      <w:ins w:id="1996" w:author="Eugenia Arce Londoño" w:date="2015-10-01T08:28:00Z">
        <w:r w:rsidR="00444F8D">
          <w:rPr>
            <w:rFonts w:ascii="Arial" w:hAnsi="Arial" w:cs="Arial"/>
            <w:sz w:val="24"/>
            <w:szCs w:val="24"/>
          </w:rPr>
          <w:t xml:space="preserve"> y</w:t>
        </w:r>
        <w:r w:rsidR="00E157E0" w:rsidRPr="00A261C8">
          <w:rPr>
            <w:rFonts w:ascii="Arial" w:hAnsi="Arial" w:cs="Arial"/>
            <w:sz w:val="24"/>
            <w:szCs w:val="24"/>
          </w:rPr>
          <w:t xml:space="preserve"> </w:t>
        </w:r>
        <w:r w:rsidR="00444F8D">
          <w:rPr>
            <w:rFonts w:ascii="Arial" w:hAnsi="Arial" w:cs="Arial"/>
            <w:sz w:val="24"/>
            <w:szCs w:val="24"/>
          </w:rPr>
          <w:t>los o</w:t>
        </w:r>
        <w:r w:rsidR="00E157E0" w:rsidRPr="00A261C8">
          <w:rPr>
            <w:rFonts w:ascii="Arial" w:hAnsi="Arial" w:cs="Arial"/>
            <w:sz w:val="24"/>
            <w:szCs w:val="24"/>
          </w:rPr>
          <w:t>rganismos</w:t>
        </w:r>
      </w:ins>
      <w:r w:rsidR="00E157E0" w:rsidRPr="00A261C8">
        <w:rPr>
          <w:rFonts w:ascii="Arial" w:hAnsi="Arial" w:cs="Arial"/>
          <w:sz w:val="24"/>
          <w:szCs w:val="24"/>
        </w:rPr>
        <w:t xml:space="preserve"> de </w:t>
      </w:r>
      <w:r w:rsidR="00444F8D">
        <w:rPr>
          <w:rFonts w:ascii="Arial" w:hAnsi="Arial" w:cs="Arial"/>
          <w:b/>
          <w:sz w:val="24"/>
          <w:szCs w:val="24"/>
        </w:rPr>
        <w:t>inteligencia</w:t>
      </w:r>
      <w:del w:id="1997" w:author="Eugenia Arce Londoño" w:date="2015-10-01T08:28:00Z">
        <w:r w:rsidR="00E157E0" w:rsidRPr="00A261C8">
          <w:rPr>
            <w:rFonts w:ascii="Arial" w:hAnsi="Arial" w:cs="Arial"/>
            <w:b/>
            <w:sz w:val="24"/>
            <w:szCs w:val="24"/>
          </w:rPr>
          <w:delText>,</w:delText>
        </w:r>
      </w:del>
      <w:r w:rsidR="00F944EE" w:rsidRPr="00A261C8">
        <w:rPr>
          <w:rFonts w:ascii="Arial" w:hAnsi="Arial" w:cs="Arial"/>
          <w:sz w:val="24"/>
          <w:szCs w:val="24"/>
        </w:rPr>
        <w:t xml:space="preserve"> es recurrente</w:t>
      </w:r>
      <w:ins w:id="1998" w:author="Eugenia Arce Londoño" w:date="2015-10-01T08:28:00Z">
        <w:r w:rsidR="00444F8D">
          <w:rPr>
            <w:rFonts w:ascii="Arial" w:hAnsi="Arial" w:cs="Arial"/>
            <w:sz w:val="24"/>
            <w:szCs w:val="24"/>
          </w:rPr>
          <w:t>,</w:t>
        </w:r>
      </w:ins>
      <w:r w:rsidR="00F944EE" w:rsidRPr="00A261C8">
        <w:rPr>
          <w:rFonts w:ascii="Arial" w:hAnsi="Arial" w:cs="Arial"/>
          <w:sz w:val="24"/>
          <w:szCs w:val="24"/>
        </w:rPr>
        <w:t xml:space="preserve"> así como</w:t>
      </w:r>
      <w:ins w:id="1999" w:author="Eugenia Arce Londoño" w:date="2015-10-01T08:28:00Z">
        <w:r w:rsidR="00F944EE" w:rsidRPr="00A261C8">
          <w:rPr>
            <w:rFonts w:ascii="Arial" w:hAnsi="Arial" w:cs="Arial"/>
            <w:sz w:val="24"/>
            <w:szCs w:val="24"/>
          </w:rPr>
          <w:t xml:space="preserve"> </w:t>
        </w:r>
        <w:r w:rsidR="00444F8D">
          <w:rPr>
            <w:rFonts w:ascii="Arial" w:hAnsi="Arial" w:cs="Arial"/>
            <w:sz w:val="24"/>
            <w:szCs w:val="24"/>
          </w:rPr>
          <w:t>el</w:t>
        </w:r>
      </w:ins>
      <w:r w:rsidR="00444F8D">
        <w:rPr>
          <w:rFonts w:ascii="Arial" w:hAnsi="Arial" w:cs="Arial"/>
          <w:sz w:val="24"/>
          <w:szCs w:val="24"/>
        </w:rPr>
        <w:t xml:space="preserve"> </w:t>
      </w:r>
      <w:r w:rsidR="00F944EE" w:rsidRPr="00A261C8">
        <w:rPr>
          <w:rFonts w:ascii="Arial" w:hAnsi="Arial" w:cs="Arial"/>
          <w:sz w:val="24"/>
          <w:szCs w:val="24"/>
        </w:rPr>
        <w:t>del ejército y sus armas</w:t>
      </w:r>
      <w:r w:rsidR="00E157E0" w:rsidRPr="00A261C8">
        <w:rPr>
          <w:rFonts w:ascii="Arial" w:hAnsi="Arial" w:cs="Arial"/>
          <w:sz w:val="24"/>
          <w:szCs w:val="24"/>
        </w:rPr>
        <w:t xml:space="preserve"> ya que vigilan constantemente a la población</w:t>
      </w:r>
      <w:r w:rsidR="00F944EE" w:rsidRPr="00A261C8">
        <w:rPr>
          <w:rFonts w:ascii="Arial" w:hAnsi="Arial" w:cs="Arial"/>
          <w:sz w:val="24"/>
          <w:szCs w:val="24"/>
        </w:rPr>
        <w:t xml:space="preserve">. El </w:t>
      </w:r>
      <w:r w:rsidR="00F944EE" w:rsidRPr="00A261C8">
        <w:rPr>
          <w:rFonts w:ascii="Arial" w:hAnsi="Arial" w:cs="Arial"/>
          <w:b/>
          <w:sz w:val="24"/>
          <w:szCs w:val="24"/>
        </w:rPr>
        <w:t>terror</w:t>
      </w:r>
      <w:r w:rsidR="00F944EE" w:rsidRPr="00A261C8">
        <w:rPr>
          <w:rFonts w:ascii="Arial" w:hAnsi="Arial" w:cs="Arial"/>
          <w:sz w:val="24"/>
          <w:szCs w:val="24"/>
        </w:rPr>
        <w:t xml:space="preserve"> al que se somete a la población es un recurso permanente que llega hasta la </w:t>
      </w:r>
      <w:r w:rsidR="00F944EE" w:rsidRPr="00A261C8">
        <w:rPr>
          <w:rFonts w:ascii="Arial" w:hAnsi="Arial" w:cs="Arial"/>
          <w:b/>
          <w:sz w:val="24"/>
          <w:szCs w:val="24"/>
        </w:rPr>
        <w:t>eliminación física</w:t>
      </w:r>
      <w:r w:rsidR="00F944EE" w:rsidRPr="00A261C8">
        <w:rPr>
          <w:rFonts w:ascii="Arial" w:hAnsi="Arial" w:cs="Arial"/>
          <w:sz w:val="24"/>
          <w:szCs w:val="24"/>
        </w:rPr>
        <w:t>.</w:t>
      </w:r>
    </w:p>
    <w:p w14:paraId="02A1493F" w14:textId="77777777" w:rsidR="008B64A1" w:rsidRPr="00444F8D" w:rsidRDefault="008B64A1" w:rsidP="00F944EE">
      <w:pPr>
        <w:spacing w:line="276" w:lineRule="auto"/>
        <w:jc w:val="both"/>
        <w:rPr>
          <w:rFonts w:ascii="Arial" w:hAnsi="Arial" w:cs="Arial"/>
          <w:sz w:val="24"/>
          <w:szCs w:val="24"/>
        </w:rPr>
      </w:pPr>
    </w:p>
    <w:p w14:paraId="6CB23C8F" w14:textId="4A20C3A3" w:rsidR="00F944EE" w:rsidRPr="00A261C8" w:rsidRDefault="00F944EE" w:rsidP="00F944EE">
      <w:pPr>
        <w:spacing w:line="276" w:lineRule="auto"/>
        <w:jc w:val="both"/>
        <w:rPr>
          <w:rFonts w:ascii="Arial" w:hAnsi="Arial" w:cs="Arial"/>
          <w:sz w:val="24"/>
          <w:szCs w:val="24"/>
        </w:rPr>
      </w:pPr>
      <w:del w:id="2000" w:author="Eugenia Arce Londoño" w:date="2015-10-01T08:28:00Z">
        <w:r w:rsidRPr="00A261C8">
          <w:rPr>
            <w:rFonts w:ascii="Arial" w:hAnsi="Arial" w:cs="Arial"/>
            <w:b/>
            <w:sz w:val="24"/>
            <w:szCs w:val="24"/>
          </w:rPr>
          <w:delText>Económicamente</w:delText>
        </w:r>
      </w:del>
      <w:ins w:id="2001" w:author="Eugenia Arce Londoño" w:date="2015-10-01T08:28:00Z">
        <w:r w:rsidR="00444F8D" w:rsidRPr="00444F8D">
          <w:rPr>
            <w:rFonts w:ascii="Arial" w:hAnsi="Arial" w:cs="Arial"/>
            <w:sz w:val="24"/>
            <w:szCs w:val="24"/>
          </w:rPr>
          <w:t>En lo económico, en estos sistemas</w:t>
        </w:r>
      </w:ins>
      <w:r w:rsidR="00444F8D" w:rsidRPr="00444F8D">
        <w:rPr>
          <w:rFonts w:ascii="Arial" w:hAnsi="Arial" w:cs="Arial"/>
          <w:sz w:val="24"/>
          <w:szCs w:val="24"/>
        </w:rPr>
        <w:t xml:space="preserve"> </w:t>
      </w:r>
      <w:r w:rsidRPr="00A261C8">
        <w:rPr>
          <w:rFonts w:ascii="Arial" w:hAnsi="Arial" w:cs="Arial"/>
          <w:sz w:val="24"/>
          <w:szCs w:val="24"/>
        </w:rPr>
        <w:t xml:space="preserve">la dirección de la </w:t>
      </w:r>
      <w:r w:rsidRPr="00444F8D">
        <w:rPr>
          <w:rFonts w:ascii="Arial" w:hAnsi="Arial"/>
          <w:sz w:val="24"/>
          <w:rPrChange w:id="2002" w:author="Eugenia Arce Londoño" w:date="2015-10-01T08:28:00Z">
            <w:rPr>
              <w:rFonts w:ascii="Arial" w:hAnsi="Arial"/>
              <w:b/>
              <w:sz w:val="24"/>
            </w:rPr>
          </w:rPrChange>
        </w:rPr>
        <w:t>economía</w:t>
      </w:r>
      <w:r w:rsidRPr="00444F8D">
        <w:rPr>
          <w:rFonts w:ascii="Arial" w:hAnsi="Arial" w:cs="Arial"/>
          <w:sz w:val="24"/>
          <w:szCs w:val="24"/>
        </w:rPr>
        <w:t xml:space="preserve"> y</w:t>
      </w:r>
      <w:r w:rsidRPr="00A261C8">
        <w:rPr>
          <w:rFonts w:ascii="Arial" w:hAnsi="Arial" w:cs="Arial"/>
          <w:sz w:val="24"/>
          <w:szCs w:val="24"/>
        </w:rPr>
        <w:t xml:space="preserve"> de los procesos que de ella se derivan recae en </w:t>
      </w:r>
      <w:r w:rsidRPr="00444F8D">
        <w:rPr>
          <w:rFonts w:ascii="Arial" w:hAnsi="Arial" w:cs="Arial"/>
          <w:sz w:val="24"/>
          <w:szCs w:val="24"/>
        </w:rPr>
        <w:t xml:space="preserve">el </w:t>
      </w:r>
      <w:r w:rsidRPr="00444F8D">
        <w:rPr>
          <w:rFonts w:ascii="Arial" w:hAnsi="Arial"/>
          <w:sz w:val="24"/>
          <w:rPrChange w:id="2003" w:author="Eugenia Arce Londoño" w:date="2015-10-01T08:28:00Z">
            <w:rPr>
              <w:rFonts w:ascii="Arial" w:hAnsi="Arial"/>
              <w:b/>
              <w:sz w:val="24"/>
            </w:rPr>
          </w:rPrChange>
        </w:rPr>
        <w:t>Estado</w:t>
      </w:r>
      <w:r w:rsidRPr="00A261C8">
        <w:rPr>
          <w:rFonts w:ascii="Arial" w:hAnsi="Arial" w:cs="Arial"/>
          <w:sz w:val="24"/>
          <w:szCs w:val="24"/>
        </w:rPr>
        <w:t xml:space="preserve"> que interviene fuertemente y promueve un sistema corporativo.</w:t>
      </w:r>
    </w:p>
    <w:p w14:paraId="0CCA2267" w14:textId="77777777" w:rsidR="00F944EE" w:rsidRPr="00A261C8" w:rsidRDefault="00F944EE" w:rsidP="00F944EE">
      <w:pPr>
        <w:spacing w:line="276" w:lineRule="auto"/>
        <w:jc w:val="both"/>
        <w:rPr>
          <w:rFonts w:ascii="Arial" w:hAnsi="Arial" w:cs="Arial"/>
          <w:sz w:val="24"/>
          <w:szCs w:val="24"/>
        </w:rPr>
      </w:pPr>
    </w:p>
    <w:p w14:paraId="015E5245" w14:textId="741C2499" w:rsidR="00F944EE" w:rsidRPr="00444F8D" w:rsidRDefault="00F944EE">
      <w:pPr>
        <w:spacing w:line="276" w:lineRule="auto"/>
        <w:jc w:val="both"/>
        <w:rPr>
          <w:rFonts w:ascii="Arial" w:hAnsi="Arial" w:cs="Arial"/>
          <w:sz w:val="24"/>
          <w:szCs w:val="24"/>
        </w:rPr>
        <w:pPrChange w:id="2004" w:author="Eugenia Arce Londoño" w:date="2015-10-01T08:28:00Z">
          <w:pPr>
            <w:pStyle w:val="Prrafodelista"/>
            <w:numPr>
              <w:numId w:val="27"/>
            </w:numPr>
            <w:spacing w:line="276" w:lineRule="auto"/>
            <w:ind w:hanging="360"/>
            <w:jc w:val="both"/>
          </w:pPr>
        </w:pPrChange>
      </w:pPr>
      <w:r w:rsidRPr="00444F8D">
        <w:rPr>
          <w:rFonts w:ascii="Arial" w:hAnsi="Arial" w:cs="Arial"/>
          <w:sz w:val="24"/>
          <w:szCs w:val="24"/>
        </w:rPr>
        <w:t xml:space="preserve">Los sistemas políticos autocráticos totalitarios se identifican generalmente con </w:t>
      </w:r>
      <w:del w:id="2005" w:author="Eugenia Arce Londoño" w:date="2015-10-01T08:28:00Z">
        <w:r w:rsidRPr="00A261C8">
          <w:rPr>
            <w:rFonts w:ascii="Arial" w:hAnsi="Arial" w:cs="Arial"/>
            <w:sz w:val="24"/>
            <w:szCs w:val="24"/>
          </w:rPr>
          <w:delText xml:space="preserve">los </w:delText>
        </w:r>
      </w:del>
      <w:r w:rsidRPr="00444F8D">
        <w:rPr>
          <w:rFonts w:ascii="Arial" w:hAnsi="Arial" w:cs="Arial"/>
          <w:sz w:val="24"/>
          <w:szCs w:val="24"/>
        </w:rPr>
        <w:t>regímenes</w:t>
      </w:r>
      <w:r w:rsidR="00444F8D">
        <w:rPr>
          <w:rFonts w:ascii="Arial" w:hAnsi="Arial" w:cs="Arial"/>
          <w:sz w:val="24"/>
          <w:szCs w:val="24"/>
        </w:rPr>
        <w:t xml:space="preserve"> </w:t>
      </w:r>
      <w:ins w:id="2006" w:author="Eugenia Arce Londoño" w:date="2015-10-01T08:28:00Z">
        <w:r w:rsidR="00444F8D">
          <w:rPr>
            <w:rFonts w:ascii="Arial" w:hAnsi="Arial" w:cs="Arial"/>
            <w:sz w:val="24"/>
            <w:szCs w:val="24"/>
          </w:rPr>
          <w:t>como el</w:t>
        </w:r>
        <w:r w:rsidRPr="00444F8D">
          <w:rPr>
            <w:rFonts w:ascii="Arial" w:hAnsi="Arial" w:cs="Arial"/>
            <w:sz w:val="24"/>
            <w:szCs w:val="24"/>
          </w:rPr>
          <w:t xml:space="preserve"> </w:t>
        </w:r>
      </w:ins>
      <w:r w:rsidRPr="00444F8D">
        <w:rPr>
          <w:rFonts w:ascii="Arial" w:hAnsi="Arial" w:cs="Arial"/>
          <w:sz w:val="24"/>
          <w:szCs w:val="24"/>
        </w:rPr>
        <w:t xml:space="preserve">fascista de </w:t>
      </w:r>
      <w:ins w:id="2007" w:author="Eugenia Arce Londoño" w:date="2015-10-01T08:28:00Z">
        <w:r w:rsidR="00444F8D">
          <w:rPr>
            <w:rFonts w:ascii="Arial" w:hAnsi="Arial" w:cs="Arial"/>
            <w:sz w:val="24"/>
            <w:szCs w:val="24"/>
          </w:rPr>
          <w:t xml:space="preserve">Benito </w:t>
        </w:r>
      </w:ins>
      <w:r w:rsidRPr="00444F8D">
        <w:rPr>
          <w:rFonts w:ascii="Arial" w:hAnsi="Arial" w:cs="Arial"/>
          <w:sz w:val="24"/>
          <w:szCs w:val="24"/>
        </w:rPr>
        <w:t>Mussolini</w:t>
      </w:r>
      <w:del w:id="2008" w:author="Eugenia Arce Londoño" w:date="2015-10-01T08:28:00Z">
        <w:r w:rsidRPr="00A261C8">
          <w:rPr>
            <w:rFonts w:ascii="Arial" w:hAnsi="Arial" w:cs="Arial"/>
            <w:sz w:val="24"/>
            <w:szCs w:val="24"/>
          </w:rPr>
          <w:delText xml:space="preserve">, </w:delText>
        </w:r>
      </w:del>
      <w:ins w:id="2009" w:author="Eugenia Arce Londoño" w:date="2015-10-01T08:28:00Z">
        <w:r w:rsidR="00444F8D">
          <w:rPr>
            <w:rFonts w:ascii="Arial" w:hAnsi="Arial" w:cs="Arial"/>
            <w:sz w:val="24"/>
            <w:szCs w:val="24"/>
          </w:rPr>
          <w:t xml:space="preserve"> en Italia</w:t>
        </w:r>
        <w:r w:rsidRPr="00444F8D">
          <w:rPr>
            <w:rFonts w:ascii="Arial" w:hAnsi="Arial" w:cs="Arial"/>
            <w:sz w:val="24"/>
            <w:szCs w:val="24"/>
          </w:rPr>
          <w:t xml:space="preserve">, </w:t>
        </w:r>
        <w:r w:rsidR="001A574F">
          <w:rPr>
            <w:rFonts w:ascii="Arial" w:hAnsi="Arial" w:cs="Arial"/>
            <w:sz w:val="24"/>
            <w:szCs w:val="24"/>
          </w:rPr>
          <w:t xml:space="preserve">el de Francisco Franco en España, </w:t>
        </w:r>
        <w:r w:rsidR="00444F8D">
          <w:rPr>
            <w:rFonts w:ascii="Arial" w:hAnsi="Arial" w:cs="Arial"/>
            <w:sz w:val="24"/>
            <w:szCs w:val="24"/>
          </w:rPr>
          <w:t xml:space="preserve">el </w:t>
        </w:r>
      </w:ins>
      <w:r w:rsidRPr="00444F8D">
        <w:rPr>
          <w:rFonts w:ascii="Arial" w:hAnsi="Arial" w:cs="Arial"/>
          <w:sz w:val="24"/>
          <w:szCs w:val="24"/>
        </w:rPr>
        <w:t xml:space="preserve">nacionalsocialista -nazi- de </w:t>
      </w:r>
      <w:ins w:id="2010" w:author="Eugenia Arce Londoño" w:date="2015-10-01T08:28:00Z">
        <w:r w:rsidR="00444F8D">
          <w:rPr>
            <w:rFonts w:ascii="Arial" w:hAnsi="Arial" w:cs="Arial"/>
            <w:sz w:val="24"/>
            <w:szCs w:val="24"/>
          </w:rPr>
          <w:t xml:space="preserve">Adolfo </w:t>
        </w:r>
      </w:ins>
      <w:r w:rsidRPr="00444F8D">
        <w:rPr>
          <w:rFonts w:ascii="Arial" w:hAnsi="Arial" w:cs="Arial"/>
          <w:sz w:val="24"/>
          <w:szCs w:val="24"/>
        </w:rPr>
        <w:t>Hitler</w:t>
      </w:r>
      <w:ins w:id="2011" w:author="Eugenia Arce Londoño" w:date="2015-10-01T08:28:00Z">
        <w:r w:rsidR="00444F8D">
          <w:rPr>
            <w:rFonts w:ascii="Arial" w:hAnsi="Arial" w:cs="Arial"/>
            <w:sz w:val="24"/>
            <w:szCs w:val="24"/>
          </w:rPr>
          <w:t xml:space="preserve"> en Alemania</w:t>
        </w:r>
      </w:ins>
      <w:r w:rsidRPr="00444F8D">
        <w:rPr>
          <w:rFonts w:ascii="Arial" w:hAnsi="Arial" w:cs="Arial"/>
          <w:sz w:val="24"/>
          <w:szCs w:val="24"/>
        </w:rPr>
        <w:t xml:space="preserve">, el soviético de </w:t>
      </w:r>
      <w:ins w:id="2012" w:author="Eugenia Arce Londoño" w:date="2015-10-01T08:28:00Z">
        <w:r w:rsidR="00444F8D">
          <w:rPr>
            <w:rFonts w:ascii="Arial" w:hAnsi="Arial" w:cs="Arial"/>
            <w:sz w:val="24"/>
            <w:szCs w:val="24"/>
          </w:rPr>
          <w:t xml:space="preserve">Joseph </w:t>
        </w:r>
      </w:ins>
      <w:r w:rsidRPr="00444F8D">
        <w:rPr>
          <w:rFonts w:ascii="Arial" w:hAnsi="Arial" w:cs="Arial"/>
          <w:sz w:val="24"/>
          <w:szCs w:val="24"/>
        </w:rPr>
        <w:t>Stalin</w:t>
      </w:r>
      <w:ins w:id="2013" w:author="Eugenia Arce Londoño" w:date="2015-10-01T08:28:00Z">
        <w:r w:rsidR="00444F8D">
          <w:rPr>
            <w:rFonts w:ascii="Arial" w:hAnsi="Arial" w:cs="Arial"/>
            <w:sz w:val="24"/>
            <w:szCs w:val="24"/>
          </w:rPr>
          <w:t xml:space="preserve"> en la antigua Unión de Repúblicas Socialistas Soviéticas URSS</w:t>
        </w:r>
      </w:ins>
      <w:r w:rsidRPr="00444F8D">
        <w:rPr>
          <w:rFonts w:ascii="Arial" w:hAnsi="Arial" w:cs="Arial"/>
          <w:sz w:val="24"/>
          <w:szCs w:val="24"/>
        </w:rPr>
        <w:t>, el comunista chino de Mao Zedong, el norcoreano actual</w:t>
      </w:r>
      <w:ins w:id="2014" w:author="Eugenia Arce Londoño" w:date="2015-10-01T08:28:00Z">
        <w:r w:rsidR="00444F8D">
          <w:rPr>
            <w:rFonts w:ascii="Arial" w:hAnsi="Arial" w:cs="Arial"/>
            <w:sz w:val="24"/>
            <w:szCs w:val="24"/>
          </w:rPr>
          <w:t>,</w:t>
        </w:r>
      </w:ins>
      <w:r w:rsidRPr="00444F8D">
        <w:rPr>
          <w:rFonts w:ascii="Arial" w:hAnsi="Arial" w:cs="Arial"/>
          <w:sz w:val="24"/>
          <w:szCs w:val="24"/>
        </w:rPr>
        <w:t xml:space="preserve"> </w:t>
      </w:r>
      <w:r w:rsidR="00444F8D">
        <w:rPr>
          <w:rFonts w:ascii="Arial" w:hAnsi="Arial" w:cs="Arial"/>
          <w:sz w:val="24"/>
          <w:szCs w:val="24"/>
        </w:rPr>
        <w:t xml:space="preserve">o </w:t>
      </w:r>
      <w:del w:id="2015" w:author="Eugenia Arce Londoño" w:date="2015-10-01T08:28:00Z">
        <w:r w:rsidRPr="00A261C8">
          <w:rPr>
            <w:rFonts w:ascii="Arial" w:hAnsi="Arial" w:cs="Arial"/>
            <w:sz w:val="24"/>
            <w:szCs w:val="24"/>
          </w:rPr>
          <w:delText>con</w:delText>
        </w:r>
      </w:del>
      <w:ins w:id="2016" w:author="Eugenia Arce Londoño" w:date="2015-10-01T08:28:00Z">
        <w:r w:rsidR="00444F8D">
          <w:rPr>
            <w:rFonts w:ascii="Arial" w:hAnsi="Arial" w:cs="Arial"/>
            <w:sz w:val="24"/>
            <w:szCs w:val="24"/>
          </w:rPr>
          <w:t>el de</w:t>
        </w:r>
      </w:ins>
      <w:r w:rsidR="00444F8D">
        <w:rPr>
          <w:rFonts w:ascii="Arial" w:hAnsi="Arial" w:cs="Arial"/>
          <w:sz w:val="24"/>
          <w:szCs w:val="24"/>
        </w:rPr>
        <w:t xml:space="preserve"> </w:t>
      </w:r>
      <w:r w:rsidRPr="00444F8D">
        <w:rPr>
          <w:rFonts w:ascii="Arial" w:hAnsi="Arial" w:cs="Arial"/>
          <w:sz w:val="24"/>
          <w:szCs w:val="24"/>
        </w:rPr>
        <w:t>las teocracias fundamentalistas islámicas como la de Afganistán o la de Irán.</w:t>
      </w:r>
    </w:p>
    <w:p w14:paraId="42A733F0" w14:textId="77777777" w:rsidR="003269F9" w:rsidRPr="00A261C8" w:rsidRDefault="003269F9" w:rsidP="008B64A1">
      <w:pPr>
        <w:spacing w:line="276" w:lineRule="auto"/>
        <w:jc w:val="both"/>
        <w:rPr>
          <w:rFonts w:ascii="Arial" w:hAnsi="Arial" w:cs="Arial"/>
          <w:sz w:val="24"/>
          <w:szCs w:val="24"/>
        </w:rPr>
      </w:pPr>
    </w:p>
    <w:p w14:paraId="786D09C8" w14:textId="15ED71FB" w:rsidR="003269F9" w:rsidRPr="00A261C8" w:rsidRDefault="003269F9" w:rsidP="003269F9">
      <w:pPr>
        <w:spacing w:line="276" w:lineRule="auto"/>
        <w:jc w:val="both"/>
        <w:rPr>
          <w:rFonts w:ascii="Arial" w:hAnsi="Arial" w:cs="Arial"/>
          <w:sz w:val="24"/>
          <w:szCs w:val="24"/>
        </w:rPr>
      </w:pPr>
      <w:r w:rsidRPr="00A261C8">
        <w:rPr>
          <w:rFonts w:ascii="Arial" w:hAnsi="Arial" w:cs="Arial"/>
          <w:sz w:val="24"/>
          <w:szCs w:val="24"/>
        </w:rPr>
        <w:lastRenderedPageBreak/>
        <w:t>Para ampliar tus conocimientos sobre el fascismo y el nazismo como sistemas políticos totalitarios puedes o</w:t>
      </w:r>
      <w:r w:rsidR="00444F8D">
        <w:rPr>
          <w:rFonts w:ascii="Arial" w:hAnsi="Arial" w:cs="Arial"/>
          <w:sz w:val="24"/>
          <w:szCs w:val="24"/>
        </w:rPr>
        <w:t xml:space="preserve">bservar los siguientes videos: </w:t>
      </w:r>
      <w:del w:id="2017" w:author="Eugenia Arce Londoño" w:date="2015-10-01T08:28:00Z">
        <w:r w:rsidRPr="00A261C8">
          <w:rPr>
            <w:rFonts w:ascii="Arial" w:hAnsi="Arial" w:cs="Arial"/>
            <w:sz w:val="24"/>
            <w:szCs w:val="24"/>
          </w:rPr>
          <w:delText>Nazismo</w:delText>
        </w:r>
      </w:del>
      <w:ins w:id="2018" w:author="Eugenia Arce Londoño" w:date="2015-10-01T08:28:00Z">
        <w:r w:rsidR="00444F8D">
          <w:rPr>
            <w:rFonts w:ascii="Arial" w:hAnsi="Arial" w:cs="Arial"/>
            <w:sz w:val="24"/>
            <w:szCs w:val="24"/>
          </w:rPr>
          <w:t>n</w:t>
        </w:r>
        <w:r w:rsidRPr="00A261C8">
          <w:rPr>
            <w:rFonts w:ascii="Arial" w:hAnsi="Arial" w:cs="Arial"/>
            <w:sz w:val="24"/>
            <w:szCs w:val="24"/>
          </w:rPr>
          <w:t>azismo</w:t>
        </w:r>
      </w:ins>
      <w:r w:rsidRPr="00A261C8">
        <w:rPr>
          <w:rFonts w:ascii="Arial" w:hAnsi="Arial" w:cs="Arial"/>
          <w:sz w:val="24"/>
          <w:szCs w:val="24"/>
        </w:rPr>
        <w:t xml:space="preserve"> [VER]</w:t>
      </w:r>
      <w:r w:rsidRPr="00A261C8">
        <w:rPr>
          <w:rStyle w:val="Refdenotaalpie"/>
          <w:rFonts w:ascii="Arial" w:eastAsia="Cambria" w:hAnsi="Arial" w:cs="Arial"/>
          <w:b/>
          <w:sz w:val="24"/>
          <w:szCs w:val="24"/>
        </w:rPr>
        <w:footnoteReference w:id="41"/>
      </w:r>
      <w:r w:rsidR="00444F8D">
        <w:rPr>
          <w:rFonts w:ascii="Arial" w:hAnsi="Arial" w:cs="Arial"/>
          <w:sz w:val="24"/>
          <w:szCs w:val="24"/>
        </w:rPr>
        <w:t xml:space="preserve"> y </w:t>
      </w:r>
      <w:del w:id="2019" w:author="Eugenia Arce Londoño" w:date="2015-10-01T08:28:00Z">
        <w:r w:rsidRPr="00A261C8">
          <w:rPr>
            <w:rFonts w:ascii="Arial" w:hAnsi="Arial" w:cs="Arial"/>
            <w:sz w:val="24"/>
            <w:szCs w:val="24"/>
          </w:rPr>
          <w:delText>Fascismo</w:delText>
        </w:r>
      </w:del>
      <w:ins w:id="2020" w:author="Eugenia Arce Londoño" w:date="2015-10-01T08:28:00Z">
        <w:r w:rsidR="00444F8D">
          <w:rPr>
            <w:rFonts w:ascii="Arial" w:hAnsi="Arial" w:cs="Arial"/>
            <w:sz w:val="24"/>
            <w:szCs w:val="24"/>
          </w:rPr>
          <w:t>f</w:t>
        </w:r>
        <w:r w:rsidRPr="00A261C8">
          <w:rPr>
            <w:rFonts w:ascii="Arial" w:hAnsi="Arial" w:cs="Arial"/>
            <w:sz w:val="24"/>
            <w:szCs w:val="24"/>
          </w:rPr>
          <w:t>ascismo</w:t>
        </w:r>
      </w:ins>
      <w:r w:rsidRPr="00A261C8">
        <w:rPr>
          <w:rFonts w:ascii="Arial" w:hAnsi="Arial" w:cs="Arial"/>
          <w:sz w:val="24"/>
          <w:szCs w:val="24"/>
        </w:rPr>
        <w:t xml:space="preserve"> [VER]</w:t>
      </w:r>
      <w:r w:rsidRPr="00A261C8">
        <w:rPr>
          <w:rStyle w:val="Refdenotaalpie"/>
          <w:rFonts w:ascii="Arial" w:eastAsia="Cambria" w:hAnsi="Arial" w:cs="Arial"/>
          <w:b/>
          <w:sz w:val="24"/>
          <w:szCs w:val="24"/>
        </w:rPr>
        <w:footnoteReference w:id="42"/>
      </w:r>
      <w:r w:rsidRPr="00A261C8">
        <w:rPr>
          <w:rFonts w:ascii="Arial" w:hAnsi="Arial" w:cs="Arial"/>
          <w:sz w:val="24"/>
          <w:szCs w:val="24"/>
        </w:rPr>
        <w:t>.</w:t>
      </w:r>
    </w:p>
    <w:p w14:paraId="238048AB" w14:textId="77777777" w:rsidR="003269F9" w:rsidRPr="00A261C8" w:rsidRDefault="003269F9" w:rsidP="008B64A1">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366"/>
      </w:tblGrid>
      <w:tr w:rsidR="00DB526C" w:rsidRPr="00A261C8" w14:paraId="3E3E17B3" w14:textId="77777777" w:rsidTr="00BB56BF">
        <w:trPr>
          <w:trHeight w:val="224"/>
          <w:jc w:val="center"/>
        </w:trPr>
        <w:tc>
          <w:tcPr>
            <w:tcW w:w="6551" w:type="dxa"/>
            <w:gridSpan w:val="2"/>
            <w:shd w:val="clear" w:color="auto" w:fill="0D0D0D"/>
          </w:tcPr>
          <w:p w14:paraId="3483C58A"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A0FED05" w14:textId="77777777" w:rsidTr="00BB56BF">
        <w:trPr>
          <w:trHeight w:val="215"/>
          <w:jc w:val="center"/>
        </w:trPr>
        <w:tc>
          <w:tcPr>
            <w:tcW w:w="2092" w:type="dxa"/>
          </w:tcPr>
          <w:p w14:paraId="6F1FFC53"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391FF53D" w14:textId="3D2CD20D"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sz w:val="24"/>
                <w:szCs w:val="24"/>
              </w:rPr>
              <w:t>CS_G07_01_IMG30</w:t>
            </w:r>
          </w:p>
        </w:tc>
      </w:tr>
      <w:tr w:rsidR="00DB526C" w:rsidRPr="00A261C8" w14:paraId="6D2A0602" w14:textId="77777777" w:rsidTr="00BB56BF">
        <w:trPr>
          <w:trHeight w:val="215"/>
          <w:jc w:val="center"/>
        </w:trPr>
        <w:tc>
          <w:tcPr>
            <w:tcW w:w="2092" w:type="dxa"/>
          </w:tcPr>
          <w:p w14:paraId="700493B5" w14:textId="77777777"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7AA37E1D" w14:textId="513A6740" w:rsidR="008B64A1" w:rsidRPr="00A261C8" w:rsidRDefault="00444F8D" w:rsidP="008B64A1">
            <w:pPr>
              <w:spacing w:line="276" w:lineRule="auto"/>
              <w:jc w:val="both"/>
              <w:rPr>
                <w:rFonts w:ascii="Arial" w:eastAsia="Cambria" w:hAnsi="Arial" w:cs="Arial"/>
                <w:sz w:val="24"/>
                <w:szCs w:val="24"/>
              </w:rPr>
            </w:pPr>
            <w:r>
              <w:rPr>
                <w:rFonts w:ascii="Arial" w:hAnsi="Arial" w:cs="Arial"/>
                <w:sz w:val="24"/>
                <w:szCs w:val="24"/>
              </w:rPr>
              <w:t xml:space="preserve">Sistemas </w:t>
            </w:r>
            <w:del w:id="2021" w:author="Eugenia Arce Londoño" w:date="2015-10-01T08:28:00Z">
              <w:r w:rsidR="008B64A1" w:rsidRPr="00A261C8">
                <w:rPr>
                  <w:rFonts w:ascii="Arial" w:hAnsi="Arial" w:cs="Arial"/>
                  <w:sz w:val="24"/>
                  <w:szCs w:val="24"/>
                </w:rPr>
                <w:delText>Políticos Totalitarios</w:delText>
              </w:r>
            </w:del>
            <w:ins w:id="2022" w:author="Eugenia Arce Londoño" w:date="2015-10-01T08:28:00Z">
              <w:r>
                <w:rPr>
                  <w:rFonts w:ascii="Arial" w:hAnsi="Arial" w:cs="Arial"/>
                  <w:sz w:val="24"/>
                  <w:szCs w:val="24"/>
                </w:rPr>
                <w:t>políticos t</w:t>
              </w:r>
              <w:r w:rsidR="008B64A1" w:rsidRPr="00A261C8">
                <w:rPr>
                  <w:rFonts w:ascii="Arial" w:hAnsi="Arial" w:cs="Arial"/>
                  <w:sz w:val="24"/>
                  <w:szCs w:val="24"/>
                </w:rPr>
                <w:t>otalitarios</w:t>
              </w:r>
            </w:ins>
            <w:r w:rsidR="008B64A1" w:rsidRPr="00A261C8">
              <w:rPr>
                <w:rFonts w:ascii="Arial" w:eastAsia="Cambria" w:hAnsi="Arial" w:cs="Arial"/>
                <w:sz w:val="24"/>
                <w:szCs w:val="24"/>
              </w:rPr>
              <w:t>.</w:t>
            </w:r>
          </w:p>
        </w:tc>
      </w:tr>
      <w:tr w:rsidR="00DB526C" w:rsidRPr="00A261C8" w14:paraId="3FB46424" w14:textId="77777777" w:rsidTr="00BB56BF">
        <w:trPr>
          <w:trHeight w:val="2688"/>
          <w:jc w:val="center"/>
        </w:trPr>
        <w:tc>
          <w:tcPr>
            <w:tcW w:w="2092" w:type="dxa"/>
          </w:tcPr>
          <w:p w14:paraId="00357517" w14:textId="77777777"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43"/>
            </w:r>
            <w:r w:rsidRPr="00A261C8">
              <w:rPr>
                <w:rFonts w:ascii="Arial" w:eastAsia="Cambria" w:hAnsi="Arial" w:cs="Arial"/>
                <w:b/>
                <w:sz w:val="24"/>
                <w:szCs w:val="24"/>
              </w:rPr>
              <w:t>)</w:t>
            </w:r>
          </w:p>
        </w:tc>
        <w:tc>
          <w:tcPr>
            <w:tcW w:w="4459" w:type="dxa"/>
          </w:tcPr>
          <w:p w14:paraId="1DD9984C" w14:textId="66032264" w:rsidR="008B64A1" w:rsidRPr="00A261C8" w:rsidRDefault="008B64A1" w:rsidP="00BB56BF">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6DB6EE3" wp14:editId="2921DAD4">
                  <wp:extent cx="3902491" cy="2770496"/>
                  <wp:effectExtent l="0" t="0" r="3175" b="0"/>
                  <wp:docPr id="20" name="Imagen 20" descr="http://static0.planetasaber.com/encyclopedia/Data/Imagenes/FOTOS/000JN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0JN60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2555" cy="2770541"/>
                          </a:xfrm>
                          <a:prstGeom prst="rect">
                            <a:avLst/>
                          </a:prstGeom>
                          <a:noFill/>
                          <a:ln>
                            <a:noFill/>
                          </a:ln>
                        </pic:spPr>
                      </pic:pic>
                    </a:graphicData>
                  </a:graphic>
                </wp:inline>
              </w:drawing>
            </w:r>
          </w:p>
        </w:tc>
      </w:tr>
      <w:tr w:rsidR="008B64A1" w:rsidRPr="00A261C8" w14:paraId="7D316B03" w14:textId="77777777" w:rsidTr="00BB56BF">
        <w:trPr>
          <w:trHeight w:val="134"/>
          <w:jc w:val="center"/>
        </w:trPr>
        <w:tc>
          <w:tcPr>
            <w:tcW w:w="2092" w:type="dxa"/>
          </w:tcPr>
          <w:p w14:paraId="06729AB7" w14:textId="77777777"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75A60597" w14:textId="5323A51F" w:rsidR="008B64A1" w:rsidRPr="00A261C8" w:rsidRDefault="008B64A1" w:rsidP="00AC583C">
            <w:pPr>
              <w:spacing w:line="276" w:lineRule="auto"/>
              <w:jc w:val="both"/>
              <w:rPr>
                <w:rFonts w:ascii="Arial" w:hAnsi="Arial" w:cs="Arial"/>
                <w:sz w:val="24"/>
                <w:szCs w:val="24"/>
              </w:rPr>
            </w:pPr>
            <w:r w:rsidRPr="00A261C8">
              <w:rPr>
                <w:rFonts w:ascii="Arial" w:eastAsia="Cambria" w:hAnsi="Arial" w:cs="Arial"/>
                <w:sz w:val="24"/>
                <w:szCs w:val="24"/>
              </w:rPr>
              <w:t xml:space="preserve">Fallecido Hindenburg (1934), Hitler se convirtió en jefe de Estado, bajo el título de Führer und Reichskanzler (líder y canciller). En junio de 1934, en el episodio conocido como </w:t>
            </w:r>
            <w:del w:id="2023" w:author="Eugenia Arce Londoño" w:date="2015-10-01T08:28:00Z">
              <w:r w:rsidRPr="00A261C8">
                <w:rPr>
                  <w:rFonts w:ascii="Arial" w:eastAsia="Cambria" w:hAnsi="Arial" w:cs="Arial"/>
                  <w:sz w:val="24"/>
                  <w:szCs w:val="24"/>
                </w:rPr>
                <w:delText>Noche</w:delText>
              </w:r>
            </w:del>
            <w:ins w:id="2024" w:author="Eugenia Arce Londoño" w:date="2015-10-01T08:28:00Z">
              <w:r w:rsidR="00E8416C">
                <w:rPr>
                  <w:rFonts w:ascii="Arial" w:eastAsia="Cambria" w:hAnsi="Arial" w:cs="Arial"/>
                  <w:sz w:val="24"/>
                  <w:szCs w:val="24"/>
                </w:rPr>
                <w:t>la noche</w:t>
              </w:r>
            </w:ins>
            <w:r w:rsidR="00E8416C">
              <w:rPr>
                <w:rFonts w:ascii="Arial" w:eastAsia="Cambria" w:hAnsi="Arial" w:cs="Arial"/>
                <w:sz w:val="24"/>
                <w:szCs w:val="24"/>
              </w:rPr>
              <w:t xml:space="preserve"> de los </w:t>
            </w:r>
            <w:del w:id="2025" w:author="Eugenia Arce Londoño" w:date="2015-10-01T08:28:00Z">
              <w:r w:rsidRPr="00A261C8">
                <w:rPr>
                  <w:rFonts w:ascii="Arial" w:eastAsia="Cambria" w:hAnsi="Arial" w:cs="Arial"/>
                  <w:sz w:val="24"/>
                  <w:szCs w:val="24"/>
                </w:rPr>
                <w:delText>Cuchillos Largos</w:delText>
              </w:r>
            </w:del>
            <w:ins w:id="2026" w:author="Eugenia Arce Londoño" w:date="2015-10-01T08:28:00Z">
              <w:r w:rsidR="00E8416C">
                <w:rPr>
                  <w:rFonts w:ascii="Arial" w:eastAsia="Cambria" w:hAnsi="Arial" w:cs="Arial"/>
                  <w:sz w:val="24"/>
                  <w:szCs w:val="24"/>
                </w:rPr>
                <w:t>cuchillos l</w:t>
              </w:r>
              <w:r w:rsidRPr="00A261C8">
                <w:rPr>
                  <w:rFonts w:ascii="Arial" w:eastAsia="Cambria" w:hAnsi="Arial" w:cs="Arial"/>
                  <w:sz w:val="24"/>
                  <w:szCs w:val="24"/>
                </w:rPr>
                <w:t>argos</w:t>
              </w:r>
            </w:ins>
            <w:r w:rsidRPr="00A261C8">
              <w:rPr>
                <w:rFonts w:ascii="Arial" w:eastAsia="Cambria" w:hAnsi="Arial" w:cs="Arial"/>
                <w:sz w:val="24"/>
                <w:szCs w:val="24"/>
              </w:rPr>
              <w:t>, liquidó a los dirigentes de las SA</w:t>
            </w:r>
            <w:del w:id="2027" w:author="Eugenia Arce Londoño" w:date="2015-10-01T08:28:00Z">
              <w:r w:rsidRPr="00A261C8">
                <w:rPr>
                  <w:rFonts w:ascii="Arial" w:eastAsia="Cambria" w:hAnsi="Arial" w:cs="Arial"/>
                  <w:sz w:val="24"/>
                  <w:szCs w:val="24"/>
                </w:rPr>
                <w:delText>.</w:delText>
              </w:r>
            </w:del>
            <w:ins w:id="2028" w:author="Eugenia Arce Londoño" w:date="2015-10-01T08:28:00Z">
              <w:r w:rsidR="00E8416C">
                <w:rPr>
                  <w:rFonts w:ascii="Arial" w:eastAsia="Cambria" w:hAnsi="Arial" w:cs="Arial"/>
                  <w:sz w:val="24"/>
                  <w:szCs w:val="24"/>
                </w:rPr>
                <w:t xml:space="preserve"> (tropas de asalto nazi)</w:t>
              </w:r>
              <w:r w:rsidRPr="00A261C8">
                <w:rPr>
                  <w:rFonts w:ascii="Arial" w:eastAsia="Cambria" w:hAnsi="Arial" w:cs="Arial"/>
                  <w:sz w:val="24"/>
                  <w:szCs w:val="24"/>
                </w:rPr>
                <w:t>.</w:t>
              </w:r>
            </w:ins>
            <w:r w:rsidRPr="00A261C8">
              <w:rPr>
                <w:rFonts w:ascii="Arial" w:eastAsia="Cambria" w:hAnsi="Arial" w:cs="Arial"/>
                <w:sz w:val="24"/>
                <w:szCs w:val="24"/>
              </w:rPr>
              <w:t xml:space="preserve"> Convertido en dictador y convencido de la idea de la Gran Alemania, infringió el tratado de Versalles, que ya había burlado abiertamente con anterioridad</w:t>
            </w:r>
            <w:del w:id="2029" w:author="Eugenia Arce Londoño" w:date="2015-10-01T08:28:00Z">
              <w:r w:rsidRPr="00A261C8">
                <w:rPr>
                  <w:rFonts w:ascii="Arial" w:eastAsia="Cambria" w:hAnsi="Arial" w:cs="Arial"/>
                  <w:sz w:val="24"/>
                  <w:szCs w:val="24"/>
                </w:rPr>
                <w:delText>, y, con</w:delText>
              </w:r>
            </w:del>
            <w:ins w:id="2030" w:author="Eugenia Arce Londoño" w:date="2015-10-01T08:28:00Z">
              <w:r w:rsidR="00AC583C">
                <w:rPr>
                  <w:rFonts w:ascii="Arial" w:eastAsia="Cambria" w:hAnsi="Arial" w:cs="Arial"/>
                  <w:sz w:val="24"/>
                  <w:szCs w:val="24"/>
                </w:rPr>
                <w:t>. C</w:t>
              </w:r>
              <w:r w:rsidRPr="00A261C8">
                <w:rPr>
                  <w:rFonts w:ascii="Arial" w:eastAsia="Cambria" w:hAnsi="Arial" w:cs="Arial"/>
                  <w:sz w:val="24"/>
                  <w:szCs w:val="24"/>
                </w:rPr>
                <w:t>on</w:t>
              </w:r>
            </w:ins>
            <w:r w:rsidRPr="00A261C8">
              <w:rPr>
                <w:rFonts w:ascii="Arial" w:eastAsia="Cambria" w:hAnsi="Arial" w:cs="Arial"/>
                <w:sz w:val="24"/>
                <w:szCs w:val="24"/>
              </w:rPr>
              <w:t xml:space="preserve"> la invasión de P</w:t>
            </w:r>
            <w:r w:rsidR="00AC583C">
              <w:rPr>
                <w:rFonts w:ascii="Arial" w:eastAsia="Cambria" w:hAnsi="Arial" w:cs="Arial"/>
                <w:sz w:val="24"/>
                <w:szCs w:val="24"/>
              </w:rPr>
              <w:t xml:space="preserve">olonia (1939), desencadenó la </w:t>
            </w:r>
            <w:del w:id="2031" w:author="Eugenia Arce Londoño" w:date="2015-10-01T08:28:00Z">
              <w:r w:rsidRPr="00A261C8">
                <w:rPr>
                  <w:rFonts w:ascii="Arial" w:eastAsia="Cambria" w:hAnsi="Arial" w:cs="Arial"/>
                  <w:sz w:val="24"/>
                  <w:szCs w:val="24"/>
                </w:rPr>
                <w:delText>II</w:delText>
              </w:r>
            </w:del>
            <w:ins w:id="2032" w:author="Eugenia Arce Londoño" w:date="2015-10-01T08:28:00Z">
              <w:r w:rsidR="00AC583C">
                <w:rPr>
                  <w:rFonts w:ascii="Arial" w:eastAsia="Cambria" w:hAnsi="Arial" w:cs="Arial"/>
                  <w:sz w:val="24"/>
                  <w:szCs w:val="24"/>
                </w:rPr>
                <w:t>Segunda</w:t>
              </w:r>
            </w:ins>
            <w:r w:rsidRPr="00A261C8">
              <w:rPr>
                <w:rFonts w:ascii="Arial" w:eastAsia="Cambria" w:hAnsi="Arial" w:cs="Arial"/>
                <w:sz w:val="24"/>
                <w:szCs w:val="24"/>
              </w:rPr>
              <w:t xml:space="preserve"> Guerra Mundial (1939-1945). Tras las derrotas de Stalingrado y el norte de África en 1943, se opuso a toda iniciativa que pusiera fin a la </w:t>
            </w:r>
            <w:del w:id="2033" w:author="Eugenia Arce Londoño" w:date="2015-10-01T08:28:00Z">
              <w:r w:rsidRPr="00A261C8">
                <w:rPr>
                  <w:rFonts w:ascii="Arial" w:eastAsia="Cambria" w:hAnsi="Arial" w:cs="Arial"/>
                  <w:sz w:val="24"/>
                  <w:szCs w:val="24"/>
                </w:rPr>
                <w:delText>guerra, de la que la</w:delText>
              </w:r>
            </w:del>
            <w:ins w:id="2034" w:author="Eugenia Arce Londoño" w:date="2015-10-01T08:28:00Z">
              <w:r w:rsidR="00AC583C">
                <w:rPr>
                  <w:rFonts w:ascii="Arial" w:eastAsia="Cambria" w:hAnsi="Arial" w:cs="Arial"/>
                  <w:sz w:val="24"/>
                  <w:szCs w:val="24"/>
                </w:rPr>
                <w:t>confrontación armada. L</w:t>
              </w:r>
              <w:r w:rsidRPr="00A261C8">
                <w:rPr>
                  <w:rFonts w:ascii="Arial" w:eastAsia="Cambria" w:hAnsi="Arial" w:cs="Arial"/>
                  <w:sz w:val="24"/>
                  <w:szCs w:val="24"/>
                </w:rPr>
                <w:t>a</w:t>
              </w:r>
            </w:ins>
            <w:r w:rsidRPr="00A261C8">
              <w:rPr>
                <w:rFonts w:ascii="Arial" w:eastAsia="Cambria" w:hAnsi="Arial" w:cs="Arial"/>
                <w:sz w:val="24"/>
                <w:szCs w:val="24"/>
              </w:rPr>
              <w:t xml:space="preserve"> política nazi </w:t>
            </w:r>
            <w:del w:id="2035" w:author="Eugenia Arce Londoño" w:date="2015-10-01T08:28:00Z">
              <w:r w:rsidRPr="00A261C8">
                <w:rPr>
                  <w:rFonts w:ascii="Arial" w:eastAsia="Cambria" w:hAnsi="Arial" w:cs="Arial"/>
                  <w:sz w:val="24"/>
                  <w:szCs w:val="24"/>
                </w:rPr>
                <w:delText>era</w:delText>
              </w:r>
            </w:del>
            <w:ins w:id="2036" w:author="Eugenia Arce Londoño" w:date="2015-10-01T08:28:00Z">
              <w:r w:rsidR="00AC583C">
                <w:rPr>
                  <w:rFonts w:ascii="Arial" w:eastAsia="Cambria" w:hAnsi="Arial" w:cs="Arial"/>
                  <w:sz w:val="24"/>
                  <w:szCs w:val="24"/>
                </w:rPr>
                <w:t>fue</w:t>
              </w:r>
            </w:ins>
            <w:r w:rsidR="00AC583C">
              <w:rPr>
                <w:rFonts w:ascii="Arial" w:eastAsia="Cambria" w:hAnsi="Arial" w:cs="Arial"/>
                <w:sz w:val="24"/>
                <w:szCs w:val="24"/>
              </w:rPr>
              <w:t xml:space="preserve"> la principal responsable</w:t>
            </w:r>
            <w:ins w:id="2037" w:author="Eugenia Arce Londoño" w:date="2015-10-01T08:28:00Z">
              <w:r w:rsidR="00AC583C">
                <w:rPr>
                  <w:rFonts w:ascii="Arial" w:eastAsia="Cambria" w:hAnsi="Arial" w:cs="Arial"/>
                  <w:sz w:val="24"/>
                  <w:szCs w:val="24"/>
                </w:rPr>
                <w:t xml:space="preserve"> de la guerra</w:t>
              </w:r>
            </w:ins>
            <w:r w:rsidR="00AC583C">
              <w:rPr>
                <w:rFonts w:ascii="Arial" w:eastAsia="Cambria" w:hAnsi="Arial" w:cs="Arial"/>
                <w:sz w:val="24"/>
                <w:szCs w:val="24"/>
              </w:rPr>
              <w:t xml:space="preserve">, así como del </w:t>
            </w:r>
            <w:del w:id="2038" w:author="Eugenia Arce Londoño" w:date="2015-10-01T08:28:00Z">
              <w:r w:rsidRPr="00A261C8">
                <w:rPr>
                  <w:rFonts w:ascii="Arial" w:eastAsia="Cambria" w:hAnsi="Arial" w:cs="Arial"/>
                  <w:sz w:val="24"/>
                  <w:szCs w:val="24"/>
                </w:rPr>
                <w:delText>holocausto</w:delText>
              </w:r>
            </w:del>
            <w:ins w:id="2039" w:author="Eugenia Arce Londoño" w:date="2015-10-01T08:28:00Z">
              <w:r w:rsidR="00AC583C">
                <w:rPr>
                  <w:rFonts w:ascii="Arial" w:eastAsia="Cambria" w:hAnsi="Arial" w:cs="Arial"/>
                  <w:sz w:val="24"/>
                  <w:szCs w:val="24"/>
                </w:rPr>
                <w:t>H</w:t>
              </w:r>
              <w:r w:rsidRPr="00A261C8">
                <w:rPr>
                  <w:rFonts w:ascii="Arial" w:eastAsia="Cambria" w:hAnsi="Arial" w:cs="Arial"/>
                  <w:sz w:val="24"/>
                  <w:szCs w:val="24"/>
                </w:rPr>
                <w:t>olocausto</w:t>
              </w:r>
            </w:ins>
            <w:r w:rsidRPr="00A261C8">
              <w:rPr>
                <w:rFonts w:ascii="Arial" w:eastAsia="Cambria" w:hAnsi="Arial" w:cs="Arial"/>
                <w:sz w:val="24"/>
                <w:szCs w:val="24"/>
              </w:rPr>
              <w:t xml:space="preserve"> judío y la aniquilación de la oposición. Ante la evidencia del hundimiento de Alemania, Hitler se suicidó </w:t>
            </w:r>
            <w:r w:rsidRPr="00A261C8">
              <w:rPr>
                <w:rFonts w:ascii="Arial" w:eastAsia="Cambria" w:hAnsi="Arial" w:cs="Arial"/>
                <w:sz w:val="24"/>
                <w:szCs w:val="24"/>
              </w:rPr>
              <w:lastRenderedPageBreak/>
              <w:t>en Berlín el 30 de abril de 1945. En la imagen</w:t>
            </w:r>
            <w:del w:id="2040" w:author="Eugenia Arce Londoño" w:date="2015-10-01T08:28:00Z">
              <w:r w:rsidRPr="00A261C8">
                <w:rPr>
                  <w:rFonts w:ascii="Arial" w:eastAsia="Cambria" w:hAnsi="Arial" w:cs="Arial"/>
                  <w:sz w:val="24"/>
                  <w:szCs w:val="24"/>
                </w:rPr>
                <w:delText xml:space="preserve"> Adolf</w:delText>
              </w:r>
            </w:del>
            <w:ins w:id="2041" w:author="Eugenia Arce Londoño" w:date="2015-10-01T08:28:00Z">
              <w:r w:rsidR="00AC583C">
                <w:rPr>
                  <w:rFonts w:ascii="Arial" w:eastAsia="Cambria" w:hAnsi="Arial" w:cs="Arial"/>
                  <w:sz w:val="24"/>
                  <w:szCs w:val="24"/>
                </w:rPr>
                <w:t>,</w:t>
              </w:r>
              <w:r w:rsidRPr="00A261C8">
                <w:rPr>
                  <w:rFonts w:ascii="Arial" w:eastAsia="Cambria" w:hAnsi="Arial" w:cs="Arial"/>
                  <w:sz w:val="24"/>
                  <w:szCs w:val="24"/>
                </w:rPr>
                <w:t xml:space="preserve"> Adolf</w:t>
              </w:r>
              <w:r w:rsidR="00AC583C">
                <w:rPr>
                  <w:rFonts w:ascii="Arial" w:eastAsia="Cambria" w:hAnsi="Arial" w:cs="Arial"/>
                  <w:sz w:val="24"/>
                  <w:szCs w:val="24"/>
                </w:rPr>
                <w:t>o</w:t>
              </w:r>
            </w:ins>
            <w:r w:rsidRPr="00A261C8">
              <w:rPr>
                <w:rFonts w:ascii="Arial" w:eastAsia="Cambria" w:hAnsi="Arial" w:cs="Arial"/>
                <w:sz w:val="24"/>
                <w:szCs w:val="24"/>
              </w:rPr>
              <w:t xml:space="preserve"> Hitler en un desfile militar en Berlín, Alemania, 1935.</w:t>
            </w:r>
          </w:p>
        </w:tc>
      </w:tr>
    </w:tbl>
    <w:p w14:paraId="6208F512" w14:textId="77777777" w:rsidR="003E5112" w:rsidRPr="00A261C8" w:rsidRDefault="003E5112" w:rsidP="008B64A1">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2BAD299" w14:textId="77777777" w:rsidTr="00BB56BF">
        <w:trPr>
          <w:jc w:val="center"/>
        </w:trPr>
        <w:tc>
          <w:tcPr>
            <w:tcW w:w="8222" w:type="dxa"/>
            <w:gridSpan w:val="2"/>
            <w:shd w:val="clear" w:color="auto" w:fill="000000"/>
          </w:tcPr>
          <w:p w14:paraId="1F7E1365" w14:textId="77777777" w:rsidR="003E5112" w:rsidRPr="00A261C8" w:rsidRDefault="003E5112"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DB526C" w:rsidRPr="00A261C8" w14:paraId="76481D9E" w14:textId="77777777" w:rsidTr="00BB56BF">
        <w:trPr>
          <w:jc w:val="center"/>
        </w:trPr>
        <w:tc>
          <w:tcPr>
            <w:tcW w:w="2268" w:type="dxa"/>
          </w:tcPr>
          <w:p w14:paraId="142E074F" w14:textId="77777777" w:rsidR="003E5112" w:rsidRPr="00A261C8" w:rsidRDefault="003E5112"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60D452D5" w14:textId="77777777" w:rsidR="003E5112" w:rsidRPr="00A261C8" w:rsidRDefault="003E5112" w:rsidP="003E5112">
            <w:pPr>
              <w:spacing w:line="276" w:lineRule="auto"/>
              <w:jc w:val="both"/>
              <w:rPr>
                <w:rFonts w:ascii="Arial" w:eastAsia="Cambria" w:hAnsi="Arial" w:cs="Arial"/>
                <w:sz w:val="24"/>
                <w:szCs w:val="24"/>
              </w:rPr>
            </w:pPr>
            <w:r w:rsidRPr="00A261C8">
              <w:rPr>
                <w:rFonts w:ascii="Arial" w:eastAsia="Cambria" w:hAnsi="Arial" w:cs="Arial"/>
                <w:sz w:val="24"/>
                <w:szCs w:val="24"/>
              </w:rPr>
              <w:t>“No es el Ejército el que lucha solo, teniendo el apartamiento y la hostilidad del resto de la población civil. Toda nuestra Nación está en armas; espontáneamente se ha movilizado toda la población civil, sin distinción de clases, sexos ni edades. En el frente de guerra se encuentran unidos el aristócrata de la estirpe más linajuda española junto al campesino y proletario de la ciudad, y los intelectuales universitarios en fraternal compañía con los modestos menestrales, burgueses, empleados y asalariados. Los sacerdotes, por su sagrado ministerio, no pueden ser combatientes activos, pero demuestran su valor dando los auxilios espirituales a los que los necesitan, en las primeras líneas de fuego”</w:t>
            </w:r>
          </w:p>
          <w:p w14:paraId="27A1690F" w14:textId="72BB335C" w:rsidR="003E5112" w:rsidRPr="00A261C8" w:rsidRDefault="003E5112" w:rsidP="003E5112">
            <w:pPr>
              <w:spacing w:line="276" w:lineRule="auto"/>
              <w:jc w:val="both"/>
              <w:rPr>
                <w:rFonts w:ascii="Arial" w:eastAsia="Cambria" w:hAnsi="Arial" w:cs="Arial"/>
                <w:sz w:val="24"/>
                <w:szCs w:val="24"/>
              </w:rPr>
            </w:pPr>
            <w:r w:rsidRPr="00A261C8">
              <w:rPr>
                <w:rFonts w:ascii="Arial" w:eastAsia="Cambria" w:hAnsi="Arial" w:cs="Arial"/>
                <w:sz w:val="24"/>
                <w:szCs w:val="24"/>
              </w:rPr>
              <w:t>Francisco Franco, 1937.</w:t>
            </w:r>
          </w:p>
        </w:tc>
      </w:tr>
    </w:tbl>
    <w:p w14:paraId="6DAC9B49" w14:textId="61479C91" w:rsidR="00A261C8" w:rsidRPr="00A261C8" w:rsidRDefault="00A261C8" w:rsidP="00A85C40">
      <w:pPr>
        <w:tabs>
          <w:tab w:val="left" w:pos="5770"/>
        </w:tabs>
        <w:spacing w:line="276" w:lineRule="auto"/>
        <w:jc w:val="both"/>
        <w:rPr>
          <w:rFonts w:ascii="Arial" w:hAnsi="Arial" w:cs="Arial"/>
          <w:sz w:val="24"/>
          <w:szCs w:val="24"/>
        </w:rPr>
      </w:pPr>
    </w:p>
    <w:p w14:paraId="134E5EA4" w14:textId="77777777" w:rsidR="00A261C8" w:rsidRPr="00A261C8" w:rsidRDefault="00A261C8">
      <w:pPr>
        <w:rPr>
          <w:rFonts w:ascii="Arial" w:hAnsi="Arial" w:cs="Arial"/>
          <w:sz w:val="24"/>
          <w:szCs w:val="24"/>
        </w:rPr>
      </w:pPr>
      <w:r w:rsidRPr="00A261C8">
        <w:rPr>
          <w:rFonts w:ascii="Arial" w:hAnsi="Arial" w:cs="Arial"/>
          <w:sz w:val="24"/>
          <w:szCs w:val="24"/>
        </w:rPr>
        <w:br w:type="page"/>
      </w:r>
    </w:p>
    <w:p w14:paraId="0A694DE9" w14:textId="198280E3" w:rsidR="00A261C8" w:rsidRPr="001A574F" w:rsidRDefault="001A574F" w:rsidP="00A261C8">
      <w:pPr>
        <w:tabs>
          <w:tab w:val="left" w:pos="5770"/>
        </w:tabs>
        <w:spacing w:line="276" w:lineRule="auto"/>
        <w:jc w:val="both"/>
        <w:rPr>
          <w:rFonts w:ascii="Arial" w:hAnsi="Arial"/>
          <w:b/>
          <w:sz w:val="24"/>
          <w:rPrChange w:id="2042" w:author="Eugenia Arce Londoño" w:date="2015-10-01T08:28:00Z">
            <w:rPr>
              <w:rFonts w:ascii="Arial" w:hAnsi="Arial"/>
              <w:sz w:val="24"/>
            </w:rPr>
          </w:rPrChange>
        </w:rPr>
      </w:pPr>
      <w:ins w:id="2043" w:author="Eugenia Arce Londoño" w:date="2015-10-01T08:28:00Z">
        <w:r w:rsidRPr="001A574F">
          <w:rPr>
            <w:rFonts w:ascii="Arial" w:hAnsi="Arial" w:cs="Arial"/>
            <w:b/>
            <w:sz w:val="24"/>
            <w:szCs w:val="24"/>
          </w:rPr>
          <w:lastRenderedPageBreak/>
          <w:t xml:space="preserve">4 </w:t>
        </w:r>
      </w:ins>
      <w:r w:rsidR="00A261C8" w:rsidRPr="001A574F">
        <w:rPr>
          <w:rFonts w:ascii="Arial" w:hAnsi="Arial"/>
          <w:b/>
          <w:sz w:val="24"/>
          <w:rPrChange w:id="2044" w:author="Eugenia Arce Londoño" w:date="2015-10-01T08:28:00Z">
            <w:rPr>
              <w:rFonts w:ascii="Arial" w:hAnsi="Arial"/>
              <w:sz w:val="24"/>
            </w:rPr>
          </w:rPrChange>
        </w:rPr>
        <w:t>El siste</w:t>
      </w:r>
      <w:r>
        <w:rPr>
          <w:rFonts w:ascii="Arial" w:hAnsi="Arial"/>
          <w:b/>
          <w:sz w:val="24"/>
          <w:rPrChange w:id="2045" w:author="Eugenia Arce Londoño" w:date="2015-10-01T08:28:00Z">
            <w:rPr>
              <w:rFonts w:ascii="Arial" w:hAnsi="Arial"/>
              <w:sz w:val="24"/>
            </w:rPr>
          </w:rPrChange>
        </w:rPr>
        <w:t>ma político colonial en América</w:t>
      </w:r>
      <w:del w:id="2046" w:author="Eugenia Arce Londoño" w:date="2015-10-01T08:28:00Z">
        <w:r w:rsidR="00A261C8" w:rsidRPr="00A261C8">
          <w:rPr>
            <w:rFonts w:ascii="Arial" w:hAnsi="Arial" w:cs="Arial"/>
            <w:sz w:val="24"/>
            <w:szCs w:val="24"/>
          </w:rPr>
          <w:delText>.</w:delText>
        </w:r>
      </w:del>
    </w:p>
    <w:p w14:paraId="04DE989F" w14:textId="77777777" w:rsidR="00A261C8" w:rsidRPr="00A261C8" w:rsidRDefault="00A261C8" w:rsidP="00A261C8">
      <w:pPr>
        <w:tabs>
          <w:tab w:val="left" w:pos="5770"/>
        </w:tabs>
        <w:spacing w:line="276" w:lineRule="auto"/>
        <w:jc w:val="both"/>
        <w:rPr>
          <w:rFonts w:ascii="Arial" w:hAnsi="Arial" w:cs="Arial"/>
          <w:sz w:val="24"/>
          <w:szCs w:val="24"/>
        </w:rPr>
      </w:pPr>
    </w:p>
    <w:p w14:paraId="6A91CF58" w14:textId="3E974A26"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Los juegos de mesa no nos permiten, en este caso, iniciar este capítulo. Hace algún tiempo vendían figuritas de vaqueros y de indios america</w:t>
      </w:r>
      <w:r w:rsidR="00F226F4">
        <w:rPr>
          <w:rFonts w:ascii="Arial" w:hAnsi="Arial" w:cs="Arial"/>
          <w:sz w:val="24"/>
          <w:szCs w:val="24"/>
        </w:rPr>
        <w:t>nos, del viejo o</w:t>
      </w:r>
      <w:r w:rsidRPr="00A261C8">
        <w:rPr>
          <w:rFonts w:ascii="Arial" w:hAnsi="Arial" w:cs="Arial"/>
          <w:sz w:val="24"/>
          <w:szCs w:val="24"/>
        </w:rPr>
        <w:t>este estadounidense. Con esos muñequitos jugaban los niños. No había esas figuritas para representar a los colonizadores españoles que llegaron a América ni de los aborígen</w:t>
      </w:r>
      <w:r w:rsidR="00F226F4">
        <w:rPr>
          <w:rFonts w:ascii="Arial" w:hAnsi="Arial" w:cs="Arial"/>
          <w:sz w:val="24"/>
          <w:szCs w:val="24"/>
        </w:rPr>
        <w:t>es encontrados en la conquista.</w:t>
      </w:r>
      <w:del w:id="2047" w:author="Eugenia Arce Londoño" w:date="2015-10-01T08:28:00Z">
        <w:r w:rsidRPr="00A261C8">
          <w:rPr>
            <w:rFonts w:ascii="Arial" w:hAnsi="Arial" w:cs="Arial"/>
            <w:sz w:val="24"/>
            <w:szCs w:val="24"/>
          </w:rPr>
          <w:delText xml:space="preserve"> </w:delText>
        </w:r>
      </w:del>
    </w:p>
    <w:p w14:paraId="76CC5D06" w14:textId="77777777" w:rsidR="00A261C8" w:rsidRPr="00A261C8" w:rsidRDefault="00A261C8" w:rsidP="00A261C8">
      <w:pPr>
        <w:tabs>
          <w:tab w:val="left" w:pos="5770"/>
        </w:tabs>
        <w:spacing w:line="276" w:lineRule="auto"/>
        <w:jc w:val="both"/>
        <w:rPr>
          <w:rFonts w:ascii="Arial" w:hAnsi="Arial" w:cs="Arial"/>
          <w:sz w:val="24"/>
          <w:szCs w:val="24"/>
        </w:rPr>
      </w:pPr>
    </w:p>
    <w:p w14:paraId="1919AB43" w14:textId="3BE8BC94"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No obstante, lo que se fue forjando en la mentalida</w:t>
      </w:r>
      <w:r w:rsidR="00F226F4">
        <w:rPr>
          <w:rFonts w:ascii="Arial" w:hAnsi="Arial" w:cs="Arial"/>
          <w:sz w:val="24"/>
          <w:szCs w:val="24"/>
        </w:rPr>
        <w:t xml:space="preserve">d social colombiana se </w:t>
      </w:r>
      <w:del w:id="2048" w:author="Eugenia Arce Londoño" w:date="2015-10-01T08:28:00Z">
        <w:r w:rsidRPr="00A261C8">
          <w:rPr>
            <w:rFonts w:ascii="Arial" w:hAnsi="Arial" w:cs="Arial"/>
            <w:sz w:val="24"/>
            <w:szCs w:val="24"/>
          </w:rPr>
          <w:delText>reflejada</w:delText>
        </w:r>
      </w:del>
      <w:ins w:id="2049" w:author="Eugenia Arce Londoño" w:date="2015-10-01T08:28:00Z">
        <w:r w:rsidR="00F226F4">
          <w:rPr>
            <w:rFonts w:ascii="Arial" w:hAnsi="Arial" w:cs="Arial"/>
            <w:sz w:val="24"/>
            <w:szCs w:val="24"/>
          </w:rPr>
          <w:t>refleja</w:t>
        </w:r>
      </w:ins>
      <w:r w:rsidRPr="00A261C8">
        <w:rPr>
          <w:rFonts w:ascii="Arial" w:hAnsi="Arial" w:cs="Arial"/>
          <w:sz w:val="24"/>
          <w:szCs w:val="24"/>
        </w:rPr>
        <w:t xml:space="preserve"> en refranes o dichos populares con respecto a indios o indígenas. Muchos de ellos conllevan una visión social negativa que, con el paso de los años, ha ido cambiando en los discursos y las prácticas sociales. </w:t>
      </w:r>
      <w:del w:id="2050" w:author="Eugenia Arce Londoño" w:date="2015-10-01T08:28:00Z">
        <w:r w:rsidRPr="00A261C8">
          <w:rPr>
            <w:rFonts w:ascii="Arial" w:hAnsi="Arial" w:cs="Arial"/>
            <w:sz w:val="24"/>
            <w:szCs w:val="24"/>
          </w:rPr>
          <w:delText>Lo</w:delText>
        </w:r>
      </w:del>
      <w:ins w:id="2051" w:author="Eugenia Arce Londoño" w:date="2015-10-01T08:28:00Z">
        <w:r w:rsidR="00F226F4">
          <w:rPr>
            <w:rFonts w:ascii="Arial" w:hAnsi="Arial" w:cs="Arial"/>
            <w:sz w:val="24"/>
            <w:szCs w:val="24"/>
          </w:rPr>
          <w:t>Transformación</w:t>
        </w:r>
      </w:ins>
      <w:r w:rsidR="00F226F4">
        <w:rPr>
          <w:rFonts w:ascii="Arial" w:hAnsi="Arial" w:cs="Arial"/>
          <w:sz w:val="24"/>
          <w:szCs w:val="24"/>
        </w:rPr>
        <w:t xml:space="preserve"> </w:t>
      </w:r>
      <w:r w:rsidRPr="00A261C8">
        <w:rPr>
          <w:rFonts w:ascii="Arial" w:hAnsi="Arial" w:cs="Arial"/>
          <w:sz w:val="24"/>
          <w:szCs w:val="24"/>
        </w:rPr>
        <w:t>que es importante dado que</w:t>
      </w:r>
      <w:ins w:id="2052" w:author="Eugenia Arce Londoño" w:date="2015-10-01T08:28:00Z">
        <w:r w:rsidRPr="00A261C8">
          <w:rPr>
            <w:rFonts w:ascii="Arial" w:hAnsi="Arial" w:cs="Arial"/>
            <w:sz w:val="24"/>
            <w:szCs w:val="24"/>
          </w:rPr>
          <w:t xml:space="preserve"> </w:t>
        </w:r>
        <w:r w:rsidR="00F226F4">
          <w:rPr>
            <w:rFonts w:ascii="Arial" w:hAnsi="Arial" w:cs="Arial"/>
            <w:sz w:val="24"/>
            <w:szCs w:val="24"/>
          </w:rPr>
          <w:t>indígenas y afrodescendientes</w:t>
        </w:r>
      </w:ins>
      <w:r w:rsidR="00F226F4">
        <w:rPr>
          <w:rFonts w:ascii="Arial" w:hAnsi="Arial" w:cs="Arial"/>
          <w:sz w:val="24"/>
          <w:szCs w:val="24"/>
        </w:rPr>
        <w:t xml:space="preserve"> </w:t>
      </w:r>
      <w:r w:rsidRPr="00A261C8">
        <w:rPr>
          <w:rFonts w:ascii="Arial" w:hAnsi="Arial" w:cs="Arial"/>
          <w:sz w:val="24"/>
          <w:szCs w:val="24"/>
        </w:rPr>
        <w:t xml:space="preserve">han sido excluidos social y políticamente y la discriminación es una de las conductas más vergonzosas que se viven en un grupo. </w:t>
      </w:r>
      <w:del w:id="2053" w:author="Eugenia Arce Londoño" w:date="2015-10-01T08:28:00Z">
        <w:r w:rsidRPr="00A261C8">
          <w:rPr>
            <w:rFonts w:ascii="Arial" w:hAnsi="Arial" w:cs="Arial"/>
            <w:sz w:val="24"/>
            <w:szCs w:val="24"/>
          </w:rPr>
          <w:delText>Es</w:delText>
        </w:r>
      </w:del>
      <w:ins w:id="2054" w:author="Eugenia Arce Londoño" w:date="2015-10-01T08:28:00Z">
        <w:r w:rsidR="00F226F4">
          <w:rPr>
            <w:rFonts w:ascii="Arial" w:hAnsi="Arial" w:cs="Arial"/>
            <w:sz w:val="24"/>
            <w:szCs w:val="24"/>
          </w:rPr>
          <w:t>La discriminación significa</w:t>
        </w:r>
      </w:ins>
      <w:r w:rsidR="00F226F4">
        <w:rPr>
          <w:rFonts w:ascii="Arial" w:hAnsi="Arial" w:cs="Arial"/>
          <w:sz w:val="24"/>
          <w:szCs w:val="24"/>
        </w:rPr>
        <w:t xml:space="preserve"> </w:t>
      </w:r>
      <w:r w:rsidRPr="00A261C8">
        <w:rPr>
          <w:rFonts w:ascii="Arial" w:hAnsi="Arial" w:cs="Arial"/>
          <w:sz w:val="24"/>
          <w:szCs w:val="24"/>
        </w:rPr>
        <w:t>colocar a un individuo, un grupo o una comunidad al margen. Por eso la palabra marginalidad es tan negativa</w:t>
      </w:r>
      <w:ins w:id="2055" w:author="Eugenia Arce Londoño" w:date="2015-10-01T08:28:00Z">
        <w:r w:rsidR="00F226F4">
          <w:rPr>
            <w:rFonts w:ascii="Arial" w:hAnsi="Arial" w:cs="Arial"/>
            <w:sz w:val="24"/>
            <w:szCs w:val="24"/>
          </w:rPr>
          <w:t>,</w:t>
        </w:r>
      </w:ins>
      <w:r w:rsidRPr="00A261C8">
        <w:rPr>
          <w:rFonts w:ascii="Arial" w:hAnsi="Arial" w:cs="Arial"/>
          <w:sz w:val="24"/>
          <w:szCs w:val="24"/>
        </w:rPr>
        <w:t xml:space="preserve"> así como los lenguajes discriminatorios</w:t>
      </w:r>
      <w:ins w:id="2056" w:author="Eugenia Arce Londoño" w:date="2015-10-01T08:28:00Z">
        <w:r w:rsidR="00F226F4">
          <w:rPr>
            <w:rFonts w:ascii="Arial" w:hAnsi="Arial" w:cs="Arial"/>
            <w:sz w:val="24"/>
            <w:szCs w:val="24"/>
          </w:rPr>
          <w:t>,</w:t>
        </w:r>
      </w:ins>
      <w:r w:rsidRPr="00A261C8">
        <w:rPr>
          <w:rFonts w:ascii="Arial" w:hAnsi="Arial" w:cs="Arial"/>
          <w:sz w:val="24"/>
          <w:szCs w:val="24"/>
        </w:rPr>
        <w:t xml:space="preserve"> y traen</w:t>
      </w:r>
      <w:ins w:id="2057" w:author="Eugenia Arce Londoño" w:date="2015-10-01T08:28:00Z">
        <w:r w:rsidR="00F226F4">
          <w:rPr>
            <w:rFonts w:ascii="Arial" w:hAnsi="Arial" w:cs="Arial"/>
            <w:sz w:val="24"/>
            <w:szCs w:val="24"/>
          </w:rPr>
          <w:t xml:space="preserve"> todos ellos</w:t>
        </w:r>
      </w:ins>
      <w:r w:rsidRPr="00A261C8">
        <w:rPr>
          <w:rFonts w:ascii="Arial" w:hAnsi="Arial" w:cs="Arial"/>
          <w:sz w:val="24"/>
          <w:szCs w:val="24"/>
        </w:rPr>
        <w:t xml:space="preserve"> consecuencias dolorosas.</w:t>
      </w:r>
    </w:p>
    <w:p w14:paraId="08CBFB64" w14:textId="77777777" w:rsidR="00A261C8" w:rsidRPr="00A261C8" w:rsidRDefault="00A261C8" w:rsidP="00A261C8">
      <w:pPr>
        <w:tabs>
          <w:tab w:val="left" w:pos="5770"/>
        </w:tabs>
        <w:spacing w:line="276" w:lineRule="auto"/>
        <w:jc w:val="both"/>
        <w:rPr>
          <w:rFonts w:ascii="Arial" w:hAnsi="Arial" w:cs="Arial"/>
          <w:sz w:val="24"/>
          <w:szCs w:val="24"/>
        </w:rPr>
      </w:pPr>
    </w:p>
    <w:p w14:paraId="6A97601E" w14:textId="77777777" w:rsidR="00A261C8" w:rsidRPr="00A261C8" w:rsidRDefault="00A261C8" w:rsidP="00A261C8">
      <w:pPr>
        <w:tabs>
          <w:tab w:val="left" w:pos="5770"/>
        </w:tabs>
        <w:spacing w:line="276" w:lineRule="auto"/>
        <w:jc w:val="both"/>
        <w:rPr>
          <w:del w:id="2058" w:author="Eugenia Arce Londoño" w:date="2015-10-01T08:28:00Z"/>
          <w:rFonts w:ascii="Arial" w:hAnsi="Arial" w:cs="Arial"/>
          <w:sz w:val="24"/>
          <w:szCs w:val="24"/>
        </w:rPr>
      </w:pPr>
      <w:r w:rsidRPr="00A261C8">
        <w:rPr>
          <w:rFonts w:ascii="Arial" w:hAnsi="Arial" w:cs="Arial"/>
          <w:sz w:val="24"/>
          <w:szCs w:val="24"/>
        </w:rPr>
        <w:t>Escuchar algunos de esos refranes que aún circulan puede ayudarnos</w:t>
      </w:r>
      <w:r w:rsidR="00F226F4">
        <w:rPr>
          <w:rFonts w:ascii="Arial" w:hAnsi="Arial" w:cs="Arial"/>
          <w:sz w:val="24"/>
          <w:szCs w:val="24"/>
        </w:rPr>
        <w:t xml:space="preserve"> a comprender lo que conllevan:</w:t>
      </w:r>
    </w:p>
    <w:p w14:paraId="4C4F3D62" w14:textId="77777777" w:rsidR="00A261C8" w:rsidRPr="00A261C8" w:rsidRDefault="00A261C8" w:rsidP="00A261C8">
      <w:pPr>
        <w:tabs>
          <w:tab w:val="left" w:pos="5770"/>
        </w:tabs>
        <w:spacing w:line="276" w:lineRule="auto"/>
        <w:jc w:val="both"/>
        <w:rPr>
          <w:del w:id="2059" w:author="Eugenia Arce Londoño" w:date="2015-10-01T08:28:00Z"/>
          <w:rFonts w:ascii="Arial" w:hAnsi="Arial" w:cs="Arial"/>
          <w:sz w:val="24"/>
          <w:szCs w:val="24"/>
        </w:rPr>
      </w:pPr>
    </w:p>
    <w:p w14:paraId="548EA669" w14:textId="035D01FE" w:rsidR="00A261C8" w:rsidRPr="00A261C8" w:rsidRDefault="00F226F4" w:rsidP="00A261C8">
      <w:pPr>
        <w:tabs>
          <w:tab w:val="left" w:pos="5770"/>
        </w:tabs>
        <w:spacing w:line="276" w:lineRule="auto"/>
        <w:jc w:val="both"/>
        <w:rPr>
          <w:rFonts w:ascii="Arial" w:hAnsi="Arial" w:cs="Arial"/>
          <w:sz w:val="24"/>
          <w:szCs w:val="24"/>
        </w:rPr>
      </w:pPr>
      <w:ins w:id="2060" w:author="Eugenia Arce Londoño" w:date="2015-10-01T08:28:00Z">
        <w:r>
          <w:rPr>
            <w:rFonts w:ascii="Arial" w:hAnsi="Arial" w:cs="Arial"/>
            <w:sz w:val="24"/>
            <w:szCs w:val="24"/>
          </w:rPr>
          <w:t xml:space="preserve"> “</w:t>
        </w:r>
      </w:ins>
      <w:r w:rsidR="00A261C8" w:rsidRPr="00A261C8">
        <w:rPr>
          <w:rFonts w:ascii="Arial" w:hAnsi="Arial" w:cs="Arial"/>
          <w:sz w:val="24"/>
          <w:szCs w:val="24"/>
        </w:rPr>
        <w:t>A la medida del indio se le da el garrotazo</w:t>
      </w:r>
      <w:del w:id="2061" w:author="Eugenia Arce Londoño" w:date="2015-10-01T08:28:00Z">
        <w:r w:rsidR="00A261C8" w:rsidRPr="00A261C8">
          <w:rPr>
            <w:rFonts w:ascii="Arial" w:hAnsi="Arial" w:cs="Arial"/>
            <w:sz w:val="24"/>
            <w:szCs w:val="24"/>
          </w:rPr>
          <w:delText xml:space="preserve">; </w:delText>
        </w:r>
      </w:del>
      <w:ins w:id="2062"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conforme es el indio así es la maleta</w:t>
      </w:r>
      <w:del w:id="2063" w:author="Eugenia Arce Londoño" w:date="2015-10-01T08:28:00Z">
        <w:r w:rsidR="00A261C8" w:rsidRPr="00A261C8">
          <w:rPr>
            <w:rFonts w:ascii="Arial" w:hAnsi="Arial" w:cs="Arial"/>
            <w:sz w:val="24"/>
            <w:szCs w:val="24"/>
          </w:rPr>
          <w:delText xml:space="preserve">; </w:delText>
        </w:r>
      </w:del>
      <w:ins w:id="2064"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el indio</w:t>
      </w:r>
      <w:ins w:id="2065" w:author="Eugenia Arce Londoño" w:date="2015-10-01T08:28:00Z">
        <w:r>
          <w:rPr>
            <w:rFonts w:ascii="Arial" w:hAnsi="Arial" w:cs="Arial"/>
            <w:sz w:val="24"/>
            <w:szCs w:val="24"/>
          </w:rPr>
          <w:t>,</w:t>
        </w:r>
      </w:ins>
      <w:r w:rsidR="00A261C8" w:rsidRPr="00A261C8">
        <w:rPr>
          <w:rFonts w:ascii="Arial" w:hAnsi="Arial" w:cs="Arial"/>
          <w:sz w:val="24"/>
          <w:szCs w:val="24"/>
        </w:rPr>
        <w:t xml:space="preserve"> al fin da la patada</w:t>
      </w:r>
      <w:del w:id="2066" w:author="Eugenia Arce Londoño" w:date="2015-10-01T08:28:00Z">
        <w:r w:rsidR="00A261C8" w:rsidRPr="00A261C8">
          <w:rPr>
            <w:rFonts w:ascii="Arial" w:hAnsi="Arial" w:cs="Arial"/>
            <w:sz w:val="24"/>
            <w:szCs w:val="24"/>
          </w:rPr>
          <w:delText xml:space="preserve">; </w:delText>
        </w:r>
      </w:del>
      <w:ins w:id="2067"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indio comido, indio ido</w:t>
      </w:r>
      <w:del w:id="2068" w:author="Eugenia Arce Londoño" w:date="2015-10-01T08:28:00Z">
        <w:r w:rsidR="00A261C8" w:rsidRPr="00A261C8">
          <w:rPr>
            <w:rFonts w:ascii="Arial" w:hAnsi="Arial" w:cs="Arial"/>
            <w:sz w:val="24"/>
            <w:szCs w:val="24"/>
          </w:rPr>
          <w:delText xml:space="preserve">; </w:delText>
        </w:r>
      </w:del>
      <w:ins w:id="2069"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indio muerto no tira flecha</w:t>
      </w:r>
      <w:del w:id="2070" w:author="Eugenia Arce Londoño" w:date="2015-10-01T08:28:00Z">
        <w:r w:rsidR="00A261C8" w:rsidRPr="00A261C8">
          <w:rPr>
            <w:rFonts w:ascii="Arial" w:hAnsi="Arial" w:cs="Arial"/>
            <w:sz w:val="24"/>
            <w:szCs w:val="24"/>
          </w:rPr>
          <w:delText xml:space="preserve">; </w:delText>
        </w:r>
      </w:del>
      <w:ins w:id="2071"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la india p’al indio como el agua p’al pescado</w:t>
      </w:r>
      <w:del w:id="2072" w:author="Eugenia Arce Londoño" w:date="2015-10-01T08:28:00Z">
        <w:r w:rsidR="00A261C8" w:rsidRPr="00A261C8">
          <w:rPr>
            <w:rFonts w:ascii="Arial" w:hAnsi="Arial" w:cs="Arial"/>
            <w:sz w:val="24"/>
            <w:szCs w:val="24"/>
          </w:rPr>
          <w:delText xml:space="preserve">; </w:delText>
        </w:r>
      </w:del>
      <w:ins w:id="2073"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más duro que talón de indio</w:t>
      </w:r>
      <w:del w:id="2074" w:author="Eugenia Arce Londoño" w:date="2015-10-01T08:28:00Z">
        <w:r w:rsidR="00A261C8" w:rsidRPr="00A261C8">
          <w:rPr>
            <w:rFonts w:ascii="Arial" w:hAnsi="Arial" w:cs="Arial"/>
            <w:sz w:val="24"/>
            <w:szCs w:val="24"/>
          </w:rPr>
          <w:delText xml:space="preserve">; </w:delText>
        </w:r>
      </w:del>
      <w:ins w:id="2075"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muchos caciques y pocos indios</w:t>
      </w:r>
      <w:del w:id="2076" w:author="Eugenia Arce Londoño" w:date="2015-10-01T08:28:00Z">
        <w:r w:rsidR="00A261C8" w:rsidRPr="00A261C8">
          <w:rPr>
            <w:rFonts w:ascii="Arial" w:hAnsi="Arial" w:cs="Arial"/>
            <w:sz w:val="24"/>
            <w:szCs w:val="24"/>
          </w:rPr>
          <w:delText xml:space="preserve">; </w:delText>
        </w:r>
      </w:del>
      <w:ins w:id="2077"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no crea que el indio es pobre porque la maleta es de hojas</w:t>
      </w:r>
      <w:del w:id="2078" w:author="Eugenia Arce Londoño" w:date="2015-10-01T08:28:00Z">
        <w:r w:rsidR="00A261C8" w:rsidRPr="00A261C8">
          <w:rPr>
            <w:rFonts w:ascii="Arial" w:hAnsi="Arial" w:cs="Arial"/>
            <w:sz w:val="24"/>
            <w:szCs w:val="24"/>
          </w:rPr>
          <w:delText xml:space="preserve">; </w:delText>
        </w:r>
      </w:del>
      <w:ins w:id="2079"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no tiene el indio la culpa sino el que le da la chicha</w:t>
      </w:r>
      <w:del w:id="2080" w:author="Eugenia Arce Londoño" w:date="2015-10-01T08:28:00Z">
        <w:r w:rsidR="00A261C8" w:rsidRPr="00A261C8">
          <w:rPr>
            <w:rFonts w:ascii="Arial" w:hAnsi="Arial" w:cs="Arial"/>
            <w:sz w:val="24"/>
            <w:szCs w:val="24"/>
          </w:rPr>
          <w:delText xml:space="preserve">; </w:delText>
        </w:r>
      </w:del>
      <w:ins w:id="2081"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no te fíes de indio barbado ni de blanco que sea lampiño</w:t>
      </w:r>
      <w:del w:id="2082" w:author="Eugenia Arce Londoño" w:date="2015-10-01T08:28:00Z">
        <w:r w:rsidR="00A261C8" w:rsidRPr="00A261C8">
          <w:rPr>
            <w:rFonts w:ascii="Arial" w:hAnsi="Arial" w:cs="Arial"/>
            <w:sz w:val="24"/>
            <w:szCs w:val="24"/>
          </w:rPr>
          <w:delText xml:space="preserve">; </w:delText>
        </w:r>
      </w:del>
      <w:ins w:id="2083"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que desgracia de pueblo cuando hasta el cura es indio</w:t>
      </w:r>
      <w:del w:id="2084" w:author="Eugenia Arce Londoño" w:date="2015-10-01T08:28:00Z">
        <w:r w:rsidR="00A261C8" w:rsidRPr="00A261C8">
          <w:rPr>
            <w:rFonts w:ascii="Arial" w:hAnsi="Arial" w:cs="Arial"/>
            <w:sz w:val="24"/>
            <w:szCs w:val="24"/>
          </w:rPr>
          <w:delText xml:space="preserve">; </w:delText>
        </w:r>
      </w:del>
      <w:ins w:id="2085" w:author="Eugenia Arce Londoño" w:date="2015-10-01T08:28:00Z">
        <w:r>
          <w:rPr>
            <w:rFonts w:ascii="Arial" w:hAnsi="Arial" w:cs="Arial"/>
            <w:sz w:val="24"/>
            <w:szCs w:val="24"/>
          </w:rPr>
          <w:t>”</w:t>
        </w:r>
        <w:r w:rsidR="00A261C8" w:rsidRPr="00A261C8">
          <w:rPr>
            <w:rFonts w:ascii="Arial" w:hAnsi="Arial" w:cs="Arial"/>
            <w:sz w:val="24"/>
            <w:szCs w:val="24"/>
          </w:rPr>
          <w:t xml:space="preserve">; </w:t>
        </w:r>
        <w:r>
          <w:rPr>
            <w:rFonts w:ascii="Arial" w:hAnsi="Arial" w:cs="Arial"/>
            <w:sz w:val="24"/>
            <w:szCs w:val="24"/>
          </w:rPr>
          <w:t>“</w:t>
        </w:r>
      </w:ins>
      <w:r w:rsidR="00A261C8" w:rsidRPr="00A261C8">
        <w:rPr>
          <w:rFonts w:ascii="Arial" w:hAnsi="Arial" w:cs="Arial"/>
          <w:sz w:val="24"/>
          <w:szCs w:val="24"/>
        </w:rPr>
        <w:t>tanto hace el indio en el pueblo que al fin lo ponen de alcalde</w:t>
      </w:r>
      <w:del w:id="2086" w:author="Eugenia Arce Londoño" w:date="2015-10-01T08:28:00Z">
        <w:r w:rsidR="00A261C8" w:rsidRPr="00A261C8">
          <w:rPr>
            <w:rFonts w:ascii="Arial" w:hAnsi="Arial" w:cs="Arial"/>
            <w:sz w:val="24"/>
            <w:szCs w:val="24"/>
          </w:rPr>
          <w:delText>.</w:delText>
        </w:r>
      </w:del>
      <w:ins w:id="2087" w:author="Eugenia Arce Londoño" w:date="2015-10-01T08:28:00Z">
        <w:r>
          <w:rPr>
            <w:rFonts w:ascii="Arial" w:hAnsi="Arial" w:cs="Arial"/>
            <w:sz w:val="24"/>
            <w:szCs w:val="24"/>
          </w:rPr>
          <w:t>”</w:t>
        </w:r>
        <w:r w:rsidR="00A261C8" w:rsidRPr="00A261C8">
          <w:rPr>
            <w:rFonts w:ascii="Arial" w:hAnsi="Arial" w:cs="Arial"/>
            <w:sz w:val="24"/>
            <w:szCs w:val="24"/>
          </w:rPr>
          <w:t>.</w:t>
        </w:r>
      </w:ins>
    </w:p>
    <w:p w14:paraId="7F92EAE0" w14:textId="77777777" w:rsidR="00A261C8" w:rsidRPr="00A261C8" w:rsidRDefault="00A261C8" w:rsidP="00A261C8">
      <w:pPr>
        <w:tabs>
          <w:tab w:val="left" w:pos="5770"/>
        </w:tabs>
        <w:spacing w:line="276" w:lineRule="auto"/>
        <w:jc w:val="both"/>
        <w:rPr>
          <w:rFonts w:ascii="Arial" w:hAnsi="Arial" w:cs="Arial"/>
          <w:sz w:val="24"/>
          <w:szCs w:val="24"/>
        </w:rPr>
      </w:pPr>
    </w:p>
    <w:p w14:paraId="1FF97ED7" w14:textId="3CE970F9" w:rsidR="007F7DC7" w:rsidRDefault="00A261C8" w:rsidP="00A261C8">
      <w:pPr>
        <w:tabs>
          <w:tab w:val="left" w:pos="5770"/>
        </w:tabs>
        <w:spacing w:line="276" w:lineRule="auto"/>
        <w:jc w:val="both"/>
        <w:rPr>
          <w:rFonts w:ascii="Arial" w:hAnsi="Arial" w:cs="Arial"/>
          <w:sz w:val="24"/>
          <w:szCs w:val="24"/>
        </w:rPr>
      </w:pPr>
      <w:del w:id="2088" w:author="Eugenia Arce Londoño" w:date="2015-10-01T08:28:00Z">
        <w:r w:rsidRPr="00A261C8">
          <w:rPr>
            <w:rFonts w:ascii="Arial" w:hAnsi="Arial" w:cs="Arial"/>
            <w:sz w:val="24"/>
            <w:szCs w:val="24"/>
          </w:rPr>
          <w:delText>De leerlos</w:delText>
        </w:r>
      </w:del>
      <w:ins w:id="2089" w:author="Eugenia Arce Londoño" w:date="2015-10-01T08:28:00Z">
        <w:r w:rsidR="00F226F4">
          <w:rPr>
            <w:rFonts w:ascii="Arial" w:hAnsi="Arial" w:cs="Arial"/>
            <w:sz w:val="24"/>
            <w:szCs w:val="24"/>
          </w:rPr>
          <w:t>De leer ese tipo de dichos y frases</w:t>
        </w:r>
      </w:ins>
      <w:r w:rsidR="00F226F4">
        <w:rPr>
          <w:rFonts w:ascii="Arial" w:hAnsi="Arial" w:cs="Arial"/>
          <w:sz w:val="24"/>
          <w:szCs w:val="24"/>
        </w:rPr>
        <w:t xml:space="preserve"> </w:t>
      </w:r>
      <w:r w:rsidRPr="00A261C8">
        <w:rPr>
          <w:rFonts w:ascii="Arial" w:hAnsi="Arial" w:cs="Arial"/>
          <w:sz w:val="24"/>
          <w:szCs w:val="24"/>
        </w:rPr>
        <w:t xml:space="preserve">lo que sale es la concepción de sometimiento, de humillación, de pobreza, de esclavitud y dominación que </w:t>
      </w:r>
      <w:del w:id="2090" w:author="Eugenia Arce Londoño" w:date="2015-10-01T08:28:00Z">
        <w:r w:rsidRPr="00A261C8">
          <w:rPr>
            <w:rFonts w:ascii="Arial" w:hAnsi="Arial" w:cs="Arial"/>
            <w:sz w:val="24"/>
            <w:szCs w:val="24"/>
          </w:rPr>
          <w:delText>alguna vez se tuvo.</w:delText>
        </w:r>
      </w:del>
      <w:ins w:id="2091" w:author="Eugenia Arce Londoño" w:date="2015-10-01T08:28:00Z">
        <w:r w:rsidR="00F226F4">
          <w:rPr>
            <w:rFonts w:ascii="Arial" w:hAnsi="Arial" w:cs="Arial"/>
            <w:sz w:val="24"/>
            <w:szCs w:val="24"/>
          </w:rPr>
          <w:t>se impuso durante el período colonial sobre los pueblos indígenas</w:t>
        </w:r>
        <w:r w:rsidRPr="00A261C8">
          <w:rPr>
            <w:rFonts w:ascii="Arial" w:hAnsi="Arial" w:cs="Arial"/>
            <w:sz w:val="24"/>
            <w:szCs w:val="24"/>
          </w:rPr>
          <w:t>.</w:t>
        </w:r>
      </w:ins>
      <w:r w:rsidRPr="00A261C8">
        <w:rPr>
          <w:rFonts w:ascii="Arial" w:hAnsi="Arial" w:cs="Arial"/>
          <w:sz w:val="24"/>
          <w:szCs w:val="24"/>
        </w:rPr>
        <w:t xml:space="preserve"> La dignidad humana reclama dejarlas. Así como aquellas que implican discriminar a diferentes grupos. </w:t>
      </w:r>
      <w:del w:id="2092" w:author="Eugenia Arce Londoño" w:date="2015-10-01T08:28:00Z">
        <w:r w:rsidRPr="00A261C8">
          <w:rPr>
            <w:rFonts w:ascii="Arial" w:hAnsi="Arial" w:cs="Arial"/>
            <w:sz w:val="24"/>
            <w:szCs w:val="24"/>
          </w:rPr>
          <w:delText>Las imágenes históricas dan cuenta de ello:</w:delText>
        </w:r>
      </w:del>
    </w:p>
    <w:p w14:paraId="755A2620" w14:textId="77777777" w:rsidR="007F7DC7" w:rsidRDefault="007F7DC7" w:rsidP="00A261C8">
      <w:pPr>
        <w:tabs>
          <w:tab w:val="left" w:pos="5770"/>
        </w:tabs>
        <w:spacing w:line="276" w:lineRule="auto"/>
        <w:jc w:val="both"/>
        <w:rPr>
          <w:rFonts w:ascii="Arial" w:hAnsi="Arial" w:cs="Arial"/>
          <w:sz w:val="24"/>
          <w:szCs w:val="24"/>
        </w:rPr>
      </w:pPr>
    </w:p>
    <w:p w14:paraId="35DF0BBF" w14:textId="7A13BFD4" w:rsidR="00C85E79" w:rsidRDefault="007F7DC7" w:rsidP="00A261C8">
      <w:pPr>
        <w:tabs>
          <w:tab w:val="left" w:pos="5770"/>
        </w:tabs>
        <w:spacing w:line="276" w:lineRule="auto"/>
        <w:jc w:val="both"/>
        <w:rPr>
          <w:ins w:id="2093" w:author="Eugenia Arce Londoño" w:date="2015-10-01T08:28:00Z"/>
          <w:rFonts w:ascii="Arial" w:hAnsi="Arial" w:cs="Arial"/>
          <w:sz w:val="24"/>
          <w:szCs w:val="24"/>
        </w:rPr>
      </w:pPr>
      <w:ins w:id="2094" w:author="Eugenia Arce Londoño" w:date="2015-10-01T08:28:00Z">
        <w:r>
          <w:rPr>
            <w:rFonts w:ascii="Arial" w:hAnsi="Arial" w:cs="Arial"/>
            <w:sz w:val="24"/>
            <w:szCs w:val="24"/>
          </w:rPr>
          <w:t>Si piensas en la colonia española en América, y en particular en Colombia, aparecen l</w:t>
        </w:r>
        <w:r w:rsidR="00A261C8" w:rsidRPr="00A261C8">
          <w:rPr>
            <w:rFonts w:ascii="Arial" w:hAnsi="Arial" w:cs="Arial"/>
            <w:sz w:val="24"/>
            <w:szCs w:val="24"/>
          </w:rPr>
          <w:t xml:space="preserve">as imágenes históricas </w:t>
        </w:r>
        <w:r>
          <w:rPr>
            <w:rFonts w:ascii="Arial" w:hAnsi="Arial" w:cs="Arial"/>
            <w:sz w:val="24"/>
            <w:szCs w:val="24"/>
          </w:rPr>
          <w:t xml:space="preserve">que </w:t>
        </w:r>
        <w:r w:rsidR="00A261C8" w:rsidRPr="00A261C8">
          <w:rPr>
            <w:rFonts w:ascii="Arial" w:hAnsi="Arial" w:cs="Arial"/>
            <w:sz w:val="24"/>
            <w:szCs w:val="24"/>
          </w:rPr>
          <w:t>dan</w:t>
        </w:r>
        <w:r>
          <w:rPr>
            <w:rFonts w:ascii="Arial" w:hAnsi="Arial" w:cs="Arial"/>
            <w:sz w:val="24"/>
            <w:szCs w:val="24"/>
          </w:rPr>
          <w:t xml:space="preserve"> cuenta de un universo de </w:t>
        </w:r>
        <w:r w:rsidR="00C85E79">
          <w:rPr>
            <w:rFonts w:ascii="Arial" w:hAnsi="Arial" w:cs="Arial"/>
            <w:sz w:val="24"/>
            <w:szCs w:val="24"/>
          </w:rPr>
          <w:t xml:space="preserve">una cultura autóctona rica que fue despreciada, y de relaciones de </w:t>
        </w:r>
        <w:r>
          <w:rPr>
            <w:rFonts w:ascii="Arial" w:hAnsi="Arial" w:cs="Arial"/>
            <w:sz w:val="24"/>
            <w:szCs w:val="24"/>
          </w:rPr>
          <w:t>discriminación y violencia física, política, social, económica y cultural</w:t>
        </w:r>
        <w:r w:rsidR="00C85E79">
          <w:rPr>
            <w:rFonts w:ascii="Arial" w:hAnsi="Arial" w:cs="Arial"/>
            <w:sz w:val="24"/>
            <w:szCs w:val="24"/>
          </w:rPr>
          <w:t xml:space="preserve"> contra los aborígenes</w:t>
        </w:r>
        <w:r>
          <w:rPr>
            <w:rFonts w:ascii="Arial" w:hAnsi="Arial" w:cs="Arial"/>
            <w:sz w:val="24"/>
            <w:szCs w:val="24"/>
          </w:rPr>
          <w:t xml:space="preserve">: </w:t>
        </w:r>
      </w:ins>
      <w:r w:rsidR="00A261C8" w:rsidRPr="00A261C8">
        <w:rPr>
          <w:rFonts w:ascii="Arial" w:hAnsi="Arial" w:cs="Arial"/>
          <w:sz w:val="24"/>
          <w:szCs w:val="24"/>
        </w:rPr>
        <w:t>Hombres blancos cazando indígenas</w:t>
      </w:r>
      <w:del w:id="2095" w:author="Eugenia Arce Londoño" w:date="2015-10-01T08:28:00Z">
        <w:r w:rsidR="00A261C8" w:rsidRPr="00A261C8">
          <w:rPr>
            <w:rFonts w:ascii="Arial" w:hAnsi="Arial" w:cs="Arial"/>
            <w:sz w:val="24"/>
            <w:szCs w:val="24"/>
          </w:rPr>
          <w:delText>,</w:delText>
        </w:r>
      </w:del>
      <w:ins w:id="2096" w:author="Eugenia Arce Londoño" w:date="2015-10-01T08:28:00Z">
        <w:r>
          <w:rPr>
            <w:rFonts w:ascii="Arial" w:hAnsi="Arial" w:cs="Arial"/>
            <w:sz w:val="24"/>
            <w:szCs w:val="24"/>
          </w:rPr>
          <w:t>;</w:t>
        </w:r>
      </w:ins>
      <w:r w:rsidR="00A261C8" w:rsidRPr="00A261C8">
        <w:rPr>
          <w:rFonts w:ascii="Arial" w:hAnsi="Arial" w:cs="Arial"/>
          <w:sz w:val="24"/>
          <w:szCs w:val="24"/>
        </w:rPr>
        <w:t xml:space="preserve"> indígenas sometidos a trabajos degradantes</w:t>
      </w:r>
      <w:del w:id="2097" w:author="Eugenia Arce Londoño" w:date="2015-10-01T08:28:00Z">
        <w:r w:rsidR="00A261C8" w:rsidRPr="00A261C8">
          <w:rPr>
            <w:rFonts w:ascii="Arial" w:hAnsi="Arial" w:cs="Arial"/>
            <w:sz w:val="24"/>
            <w:szCs w:val="24"/>
          </w:rPr>
          <w:delText>,</w:delText>
        </w:r>
      </w:del>
      <w:ins w:id="2098" w:author="Eugenia Arce Londoño" w:date="2015-10-01T08:28:00Z">
        <w:r>
          <w:rPr>
            <w:rFonts w:ascii="Arial" w:hAnsi="Arial" w:cs="Arial"/>
            <w:sz w:val="24"/>
            <w:szCs w:val="24"/>
          </w:rPr>
          <w:t>;</w:t>
        </w:r>
      </w:ins>
      <w:r w:rsidR="00A261C8" w:rsidRPr="00A261C8">
        <w:rPr>
          <w:rFonts w:ascii="Arial" w:hAnsi="Arial" w:cs="Arial"/>
          <w:sz w:val="24"/>
          <w:szCs w:val="24"/>
        </w:rPr>
        <w:t xml:space="preserve"> mujeres indígenas maltratadas</w:t>
      </w:r>
      <w:del w:id="2099" w:author="Eugenia Arce Londoño" w:date="2015-10-01T08:28:00Z">
        <w:r w:rsidR="00A261C8" w:rsidRPr="00A261C8">
          <w:rPr>
            <w:rFonts w:ascii="Arial" w:hAnsi="Arial" w:cs="Arial"/>
            <w:sz w:val="24"/>
            <w:szCs w:val="24"/>
          </w:rPr>
          <w:delText>,</w:delText>
        </w:r>
      </w:del>
      <w:ins w:id="2100" w:author="Eugenia Arce Londoño" w:date="2015-10-01T08:28:00Z">
        <w:r>
          <w:rPr>
            <w:rFonts w:ascii="Arial" w:hAnsi="Arial" w:cs="Arial"/>
            <w:sz w:val="24"/>
            <w:szCs w:val="24"/>
          </w:rPr>
          <w:t>;</w:t>
        </w:r>
      </w:ins>
      <w:r w:rsidR="00A261C8" w:rsidRPr="00A261C8">
        <w:rPr>
          <w:rFonts w:ascii="Arial" w:hAnsi="Arial" w:cs="Arial"/>
          <w:sz w:val="24"/>
          <w:szCs w:val="24"/>
        </w:rPr>
        <w:t xml:space="preserve"> misioneros evangelizando a comunidades indígenas</w:t>
      </w:r>
      <w:del w:id="2101" w:author="Eugenia Arce Londoño" w:date="2015-10-01T08:28:00Z">
        <w:r w:rsidR="00A261C8" w:rsidRPr="00A261C8">
          <w:rPr>
            <w:rFonts w:ascii="Arial" w:hAnsi="Arial" w:cs="Arial"/>
            <w:sz w:val="24"/>
            <w:szCs w:val="24"/>
          </w:rPr>
          <w:delText>,</w:delText>
        </w:r>
      </w:del>
      <w:ins w:id="2102" w:author="Eugenia Arce Londoño" w:date="2015-10-01T08:28:00Z">
        <w:r>
          <w:rPr>
            <w:rFonts w:ascii="Arial" w:hAnsi="Arial" w:cs="Arial"/>
            <w:sz w:val="24"/>
            <w:szCs w:val="24"/>
          </w:rPr>
          <w:t>;</w:t>
        </w:r>
      </w:ins>
      <w:r w:rsidR="00A261C8" w:rsidRPr="00A261C8">
        <w:rPr>
          <w:rFonts w:ascii="Arial" w:hAnsi="Arial" w:cs="Arial"/>
          <w:sz w:val="24"/>
          <w:szCs w:val="24"/>
        </w:rPr>
        <w:t xml:space="preserve"> tribus indígenas guerreando entre sí</w:t>
      </w:r>
      <w:del w:id="2103" w:author="Eugenia Arce Londoño" w:date="2015-10-01T08:28:00Z">
        <w:r w:rsidR="00A261C8" w:rsidRPr="00A261C8">
          <w:rPr>
            <w:rFonts w:ascii="Arial" w:hAnsi="Arial" w:cs="Arial"/>
            <w:sz w:val="24"/>
            <w:szCs w:val="24"/>
          </w:rPr>
          <w:delText>,</w:delText>
        </w:r>
      </w:del>
      <w:ins w:id="2104" w:author="Eugenia Arce Londoño" w:date="2015-10-01T08:28:00Z">
        <w:r>
          <w:rPr>
            <w:rFonts w:ascii="Arial" w:hAnsi="Arial" w:cs="Arial"/>
            <w:sz w:val="24"/>
            <w:szCs w:val="24"/>
          </w:rPr>
          <w:t>;</w:t>
        </w:r>
      </w:ins>
      <w:r w:rsidR="00A261C8" w:rsidRPr="00A261C8">
        <w:rPr>
          <w:rFonts w:ascii="Arial" w:hAnsi="Arial" w:cs="Arial"/>
          <w:sz w:val="24"/>
          <w:szCs w:val="24"/>
        </w:rPr>
        <w:t xml:space="preserve"> excavaciones funerarias acompañadas de oro</w:t>
      </w:r>
      <w:del w:id="2105" w:author="Eugenia Arce Londoño" w:date="2015-10-01T08:28:00Z">
        <w:r w:rsidR="00A261C8" w:rsidRPr="00A261C8">
          <w:rPr>
            <w:rFonts w:ascii="Arial" w:hAnsi="Arial" w:cs="Arial"/>
            <w:sz w:val="24"/>
            <w:szCs w:val="24"/>
          </w:rPr>
          <w:delText>,</w:delText>
        </w:r>
      </w:del>
      <w:ins w:id="2106" w:author="Eugenia Arce Londoño" w:date="2015-10-01T08:28:00Z">
        <w:r>
          <w:rPr>
            <w:rFonts w:ascii="Arial" w:hAnsi="Arial" w:cs="Arial"/>
            <w:sz w:val="24"/>
            <w:szCs w:val="24"/>
          </w:rPr>
          <w:t>;</w:t>
        </w:r>
      </w:ins>
      <w:r w:rsidR="00A261C8" w:rsidRPr="00A261C8">
        <w:rPr>
          <w:rFonts w:ascii="Arial" w:hAnsi="Arial" w:cs="Arial"/>
          <w:sz w:val="24"/>
          <w:szCs w:val="24"/>
        </w:rPr>
        <w:t xml:space="preserve"> templos </w:t>
      </w:r>
      <w:r w:rsidR="00A261C8" w:rsidRPr="00A261C8">
        <w:rPr>
          <w:rFonts w:ascii="Arial" w:hAnsi="Arial" w:cs="Arial"/>
          <w:sz w:val="24"/>
          <w:szCs w:val="24"/>
        </w:rPr>
        <w:lastRenderedPageBreak/>
        <w:t>indígenas destruidos para acabar con la “idolatría</w:t>
      </w:r>
      <w:del w:id="2107" w:author="Eugenia Arce Londoño" w:date="2015-10-01T08:28:00Z">
        <w:r w:rsidR="00A261C8" w:rsidRPr="00A261C8">
          <w:rPr>
            <w:rFonts w:ascii="Arial" w:hAnsi="Arial" w:cs="Arial"/>
            <w:sz w:val="24"/>
            <w:szCs w:val="24"/>
          </w:rPr>
          <w:delText>”,</w:delText>
        </w:r>
      </w:del>
      <w:ins w:id="2108" w:author="Eugenia Arce Londoño" w:date="2015-10-01T08:28:00Z">
        <w:r w:rsidR="00A261C8" w:rsidRPr="00A261C8">
          <w:rPr>
            <w:rFonts w:ascii="Arial" w:hAnsi="Arial" w:cs="Arial"/>
            <w:sz w:val="24"/>
            <w:szCs w:val="24"/>
          </w:rPr>
          <w:t>”</w:t>
        </w:r>
        <w:r>
          <w:rPr>
            <w:rFonts w:ascii="Arial" w:hAnsi="Arial" w:cs="Arial"/>
            <w:sz w:val="24"/>
            <w:szCs w:val="24"/>
          </w:rPr>
          <w:t>;</w:t>
        </w:r>
      </w:ins>
      <w:r w:rsidR="00A261C8" w:rsidRPr="00A261C8">
        <w:rPr>
          <w:rFonts w:ascii="Arial" w:hAnsi="Arial" w:cs="Arial"/>
          <w:sz w:val="24"/>
          <w:szCs w:val="24"/>
        </w:rPr>
        <w:t xml:space="preserve"> indígenas de pies descalzos y miradas tristes</w:t>
      </w:r>
      <w:del w:id="2109" w:author="Eugenia Arce Londoño" w:date="2015-10-01T08:28:00Z">
        <w:r w:rsidR="00A261C8" w:rsidRPr="00A261C8">
          <w:rPr>
            <w:rFonts w:ascii="Arial" w:hAnsi="Arial" w:cs="Arial"/>
            <w:sz w:val="24"/>
            <w:szCs w:val="24"/>
          </w:rPr>
          <w:delText>,</w:delText>
        </w:r>
      </w:del>
      <w:ins w:id="2110" w:author="Eugenia Arce Londoño" w:date="2015-10-01T08:28:00Z">
        <w:r>
          <w:rPr>
            <w:rFonts w:ascii="Arial" w:hAnsi="Arial" w:cs="Arial"/>
            <w:sz w:val="24"/>
            <w:szCs w:val="24"/>
          </w:rPr>
          <w:t>;</w:t>
        </w:r>
      </w:ins>
      <w:r w:rsidR="00A261C8" w:rsidRPr="00A261C8">
        <w:rPr>
          <w:rFonts w:ascii="Arial" w:hAnsi="Arial" w:cs="Arial"/>
          <w:sz w:val="24"/>
          <w:szCs w:val="24"/>
        </w:rPr>
        <w:t xml:space="preserve"> fiestas indígenas ligadas a las cosechas</w:t>
      </w:r>
      <w:del w:id="2111" w:author="Eugenia Arce Londoño" w:date="2015-10-01T08:28:00Z">
        <w:r w:rsidR="00A261C8" w:rsidRPr="00A261C8">
          <w:rPr>
            <w:rFonts w:ascii="Arial" w:hAnsi="Arial" w:cs="Arial"/>
            <w:sz w:val="24"/>
            <w:szCs w:val="24"/>
          </w:rPr>
          <w:delText>,</w:delText>
        </w:r>
      </w:del>
      <w:ins w:id="2112" w:author="Eugenia Arce Londoño" w:date="2015-10-01T08:28:00Z">
        <w:r w:rsidR="00C85E79">
          <w:rPr>
            <w:rFonts w:ascii="Arial" w:hAnsi="Arial" w:cs="Arial"/>
            <w:sz w:val="24"/>
            <w:szCs w:val="24"/>
          </w:rPr>
          <w:t>;</w:t>
        </w:r>
      </w:ins>
      <w:r w:rsidR="00A261C8" w:rsidRPr="00A261C8">
        <w:rPr>
          <w:rFonts w:ascii="Arial" w:hAnsi="Arial" w:cs="Arial"/>
          <w:sz w:val="24"/>
          <w:szCs w:val="24"/>
        </w:rPr>
        <w:t xml:space="preserve"> pinturas de animales en cuevas</w:t>
      </w:r>
      <w:del w:id="2113" w:author="Eugenia Arce Londoño" w:date="2015-10-01T08:28:00Z">
        <w:r w:rsidR="00A261C8" w:rsidRPr="00A261C8">
          <w:rPr>
            <w:rFonts w:ascii="Arial" w:hAnsi="Arial" w:cs="Arial"/>
            <w:sz w:val="24"/>
            <w:szCs w:val="24"/>
          </w:rPr>
          <w:delText>,</w:delText>
        </w:r>
      </w:del>
      <w:ins w:id="2114" w:author="Eugenia Arce Londoño" w:date="2015-10-01T08:28:00Z">
        <w:r w:rsidR="00C85E79">
          <w:rPr>
            <w:rFonts w:ascii="Arial" w:hAnsi="Arial" w:cs="Arial"/>
            <w:sz w:val="24"/>
            <w:szCs w:val="24"/>
          </w:rPr>
          <w:t>;</w:t>
        </w:r>
      </w:ins>
      <w:r w:rsidR="00A261C8" w:rsidRPr="00A261C8">
        <w:rPr>
          <w:rFonts w:ascii="Arial" w:hAnsi="Arial" w:cs="Arial"/>
          <w:sz w:val="24"/>
          <w:szCs w:val="24"/>
        </w:rPr>
        <w:t xml:space="preserve"> indígenas muriendo de gripa o de sarampión</w:t>
      </w:r>
      <w:del w:id="2115" w:author="Eugenia Arce Londoño" w:date="2015-10-01T08:28:00Z">
        <w:r w:rsidR="00A261C8" w:rsidRPr="00A261C8">
          <w:rPr>
            <w:rFonts w:ascii="Arial" w:hAnsi="Arial" w:cs="Arial"/>
            <w:sz w:val="24"/>
            <w:szCs w:val="24"/>
          </w:rPr>
          <w:delText>,</w:delText>
        </w:r>
      </w:del>
      <w:ins w:id="2116" w:author="Eugenia Arce Londoño" w:date="2015-10-01T08:28:00Z">
        <w:r w:rsidR="00C85E79">
          <w:rPr>
            <w:rFonts w:ascii="Arial" w:hAnsi="Arial" w:cs="Arial"/>
            <w:sz w:val="24"/>
            <w:szCs w:val="24"/>
          </w:rPr>
          <w:t>;</w:t>
        </w:r>
      </w:ins>
      <w:r w:rsidR="00A261C8" w:rsidRPr="00A261C8">
        <w:rPr>
          <w:rFonts w:ascii="Arial" w:hAnsi="Arial" w:cs="Arial"/>
          <w:sz w:val="24"/>
          <w:szCs w:val="24"/>
        </w:rPr>
        <w:t xml:space="preserve"> encomenderos a quienes encargaban indígenas</w:t>
      </w:r>
      <w:del w:id="2117" w:author="Eugenia Arce Londoño" w:date="2015-10-01T08:28:00Z">
        <w:r w:rsidR="00A261C8" w:rsidRPr="00A261C8">
          <w:rPr>
            <w:rFonts w:ascii="Arial" w:hAnsi="Arial" w:cs="Arial"/>
            <w:sz w:val="24"/>
            <w:szCs w:val="24"/>
          </w:rPr>
          <w:delText>,</w:delText>
        </w:r>
      </w:del>
      <w:ins w:id="2118" w:author="Eugenia Arce Londoño" w:date="2015-10-01T08:28:00Z">
        <w:r w:rsidR="00C85E79">
          <w:rPr>
            <w:rFonts w:ascii="Arial" w:hAnsi="Arial" w:cs="Arial"/>
            <w:sz w:val="24"/>
            <w:szCs w:val="24"/>
          </w:rPr>
          <w:t>;</w:t>
        </w:r>
      </w:ins>
      <w:r w:rsidR="00A261C8" w:rsidRPr="00A261C8">
        <w:rPr>
          <w:rFonts w:ascii="Arial" w:hAnsi="Arial" w:cs="Arial"/>
          <w:sz w:val="24"/>
          <w:szCs w:val="24"/>
        </w:rPr>
        <w:t xml:space="preserve"> rebeliones indígenas por la servidumbre en que vivían</w:t>
      </w:r>
      <w:del w:id="2119" w:author="Eugenia Arce Londoño" w:date="2015-10-01T08:28:00Z">
        <w:r w:rsidR="00A261C8" w:rsidRPr="00A261C8">
          <w:rPr>
            <w:rFonts w:ascii="Arial" w:hAnsi="Arial" w:cs="Arial"/>
            <w:sz w:val="24"/>
            <w:szCs w:val="24"/>
          </w:rPr>
          <w:delText>,</w:delText>
        </w:r>
      </w:del>
      <w:ins w:id="2120" w:author="Eugenia Arce Londoño" w:date="2015-10-01T08:28:00Z">
        <w:r w:rsidR="00C85E79">
          <w:rPr>
            <w:rFonts w:ascii="Arial" w:hAnsi="Arial" w:cs="Arial"/>
            <w:sz w:val="24"/>
            <w:szCs w:val="24"/>
          </w:rPr>
          <w:t>;</w:t>
        </w:r>
      </w:ins>
      <w:r w:rsidR="00A261C8" w:rsidRPr="00A261C8">
        <w:rPr>
          <w:rFonts w:ascii="Arial" w:hAnsi="Arial" w:cs="Arial"/>
          <w:sz w:val="24"/>
          <w:szCs w:val="24"/>
        </w:rPr>
        <w:t xml:space="preserve"> las imágenes de los indígenas </w:t>
      </w:r>
      <w:ins w:id="2121" w:author="Eugenia Arce Londoño" w:date="2015-10-01T08:28:00Z">
        <w:r w:rsidR="00C85E79">
          <w:rPr>
            <w:rFonts w:ascii="Arial" w:hAnsi="Arial" w:cs="Arial"/>
            <w:sz w:val="24"/>
            <w:szCs w:val="24"/>
          </w:rPr>
          <w:t xml:space="preserve">que eran vistos por los colonialistas </w:t>
        </w:r>
      </w:ins>
      <w:r w:rsidR="00A261C8" w:rsidRPr="00A261C8">
        <w:rPr>
          <w:rFonts w:ascii="Arial" w:hAnsi="Arial" w:cs="Arial"/>
          <w:sz w:val="24"/>
          <w:szCs w:val="24"/>
        </w:rPr>
        <w:t>como ladrones, feroces, perezosos y hechiceros</w:t>
      </w:r>
      <w:del w:id="2122" w:author="Eugenia Arce Londoño" w:date="2015-10-01T08:28:00Z">
        <w:r w:rsidR="00A261C8" w:rsidRPr="00A261C8">
          <w:rPr>
            <w:rFonts w:ascii="Arial" w:hAnsi="Arial" w:cs="Arial"/>
            <w:sz w:val="24"/>
            <w:szCs w:val="24"/>
          </w:rPr>
          <w:delText>,</w:delText>
        </w:r>
      </w:del>
      <w:ins w:id="2123" w:author="Eugenia Arce Londoño" w:date="2015-10-01T08:28:00Z">
        <w:r w:rsidR="00C85E79">
          <w:rPr>
            <w:rFonts w:ascii="Arial" w:hAnsi="Arial" w:cs="Arial"/>
            <w:sz w:val="24"/>
            <w:szCs w:val="24"/>
          </w:rPr>
          <w:t>;</w:t>
        </w:r>
      </w:ins>
      <w:r w:rsidR="00C85E79">
        <w:rPr>
          <w:rFonts w:ascii="Arial" w:hAnsi="Arial" w:cs="Arial"/>
          <w:sz w:val="24"/>
          <w:szCs w:val="24"/>
        </w:rPr>
        <w:t xml:space="preserve"> </w:t>
      </w:r>
      <w:r w:rsidR="00A261C8" w:rsidRPr="00A261C8">
        <w:rPr>
          <w:rFonts w:ascii="Arial" w:hAnsi="Arial" w:cs="Arial"/>
          <w:sz w:val="24"/>
          <w:szCs w:val="24"/>
        </w:rPr>
        <w:t>los impu</w:t>
      </w:r>
      <w:r w:rsidR="00C85E79">
        <w:rPr>
          <w:rFonts w:ascii="Arial" w:hAnsi="Arial" w:cs="Arial"/>
          <w:sz w:val="24"/>
          <w:szCs w:val="24"/>
        </w:rPr>
        <w:t>estos que pagaban los indígenas</w:t>
      </w:r>
      <w:del w:id="2124" w:author="Eugenia Arce Londoño" w:date="2015-10-01T08:28:00Z">
        <w:r w:rsidR="00A261C8" w:rsidRPr="00A261C8">
          <w:rPr>
            <w:rFonts w:ascii="Arial" w:hAnsi="Arial" w:cs="Arial"/>
            <w:sz w:val="24"/>
            <w:szCs w:val="24"/>
          </w:rPr>
          <w:delText>,</w:delText>
        </w:r>
      </w:del>
      <w:ins w:id="2125" w:author="Eugenia Arce Londoño" w:date="2015-10-01T08:28:00Z">
        <w:r w:rsidR="00C85E79">
          <w:rPr>
            <w:rFonts w:ascii="Arial" w:hAnsi="Arial" w:cs="Arial"/>
            <w:sz w:val="24"/>
            <w:szCs w:val="24"/>
          </w:rPr>
          <w:t>;</w:t>
        </w:r>
      </w:ins>
      <w:r w:rsidR="00A261C8" w:rsidRPr="00A261C8">
        <w:rPr>
          <w:rFonts w:ascii="Arial" w:hAnsi="Arial" w:cs="Arial"/>
          <w:sz w:val="24"/>
          <w:szCs w:val="24"/>
        </w:rPr>
        <w:t xml:space="preserve"> las misiones jesuitas llamadas “reducciones”. Son algunas representaciones de la América colonial y de un sistema social y político que, frente a los indígenas, mostró la necesidad de </w:t>
      </w:r>
      <w:ins w:id="2126" w:author="Eugenia Arce Londoño" w:date="2015-10-01T08:28:00Z">
        <w:r w:rsidR="00C85E79">
          <w:rPr>
            <w:rFonts w:ascii="Arial" w:hAnsi="Arial" w:cs="Arial"/>
            <w:sz w:val="24"/>
            <w:szCs w:val="24"/>
          </w:rPr>
          <w:t>“</w:t>
        </w:r>
      </w:ins>
      <w:r w:rsidR="00A261C8" w:rsidRPr="00A261C8">
        <w:rPr>
          <w:rFonts w:ascii="Arial" w:hAnsi="Arial" w:cs="Arial"/>
          <w:sz w:val="24"/>
          <w:szCs w:val="24"/>
        </w:rPr>
        <w:t>civilizarlos</w:t>
      </w:r>
      <w:del w:id="2127" w:author="Eugenia Arce Londoño" w:date="2015-10-01T08:28:00Z">
        <w:r w:rsidR="00A261C8" w:rsidRPr="00A261C8">
          <w:rPr>
            <w:rFonts w:ascii="Arial" w:hAnsi="Arial" w:cs="Arial"/>
            <w:sz w:val="24"/>
            <w:szCs w:val="24"/>
          </w:rPr>
          <w:delText xml:space="preserve"> (</w:delText>
        </w:r>
      </w:del>
      <w:ins w:id="2128" w:author="Eugenia Arce Londoño" w:date="2015-10-01T08:28:00Z">
        <w:r w:rsidR="00C85E79">
          <w:rPr>
            <w:rFonts w:ascii="Arial" w:hAnsi="Arial" w:cs="Arial"/>
            <w:sz w:val="24"/>
            <w:szCs w:val="24"/>
          </w:rPr>
          <w:t xml:space="preserve">” para </w:t>
        </w:r>
      </w:ins>
      <w:r w:rsidR="00A261C8" w:rsidRPr="00A261C8">
        <w:rPr>
          <w:rFonts w:ascii="Arial" w:hAnsi="Arial" w:cs="Arial"/>
          <w:sz w:val="24"/>
          <w:szCs w:val="24"/>
        </w:rPr>
        <w:t>que se comportaran conform</w:t>
      </w:r>
      <w:r w:rsidR="00C85E79">
        <w:rPr>
          <w:rFonts w:ascii="Arial" w:hAnsi="Arial" w:cs="Arial"/>
          <w:sz w:val="24"/>
          <w:szCs w:val="24"/>
        </w:rPr>
        <w:t>e a las reglas y usos españoles</w:t>
      </w:r>
      <w:del w:id="2129" w:author="Eugenia Arce Londoño" w:date="2015-10-01T08:28:00Z">
        <w:r w:rsidR="00A261C8" w:rsidRPr="00A261C8">
          <w:rPr>
            <w:rFonts w:ascii="Arial" w:hAnsi="Arial" w:cs="Arial"/>
            <w:sz w:val="24"/>
            <w:szCs w:val="24"/>
          </w:rPr>
          <w:delText>)</w:delText>
        </w:r>
      </w:del>
      <w:ins w:id="2130" w:author="Eugenia Arce Londoño" w:date="2015-10-01T08:28:00Z">
        <w:r w:rsidR="00C85E79">
          <w:rPr>
            <w:rFonts w:ascii="Arial" w:hAnsi="Arial" w:cs="Arial"/>
            <w:sz w:val="24"/>
            <w:szCs w:val="24"/>
          </w:rPr>
          <w:t>,</w:t>
        </w:r>
      </w:ins>
      <w:r w:rsidR="00A261C8" w:rsidRPr="00A261C8">
        <w:rPr>
          <w:rFonts w:ascii="Arial" w:hAnsi="Arial" w:cs="Arial"/>
          <w:sz w:val="24"/>
          <w:szCs w:val="24"/>
        </w:rPr>
        <w:t xml:space="preserve"> y de usarlos para las</w:t>
      </w:r>
      <w:r w:rsidR="00C85E79">
        <w:rPr>
          <w:rFonts w:ascii="Arial" w:hAnsi="Arial" w:cs="Arial"/>
          <w:sz w:val="24"/>
          <w:szCs w:val="24"/>
        </w:rPr>
        <w:t xml:space="preserve"> labores domésticas y agrarias </w:t>
      </w:r>
      <w:del w:id="2131" w:author="Eugenia Arce Londoño" w:date="2015-10-01T08:28:00Z">
        <w:r w:rsidR="00A261C8" w:rsidRPr="00A261C8">
          <w:rPr>
            <w:rFonts w:ascii="Arial" w:hAnsi="Arial" w:cs="Arial"/>
            <w:sz w:val="24"/>
            <w:szCs w:val="24"/>
          </w:rPr>
          <w:delText>(</w:delText>
        </w:r>
      </w:del>
      <w:ins w:id="2132" w:author="Eugenia Arce Londoño" w:date="2015-10-01T08:28:00Z">
        <w:r w:rsidR="00C85E79">
          <w:rPr>
            <w:rFonts w:ascii="Arial" w:hAnsi="Arial" w:cs="Arial"/>
            <w:sz w:val="24"/>
            <w:szCs w:val="24"/>
          </w:rPr>
          <w:t xml:space="preserve">asegurando que </w:t>
        </w:r>
      </w:ins>
      <w:r w:rsidR="00A261C8" w:rsidRPr="00A261C8">
        <w:rPr>
          <w:rFonts w:ascii="Arial" w:hAnsi="Arial" w:cs="Arial"/>
          <w:sz w:val="24"/>
          <w:szCs w:val="24"/>
        </w:rPr>
        <w:t>sirvieran</w:t>
      </w:r>
      <w:r w:rsidR="00C85E79">
        <w:rPr>
          <w:rFonts w:ascii="Arial" w:hAnsi="Arial" w:cs="Arial"/>
          <w:sz w:val="24"/>
          <w:szCs w:val="24"/>
        </w:rPr>
        <w:t xml:space="preserve"> para las labores de producción</w:t>
      </w:r>
      <w:del w:id="2133" w:author="Eugenia Arce Londoño" w:date="2015-10-01T08:28:00Z">
        <w:r w:rsidR="00A261C8" w:rsidRPr="00A261C8">
          <w:rPr>
            <w:rFonts w:ascii="Arial" w:hAnsi="Arial" w:cs="Arial"/>
            <w:sz w:val="24"/>
            <w:szCs w:val="24"/>
          </w:rPr>
          <w:delText>). Discusiones</w:delText>
        </w:r>
      </w:del>
      <w:ins w:id="2134" w:author="Eugenia Arce Londoño" w:date="2015-10-01T08:28:00Z">
        <w:r w:rsidR="00E75070">
          <w:rPr>
            <w:rFonts w:ascii="Arial" w:hAnsi="Arial" w:cs="Arial"/>
            <w:sz w:val="24"/>
            <w:szCs w:val="24"/>
          </w:rPr>
          <w:t>.</w:t>
        </w:r>
      </w:ins>
    </w:p>
    <w:p w14:paraId="4E5DCF1A" w14:textId="77777777" w:rsidR="00C85E79" w:rsidRDefault="00C85E79" w:rsidP="00A261C8">
      <w:pPr>
        <w:tabs>
          <w:tab w:val="left" w:pos="5770"/>
        </w:tabs>
        <w:spacing w:line="276" w:lineRule="auto"/>
        <w:jc w:val="both"/>
        <w:rPr>
          <w:ins w:id="2135" w:author="Eugenia Arce Londoño" w:date="2015-10-01T08:28:00Z"/>
          <w:rFonts w:ascii="Arial" w:hAnsi="Arial" w:cs="Arial"/>
          <w:sz w:val="24"/>
          <w:szCs w:val="24"/>
        </w:rPr>
      </w:pPr>
    </w:p>
    <w:p w14:paraId="62B3340E" w14:textId="77777777" w:rsidR="00A261C8" w:rsidRPr="00A261C8" w:rsidRDefault="00C85E79" w:rsidP="00A261C8">
      <w:pPr>
        <w:tabs>
          <w:tab w:val="left" w:pos="5770"/>
        </w:tabs>
        <w:spacing w:line="276" w:lineRule="auto"/>
        <w:jc w:val="both"/>
        <w:rPr>
          <w:del w:id="2136" w:author="Eugenia Arce Londoño" w:date="2015-10-01T08:28:00Z"/>
          <w:rFonts w:ascii="Arial" w:hAnsi="Arial" w:cs="Arial"/>
          <w:sz w:val="24"/>
          <w:szCs w:val="24"/>
        </w:rPr>
      </w:pPr>
      <w:ins w:id="2137" w:author="Eugenia Arce Londoño" w:date="2015-10-01T08:28:00Z">
        <w:r>
          <w:rPr>
            <w:rFonts w:ascii="Arial" w:hAnsi="Arial" w:cs="Arial"/>
            <w:sz w:val="24"/>
            <w:szCs w:val="24"/>
          </w:rPr>
          <w:t>Algunas d</w:t>
        </w:r>
        <w:r w:rsidR="00A261C8" w:rsidRPr="00A261C8">
          <w:rPr>
            <w:rFonts w:ascii="Arial" w:hAnsi="Arial" w:cs="Arial"/>
            <w:sz w:val="24"/>
            <w:szCs w:val="24"/>
          </w:rPr>
          <w:t>iscusiones</w:t>
        </w:r>
      </w:ins>
      <w:r w:rsidR="00A261C8" w:rsidRPr="00A261C8">
        <w:rPr>
          <w:rFonts w:ascii="Arial" w:hAnsi="Arial" w:cs="Arial"/>
          <w:sz w:val="24"/>
          <w:szCs w:val="24"/>
        </w:rPr>
        <w:t xml:space="preserve"> que ahora nos parecen extrañas se generaron en estos momentos:</w:t>
      </w:r>
      <w:r>
        <w:rPr>
          <w:rFonts w:ascii="Arial" w:hAnsi="Arial" w:cs="Arial"/>
          <w:sz w:val="24"/>
          <w:szCs w:val="24"/>
        </w:rPr>
        <w:t xml:space="preserve"> </w:t>
      </w:r>
    </w:p>
    <w:p w14:paraId="0FE0E9A9" w14:textId="77777777" w:rsidR="00A261C8" w:rsidRPr="00A261C8" w:rsidRDefault="00A261C8" w:rsidP="00A261C8">
      <w:pPr>
        <w:tabs>
          <w:tab w:val="left" w:pos="5770"/>
        </w:tabs>
        <w:spacing w:line="276" w:lineRule="auto"/>
        <w:jc w:val="both"/>
        <w:rPr>
          <w:del w:id="2138" w:author="Eugenia Arce Londoño" w:date="2015-10-01T08:28:00Z"/>
          <w:rFonts w:ascii="Arial" w:hAnsi="Arial" w:cs="Arial"/>
          <w:sz w:val="24"/>
          <w:szCs w:val="24"/>
        </w:rPr>
      </w:pPr>
    </w:p>
    <w:p w14:paraId="5466C12C" w14:textId="1A0A4798"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¿Tienen alma los indígenas encontrados en las incursiones? ¿Son salvajes sin alma a los que hay que domesticar como a otros animales? ¿Son creaturas de Dios a las que se debe reconocer y proteger?</w:t>
      </w:r>
    </w:p>
    <w:p w14:paraId="050DA8AD" w14:textId="77777777" w:rsidR="00A261C8" w:rsidRPr="00A261C8" w:rsidRDefault="00A261C8" w:rsidP="00A261C8">
      <w:pPr>
        <w:tabs>
          <w:tab w:val="left" w:pos="5770"/>
        </w:tabs>
        <w:spacing w:line="276" w:lineRule="auto"/>
        <w:jc w:val="both"/>
        <w:rPr>
          <w:rFonts w:ascii="Arial" w:hAnsi="Arial" w:cs="Arial"/>
          <w:sz w:val="24"/>
          <w:szCs w:val="24"/>
        </w:rPr>
      </w:pPr>
    </w:p>
    <w:p w14:paraId="780CB9B4" w14:textId="36E53311" w:rsidR="00A261C8" w:rsidRPr="00A261C8" w:rsidRDefault="00A261C8" w:rsidP="00A261C8">
      <w:pPr>
        <w:tabs>
          <w:tab w:val="left" w:pos="5770"/>
        </w:tabs>
        <w:spacing w:line="276" w:lineRule="auto"/>
        <w:jc w:val="both"/>
        <w:rPr>
          <w:rFonts w:ascii="Arial" w:hAnsi="Arial" w:cs="Arial"/>
          <w:sz w:val="24"/>
          <w:szCs w:val="24"/>
        </w:rPr>
      </w:pPr>
      <w:del w:id="2139" w:author="Eugenia Arce Londoño" w:date="2015-10-01T08:28:00Z">
        <w:r w:rsidRPr="00A261C8">
          <w:rPr>
            <w:rFonts w:ascii="Arial" w:hAnsi="Arial" w:cs="Arial"/>
            <w:sz w:val="24"/>
            <w:szCs w:val="24"/>
          </w:rPr>
          <w:delText>Mirar</w:delText>
        </w:r>
      </w:del>
      <w:ins w:id="2140" w:author="Eugenia Arce Londoño" w:date="2015-10-01T08:28:00Z">
        <w:r w:rsidR="00C85E79">
          <w:rPr>
            <w:rFonts w:ascii="Arial" w:hAnsi="Arial" w:cs="Arial"/>
            <w:sz w:val="24"/>
            <w:szCs w:val="24"/>
          </w:rPr>
          <w:t>Para m</w:t>
        </w:r>
        <w:r w:rsidRPr="00A261C8">
          <w:rPr>
            <w:rFonts w:ascii="Arial" w:hAnsi="Arial" w:cs="Arial"/>
            <w:sz w:val="24"/>
            <w:szCs w:val="24"/>
          </w:rPr>
          <w:t>irar</w:t>
        </w:r>
      </w:ins>
      <w:r w:rsidRPr="00A261C8">
        <w:rPr>
          <w:rFonts w:ascii="Arial" w:hAnsi="Arial" w:cs="Arial"/>
          <w:sz w:val="24"/>
          <w:szCs w:val="24"/>
        </w:rPr>
        <w:t xml:space="preserve"> la época colonial es también interesante </w:t>
      </w:r>
      <w:ins w:id="2141" w:author="Eugenia Arce Londoño" w:date="2015-10-01T08:28:00Z">
        <w:r w:rsidR="00C85E79">
          <w:rPr>
            <w:rFonts w:ascii="Arial" w:hAnsi="Arial" w:cs="Arial"/>
            <w:sz w:val="24"/>
            <w:szCs w:val="24"/>
          </w:rPr>
          <w:t xml:space="preserve">hacerlo </w:t>
        </w:r>
      </w:ins>
      <w:r w:rsidR="00C85E79">
        <w:rPr>
          <w:rFonts w:ascii="Arial" w:hAnsi="Arial" w:cs="Arial"/>
          <w:sz w:val="24"/>
          <w:szCs w:val="24"/>
        </w:rPr>
        <w:t xml:space="preserve">desde los </w:t>
      </w:r>
      <w:del w:id="2142" w:author="Eugenia Arce Londoño" w:date="2015-10-01T08:28:00Z">
        <w:r w:rsidRPr="00A261C8">
          <w:rPr>
            <w:rFonts w:ascii="Arial" w:hAnsi="Arial" w:cs="Arial"/>
            <w:sz w:val="24"/>
            <w:szCs w:val="24"/>
          </w:rPr>
          <w:delText>Museos</w:delText>
        </w:r>
      </w:del>
      <w:ins w:id="2143" w:author="Eugenia Arce Londoño" w:date="2015-10-01T08:28:00Z">
        <w:r w:rsidR="00C85E79">
          <w:rPr>
            <w:rFonts w:ascii="Arial" w:hAnsi="Arial" w:cs="Arial"/>
            <w:sz w:val="24"/>
            <w:szCs w:val="24"/>
          </w:rPr>
          <w:t>m</w:t>
        </w:r>
        <w:r w:rsidR="0038150C">
          <w:rPr>
            <w:rFonts w:ascii="Arial" w:hAnsi="Arial" w:cs="Arial"/>
            <w:sz w:val="24"/>
            <w:szCs w:val="24"/>
          </w:rPr>
          <w:t>useos</w:t>
        </w:r>
      </w:ins>
      <w:r w:rsidR="0038150C">
        <w:rPr>
          <w:rFonts w:ascii="Arial" w:hAnsi="Arial" w:cs="Arial"/>
          <w:sz w:val="24"/>
          <w:szCs w:val="24"/>
        </w:rPr>
        <w:t xml:space="preserve">. Ir a las </w:t>
      </w:r>
      <w:del w:id="2144" w:author="Eugenia Arce Londoño" w:date="2015-10-01T08:28:00Z">
        <w:r w:rsidRPr="00A261C8">
          <w:rPr>
            <w:rFonts w:ascii="Arial" w:hAnsi="Arial" w:cs="Arial"/>
            <w:sz w:val="24"/>
            <w:szCs w:val="24"/>
          </w:rPr>
          <w:delText>Salas</w:delText>
        </w:r>
      </w:del>
      <w:ins w:id="2145" w:author="Eugenia Arce Londoño" w:date="2015-10-01T08:28:00Z">
        <w:r w:rsidR="0038150C">
          <w:rPr>
            <w:rFonts w:ascii="Arial" w:hAnsi="Arial" w:cs="Arial"/>
            <w:sz w:val="24"/>
            <w:szCs w:val="24"/>
          </w:rPr>
          <w:t>salas</w:t>
        </w:r>
      </w:ins>
      <w:r w:rsidR="0038150C">
        <w:rPr>
          <w:rFonts w:ascii="Arial" w:hAnsi="Arial" w:cs="Arial"/>
          <w:sz w:val="24"/>
          <w:szCs w:val="24"/>
        </w:rPr>
        <w:t xml:space="preserve"> de </w:t>
      </w:r>
      <w:del w:id="2146" w:author="Eugenia Arce Londoño" w:date="2015-10-01T08:28:00Z">
        <w:r w:rsidRPr="00A261C8">
          <w:rPr>
            <w:rFonts w:ascii="Arial" w:hAnsi="Arial" w:cs="Arial"/>
            <w:sz w:val="24"/>
            <w:szCs w:val="24"/>
          </w:rPr>
          <w:delText>Arte Colonial</w:delText>
        </w:r>
      </w:del>
      <w:ins w:id="2147" w:author="Eugenia Arce Londoño" w:date="2015-10-01T08:28:00Z">
        <w:r w:rsidR="0038150C">
          <w:rPr>
            <w:rFonts w:ascii="Arial" w:hAnsi="Arial" w:cs="Arial"/>
            <w:sz w:val="24"/>
            <w:szCs w:val="24"/>
          </w:rPr>
          <w:t>arte c</w:t>
        </w:r>
        <w:r w:rsidRPr="00A261C8">
          <w:rPr>
            <w:rFonts w:ascii="Arial" w:hAnsi="Arial" w:cs="Arial"/>
            <w:sz w:val="24"/>
            <w:szCs w:val="24"/>
          </w:rPr>
          <w:t>olonial</w:t>
        </w:r>
      </w:ins>
      <w:r w:rsidRPr="00A261C8">
        <w:rPr>
          <w:rFonts w:ascii="Arial" w:hAnsi="Arial" w:cs="Arial"/>
          <w:sz w:val="24"/>
          <w:szCs w:val="24"/>
        </w:rPr>
        <w:t xml:space="preserve"> es encontrarse con un mundo vivido desde la omnipresente religión, el señorío y la hidalguía. </w:t>
      </w:r>
      <w:ins w:id="2148" w:author="Eugenia Arce Londoño" w:date="2015-10-01T08:28:00Z">
        <w:r w:rsidR="0038150C">
          <w:rPr>
            <w:rFonts w:ascii="Arial" w:hAnsi="Arial" w:cs="Arial"/>
            <w:sz w:val="24"/>
            <w:szCs w:val="24"/>
          </w:rPr>
          <w:t xml:space="preserve">Es observar </w:t>
        </w:r>
      </w:ins>
      <w:r w:rsidRPr="00A261C8">
        <w:rPr>
          <w:rFonts w:ascii="Arial" w:hAnsi="Arial" w:cs="Arial"/>
          <w:sz w:val="24"/>
          <w:szCs w:val="24"/>
        </w:rPr>
        <w:t>Cristos sangrantes, vírgenes dolorosas, santos penitentes, custodias brillantes, reclinatorios y oratorios, orna</w:t>
      </w:r>
      <w:r w:rsidR="0038150C">
        <w:rPr>
          <w:rFonts w:ascii="Arial" w:hAnsi="Arial" w:cs="Arial"/>
          <w:sz w:val="24"/>
          <w:szCs w:val="24"/>
        </w:rPr>
        <w:t>mentos eclesiásticos, armaduras</w:t>
      </w:r>
      <w:del w:id="2149" w:author="Eugenia Arce Londoño" w:date="2015-10-01T08:28:00Z">
        <w:r w:rsidRPr="00A261C8">
          <w:rPr>
            <w:rFonts w:ascii="Arial" w:hAnsi="Arial" w:cs="Arial"/>
            <w:sz w:val="24"/>
            <w:szCs w:val="24"/>
          </w:rPr>
          <w:delText>,</w:delText>
        </w:r>
      </w:del>
      <w:ins w:id="2150" w:author="Eugenia Arce Londoño" w:date="2015-10-01T08:28:00Z">
        <w:r w:rsidR="0038150C">
          <w:rPr>
            <w:rFonts w:ascii="Arial" w:hAnsi="Arial" w:cs="Arial"/>
            <w:sz w:val="24"/>
            <w:szCs w:val="24"/>
          </w:rPr>
          <w:t xml:space="preserve"> y</w:t>
        </w:r>
      </w:ins>
      <w:r w:rsidRPr="00A261C8">
        <w:rPr>
          <w:rFonts w:ascii="Arial" w:hAnsi="Arial" w:cs="Arial"/>
          <w:sz w:val="24"/>
          <w:szCs w:val="24"/>
        </w:rPr>
        <w:t xml:space="preserve"> libros de caballería. La vida se regía en lo cotidiano, de forma importante, por </w:t>
      </w:r>
      <w:r w:rsidR="0038150C">
        <w:rPr>
          <w:rFonts w:ascii="Arial" w:hAnsi="Arial" w:cs="Arial"/>
          <w:sz w:val="24"/>
          <w:szCs w:val="24"/>
        </w:rPr>
        <w:t>la religión</w:t>
      </w:r>
      <w:del w:id="2151" w:author="Eugenia Arce Londoño" w:date="2015-10-01T08:28:00Z">
        <w:r w:rsidRPr="00A261C8">
          <w:rPr>
            <w:rFonts w:ascii="Arial" w:hAnsi="Arial" w:cs="Arial"/>
            <w:sz w:val="24"/>
            <w:szCs w:val="24"/>
          </w:rPr>
          <w:delText xml:space="preserve"> y</w:delText>
        </w:r>
      </w:del>
      <w:ins w:id="2152" w:author="Eugenia Arce Londoño" w:date="2015-10-01T08:28:00Z">
        <w:r w:rsidR="0038150C">
          <w:rPr>
            <w:rFonts w:ascii="Arial" w:hAnsi="Arial" w:cs="Arial"/>
            <w:sz w:val="24"/>
            <w:szCs w:val="24"/>
          </w:rPr>
          <w:t>,</w:t>
        </w:r>
      </w:ins>
      <w:r w:rsidR="0038150C">
        <w:rPr>
          <w:rFonts w:ascii="Arial" w:hAnsi="Arial" w:cs="Arial"/>
          <w:sz w:val="24"/>
          <w:szCs w:val="24"/>
        </w:rPr>
        <w:t xml:space="preserve"> la espiritualidad, </w:t>
      </w:r>
      <w:ins w:id="2153" w:author="Eugenia Arce Londoño" w:date="2015-10-01T08:28:00Z">
        <w:r w:rsidR="0038150C">
          <w:rPr>
            <w:rFonts w:ascii="Arial" w:hAnsi="Arial" w:cs="Arial"/>
            <w:sz w:val="24"/>
            <w:szCs w:val="24"/>
          </w:rPr>
          <w:t>y</w:t>
        </w:r>
        <w:r w:rsidRPr="00A261C8">
          <w:rPr>
            <w:rFonts w:ascii="Arial" w:hAnsi="Arial" w:cs="Arial"/>
            <w:sz w:val="24"/>
            <w:szCs w:val="24"/>
          </w:rPr>
          <w:t xml:space="preserve"> </w:t>
        </w:r>
      </w:ins>
      <w:r w:rsidRPr="00A261C8">
        <w:rPr>
          <w:rFonts w:ascii="Arial" w:hAnsi="Arial" w:cs="Arial"/>
          <w:sz w:val="24"/>
          <w:szCs w:val="24"/>
        </w:rPr>
        <w:t>por las f</w:t>
      </w:r>
      <w:r w:rsidR="0038150C">
        <w:rPr>
          <w:rFonts w:ascii="Arial" w:hAnsi="Arial" w:cs="Arial"/>
          <w:sz w:val="24"/>
          <w:szCs w:val="24"/>
        </w:rPr>
        <w:t xml:space="preserve">estividades del año litúrgico </w:t>
      </w:r>
      <w:del w:id="2154" w:author="Eugenia Arce Londoño" w:date="2015-10-01T08:28:00Z">
        <w:r w:rsidRPr="00A261C8">
          <w:rPr>
            <w:rFonts w:ascii="Arial" w:hAnsi="Arial" w:cs="Arial"/>
            <w:sz w:val="24"/>
            <w:szCs w:val="24"/>
          </w:rPr>
          <w:delText>(</w:delText>
        </w:r>
      </w:del>
      <w:ins w:id="2155" w:author="Eugenia Arce Londoño" w:date="2015-10-01T08:28:00Z">
        <w:r w:rsidR="0038150C">
          <w:rPr>
            <w:rFonts w:ascii="Arial" w:hAnsi="Arial" w:cs="Arial"/>
            <w:sz w:val="24"/>
            <w:szCs w:val="24"/>
          </w:rPr>
          <w:t xml:space="preserve">que incluían el </w:t>
        </w:r>
      </w:ins>
      <w:r w:rsidRPr="00A261C8">
        <w:rPr>
          <w:rFonts w:ascii="Arial" w:hAnsi="Arial" w:cs="Arial"/>
          <w:sz w:val="24"/>
          <w:szCs w:val="24"/>
        </w:rPr>
        <w:t xml:space="preserve">Adviento, </w:t>
      </w:r>
      <w:ins w:id="2156" w:author="Eugenia Arce Londoño" w:date="2015-10-01T08:28:00Z">
        <w:r w:rsidR="0038150C">
          <w:rPr>
            <w:rFonts w:ascii="Arial" w:hAnsi="Arial" w:cs="Arial"/>
            <w:sz w:val="24"/>
            <w:szCs w:val="24"/>
          </w:rPr>
          <w:t xml:space="preserve">la </w:t>
        </w:r>
      </w:ins>
      <w:r w:rsidRPr="00A261C8">
        <w:rPr>
          <w:rFonts w:ascii="Arial" w:hAnsi="Arial" w:cs="Arial"/>
          <w:sz w:val="24"/>
          <w:szCs w:val="24"/>
        </w:rPr>
        <w:t xml:space="preserve">Navidad, </w:t>
      </w:r>
      <w:ins w:id="2157" w:author="Eugenia Arce Londoño" w:date="2015-10-01T08:28:00Z">
        <w:r w:rsidR="0038150C">
          <w:rPr>
            <w:rFonts w:ascii="Arial" w:hAnsi="Arial" w:cs="Arial"/>
            <w:sz w:val="24"/>
            <w:szCs w:val="24"/>
          </w:rPr>
          <w:t xml:space="preserve">la </w:t>
        </w:r>
      </w:ins>
      <w:r w:rsidRPr="00A261C8">
        <w:rPr>
          <w:rFonts w:ascii="Arial" w:hAnsi="Arial" w:cs="Arial"/>
          <w:sz w:val="24"/>
          <w:szCs w:val="24"/>
        </w:rPr>
        <w:t xml:space="preserve">Cuaresma, </w:t>
      </w:r>
      <w:ins w:id="2158" w:author="Eugenia Arce Londoño" w:date="2015-10-01T08:28:00Z">
        <w:r w:rsidR="0038150C">
          <w:rPr>
            <w:rFonts w:ascii="Arial" w:hAnsi="Arial" w:cs="Arial"/>
            <w:sz w:val="24"/>
            <w:szCs w:val="24"/>
          </w:rPr>
          <w:t xml:space="preserve">la </w:t>
        </w:r>
      </w:ins>
      <w:r w:rsidR="0038150C">
        <w:rPr>
          <w:rFonts w:ascii="Arial" w:hAnsi="Arial" w:cs="Arial"/>
          <w:sz w:val="24"/>
          <w:szCs w:val="24"/>
        </w:rPr>
        <w:t>Semana Santa</w:t>
      </w:r>
      <w:del w:id="2159" w:author="Eugenia Arce Londoño" w:date="2015-10-01T08:28:00Z">
        <w:r w:rsidRPr="00A261C8">
          <w:rPr>
            <w:rFonts w:ascii="Arial" w:hAnsi="Arial" w:cs="Arial"/>
            <w:sz w:val="24"/>
            <w:szCs w:val="24"/>
          </w:rPr>
          <w:delText>,</w:delText>
        </w:r>
      </w:del>
      <w:ins w:id="2160" w:author="Eugenia Arce Londoño" w:date="2015-10-01T08:28:00Z">
        <w:r w:rsidR="0038150C">
          <w:rPr>
            <w:rFonts w:ascii="Arial" w:hAnsi="Arial" w:cs="Arial"/>
            <w:sz w:val="24"/>
            <w:szCs w:val="24"/>
          </w:rPr>
          <w:t xml:space="preserve"> y el</w:t>
        </w:r>
      </w:ins>
      <w:r w:rsidR="0038150C">
        <w:rPr>
          <w:rFonts w:ascii="Arial" w:hAnsi="Arial" w:cs="Arial"/>
          <w:sz w:val="24"/>
          <w:szCs w:val="24"/>
        </w:rPr>
        <w:t xml:space="preserve"> Pentecostés</w:t>
      </w:r>
      <w:del w:id="2161" w:author="Eugenia Arce Londoño" w:date="2015-10-01T08:28:00Z">
        <w:r w:rsidRPr="00A261C8">
          <w:rPr>
            <w:rFonts w:ascii="Arial" w:hAnsi="Arial" w:cs="Arial"/>
            <w:sz w:val="24"/>
            <w:szCs w:val="24"/>
          </w:rPr>
          <w:delText>).</w:delText>
        </w:r>
      </w:del>
      <w:ins w:id="2162" w:author="Eugenia Arce Londoño" w:date="2015-10-01T08:28:00Z">
        <w:r w:rsidRPr="00A261C8">
          <w:rPr>
            <w:rFonts w:ascii="Arial" w:hAnsi="Arial" w:cs="Arial"/>
            <w:sz w:val="24"/>
            <w:szCs w:val="24"/>
          </w:rPr>
          <w:t>.</w:t>
        </w:r>
      </w:ins>
      <w:r w:rsidRPr="00A261C8">
        <w:rPr>
          <w:rFonts w:ascii="Arial" w:hAnsi="Arial" w:cs="Arial"/>
          <w:sz w:val="24"/>
          <w:szCs w:val="24"/>
        </w:rPr>
        <w:t xml:space="preserve"> Si observamos</w:t>
      </w:r>
      <w:ins w:id="2163" w:author="Eugenia Arce Londoño" w:date="2015-10-01T08:28:00Z">
        <w:r w:rsidR="004C0451">
          <w:rPr>
            <w:rFonts w:ascii="Arial" w:hAnsi="Arial" w:cs="Arial"/>
            <w:sz w:val="24"/>
            <w:szCs w:val="24"/>
          </w:rPr>
          <w:t>,</w:t>
        </w:r>
      </w:ins>
      <w:r w:rsidRPr="00A261C8">
        <w:rPr>
          <w:rFonts w:ascii="Arial" w:hAnsi="Arial" w:cs="Arial"/>
          <w:sz w:val="24"/>
          <w:szCs w:val="24"/>
        </w:rPr>
        <w:t xml:space="preserve"> hay muchos santos o beatos católicos de esas épocas: San Antonio de Santa Ana Galvao de Franca, San Felipe de Jesús de las Casas Martínez, San Juan Diego, San Luis Beltrán, San Martín de Porres, San Pedro Claver, San Roque González, Santa Marianita de Jesús, Santa Rosa de Lima, Santo Toribio de Mogrovejo. Lo cual tiene como trasfondo la devoción a la Virgen María de Guadalupe como patrona de América Latina.</w:t>
      </w:r>
    </w:p>
    <w:p w14:paraId="1B3D2BD3" w14:textId="77777777" w:rsidR="00A261C8" w:rsidRPr="00A261C8" w:rsidRDefault="00A261C8" w:rsidP="00A261C8">
      <w:pPr>
        <w:tabs>
          <w:tab w:val="left" w:pos="5770"/>
        </w:tabs>
        <w:spacing w:line="276" w:lineRule="auto"/>
        <w:jc w:val="both"/>
        <w:rPr>
          <w:rFonts w:ascii="Arial" w:hAnsi="Arial" w:cs="Arial"/>
          <w:sz w:val="24"/>
          <w:szCs w:val="24"/>
        </w:rPr>
      </w:pPr>
    </w:p>
    <w:p w14:paraId="14C6F3D4" w14:textId="10B385CB"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Películas hollywoodenses </w:t>
      </w:r>
      <w:ins w:id="2164" w:author="Eugenia Arce Londoño" w:date="2015-10-01T08:28:00Z">
        <w:r w:rsidR="004C0451">
          <w:rPr>
            <w:rFonts w:ascii="Arial" w:hAnsi="Arial" w:cs="Arial"/>
            <w:sz w:val="24"/>
            <w:szCs w:val="24"/>
          </w:rPr>
          <w:t xml:space="preserve">sobre la época, </w:t>
        </w:r>
      </w:ins>
      <w:r w:rsidRPr="00A261C8">
        <w:rPr>
          <w:rFonts w:ascii="Arial" w:hAnsi="Arial" w:cs="Arial"/>
          <w:sz w:val="24"/>
          <w:szCs w:val="24"/>
        </w:rPr>
        <w:t>que conozcamos</w:t>
      </w:r>
      <w:ins w:id="2165" w:author="Eugenia Arce Londoño" w:date="2015-10-01T08:28:00Z">
        <w:r w:rsidR="004C0451">
          <w:rPr>
            <w:rFonts w:ascii="Arial" w:hAnsi="Arial" w:cs="Arial"/>
            <w:sz w:val="24"/>
            <w:szCs w:val="24"/>
          </w:rPr>
          <w:t>,</w:t>
        </w:r>
      </w:ins>
      <w:r w:rsidRPr="00A261C8">
        <w:rPr>
          <w:rFonts w:ascii="Arial" w:hAnsi="Arial" w:cs="Arial"/>
          <w:sz w:val="24"/>
          <w:szCs w:val="24"/>
        </w:rPr>
        <w:t xml:space="preserve"> no hay muchas. Tal vez</w:t>
      </w:r>
      <w:ins w:id="2166" w:author="Eugenia Arce Londoño" w:date="2015-10-01T08:28:00Z">
        <w:r w:rsidRPr="00A261C8">
          <w:rPr>
            <w:rFonts w:ascii="Arial" w:hAnsi="Arial" w:cs="Arial"/>
            <w:sz w:val="24"/>
            <w:szCs w:val="24"/>
          </w:rPr>
          <w:t xml:space="preserve"> </w:t>
        </w:r>
        <w:r w:rsidR="004C0451">
          <w:rPr>
            <w:rFonts w:ascii="Arial" w:hAnsi="Arial" w:cs="Arial"/>
            <w:sz w:val="24"/>
            <w:szCs w:val="24"/>
          </w:rPr>
          <w:t>el tema</w:t>
        </w:r>
      </w:ins>
      <w:r w:rsidR="004C0451">
        <w:rPr>
          <w:rFonts w:ascii="Arial" w:hAnsi="Arial" w:cs="Arial"/>
          <w:sz w:val="24"/>
          <w:szCs w:val="24"/>
        </w:rPr>
        <w:t xml:space="preserve"> </w:t>
      </w:r>
      <w:r w:rsidRPr="00A261C8">
        <w:rPr>
          <w:rFonts w:ascii="Arial" w:hAnsi="Arial" w:cs="Arial"/>
          <w:sz w:val="24"/>
          <w:szCs w:val="24"/>
        </w:rPr>
        <w:t>no genera muchos réditos económicos. Generalmente se refieren a los procesos colonizadores de Inglaterra en sus trece colonias</w:t>
      </w:r>
      <w:r w:rsidR="004C0451">
        <w:rPr>
          <w:rFonts w:ascii="Arial" w:hAnsi="Arial" w:cs="Arial"/>
          <w:sz w:val="24"/>
          <w:szCs w:val="24"/>
        </w:rPr>
        <w:t xml:space="preserve"> </w:t>
      </w:r>
      <w:ins w:id="2167" w:author="Eugenia Arce Londoño" w:date="2015-10-01T08:28:00Z">
        <w:r w:rsidR="004C0451">
          <w:rPr>
            <w:rFonts w:ascii="Arial" w:hAnsi="Arial" w:cs="Arial"/>
            <w:sz w:val="24"/>
            <w:szCs w:val="24"/>
          </w:rPr>
          <w:t>en América del Norte</w:t>
        </w:r>
        <w:r w:rsidRPr="00A261C8">
          <w:rPr>
            <w:rFonts w:ascii="Arial" w:hAnsi="Arial" w:cs="Arial"/>
            <w:sz w:val="24"/>
            <w:szCs w:val="24"/>
          </w:rPr>
          <w:t xml:space="preserve"> </w:t>
        </w:r>
      </w:ins>
      <w:r w:rsidRPr="00A261C8">
        <w:rPr>
          <w:rFonts w:ascii="Arial" w:hAnsi="Arial" w:cs="Arial"/>
          <w:sz w:val="24"/>
          <w:szCs w:val="24"/>
        </w:rPr>
        <w:t>o, en nuestro caso, se enfocan a la vida de Cristóbal Colón y el descubrimiento (</w:t>
      </w:r>
      <w:r w:rsidRPr="00AE7F1E">
        <w:rPr>
          <w:rFonts w:ascii="Arial" w:hAnsi="Arial"/>
          <w:i/>
          <w:sz w:val="24"/>
          <w:rPrChange w:id="2168" w:author="Eugenia Arce Londoño" w:date="2015-10-01T08:28:00Z">
            <w:rPr>
              <w:rFonts w:ascii="Arial" w:hAnsi="Arial"/>
              <w:sz w:val="24"/>
            </w:rPr>
          </w:rPrChange>
        </w:rPr>
        <w:t>Cristóbal Colón, El descubrimiento; 1492, La conquista del Paraíso</w:t>
      </w:r>
      <w:r w:rsidRPr="00A261C8">
        <w:rPr>
          <w:rFonts w:ascii="Arial" w:hAnsi="Arial" w:cs="Arial"/>
          <w:sz w:val="24"/>
          <w:szCs w:val="24"/>
        </w:rPr>
        <w:t xml:space="preserve">) o, en algunos casos, aunque pocos, </w:t>
      </w:r>
      <w:ins w:id="2169" w:author="Eugenia Arce Londoño" w:date="2015-10-01T08:28:00Z">
        <w:r w:rsidR="00AE7F1E">
          <w:rPr>
            <w:rFonts w:ascii="Arial" w:hAnsi="Arial" w:cs="Arial"/>
            <w:sz w:val="24"/>
            <w:szCs w:val="24"/>
          </w:rPr>
          <w:t xml:space="preserve">tratan </w:t>
        </w:r>
      </w:ins>
      <w:r w:rsidRPr="00A261C8">
        <w:rPr>
          <w:rFonts w:ascii="Arial" w:hAnsi="Arial" w:cs="Arial"/>
          <w:sz w:val="24"/>
          <w:szCs w:val="24"/>
        </w:rPr>
        <w:t>sobre</w:t>
      </w:r>
      <w:ins w:id="2170" w:author="Eugenia Arce Londoño" w:date="2015-10-01T08:28:00Z">
        <w:r w:rsidR="00AE7F1E">
          <w:rPr>
            <w:rFonts w:ascii="Arial" w:hAnsi="Arial" w:cs="Arial"/>
            <w:sz w:val="24"/>
            <w:szCs w:val="24"/>
          </w:rPr>
          <w:t xml:space="preserve"> aventuras de</w:t>
        </w:r>
      </w:ins>
      <w:r w:rsidRPr="00A261C8">
        <w:rPr>
          <w:rFonts w:ascii="Arial" w:hAnsi="Arial" w:cs="Arial"/>
          <w:sz w:val="24"/>
          <w:szCs w:val="24"/>
        </w:rPr>
        <w:t xml:space="preserve"> conquistadores (Lope de Aguirre, Vasco Núñez de Balboa, Álvar Núñez Cabeza de Vaca). Algunas como </w:t>
      </w:r>
      <w:r w:rsidRPr="00AE7F1E">
        <w:rPr>
          <w:rFonts w:ascii="Arial" w:hAnsi="Arial"/>
          <w:i/>
          <w:sz w:val="24"/>
          <w:rPrChange w:id="2171" w:author="Eugenia Arce Londoño" w:date="2015-10-01T08:28:00Z">
            <w:rPr>
              <w:rFonts w:ascii="Arial" w:hAnsi="Arial"/>
              <w:sz w:val="24"/>
            </w:rPr>
          </w:rPrChange>
        </w:rPr>
        <w:t>La Misión</w:t>
      </w:r>
      <w:r w:rsidRPr="00A261C8">
        <w:rPr>
          <w:rFonts w:ascii="Arial" w:hAnsi="Arial" w:cs="Arial"/>
          <w:sz w:val="24"/>
          <w:szCs w:val="24"/>
        </w:rPr>
        <w:t xml:space="preserve"> de Roland Joffé han sido consideradas bellas estéticamente e históricamente muy bien documentadas.</w:t>
      </w:r>
    </w:p>
    <w:p w14:paraId="2F84CC01" w14:textId="77777777" w:rsidR="00A261C8" w:rsidRPr="00A261C8" w:rsidRDefault="00A261C8" w:rsidP="00A261C8">
      <w:pPr>
        <w:tabs>
          <w:tab w:val="left" w:pos="5770"/>
        </w:tabs>
        <w:spacing w:line="276" w:lineRule="auto"/>
        <w:jc w:val="both"/>
        <w:rPr>
          <w:rFonts w:ascii="Arial" w:hAnsi="Arial" w:cs="Arial"/>
          <w:sz w:val="24"/>
          <w:szCs w:val="24"/>
        </w:rPr>
      </w:pPr>
    </w:p>
    <w:p w14:paraId="149320DA"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Por eso estudiar el sistema político colonial es tan importante y se constituye en una verdadera aventura. </w:t>
      </w:r>
    </w:p>
    <w:p w14:paraId="6B60008B" w14:textId="77777777" w:rsidR="00A261C8" w:rsidRPr="00A261C8" w:rsidRDefault="00A261C8" w:rsidP="00A261C8">
      <w:pPr>
        <w:tabs>
          <w:tab w:val="left" w:pos="5770"/>
        </w:tabs>
        <w:spacing w:line="276" w:lineRule="auto"/>
        <w:jc w:val="both"/>
        <w:rPr>
          <w:rFonts w:ascii="Arial" w:hAnsi="Arial" w:cs="Arial"/>
          <w:sz w:val="24"/>
          <w:szCs w:val="24"/>
        </w:rPr>
      </w:pPr>
    </w:p>
    <w:p w14:paraId="5D01BAEC" w14:textId="03C7862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Su comprensión permite entender las instituciones que rigieron en ese entonces y su importancia para la configuración del sistema político instituido después de la independencia de España. A su vez, comprender lo que significan palabras que han venido desapareciendo del vocabulario político ante los procesos de independenci</w:t>
      </w:r>
      <w:r w:rsidR="00AE7F1E">
        <w:rPr>
          <w:rFonts w:ascii="Arial" w:hAnsi="Arial" w:cs="Arial"/>
          <w:sz w:val="24"/>
          <w:szCs w:val="24"/>
        </w:rPr>
        <w:t xml:space="preserve">a de diferentes naciones: </w:t>
      </w:r>
      <w:del w:id="2172" w:author="Eugenia Arce Londoño" w:date="2015-10-01T08:28:00Z">
        <w:r w:rsidRPr="00A261C8">
          <w:rPr>
            <w:rFonts w:ascii="Arial" w:hAnsi="Arial" w:cs="Arial"/>
            <w:sz w:val="24"/>
            <w:szCs w:val="24"/>
          </w:rPr>
          <w:delText>Colonia</w:delText>
        </w:r>
      </w:del>
      <w:ins w:id="2173" w:author="Eugenia Arce Londoño" w:date="2015-10-01T08:28:00Z">
        <w:r w:rsidR="00AE7F1E">
          <w:rPr>
            <w:rFonts w:ascii="Arial" w:hAnsi="Arial" w:cs="Arial"/>
            <w:sz w:val="24"/>
            <w:szCs w:val="24"/>
          </w:rPr>
          <w:t>c</w:t>
        </w:r>
        <w:r w:rsidRPr="00A261C8">
          <w:rPr>
            <w:rFonts w:ascii="Arial" w:hAnsi="Arial" w:cs="Arial"/>
            <w:sz w:val="24"/>
            <w:szCs w:val="24"/>
          </w:rPr>
          <w:t>olonia</w:t>
        </w:r>
      </w:ins>
      <w:r w:rsidRPr="00A261C8">
        <w:rPr>
          <w:rFonts w:ascii="Arial" w:hAnsi="Arial" w:cs="Arial"/>
          <w:sz w:val="24"/>
          <w:szCs w:val="24"/>
        </w:rPr>
        <w:t xml:space="preserve"> y colonialismo. Términos que proyectan un territorio y una población conquistada y colonizada por un país o Esta</w:t>
      </w:r>
      <w:r w:rsidR="00AE7F1E">
        <w:rPr>
          <w:rFonts w:ascii="Arial" w:hAnsi="Arial" w:cs="Arial"/>
          <w:sz w:val="24"/>
          <w:szCs w:val="24"/>
        </w:rPr>
        <w:t>do extranjero que se denomina “</w:t>
      </w:r>
      <w:del w:id="2174" w:author="Eugenia Arce Londoño" w:date="2015-10-01T08:28:00Z">
        <w:r w:rsidRPr="00A261C8">
          <w:rPr>
            <w:rFonts w:ascii="Arial" w:hAnsi="Arial" w:cs="Arial"/>
            <w:sz w:val="24"/>
            <w:szCs w:val="24"/>
          </w:rPr>
          <w:delText>Imperio</w:delText>
        </w:r>
      </w:del>
      <w:ins w:id="2175" w:author="Eugenia Arce Londoño" w:date="2015-10-01T08:28:00Z">
        <w:r w:rsidR="00AE7F1E">
          <w:rPr>
            <w:rFonts w:ascii="Arial" w:hAnsi="Arial" w:cs="Arial"/>
            <w:sz w:val="24"/>
            <w:szCs w:val="24"/>
          </w:rPr>
          <w:t>i</w:t>
        </w:r>
        <w:r w:rsidRPr="00A261C8">
          <w:rPr>
            <w:rFonts w:ascii="Arial" w:hAnsi="Arial" w:cs="Arial"/>
            <w:sz w:val="24"/>
            <w:szCs w:val="24"/>
          </w:rPr>
          <w:t>mperio</w:t>
        </w:r>
      </w:ins>
      <w:r w:rsidRPr="00A261C8">
        <w:rPr>
          <w:rFonts w:ascii="Arial" w:hAnsi="Arial" w:cs="Arial"/>
          <w:sz w:val="24"/>
          <w:szCs w:val="24"/>
        </w:rPr>
        <w:t>” y</w:t>
      </w:r>
      <w:del w:id="2176" w:author="Eugenia Arce Londoño" w:date="2015-10-01T08:28:00Z">
        <w:r w:rsidRPr="00A261C8">
          <w:rPr>
            <w:rFonts w:ascii="Arial" w:hAnsi="Arial" w:cs="Arial"/>
            <w:sz w:val="24"/>
            <w:szCs w:val="24"/>
          </w:rPr>
          <w:delText xml:space="preserve"> de</w:delText>
        </w:r>
      </w:del>
      <w:r w:rsidRPr="00A261C8">
        <w:rPr>
          <w:rFonts w:ascii="Arial" w:hAnsi="Arial" w:cs="Arial"/>
          <w:sz w:val="24"/>
          <w:szCs w:val="24"/>
        </w:rPr>
        <w:t xml:space="preserve"> las luchas de resistencia emancipadoras </w:t>
      </w:r>
      <w:ins w:id="2177" w:author="Eugenia Arce Londoño" w:date="2015-10-01T08:28:00Z">
        <w:r w:rsidR="00AE7F1E">
          <w:rPr>
            <w:rFonts w:ascii="Arial" w:hAnsi="Arial" w:cs="Arial"/>
            <w:sz w:val="24"/>
            <w:szCs w:val="24"/>
          </w:rPr>
          <w:t xml:space="preserve">de esa población </w:t>
        </w:r>
      </w:ins>
      <w:r w:rsidRPr="00A261C8">
        <w:rPr>
          <w:rFonts w:ascii="Arial" w:hAnsi="Arial" w:cs="Arial"/>
          <w:sz w:val="24"/>
          <w:szCs w:val="24"/>
        </w:rPr>
        <w:t>por la libertad. Muchos h</w:t>
      </w:r>
      <w:r w:rsidR="00AE7F1E">
        <w:rPr>
          <w:rFonts w:ascii="Arial" w:hAnsi="Arial" w:cs="Arial"/>
          <w:sz w:val="24"/>
          <w:szCs w:val="24"/>
        </w:rPr>
        <w:t xml:space="preserve">an sido considerados </w:t>
      </w:r>
      <w:del w:id="2178" w:author="Eugenia Arce Londoño" w:date="2015-10-01T08:28:00Z">
        <w:r w:rsidRPr="00A261C8">
          <w:rPr>
            <w:rFonts w:ascii="Arial" w:hAnsi="Arial" w:cs="Arial"/>
            <w:sz w:val="24"/>
            <w:szCs w:val="24"/>
          </w:rPr>
          <w:delText>Imperios</w:delText>
        </w:r>
      </w:del>
      <w:ins w:id="2179" w:author="Eugenia Arce Londoño" w:date="2015-10-01T08:28:00Z">
        <w:r w:rsidR="00AE7F1E">
          <w:rPr>
            <w:rFonts w:ascii="Arial" w:hAnsi="Arial" w:cs="Arial"/>
            <w:sz w:val="24"/>
            <w:szCs w:val="24"/>
          </w:rPr>
          <w:t>i</w:t>
        </w:r>
        <w:r w:rsidRPr="00A261C8">
          <w:rPr>
            <w:rFonts w:ascii="Arial" w:hAnsi="Arial" w:cs="Arial"/>
            <w:sz w:val="24"/>
            <w:szCs w:val="24"/>
          </w:rPr>
          <w:t>mperios</w:t>
        </w:r>
      </w:ins>
      <w:r w:rsidRPr="00A261C8">
        <w:rPr>
          <w:rFonts w:ascii="Arial" w:hAnsi="Arial" w:cs="Arial"/>
          <w:sz w:val="24"/>
          <w:szCs w:val="24"/>
        </w:rPr>
        <w:t xml:space="preserve"> vencedores en la historia occidental moderna y contemporánea: </w:t>
      </w:r>
      <w:ins w:id="2180" w:author="Eugenia Arce Londoño" w:date="2015-10-01T08:28:00Z">
        <w:r w:rsidR="00AE7F1E">
          <w:rPr>
            <w:rFonts w:ascii="Arial" w:hAnsi="Arial" w:cs="Arial"/>
            <w:sz w:val="24"/>
            <w:szCs w:val="24"/>
          </w:rPr>
          <w:t xml:space="preserve">el </w:t>
        </w:r>
      </w:ins>
      <w:r w:rsidRPr="00A261C8">
        <w:rPr>
          <w:rFonts w:ascii="Arial" w:hAnsi="Arial" w:cs="Arial"/>
          <w:sz w:val="24"/>
          <w:szCs w:val="24"/>
        </w:rPr>
        <w:t xml:space="preserve">portugués, </w:t>
      </w:r>
      <w:ins w:id="2181" w:author="Eugenia Arce Londoño" w:date="2015-10-01T08:28:00Z">
        <w:r w:rsidR="00AE7F1E">
          <w:rPr>
            <w:rFonts w:ascii="Arial" w:hAnsi="Arial" w:cs="Arial"/>
            <w:sz w:val="24"/>
            <w:szCs w:val="24"/>
          </w:rPr>
          <w:t xml:space="preserve">el </w:t>
        </w:r>
      </w:ins>
      <w:r w:rsidRPr="00A261C8">
        <w:rPr>
          <w:rFonts w:ascii="Arial" w:hAnsi="Arial" w:cs="Arial"/>
          <w:sz w:val="24"/>
          <w:szCs w:val="24"/>
        </w:rPr>
        <w:t xml:space="preserve">español, </w:t>
      </w:r>
      <w:ins w:id="2182" w:author="Eugenia Arce Londoño" w:date="2015-10-01T08:28:00Z">
        <w:r w:rsidR="00AE7F1E">
          <w:rPr>
            <w:rFonts w:ascii="Arial" w:hAnsi="Arial" w:cs="Arial"/>
            <w:sz w:val="24"/>
            <w:szCs w:val="24"/>
          </w:rPr>
          <w:t xml:space="preserve">el </w:t>
        </w:r>
      </w:ins>
      <w:r w:rsidRPr="00A261C8">
        <w:rPr>
          <w:rFonts w:ascii="Arial" w:hAnsi="Arial" w:cs="Arial"/>
          <w:sz w:val="24"/>
          <w:szCs w:val="24"/>
        </w:rPr>
        <w:t xml:space="preserve">holandés, </w:t>
      </w:r>
      <w:ins w:id="2183" w:author="Eugenia Arce Londoño" w:date="2015-10-01T08:28:00Z">
        <w:r w:rsidR="00AE7F1E">
          <w:rPr>
            <w:rFonts w:ascii="Arial" w:hAnsi="Arial" w:cs="Arial"/>
            <w:sz w:val="24"/>
            <w:szCs w:val="24"/>
          </w:rPr>
          <w:t xml:space="preserve">el </w:t>
        </w:r>
      </w:ins>
      <w:r w:rsidRPr="00A261C8">
        <w:rPr>
          <w:rFonts w:ascii="Arial" w:hAnsi="Arial" w:cs="Arial"/>
          <w:sz w:val="24"/>
          <w:szCs w:val="24"/>
        </w:rPr>
        <w:t xml:space="preserve">británico, </w:t>
      </w:r>
      <w:ins w:id="2184" w:author="Eugenia Arce Londoño" w:date="2015-10-01T08:28:00Z">
        <w:r w:rsidR="00AE7F1E">
          <w:rPr>
            <w:rFonts w:ascii="Arial" w:hAnsi="Arial" w:cs="Arial"/>
            <w:sz w:val="24"/>
            <w:szCs w:val="24"/>
          </w:rPr>
          <w:t xml:space="preserve">el </w:t>
        </w:r>
      </w:ins>
      <w:r w:rsidRPr="00A261C8">
        <w:rPr>
          <w:rFonts w:ascii="Arial" w:hAnsi="Arial" w:cs="Arial"/>
          <w:sz w:val="24"/>
          <w:szCs w:val="24"/>
        </w:rPr>
        <w:t xml:space="preserve">francés, </w:t>
      </w:r>
      <w:ins w:id="2185" w:author="Eugenia Arce Londoño" w:date="2015-10-01T08:28:00Z">
        <w:r w:rsidR="00AE7F1E">
          <w:rPr>
            <w:rFonts w:ascii="Arial" w:hAnsi="Arial" w:cs="Arial"/>
            <w:sz w:val="24"/>
            <w:szCs w:val="24"/>
          </w:rPr>
          <w:t xml:space="preserve">el </w:t>
        </w:r>
      </w:ins>
      <w:r w:rsidRPr="00A261C8">
        <w:rPr>
          <w:rFonts w:ascii="Arial" w:hAnsi="Arial" w:cs="Arial"/>
          <w:sz w:val="24"/>
          <w:szCs w:val="24"/>
        </w:rPr>
        <w:t xml:space="preserve">alemán, </w:t>
      </w:r>
      <w:ins w:id="2186" w:author="Eugenia Arce Londoño" w:date="2015-10-01T08:28:00Z">
        <w:r w:rsidR="00AE7F1E">
          <w:rPr>
            <w:rFonts w:ascii="Arial" w:hAnsi="Arial" w:cs="Arial"/>
            <w:sz w:val="24"/>
            <w:szCs w:val="24"/>
          </w:rPr>
          <w:t xml:space="preserve">el </w:t>
        </w:r>
      </w:ins>
      <w:r w:rsidR="00AE7F1E">
        <w:rPr>
          <w:rFonts w:ascii="Arial" w:hAnsi="Arial" w:cs="Arial"/>
          <w:sz w:val="24"/>
          <w:szCs w:val="24"/>
        </w:rPr>
        <w:t>ruso</w:t>
      </w:r>
      <w:del w:id="2187" w:author="Eugenia Arce Londoño" w:date="2015-10-01T08:28:00Z">
        <w:r w:rsidRPr="00A261C8">
          <w:rPr>
            <w:rFonts w:ascii="Arial" w:hAnsi="Arial" w:cs="Arial"/>
            <w:sz w:val="24"/>
            <w:szCs w:val="24"/>
          </w:rPr>
          <w:delText xml:space="preserve"> y</w:delText>
        </w:r>
      </w:del>
      <w:ins w:id="2188" w:author="Eugenia Arce Londoño" w:date="2015-10-01T08:28:00Z">
        <w:r w:rsidR="00AE7F1E">
          <w:rPr>
            <w:rFonts w:ascii="Arial" w:hAnsi="Arial" w:cs="Arial"/>
            <w:sz w:val="24"/>
            <w:szCs w:val="24"/>
          </w:rPr>
          <w:t>, con</w:t>
        </w:r>
      </w:ins>
      <w:r w:rsidRPr="00A261C8">
        <w:rPr>
          <w:rFonts w:ascii="Arial" w:hAnsi="Arial" w:cs="Arial"/>
          <w:sz w:val="24"/>
          <w:szCs w:val="24"/>
        </w:rPr>
        <w:t xml:space="preserve"> sus</w:t>
      </w:r>
      <w:ins w:id="2189" w:author="Eugenia Arce Londoño" w:date="2015-10-01T08:28:00Z">
        <w:r w:rsidRPr="00A261C8">
          <w:rPr>
            <w:rFonts w:ascii="Arial" w:hAnsi="Arial" w:cs="Arial"/>
            <w:sz w:val="24"/>
            <w:szCs w:val="24"/>
          </w:rPr>
          <w:t xml:space="preserve"> </w:t>
        </w:r>
        <w:r w:rsidR="00AE7F1E">
          <w:rPr>
            <w:rFonts w:ascii="Arial" w:hAnsi="Arial" w:cs="Arial"/>
            <w:sz w:val="24"/>
            <w:szCs w:val="24"/>
          </w:rPr>
          <w:t>distintos</w:t>
        </w:r>
      </w:ins>
      <w:r w:rsidR="00AE7F1E">
        <w:rPr>
          <w:rFonts w:ascii="Arial" w:hAnsi="Arial" w:cs="Arial"/>
          <w:sz w:val="24"/>
          <w:szCs w:val="24"/>
        </w:rPr>
        <w:t xml:space="preserve"> </w:t>
      </w:r>
      <w:r w:rsidRPr="00A261C8">
        <w:rPr>
          <w:rFonts w:ascii="Arial" w:hAnsi="Arial" w:cs="Arial"/>
          <w:sz w:val="24"/>
          <w:szCs w:val="24"/>
        </w:rPr>
        <w:t xml:space="preserve">dominios territoriales. </w:t>
      </w:r>
    </w:p>
    <w:p w14:paraId="266CD544" w14:textId="77777777" w:rsidR="00A261C8" w:rsidRPr="00A261C8" w:rsidRDefault="00A261C8" w:rsidP="00A261C8">
      <w:pPr>
        <w:tabs>
          <w:tab w:val="left" w:pos="5770"/>
        </w:tabs>
        <w:spacing w:line="276" w:lineRule="auto"/>
        <w:jc w:val="both"/>
        <w:rPr>
          <w:rFonts w:ascii="Arial" w:hAnsi="Arial" w:cs="Arial"/>
          <w:sz w:val="24"/>
          <w:szCs w:val="24"/>
        </w:rPr>
      </w:pPr>
    </w:p>
    <w:p w14:paraId="383E49E6" w14:textId="216AC363"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Esta realidad de conquista y colonización la vinculamos a la de la cruel y violenta imposición de modelos de organización social, cultural, política, económica y sus privilegios</w:t>
      </w:r>
      <w:ins w:id="2190" w:author="Eugenia Arce Londoño" w:date="2015-10-01T08:28:00Z">
        <w:r w:rsidR="00AE7F1E">
          <w:rPr>
            <w:rFonts w:ascii="Arial" w:hAnsi="Arial" w:cs="Arial"/>
            <w:sz w:val="24"/>
            <w:szCs w:val="24"/>
          </w:rPr>
          <w:t>,</w:t>
        </w:r>
      </w:ins>
      <w:r w:rsidRPr="00A261C8">
        <w:rPr>
          <w:rFonts w:ascii="Arial" w:hAnsi="Arial" w:cs="Arial"/>
          <w:sz w:val="24"/>
          <w:szCs w:val="24"/>
        </w:rPr>
        <w:t xml:space="preserve"> y la destrucción de las formas sociales de los vencidos como pueblos sometidos. Para los pueblos quedan las memorias de las sublevaciones y el de las gestas libertadoras y sus protagonistas. Las fiestas patrias reflejan esa memoria de hechos significativos para una nación por que los vincula, los une, logra mostrar valores </w:t>
      </w:r>
      <w:del w:id="2191" w:author="Eugenia Arce Londoño" w:date="2015-10-01T08:28:00Z">
        <w:r w:rsidRPr="00A261C8">
          <w:rPr>
            <w:rFonts w:ascii="Arial" w:hAnsi="Arial" w:cs="Arial"/>
            <w:sz w:val="24"/>
            <w:szCs w:val="24"/>
          </w:rPr>
          <w:delText xml:space="preserve">de lucha </w:delText>
        </w:r>
      </w:del>
      <w:r w:rsidRPr="00A261C8">
        <w:rPr>
          <w:rFonts w:ascii="Arial" w:hAnsi="Arial" w:cs="Arial"/>
          <w:sz w:val="24"/>
          <w:szCs w:val="24"/>
        </w:rPr>
        <w:t>positivos</w:t>
      </w:r>
      <w:ins w:id="2192" w:author="Eugenia Arce Londoño" w:date="2015-10-01T08:28:00Z">
        <w:r w:rsidR="00AE7F1E" w:rsidRPr="00AE7F1E">
          <w:rPr>
            <w:rFonts w:ascii="Arial" w:hAnsi="Arial" w:cs="Arial"/>
            <w:sz w:val="24"/>
            <w:szCs w:val="24"/>
          </w:rPr>
          <w:t xml:space="preserve"> </w:t>
        </w:r>
        <w:r w:rsidR="00AE7F1E" w:rsidRPr="00A261C8">
          <w:rPr>
            <w:rFonts w:ascii="Arial" w:hAnsi="Arial" w:cs="Arial"/>
            <w:sz w:val="24"/>
            <w:szCs w:val="24"/>
          </w:rPr>
          <w:t>de lucha</w:t>
        </w:r>
      </w:ins>
      <w:r w:rsidRPr="00A261C8">
        <w:rPr>
          <w:rFonts w:ascii="Arial" w:hAnsi="Arial" w:cs="Arial"/>
          <w:sz w:val="24"/>
          <w:szCs w:val="24"/>
        </w:rPr>
        <w:t>. Lo vivimos en las primeras constituciones cuando se señaló esta realidad de ruptura e independenci</w:t>
      </w:r>
      <w:r w:rsidR="00AE7F1E">
        <w:rPr>
          <w:rFonts w:ascii="Arial" w:hAnsi="Arial" w:cs="Arial"/>
          <w:sz w:val="24"/>
          <w:szCs w:val="24"/>
        </w:rPr>
        <w:t xml:space="preserve">a, la cual se celebra cada año </w:t>
      </w:r>
      <w:del w:id="2193" w:author="Eugenia Arce Londoño" w:date="2015-10-01T08:28:00Z">
        <w:r w:rsidRPr="00A261C8">
          <w:rPr>
            <w:rFonts w:ascii="Arial" w:hAnsi="Arial" w:cs="Arial"/>
            <w:sz w:val="24"/>
            <w:szCs w:val="24"/>
          </w:rPr>
          <w:delText>(</w:delText>
        </w:r>
      </w:del>
      <w:ins w:id="2194" w:author="Eugenia Arce Londoño" w:date="2015-10-01T08:28:00Z">
        <w:r w:rsidR="00AE7F1E">
          <w:rPr>
            <w:rFonts w:ascii="Arial" w:hAnsi="Arial" w:cs="Arial"/>
            <w:sz w:val="24"/>
            <w:szCs w:val="24"/>
          </w:rPr>
          <w:t>–</w:t>
        </w:r>
      </w:ins>
      <w:r w:rsidRPr="00A261C8">
        <w:rPr>
          <w:rFonts w:ascii="Arial" w:hAnsi="Arial" w:cs="Arial"/>
          <w:sz w:val="24"/>
          <w:szCs w:val="24"/>
        </w:rPr>
        <w:t>para</w:t>
      </w:r>
      <w:r w:rsidR="00AE7F1E">
        <w:rPr>
          <w:rFonts w:ascii="Arial" w:hAnsi="Arial" w:cs="Arial"/>
          <w:sz w:val="24"/>
          <w:szCs w:val="24"/>
        </w:rPr>
        <w:t xml:space="preserve"> </w:t>
      </w:r>
      <w:r w:rsidRPr="00A261C8">
        <w:rPr>
          <w:rFonts w:ascii="Arial" w:hAnsi="Arial" w:cs="Arial"/>
          <w:sz w:val="24"/>
          <w:szCs w:val="24"/>
        </w:rPr>
        <w:t xml:space="preserve">nosotros </w:t>
      </w:r>
      <w:r w:rsidR="00AE7F1E">
        <w:rPr>
          <w:rFonts w:ascii="Arial" w:hAnsi="Arial" w:cs="Arial"/>
          <w:sz w:val="24"/>
          <w:szCs w:val="24"/>
        </w:rPr>
        <w:t>el 20 de julio y el 7 de agosto</w:t>
      </w:r>
      <w:del w:id="2195" w:author="Eugenia Arce Londoño" w:date="2015-10-01T08:28:00Z">
        <w:r w:rsidRPr="00A261C8">
          <w:rPr>
            <w:rFonts w:ascii="Arial" w:hAnsi="Arial" w:cs="Arial"/>
            <w:sz w:val="24"/>
            <w:szCs w:val="24"/>
          </w:rPr>
          <w:delText>).</w:delText>
        </w:r>
      </w:del>
      <w:ins w:id="2196" w:author="Eugenia Arce Londoño" w:date="2015-10-01T08:28:00Z">
        <w:r w:rsidR="00AE7F1E">
          <w:rPr>
            <w:rFonts w:ascii="Arial" w:hAnsi="Arial" w:cs="Arial"/>
            <w:sz w:val="24"/>
            <w:szCs w:val="24"/>
          </w:rPr>
          <w:t>–</w:t>
        </w:r>
        <w:r w:rsidRPr="00A261C8">
          <w:rPr>
            <w:rFonts w:ascii="Arial" w:hAnsi="Arial" w:cs="Arial"/>
            <w:sz w:val="24"/>
            <w:szCs w:val="24"/>
          </w:rPr>
          <w:t>.</w:t>
        </w:r>
      </w:ins>
    </w:p>
    <w:p w14:paraId="48A5DF3C" w14:textId="77777777" w:rsidR="00A261C8" w:rsidRPr="00A261C8" w:rsidRDefault="00A261C8" w:rsidP="00A261C8">
      <w:pPr>
        <w:tabs>
          <w:tab w:val="left" w:pos="5770"/>
        </w:tabs>
        <w:spacing w:line="276" w:lineRule="auto"/>
        <w:jc w:val="both"/>
        <w:rPr>
          <w:rFonts w:ascii="Arial" w:hAnsi="Arial" w:cs="Arial"/>
          <w:sz w:val="24"/>
          <w:szCs w:val="24"/>
        </w:rPr>
      </w:pPr>
    </w:p>
    <w:p w14:paraId="1E71E31B" w14:textId="0012FE8F"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Dado que la colonización fue un hecho histórico que marcó nuestro rumbo como nación y Estado es necesario estudiar las instituciones políticas y jurídicas del sistema político colonial en América y los dominios territoriales en los que se ejer</w:t>
      </w:r>
      <w:r w:rsidR="00AE7F1E">
        <w:rPr>
          <w:rFonts w:ascii="Arial" w:hAnsi="Arial" w:cs="Arial"/>
          <w:sz w:val="24"/>
          <w:szCs w:val="24"/>
        </w:rPr>
        <w:t xml:space="preserve">cieron. Entenderemos lo que </w:t>
      </w:r>
      <w:del w:id="2197" w:author="Eugenia Arce Londoño" w:date="2015-10-01T08:28:00Z">
        <w:r w:rsidRPr="00A261C8">
          <w:rPr>
            <w:rFonts w:ascii="Arial" w:hAnsi="Arial" w:cs="Arial"/>
            <w:sz w:val="24"/>
            <w:szCs w:val="24"/>
          </w:rPr>
          <w:delText>llevó</w:delText>
        </w:r>
      </w:del>
      <w:ins w:id="2198" w:author="Eugenia Arce Londoño" w:date="2015-10-01T08:28:00Z">
        <w:r w:rsidR="00AE7F1E">
          <w:rPr>
            <w:rFonts w:ascii="Arial" w:hAnsi="Arial" w:cs="Arial"/>
            <w:sz w:val="24"/>
            <w:szCs w:val="24"/>
          </w:rPr>
          <w:t>significaron</w:t>
        </w:r>
      </w:ins>
      <w:r w:rsidRPr="00A261C8">
        <w:rPr>
          <w:rFonts w:ascii="Arial" w:hAnsi="Arial" w:cs="Arial"/>
          <w:sz w:val="24"/>
          <w:szCs w:val="24"/>
        </w:rPr>
        <w:t xml:space="preserve"> en el marco de la modernidad las revoluciones de independen</w:t>
      </w:r>
      <w:r w:rsidR="00AE7F1E">
        <w:rPr>
          <w:rFonts w:ascii="Arial" w:hAnsi="Arial" w:cs="Arial"/>
          <w:sz w:val="24"/>
          <w:szCs w:val="24"/>
        </w:rPr>
        <w:t>cia lideradas por los criollos</w:t>
      </w:r>
      <w:del w:id="2199" w:author="Eugenia Arce Londoño" w:date="2015-10-01T08:28:00Z">
        <w:r w:rsidRPr="00A261C8">
          <w:rPr>
            <w:rFonts w:ascii="Arial" w:hAnsi="Arial" w:cs="Arial"/>
            <w:sz w:val="24"/>
            <w:szCs w:val="24"/>
          </w:rPr>
          <w:delText xml:space="preserve"> (como</w:delText>
        </w:r>
      </w:del>
      <w:ins w:id="2200" w:author="Eugenia Arce Londoño" w:date="2015-10-01T08:28:00Z">
        <w:r w:rsidR="00AE7F1E">
          <w:rPr>
            <w:rFonts w:ascii="Arial" w:hAnsi="Arial" w:cs="Arial"/>
            <w:sz w:val="24"/>
            <w:szCs w:val="24"/>
          </w:rPr>
          <w:t>. Có</w:t>
        </w:r>
        <w:r w:rsidRPr="00A261C8">
          <w:rPr>
            <w:rFonts w:ascii="Arial" w:hAnsi="Arial" w:cs="Arial"/>
            <w:sz w:val="24"/>
            <w:szCs w:val="24"/>
          </w:rPr>
          <w:t>mo</w:t>
        </w:r>
      </w:ins>
      <w:r w:rsidRPr="00A261C8">
        <w:rPr>
          <w:rFonts w:ascii="Arial" w:hAnsi="Arial" w:cs="Arial"/>
          <w:sz w:val="24"/>
          <w:szCs w:val="24"/>
        </w:rPr>
        <w:t xml:space="preserve"> olvidar el Memoria</w:t>
      </w:r>
      <w:r w:rsidR="00AE7F1E">
        <w:rPr>
          <w:rFonts w:ascii="Arial" w:hAnsi="Arial" w:cs="Arial"/>
          <w:sz w:val="24"/>
          <w:szCs w:val="24"/>
        </w:rPr>
        <w:t xml:space="preserve">l de Agravios de </w:t>
      </w:r>
      <w:del w:id="2201" w:author="Eugenia Arce Londoño" w:date="2015-10-01T08:28:00Z">
        <w:r w:rsidRPr="00A261C8">
          <w:rPr>
            <w:rFonts w:ascii="Arial" w:hAnsi="Arial" w:cs="Arial"/>
            <w:sz w:val="24"/>
            <w:szCs w:val="24"/>
          </w:rPr>
          <w:delText>Don</w:delText>
        </w:r>
      </w:del>
      <w:ins w:id="2202" w:author="Eugenia Arce Londoño" w:date="2015-10-01T08:28:00Z">
        <w:r w:rsidR="00AE7F1E">
          <w:rPr>
            <w:rFonts w:ascii="Arial" w:hAnsi="Arial" w:cs="Arial"/>
            <w:sz w:val="24"/>
            <w:szCs w:val="24"/>
          </w:rPr>
          <w:t>d</w:t>
        </w:r>
        <w:r w:rsidRPr="00A261C8">
          <w:rPr>
            <w:rFonts w:ascii="Arial" w:hAnsi="Arial" w:cs="Arial"/>
            <w:sz w:val="24"/>
            <w:szCs w:val="24"/>
          </w:rPr>
          <w:t>on</w:t>
        </w:r>
      </w:ins>
      <w:r w:rsidRPr="00A261C8">
        <w:rPr>
          <w:rFonts w:ascii="Arial" w:hAnsi="Arial" w:cs="Arial"/>
          <w:sz w:val="24"/>
          <w:szCs w:val="24"/>
        </w:rPr>
        <w:t xml:space="preserve"> Camilo Torres o la traducción</w:t>
      </w:r>
      <w:r w:rsidR="00AE7F1E">
        <w:rPr>
          <w:rFonts w:ascii="Arial" w:hAnsi="Arial" w:cs="Arial"/>
          <w:sz w:val="24"/>
          <w:szCs w:val="24"/>
        </w:rPr>
        <w:t xml:space="preserve"> de los Derechos del Hombre de </w:t>
      </w:r>
      <w:del w:id="2203" w:author="Eugenia Arce Londoño" w:date="2015-10-01T08:28:00Z">
        <w:r w:rsidRPr="00A261C8">
          <w:rPr>
            <w:rFonts w:ascii="Arial" w:hAnsi="Arial" w:cs="Arial"/>
            <w:sz w:val="24"/>
            <w:szCs w:val="24"/>
          </w:rPr>
          <w:delText>Don</w:delText>
        </w:r>
      </w:del>
      <w:ins w:id="2204" w:author="Eugenia Arce Londoño" w:date="2015-10-01T08:28:00Z">
        <w:r w:rsidR="00AE7F1E">
          <w:rPr>
            <w:rFonts w:ascii="Arial" w:hAnsi="Arial" w:cs="Arial"/>
            <w:sz w:val="24"/>
            <w:szCs w:val="24"/>
          </w:rPr>
          <w:t>don</w:t>
        </w:r>
      </w:ins>
      <w:r w:rsidR="00AE7F1E">
        <w:rPr>
          <w:rFonts w:ascii="Arial" w:hAnsi="Arial" w:cs="Arial"/>
          <w:sz w:val="24"/>
          <w:szCs w:val="24"/>
        </w:rPr>
        <w:t xml:space="preserve"> Antonio Nariño</w:t>
      </w:r>
      <w:del w:id="2205" w:author="Eugenia Arce Londoño" w:date="2015-10-01T08:28:00Z">
        <w:r w:rsidRPr="00A261C8">
          <w:rPr>
            <w:rFonts w:ascii="Arial" w:hAnsi="Arial" w:cs="Arial"/>
            <w:sz w:val="24"/>
            <w:szCs w:val="24"/>
          </w:rPr>
          <w:delText>)</w:delText>
        </w:r>
      </w:del>
      <w:ins w:id="2206" w:author="Eugenia Arce Londoño" w:date="2015-10-01T08:28:00Z">
        <w:r w:rsidR="00AE7F1E">
          <w:rPr>
            <w:rFonts w:ascii="Arial" w:hAnsi="Arial" w:cs="Arial"/>
            <w:sz w:val="24"/>
            <w:szCs w:val="24"/>
          </w:rPr>
          <w:t>,</w:t>
        </w:r>
      </w:ins>
      <w:r w:rsidRPr="00A261C8">
        <w:rPr>
          <w:rFonts w:ascii="Arial" w:hAnsi="Arial" w:cs="Arial"/>
          <w:sz w:val="24"/>
          <w:szCs w:val="24"/>
        </w:rPr>
        <w:t xml:space="preserve"> y los procesos de reconquista que se generaron y que costaron la vida de una generación que Gabriel García Márquez llamó “trágica”. Lo cual históricamente, como se señ</w:t>
      </w:r>
      <w:r w:rsidR="00AE7F1E">
        <w:rPr>
          <w:rFonts w:ascii="Arial" w:hAnsi="Arial" w:cs="Arial"/>
          <w:sz w:val="24"/>
          <w:szCs w:val="24"/>
        </w:rPr>
        <w:t xml:space="preserve">aló anteriormente, se </w:t>
      </w:r>
      <w:del w:id="2207" w:author="Eugenia Arce Londoño" w:date="2015-10-01T08:28:00Z">
        <w:r w:rsidRPr="00A261C8">
          <w:rPr>
            <w:rFonts w:ascii="Arial" w:hAnsi="Arial" w:cs="Arial"/>
            <w:sz w:val="24"/>
            <w:szCs w:val="24"/>
          </w:rPr>
          <w:delText>relacionan</w:delText>
        </w:r>
      </w:del>
      <w:ins w:id="2208" w:author="Eugenia Arce Londoño" w:date="2015-10-01T08:28:00Z">
        <w:r w:rsidR="00AE7F1E">
          <w:rPr>
            <w:rFonts w:ascii="Arial" w:hAnsi="Arial" w:cs="Arial"/>
            <w:sz w:val="24"/>
            <w:szCs w:val="24"/>
          </w:rPr>
          <w:t>relaciona</w:t>
        </w:r>
      </w:ins>
      <w:r w:rsidRPr="00A261C8">
        <w:rPr>
          <w:rFonts w:ascii="Arial" w:hAnsi="Arial" w:cs="Arial"/>
          <w:sz w:val="24"/>
          <w:szCs w:val="24"/>
        </w:rPr>
        <w:t xml:space="preserve"> con la consolidación del capitalismo en su fase mercantilista, la expansión marítima y territorial europea y con las transformaciones que conllevó economía, social y políticamente. </w:t>
      </w:r>
    </w:p>
    <w:p w14:paraId="12224247" w14:textId="77777777" w:rsidR="00A261C8" w:rsidRPr="00A261C8" w:rsidRDefault="00A261C8" w:rsidP="00A261C8">
      <w:pPr>
        <w:tabs>
          <w:tab w:val="left" w:pos="5770"/>
        </w:tabs>
        <w:spacing w:line="276" w:lineRule="auto"/>
        <w:jc w:val="both"/>
        <w:rPr>
          <w:rFonts w:ascii="Arial" w:hAnsi="Arial" w:cs="Arial"/>
          <w:sz w:val="24"/>
          <w:szCs w:val="24"/>
        </w:rPr>
      </w:pPr>
    </w:p>
    <w:p w14:paraId="47554B80" w14:textId="57072F34"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Como se ha venido haciendo</w:t>
      </w:r>
      <w:ins w:id="2209" w:author="Eugenia Arce Londoño" w:date="2015-10-01T08:28:00Z">
        <w:r w:rsidR="00AE7F1E">
          <w:rPr>
            <w:rFonts w:ascii="Arial" w:hAnsi="Arial" w:cs="Arial"/>
            <w:sz w:val="24"/>
            <w:szCs w:val="24"/>
          </w:rPr>
          <w:t>,</w:t>
        </w:r>
      </w:ins>
      <w:r w:rsidRPr="00A261C8">
        <w:rPr>
          <w:rFonts w:ascii="Arial" w:hAnsi="Arial" w:cs="Arial"/>
          <w:sz w:val="24"/>
          <w:szCs w:val="24"/>
        </w:rPr>
        <w:t xml:space="preserve"> es necesario caracterizar el contexto de producción del orden político colonial determinando el tipo las interacciones que se presentaron </w:t>
      </w:r>
      <w:r w:rsidRPr="00A261C8">
        <w:rPr>
          <w:rFonts w:ascii="Arial" w:hAnsi="Arial" w:cs="Arial"/>
          <w:sz w:val="24"/>
          <w:szCs w:val="24"/>
        </w:rPr>
        <w:lastRenderedPageBreak/>
        <w:t xml:space="preserve">entre los diferentes actores en relación con el ejercicio del poder y las estructuras que se generaron en lo social, económico, político. </w:t>
      </w:r>
    </w:p>
    <w:p w14:paraId="2E3E3FB3" w14:textId="77777777" w:rsidR="00A261C8" w:rsidRPr="00A261C8" w:rsidRDefault="00A261C8" w:rsidP="00A261C8">
      <w:pPr>
        <w:tabs>
          <w:tab w:val="left" w:pos="5770"/>
        </w:tabs>
        <w:spacing w:line="276" w:lineRule="auto"/>
        <w:jc w:val="both"/>
        <w:rPr>
          <w:rFonts w:ascii="Arial" w:hAnsi="Arial" w:cs="Arial"/>
          <w:sz w:val="24"/>
          <w:szCs w:val="24"/>
        </w:rPr>
      </w:pPr>
    </w:p>
    <w:p w14:paraId="251E7378" w14:textId="1BFFD629"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El contexto de surgimiento, desarrollo y consolidación de este sistema político l</w:t>
      </w:r>
      <w:r w:rsidR="00AE7F1E">
        <w:rPr>
          <w:rFonts w:ascii="Arial" w:hAnsi="Arial" w:cs="Arial"/>
          <w:sz w:val="24"/>
          <w:szCs w:val="24"/>
        </w:rPr>
        <w:t xml:space="preserve">o constituyó el reinado de los </w:t>
      </w:r>
      <w:del w:id="2210" w:author="Eugenia Arce Londoño" w:date="2015-10-01T08:28:00Z">
        <w:r w:rsidRPr="00A261C8">
          <w:rPr>
            <w:rFonts w:ascii="Arial" w:hAnsi="Arial" w:cs="Arial"/>
            <w:sz w:val="24"/>
            <w:szCs w:val="24"/>
          </w:rPr>
          <w:delText>Reyes</w:delText>
        </w:r>
      </w:del>
      <w:ins w:id="2211" w:author="Eugenia Arce Londoño" w:date="2015-10-01T08:28:00Z">
        <w:r w:rsidR="00AE7F1E">
          <w:rPr>
            <w:rFonts w:ascii="Arial" w:hAnsi="Arial" w:cs="Arial"/>
            <w:sz w:val="24"/>
            <w:szCs w:val="24"/>
          </w:rPr>
          <w:t>r</w:t>
        </w:r>
        <w:r w:rsidRPr="00A261C8">
          <w:rPr>
            <w:rFonts w:ascii="Arial" w:hAnsi="Arial" w:cs="Arial"/>
            <w:sz w:val="24"/>
            <w:szCs w:val="24"/>
          </w:rPr>
          <w:t>eyes</w:t>
        </w:r>
      </w:ins>
      <w:r w:rsidRPr="00A261C8">
        <w:rPr>
          <w:rFonts w:ascii="Arial" w:hAnsi="Arial" w:cs="Arial"/>
          <w:sz w:val="24"/>
          <w:szCs w:val="24"/>
        </w:rPr>
        <w:t xml:space="preserve"> Católicos en relación con la unificación nacional </w:t>
      </w:r>
      <w:ins w:id="2212" w:author="Eugenia Arce Londoño" w:date="2015-10-01T08:28:00Z">
        <w:r w:rsidR="00AE7F1E">
          <w:rPr>
            <w:rFonts w:ascii="Arial" w:hAnsi="Arial" w:cs="Arial"/>
            <w:sz w:val="24"/>
            <w:szCs w:val="24"/>
          </w:rPr>
          <w:t xml:space="preserve">de Castilla y Aragón </w:t>
        </w:r>
      </w:ins>
      <w:r w:rsidRPr="00A261C8">
        <w:rPr>
          <w:rFonts w:ascii="Arial" w:hAnsi="Arial" w:cs="Arial"/>
          <w:sz w:val="24"/>
          <w:szCs w:val="24"/>
        </w:rPr>
        <w:t>desde la religión y su protección como fin del Estado</w:t>
      </w:r>
      <w:ins w:id="2213" w:author="Eugenia Arce Londoño" w:date="2015-10-01T08:28:00Z">
        <w:r w:rsidR="00AE7F1E">
          <w:rPr>
            <w:rFonts w:ascii="Arial" w:hAnsi="Arial" w:cs="Arial"/>
            <w:sz w:val="24"/>
            <w:szCs w:val="24"/>
          </w:rPr>
          <w:t>,</w:t>
        </w:r>
      </w:ins>
      <w:r w:rsidRPr="00A261C8">
        <w:rPr>
          <w:rFonts w:ascii="Arial" w:hAnsi="Arial" w:cs="Arial"/>
          <w:sz w:val="24"/>
          <w:szCs w:val="24"/>
        </w:rPr>
        <w:t xml:space="preserve"> y el fortalecimiento del poder estatal frente a la nobleza y a las ciudades. Es importante</w:t>
      </w:r>
      <w:r w:rsidR="00AE7F1E">
        <w:rPr>
          <w:rFonts w:ascii="Arial" w:hAnsi="Arial" w:cs="Arial"/>
          <w:sz w:val="24"/>
          <w:szCs w:val="24"/>
        </w:rPr>
        <w:t xml:space="preserve"> </w:t>
      </w:r>
      <w:ins w:id="2214" w:author="Eugenia Arce Londoño" w:date="2015-10-01T08:28:00Z">
        <w:r w:rsidR="00AE7F1E">
          <w:rPr>
            <w:rFonts w:ascii="Arial" w:hAnsi="Arial" w:cs="Arial"/>
            <w:sz w:val="24"/>
            <w:szCs w:val="24"/>
          </w:rPr>
          <w:t>mencionar</w:t>
        </w:r>
        <w:r w:rsidRPr="00A261C8">
          <w:rPr>
            <w:rFonts w:ascii="Arial" w:hAnsi="Arial" w:cs="Arial"/>
            <w:sz w:val="24"/>
            <w:szCs w:val="24"/>
          </w:rPr>
          <w:t xml:space="preserve"> </w:t>
        </w:r>
      </w:ins>
      <w:r w:rsidRPr="00A261C8">
        <w:rPr>
          <w:rFonts w:ascii="Arial" w:hAnsi="Arial" w:cs="Arial"/>
          <w:sz w:val="24"/>
          <w:szCs w:val="24"/>
        </w:rPr>
        <w:t xml:space="preserve">lo vivido </w:t>
      </w:r>
      <w:r w:rsidR="00AE7F1E">
        <w:rPr>
          <w:rFonts w:ascii="Arial" w:hAnsi="Arial" w:cs="Arial"/>
          <w:sz w:val="24"/>
          <w:szCs w:val="24"/>
        </w:rPr>
        <w:t xml:space="preserve">en </w:t>
      </w:r>
      <w:ins w:id="2215" w:author="Eugenia Arce Londoño" w:date="2015-10-01T08:28:00Z">
        <w:r w:rsidR="00AE7F1E">
          <w:rPr>
            <w:rFonts w:ascii="Arial" w:hAnsi="Arial" w:cs="Arial"/>
            <w:sz w:val="24"/>
            <w:szCs w:val="24"/>
          </w:rPr>
          <w:t xml:space="preserve">la península Ibérica </w:t>
        </w:r>
        <w:r w:rsidRPr="00A261C8">
          <w:rPr>
            <w:rFonts w:ascii="Arial" w:hAnsi="Arial" w:cs="Arial"/>
            <w:sz w:val="24"/>
            <w:szCs w:val="24"/>
          </w:rPr>
          <w:t xml:space="preserve">en </w:t>
        </w:r>
      </w:ins>
      <w:r w:rsidRPr="00A261C8">
        <w:rPr>
          <w:rFonts w:ascii="Arial" w:hAnsi="Arial" w:cs="Arial"/>
          <w:sz w:val="24"/>
          <w:szCs w:val="24"/>
        </w:rPr>
        <w:t xml:space="preserve">relación con la conversión </w:t>
      </w:r>
      <w:ins w:id="2216" w:author="Eugenia Arce Londoño" w:date="2015-10-01T08:28:00Z">
        <w:r w:rsidR="00AE7F1E">
          <w:rPr>
            <w:rFonts w:ascii="Arial" w:hAnsi="Arial" w:cs="Arial"/>
            <w:sz w:val="24"/>
            <w:szCs w:val="24"/>
          </w:rPr>
          <w:t xml:space="preserve">religiosa </w:t>
        </w:r>
      </w:ins>
      <w:r w:rsidRPr="00A261C8">
        <w:rPr>
          <w:rFonts w:ascii="Arial" w:hAnsi="Arial" w:cs="Arial"/>
          <w:sz w:val="24"/>
          <w:szCs w:val="24"/>
        </w:rPr>
        <w:t xml:space="preserve">obligatoria y </w:t>
      </w:r>
      <w:ins w:id="2217" w:author="Eugenia Arce Londoño" w:date="2015-10-01T08:28:00Z">
        <w:r w:rsidR="00AE7F1E">
          <w:rPr>
            <w:rFonts w:ascii="Arial" w:hAnsi="Arial" w:cs="Arial"/>
            <w:sz w:val="24"/>
            <w:szCs w:val="24"/>
          </w:rPr>
          <w:t xml:space="preserve">la </w:t>
        </w:r>
      </w:ins>
      <w:r w:rsidRPr="00A261C8">
        <w:rPr>
          <w:rFonts w:ascii="Arial" w:hAnsi="Arial" w:cs="Arial"/>
          <w:sz w:val="24"/>
          <w:szCs w:val="24"/>
        </w:rPr>
        <w:t>expulsión de los judíos en 1492 o la de los musulmanes o moros en 1502</w:t>
      </w:r>
      <w:del w:id="2218" w:author="Eugenia Arce Londoño" w:date="2015-10-01T08:28:00Z">
        <w:r w:rsidRPr="00A261C8">
          <w:rPr>
            <w:rFonts w:ascii="Arial" w:hAnsi="Arial" w:cs="Arial"/>
            <w:sz w:val="24"/>
            <w:szCs w:val="24"/>
          </w:rPr>
          <w:delText xml:space="preserve"> en lo religioso. Lo cual</w:delText>
        </w:r>
      </w:del>
      <w:ins w:id="2219" w:author="Eugenia Arce Londoño" w:date="2015-10-01T08:28:00Z">
        <w:r w:rsidRPr="00A261C8">
          <w:rPr>
            <w:rFonts w:ascii="Arial" w:hAnsi="Arial" w:cs="Arial"/>
            <w:sz w:val="24"/>
            <w:szCs w:val="24"/>
          </w:rPr>
          <w:t xml:space="preserve">. </w:t>
        </w:r>
        <w:r w:rsidR="00AE7F1E">
          <w:rPr>
            <w:rFonts w:ascii="Arial" w:hAnsi="Arial" w:cs="Arial"/>
            <w:sz w:val="24"/>
            <w:szCs w:val="24"/>
          </w:rPr>
          <w:t>Esto</w:t>
        </w:r>
      </w:ins>
      <w:r w:rsidR="00AE7F1E">
        <w:rPr>
          <w:rFonts w:ascii="Arial" w:hAnsi="Arial" w:cs="Arial"/>
          <w:sz w:val="24"/>
          <w:szCs w:val="24"/>
        </w:rPr>
        <w:t xml:space="preserve"> </w:t>
      </w:r>
      <w:r w:rsidRPr="00A261C8">
        <w:rPr>
          <w:rFonts w:ascii="Arial" w:hAnsi="Arial" w:cs="Arial"/>
          <w:sz w:val="24"/>
          <w:szCs w:val="24"/>
        </w:rPr>
        <w:t xml:space="preserve">tuvo consecuencias económicas frente al comercio y la explotación de la tierra. En lo político, como lo señalan historiadores, </w:t>
      </w:r>
      <w:ins w:id="2220" w:author="Eugenia Arce Londoño" w:date="2015-10-01T08:28:00Z">
        <w:r w:rsidR="00AE7F1E">
          <w:rPr>
            <w:rFonts w:ascii="Arial" w:hAnsi="Arial" w:cs="Arial"/>
            <w:sz w:val="24"/>
            <w:szCs w:val="24"/>
          </w:rPr>
          <w:t xml:space="preserve">también cobran relevancia </w:t>
        </w:r>
      </w:ins>
      <w:r w:rsidRPr="00A261C8">
        <w:rPr>
          <w:rFonts w:ascii="Arial" w:hAnsi="Arial" w:cs="Arial"/>
          <w:sz w:val="24"/>
          <w:szCs w:val="24"/>
        </w:rPr>
        <w:t>el sometimiento de Galicia, la rev</w:t>
      </w:r>
      <w:r w:rsidR="00AE7F1E">
        <w:rPr>
          <w:rFonts w:ascii="Arial" w:hAnsi="Arial" w:cs="Arial"/>
          <w:sz w:val="24"/>
          <w:szCs w:val="24"/>
        </w:rPr>
        <w:t>isión de los señoríos otorgados</w:t>
      </w:r>
      <w:del w:id="2221" w:author="Eugenia Arce Londoño" w:date="2015-10-01T08:28:00Z">
        <w:r w:rsidRPr="00A261C8">
          <w:rPr>
            <w:rFonts w:ascii="Arial" w:hAnsi="Arial" w:cs="Arial"/>
            <w:sz w:val="24"/>
            <w:szCs w:val="24"/>
          </w:rPr>
          <w:delText>,</w:delText>
        </w:r>
      </w:del>
      <w:ins w:id="2222" w:author="Eugenia Arce Londoño" w:date="2015-10-01T08:28:00Z">
        <w:r w:rsidR="00AE7F1E">
          <w:rPr>
            <w:rFonts w:ascii="Arial" w:hAnsi="Arial" w:cs="Arial"/>
            <w:sz w:val="24"/>
            <w:szCs w:val="24"/>
          </w:rPr>
          <w:t xml:space="preserve"> y</w:t>
        </w:r>
      </w:ins>
      <w:r w:rsidRPr="00A261C8">
        <w:rPr>
          <w:rFonts w:ascii="Arial" w:hAnsi="Arial" w:cs="Arial"/>
          <w:sz w:val="24"/>
          <w:szCs w:val="24"/>
        </w:rPr>
        <w:t xml:space="preserve"> la abolición de los castillos que cumplían la función de ser fortaleza territorial. Se centralizaron de forma autoritaria en la Corona española funciones administrativas lo que generó pérdida de poder de las municipalidades y de las Cortes y una concepción autoritaria del poder político. En lo económico fue decisiva y a la vez contraproducente la expansión colonial. La extracción del oro y la plata de las colonias y su envío a España generó una baja de su precio por las cantidades que llegaban a la Metrópoli, un aumento de precios en las mercancías producidas o importadas, una crisis agrícola y un atraso en el desarrollo de su industria conservando formas de producción propias del feudalismo.</w:t>
      </w:r>
    </w:p>
    <w:p w14:paraId="1C409A56" w14:textId="77777777" w:rsidR="00A261C8" w:rsidRPr="00A261C8" w:rsidRDefault="00A261C8" w:rsidP="00A261C8">
      <w:pPr>
        <w:tabs>
          <w:tab w:val="left" w:pos="5770"/>
        </w:tabs>
        <w:spacing w:line="276" w:lineRule="auto"/>
        <w:jc w:val="both"/>
        <w:rPr>
          <w:rFonts w:ascii="Arial" w:hAnsi="Arial" w:cs="Arial"/>
          <w:sz w:val="24"/>
          <w:szCs w:val="24"/>
        </w:rPr>
      </w:pPr>
    </w:p>
    <w:p w14:paraId="756DA39D" w14:textId="4467A61B"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Todo lo anterior generó un modelo de vida jerárquico que se impuso como único en la sociedad de las colonias. Para algunos se expresó en el alma del caballero cristiano y su lejanía con la del comerciante burgués q</w:t>
      </w:r>
      <w:r w:rsidR="00AE7F1E">
        <w:rPr>
          <w:rFonts w:ascii="Arial" w:hAnsi="Arial" w:cs="Arial"/>
          <w:sz w:val="24"/>
          <w:szCs w:val="24"/>
        </w:rPr>
        <w:t>ue estaba apareciendo en Europa</w:t>
      </w:r>
      <w:del w:id="2223" w:author="Eugenia Arce Londoño" w:date="2015-10-01T08:28:00Z">
        <w:r w:rsidRPr="00A261C8">
          <w:rPr>
            <w:rFonts w:ascii="Arial" w:hAnsi="Arial" w:cs="Arial"/>
            <w:sz w:val="24"/>
            <w:szCs w:val="24"/>
          </w:rPr>
          <w:delText>:</w:delText>
        </w:r>
      </w:del>
      <w:ins w:id="2224" w:author="Eugenia Arce Londoño" w:date="2015-10-01T08:28:00Z">
        <w:r w:rsidR="00AE7F1E">
          <w:rPr>
            <w:rFonts w:ascii="Arial" w:hAnsi="Arial" w:cs="Arial"/>
            <w:sz w:val="24"/>
            <w:szCs w:val="24"/>
          </w:rPr>
          <w:t xml:space="preserve">. Era </w:t>
        </w:r>
        <w:r w:rsidR="00D94A3E">
          <w:rPr>
            <w:rFonts w:ascii="Arial" w:hAnsi="Arial" w:cs="Arial"/>
            <w:sz w:val="24"/>
            <w:szCs w:val="24"/>
          </w:rPr>
          <w:t>un período en el</w:t>
        </w:r>
        <w:r w:rsidR="00AE7F1E">
          <w:rPr>
            <w:rFonts w:ascii="Arial" w:hAnsi="Arial" w:cs="Arial"/>
            <w:sz w:val="24"/>
            <w:szCs w:val="24"/>
          </w:rPr>
          <w:t xml:space="preserve"> que se imponía el</w:t>
        </w:r>
      </w:ins>
      <w:r w:rsidRPr="00A261C8">
        <w:rPr>
          <w:rFonts w:ascii="Arial" w:hAnsi="Arial" w:cs="Arial"/>
          <w:sz w:val="24"/>
          <w:szCs w:val="24"/>
        </w:rPr>
        <w:t xml:space="preserve"> derroche del dinero, </w:t>
      </w:r>
      <w:ins w:id="2225" w:author="Eugenia Arce Londoño" w:date="2015-10-01T08:28:00Z">
        <w:r w:rsidR="00AE7F1E">
          <w:rPr>
            <w:rFonts w:ascii="Arial" w:hAnsi="Arial" w:cs="Arial"/>
            <w:sz w:val="24"/>
            <w:szCs w:val="24"/>
          </w:rPr>
          <w:t xml:space="preserve">la </w:t>
        </w:r>
      </w:ins>
      <w:r w:rsidRPr="00A261C8">
        <w:rPr>
          <w:rFonts w:ascii="Arial" w:hAnsi="Arial" w:cs="Arial"/>
          <w:sz w:val="24"/>
          <w:szCs w:val="24"/>
        </w:rPr>
        <w:t xml:space="preserve">poca previsión para el futuro, </w:t>
      </w:r>
      <w:ins w:id="2226" w:author="Eugenia Arce Londoño" w:date="2015-10-01T08:28:00Z">
        <w:r w:rsidR="00AE7F1E">
          <w:rPr>
            <w:rFonts w:ascii="Arial" w:hAnsi="Arial" w:cs="Arial"/>
            <w:sz w:val="24"/>
            <w:szCs w:val="24"/>
          </w:rPr>
          <w:t xml:space="preserve">el </w:t>
        </w:r>
      </w:ins>
      <w:r w:rsidRPr="00A261C8">
        <w:rPr>
          <w:rFonts w:ascii="Arial" w:hAnsi="Arial" w:cs="Arial"/>
          <w:sz w:val="24"/>
          <w:szCs w:val="24"/>
        </w:rPr>
        <w:t xml:space="preserve">espíritu aventurero y heroico, </w:t>
      </w:r>
      <w:ins w:id="2227" w:author="Eugenia Arce Londoño" w:date="2015-10-01T08:28:00Z">
        <w:r w:rsidR="00AE7F1E">
          <w:rPr>
            <w:rFonts w:ascii="Arial" w:hAnsi="Arial" w:cs="Arial"/>
            <w:sz w:val="24"/>
            <w:szCs w:val="24"/>
          </w:rPr>
          <w:t xml:space="preserve">una </w:t>
        </w:r>
      </w:ins>
      <w:r w:rsidRPr="00A261C8">
        <w:rPr>
          <w:rFonts w:ascii="Arial" w:hAnsi="Arial" w:cs="Arial"/>
          <w:sz w:val="24"/>
          <w:szCs w:val="24"/>
        </w:rPr>
        <w:t xml:space="preserve">vida ostentosa, </w:t>
      </w:r>
      <w:ins w:id="2228" w:author="Eugenia Arce Londoño" w:date="2015-10-01T08:28:00Z">
        <w:r w:rsidR="00AE7F1E">
          <w:rPr>
            <w:rFonts w:ascii="Arial" w:hAnsi="Arial" w:cs="Arial"/>
            <w:sz w:val="24"/>
            <w:szCs w:val="24"/>
          </w:rPr>
          <w:t xml:space="preserve">el </w:t>
        </w:r>
      </w:ins>
      <w:r w:rsidRPr="00A261C8">
        <w:rPr>
          <w:rFonts w:ascii="Arial" w:hAnsi="Arial" w:cs="Arial"/>
          <w:sz w:val="24"/>
          <w:szCs w:val="24"/>
        </w:rPr>
        <w:t xml:space="preserve">amor a la contemplación, </w:t>
      </w:r>
      <w:ins w:id="2229" w:author="Eugenia Arce Londoño" w:date="2015-10-01T08:28:00Z">
        <w:r w:rsidR="00AE7F1E">
          <w:rPr>
            <w:rFonts w:ascii="Arial" w:hAnsi="Arial" w:cs="Arial"/>
            <w:sz w:val="24"/>
            <w:szCs w:val="24"/>
          </w:rPr>
          <w:t xml:space="preserve">el </w:t>
        </w:r>
      </w:ins>
      <w:r w:rsidRPr="00A261C8">
        <w:rPr>
          <w:rFonts w:ascii="Arial" w:hAnsi="Arial" w:cs="Arial"/>
          <w:sz w:val="24"/>
          <w:szCs w:val="24"/>
        </w:rPr>
        <w:t xml:space="preserve">desdén por las labores manuales, </w:t>
      </w:r>
      <w:ins w:id="2230" w:author="Eugenia Arce Londoño" w:date="2015-10-01T08:28:00Z">
        <w:r w:rsidR="00AE7F1E">
          <w:rPr>
            <w:rFonts w:ascii="Arial" w:hAnsi="Arial" w:cs="Arial"/>
            <w:sz w:val="24"/>
            <w:szCs w:val="24"/>
          </w:rPr>
          <w:t xml:space="preserve">la </w:t>
        </w:r>
      </w:ins>
      <w:r w:rsidRPr="00A261C8">
        <w:rPr>
          <w:rFonts w:ascii="Arial" w:hAnsi="Arial" w:cs="Arial"/>
          <w:sz w:val="24"/>
          <w:szCs w:val="24"/>
        </w:rPr>
        <w:t>exaltación de la vida rural y pastoril,</w:t>
      </w:r>
      <w:ins w:id="2231" w:author="Eugenia Arce Londoño" w:date="2015-10-01T08:28:00Z">
        <w:r w:rsidRPr="00A261C8">
          <w:rPr>
            <w:rFonts w:ascii="Arial" w:hAnsi="Arial" w:cs="Arial"/>
            <w:sz w:val="24"/>
            <w:szCs w:val="24"/>
          </w:rPr>
          <w:t xml:space="preserve"> </w:t>
        </w:r>
        <w:r w:rsidR="00AE7F1E">
          <w:rPr>
            <w:rFonts w:ascii="Arial" w:hAnsi="Arial" w:cs="Arial"/>
            <w:sz w:val="24"/>
            <w:szCs w:val="24"/>
          </w:rPr>
          <w:t>y la</w:t>
        </w:r>
      </w:ins>
      <w:r w:rsidR="00AE7F1E">
        <w:rPr>
          <w:rFonts w:ascii="Arial" w:hAnsi="Arial" w:cs="Arial"/>
          <w:sz w:val="24"/>
          <w:szCs w:val="24"/>
        </w:rPr>
        <w:t xml:space="preserve"> </w:t>
      </w:r>
      <w:r w:rsidRPr="00A261C8">
        <w:rPr>
          <w:rFonts w:ascii="Arial" w:hAnsi="Arial" w:cs="Arial"/>
          <w:sz w:val="24"/>
          <w:szCs w:val="24"/>
        </w:rPr>
        <w:t xml:space="preserve">importancia de la tierra y su propiedad como muestra del estatus social. Un importante sociólogo jurídico, Mauricio García Villegas, lo </w:t>
      </w:r>
      <w:r w:rsidR="00D94A3E">
        <w:rPr>
          <w:rFonts w:ascii="Arial" w:hAnsi="Arial" w:cs="Arial"/>
          <w:sz w:val="24"/>
          <w:szCs w:val="24"/>
        </w:rPr>
        <w:t>llamó</w:t>
      </w:r>
      <w:del w:id="2232" w:author="Eugenia Arce Londoño" w:date="2015-10-01T08:28:00Z">
        <w:r w:rsidRPr="00A261C8">
          <w:rPr>
            <w:rFonts w:ascii="Arial" w:hAnsi="Arial" w:cs="Arial"/>
            <w:sz w:val="24"/>
            <w:szCs w:val="24"/>
          </w:rPr>
          <w:delText>:</w:delText>
        </w:r>
      </w:del>
      <w:r w:rsidRPr="00A261C8">
        <w:rPr>
          <w:rFonts w:ascii="Arial" w:hAnsi="Arial" w:cs="Arial"/>
          <w:sz w:val="24"/>
          <w:szCs w:val="24"/>
        </w:rPr>
        <w:t xml:space="preserve"> feudal, caballeresco, piadoso y épico. </w:t>
      </w:r>
    </w:p>
    <w:p w14:paraId="0A2ABE17" w14:textId="77777777" w:rsidR="00A261C8" w:rsidRPr="00A261C8" w:rsidRDefault="00A261C8" w:rsidP="00A261C8">
      <w:pPr>
        <w:tabs>
          <w:tab w:val="left" w:pos="5770"/>
        </w:tabs>
        <w:spacing w:line="276" w:lineRule="auto"/>
        <w:jc w:val="both"/>
        <w:rPr>
          <w:rFonts w:ascii="Arial" w:hAnsi="Arial" w:cs="Arial"/>
          <w:sz w:val="24"/>
          <w:szCs w:val="24"/>
        </w:rPr>
      </w:pPr>
    </w:p>
    <w:p w14:paraId="04FAEFF1" w14:textId="575C3153" w:rsidR="00D94A3E" w:rsidRDefault="00A261C8" w:rsidP="00A261C8">
      <w:pPr>
        <w:tabs>
          <w:tab w:val="left" w:pos="5770"/>
        </w:tabs>
        <w:spacing w:line="276" w:lineRule="auto"/>
        <w:jc w:val="both"/>
        <w:rPr>
          <w:ins w:id="2233" w:author="Eugenia Arce Londoño" w:date="2015-10-01T08:28:00Z"/>
          <w:rFonts w:ascii="Arial" w:hAnsi="Arial" w:cs="Arial"/>
          <w:sz w:val="24"/>
          <w:szCs w:val="24"/>
        </w:rPr>
      </w:pPr>
      <w:r w:rsidRPr="00A261C8">
        <w:rPr>
          <w:rFonts w:ascii="Arial" w:hAnsi="Arial" w:cs="Arial"/>
          <w:sz w:val="24"/>
          <w:szCs w:val="24"/>
        </w:rPr>
        <w:t xml:space="preserve">De esa forma, </w:t>
      </w:r>
      <w:ins w:id="2234" w:author="Eugenia Arce Londoño" w:date="2015-10-01T08:28:00Z">
        <w:r w:rsidR="00D94A3E" w:rsidRPr="00A261C8">
          <w:rPr>
            <w:rFonts w:ascii="Arial" w:hAnsi="Arial" w:cs="Arial"/>
            <w:sz w:val="24"/>
            <w:szCs w:val="24"/>
          </w:rPr>
          <w:t>siguiendo un criterio de interpretación de la época y sus instituciones</w:t>
        </w:r>
        <w:r w:rsidR="00D94A3E">
          <w:rPr>
            <w:rFonts w:ascii="Arial" w:hAnsi="Arial" w:cs="Arial"/>
            <w:sz w:val="24"/>
            <w:szCs w:val="24"/>
          </w:rPr>
          <w:t>,</w:t>
        </w:r>
        <w:r w:rsidR="00D94A3E" w:rsidRPr="00A261C8">
          <w:rPr>
            <w:rFonts w:ascii="Arial" w:hAnsi="Arial" w:cs="Arial"/>
            <w:sz w:val="24"/>
            <w:szCs w:val="24"/>
          </w:rPr>
          <w:t xml:space="preserve"> </w:t>
        </w:r>
      </w:ins>
      <w:r w:rsidRPr="00A261C8">
        <w:rPr>
          <w:rFonts w:ascii="Arial" w:hAnsi="Arial" w:cs="Arial"/>
          <w:sz w:val="24"/>
          <w:szCs w:val="24"/>
        </w:rPr>
        <w:t>los criterios claves que determinan las i</w:t>
      </w:r>
      <w:r w:rsidR="00D94A3E">
        <w:rPr>
          <w:rFonts w:ascii="Arial" w:hAnsi="Arial" w:cs="Arial"/>
          <w:sz w:val="24"/>
          <w:szCs w:val="24"/>
        </w:rPr>
        <w:t>nteracciones de los actores son</w:t>
      </w:r>
      <w:del w:id="2235" w:author="Eugenia Arce Londoño" w:date="2015-10-01T08:28:00Z">
        <w:r w:rsidRPr="00A261C8">
          <w:rPr>
            <w:rFonts w:ascii="Arial" w:hAnsi="Arial" w:cs="Arial"/>
            <w:sz w:val="24"/>
            <w:szCs w:val="24"/>
          </w:rPr>
          <w:delText>, siguiendo un criterio de interpretación de la época y sus instituciones: la</w:delText>
        </w:r>
      </w:del>
      <w:ins w:id="2236" w:author="Eugenia Arce Londoño" w:date="2015-10-01T08:28:00Z">
        <w:r w:rsidR="00D94A3E">
          <w:rPr>
            <w:rFonts w:ascii="Arial" w:hAnsi="Arial" w:cs="Arial"/>
            <w:sz w:val="24"/>
            <w:szCs w:val="24"/>
          </w:rPr>
          <w:t>:</w:t>
        </w:r>
      </w:ins>
    </w:p>
    <w:p w14:paraId="74529CF5" w14:textId="77777777" w:rsidR="00D94A3E" w:rsidRDefault="00D94A3E" w:rsidP="00A261C8">
      <w:pPr>
        <w:tabs>
          <w:tab w:val="left" w:pos="5770"/>
        </w:tabs>
        <w:spacing w:line="276" w:lineRule="auto"/>
        <w:jc w:val="both"/>
        <w:rPr>
          <w:ins w:id="2237" w:author="Eugenia Arce Londoño" w:date="2015-10-01T08:28:00Z"/>
          <w:rFonts w:ascii="Arial" w:hAnsi="Arial" w:cs="Arial"/>
          <w:sz w:val="24"/>
          <w:szCs w:val="24"/>
        </w:rPr>
      </w:pPr>
    </w:p>
    <w:p w14:paraId="259F58EC" w14:textId="6BADD599" w:rsidR="00D94A3E" w:rsidRDefault="00D94A3E" w:rsidP="00D94A3E">
      <w:pPr>
        <w:pStyle w:val="Prrafodelista"/>
        <w:numPr>
          <w:ilvl w:val="0"/>
          <w:numId w:val="29"/>
        </w:numPr>
        <w:tabs>
          <w:tab w:val="left" w:pos="5770"/>
        </w:tabs>
        <w:spacing w:line="276" w:lineRule="auto"/>
        <w:jc w:val="both"/>
        <w:rPr>
          <w:ins w:id="2238" w:author="Eugenia Arce Londoño" w:date="2015-10-01T08:28:00Z"/>
          <w:rFonts w:ascii="Arial" w:hAnsi="Arial" w:cs="Arial"/>
          <w:sz w:val="24"/>
          <w:szCs w:val="24"/>
        </w:rPr>
      </w:pPr>
      <w:ins w:id="2239" w:author="Eugenia Arce Londoño" w:date="2015-10-01T08:28:00Z">
        <w:r>
          <w:rPr>
            <w:rFonts w:ascii="Arial" w:hAnsi="Arial" w:cs="Arial"/>
            <w:sz w:val="24"/>
            <w:szCs w:val="24"/>
          </w:rPr>
          <w:t>L</w:t>
        </w:r>
        <w:r w:rsidR="00A261C8" w:rsidRPr="00D94A3E">
          <w:rPr>
            <w:rFonts w:ascii="Arial" w:hAnsi="Arial" w:cs="Arial"/>
            <w:sz w:val="24"/>
            <w:szCs w:val="24"/>
          </w:rPr>
          <w:t>a</w:t>
        </w:r>
      </w:ins>
      <w:r w:rsidR="00A261C8" w:rsidRPr="00D94A3E">
        <w:rPr>
          <w:rFonts w:ascii="Arial" w:hAnsi="Arial" w:cs="Arial"/>
          <w:sz w:val="24"/>
          <w:szCs w:val="24"/>
        </w:rPr>
        <w:t xml:space="preserve"> importancia de la propiedad de</w:t>
      </w:r>
      <w:r>
        <w:rPr>
          <w:rFonts w:ascii="Arial" w:hAnsi="Arial" w:cs="Arial"/>
          <w:sz w:val="24"/>
          <w:szCs w:val="24"/>
        </w:rPr>
        <w:t xml:space="preserve"> grandes extensiones de tierra</w:t>
      </w:r>
      <w:del w:id="2240" w:author="Eugenia Arce Londoño" w:date="2015-10-01T08:28:00Z">
        <w:r w:rsidR="00A261C8" w:rsidRPr="00A261C8">
          <w:rPr>
            <w:rFonts w:ascii="Arial" w:hAnsi="Arial" w:cs="Arial"/>
            <w:sz w:val="24"/>
            <w:szCs w:val="24"/>
          </w:rPr>
          <w:delText xml:space="preserve"> (</w:delText>
        </w:r>
      </w:del>
      <w:ins w:id="2241" w:author="Eugenia Arce Londoño" w:date="2015-10-01T08:28:00Z">
        <w:r>
          <w:rPr>
            <w:rFonts w:ascii="Arial" w:hAnsi="Arial" w:cs="Arial"/>
            <w:sz w:val="24"/>
            <w:szCs w:val="24"/>
          </w:rPr>
          <w:t xml:space="preserve">, </w:t>
        </w:r>
      </w:ins>
      <w:r w:rsidR="00A261C8" w:rsidRPr="00D94A3E">
        <w:rPr>
          <w:rFonts w:ascii="Arial" w:hAnsi="Arial" w:cs="Arial"/>
          <w:sz w:val="24"/>
          <w:szCs w:val="24"/>
        </w:rPr>
        <w:t>en contravía con el desarrollo industrial y la consolidación del capi</w:t>
      </w:r>
      <w:r>
        <w:rPr>
          <w:rFonts w:ascii="Arial" w:hAnsi="Arial" w:cs="Arial"/>
          <w:sz w:val="24"/>
          <w:szCs w:val="24"/>
        </w:rPr>
        <w:t>talismo</w:t>
      </w:r>
      <w:del w:id="2242" w:author="Eugenia Arce Londoño" w:date="2015-10-01T08:28:00Z">
        <w:r w:rsidR="00A261C8" w:rsidRPr="00A261C8">
          <w:rPr>
            <w:rFonts w:ascii="Arial" w:hAnsi="Arial" w:cs="Arial"/>
            <w:sz w:val="24"/>
            <w:szCs w:val="24"/>
          </w:rPr>
          <w:delText>), una</w:delText>
        </w:r>
      </w:del>
      <w:ins w:id="2243" w:author="Eugenia Arce Londoño" w:date="2015-10-01T08:28:00Z">
        <w:r>
          <w:rPr>
            <w:rFonts w:ascii="Arial" w:hAnsi="Arial" w:cs="Arial"/>
            <w:sz w:val="24"/>
            <w:szCs w:val="24"/>
          </w:rPr>
          <w:t xml:space="preserve"> en otras regiones del mundo.</w:t>
        </w:r>
      </w:ins>
    </w:p>
    <w:p w14:paraId="48A2165E" w14:textId="15A82EDC" w:rsidR="00D94A3E" w:rsidRDefault="00D94A3E" w:rsidP="00D94A3E">
      <w:pPr>
        <w:pStyle w:val="Prrafodelista"/>
        <w:numPr>
          <w:ilvl w:val="0"/>
          <w:numId w:val="29"/>
        </w:numPr>
        <w:tabs>
          <w:tab w:val="left" w:pos="5770"/>
        </w:tabs>
        <w:spacing w:line="276" w:lineRule="auto"/>
        <w:jc w:val="both"/>
        <w:rPr>
          <w:ins w:id="2244" w:author="Eugenia Arce Londoño" w:date="2015-10-01T08:28:00Z"/>
          <w:rFonts w:ascii="Arial" w:hAnsi="Arial" w:cs="Arial"/>
          <w:sz w:val="24"/>
          <w:szCs w:val="24"/>
        </w:rPr>
      </w:pPr>
      <w:ins w:id="2245" w:author="Eugenia Arce Londoño" w:date="2015-10-01T08:28:00Z">
        <w:r>
          <w:rPr>
            <w:rFonts w:ascii="Arial" w:hAnsi="Arial" w:cs="Arial"/>
            <w:sz w:val="24"/>
            <w:szCs w:val="24"/>
          </w:rPr>
          <w:lastRenderedPageBreak/>
          <w:t>U</w:t>
        </w:r>
        <w:r w:rsidR="00A261C8" w:rsidRPr="00D94A3E">
          <w:rPr>
            <w:rFonts w:ascii="Arial" w:hAnsi="Arial" w:cs="Arial"/>
            <w:sz w:val="24"/>
            <w:szCs w:val="24"/>
          </w:rPr>
          <w:t>na</w:t>
        </w:r>
      </w:ins>
      <w:r w:rsidR="00A261C8" w:rsidRPr="00D94A3E">
        <w:rPr>
          <w:rFonts w:ascii="Arial" w:hAnsi="Arial" w:cs="Arial"/>
          <w:sz w:val="24"/>
          <w:szCs w:val="24"/>
        </w:rPr>
        <w:t xml:space="preserve"> sociedad unificada desde el catolicismo y estratificada rígidamente en ca</w:t>
      </w:r>
      <w:r>
        <w:rPr>
          <w:rFonts w:ascii="Arial" w:hAnsi="Arial" w:cs="Arial"/>
          <w:sz w:val="24"/>
          <w:szCs w:val="24"/>
        </w:rPr>
        <w:t>pas, “de castas y privilegios</w:t>
      </w:r>
      <w:del w:id="2246" w:author="Eugenia Arce Londoño" w:date="2015-10-01T08:28:00Z">
        <w:r w:rsidR="00A261C8" w:rsidRPr="00A261C8">
          <w:rPr>
            <w:rFonts w:ascii="Arial" w:hAnsi="Arial" w:cs="Arial"/>
            <w:sz w:val="24"/>
            <w:szCs w:val="24"/>
          </w:rPr>
          <w:delText>” (</w:delText>
        </w:r>
      </w:del>
      <w:ins w:id="2247" w:author="Eugenia Arce Londoño" w:date="2015-10-01T08:28:00Z">
        <w:r>
          <w:rPr>
            <w:rFonts w:ascii="Arial" w:hAnsi="Arial" w:cs="Arial"/>
            <w:sz w:val="24"/>
            <w:szCs w:val="24"/>
          </w:rPr>
          <w:t xml:space="preserve">”, </w:t>
        </w:r>
      </w:ins>
      <w:r w:rsidR="00A261C8" w:rsidRPr="00D94A3E">
        <w:rPr>
          <w:rFonts w:ascii="Arial" w:hAnsi="Arial" w:cs="Arial"/>
          <w:sz w:val="24"/>
          <w:szCs w:val="24"/>
        </w:rPr>
        <w:t>a diferencia de la sociedad y la ciudadanía “igualitaria” que bus</w:t>
      </w:r>
      <w:r>
        <w:rPr>
          <w:rFonts w:ascii="Arial" w:hAnsi="Arial" w:cs="Arial"/>
          <w:sz w:val="24"/>
          <w:szCs w:val="24"/>
        </w:rPr>
        <w:t>có crear la democracia liberal</w:t>
      </w:r>
      <w:del w:id="2248" w:author="Eugenia Arce Londoño" w:date="2015-10-01T08:28:00Z">
        <w:r w:rsidR="00A261C8" w:rsidRPr="00A261C8">
          <w:rPr>
            <w:rFonts w:ascii="Arial" w:hAnsi="Arial" w:cs="Arial"/>
            <w:sz w:val="24"/>
            <w:szCs w:val="24"/>
          </w:rPr>
          <w:delText>),</w:delText>
        </w:r>
      </w:del>
      <w:ins w:id="2249" w:author="Eugenia Arce Londoño" w:date="2015-10-01T08:28:00Z">
        <w:r>
          <w:rPr>
            <w:rFonts w:ascii="Arial" w:hAnsi="Arial" w:cs="Arial"/>
            <w:sz w:val="24"/>
            <w:szCs w:val="24"/>
          </w:rPr>
          <w:t>.</w:t>
        </w:r>
      </w:ins>
    </w:p>
    <w:p w14:paraId="71EE1901" w14:textId="4DD703AF" w:rsidR="00D94A3E" w:rsidRDefault="00D94A3E" w:rsidP="00D94A3E">
      <w:pPr>
        <w:pStyle w:val="Prrafodelista"/>
        <w:numPr>
          <w:ilvl w:val="0"/>
          <w:numId w:val="29"/>
        </w:numPr>
        <w:tabs>
          <w:tab w:val="left" w:pos="5770"/>
        </w:tabs>
        <w:spacing w:line="276" w:lineRule="auto"/>
        <w:jc w:val="both"/>
        <w:rPr>
          <w:ins w:id="2250" w:author="Eugenia Arce Londoño" w:date="2015-10-01T08:28:00Z"/>
          <w:rFonts w:ascii="Arial" w:hAnsi="Arial" w:cs="Arial"/>
          <w:sz w:val="24"/>
          <w:szCs w:val="24"/>
        </w:rPr>
      </w:pPr>
      <w:ins w:id="2251" w:author="Eugenia Arce Londoño" w:date="2015-10-01T08:28:00Z">
        <w:r>
          <w:rPr>
            <w:rFonts w:ascii="Arial" w:hAnsi="Arial" w:cs="Arial"/>
            <w:sz w:val="24"/>
            <w:szCs w:val="24"/>
          </w:rPr>
          <w:t>Una</w:t>
        </w:r>
      </w:ins>
      <w:r w:rsidR="00A261C8" w:rsidRPr="00D94A3E">
        <w:rPr>
          <w:rFonts w:ascii="Arial" w:hAnsi="Arial" w:cs="Arial"/>
          <w:sz w:val="24"/>
          <w:szCs w:val="24"/>
        </w:rPr>
        <w:t xml:space="preserve"> concepción autoritaria, formal y burocr</w:t>
      </w:r>
      <w:r>
        <w:rPr>
          <w:rFonts w:ascii="Arial" w:hAnsi="Arial" w:cs="Arial"/>
          <w:sz w:val="24"/>
          <w:szCs w:val="24"/>
        </w:rPr>
        <w:t>ática del poder político</w:t>
      </w:r>
      <w:del w:id="2252" w:author="Eugenia Arce Londoño" w:date="2015-10-01T08:28:00Z">
        <w:r w:rsidR="00A261C8" w:rsidRPr="00A261C8">
          <w:rPr>
            <w:rFonts w:ascii="Arial" w:hAnsi="Arial" w:cs="Arial"/>
            <w:sz w:val="24"/>
            <w:szCs w:val="24"/>
          </w:rPr>
          <w:delText xml:space="preserve"> (</w:delText>
        </w:r>
      </w:del>
      <w:ins w:id="2253" w:author="Eugenia Arce Londoño" w:date="2015-10-01T08:28:00Z">
        <w:r>
          <w:rPr>
            <w:rFonts w:ascii="Arial" w:hAnsi="Arial" w:cs="Arial"/>
            <w:sz w:val="24"/>
            <w:szCs w:val="24"/>
          </w:rPr>
          <w:t xml:space="preserve">, </w:t>
        </w:r>
      </w:ins>
      <w:r w:rsidR="00A261C8" w:rsidRPr="00D94A3E">
        <w:rPr>
          <w:rFonts w:ascii="Arial" w:hAnsi="Arial" w:cs="Arial"/>
          <w:sz w:val="24"/>
          <w:szCs w:val="24"/>
        </w:rPr>
        <w:t>distante de la con</w:t>
      </w:r>
      <w:r>
        <w:rPr>
          <w:rFonts w:ascii="Arial" w:hAnsi="Arial" w:cs="Arial"/>
          <w:sz w:val="24"/>
          <w:szCs w:val="24"/>
        </w:rPr>
        <w:t xml:space="preserve">cepción democrática que </w:t>
      </w:r>
      <w:del w:id="2254" w:author="Eugenia Arce Londoño" w:date="2015-10-01T08:28:00Z">
        <w:r w:rsidR="00A261C8" w:rsidRPr="00A261C8">
          <w:rPr>
            <w:rFonts w:ascii="Arial" w:hAnsi="Arial" w:cs="Arial"/>
            <w:sz w:val="24"/>
            <w:szCs w:val="24"/>
          </w:rPr>
          <w:delText>propicio</w:delText>
        </w:r>
      </w:del>
      <w:ins w:id="2255" w:author="Eugenia Arce Londoño" w:date="2015-10-01T08:28:00Z">
        <w:r>
          <w:rPr>
            <w:rFonts w:ascii="Arial" w:hAnsi="Arial" w:cs="Arial"/>
            <w:sz w:val="24"/>
            <w:szCs w:val="24"/>
          </w:rPr>
          <w:t>propició</w:t>
        </w:r>
      </w:ins>
      <w:r w:rsidR="00A261C8" w:rsidRPr="00D94A3E">
        <w:rPr>
          <w:rFonts w:ascii="Arial" w:hAnsi="Arial" w:cs="Arial"/>
          <w:sz w:val="24"/>
          <w:szCs w:val="24"/>
        </w:rPr>
        <w:t xml:space="preserve"> f</w:t>
      </w:r>
      <w:r>
        <w:rPr>
          <w:rFonts w:ascii="Arial" w:hAnsi="Arial" w:cs="Arial"/>
          <w:sz w:val="24"/>
          <w:szCs w:val="24"/>
        </w:rPr>
        <w:t>ormas de autogobierno colectivo</w:t>
      </w:r>
      <w:del w:id="2256" w:author="Eugenia Arce Londoño" w:date="2015-10-01T08:28:00Z">
        <w:r w:rsidR="00A261C8" w:rsidRPr="00A261C8">
          <w:rPr>
            <w:rFonts w:ascii="Arial" w:hAnsi="Arial" w:cs="Arial"/>
            <w:sz w:val="24"/>
            <w:szCs w:val="24"/>
          </w:rPr>
          <w:delText>), poco</w:delText>
        </w:r>
      </w:del>
      <w:ins w:id="2257" w:author="Eugenia Arce Londoño" w:date="2015-10-01T08:28:00Z">
        <w:r>
          <w:rPr>
            <w:rFonts w:ascii="Arial" w:hAnsi="Arial" w:cs="Arial"/>
            <w:sz w:val="24"/>
            <w:szCs w:val="24"/>
          </w:rPr>
          <w:t>.</w:t>
        </w:r>
      </w:ins>
    </w:p>
    <w:p w14:paraId="4F25ED5B" w14:textId="5E7F06CA" w:rsidR="00D94A3E" w:rsidRDefault="00D94A3E" w:rsidP="00D94A3E">
      <w:pPr>
        <w:pStyle w:val="Prrafodelista"/>
        <w:numPr>
          <w:ilvl w:val="0"/>
          <w:numId w:val="29"/>
        </w:numPr>
        <w:tabs>
          <w:tab w:val="left" w:pos="5770"/>
        </w:tabs>
        <w:spacing w:line="276" w:lineRule="auto"/>
        <w:jc w:val="both"/>
        <w:rPr>
          <w:ins w:id="2258" w:author="Eugenia Arce Londoño" w:date="2015-10-01T08:28:00Z"/>
          <w:rFonts w:ascii="Arial" w:hAnsi="Arial" w:cs="Arial"/>
          <w:sz w:val="24"/>
          <w:szCs w:val="24"/>
        </w:rPr>
      </w:pPr>
      <w:ins w:id="2259" w:author="Eugenia Arce Londoño" w:date="2015-10-01T08:28:00Z">
        <w:r>
          <w:rPr>
            <w:rFonts w:ascii="Arial" w:hAnsi="Arial" w:cs="Arial"/>
            <w:sz w:val="24"/>
            <w:szCs w:val="24"/>
          </w:rPr>
          <w:t>P</w:t>
        </w:r>
        <w:r w:rsidR="00A261C8" w:rsidRPr="00D94A3E">
          <w:rPr>
            <w:rFonts w:ascii="Arial" w:hAnsi="Arial" w:cs="Arial"/>
            <w:sz w:val="24"/>
            <w:szCs w:val="24"/>
          </w:rPr>
          <w:t>oco</w:t>
        </w:r>
      </w:ins>
      <w:r w:rsidR="00A261C8" w:rsidRPr="00D94A3E">
        <w:rPr>
          <w:rFonts w:ascii="Arial" w:hAnsi="Arial" w:cs="Arial"/>
          <w:sz w:val="24"/>
          <w:szCs w:val="24"/>
        </w:rPr>
        <w:t xml:space="preserve"> interés por</w:t>
      </w:r>
      <w:r>
        <w:rPr>
          <w:rFonts w:ascii="Arial" w:hAnsi="Arial" w:cs="Arial"/>
          <w:sz w:val="24"/>
          <w:szCs w:val="24"/>
        </w:rPr>
        <w:t xml:space="preserve"> los asuntos y bienes públicos</w:t>
      </w:r>
      <w:del w:id="2260" w:author="Eugenia Arce Londoño" w:date="2015-10-01T08:28:00Z">
        <w:r w:rsidR="00A261C8" w:rsidRPr="00A261C8">
          <w:rPr>
            <w:rFonts w:ascii="Arial" w:hAnsi="Arial" w:cs="Arial"/>
            <w:sz w:val="24"/>
            <w:szCs w:val="24"/>
          </w:rPr>
          <w:delText xml:space="preserve"> (alejada</w:delText>
        </w:r>
      </w:del>
      <w:ins w:id="2261" w:author="Eugenia Arce Londoño" w:date="2015-10-01T08:28:00Z">
        <w:r>
          <w:rPr>
            <w:rFonts w:ascii="Arial" w:hAnsi="Arial" w:cs="Arial"/>
            <w:sz w:val="24"/>
            <w:szCs w:val="24"/>
          </w:rPr>
          <w:t>, alejado</w:t>
        </w:r>
      </w:ins>
      <w:r w:rsidR="00A261C8" w:rsidRPr="00D94A3E">
        <w:rPr>
          <w:rFonts w:ascii="Arial" w:hAnsi="Arial" w:cs="Arial"/>
          <w:sz w:val="24"/>
          <w:szCs w:val="24"/>
        </w:rPr>
        <w:t xml:space="preserve"> del modelo participativo que la democracia buscó generar en relación con lo común, su go</w:t>
      </w:r>
      <w:r>
        <w:rPr>
          <w:rFonts w:ascii="Arial" w:hAnsi="Arial" w:cs="Arial"/>
          <w:sz w:val="24"/>
          <w:szCs w:val="24"/>
        </w:rPr>
        <w:t>bierno y cuidado</w:t>
      </w:r>
      <w:del w:id="2262" w:author="Eugenia Arce Londoño" w:date="2015-10-01T08:28:00Z">
        <w:r w:rsidR="00A261C8" w:rsidRPr="00A261C8">
          <w:rPr>
            <w:rFonts w:ascii="Arial" w:hAnsi="Arial" w:cs="Arial"/>
            <w:sz w:val="24"/>
            <w:szCs w:val="24"/>
          </w:rPr>
          <w:delText xml:space="preserve">). </w:delText>
        </w:r>
      </w:del>
      <w:ins w:id="2263" w:author="Eugenia Arce Londoño" w:date="2015-10-01T08:28:00Z">
        <w:r w:rsidR="00A261C8" w:rsidRPr="00D94A3E">
          <w:rPr>
            <w:rFonts w:ascii="Arial" w:hAnsi="Arial" w:cs="Arial"/>
            <w:sz w:val="24"/>
            <w:szCs w:val="24"/>
          </w:rPr>
          <w:t xml:space="preserve">. </w:t>
        </w:r>
      </w:ins>
    </w:p>
    <w:p w14:paraId="75B303FC" w14:textId="77777777" w:rsidR="00D94A3E" w:rsidRDefault="00D94A3E" w:rsidP="00D94A3E">
      <w:pPr>
        <w:tabs>
          <w:tab w:val="left" w:pos="5770"/>
        </w:tabs>
        <w:spacing w:line="276" w:lineRule="auto"/>
        <w:jc w:val="both"/>
        <w:rPr>
          <w:ins w:id="2264" w:author="Eugenia Arce Londoño" w:date="2015-10-01T08:28:00Z"/>
          <w:rFonts w:ascii="Arial" w:hAnsi="Arial" w:cs="Arial"/>
          <w:sz w:val="24"/>
          <w:szCs w:val="24"/>
        </w:rPr>
      </w:pPr>
    </w:p>
    <w:p w14:paraId="24CB3C2B" w14:textId="54B127CC" w:rsidR="00A261C8" w:rsidRPr="00D94A3E" w:rsidRDefault="00A261C8" w:rsidP="00D94A3E">
      <w:pPr>
        <w:tabs>
          <w:tab w:val="left" w:pos="5770"/>
        </w:tabs>
        <w:spacing w:line="276" w:lineRule="auto"/>
        <w:jc w:val="both"/>
        <w:rPr>
          <w:rFonts w:ascii="Arial" w:hAnsi="Arial" w:cs="Arial"/>
          <w:sz w:val="24"/>
          <w:szCs w:val="24"/>
        </w:rPr>
      </w:pPr>
      <w:r w:rsidRPr="00D94A3E">
        <w:rPr>
          <w:rFonts w:ascii="Arial" w:hAnsi="Arial" w:cs="Arial"/>
          <w:sz w:val="24"/>
          <w:szCs w:val="24"/>
        </w:rPr>
        <w:t>El poder político, por ende, se ligaba a la clase (nacimiento, apellidos, pertenencia familiar o parentesco) y a la tierra, su propiedad rural y la formación de haciendas.</w:t>
      </w:r>
      <w:r w:rsidR="00D94A3E">
        <w:rPr>
          <w:rFonts w:ascii="Arial" w:hAnsi="Arial" w:cs="Arial"/>
          <w:sz w:val="24"/>
          <w:szCs w:val="24"/>
        </w:rPr>
        <w:t xml:space="preserve"> </w:t>
      </w:r>
      <w:ins w:id="2265" w:author="Eugenia Arce Londoño" w:date="2015-10-01T08:28:00Z">
        <w:r w:rsidR="00D94A3E">
          <w:rPr>
            <w:rFonts w:ascii="Arial" w:hAnsi="Arial" w:cs="Arial"/>
            <w:sz w:val="24"/>
            <w:szCs w:val="24"/>
          </w:rPr>
          <w:t>Incluso a la pertenencia a grupos de origen nacional o étnico diferenciados.</w:t>
        </w:r>
        <w:r w:rsidRPr="00D94A3E">
          <w:rPr>
            <w:rFonts w:ascii="Arial" w:hAnsi="Arial" w:cs="Arial"/>
            <w:sz w:val="24"/>
            <w:szCs w:val="24"/>
          </w:rPr>
          <w:t xml:space="preserve"> </w:t>
        </w:r>
      </w:ins>
      <w:r w:rsidRPr="00D94A3E">
        <w:rPr>
          <w:rFonts w:ascii="Arial" w:hAnsi="Arial" w:cs="Arial"/>
          <w:sz w:val="24"/>
          <w:szCs w:val="24"/>
        </w:rPr>
        <w:t>Era lo que debía conservarse. De ahí surgen los vínculos políticos y, a su vez, se generan los procesos políticos que durante tres siglos consolidaron las colonias españolas en América Latina por las clases dominantes. Todo lo que Ga</w:t>
      </w:r>
      <w:r w:rsidR="00D94A3E">
        <w:rPr>
          <w:rFonts w:ascii="Arial" w:hAnsi="Arial" w:cs="Arial"/>
          <w:sz w:val="24"/>
          <w:szCs w:val="24"/>
        </w:rPr>
        <w:t xml:space="preserve">briel García Márquez sintetiza </w:t>
      </w:r>
      <w:del w:id="2266" w:author="Eugenia Arce Londoño" w:date="2015-10-01T08:28:00Z">
        <w:r w:rsidRPr="00A261C8">
          <w:rPr>
            <w:rFonts w:ascii="Arial" w:hAnsi="Arial" w:cs="Arial"/>
            <w:sz w:val="24"/>
            <w:szCs w:val="24"/>
          </w:rPr>
          <w:delText xml:space="preserve">bellamente: </w:delText>
        </w:r>
      </w:del>
      <w:ins w:id="2267" w:author="Eugenia Arce Londoño" w:date="2015-10-01T08:28:00Z">
        <w:r w:rsidR="00D94A3E">
          <w:rPr>
            <w:rFonts w:ascii="Arial" w:hAnsi="Arial" w:cs="Arial"/>
            <w:sz w:val="24"/>
            <w:szCs w:val="24"/>
          </w:rPr>
          <w:t>en la frase</w:t>
        </w:r>
        <w:r w:rsidRPr="00D94A3E">
          <w:rPr>
            <w:rFonts w:ascii="Arial" w:hAnsi="Arial" w:cs="Arial"/>
            <w:sz w:val="24"/>
            <w:szCs w:val="24"/>
          </w:rPr>
          <w:t xml:space="preserve">: </w:t>
        </w:r>
        <w:r w:rsidR="00D94A3E">
          <w:rPr>
            <w:rFonts w:ascii="Arial" w:hAnsi="Arial" w:cs="Arial"/>
            <w:sz w:val="24"/>
            <w:szCs w:val="24"/>
          </w:rPr>
          <w:t>“</w:t>
        </w:r>
      </w:ins>
      <w:r w:rsidRPr="00D94A3E">
        <w:rPr>
          <w:rFonts w:ascii="Arial" w:hAnsi="Arial" w:cs="Arial"/>
          <w:sz w:val="24"/>
          <w:szCs w:val="24"/>
        </w:rPr>
        <w:t>un estado colonial, con un solo nombre, una sola lengua y un solo dios</w:t>
      </w:r>
      <w:del w:id="2268" w:author="Eugenia Arce Londoño" w:date="2015-10-01T08:28:00Z">
        <w:r w:rsidRPr="00A261C8">
          <w:rPr>
            <w:rFonts w:ascii="Arial" w:hAnsi="Arial" w:cs="Arial"/>
            <w:sz w:val="24"/>
            <w:szCs w:val="24"/>
          </w:rPr>
          <w:delText xml:space="preserve"> (</w:delText>
        </w:r>
      </w:del>
      <w:ins w:id="2269" w:author="Eugenia Arce Londoño" w:date="2015-10-01T08:28:00Z">
        <w:r w:rsidR="00D94A3E">
          <w:rPr>
            <w:rFonts w:ascii="Arial" w:hAnsi="Arial" w:cs="Arial"/>
            <w:sz w:val="24"/>
            <w:szCs w:val="24"/>
          </w:rPr>
          <w:t>”</w:t>
        </w:r>
        <w:r w:rsidRPr="00D94A3E">
          <w:rPr>
            <w:rFonts w:ascii="Arial" w:hAnsi="Arial" w:cs="Arial"/>
            <w:sz w:val="24"/>
            <w:szCs w:val="24"/>
          </w:rPr>
          <w:t xml:space="preserve"> (</w:t>
        </w:r>
        <w:r w:rsidR="00D94A3E">
          <w:rPr>
            <w:rFonts w:ascii="Arial" w:hAnsi="Arial" w:cs="Arial"/>
            <w:sz w:val="24"/>
            <w:szCs w:val="24"/>
          </w:rPr>
          <w:t xml:space="preserve">García Márquez, </w:t>
        </w:r>
      </w:ins>
      <w:r w:rsidRPr="00D94A3E">
        <w:rPr>
          <w:rFonts w:ascii="Arial" w:hAnsi="Arial"/>
          <w:i/>
          <w:sz w:val="24"/>
          <w:rPrChange w:id="2270" w:author="Eugenia Arce Londoño" w:date="2015-10-01T08:28:00Z">
            <w:rPr>
              <w:rFonts w:ascii="Arial" w:hAnsi="Arial"/>
              <w:sz w:val="24"/>
            </w:rPr>
          </w:rPrChange>
        </w:rPr>
        <w:t>Por un país al alcance de los niños</w:t>
      </w:r>
      <w:r w:rsidRPr="00D94A3E">
        <w:rPr>
          <w:rFonts w:ascii="Arial" w:hAnsi="Arial" w:cs="Arial"/>
          <w:sz w:val="24"/>
          <w:szCs w:val="24"/>
        </w:rPr>
        <w:t>).</w:t>
      </w:r>
    </w:p>
    <w:p w14:paraId="23CFFFDC" w14:textId="77777777" w:rsidR="00A261C8" w:rsidRPr="00A261C8" w:rsidRDefault="00A261C8" w:rsidP="00A261C8">
      <w:pPr>
        <w:tabs>
          <w:tab w:val="left" w:pos="5770"/>
        </w:tabs>
        <w:spacing w:line="276" w:lineRule="auto"/>
        <w:jc w:val="both"/>
        <w:rPr>
          <w:rFonts w:ascii="Arial" w:hAnsi="Arial" w:cs="Arial"/>
          <w:sz w:val="24"/>
          <w:szCs w:val="24"/>
        </w:rPr>
      </w:pPr>
    </w:p>
    <w:p w14:paraId="13B19EFB" w14:textId="77777777" w:rsidR="00A261C8" w:rsidRPr="00A261C8" w:rsidRDefault="00A261C8" w:rsidP="00A261C8">
      <w:pPr>
        <w:tabs>
          <w:tab w:val="left" w:pos="5770"/>
        </w:tabs>
        <w:spacing w:line="276" w:lineRule="auto"/>
        <w:jc w:val="both"/>
        <w:rPr>
          <w:del w:id="2271" w:author="Eugenia Arce Londoño" w:date="2015-10-01T08:28:00Z"/>
          <w:rFonts w:ascii="Arial" w:hAnsi="Arial" w:cs="Arial"/>
          <w:sz w:val="24"/>
          <w:szCs w:val="24"/>
        </w:rPr>
      </w:pPr>
      <w:del w:id="2272" w:author="Eugenia Arce Londoño" w:date="2015-10-01T08:28:00Z">
        <w:r w:rsidRPr="00A261C8">
          <w:rPr>
            <w:rFonts w:ascii="Arial" w:hAnsi="Arial" w:cs="Arial"/>
            <w:sz w:val="24"/>
            <w:szCs w:val="24"/>
          </w:rPr>
          <w:delText>Las</w:delText>
        </w:r>
      </w:del>
      <w:ins w:id="2273" w:author="Eugenia Arce Londoño" w:date="2015-10-01T08:28:00Z">
        <w:r w:rsidR="00D94A3E">
          <w:rPr>
            <w:rFonts w:ascii="Arial" w:hAnsi="Arial" w:cs="Arial"/>
            <w:sz w:val="24"/>
            <w:szCs w:val="24"/>
          </w:rPr>
          <w:t>En este período fueron caracteristicas las</w:t>
        </w:r>
      </w:ins>
      <w:r w:rsidR="00D94A3E">
        <w:rPr>
          <w:rFonts w:ascii="Arial" w:hAnsi="Arial" w:cs="Arial"/>
          <w:sz w:val="24"/>
          <w:szCs w:val="24"/>
        </w:rPr>
        <w:t xml:space="preserve"> instituciones</w:t>
      </w:r>
      <w:del w:id="2274" w:author="Eugenia Arce Londoño" w:date="2015-10-01T08:28:00Z">
        <w:r w:rsidRPr="00A261C8">
          <w:rPr>
            <w:rFonts w:ascii="Arial" w:hAnsi="Arial" w:cs="Arial"/>
            <w:sz w:val="24"/>
            <w:szCs w:val="24"/>
          </w:rPr>
          <w:delText>:</w:delText>
        </w:r>
      </w:del>
      <w:ins w:id="2275" w:author="Eugenia Arce Londoño" w:date="2015-10-01T08:28:00Z">
        <w:r w:rsidR="00D94A3E">
          <w:rPr>
            <w:rFonts w:ascii="Arial" w:hAnsi="Arial" w:cs="Arial"/>
            <w:sz w:val="24"/>
            <w:szCs w:val="24"/>
          </w:rPr>
          <w:t xml:space="preserve"> de la</w:t>
        </w:r>
      </w:ins>
      <w:r w:rsidRPr="00A261C8">
        <w:rPr>
          <w:rFonts w:ascii="Arial" w:hAnsi="Arial" w:cs="Arial"/>
          <w:sz w:val="24"/>
          <w:szCs w:val="24"/>
        </w:rPr>
        <w:t xml:space="preserve"> encomienda y </w:t>
      </w:r>
      <w:ins w:id="2276" w:author="Eugenia Arce Londoño" w:date="2015-10-01T08:28:00Z">
        <w:r w:rsidR="00D94A3E">
          <w:rPr>
            <w:rFonts w:ascii="Arial" w:hAnsi="Arial" w:cs="Arial"/>
            <w:sz w:val="24"/>
            <w:szCs w:val="24"/>
          </w:rPr>
          <w:t xml:space="preserve">la </w:t>
        </w:r>
      </w:ins>
      <w:r w:rsidR="00D94A3E">
        <w:rPr>
          <w:rFonts w:ascii="Arial" w:hAnsi="Arial" w:cs="Arial"/>
          <w:sz w:val="24"/>
          <w:szCs w:val="24"/>
        </w:rPr>
        <w:t>mita como tributos.</w:t>
      </w:r>
    </w:p>
    <w:p w14:paraId="202CBFF4" w14:textId="77777777" w:rsidR="00A261C8" w:rsidRPr="00A261C8" w:rsidRDefault="00A261C8" w:rsidP="00A261C8">
      <w:pPr>
        <w:tabs>
          <w:tab w:val="left" w:pos="5770"/>
        </w:tabs>
        <w:spacing w:line="276" w:lineRule="auto"/>
        <w:jc w:val="both"/>
        <w:rPr>
          <w:del w:id="2277" w:author="Eugenia Arce Londoño" w:date="2015-10-01T08:28:00Z"/>
          <w:rFonts w:ascii="Arial" w:hAnsi="Arial" w:cs="Arial"/>
          <w:sz w:val="24"/>
          <w:szCs w:val="24"/>
        </w:rPr>
      </w:pPr>
    </w:p>
    <w:p w14:paraId="6AED312E" w14:textId="1AFD0703" w:rsidR="00A261C8" w:rsidRPr="00A261C8" w:rsidRDefault="00D94A3E" w:rsidP="00A261C8">
      <w:pPr>
        <w:tabs>
          <w:tab w:val="left" w:pos="5770"/>
        </w:tabs>
        <w:spacing w:line="276" w:lineRule="auto"/>
        <w:jc w:val="both"/>
        <w:rPr>
          <w:rFonts w:ascii="Arial" w:hAnsi="Arial" w:cs="Arial"/>
          <w:sz w:val="24"/>
          <w:szCs w:val="24"/>
        </w:rPr>
      </w:pPr>
      <w:ins w:id="2278" w:author="Eugenia Arce Londoño" w:date="2015-10-01T08:28:00Z">
        <w:r>
          <w:rPr>
            <w:rFonts w:ascii="Arial" w:hAnsi="Arial" w:cs="Arial"/>
            <w:sz w:val="24"/>
            <w:szCs w:val="24"/>
          </w:rPr>
          <w:t xml:space="preserve"> </w:t>
        </w:r>
      </w:ins>
      <w:r w:rsidR="00A261C8" w:rsidRPr="00A261C8">
        <w:rPr>
          <w:rFonts w:ascii="Arial" w:hAnsi="Arial" w:cs="Arial"/>
          <w:sz w:val="24"/>
          <w:szCs w:val="24"/>
        </w:rPr>
        <w:t>La encomienda fue un tributo que comenzó a imponerse desde 1502. Consistía en un grupo de indígenas, clan o tribu, que se entregaban a un español para que b</w:t>
      </w:r>
      <w:r>
        <w:rPr>
          <w:rFonts w:ascii="Arial" w:hAnsi="Arial" w:cs="Arial"/>
          <w:sz w:val="24"/>
          <w:szCs w:val="24"/>
        </w:rPr>
        <w:t>ajo su tutela se evangelizaran</w:t>
      </w:r>
      <w:del w:id="2279" w:author="Eugenia Arce Londoño" w:date="2015-10-01T08:28:00Z">
        <w:r w:rsidR="00A261C8" w:rsidRPr="00A261C8">
          <w:rPr>
            <w:rFonts w:ascii="Arial" w:hAnsi="Arial" w:cs="Arial"/>
            <w:sz w:val="24"/>
            <w:szCs w:val="24"/>
          </w:rPr>
          <w:delText xml:space="preserve"> (</w:delText>
        </w:r>
      </w:del>
      <w:ins w:id="2280" w:author="Eugenia Arce Londoño" w:date="2015-10-01T08:28:00Z">
        <w:r>
          <w:rPr>
            <w:rFonts w:ascii="Arial" w:hAnsi="Arial" w:cs="Arial"/>
            <w:sz w:val="24"/>
            <w:szCs w:val="24"/>
          </w:rPr>
          <w:t xml:space="preserve">, </w:t>
        </w:r>
      </w:ins>
      <w:r w:rsidR="00A261C8" w:rsidRPr="00A261C8">
        <w:rPr>
          <w:rFonts w:ascii="Arial" w:hAnsi="Arial" w:cs="Arial"/>
          <w:sz w:val="24"/>
          <w:szCs w:val="24"/>
        </w:rPr>
        <w:t xml:space="preserve">a través de una figura </w:t>
      </w:r>
      <w:r>
        <w:rPr>
          <w:rFonts w:ascii="Arial" w:hAnsi="Arial" w:cs="Arial"/>
          <w:sz w:val="24"/>
          <w:szCs w:val="24"/>
        </w:rPr>
        <w:t>que se llamó el cura doctrinero</w:t>
      </w:r>
      <w:del w:id="2281" w:author="Eugenia Arce Londoño" w:date="2015-10-01T08:28:00Z">
        <w:r w:rsidR="00A261C8" w:rsidRPr="00A261C8">
          <w:rPr>
            <w:rFonts w:ascii="Arial" w:hAnsi="Arial" w:cs="Arial"/>
            <w:sz w:val="24"/>
            <w:szCs w:val="24"/>
          </w:rPr>
          <w:delText>)</w:delText>
        </w:r>
      </w:del>
      <w:ins w:id="2282" w:author="Eugenia Arce Londoño" w:date="2015-10-01T08:28:00Z">
        <w:r>
          <w:rPr>
            <w:rFonts w:ascii="Arial" w:hAnsi="Arial" w:cs="Arial"/>
            <w:sz w:val="24"/>
            <w:szCs w:val="24"/>
          </w:rPr>
          <w:t>,</w:t>
        </w:r>
      </w:ins>
      <w:r w:rsidR="00A261C8" w:rsidRPr="00A261C8">
        <w:rPr>
          <w:rFonts w:ascii="Arial" w:hAnsi="Arial" w:cs="Arial"/>
          <w:sz w:val="24"/>
          <w:szCs w:val="24"/>
        </w:rPr>
        <w:t xml:space="preserve"> y fueran protegidos. El grupo de indígenas se encomendaban con su respectivo cacique y en las que habían sido sus tierras. Este se encargaba de que los indios varones mayores de 18 años y menores de 50 pagaran el tributo. Pago que se hacía en dinero o especie y que implicó el trabajo personal de los indígenas. </w:t>
      </w:r>
    </w:p>
    <w:p w14:paraId="2884AE8B" w14:textId="77777777" w:rsidR="00A261C8" w:rsidRPr="00A261C8" w:rsidRDefault="00A261C8" w:rsidP="00A261C8">
      <w:pPr>
        <w:tabs>
          <w:tab w:val="left" w:pos="5770"/>
        </w:tabs>
        <w:spacing w:line="276" w:lineRule="auto"/>
        <w:jc w:val="both"/>
        <w:rPr>
          <w:rFonts w:ascii="Arial" w:hAnsi="Arial" w:cs="Arial"/>
          <w:sz w:val="24"/>
          <w:szCs w:val="24"/>
        </w:rPr>
      </w:pPr>
    </w:p>
    <w:p w14:paraId="715EEA18" w14:textId="0528D5A7" w:rsidR="006F11DB"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La mita, por su parte, se consideró una institución en la cual un clan o tribu trabajaba obligatoriamente en un lapso de tiempo determinado, por turnos, mediante remuneración. Los trabajos se orientaron sobre todo, a la explotación minera. Su duración era determinada. Se señalaba cuál es el tiempo dependiendo de la labor realizada.</w:t>
      </w:r>
    </w:p>
    <w:sectPr w:rsidR="006F11DB" w:rsidRPr="00A261C8">
      <w:pgSz w:w="12240" w:h="15840"/>
      <w:pgMar w:top="1701" w:right="1418"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8DB7B" w14:textId="77777777" w:rsidR="00AC6DBD" w:rsidRDefault="00AC6DBD">
      <w:r>
        <w:separator/>
      </w:r>
    </w:p>
  </w:endnote>
  <w:endnote w:type="continuationSeparator" w:id="0">
    <w:p w14:paraId="4101E98E" w14:textId="77777777" w:rsidR="00AC6DBD" w:rsidRDefault="00AC6DBD">
      <w:r>
        <w:continuationSeparator/>
      </w:r>
    </w:p>
  </w:endnote>
  <w:endnote w:type="continuationNotice" w:id="1">
    <w:p w14:paraId="5335C687" w14:textId="77777777" w:rsidR="00AC6DBD" w:rsidRDefault="00AC6D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D7591" w14:textId="77777777" w:rsidR="00BB56BF" w:rsidRDefault="00BB56B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F418A9" w14:textId="77777777" w:rsidR="00BB56BF" w:rsidRDefault="00BB56B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544ED" w14:textId="77777777" w:rsidR="00BB56BF" w:rsidRDefault="00BB56BF">
    <w:pPr>
      <w:pStyle w:val="Piedepgina"/>
      <w:framePr w:wrap="around" w:vAnchor="text" w:hAnchor="margin" w:xAlign="right" w:y="1"/>
      <w:rPr>
        <w:rStyle w:val="Nmerodepgina"/>
        <w:rFonts w:ascii="Arial" w:hAnsi="Arial"/>
        <w:sz w:val="20"/>
      </w:rPr>
    </w:pPr>
    <w:r>
      <w:rPr>
        <w:rStyle w:val="Nmerodepgina"/>
        <w:rFonts w:ascii="Arial" w:hAnsi="Arial"/>
        <w:sz w:val="20"/>
      </w:rPr>
      <w:fldChar w:fldCharType="begin"/>
    </w:r>
    <w:r>
      <w:rPr>
        <w:rStyle w:val="Nmerodepgina"/>
        <w:rFonts w:ascii="Arial" w:hAnsi="Arial"/>
        <w:sz w:val="20"/>
      </w:rPr>
      <w:instrText xml:space="preserve">PAGE  </w:instrText>
    </w:r>
    <w:r>
      <w:rPr>
        <w:rStyle w:val="Nmerodepgina"/>
        <w:rFonts w:ascii="Arial" w:hAnsi="Arial"/>
        <w:sz w:val="20"/>
      </w:rPr>
      <w:fldChar w:fldCharType="separate"/>
    </w:r>
    <w:r w:rsidR="00D53F9B">
      <w:rPr>
        <w:rStyle w:val="Nmerodepgina"/>
        <w:rFonts w:ascii="Arial" w:hAnsi="Arial"/>
        <w:sz w:val="20"/>
      </w:rPr>
      <w:t>11</w:t>
    </w:r>
    <w:r>
      <w:rPr>
        <w:rStyle w:val="Nmerodepgina"/>
        <w:rFonts w:ascii="Arial" w:hAnsi="Arial"/>
        <w:sz w:val="20"/>
      </w:rPr>
      <w:fldChar w:fldCharType="end"/>
    </w:r>
  </w:p>
  <w:p w14:paraId="1711EFB3" w14:textId="77777777" w:rsidR="00BB56BF" w:rsidRDefault="00BB56BF">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93CCE" w14:textId="77777777" w:rsidR="00B437E1" w:rsidRDefault="00B437E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1E8CFF" w14:textId="77777777" w:rsidR="00B437E1" w:rsidRDefault="00B437E1">
    <w:pPr>
      <w:pStyle w:val="Piedepgina"/>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F1B50" w14:textId="77777777" w:rsidR="00B437E1" w:rsidRDefault="00B437E1">
    <w:pPr>
      <w:pStyle w:val="Piedepgina"/>
      <w:framePr w:wrap="around" w:vAnchor="text" w:hAnchor="margin" w:xAlign="right" w:y="1"/>
      <w:rPr>
        <w:rStyle w:val="Nmerodepgina"/>
        <w:rFonts w:ascii="Arial" w:hAnsi="Arial"/>
        <w:sz w:val="20"/>
      </w:rPr>
    </w:pPr>
    <w:r>
      <w:rPr>
        <w:rStyle w:val="Nmerodepgina"/>
        <w:rFonts w:ascii="Arial" w:hAnsi="Arial"/>
        <w:sz w:val="20"/>
      </w:rPr>
      <w:fldChar w:fldCharType="begin"/>
    </w:r>
    <w:r>
      <w:rPr>
        <w:rStyle w:val="Nmerodepgina"/>
        <w:rFonts w:ascii="Arial" w:hAnsi="Arial"/>
        <w:sz w:val="20"/>
      </w:rPr>
      <w:instrText xml:space="preserve">PAGE  </w:instrText>
    </w:r>
    <w:r>
      <w:rPr>
        <w:rStyle w:val="Nmerodepgina"/>
        <w:rFonts w:ascii="Arial" w:hAnsi="Arial"/>
        <w:sz w:val="20"/>
      </w:rPr>
      <w:fldChar w:fldCharType="separate"/>
    </w:r>
    <w:r w:rsidR="004B428D">
      <w:rPr>
        <w:rStyle w:val="Nmerodepgina"/>
        <w:rFonts w:ascii="Arial" w:hAnsi="Arial"/>
        <w:sz w:val="20"/>
      </w:rPr>
      <w:t>65</w:t>
    </w:r>
    <w:r>
      <w:rPr>
        <w:rStyle w:val="Nmerodepgina"/>
        <w:rFonts w:ascii="Arial" w:hAnsi="Arial"/>
        <w:sz w:val="20"/>
      </w:rPr>
      <w:fldChar w:fldCharType="end"/>
    </w:r>
  </w:p>
  <w:p w14:paraId="6CA79544" w14:textId="77777777" w:rsidR="00B437E1" w:rsidRDefault="00B437E1">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76386A" w14:textId="77777777" w:rsidR="00AC6DBD" w:rsidRDefault="00AC6DBD">
      <w:r>
        <w:separator/>
      </w:r>
    </w:p>
  </w:footnote>
  <w:footnote w:type="continuationSeparator" w:id="0">
    <w:p w14:paraId="51CD1E4B" w14:textId="77777777" w:rsidR="00AC6DBD" w:rsidRDefault="00AC6DBD">
      <w:r>
        <w:continuationSeparator/>
      </w:r>
    </w:p>
  </w:footnote>
  <w:footnote w:type="continuationNotice" w:id="1">
    <w:p w14:paraId="14E25ED6" w14:textId="77777777" w:rsidR="00AC6DBD" w:rsidRDefault="00AC6DBD"/>
  </w:footnote>
  <w:footnote w:id="2">
    <w:p w14:paraId="6528F94D" w14:textId="1D915AE8" w:rsidR="00B437E1" w:rsidRPr="00DB526C" w:rsidRDefault="00B437E1">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http://aulaplaneta.planetasaber.com/encyclopedia/default.asp?idpack=9&amp;idpil=001QVH01&amp;ruta=Buscador</w:t>
      </w:r>
    </w:p>
  </w:footnote>
  <w:footnote w:id="3">
    <w:p w14:paraId="18BDCD35" w14:textId="4203D73B" w:rsidR="00B437E1" w:rsidRPr="00DB526C" w:rsidRDefault="00B437E1" w:rsidP="004A604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http://aulaplaneta.planetasaber.com/encyclopedia/default.asp?idpack=9&amp;idpil=001S5N01&amp;ruta=Mediateca</w:t>
      </w:r>
    </w:p>
  </w:footnote>
  <w:footnote w:id="4">
    <w:p w14:paraId="0E86DFE9" w14:textId="77777777" w:rsidR="00B437E1" w:rsidRPr="00DB526C" w:rsidRDefault="00B437E1" w:rsidP="000462C3">
      <w:pPr>
        <w:pStyle w:val="Textonotapie"/>
        <w:rPr>
          <w:del w:id="113" w:author="Eugenia Arce Londoño" w:date="2015-10-01T08:28:00Z"/>
          <w:rFonts w:ascii="Times New Roman" w:hAnsi="Times New Roman"/>
          <w:szCs w:val="22"/>
          <w:lang w:val="es-CO"/>
        </w:rPr>
      </w:pPr>
      <w:del w:id="114" w:author="Eugenia Arce Londoño" w:date="2015-10-01T08:28:00Z">
        <w:r w:rsidRPr="00DB526C">
          <w:rPr>
            <w:rStyle w:val="Refdenotaalpie"/>
            <w:rFonts w:ascii="Times New Roman" w:hAnsi="Times New Roman"/>
            <w:szCs w:val="22"/>
          </w:rPr>
          <w:footnoteRef/>
        </w:r>
        <w:r w:rsidRPr="00DB526C">
          <w:rPr>
            <w:rFonts w:ascii="Times New Roman" w:hAnsi="Times New Roman"/>
            <w:szCs w:val="22"/>
          </w:rPr>
          <w:delText xml:space="preserve"> https://www.youtube.com/watch?t=79&amp;v=0QxE7cgWn1k</w:delText>
        </w:r>
      </w:del>
    </w:p>
  </w:footnote>
  <w:footnote w:id="5">
    <w:p w14:paraId="6E76C918" w14:textId="77777777" w:rsidR="00B437E1" w:rsidRPr="00DB526C" w:rsidRDefault="00B437E1" w:rsidP="000462C3">
      <w:pPr>
        <w:pStyle w:val="Textonotapie"/>
        <w:rPr>
          <w:ins w:id="144" w:author="Eugenia Arce Londoño" w:date="2015-10-01T08:28:00Z"/>
          <w:rFonts w:ascii="Times New Roman" w:hAnsi="Times New Roman"/>
          <w:szCs w:val="22"/>
          <w:lang w:val="es-CO"/>
        </w:rPr>
      </w:pPr>
      <w:ins w:id="145" w:author="Eugenia Arce Londoño" w:date="2015-10-01T08:28:00Z">
        <w:r w:rsidRPr="00DB526C">
          <w:rPr>
            <w:rStyle w:val="Refdenotaalpie"/>
            <w:rFonts w:ascii="Times New Roman" w:hAnsi="Times New Roman"/>
            <w:szCs w:val="22"/>
          </w:rPr>
          <w:footnoteRef/>
        </w:r>
        <w:r w:rsidRPr="00DB526C">
          <w:rPr>
            <w:rFonts w:ascii="Times New Roman" w:hAnsi="Times New Roman"/>
            <w:szCs w:val="22"/>
          </w:rPr>
          <w:t xml:space="preserve"> https://www.youtube.com/watch?t=79&amp;v=0QxE7cgWn1k</w:t>
        </w:r>
      </w:ins>
    </w:p>
  </w:footnote>
  <w:footnote w:id="6">
    <w:p w14:paraId="2D06AD81" w14:textId="78FF6B1F" w:rsidR="00B437E1" w:rsidRPr="00DB526C" w:rsidRDefault="00B437E1" w:rsidP="00BC5AC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http://aulaplaneta.planetasaber.com/encyclopedia/default.asp?idpack=9&amp;idpil=001R3G01&amp;ruta=Mediateca</w:t>
      </w:r>
    </w:p>
  </w:footnote>
  <w:footnote w:id="7">
    <w:p w14:paraId="12485CD3" w14:textId="50EC0416" w:rsidR="00B437E1" w:rsidRPr="00DB526C" w:rsidRDefault="00B437E1" w:rsidP="009E414D">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http://aulaplaneta.planetasaber.com/encyclopedia/default.asp?idpack=9&amp;idpil=000YBZ01&amp;ruta=Mediateca</w:t>
      </w:r>
    </w:p>
  </w:footnote>
  <w:footnote w:id="8">
    <w:p w14:paraId="21682964" w14:textId="777790E9" w:rsidR="00B437E1" w:rsidRPr="00DB526C" w:rsidRDefault="00B437E1" w:rsidP="00DF4B97">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https://www.youtube.com/watch?v=_zj9oanXW3k</w:t>
      </w:r>
    </w:p>
  </w:footnote>
  <w:footnote w:id="9">
    <w:p w14:paraId="0900CC57" w14:textId="508D53EF" w:rsidR="00B437E1" w:rsidRPr="00DB526C" w:rsidRDefault="00B437E1" w:rsidP="00382C97">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http://aulaplaneta.planetasaber.com/encyclopedia/default.asp?idpack=9&amp;idpil=001UW801&amp;ruta=Mediateca</w:t>
      </w:r>
    </w:p>
  </w:footnote>
  <w:footnote w:id="10">
    <w:p w14:paraId="267CB1EA" w14:textId="77777777" w:rsidR="00B437E1" w:rsidRPr="00DB526C" w:rsidRDefault="00B437E1" w:rsidP="0034221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http://aulaplaneta.planetasaber.com/encyclopedia/default.asp?idpack=9&amp;idpil=001UW801&amp;ruta=Mediateca</w:t>
      </w:r>
    </w:p>
  </w:footnote>
  <w:footnote w:id="11">
    <w:p w14:paraId="63A40968" w14:textId="33FBA952" w:rsidR="00B437E1" w:rsidRPr="00DB526C" w:rsidRDefault="00B437E1" w:rsidP="005E1381">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http://aulaplaneta.planetasaber.com/encyclopedia/default.asp?idpack=9&amp;idpil=000G7J01&amp;ruta=Mediateca</w:t>
      </w:r>
    </w:p>
  </w:footnote>
  <w:footnote w:id="12">
    <w:p w14:paraId="71C1B939" w14:textId="0824E9C1" w:rsidR="00B437E1" w:rsidRPr="00DB526C" w:rsidRDefault="00B437E1" w:rsidP="00D97FE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http://aulaplaneta.planetasaber.com/encyclopedia/default.asp?idpack=9&amp;idpil=000JE401&amp;ruta=Mediateca</w:t>
      </w:r>
    </w:p>
  </w:footnote>
  <w:footnote w:id="13">
    <w:p w14:paraId="5D6731BC" w14:textId="0F8B0637" w:rsidR="00B437E1" w:rsidRPr="00DB526C" w:rsidRDefault="00B437E1" w:rsidP="00D97FE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http://aulaplaneta.planetasaber.com/encyclopedia/default.asp?idpack=9&amp;idpil=0019ZB01&amp;ruta=Mediateca</w:t>
      </w:r>
    </w:p>
  </w:footnote>
  <w:footnote w:id="14">
    <w:p w14:paraId="42896C89" w14:textId="77777777" w:rsidR="00B437E1" w:rsidRPr="00DB526C" w:rsidRDefault="00B437E1" w:rsidP="00A16E3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http://aulaplaneta.planetasaber.com/encyclopedia/default.asp?idpack=9&amp;idpil=0019ZB01&amp;ruta=Mediateca</w:t>
      </w:r>
    </w:p>
  </w:footnote>
  <w:footnote w:id="15">
    <w:p w14:paraId="19581CA0" w14:textId="6BE42F19" w:rsidR="00B437E1" w:rsidRPr="00DB526C" w:rsidRDefault="00B437E1" w:rsidP="00351DDE">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http://aulaplaneta.planetasaber.com/encyclopedia/default.asp?idpack=9&amp;idpil=0005PN01&amp;ruta=Mediateca</w:t>
      </w:r>
    </w:p>
  </w:footnote>
  <w:footnote w:id="16">
    <w:p w14:paraId="267B8326" w14:textId="38AE2274" w:rsidR="00B437E1" w:rsidRPr="00DB526C" w:rsidRDefault="00B437E1" w:rsidP="00E41AFD">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https://www.youtube.com/watch?t=105&amp;v=ttdPHD0qeGk</w:t>
      </w:r>
    </w:p>
  </w:footnote>
  <w:footnote w:id="17">
    <w:p w14:paraId="250C4561" w14:textId="4FFC3187" w:rsidR="00B437E1" w:rsidRPr="00DB526C" w:rsidRDefault="00B437E1" w:rsidP="0012559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http://aulaplaneta.planetasaber.com/encyclopedia/default.asp?idpack=9&amp;idpil=0009K301&amp;ruta=Mediateca</w:t>
      </w:r>
    </w:p>
  </w:footnote>
  <w:footnote w:id="18">
    <w:p w14:paraId="1C56393D" w14:textId="5DAD0F00" w:rsidR="00B437E1" w:rsidRPr="00DB526C" w:rsidRDefault="00B437E1" w:rsidP="00C52DC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http://aulaplaneta.planetasaber.com/encyclopedia/default.asp?idpack=9&amp;idpil=00005E01&amp;ruta=Buscador</w:t>
      </w:r>
    </w:p>
  </w:footnote>
  <w:footnote w:id="19">
    <w:p w14:paraId="1FD4324E" w14:textId="7727B82F" w:rsidR="00B437E1" w:rsidRPr="00DB526C" w:rsidRDefault="00B437E1" w:rsidP="0079040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http://aulaplaneta.planetasaber.com/encyclopedia/default.asp?idreg=555003&amp;ruta=Buscador</w:t>
      </w:r>
    </w:p>
  </w:footnote>
  <w:footnote w:id="20">
    <w:p w14:paraId="1D5884F7" w14:textId="77777777" w:rsidR="00B437E1" w:rsidRPr="00DB526C" w:rsidRDefault="00B437E1" w:rsidP="0079040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http://aulaplaneta.planetasaber.com/encyclopedia/default.asp?idpack=9&amp;idpil=00005E01&amp;ruta=Buscador</w:t>
      </w:r>
    </w:p>
  </w:footnote>
  <w:footnote w:id="21">
    <w:p w14:paraId="319DE174" w14:textId="77777777" w:rsidR="00B437E1" w:rsidRPr="00DB526C" w:rsidRDefault="00B437E1" w:rsidP="00F61625">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http://aulaplaneta.planetasaber.com/encyclopedia/default.asp?idpack=9&amp;idpil=001ACF01&amp;ruta=Mediateca</w:t>
      </w:r>
    </w:p>
  </w:footnote>
  <w:footnote w:id="22">
    <w:p w14:paraId="5DF562BA" w14:textId="77777777" w:rsidR="00B437E1" w:rsidRPr="00DB526C" w:rsidRDefault="00B437E1" w:rsidP="00B96CD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http://aulaplaneta.planetasaber.com/encyclopedia/default.asp?idpack=9&amp;idpil=001ACF01&amp;ruta=Mediateca</w:t>
      </w:r>
    </w:p>
  </w:footnote>
  <w:footnote w:id="23">
    <w:p w14:paraId="28A8DC64" w14:textId="15463969" w:rsidR="00B437E1" w:rsidRPr="00DB526C" w:rsidRDefault="00B437E1" w:rsidP="001943F2">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http://aulaplaneta.planetasaber.com/encyclopedia/default.asp?idpack=9&amp;idpil=000IJ101&amp;ruta=Mediateca</w:t>
      </w:r>
    </w:p>
  </w:footnote>
  <w:footnote w:id="24">
    <w:p w14:paraId="244D1942" w14:textId="561AC736" w:rsidR="00B437E1" w:rsidRPr="00DB526C" w:rsidRDefault="00B437E1" w:rsidP="001943F2">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https://www.youtube.com/watch?t=122&amp;v=23n9h-N_uqI</w:t>
      </w:r>
    </w:p>
  </w:footnote>
  <w:footnote w:id="25">
    <w:p w14:paraId="755520A6" w14:textId="7B1638FD" w:rsidR="00B437E1" w:rsidRPr="00DB526C" w:rsidRDefault="00B437E1" w:rsidP="00B929F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http://aulaplaneta.planetasaber.com/encyclopedia/default.asp?idpack=9&amp;idpil=000M3Z01&amp;ruta=Mediateca</w:t>
      </w:r>
    </w:p>
  </w:footnote>
  <w:footnote w:id="26">
    <w:p w14:paraId="29552BCA" w14:textId="77777777" w:rsidR="00B437E1" w:rsidRPr="00DB526C" w:rsidRDefault="00B437E1" w:rsidP="00B84F7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http://aulaplaneta.planetasaber.com/encyclopedia/default.asp?idpack=9&amp;idpil=000M3Z01&amp;ruta=Mediateca</w:t>
      </w:r>
    </w:p>
  </w:footnote>
  <w:footnote w:id="27">
    <w:p w14:paraId="76C9E4BC" w14:textId="0259B370" w:rsidR="00B437E1" w:rsidRPr="00DB526C" w:rsidRDefault="00B437E1" w:rsidP="008A4FC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http://aulaplaneta.planetasaber.com/encyclopedia/default.asp?idpack=9&amp;idpil=000GWL01&amp;ruta=Mediateca</w:t>
      </w:r>
    </w:p>
  </w:footnote>
  <w:footnote w:id="28">
    <w:p w14:paraId="63623943" w14:textId="6700AB78" w:rsidR="00B437E1" w:rsidRPr="00DB526C" w:rsidRDefault="00B437E1" w:rsidP="008A4FC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https://www.youtube.com/watch?t=13&amp;v=9mClbDRzilA</w:t>
      </w:r>
    </w:p>
  </w:footnote>
  <w:footnote w:id="29">
    <w:p w14:paraId="75DFEA9C" w14:textId="3143E914" w:rsidR="00B437E1" w:rsidRPr="00DB526C" w:rsidRDefault="00B437E1" w:rsidP="0039134D">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http://aulaplaneta.planetasaber.com/encyclopedia/default.asp?idpack=9&amp;idpil=000ICZ01&amp;ruta=Mediateca</w:t>
      </w:r>
    </w:p>
  </w:footnote>
  <w:footnote w:id="30">
    <w:p w14:paraId="3A777FB8" w14:textId="782AE743" w:rsidR="00B437E1" w:rsidRPr="00DB526C" w:rsidRDefault="00B437E1" w:rsidP="00BA2DF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http://aulaplaneta.planetasaber.com/encyclopedia/default.asp?idpack=9&amp;idpil=001S5N01&amp;ruta=Mediateca</w:t>
      </w:r>
    </w:p>
  </w:footnote>
  <w:footnote w:id="31">
    <w:p w14:paraId="1D9FCBA5" w14:textId="6F024109" w:rsidR="00B437E1" w:rsidRPr="00DB526C" w:rsidRDefault="00B437E1" w:rsidP="00A85C4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https://www.youtube.com/watch?t=64&amp;v=DkbFKK6Xf2o</w:t>
      </w:r>
    </w:p>
  </w:footnote>
  <w:footnote w:id="32">
    <w:p w14:paraId="2847AA64" w14:textId="3F2E593B" w:rsidR="00B437E1" w:rsidRPr="00DB526C" w:rsidRDefault="00B437E1" w:rsidP="0058516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http://aulaplaneta.planetasaber.com/encyclopedia/default.asp?idpack=9&amp;idpil=000GTQ01&amp;ruta=Buscador</w:t>
      </w:r>
    </w:p>
  </w:footnote>
  <w:footnote w:id="33">
    <w:p w14:paraId="6C73E39F" w14:textId="77777777" w:rsidR="00B437E1" w:rsidRPr="00DB526C" w:rsidRDefault="00B437E1" w:rsidP="00A85C4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http://aulaplaneta.planetasaber.com/encyclopedia/default.asp?idpack=9&amp;idpil=000GWL01&amp;ruta=Mediateca</w:t>
      </w:r>
    </w:p>
  </w:footnote>
  <w:footnote w:id="34">
    <w:p w14:paraId="2F2E8D72" w14:textId="69F127EF" w:rsidR="00B437E1" w:rsidRPr="00DB526C" w:rsidRDefault="00B437E1" w:rsidP="00D32BA8">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http://aulaplaneta.planetasaber.com/encyclopedia/default.asp?idpack=9&amp;idpil=000F9I01&amp;ruta=Mediateca</w:t>
      </w:r>
    </w:p>
  </w:footnote>
  <w:footnote w:id="35">
    <w:p w14:paraId="223AFA40" w14:textId="54CAB242" w:rsidR="00B437E1" w:rsidRPr="00DB526C" w:rsidRDefault="00B437E1" w:rsidP="005A62B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http://aulaplaneta.planetasaber.com/encyclopedia/default.asp?idpack=9&amp;idpil=0009FZ01&amp;ruta=Buscador</w:t>
      </w:r>
    </w:p>
  </w:footnote>
  <w:footnote w:id="36">
    <w:p w14:paraId="711ABC29" w14:textId="3F691567" w:rsidR="00B437E1" w:rsidRPr="00DB526C" w:rsidRDefault="00B437E1" w:rsidP="006A6485">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https://www.youtube.com/watch?t=52&amp;v=sNg-0-hC4FY</w:t>
      </w:r>
    </w:p>
  </w:footnote>
  <w:footnote w:id="37">
    <w:p w14:paraId="7F42585D" w14:textId="0B84FF92" w:rsidR="00B437E1" w:rsidRPr="00DB526C" w:rsidRDefault="00B437E1" w:rsidP="00AC57A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http://aulaplaneta.planetasaber.com/encyclopedia/default.asp?idpack=9&amp;idpil=0009NJ01&amp;ruta=Buscador</w:t>
      </w:r>
    </w:p>
  </w:footnote>
  <w:footnote w:id="38">
    <w:p w14:paraId="7B5CB154" w14:textId="034DAD8B" w:rsidR="00B437E1" w:rsidRPr="00DB526C" w:rsidRDefault="00B437E1" w:rsidP="00532CE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http://aulaplaneta.planetasaber.com/encyclopedia/default.asp?idpack=9&amp;idpil=001NLR01&amp;ruta=Buscador</w:t>
      </w:r>
    </w:p>
  </w:footnote>
  <w:footnote w:id="39">
    <w:p w14:paraId="2E8098C0" w14:textId="5496B005" w:rsidR="00B437E1" w:rsidRPr="00DB526C" w:rsidRDefault="00B437E1" w:rsidP="00A558D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http://aulaplaneta.planetasaber.com/encyclopedia/default.asp?idpack=9&amp;idpil=000GLT01&amp;ruta=Mediateca</w:t>
      </w:r>
    </w:p>
  </w:footnote>
  <w:footnote w:id="40">
    <w:p w14:paraId="44DAC67A" w14:textId="77777777" w:rsidR="00B437E1" w:rsidRPr="00DB526C" w:rsidRDefault="00B437E1" w:rsidP="009674C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http://aulaplaneta.planetasaber.com/encyclopedia/default.asp?idpack=9&amp;idpil=000GLT01&amp;ruta=Mediateca</w:t>
      </w:r>
    </w:p>
  </w:footnote>
  <w:footnote w:id="41">
    <w:p w14:paraId="0A1D322C" w14:textId="77DBC62C" w:rsidR="00B437E1" w:rsidRPr="00DB526C" w:rsidRDefault="00B437E1" w:rsidP="003269F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https://www.youtube.com/watch?v=5S2lTQKPt3U</w:t>
      </w:r>
    </w:p>
  </w:footnote>
  <w:footnote w:id="42">
    <w:p w14:paraId="0A109F71" w14:textId="791C4D39" w:rsidR="00B437E1" w:rsidRPr="00DB526C" w:rsidRDefault="00B437E1" w:rsidP="003269F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https://www.youtube.com/watch?v=5wTAESNbA-w</w:t>
      </w:r>
    </w:p>
  </w:footnote>
  <w:footnote w:id="43">
    <w:p w14:paraId="57E104AB" w14:textId="2DD60CB3" w:rsidR="00B437E1" w:rsidRPr="00DB526C" w:rsidRDefault="00B437E1" w:rsidP="008B64A1">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http://aulaplaneta.planetasaber.com/encyclopedia/default.asp?idpack=9&amp;idpil=000JN601&amp;ruta=Buscador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2143" w14:textId="77777777" w:rsidR="00BB56BF" w:rsidRDefault="00BB56BF">
    <w:pPr>
      <w:spacing w:after="200" w:line="360" w:lineRule="auto"/>
      <w:jc w:val="right"/>
      <w:rPr>
        <w:rFonts w:ascii="Arial" w:hAnsi="Arial"/>
        <w:color w:val="943634"/>
        <w:sz w:val="16"/>
      </w:rPr>
    </w:pPr>
    <w:r>
      <w:rPr>
        <w:rFonts w:ascii="Arial" w:hAnsi="Arial"/>
        <w:color w:val="943634"/>
        <w:sz w:val="16"/>
      </w:rPr>
      <w:t>[Guión CS_G07_01_CO] La Edad Media</w:t>
    </w:r>
  </w:p>
  <w:p w14:paraId="264F03A6" w14:textId="77777777" w:rsidR="00BB56BF" w:rsidRDefault="00BB56BF">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1D2F12" w14:textId="77777777" w:rsidR="00B437E1" w:rsidRDefault="00B437E1">
    <w:pPr>
      <w:spacing w:after="200" w:line="360" w:lineRule="auto"/>
      <w:jc w:val="right"/>
      <w:rPr>
        <w:rFonts w:ascii="Arial" w:hAnsi="Arial"/>
        <w:color w:val="943634"/>
        <w:sz w:val="16"/>
      </w:rPr>
    </w:pPr>
    <w:r>
      <w:rPr>
        <w:rFonts w:ascii="Arial" w:hAnsi="Arial"/>
        <w:color w:val="943634"/>
        <w:sz w:val="16"/>
      </w:rPr>
      <w:t>[Guión CS_G07_01_CO] La Edad Media</w:t>
    </w:r>
  </w:p>
  <w:p w14:paraId="28A38C59" w14:textId="77777777" w:rsidR="00B437E1" w:rsidRDefault="00B437E1">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C5368"/>
    <w:multiLevelType w:val="hybridMultilevel"/>
    <w:tmpl w:val="1988CD84"/>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98B48FB"/>
    <w:multiLevelType w:val="hybridMultilevel"/>
    <w:tmpl w:val="40266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F025FCD"/>
    <w:multiLevelType w:val="multilevel"/>
    <w:tmpl w:val="F374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2713E"/>
    <w:multiLevelType w:val="hybridMultilevel"/>
    <w:tmpl w:val="D09C7480"/>
    <w:lvl w:ilvl="0" w:tplc="5854072A">
      <w:start w:val="1"/>
      <w:numFmt w:val="bullet"/>
      <w:lvlText w:val=""/>
      <w:lvlJc w:val="left"/>
      <w:pPr>
        <w:ind w:left="1080" w:hanging="360"/>
      </w:pPr>
      <w:rPr>
        <w:rFonts w:ascii="Symbol" w:hAnsi="Symbol" w:hint="default"/>
        <w:color w:val="auto"/>
      </w:rPr>
    </w:lvl>
    <w:lvl w:ilvl="1" w:tplc="EB26C126">
      <w:numFmt w:val="bullet"/>
      <w:lvlText w:val="-"/>
      <w:lvlJc w:val="left"/>
      <w:pPr>
        <w:ind w:left="1800" w:hanging="360"/>
      </w:pPr>
      <w:rPr>
        <w:rFonts w:ascii="Arial" w:eastAsia="MS Mincho" w:hAnsi="Arial" w:cs="Times New Roman"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77E7365"/>
    <w:multiLevelType w:val="hybridMultilevel"/>
    <w:tmpl w:val="526EA4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994D9A"/>
    <w:multiLevelType w:val="hybridMultilevel"/>
    <w:tmpl w:val="899836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FC15FD9"/>
    <w:multiLevelType w:val="hybridMultilevel"/>
    <w:tmpl w:val="ABDA3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0D2E52"/>
    <w:multiLevelType w:val="hybridMultilevel"/>
    <w:tmpl w:val="EA52D3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24102249"/>
    <w:multiLevelType w:val="hybridMultilevel"/>
    <w:tmpl w:val="A8D68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7785B53"/>
    <w:multiLevelType w:val="hybridMultilevel"/>
    <w:tmpl w:val="A3C2F5B0"/>
    <w:lvl w:ilvl="0" w:tplc="5854072A">
      <w:start w:val="1"/>
      <w:numFmt w:val="bullet"/>
      <w:lvlText w:val=""/>
      <w:lvlJc w:val="left"/>
      <w:pPr>
        <w:ind w:left="360" w:hanging="360"/>
      </w:pPr>
      <w:rPr>
        <w:rFonts w:ascii="Symbol" w:hAnsi="Symbol" w:hint="default"/>
        <w:color w:val="auto"/>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C8072DD"/>
    <w:multiLevelType w:val="hybridMultilevel"/>
    <w:tmpl w:val="C3B8E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0306877"/>
    <w:multiLevelType w:val="hybridMultilevel"/>
    <w:tmpl w:val="DBCE12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A516A5"/>
    <w:multiLevelType w:val="multilevel"/>
    <w:tmpl w:val="BBCA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873959"/>
    <w:multiLevelType w:val="hybridMultilevel"/>
    <w:tmpl w:val="2E723522"/>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7E5588A"/>
    <w:multiLevelType w:val="hybridMultilevel"/>
    <w:tmpl w:val="D6DEB1CA"/>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4A4C7D2E"/>
    <w:multiLevelType w:val="hybridMultilevel"/>
    <w:tmpl w:val="B88C737C"/>
    <w:lvl w:ilvl="0" w:tplc="5854072A">
      <w:start w:val="1"/>
      <w:numFmt w:val="bullet"/>
      <w:lvlText w:val=""/>
      <w:lvlJc w:val="left"/>
      <w:pPr>
        <w:ind w:left="360" w:hanging="360"/>
      </w:pPr>
      <w:rPr>
        <w:rFonts w:ascii="Symbol" w:hAnsi="Symbol" w:hint="default"/>
        <w:color w:val="auto"/>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4BD57FDD"/>
    <w:multiLevelType w:val="hybridMultilevel"/>
    <w:tmpl w:val="493E616E"/>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4ED226DB"/>
    <w:multiLevelType w:val="hybridMultilevel"/>
    <w:tmpl w:val="C3DA1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312235F"/>
    <w:multiLevelType w:val="hybridMultilevel"/>
    <w:tmpl w:val="7A0694E0"/>
    <w:lvl w:ilvl="0" w:tplc="5854072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57C35F2"/>
    <w:multiLevelType w:val="hybridMultilevel"/>
    <w:tmpl w:val="91A859D2"/>
    <w:lvl w:ilvl="0" w:tplc="5854072A">
      <w:start w:val="1"/>
      <w:numFmt w:val="bullet"/>
      <w:lvlText w:val=""/>
      <w:lvlJc w:val="left"/>
      <w:pPr>
        <w:ind w:left="1068" w:hanging="360"/>
      </w:pPr>
      <w:rPr>
        <w:rFonts w:ascii="Symbol" w:hAnsi="Symbol" w:hint="default"/>
        <w:color w:val="auto"/>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577207C2"/>
    <w:multiLevelType w:val="hybridMultilevel"/>
    <w:tmpl w:val="737864A2"/>
    <w:lvl w:ilvl="0" w:tplc="C1240B14">
      <w:numFmt w:val="bullet"/>
      <w:lvlText w:val="-"/>
      <w:lvlJc w:val="left"/>
      <w:pPr>
        <w:ind w:left="720" w:hanging="360"/>
      </w:pPr>
      <w:rPr>
        <w:rFonts w:ascii="Arial" w:eastAsia="MS Mincho" w:hAnsi="Arial"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E424BEF"/>
    <w:multiLevelType w:val="hybridMultilevel"/>
    <w:tmpl w:val="CEAC5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F2F4798"/>
    <w:multiLevelType w:val="hybridMultilevel"/>
    <w:tmpl w:val="86BA05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1E9004B"/>
    <w:multiLevelType w:val="hybridMultilevel"/>
    <w:tmpl w:val="BD4A5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6A9201A"/>
    <w:multiLevelType w:val="hybridMultilevel"/>
    <w:tmpl w:val="D798834E"/>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6FA023D2"/>
    <w:multiLevelType w:val="hybridMultilevel"/>
    <w:tmpl w:val="DC10C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08B4944"/>
    <w:multiLevelType w:val="multilevel"/>
    <w:tmpl w:val="E5D0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F7636D"/>
    <w:multiLevelType w:val="hybridMultilevel"/>
    <w:tmpl w:val="14987C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7E97307C"/>
    <w:multiLevelType w:val="hybridMultilevel"/>
    <w:tmpl w:val="6C74226C"/>
    <w:lvl w:ilvl="0" w:tplc="5854072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6"/>
  </w:num>
  <w:num w:numId="3">
    <w:abstractNumId w:val="12"/>
  </w:num>
  <w:num w:numId="4">
    <w:abstractNumId w:val="13"/>
  </w:num>
  <w:num w:numId="5">
    <w:abstractNumId w:val="0"/>
  </w:num>
  <w:num w:numId="6">
    <w:abstractNumId w:val="14"/>
  </w:num>
  <w:num w:numId="7">
    <w:abstractNumId w:val="24"/>
  </w:num>
  <w:num w:numId="8">
    <w:abstractNumId w:val="7"/>
  </w:num>
  <w:num w:numId="9">
    <w:abstractNumId w:val="15"/>
  </w:num>
  <w:num w:numId="10">
    <w:abstractNumId w:val="16"/>
  </w:num>
  <w:num w:numId="11">
    <w:abstractNumId w:val="3"/>
  </w:num>
  <w:num w:numId="12">
    <w:abstractNumId w:val="19"/>
  </w:num>
  <w:num w:numId="13">
    <w:abstractNumId w:val="18"/>
  </w:num>
  <w:num w:numId="14">
    <w:abstractNumId w:val="28"/>
  </w:num>
  <w:num w:numId="15">
    <w:abstractNumId w:val="9"/>
  </w:num>
  <w:num w:numId="16">
    <w:abstractNumId w:val="25"/>
  </w:num>
  <w:num w:numId="17">
    <w:abstractNumId w:val="20"/>
  </w:num>
  <w:num w:numId="18">
    <w:abstractNumId w:val="21"/>
  </w:num>
  <w:num w:numId="19">
    <w:abstractNumId w:val="27"/>
  </w:num>
  <w:num w:numId="20">
    <w:abstractNumId w:val="5"/>
  </w:num>
  <w:num w:numId="21">
    <w:abstractNumId w:val="6"/>
  </w:num>
  <w:num w:numId="22">
    <w:abstractNumId w:val="11"/>
  </w:num>
  <w:num w:numId="23">
    <w:abstractNumId w:val="8"/>
  </w:num>
  <w:num w:numId="24">
    <w:abstractNumId w:val="4"/>
  </w:num>
  <w:num w:numId="25">
    <w:abstractNumId w:val="17"/>
  </w:num>
  <w:num w:numId="26">
    <w:abstractNumId w:val="10"/>
  </w:num>
  <w:num w:numId="27">
    <w:abstractNumId w:val="1"/>
  </w:num>
  <w:num w:numId="28">
    <w:abstractNumId w:val="23"/>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hideGrammaticalErrors/>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297"/>
    <w:rsid w:val="000059E6"/>
    <w:rsid w:val="00014F1A"/>
    <w:rsid w:val="00027445"/>
    <w:rsid w:val="00027460"/>
    <w:rsid w:val="00036B13"/>
    <w:rsid w:val="000405AF"/>
    <w:rsid w:val="00043C54"/>
    <w:rsid w:val="000462C3"/>
    <w:rsid w:val="00061099"/>
    <w:rsid w:val="00072D95"/>
    <w:rsid w:val="00073FBF"/>
    <w:rsid w:val="00075FDE"/>
    <w:rsid w:val="000A21B5"/>
    <w:rsid w:val="000B1A9D"/>
    <w:rsid w:val="00106906"/>
    <w:rsid w:val="00125594"/>
    <w:rsid w:val="0013126B"/>
    <w:rsid w:val="00142FCE"/>
    <w:rsid w:val="00150AC3"/>
    <w:rsid w:val="0017356D"/>
    <w:rsid w:val="00174DE9"/>
    <w:rsid w:val="00186300"/>
    <w:rsid w:val="001932D9"/>
    <w:rsid w:val="001943F2"/>
    <w:rsid w:val="00196676"/>
    <w:rsid w:val="001A00F4"/>
    <w:rsid w:val="001A0C9A"/>
    <w:rsid w:val="001A574F"/>
    <w:rsid w:val="001B249B"/>
    <w:rsid w:val="001C0CAE"/>
    <w:rsid w:val="001E289C"/>
    <w:rsid w:val="002245E7"/>
    <w:rsid w:val="0022467C"/>
    <w:rsid w:val="00230F91"/>
    <w:rsid w:val="0023475A"/>
    <w:rsid w:val="00254F2F"/>
    <w:rsid w:val="00257FC6"/>
    <w:rsid w:val="002814EA"/>
    <w:rsid w:val="002817CD"/>
    <w:rsid w:val="00284D24"/>
    <w:rsid w:val="00284EF7"/>
    <w:rsid w:val="0029759F"/>
    <w:rsid w:val="002B3DB3"/>
    <w:rsid w:val="002C276B"/>
    <w:rsid w:val="002D5B78"/>
    <w:rsid w:val="002F2752"/>
    <w:rsid w:val="0030080C"/>
    <w:rsid w:val="003030AD"/>
    <w:rsid w:val="003269F9"/>
    <w:rsid w:val="00337F93"/>
    <w:rsid w:val="00342026"/>
    <w:rsid w:val="00342214"/>
    <w:rsid w:val="00343805"/>
    <w:rsid w:val="00351DDE"/>
    <w:rsid w:val="003571B3"/>
    <w:rsid w:val="00374978"/>
    <w:rsid w:val="0038150C"/>
    <w:rsid w:val="00382C97"/>
    <w:rsid w:val="0039134D"/>
    <w:rsid w:val="003A361C"/>
    <w:rsid w:val="003A3BED"/>
    <w:rsid w:val="003A5D89"/>
    <w:rsid w:val="003B4CF2"/>
    <w:rsid w:val="003C005B"/>
    <w:rsid w:val="003E24B4"/>
    <w:rsid w:val="003E5112"/>
    <w:rsid w:val="003F7B71"/>
    <w:rsid w:val="0041593D"/>
    <w:rsid w:val="004262CE"/>
    <w:rsid w:val="00427593"/>
    <w:rsid w:val="00444F8D"/>
    <w:rsid w:val="00457B57"/>
    <w:rsid w:val="00466159"/>
    <w:rsid w:val="00473B29"/>
    <w:rsid w:val="004741EA"/>
    <w:rsid w:val="004747D9"/>
    <w:rsid w:val="00475B59"/>
    <w:rsid w:val="00476FAE"/>
    <w:rsid w:val="00483472"/>
    <w:rsid w:val="00487377"/>
    <w:rsid w:val="004922DE"/>
    <w:rsid w:val="004948DC"/>
    <w:rsid w:val="004A0428"/>
    <w:rsid w:val="004A1749"/>
    <w:rsid w:val="004A2227"/>
    <w:rsid w:val="004A604A"/>
    <w:rsid w:val="004B3267"/>
    <w:rsid w:val="004B3E7C"/>
    <w:rsid w:val="004B428D"/>
    <w:rsid w:val="004C0451"/>
    <w:rsid w:val="004C1735"/>
    <w:rsid w:val="004D6B80"/>
    <w:rsid w:val="004F7DBB"/>
    <w:rsid w:val="005035A1"/>
    <w:rsid w:val="00505537"/>
    <w:rsid w:val="00521FDD"/>
    <w:rsid w:val="0052543E"/>
    <w:rsid w:val="00532A72"/>
    <w:rsid w:val="00532CE4"/>
    <w:rsid w:val="005524AE"/>
    <w:rsid w:val="00557CC7"/>
    <w:rsid w:val="00564C1D"/>
    <w:rsid w:val="00576047"/>
    <w:rsid w:val="005808E8"/>
    <w:rsid w:val="0058516C"/>
    <w:rsid w:val="005A62B9"/>
    <w:rsid w:val="005C1CF7"/>
    <w:rsid w:val="005D2168"/>
    <w:rsid w:val="005E1381"/>
    <w:rsid w:val="005F5472"/>
    <w:rsid w:val="00624366"/>
    <w:rsid w:val="0063409A"/>
    <w:rsid w:val="00645AD7"/>
    <w:rsid w:val="00645F32"/>
    <w:rsid w:val="00655F71"/>
    <w:rsid w:val="00661C96"/>
    <w:rsid w:val="00666FD9"/>
    <w:rsid w:val="00683A1B"/>
    <w:rsid w:val="006A3BE6"/>
    <w:rsid w:val="006A421F"/>
    <w:rsid w:val="006A4F2B"/>
    <w:rsid w:val="006A6485"/>
    <w:rsid w:val="006C12D9"/>
    <w:rsid w:val="006C1EA9"/>
    <w:rsid w:val="006C26A6"/>
    <w:rsid w:val="006C2A8B"/>
    <w:rsid w:val="006C2FE5"/>
    <w:rsid w:val="006C7B0E"/>
    <w:rsid w:val="006E0D58"/>
    <w:rsid w:val="006E2B51"/>
    <w:rsid w:val="006F0111"/>
    <w:rsid w:val="006F0C4B"/>
    <w:rsid w:val="006F11DB"/>
    <w:rsid w:val="00702D10"/>
    <w:rsid w:val="007042BD"/>
    <w:rsid w:val="00711567"/>
    <w:rsid w:val="00721540"/>
    <w:rsid w:val="00726FF5"/>
    <w:rsid w:val="00727995"/>
    <w:rsid w:val="007411A0"/>
    <w:rsid w:val="00743392"/>
    <w:rsid w:val="007543AC"/>
    <w:rsid w:val="00756385"/>
    <w:rsid w:val="00762A62"/>
    <w:rsid w:val="0076443B"/>
    <w:rsid w:val="007743ED"/>
    <w:rsid w:val="007762CB"/>
    <w:rsid w:val="00786CA0"/>
    <w:rsid w:val="0079040F"/>
    <w:rsid w:val="00792FDF"/>
    <w:rsid w:val="00795C3B"/>
    <w:rsid w:val="007A0AF2"/>
    <w:rsid w:val="007A54A5"/>
    <w:rsid w:val="007C4F54"/>
    <w:rsid w:val="007C6468"/>
    <w:rsid w:val="007C6C22"/>
    <w:rsid w:val="007D5CA8"/>
    <w:rsid w:val="007F07A1"/>
    <w:rsid w:val="007F7DC7"/>
    <w:rsid w:val="008020F4"/>
    <w:rsid w:val="00831E1F"/>
    <w:rsid w:val="008362F9"/>
    <w:rsid w:val="00842DAB"/>
    <w:rsid w:val="008572D2"/>
    <w:rsid w:val="008746BF"/>
    <w:rsid w:val="00875428"/>
    <w:rsid w:val="0088103F"/>
    <w:rsid w:val="008A2EFC"/>
    <w:rsid w:val="008A4FC0"/>
    <w:rsid w:val="008B3181"/>
    <w:rsid w:val="008B64A1"/>
    <w:rsid w:val="008C3FC5"/>
    <w:rsid w:val="008C50AC"/>
    <w:rsid w:val="008C7424"/>
    <w:rsid w:val="008D05D8"/>
    <w:rsid w:val="008E3089"/>
    <w:rsid w:val="008F404B"/>
    <w:rsid w:val="008F5EA9"/>
    <w:rsid w:val="00903E56"/>
    <w:rsid w:val="009141F7"/>
    <w:rsid w:val="00915DDC"/>
    <w:rsid w:val="00924862"/>
    <w:rsid w:val="009248C8"/>
    <w:rsid w:val="00941344"/>
    <w:rsid w:val="009674CC"/>
    <w:rsid w:val="0097323B"/>
    <w:rsid w:val="009A5D5A"/>
    <w:rsid w:val="009C1C45"/>
    <w:rsid w:val="009C2820"/>
    <w:rsid w:val="009C5CC0"/>
    <w:rsid w:val="009D4256"/>
    <w:rsid w:val="009D4F90"/>
    <w:rsid w:val="009E414D"/>
    <w:rsid w:val="009E7F1A"/>
    <w:rsid w:val="009F2B85"/>
    <w:rsid w:val="00A16E3C"/>
    <w:rsid w:val="00A261C8"/>
    <w:rsid w:val="00A408C7"/>
    <w:rsid w:val="00A44297"/>
    <w:rsid w:val="00A50BB8"/>
    <w:rsid w:val="00A51F8D"/>
    <w:rsid w:val="00A558DC"/>
    <w:rsid w:val="00A65D36"/>
    <w:rsid w:val="00A750C3"/>
    <w:rsid w:val="00A83E72"/>
    <w:rsid w:val="00A85C40"/>
    <w:rsid w:val="00AA1E11"/>
    <w:rsid w:val="00AA47DC"/>
    <w:rsid w:val="00AB46F8"/>
    <w:rsid w:val="00AC57A4"/>
    <w:rsid w:val="00AC583C"/>
    <w:rsid w:val="00AC5A61"/>
    <w:rsid w:val="00AC6DBD"/>
    <w:rsid w:val="00AD2502"/>
    <w:rsid w:val="00AE7F1E"/>
    <w:rsid w:val="00AF3A53"/>
    <w:rsid w:val="00B1057A"/>
    <w:rsid w:val="00B1247A"/>
    <w:rsid w:val="00B1432C"/>
    <w:rsid w:val="00B338C5"/>
    <w:rsid w:val="00B3583C"/>
    <w:rsid w:val="00B37ED1"/>
    <w:rsid w:val="00B42B2E"/>
    <w:rsid w:val="00B437E1"/>
    <w:rsid w:val="00B507FF"/>
    <w:rsid w:val="00B54130"/>
    <w:rsid w:val="00B562DD"/>
    <w:rsid w:val="00B84F79"/>
    <w:rsid w:val="00B8518E"/>
    <w:rsid w:val="00B866BF"/>
    <w:rsid w:val="00B929FF"/>
    <w:rsid w:val="00B9692F"/>
    <w:rsid w:val="00B96CDC"/>
    <w:rsid w:val="00BA2DF0"/>
    <w:rsid w:val="00BB0189"/>
    <w:rsid w:val="00BB56BF"/>
    <w:rsid w:val="00BC4EC1"/>
    <w:rsid w:val="00BC5ACA"/>
    <w:rsid w:val="00BD4C5B"/>
    <w:rsid w:val="00BE455C"/>
    <w:rsid w:val="00BF2351"/>
    <w:rsid w:val="00BF5F88"/>
    <w:rsid w:val="00C027B4"/>
    <w:rsid w:val="00C10309"/>
    <w:rsid w:val="00C14C24"/>
    <w:rsid w:val="00C26AE5"/>
    <w:rsid w:val="00C32553"/>
    <w:rsid w:val="00C476A6"/>
    <w:rsid w:val="00C52DCF"/>
    <w:rsid w:val="00C54C14"/>
    <w:rsid w:val="00C63A0F"/>
    <w:rsid w:val="00C85E79"/>
    <w:rsid w:val="00C865EA"/>
    <w:rsid w:val="00C91D88"/>
    <w:rsid w:val="00CB0F8F"/>
    <w:rsid w:val="00CB5662"/>
    <w:rsid w:val="00CD11BA"/>
    <w:rsid w:val="00CD1BAA"/>
    <w:rsid w:val="00CD357F"/>
    <w:rsid w:val="00CD4DAA"/>
    <w:rsid w:val="00CE18AD"/>
    <w:rsid w:val="00CE66C5"/>
    <w:rsid w:val="00CF39A7"/>
    <w:rsid w:val="00D12648"/>
    <w:rsid w:val="00D32BA8"/>
    <w:rsid w:val="00D51D9F"/>
    <w:rsid w:val="00D51EE2"/>
    <w:rsid w:val="00D53F9B"/>
    <w:rsid w:val="00D631E3"/>
    <w:rsid w:val="00D7309E"/>
    <w:rsid w:val="00D740F3"/>
    <w:rsid w:val="00D76B4F"/>
    <w:rsid w:val="00D77777"/>
    <w:rsid w:val="00D830F7"/>
    <w:rsid w:val="00D94A3E"/>
    <w:rsid w:val="00D97724"/>
    <w:rsid w:val="00D97FEA"/>
    <w:rsid w:val="00DB06AC"/>
    <w:rsid w:val="00DB3945"/>
    <w:rsid w:val="00DB526C"/>
    <w:rsid w:val="00DC2BB3"/>
    <w:rsid w:val="00DC5493"/>
    <w:rsid w:val="00DD0BBB"/>
    <w:rsid w:val="00DD4A7C"/>
    <w:rsid w:val="00DD4DE6"/>
    <w:rsid w:val="00DD543A"/>
    <w:rsid w:val="00DD6B19"/>
    <w:rsid w:val="00DD70C7"/>
    <w:rsid w:val="00DE47D0"/>
    <w:rsid w:val="00DF4B97"/>
    <w:rsid w:val="00E14684"/>
    <w:rsid w:val="00E157E0"/>
    <w:rsid w:val="00E303BF"/>
    <w:rsid w:val="00E31E4F"/>
    <w:rsid w:val="00E33820"/>
    <w:rsid w:val="00E33C11"/>
    <w:rsid w:val="00E3519F"/>
    <w:rsid w:val="00E37C8D"/>
    <w:rsid w:val="00E41AFD"/>
    <w:rsid w:val="00E53164"/>
    <w:rsid w:val="00E607A7"/>
    <w:rsid w:val="00E75070"/>
    <w:rsid w:val="00E758CD"/>
    <w:rsid w:val="00E8416C"/>
    <w:rsid w:val="00E96307"/>
    <w:rsid w:val="00E96DEC"/>
    <w:rsid w:val="00EA70E7"/>
    <w:rsid w:val="00EA7E50"/>
    <w:rsid w:val="00F06177"/>
    <w:rsid w:val="00F226F4"/>
    <w:rsid w:val="00F2533C"/>
    <w:rsid w:val="00F362AD"/>
    <w:rsid w:val="00F437BF"/>
    <w:rsid w:val="00F47813"/>
    <w:rsid w:val="00F5238D"/>
    <w:rsid w:val="00F61625"/>
    <w:rsid w:val="00F62F84"/>
    <w:rsid w:val="00F671E4"/>
    <w:rsid w:val="00F7114D"/>
    <w:rsid w:val="00F736CA"/>
    <w:rsid w:val="00F76D41"/>
    <w:rsid w:val="00F944EE"/>
    <w:rsid w:val="00F96065"/>
    <w:rsid w:val="00FB1D39"/>
    <w:rsid w:val="00FC10B1"/>
    <w:rsid w:val="00FD6EE8"/>
    <w:rsid w:val="00FE5BA3"/>
    <w:rsid w:val="00FF1FC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DACD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MS Mincho" w:hAnsi="Verdana" w:cs="Times New Roman"/>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2"/>
      <w:szCs w:val="22"/>
    </w:rPr>
  </w:style>
  <w:style w:type="paragraph" w:styleId="Ttulo1">
    <w:name w:val="heading 1"/>
    <w:basedOn w:val="Normal"/>
    <w:next w:val="Normal"/>
    <w:link w:val="Ttulo1Car"/>
    <w:uiPriority w:val="9"/>
    <w:qFormat/>
    <w:rsid w:val="00BF23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D2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qFormat/>
    <w:pPr>
      <w:spacing w:before="100" w:beforeAutospacing="1" w:after="100" w:afterAutospacing="1"/>
      <w:outlineLvl w:val="2"/>
    </w:pPr>
    <w:rPr>
      <w:rFonts w:ascii="Times" w:hAnsi="Times"/>
      <w:b/>
      <w:bCs/>
      <w:sz w:val="27"/>
      <w:szCs w:val="27"/>
    </w:rPr>
  </w:style>
  <w:style w:type="paragraph" w:styleId="Ttulo4">
    <w:name w:val="heading 4"/>
    <w:basedOn w:val="Normal"/>
    <w:next w:val="Normal"/>
    <w:qFormat/>
    <w:pPr>
      <w:keepNext/>
      <w:keepLines/>
      <w:spacing w:before="200"/>
      <w:outlineLvl w:val="3"/>
    </w:pPr>
    <w:rPr>
      <w:rFonts w:ascii="Calibri" w:eastAsia="MS Gothic" w:hAnsi="Calibri"/>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Pr>
      <w:color w:val="0000FF"/>
      <w:u w:val="single"/>
    </w:rPr>
  </w:style>
  <w:style w:type="paragraph" w:customStyle="1" w:styleId="Ttulo10">
    <w:name w:val="Título1"/>
    <w:basedOn w:val="Normal"/>
    <w:pPr>
      <w:spacing w:before="100" w:beforeAutospacing="1" w:after="100" w:afterAutospacing="1"/>
    </w:pPr>
    <w:rPr>
      <w:rFonts w:ascii="Times" w:hAnsi="Times"/>
      <w:sz w:val="20"/>
      <w:szCs w:val="20"/>
    </w:rPr>
  </w:style>
  <w:style w:type="paragraph" w:customStyle="1" w:styleId="u">
    <w:name w:val="u"/>
    <w:basedOn w:val="Normal"/>
    <w:pPr>
      <w:spacing w:before="100" w:beforeAutospacing="1" w:after="100" w:afterAutospacing="1"/>
    </w:pPr>
    <w:rPr>
      <w:rFonts w:ascii="Times" w:hAnsi="Times"/>
      <w:sz w:val="20"/>
      <w:szCs w:val="20"/>
    </w:rPr>
  </w:style>
  <w:style w:type="character" w:customStyle="1" w:styleId="un">
    <w:name w:val="un"/>
    <w:basedOn w:val="Fuentedeprrafopredeter"/>
  </w:style>
  <w:style w:type="character" w:customStyle="1" w:styleId="apple-converted-space">
    <w:name w:val="apple-converted-space"/>
    <w:basedOn w:val="Fuentedeprrafopredeter"/>
  </w:style>
  <w:style w:type="character" w:styleId="Textoennegrita">
    <w:name w:val="Strong"/>
    <w:qFormat/>
    <w:rPr>
      <w:b/>
      <w:bCs/>
    </w:rPr>
  </w:style>
  <w:style w:type="character" w:customStyle="1" w:styleId="Ttulo3Car">
    <w:name w:val="Título 3 Car"/>
    <w:rPr>
      <w:rFonts w:ascii="Times" w:hAnsi="Times"/>
      <w:b/>
      <w:bCs/>
      <w:sz w:val="27"/>
      <w:szCs w:val="27"/>
    </w:rPr>
  </w:style>
  <w:style w:type="character" w:customStyle="1" w:styleId="Ttulo4Car">
    <w:name w:val="Título 4 Car"/>
    <w:semiHidden/>
    <w:rPr>
      <w:rFonts w:ascii="Calibri" w:eastAsia="MS Gothic" w:hAnsi="Calibri" w:cs="Times New Roman"/>
      <w:b/>
      <w:bCs/>
      <w:i/>
      <w:iCs/>
      <w:color w:val="4F81BD"/>
    </w:rPr>
  </w:style>
  <w:style w:type="paragraph" w:styleId="NormalWeb">
    <w:name w:val="Normal (Web)"/>
    <w:basedOn w:val="Normal"/>
    <w:uiPriority w:val="99"/>
    <w:unhideWhenUsed/>
    <w:pPr>
      <w:spacing w:before="100" w:beforeAutospacing="1" w:after="100" w:afterAutospacing="1"/>
    </w:pPr>
    <w:rPr>
      <w:rFonts w:ascii="Times" w:hAnsi="Times"/>
      <w:sz w:val="20"/>
      <w:szCs w:val="20"/>
    </w:rPr>
  </w:style>
  <w:style w:type="paragraph" w:styleId="Prrafodelista">
    <w:name w:val="List Paragraph"/>
    <w:basedOn w:val="Normal"/>
    <w:qFormat/>
    <w:pPr>
      <w:ind w:left="720"/>
      <w:contextualSpacing/>
    </w:pPr>
  </w:style>
  <w:style w:type="character" w:styleId="Refdecomentario">
    <w:name w:val="annotation reference"/>
    <w:uiPriority w:val="99"/>
    <w:semiHidden/>
    <w:unhideWhenUsed/>
    <w:rsid w:val="007A0AF2"/>
    <w:rPr>
      <w:sz w:val="18"/>
      <w:szCs w:val="18"/>
    </w:rPr>
  </w:style>
  <w:style w:type="paragraph" w:styleId="Piedepgina">
    <w:name w:val="footer"/>
    <w:basedOn w:val="Normal"/>
    <w:unhideWhenUsed/>
    <w:pPr>
      <w:tabs>
        <w:tab w:val="center" w:pos="4252"/>
        <w:tab w:val="right" w:pos="8504"/>
      </w:tabs>
    </w:pPr>
  </w:style>
  <w:style w:type="character" w:customStyle="1" w:styleId="PiedepginaCar">
    <w:name w:val="Pie de página Car"/>
    <w:basedOn w:val="Fuentedeprrafopredeter"/>
  </w:style>
  <w:style w:type="character" w:styleId="Nmerodepgina">
    <w:name w:val="page number"/>
    <w:basedOn w:val="Fuentedeprrafopredeter"/>
    <w:semiHidden/>
    <w:unhideWhenUsed/>
  </w:style>
  <w:style w:type="paragraph" w:styleId="Encabezado">
    <w:name w:val="header"/>
    <w:basedOn w:val="Normal"/>
    <w:unhideWhenUsed/>
    <w:pPr>
      <w:tabs>
        <w:tab w:val="center" w:pos="4252"/>
        <w:tab w:val="right" w:pos="8504"/>
      </w:tabs>
    </w:pPr>
  </w:style>
  <w:style w:type="character" w:customStyle="1" w:styleId="EncabezadoCar">
    <w:name w:val="Encabezado Car"/>
    <w:basedOn w:val="Fuentedeprrafopredeter"/>
  </w:style>
  <w:style w:type="character" w:styleId="Hipervnculovisitado">
    <w:name w:val="FollowedHyperlink"/>
    <w:semiHidden/>
    <w:unhideWhenUsed/>
    <w:rPr>
      <w:color w:val="800080"/>
      <w:u w:val="single"/>
    </w:rPr>
  </w:style>
  <w:style w:type="paragraph" w:styleId="Textocomentario">
    <w:name w:val="annotation text"/>
    <w:basedOn w:val="Normal"/>
    <w:link w:val="TextocomentarioCar"/>
    <w:uiPriority w:val="99"/>
    <w:semiHidden/>
    <w:unhideWhenUsed/>
    <w:rsid w:val="007A0AF2"/>
    <w:rPr>
      <w:sz w:val="24"/>
      <w:szCs w:val="24"/>
    </w:rPr>
  </w:style>
  <w:style w:type="character" w:customStyle="1" w:styleId="TextocomentarioCar">
    <w:name w:val="Texto comentario Car"/>
    <w:link w:val="Textocomentario"/>
    <w:uiPriority w:val="99"/>
    <w:semiHidden/>
    <w:rsid w:val="007A0AF2"/>
    <w:rPr>
      <w:noProof/>
      <w:sz w:val="24"/>
      <w:szCs w:val="24"/>
    </w:rPr>
  </w:style>
  <w:style w:type="paragraph" w:styleId="Asuntodelcomentario">
    <w:name w:val="annotation subject"/>
    <w:basedOn w:val="Textocomentario"/>
    <w:next w:val="Textocomentario"/>
    <w:link w:val="AsuntodelcomentarioCar"/>
    <w:uiPriority w:val="99"/>
    <w:semiHidden/>
    <w:unhideWhenUsed/>
    <w:rsid w:val="007A0AF2"/>
    <w:rPr>
      <w:b/>
      <w:bCs/>
      <w:sz w:val="20"/>
      <w:szCs w:val="20"/>
    </w:rPr>
  </w:style>
  <w:style w:type="character" w:customStyle="1" w:styleId="AsuntodelcomentarioCar">
    <w:name w:val="Asunto del comentario Car"/>
    <w:link w:val="Asuntodelcomentario"/>
    <w:uiPriority w:val="99"/>
    <w:semiHidden/>
    <w:rsid w:val="007A0AF2"/>
    <w:rPr>
      <w:b/>
      <w:bCs/>
      <w:noProof/>
      <w:sz w:val="24"/>
      <w:szCs w:val="24"/>
    </w:rPr>
  </w:style>
  <w:style w:type="paragraph" w:styleId="Textodeglobo">
    <w:name w:val="Balloon Text"/>
    <w:basedOn w:val="Normal"/>
    <w:link w:val="TextodegloboCar"/>
    <w:uiPriority w:val="99"/>
    <w:semiHidden/>
    <w:unhideWhenUsed/>
    <w:rsid w:val="007A0AF2"/>
    <w:rPr>
      <w:rFonts w:ascii="Lucida Grande" w:hAnsi="Lucida Grande" w:cs="Lucida Grande"/>
      <w:sz w:val="18"/>
      <w:szCs w:val="18"/>
    </w:rPr>
  </w:style>
  <w:style w:type="character" w:customStyle="1" w:styleId="TextodegloboCar">
    <w:name w:val="Texto de globo Car"/>
    <w:link w:val="Textodeglobo"/>
    <w:uiPriority w:val="99"/>
    <w:semiHidden/>
    <w:rsid w:val="007A0AF2"/>
    <w:rPr>
      <w:rFonts w:ascii="Lucida Grande" w:hAnsi="Lucida Grande" w:cs="Lucida Grande"/>
      <w:noProof/>
      <w:sz w:val="18"/>
      <w:szCs w:val="18"/>
    </w:rPr>
  </w:style>
  <w:style w:type="character" w:customStyle="1" w:styleId="Ttulo1Car">
    <w:name w:val="Título 1 Car"/>
    <w:basedOn w:val="Fuentedeprrafopredeter"/>
    <w:link w:val="Ttulo1"/>
    <w:uiPriority w:val="9"/>
    <w:rsid w:val="00BF2351"/>
    <w:rPr>
      <w:rFonts w:asciiTheme="majorHAnsi" w:eastAsiaTheme="majorEastAsia" w:hAnsiTheme="majorHAnsi" w:cstheme="majorBidi"/>
      <w:b/>
      <w:bCs/>
      <w:noProof/>
      <w:color w:val="345A8A" w:themeColor="accent1" w:themeShade="B5"/>
      <w:sz w:val="32"/>
      <w:szCs w:val="32"/>
    </w:rPr>
  </w:style>
  <w:style w:type="paragraph" w:customStyle="1" w:styleId="cabecera1">
    <w:name w:val="cabecera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2">
    <w:name w:val="cabecera2"/>
    <w:basedOn w:val="Normal"/>
    <w:rsid w:val="00711567"/>
    <w:pPr>
      <w:spacing w:before="100" w:beforeAutospacing="1" w:after="100" w:afterAutospacing="1"/>
    </w:pPr>
    <w:rPr>
      <w:rFonts w:ascii="Times" w:eastAsiaTheme="minorEastAsia" w:hAnsi="Times" w:cstheme="minorBidi"/>
      <w:noProof w:val="0"/>
      <w:sz w:val="20"/>
      <w:szCs w:val="20"/>
    </w:rPr>
  </w:style>
  <w:style w:type="character" w:customStyle="1" w:styleId="cursiva">
    <w:name w:val="cursiva"/>
    <w:basedOn w:val="Fuentedeprrafopredeter"/>
    <w:rsid w:val="00711567"/>
  </w:style>
  <w:style w:type="paragraph" w:customStyle="1" w:styleId="tab1">
    <w:name w:val="tab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3">
    <w:name w:val="cabecera3"/>
    <w:basedOn w:val="Normal"/>
    <w:rsid w:val="009C5CC0"/>
    <w:pPr>
      <w:spacing w:before="100" w:beforeAutospacing="1" w:after="100" w:afterAutospacing="1"/>
    </w:pPr>
    <w:rPr>
      <w:rFonts w:ascii="Times" w:eastAsiaTheme="minorEastAsia" w:hAnsi="Times" w:cstheme="minorBidi"/>
      <w:noProof w:val="0"/>
      <w:sz w:val="20"/>
      <w:szCs w:val="20"/>
    </w:rPr>
  </w:style>
  <w:style w:type="character" w:customStyle="1" w:styleId="negrita">
    <w:name w:val="negrita"/>
    <w:basedOn w:val="Fuentedeprrafopredeter"/>
    <w:rsid w:val="009C5CC0"/>
  </w:style>
  <w:style w:type="paragraph" w:styleId="Textonotapie">
    <w:name w:val="footnote text"/>
    <w:basedOn w:val="Normal"/>
    <w:link w:val="TextonotapieCar"/>
    <w:uiPriority w:val="99"/>
    <w:semiHidden/>
    <w:unhideWhenUsed/>
    <w:rsid w:val="00DD543A"/>
    <w:rPr>
      <w:sz w:val="20"/>
      <w:szCs w:val="20"/>
    </w:rPr>
  </w:style>
  <w:style w:type="character" w:customStyle="1" w:styleId="TextonotapieCar">
    <w:name w:val="Texto nota pie Car"/>
    <w:basedOn w:val="Fuentedeprrafopredeter"/>
    <w:link w:val="Textonotapie"/>
    <w:uiPriority w:val="99"/>
    <w:semiHidden/>
    <w:rsid w:val="00DD543A"/>
    <w:rPr>
      <w:noProof/>
    </w:rPr>
  </w:style>
  <w:style w:type="character" w:styleId="Refdenotaalpie">
    <w:name w:val="footnote reference"/>
    <w:basedOn w:val="Fuentedeprrafopredeter"/>
    <w:uiPriority w:val="99"/>
    <w:semiHidden/>
    <w:unhideWhenUsed/>
    <w:rsid w:val="00DD543A"/>
    <w:rPr>
      <w:vertAlign w:val="superscript"/>
    </w:rPr>
  </w:style>
  <w:style w:type="character" w:customStyle="1" w:styleId="Ttulo2Car">
    <w:name w:val="Título 2 Car"/>
    <w:basedOn w:val="Fuentedeprrafopredeter"/>
    <w:link w:val="Ttulo2"/>
    <w:uiPriority w:val="9"/>
    <w:semiHidden/>
    <w:rsid w:val="005D2168"/>
    <w:rPr>
      <w:rFonts w:asciiTheme="majorHAnsi" w:eastAsiaTheme="majorEastAsia" w:hAnsiTheme="majorHAnsi" w:cstheme="majorBidi"/>
      <w:b/>
      <w:bCs/>
      <w:noProof/>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MS Mincho" w:hAnsi="Verdana" w:cs="Times New Roman"/>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2"/>
      <w:szCs w:val="22"/>
    </w:rPr>
  </w:style>
  <w:style w:type="paragraph" w:styleId="Ttulo1">
    <w:name w:val="heading 1"/>
    <w:basedOn w:val="Normal"/>
    <w:next w:val="Normal"/>
    <w:link w:val="Ttulo1Car"/>
    <w:uiPriority w:val="9"/>
    <w:qFormat/>
    <w:rsid w:val="00BF23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D2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qFormat/>
    <w:pPr>
      <w:spacing w:before="100" w:beforeAutospacing="1" w:after="100" w:afterAutospacing="1"/>
      <w:outlineLvl w:val="2"/>
    </w:pPr>
    <w:rPr>
      <w:rFonts w:ascii="Times" w:hAnsi="Times"/>
      <w:b/>
      <w:bCs/>
      <w:sz w:val="27"/>
      <w:szCs w:val="27"/>
    </w:rPr>
  </w:style>
  <w:style w:type="paragraph" w:styleId="Ttulo4">
    <w:name w:val="heading 4"/>
    <w:basedOn w:val="Normal"/>
    <w:next w:val="Normal"/>
    <w:qFormat/>
    <w:pPr>
      <w:keepNext/>
      <w:keepLines/>
      <w:spacing w:before="200"/>
      <w:outlineLvl w:val="3"/>
    </w:pPr>
    <w:rPr>
      <w:rFonts w:ascii="Calibri" w:eastAsia="MS Gothic" w:hAnsi="Calibri"/>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Pr>
      <w:color w:val="0000FF"/>
      <w:u w:val="single"/>
    </w:rPr>
  </w:style>
  <w:style w:type="paragraph" w:customStyle="1" w:styleId="Ttulo10">
    <w:name w:val="Título1"/>
    <w:basedOn w:val="Normal"/>
    <w:pPr>
      <w:spacing w:before="100" w:beforeAutospacing="1" w:after="100" w:afterAutospacing="1"/>
    </w:pPr>
    <w:rPr>
      <w:rFonts w:ascii="Times" w:hAnsi="Times"/>
      <w:sz w:val="20"/>
      <w:szCs w:val="20"/>
    </w:rPr>
  </w:style>
  <w:style w:type="paragraph" w:customStyle="1" w:styleId="u">
    <w:name w:val="u"/>
    <w:basedOn w:val="Normal"/>
    <w:pPr>
      <w:spacing w:before="100" w:beforeAutospacing="1" w:after="100" w:afterAutospacing="1"/>
    </w:pPr>
    <w:rPr>
      <w:rFonts w:ascii="Times" w:hAnsi="Times"/>
      <w:sz w:val="20"/>
      <w:szCs w:val="20"/>
    </w:rPr>
  </w:style>
  <w:style w:type="character" w:customStyle="1" w:styleId="un">
    <w:name w:val="un"/>
    <w:basedOn w:val="Fuentedeprrafopredeter"/>
  </w:style>
  <w:style w:type="character" w:customStyle="1" w:styleId="apple-converted-space">
    <w:name w:val="apple-converted-space"/>
    <w:basedOn w:val="Fuentedeprrafopredeter"/>
  </w:style>
  <w:style w:type="character" w:styleId="Textoennegrita">
    <w:name w:val="Strong"/>
    <w:qFormat/>
    <w:rPr>
      <w:b/>
      <w:bCs/>
    </w:rPr>
  </w:style>
  <w:style w:type="character" w:customStyle="1" w:styleId="Ttulo3Car">
    <w:name w:val="Título 3 Car"/>
    <w:rPr>
      <w:rFonts w:ascii="Times" w:hAnsi="Times"/>
      <w:b/>
      <w:bCs/>
      <w:sz w:val="27"/>
      <w:szCs w:val="27"/>
    </w:rPr>
  </w:style>
  <w:style w:type="character" w:customStyle="1" w:styleId="Ttulo4Car">
    <w:name w:val="Título 4 Car"/>
    <w:semiHidden/>
    <w:rPr>
      <w:rFonts w:ascii="Calibri" w:eastAsia="MS Gothic" w:hAnsi="Calibri" w:cs="Times New Roman"/>
      <w:b/>
      <w:bCs/>
      <w:i/>
      <w:iCs/>
      <w:color w:val="4F81BD"/>
    </w:rPr>
  </w:style>
  <w:style w:type="paragraph" w:styleId="NormalWeb">
    <w:name w:val="Normal (Web)"/>
    <w:basedOn w:val="Normal"/>
    <w:uiPriority w:val="99"/>
    <w:unhideWhenUsed/>
    <w:pPr>
      <w:spacing w:before="100" w:beforeAutospacing="1" w:after="100" w:afterAutospacing="1"/>
    </w:pPr>
    <w:rPr>
      <w:rFonts w:ascii="Times" w:hAnsi="Times"/>
      <w:sz w:val="20"/>
      <w:szCs w:val="20"/>
    </w:rPr>
  </w:style>
  <w:style w:type="paragraph" w:styleId="Prrafodelista">
    <w:name w:val="List Paragraph"/>
    <w:basedOn w:val="Normal"/>
    <w:qFormat/>
    <w:pPr>
      <w:ind w:left="720"/>
      <w:contextualSpacing/>
    </w:pPr>
  </w:style>
  <w:style w:type="character" w:styleId="Refdecomentario">
    <w:name w:val="annotation reference"/>
    <w:uiPriority w:val="99"/>
    <w:semiHidden/>
    <w:unhideWhenUsed/>
    <w:rsid w:val="007A0AF2"/>
    <w:rPr>
      <w:sz w:val="18"/>
      <w:szCs w:val="18"/>
    </w:rPr>
  </w:style>
  <w:style w:type="paragraph" w:styleId="Piedepgina">
    <w:name w:val="footer"/>
    <w:basedOn w:val="Normal"/>
    <w:unhideWhenUsed/>
    <w:pPr>
      <w:tabs>
        <w:tab w:val="center" w:pos="4252"/>
        <w:tab w:val="right" w:pos="8504"/>
      </w:tabs>
    </w:pPr>
  </w:style>
  <w:style w:type="character" w:customStyle="1" w:styleId="PiedepginaCar">
    <w:name w:val="Pie de página Car"/>
    <w:basedOn w:val="Fuentedeprrafopredeter"/>
  </w:style>
  <w:style w:type="character" w:styleId="Nmerodepgina">
    <w:name w:val="page number"/>
    <w:basedOn w:val="Fuentedeprrafopredeter"/>
    <w:semiHidden/>
    <w:unhideWhenUsed/>
  </w:style>
  <w:style w:type="paragraph" w:styleId="Encabezado">
    <w:name w:val="header"/>
    <w:basedOn w:val="Normal"/>
    <w:unhideWhenUsed/>
    <w:pPr>
      <w:tabs>
        <w:tab w:val="center" w:pos="4252"/>
        <w:tab w:val="right" w:pos="8504"/>
      </w:tabs>
    </w:pPr>
  </w:style>
  <w:style w:type="character" w:customStyle="1" w:styleId="EncabezadoCar">
    <w:name w:val="Encabezado Car"/>
    <w:basedOn w:val="Fuentedeprrafopredeter"/>
  </w:style>
  <w:style w:type="character" w:styleId="Hipervnculovisitado">
    <w:name w:val="FollowedHyperlink"/>
    <w:semiHidden/>
    <w:unhideWhenUsed/>
    <w:rPr>
      <w:color w:val="800080"/>
      <w:u w:val="single"/>
    </w:rPr>
  </w:style>
  <w:style w:type="paragraph" w:styleId="Textocomentario">
    <w:name w:val="annotation text"/>
    <w:basedOn w:val="Normal"/>
    <w:link w:val="TextocomentarioCar"/>
    <w:uiPriority w:val="99"/>
    <w:semiHidden/>
    <w:unhideWhenUsed/>
    <w:rsid w:val="007A0AF2"/>
    <w:rPr>
      <w:sz w:val="24"/>
      <w:szCs w:val="24"/>
    </w:rPr>
  </w:style>
  <w:style w:type="character" w:customStyle="1" w:styleId="TextocomentarioCar">
    <w:name w:val="Texto comentario Car"/>
    <w:link w:val="Textocomentario"/>
    <w:uiPriority w:val="99"/>
    <w:semiHidden/>
    <w:rsid w:val="007A0AF2"/>
    <w:rPr>
      <w:noProof/>
      <w:sz w:val="24"/>
      <w:szCs w:val="24"/>
    </w:rPr>
  </w:style>
  <w:style w:type="paragraph" w:styleId="Asuntodelcomentario">
    <w:name w:val="annotation subject"/>
    <w:basedOn w:val="Textocomentario"/>
    <w:next w:val="Textocomentario"/>
    <w:link w:val="AsuntodelcomentarioCar"/>
    <w:uiPriority w:val="99"/>
    <w:semiHidden/>
    <w:unhideWhenUsed/>
    <w:rsid w:val="007A0AF2"/>
    <w:rPr>
      <w:b/>
      <w:bCs/>
      <w:sz w:val="20"/>
      <w:szCs w:val="20"/>
    </w:rPr>
  </w:style>
  <w:style w:type="character" w:customStyle="1" w:styleId="AsuntodelcomentarioCar">
    <w:name w:val="Asunto del comentario Car"/>
    <w:link w:val="Asuntodelcomentario"/>
    <w:uiPriority w:val="99"/>
    <w:semiHidden/>
    <w:rsid w:val="007A0AF2"/>
    <w:rPr>
      <w:b/>
      <w:bCs/>
      <w:noProof/>
      <w:sz w:val="24"/>
      <w:szCs w:val="24"/>
    </w:rPr>
  </w:style>
  <w:style w:type="paragraph" w:styleId="Textodeglobo">
    <w:name w:val="Balloon Text"/>
    <w:basedOn w:val="Normal"/>
    <w:link w:val="TextodegloboCar"/>
    <w:uiPriority w:val="99"/>
    <w:semiHidden/>
    <w:unhideWhenUsed/>
    <w:rsid w:val="007A0AF2"/>
    <w:rPr>
      <w:rFonts w:ascii="Lucida Grande" w:hAnsi="Lucida Grande" w:cs="Lucida Grande"/>
      <w:sz w:val="18"/>
      <w:szCs w:val="18"/>
    </w:rPr>
  </w:style>
  <w:style w:type="character" w:customStyle="1" w:styleId="TextodegloboCar">
    <w:name w:val="Texto de globo Car"/>
    <w:link w:val="Textodeglobo"/>
    <w:uiPriority w:val="99"/>
    <w:semiHidden/>
    <w:rsid w:val="007A0AF2"/>
    <w:rPr>
      <w:rFonts w:ascii="Lucida Grande" w:hAnsi="Lucida Grande" w:cs="Lucida Grande"/>
      <w:noProof/>
      <w:sz w:val="18"/>
      <w:szCs w:val="18"/>
    </w:rPr>
  </w:style>
  <w:style w:type="character" w:customStyle="1" w:styleId="Ttulo1Car">
    <w:name w:val="Título 1 Car"/>
    <w:basedOn w:val="Fuentedeprrafopredeter"/>
    <w:link w:val="Ttulo1"/>
    <w:uiPriority w:val="9"/>
    <w:rsid w:val="00BF2351"/>
    <w:rPr>
      <w:rFonts w:asciiTheme="majorHAnsi" w:eastAsiaTheme="majorEastAsia" w:hAnsiTheme="majorHAnsi" w:cstheme="majorBidi"/>
      <w:b/>
      <w:bCs/>
      <w:noProof/>
      <w:color w:val="345A8A" w:themeColor="accent1" w:themeShade="B5"/>
      <w:sz w:val="32"/>
      <w:szCs w:val="32"/>
    </w:rPr>
  </w:style>
  <w:style w:type="paragraph" w:customStyle="1" w:styleId="cabecera1">
    <w:name w:val="cabecera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2">
    <w:name w:val="cabecera2"/>
    <w:basedOn w:val="Normal"/>
    <w:rsid w:val="00711567"/>
    <w:pPr>
      <w:spacing w:before="100" w:beforeAutospacing="1" w:after="100" w:afterAutospacing="1"/>
    </w:pPr>
    <w:rPr>
      <w:rFonts w:ascii="Times" w:eastAsiaTheme="minorEastAsia" w:hAnsi="Times" w:cstheme="minorBidi"/>
      <w:noProof w:val="0"/>
      <w:sz w:val="20"/>
      <w:szCs w:val="20"/>
    </w:rPr>
  </w:style>
  <w:style w:type="character" w:customStyle="1" w:styleId="cursiva">
    <w:name w:val="cursiva"/>
    <w:basedOn w:val="Fuentedeprrafopredeter"/>
    <w:rsid w:val="00711567"/>
  </w:style>
  <w:style w:type="paragraph" w:customStyle="1" w:styleId="tab1">
    <w:name w:val="tab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3">
    <w:name w:val="cabecera3"/>
    <w:basedOn w:val="Normal"/>
    <w:rsid w:val="009C5CC0"/>
    <w:pPr>
      <w:spacing w:before="100" w:beforeAutospacing="1" w:after="100" w:afterAutospacing="1"/>
    </w:pPr>
    <w:rPr>
      <w:rFonts w:ascii="Times" w:eastAsiaTheme="minorEastAsia" w:hAnsi="Times" w:cstheme="minorBidi"/>
      <w:noProof w:val="0"/>
      <w:sz w:val="20"/>
      <w:szCs w:val="20"/>
    </w:rPr>
  </w:style>
  <w:style w:type="character" w:customStyle="1" w:styleId="negrita">
    <w:name w:val="negrita"/>
    <w:basedOn w:val="Fuentedeprrafopredeter"/>
    <w:rsid w:val="009C5CC0"/>
  </w:style>
  <w:style w:type="paragraph" w:styleId="Textonotapie">
    <w:name w:val="footnote text"/>
    <w:basedOn w:val="Normal"/>
    <w:link w:val="TextonotapieCar"/>
    <w:uiPriority w:val="99"/>
    <w:semiHidden/>
    <w:unhideWhenUsed/>
    <w:rsid w:val="00DD543A"/>
    <w:rPr>
      <w:sz w:val="20"/>
      <w:szCs w:val="20"/>
    </w:rPr>
  </w:style>
  <w:style w:type="character" w:customStyle="1" w:styleId="TextonotapieCar">
    <w:name w:val="Texto nota pie Car"/>
    <w:basedOn w:val="Fuentedeprrafopredeter"/>
    <w:link w:val="Textonotapie"/>
    <w:uiPriority w:val="99"/>
    <w:semiHidden/>
    <w:rsid w:val="00DD543A"/>
    <w:rPr>
      <w:noProof/>
    </w:rPr>
  </w:style>
  <w:style w:type="character" w:styleId="Refdenotaalpie">
    <w:name w:val="footnote reference"/>
    <w:basedOn w:val="Fuentedeprrafopredeter"/>
    <w:uiPriority w:val="99"/>
    <w:semiHidden/>
    <w:unhideWhenUsed/>
    <w:rsid w:val="00DD543A"/>
    <w:rPr>
      <w:vertAlign w:val="superscript"/>
    </w:rPr>
  </w:style>
  <w:style w:type="character" w:customStyle="1" w:styleId="Ttulo2Car">
    <w:name w:val="Título 2 Car"/>
    <w:basedOn w:val="Fuentedeprrafopredeter"/>
    <w:link w:val="Ttulo2"/>
    <w:uiPriority w:val="9"/>
    <w:semiHidden/>
    <w:rsid w:val="005D2168"/>
    <w:rPr>
      <w:rFonts w:asciiTheme="majorHAnsi" w:eastAsiaTheme="majorEastAsia" w:hAnsiTheme="majorHAnsi" w:cstheme="majorBidi"/>
      <w:b/>
      <w:bCs/>
      <w:noProof/>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060337">
      <w:bodyDiv w:val="1"/>
      <w:marLeft w:val="0"/>
      <w:marRight w:val="0"/>
      <w:marTop w:val="0"/>
      <w:marBottom w:val="0"/>
      <w:divBdr>
        <w:top w:val="none" w:sz="0" w:space="0" w:color="auto"/>
        <w:left w:val="none" w:sz="0" w:space="0" w:color="auto"/>
        <w:bottom w:val="none" w:sz="0" w:space="0" w:color="auto"/>
        <w:right w:val="none" w:sz="0" w:space="0" w:color="auto"/>
      </w:divBdr>
    </w:div>
    <w:div w:id="724763562">
      <w:bodyDiv w:val="1"/>
      <w:marLeft w:val="0"/>
      <w:marRight w:val="0"/>
      <w:marTop w:val="0"/>
      <w:marBottom w:val="0"/>
      <w:divBdr>
        <w:top w:val="none" w:sz="0" w:space="0" w:color="auto"/>
        <w:left w:val="none" w:sz="0" w:space="0" w:color="auto"/>
        <w:bottom w:val="none" w:sz="0" w:space="0" w:color="auto"/>
        <w:right w:val="none" w:sz="0" w:space="0" w:color="auto"/>
      </w:divBdr>
      <w:divsChild>
        <w:div w:id="1475491875">
          <w:marLeft w:val="0"/>
          <w:marRight w:val="0"/>
          <w:marTop w:val="0"/>
          <w:marBottom w:val="0"/>
          <w:divBdr>
            <w:top w:val="none" w:sz="0" w:space="0" w:color="auto"/>
            <w:left w:val="none" w:sz="0" w:space="0" w:color="auto"/>
            <w:bottom w:val="none" w:sz="0" w:space="0" w:color="auto"/>
            <w:right w:val="none" w:sz="0" w:space="0" w:color="auto"/>
          </w:divBdr>
        </w:div>
      </w:divsChild>
    </w:div>
    <w:div w:id="1070691143">
      <w:bodyDiv w:val="1"/>
      <w:marLeft w:val="0"/>
      <w:marRight w:val="0"/>
      <w:marTop w:val="0"/>
      <w:marBottom w:val="0"/>
      <w:divBdr>
        <w:top w:val="none" w:sz="0" w:space="0" w:color="auto"/>
        <w:left w:val="none" w:sz="0" w:space="0" w:color="auto"/>
        <w:bottom w:val="none" w:sz="0" w:space="0" w:color="auto"/>
        <w:right w:val="none" w:sz="0" w:space="0" w:color="auto"/>
      </w:divBdr>
    </w:div>
    <w:div w:id="1213229909">
      <w:bodyDiv w:val="1"/>
      <w:marLeft w:val="0"/>
      <w:marRight w:val="0"/>
      <w:marTop w:val="0"/>
      <w:marBottom w:val="0"/>
      <w:divBdr>
        <w:top w:val="none" w:sz="0" w:space="0" w:color="auto"/>
        <w:left w:val="none" w:sz="0" w:space="0" w:color="auto"/>
        <w:bottom w:val="none" w:sz="0" w:space="0" w:color="auto"/>
        <w:right w:val="none" w:sz="0" w:space="0" w:color="auto"/>
      </w:divBdr>
      <w:divsChild>
        <w:div w:id="243535348">
          <w:marLeft w:val="0"/>
          <w:marRight w:val="0"/>
          <w:marTop w:val="0"/>
          <w:marBottom w:val="0"/>
          <w:divBdr>
            <w:top w:val="none" w:sz="0" w:space="0" w:color="auto"/>
            <w:left w:val="none" w:sz="0" w:space="0" w:color="auto"/>
            <w:bottom w:val="none" w:sz="0" w:space="0" w:color="auto"/>
            <w:right w:val="none" w:sz="0" w:space="0" w:color="auto"/>
          </w:divBdr>
        </w:div>
      </w:divsChild>
    </w:div>
    <w:div w:id="1492407875">
      <w:bodyDiv w:val="1"/>
      <w:marLeft w:val="0"/>
      <w:marRight w:val="0"/>
      <w:marTop w:val="0"/>
      <w:marBottom w:val="0"/>
      <w:divBdr>
        <w:top w:val="none" w:sz="0" w:space="0" w:color="auto"/>
        <w:left w:val="none" w:sz="0" w:space="0" w:color="auto"/>
        <w:bottom w:val="none" w:sz="0" w:space="0" w:color="auto"/>
        <w:right w:val="none" w:sz="0" w:space="0" w:color="auto"/>
      </w:divBdr>
    </w:div>
    <w:div w:id="14997357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footer" Target="footer3.xml"/><Relationship Id="rId21" Type="http://schemas.openxmlformats.org/officeDocument/2006/relationships/footer" Target="footer4.xm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pn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2.xml"/><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8D062-C0B5-B541-BCB4-8F42DB305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65</Pages>
  <Words>16626</Words>
  <Characters>91446</Characters>
  <Application>Microsoft Macintosh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107857</CharactersWithSpaces>
  <SharedDoc>false</SharedDoc>
  <HLinks>
    <vt:vector size="78" baseType="variant">
      <vt:variant>
        <vt:i4>8323141</vt:i4>
      </vt:variant>
      <vt:variant>
        <vt:i4>36</vt:i4>
      </vt:variant>
      <vt:variant>
        <vt:i4>0</vt:i4>
      </vt:variant>
      <vt:variant>
        <vt:i4>5</vt:i4>
      </vt:variant>
      <vt:variant>
        <vt:lpwstr>http://www.nationalgeographic.com.es/articulo/historia/grandes_reportajes/9272/gran_muralla_china.html</vt:lpwstr>
      </vt:variant>
      <vt:variant>
        <vt:lpwstr/>
      </vt:variant>
      <vt:variant>
        <vt:i4>1638454</vt:i4>
      </vt:variant>
      <vt:variant>
        <vt:i4>33</vt:i4>
      </vt:variant>
      <vt:variant>
        <vt:i4>0</vt:i4>
      </vt:variant>
      <vt:variant>
        <vt:i4>5</vt:i4>
      </vt:variant>
      <vt:variant>
        <vt:lpwstr>http://esicilia.hol.es/blog/wp-content/uploads/2013/05/MEDIEVAL-47-GENGIS_Art%C3%ADculo-de-Portada.pdf</vt:lpwstr>
      </vt:variant>
      <vt:variant>
        <vt:lpwstr/>
      </vt:variant>
      <vt:variant>
        <vt:i4>7077958</vt:i4>
      </vt:variant>
      <vt:variant>
        <vt:i4>30</vt:i4>
      </vt:variant>
      <vt:variant>
        <vt:i4>0</vt:i4>
      </vt:variant>
      <vt:variant>
        <vt:i4>5</vt:i4>
      </vt:variant>
      <vt:variant>
        <vt:lpwstr>https://www.youtube.com/watch?v=XMcXJZj7Ykk</vt:lpwstr>
      </vt:variant>
      <vt:variant>
        <vt:lpwstr/>
      </vt:variant>
      <vt:variant>
        <vt:i4>4980825</vt:i4>
      </vt:variant>
      <vt:variant>
        <vt:i4>27</vt:i4>
      </vt:variant>
      <vt:variant>
        <vt:i4>0</vt:i4>
      </vt:variant>
      <vt:variant>
        <vt:i4>5</vt:i4>
      </vt:variant>
      <vt:variant>
        <vt:lpwstr>http://biblio.juridicas.unam.mx/libros/6/2698/17.pdf</vt:lpwstr>
      </vt:variant>
      <vt:variant>
        <vt:lpwstr/>
      </vt:variant>
      <vt:variant>
        <vt:i4>4063269</vt:i4>
      </vt:variant>
      <vt:variant>
        <vt:i4>24</vt:i4>
      </vt:variant>
      <vt:variant>
        <vt:i4>0</vt:i4>
      </vt:variant>
      <vt:variant>
        <vt:i4>5</vt:i4>
      </vt:variant>
      <vt:variant>
        <vt:lpwstr>http://www.nationalgeographic.com.es/articulo/historia/actualidad/8318/juana_arco_fue_condenada_hoguera.html</vt:lpwstr>
      </vt:variant>
      <vt:variant>
        <vt:lpwstr/>
      </vt:variant>
      <vt:variant>
        <vt:i4>1048579</vt:i4>
      </vt:variant>
      <vt:variant>
        <vt:i4>21</vt:i4>
      </vt:variant>
      <vt:variant>
        <vt:i4>0</vt:i4>
      </vt:variant>
      <vt:variant>
        <vt:i4>5</vt:i4>
      </vt:variant>
      <vt:variant>
        <vt:lpwstr>http://www.artehistoria.com/v2/videos/88.htm</vt:lpwstr>
      </vt:variant>
      <vt:variant>
        <vt:lpwstr/>
      </vt:variant>
      <vt:variant>
        <vt:i4>7864447</vt:i4>
      </vt:variant>
      <vt:variant>
        <vt:i4>18</vt:i4>
      </vt:variant>
      <vt:variant>
        <vt:i4>0</vt:i4>
      </vt:variant>
      <vt:variant>
        <vt:i4>5</vt:i4>
      </vt:variant>
      <vt:variant>
        <vt:lpwstr>http://aulaplaneta.planetasaber.com/encyclopedia/default.asp?idpack=8&amp;idpil=000L9101&amp;ruta=Buscador&amp;DATA=fucJ8LXn6GDAThKwZC%2fVAvLI%2fMYVJqFBBd0F4CpdeqI%3d</vt:lpwstr>
      </vt:variant>
      <vt:variant>
        <vt:lpwstr/>
      </vt:variant>
      <vt:variant>
        <vt:i4>6029314</vt:i4>
      </vt:variant>
      <vt:variant>
        <vt:i4>15</vt:i4>
      </vt:variant>
      <vt:variant>
        <vt:i4>0</vt:i4>
      </vt:variant>
      <vt:variant>
        <vt:i4>5</vt:i4>
      </vt:variant>
      <vt:variant>
        <vt:lpwstr>http://aulaplaneta.planetasaber.com/encyclopedia/default.asp?idreg=60296&amp;ruta=Buscador&amp;DATA=R0kUx1sFWYehPkn2wdhJ3fLI%2fMYVJqFBBd0F4CpdeqI%3d</vt:lpwstr>
      </vt:variant>
      <vt:variant>
        <vt:lpwstr/>
      </vt:variant>
      <vt:variant>
        <vt:i4>6553615</vt:i4>
      </vt:variant>
      <vt:variant>
        <vt:i4>12</vt:i4>
      </vt:variant>
      <vt:variant>
        <vt:i4>0</vt:i4>
      </vt:variant>
      <vt:variant>
        <vt:i4>5</vt:i4>
      </vt:variant>
      <vt:variant>
        <vt:lpwstr>http://aulaplaneta.planetasaber.com/encyclopedia/default.asp?idreg=108848&amp;ruta=Buscador&amp;DATA=fucJ8LXn6GD95L%2bVXhdKtfLI%2fMYVJqFBBd0F4CpdeqI%3d</vt:lpwstr>
      </vt:variant>
      <vt:variant>
        <vt:lpwstr/>
      </vt:variant>
      <vt:variant>
        <vt:i4>5374015</vt:i4>
      </vt:variant>
      <vt:variant>
        <vt:i4>9</vt:i4>
      </vt:variant>
      <vt:variant>
        <vt:i4>0</vt:i4>
      </vt:variant>
      <vt:variant>
        <vt:i4>5</vt:i4>
      </vt:variant>
      <vt:variant>
        <vt:lpwstr>http://aulaplaneta.planetasaber.com/encyclopedia/default.asp?idreg=130754&amp;ruta=Buscador&amp;DATA=fucJ8LXn6GAtth6szjn1VPLI%2fMYVJqFBBd0F4CpdeqI%3d</vt:lpwstr>
      </vt:variant>
      <vt:variant>
        <vt:lpwstr/>
      </vt:variant>
      <vt:variant>
        <vt:i4>1835112</vt:i4>
      </vt:variant>
      <vt:variant>
        <vt:i4>6</vt:i4>
      </vt:variant>
      <vt:variant>
        <vt:i4>0</vt:i4>
      </vt:variant>
      <vt:variant>
        <vt:i4>5</vt:i4>
      </vt:variant>
      <vt:variant>
        <vt:lpwstr>http://aulaplaneta.planetasaber.com/encyclopedia/default.asp?idreg=166466&amp;ruta=Buscador&amp;DATA=fucJ8LXn6GBuv5bNi6cIvfLI%2fMYVJqFBBd0F4CpdeqI%3d</vt:lpwstr>
      </vt:variant>
      <vt:variant>
        <vt:lpwstr/>
      </vt:variant>
      <vt:variant>
        <vt:i4>5439602</vt:i4>
      </vt:variant>
      <vt:variant>
        <vt:i4>3</vt:i4>
      </vt:variant>
      <vt:variant>
        <vt:i4>0</vt:i4>
      </vt:variant>
      <vt:variant>
        <vt:i4>5</vt:i4>
      </vt:variant>
      <vt:variant>
        <vt:lpwstr>http://aulaplaneta.planetasaber.com/encyclopedia/default.asp?idreg=8439&amp;ruta=Buscador&amp;DATA=fucJ8LXn6GDpkp0fspYaX%2fLI%2fMYVJqFBBd0F4CpdeqI%3d</vt:lpwstr>
      </vt:variant>
      <vt:variant>
        <vt:lpwstr/>
      </vt:variant>
      <vt:variant>
        <vt:i4>3145806</vt:i4>
      </vt:variant>
      <vt:variant>
        <vt:i4>0</vt:i4>
      </vt:variant>
      <vt:variant>
        <vt:i4>0</vt:i4>
      </vt:variant>
      <vt:variant>
        <vt:i4>5</vt:i4>
      </vt:variant>
      <vt:variant>
        <vt:lpwstr>http://aulaplaneta.planetasaber.com/encyclopedia/default.asp?idreg=166844&amp;ruta=Buscador&amp;DATA=fucJ8LXn6GCwP%2bOhrpIF%2f%2fLI%2fMYVJqFBBd0F4CpdeqI%3d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Susana Rodriguez Vargas</dc:creator>
  <cp:lastModifiedBy>Maria Jose Osorio Arce</cp:lastModifiedBy>
  <cp:revision>2</cp:revision>
  <dcterms:created xsi:type="dcterms:W3CDTF">2015-09-20T14:16:00Z</dcterms:created>
  <dcterms:modified xsi:type="dcterms:W3CDTF">2015-10-09T09:57:00Z</dcterms:modified>
</cp:coreProperties>
</file>