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7776" w:rsidRPr="006F562D"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EF5A8F">
            <w:pPr>
              <w:pStyle w:val="Encabezado"/>
              <w:ind w:right="360"/>
              <w:rPr>
                <w:color w:val="000000" w:themeColor="text1"/>
              </w:rPr>
            </w:pPr>
            <w:r w:rsidRPr="006F562D">
              <w:rPr>
                <w:b/>
                <w:color w:val="000000" w:themeColor="text1"/>
              </w:rPr>
              <w:t>América Latina en la primera mitad del siglo XX</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3C14A7"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proofErr w:type="spellStart"/>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proofErr w:type="spellEnd"/>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w:t>
      </w:r>
      <w:proofErr w:type="spellStart"/>
      <w:r w:rsidRPr="006F562D">
        <w:rPr>
          <w:rFonts w:ascii="Times New Roman" w:eastAsia="Times New Roman" w:hAnsi="Times New Roman" w:cs="Times New Roman"/>
          <w:color w:val="000000" w:themeColor="text1"/>
          <w:sz w:val="24"/>
          <w:szCs w:val="24"/>
          <w:lang w:eastAsia="es-CO"/>
        </w:rPr>
        <w:t>porfiriato</w:t>
      </w:r>
      <w:proofErr w:type="spellEnd"/>
      <w:r w:rsidRPr="006F562D">
        <w:rPr>
          <w:rFonts w:ascii="Times New Roman" w:eastAsia="Times New Roman" w:hAnsi="Times New Roman" w:cs="Times New Roman"/>
          <w:color w:val="000000" w:themeColor="text1"/>
          <w:sz w:val="24"/>
          <w:szCs w:val="24"/>
          <w:lang w:eastAsia="es-CO"/>
        </w:rPr>
        <w:t xml:space="preserve">,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 xml:space="preserve">Código </w:t>
            </w:r>
            <w:proofErr w:type="spellStart"/>
            <w:r w:rsidRPr="006F562D">
              <w:rPr>
                <w:rFonts w:ascii="Times New Roman" w:hAnsi="Times New Roman" w:cs="Times New Roman"/>
                <w:b/>
                <w:color w:val="000000" w:themeColor="text1"/>
                <w:sz w:val="24"/>
                <w:szCs w:val="24"/>
              </w:rPr>
              <w:t>Shutterstock</w:t>
            </w:r>
            <w:proofErr w:type="spellEnd"/>
            <w:r w:rsidRPr="006F562D">
              <w:rPr>
                <w:rFonts w:ascii="Times New Roman" w:hAnsi="Times New Roman" w:cs="Times New Roman"/>
                <w:b/>
                <w:color w:val="000000" w:themeColor="text1"/>
                <w:sz w:val="24"/>
                <w:szCs w:val="24"/>
              </w:rPr>
              <w:t xml:space="preserve"> (o URL o la ruta en </w:t>
            </w:r>
            <w:proofErr w:type="spellStart"/>
            <w:r w:rsidRPr="006F562D">
              <w:rPr>
                <w:rFonts w:ascii="Times New Roman" w:hAnsi="Times New Roman" w:cs="Times New Roman"/>
                <w:b/>
                <w:color w:val="000000" w:themeColor="text1"/>
                <w:sz w:val="24"/>
                <w:szCs w:val="24"/>
              </w:rPr>
              <w:t>AulaPlaneta</w:t>
            </w:r>
            <w:proofErr w:type="spellEnd"/>
            <w:r w:rsidRPr="006F562D">
              <w:rPr>
                <w:rFonts w:ascii="Times New Roman" w:hAnsi="Times New Roman" w:cs="Times New Roman"/>
                <w:b/>
                <w:color w:val="000000" w:themeColor="text1"/>
                <w:sz w:val="24"/>
                <w:szCs w:val="24"/>
              </w:rPr>
              <w:t>)</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33369F" w:rsidP="00ED182B">
            <w:pPr>
              <w:rPr>
                <w:rFonts w:ascii="Times New Roman" w:hAnsi="Times New Roman" w:cs="Times New Roman"/>
                <w:color w:val="000000" w:themeColor="text1"/>
                <w:sz w:val="24"/>
                <w:szCs w:val="24"/>
              </w:rPr>
            </w:pPr>
            <w:hyperlink r:id="rId8"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6CABEC7E" wp14:editId="1A9C94B0">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6F562D">
              <w:rPr>
                <w:rFonts w:ascii="Times New Roman" w:hAnsi="Times New Roman" w:cs="Times New Roman"/>
                <w:color w:val="000000" w:themeColor="text1"/>
                <w:sz w:val="24"/>
                <w:szCs w:val="24"/>
              </w:rPr>
              <w:t xml:space="preserve">Detalle del retrato del general Porfirio Díaz (1901), de José </w:t>
            </w:r>
            <w:proofErr w:type="spellStart"/>
            <w:r w:rsidRPr="006F562D">
              <w:rPr>
                <w:rFonts w:ascii="Times New Roman" w:hAnsi="Times New Roman" w:cs="Times New Roman"/>
                <w:color w:val="000000" w:themeColor="text1"/>
                <w:sz w:val="24"/>
                <w:szCs w:val="24"/>
              </w:rPr>
              <w:t>Cusachs</w:t>
            </w:r>
            <w:proofErr w:type="spellEnd"/>
            <w:r w:rsidRPr="006F562D">
              <w:rPr>
                <w:rFonts w:ascii="Times New Roman" w:hAnsi="Times New Roman" w:cs="Times New Roman"/>
                <w:color w:val="000000" w:themeColor="text1"/>
                <w:sz w:val="24"/>
                <w:szCs w:val="24"/>
              </w:rPr>
              <w:t xml:space="preserve"> (Museo Nacional de Historia, México D.F.).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p>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DD0404" w:rsidRPr="006F562D">
        <w:rPr>
          <w:rFonts w:ascii="Times New Roman" w:eastAsia="Times New Roman" w:hAnsi="Times New Roman" w:cs="Times New Roman"/>
          <w:b/>
          <w:color w:val="000000" w:themeColor="text1"/>
          <w:sz w:val="24"/>
          <w:szCs w:val="24"/>
          <w:lang w:eastAsia="es-CO"/>
        </w:rPr>
        <w:t>Causas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w:t>
      </w:r>
      <w:proofErr w:type="spellStart"/>
      <w:r w:rsidRPr="006F562D">
        <w:rPr>
          <w:rFonts w:ascii="Times New Roman" w:eastAsia="Times New Roman" w:hAnsi="Times New Roman" w:cs="Times New Roman"/>
          <w:color w:val="000000" w:themeColor="text1"/>
          <w:sz w:val="24"/>
          <w:szCs w:val="24"/>
          <w:lang w:eastAsia="es-CO"/>
        </w:rPr>
        <w:t>textileras</w:t>
      </w:r>
      <w:proofErr w:type="spellEnd"/>
      <w:r w:rsidRPr="006F562D">
        <w:rPr>
          <w:rFonts w:ascii="Times New Roman" w:eastAsia="Times New Roman" w:hAnsi="Times New Roman" w:cs="Times New Roman"/>
          <w:color w:val="000000" w:themeColor="text1"/>
          <w:sz w:val="24"/>
          <w:szCs w:val="24"/>
          <w:lang w:eastAsia="es-CO"/>
        </w:rPr>
        <w:t xml:space="preserve">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Pr="006F562D">
        <w:rPr>
          <w:rFonts w:ascii="Times New Roman" w:hAnsi="Times New Roman" w:cs="Times New Roman"/>
          <w:color w:val="000000" w:themeColor="text1"/>
          <w:sz w:val="24"/>
          <w:szCs w:val="24"/>
        </w:rPr>
        <w:t xml:space="preserve"> </w:t>
      </w:r>
      <w:r w:rsidR="00C12D3A" w:rsidRPr="006F562D">
        <w:rPr>
          <w:rFonts w:ascii="Times New Roman" w:eastAsia="Times New Roman" w:hAnsi="Times New Roman" w:cs="Times New Roman"/>
          <w:b/>
          <w:color w:val="000000" w:themeColor="text1"/>
          <w:sz w:val="24"/>
          <w:szCs w:val="24"/>
          <w:lang w:eastAsia="es-CO"/>
        </w:rPr>
        <w:t>Inicio de la Revoluci</w:t>
      </w:r>
      <w:r w:rsidR="00C510C6" w:rsidRPr="006F562D">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60576C" w:rsidRPr="006F562D" w:rsidRDefault="0060576C" w:rsidP="0060576C">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consiguió huir de prisión el mismo octubre de 1909 y desde San Antonio, Texas, lanzó el plan de San Luis Potosí, que proclamó el sufragio efectivo y </w:t>
      </w:r>
      <w:r w:rsidR="00B11766" w:rsidRPr="006F562D">
        <w:rPr>
          <w:rFonts w:ascii="Times New Roman" w:eastAsia="Times New Roman" w:hAnsi="Times New Roman" w:cs="Times New Roman"/>
          <w:color w:val="000000" w:themeColor="text1"/>
          <w:sz w:val="24"/>
          <w:szCs w:val="24"/>
          <w:lang w:eastAsia="es-CO"/>
        </w:rPr>
        <w:t xml:space="preserve">la </w:t>
      </w:r>
      <w:r w:rsidRPr="006F562D">
        <w:rPr>
          <w:rFonts w:ascii="Times New Roman" w:eastAsia="Times New Roman" w:hAnsi="Times New Roman" w:cs="Times New Roman"/>
          <w:color w:val="000000" w:themeColor="text1"/>
          <w:sz w:val="24"/>
          <w:szCs w:val="24"/>
          <w:lang w:eastAsia="es-CO"/>
        </w:rPr>
        <w:t xml:space="preserve">no reelección. </w:t>
      </w:r>
    </w:p>
    <w:p w:rsidR="0060576C" w:rsidRPr="006F562D" w:rsidRDefault="0060576C" w:rsidP="0060576C">
      <w:pPr>
        <w:spacing w:after="0" w:line="285" w:lineRule="atLeast"/>
        <w:jc w:val="both"/>
        <w:rPr>
          <w:rFonts w:ascii="Times New Roman" w:eastAsia="Times New Roman" w:hAnsi="Times New Roman" w:cs="Times New Roman"/>
          <w:b/>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EF0FC2" w:rsidRPr="00AE145F" w:rsidRDefault="00EF0FC2"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AE145F">
              <w:rPr>
                <w:rFonts w:ascii="Times New Roman" w:hAnsi="Times New Roman" w:cs="Times New Roman"/>
                <w:sz w:val="24"/>
                <w:szCs w:val="24"/>
                <w:lang w:val="en"/>
              </w:rPr>
              <w:t>File:San Luis-terv.JPG</w:t>
            </w:r>
          </w:p>
          <w:p w:rsidR="00EF0FC2" w:rsidRDefault="0033369F" w:rsidP="00B838B2">
            <w:pPr>
              <w:rPr>
                <w:rFonts w:ascii="Times New Roman" w:hAnsi="Times New Roman" w:cs="Times New Roman"/>
                <w:sz w:val="24"/>
                <w:szCs w:val="24"/>
                <w:lang w:val="en"/>
              </w:rPr>
            </w:pPr>
            <w:hyperlink r:id="rId10"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0AC2330E" wp14:editId="572D5403">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EF0FC2" w:rsidRPr="00AE145F" w:rsidRDefault="00EF0FC2" w:rsidP="00B838B2">
            <w:pPr>
              <w:jc w:val="both"/>
              <w:rPr>
                <w:rFonts w:ascii="Times New Roman" w:hAnsi="Times New Roman" w:cs="Times New Roman"/>
                <w:color w:val="000000"/>
                <w:sz w:val="24"/>
                <w:szCs w:val="24"/>
              </w:rPr>
            </w:pPr>
            <w:r w:rsidRPr="00AE145F">
              <w:rPr>
                <w:rFonts w:ascii="Times New Roman" w:hAnsi="Times New Roman" w:cs="Times New Roman"/>
                <w:bCs/>
                <w:color w:val="000000"/>
                <w:sz w:val="24"/>
                <w:szCs w:val="24"/>
              </w:rPr>
              <w:t>El plan San Luis Potosí fue un p</w:t>
            </w:r>
            <w:r w:rsidRPr="00AE145F">
              <w:rPr>
                <w:rFonts w:ascii="Times New Roman" w:hAnsi="Times New Roman" w:cs="Times New Roman"/>
                <w:color w:val="000000"/>
                <w:sz w:val="24"/>
                <w:szCs w:val="24"/>
              </w:rPr>
              <w:t>rograma político proclamado</w:t>
            </w:r>
            <w:r>
              <w:rPr>
                <w:rFonts w:ascii="Times New Roman" w:hAnsi="Times New Roman" w:cs="Times New Roman"/>
                <w:color w:val="000000"/>
                <w:sz w:val="24"/>
                <w:szCs w:val="24"/>
              </w:rPr>
              <w:t xml:space="preserve"> </w:t>
            </w:r>
            <w:r w:rsidRPr="00AE145F">
              <w:rPr>
                <w:rFonts w:ascii="Times New Roman" w:hAnsi="Times New Roman" w:cs="Times New Roman"/>
                <w:color w:val="000000"/>
                <w:sz w:val="24"/>
                <w:szCs w:val="24"/>
              </w:rPr>
              <w:t>el 10 de octubre de 1910 por Francisco Madero.</w:t>
            </w:r>
            <w:bookmarkStart w:id="0" w:name="3829022"/>
            <w:bookmarkEnd w:id="0"/>
            <w:r w:rsidRPr="00AE145F">
              <w:rPr>
                <w:rFonts w:ascii="Times New Roman" w:hAnsi="Times New Roman" w:cs="Times New Roman"/>
                <w:color w:val="000000"/>
                <w:sz w:val="24"/>
                <w:szCs w:val="24"/>
              </w:rPr>
              <w:t xml:space="preserve"> </w:t>
            </w:r>
            <w:r w:rsidRPr="00AE145F">
              <w:rPr>
                <w:rFonts w:ascii="Times New Roman" w:hAnsi="Times New Roman" w:cs="Times New Roman"/>
                <w:bCs/>
                <w:color w:val="000000"/>
                <w:sz w:val="24"/>
                <w:szCs w:val="24"/>
              </w:rPr>
              <w:t>En él incitó a la sublevación contra la dictadura de Porfirio Díaz. Se oponía a la reelección y declaraba nul</w:t>
            </w:r>
            <w:r>
              <w:rPr>
                <w:rFonts w:ascii="Times New Roman" w:hAnsi="Times New Roman" w:cs="Times New Roman"/>
                <w:bCs/>
                <w:color w:val="000000"/>
                <w:sz w:val="24"/>
                <w:szCs w:val="24"/>
              </w:rPr>
              <w:t>as las elecciones.</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1.2.1 </w:t>
      </w:r>
      <w:r w:rsidR="00993B60" w:rsidRPr="006F562D">
        <w:rPr>
          <w:rFonts w:ascii="Times New Roman" w:eastAsia="Times New Roman" w:hAnsi="Times New Roman" w:cs="Times New Roman"/>
          <w:b/>
          <w:color w:val="000000" w:themeColor="text1"/>
          <w:sz w:val="24"/>
          <w:szCs w:val="24"/>
          <w:lang w:eastAsia="es-CO"/>
        </w:rPr>
        <w:t>Sublevaciones en</w:t>
      </w:r>
      <w:r w:rsidR="00881600" w:rsidRPr="006F562D">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ins w:id="1" w:author="ANA MARIA LARA" w:date="2015-04-05T09:45:00Z">
        <w:r w:rsidR="00B579B8" w:rsidRPr="006F562D">
          <w:rPr>
            <w:rFonts w:ascii="Times New Roman" w:eastAsia="Times New Roman" w:hAnsi="Times New Roman" w:cs="Times New Roman"/>
            <w:color w:val="000000" w:themeColor="text1"/>
            <w:sz w:val="24"/>
            <w:szCs w:val="24"/>
            <w:lang w:eastAsia="es-CO"/>
          </w:rPr>
          <w:t xml:space="preserve"> </w:t>
        </w:r>
      </w:ins>
      <w:r w:rsidR="00B579B8" w:rsidRPr="006F562D">
        <w:rPr>
          <w:rFonts w:ascii="Times New Roman" w:eastAsia="Times New Roman" w:hAnsi="Times New Roman" w:cs="Times New Roman"/>
          <w:color w:val="000000" w:themeColor="text1"/>
          <w:sz w:val="24"/>
          <w:szCs w:val="24"/>
          <w:lang w:eastAsia="es-CO"/>
        </w:rPr>
        <w:t xml:space="preserve">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B43A6A" w:rsidRDefault="00B70C0F" w:rsidP="00B838B2">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B43A6A">
              <w:rPr>
                <w:rFonts w:ascii="Times New Roman" w:hAnsi="Times New Roman" w:cs="Times New Roman"/>
                <w:sz w:val="24"/>
                <w:szCs w:val="24"/>
                <w:lang w:val="en"/>
              </w:rPr>
              <w:t>File:Pancho Villa bandolier crop.jpg</w:t>
            </w:r>
          </w:p>
          <w:p w:rsidR="00B70C0F" w:rsidRDefault="0033369F" w:rsidP="00B838B2">
            <w:pPr>
              <w:rPr>
                <w:rFonts w:ascii="Times New Roman" w:hAnsi="Times New Roman" w:cs="Times New Roman"/>
                <w:sz w:val="24"/>
                <w:szCs w:val="24"/>
                <w:lang w:val="en"/>
              </w:rPr>
            </w:pPr>
            <w:hyperlink r:id="rId12"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212AEE0F" wp14:editId="06FB6A47">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1.2.2 </w:t>
      </w:r>
      <w:r w:rsidR="00194F48" w:rsidRPr="006F562D">
        <w:rPr>
          <w:rFonts w:ascii="Times New Roman" w:hAnsi="Times New Roman" w:cs="Times New Roman"/>
          <w:b/>
          <w:color w:val="000000" w:themeColor="text1"/>
          <w:sz w:val="24"/>
          <w:szCs w:val="24"/>
          <w:lang w:eastAsia="es-CO"/>
        </w:rPr>
        <w:t>Sublevaciones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4"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Default="00B70C0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07EDC548" wp14:editId="47B61873">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Al mismo tiempo que Madero, los campesinos nahuas y mestizos del 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2" w:name="IDA3MD2F"/>
      <w:bookmarkEnd w:id="2"/>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febrero de </w:t>
      </w:r>
      <w:r w:rsidRPr="006F562D">
        <w:rPr>
          <w:rFonts w:ascii="Times New Roman" w:eastAsia="Times New Roman" w:hAnsi="Times New Roman" w:cs="Times New Roman"/>
          <w:b/>
          <w:color w:val="000000" w:themeColor="text1"/>
          <w:sz w:val="24"/>
          <w:szCs w:val="24"/>
          <w:lang w:eastAsia="es-CO"/>
        </w:rPr>
        <w:t>1911</w:t>
      </w:r>
      <w:r w:rsidRPr="006F562D">
        <w:rPr>
          <w:rFonts w:ascii="Times New Roman" w:eastAsia="Times New Roman" w:hAnsi="Times New Roman" w:cs="Times New Roman"/>
          <w:color w:val="000000" w:themeColor="text1"/>
          <w:sz w:val="24"/>
          <w:szCs w:val="24"/>
          <w:lang w:eastAsia="es-CO"/>
        </w:rPr>
        <w:t xml:space="preserve">, Madero cruzó la frontera para ponerse al mando de los rebeldes. El 10 de mayo conquistó Ciudad Juárez y </w:t>
      </w:r>
      <w:r w:rsidR="00924614" w:rsidRPr="006F562D">
        <w:rPr>
          <w:rFonts w:ascii="Times New Roman" w:eastAsia="Times New Roman" w:hAnsi="Times New Roman" w:cs="Times New Roman"/>
          <w:color w:val="000000" w:themeColor="text1"/>
          <w:sz w:val="24"/>
          <w:szCs w:val="24"/>
          <w:lang w:eastAsia="es-CO"/>
        </w:rPr>
        <w:t xml:space="preserve">con ello </w:t>
      </w:r>
      <w:r w:rsidRPr="006F562D">
        <w:rPr>
          <w:rFonts w:ascii="Times New Roman" w:eastAsia="Times New Roman" w:hAnsi="Times New Roman" w:cs="Times New Roman"/>
          <w:color w:val="000000" w:themeColor="text1"/>
          <w:sz w:val="24"/>
          <w:szCs w:val="24"/>
          <w:lang w:eastAsia="es-CO"/>
        </w:rPr>
        <w:t xml:space="preserve">abrió el país a la penetración de sus tropas.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finalmente dimitió y </w:t>
      </w:r>
      <w:r w:rsidR="0060576C" w:rsidRPr="006F562D">
        <w:rPr>
          <w:rFonts w:ascii="Times New Roman" w:eastAsia="Times New Roman" w:hAnsi="Times New Roman" w:cs="Times New Roman"/>
          <w:color w:val="000000" w:themeColor="text1"/>
          <w:sz w:val="24"/>
          <w:szCs w:val="24"/>
          <w:lang w:eastAsia="es-CO"/>
        </w:rPr>
        <w:t xml:space="preserve">se </w:t>
      </w:r>
      <w:r w:rsidRPr="006F562D">
        <w:rPr>
          <w:rFonts w:ascii="Times New Roman" w:eastAsia="Times New Roman" w:hAnsi="Times New Roman" w:cs="Times New Roman"/>
          <w:color w:val="000000" w:themeColor="text1"/>
          <w:sz w:val="24"/>
          <w:szCs w:val="24"/>
          <w:lang w:eastAsia="es-CO"/>
        </w:rPr>
        <w:t xml:space="preserve">marchó al exilio. El 2 de noviembre el Congreso declaró a Madero </w:t>
      </w:r>
      <w:r w:rsidRPr="006F562D">
        <w:rPr>
          <w:rFonts w:ascii="Times New Roman" w:eastAsia="Times New Roman" w:hAnsi="Times New Roman" w:cs="Times New Roman"/>
          <w:b/>
          <w:color w:val="000000" w:themeColor="text1"/>
          <w:sz w:val="24"/>
          <w:szCs w:val="24"/>
          <w:lang w:eastAsia="es-CO"/>
        </w:rPr>
        <w:t>presidente</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70C0F" w:rsidRPr="006F706D" w:rsidRDefault="00B70C0F" w:rsidP="00B838B2">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6F706D">
              <w:rPr>
                <w:rFonts w:ascii="Times New Roman" w:hAnsi="Times New Roman" w:cs="Times New Roman"/>
                <w:color w:val="000000"/>
                <w:sz w:val="24"/>
                <w:szCs w:val="24"/>
                <w:lang w:val="en"/>
              </w:rPr>
              <w:t>File:Francisco I Madero.jpg</w:t>
            </w:r>
          </w:p>
          <w:p w:rsidR="00B70C0F" w:rsidRDefault="0033369F" w:rsidP="00B838B2">
            <w:pPr>
              <w:rPr>
                <w:rFonts w:ascii="Times New Roman" w:hAnsi="Times New Roman" w:cs="Times New Roman"/>
                <w:color w:val="000000"/>
                <w:sz w:val="24"/>
                <w:szCs w:val="24"/>
                <w:lang w:val="fr-FR"/>
              </w:rPr>
            </w:pPr>
            <w:hyperlink r:id="rId16"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17DCF42D" wp14:editId="12901E25">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924614" w:rsidRPr="006F562D">
        <w:rPr>
          <w:rFonts w:ascii="Times New Roman" w:eastAsia="Times New Roman" w:hAnsi="Times New Roman" w:cs="Times New Roman"/>
          <w:b/>
          <w:color w:val="000000" w:themeColor="text1"/>
          <w:sz w:val="24"/>
          <w:szCs w:val="24"/>
          <w:lang w:eastAsia="es-CO"/>
        </w:rPr>
        <w:t>periodo de M</w:t>
      </w:r>
      <w:r w:rsidRPr="006F562D">
        <w:rPr>
          <w:rFonts w:ascii="Times New Roman" w:eastAsia="Times New Roman" w:hAnsi="Times New Roman" w:cs="Times New Roman"/>
          <w:b/>
          <w:color w:val="000000" w:themeColor="text1"/>
          <w:sz w:val="24"/>
          <w:szCs w:val="24"/>
          <w:lang w:eastAsia="es-CO"/>
        </w:rPr>
        <w:t>adero</w:t>
      </w:r>
      <w:r w:rsidRPr="006F562D">
        <w:rPr>
          <w:rFonts w:ascii="Times New Roman" w:eastAsia="Times New Roman" w:hAnsi="Times New Roman" w:cs="Times New Roman"/>
          <w:color w:val="000000" w:themeColor="text1"/>
          <w:sz w:val="24"/>
          <w:szCs w:val="24"/>
          <w:lang w:eastAsia="es-CO"/>
        </w:rPr>
        <w:t xml:space="preserve"> en el poder duró tan solo </w:t>
      </w:r>
      <w:r w:rsidRPr="006F562D">
        <w:rPr>
          <w:rFonts w:ascii="Times New Roman" w:eastAsia="Times New Roman" w:hAnsi="Times New Roman" w:cs="Times New Roman"/>
          <w:b/>
          <w:color w:val="000000" w:themeColor="text1"/>
          <w:sz w:val="24"/>
          <w:szCs w:val="24"/>
          <w:lang w:eastAsia="es-CO"/>
        </w:rPr>
        <w:t>15 meses</w:t>
      </w:r>
      <w:r w:rsidRPr="006F562D">
        <w:rPr>
          <w:rFonts w:ascii="Times New Roman" w:eastAsia="Times New Roman" w:hAnsi="Times New Roman" w:cs="Times New Roman"/>
          <w:color w:val="000000" w:themeColor="text1"/>
          <w:sz w:val="24"/>
          <w:szCs w:val="24"/>
          <w:lang w:eastAsia="es-CO"/>
        </w:rPr>
        <w:t xml:space="preserve"> </w:t>
      </w:r>
      <w:r w:rsidR="009D1CEC" w:rsidRPr="006F562D">
        <w:rPr>
          <w:rFonts w:ascii="Times New Roman" w:eastAsia="Times New Roman" w:hAnsi="Times New Roman" w:cs="Times New Roman"/>
          <w:color w:val="000000" w:themeColor="text1"/>
          <w:sz w:val="24"/>
          <w:szCs w:val="24"/>
          <w:lang w:eastAsia="es-CO"/>
        </w:rPr>
        <w:t xml:space="preserve">ya que </w:t>
      </w:r>
      <w:r w:rsidRPr="006F562D">
        <w:rPr>
          <w:rFonts w:ascii="Times New Roman" w:eastAsia="Times New Roman" w:hAnsi="Times New Roman" w:cs="Times New Roman"/>
          <w:color w:val="000000" w:themeColor="text1"/>
          <w:sz w:val="24"/>
          <w:szCs w:val="24"/>
          <w:lang w:eastAsia="es-CO"/>
        </w:rPr>
        <w:t xml:space="preserve">fue </w:t>
      </w:r>
      <w:r w:rsidRPr="006F562D">
        <w:rPr>
          <w:rFonts w:ascii="Times New Roman" w:eastAsia="Times New Roman" w:hAnsi="Times New Roman" w:cs="Times New Roman"/>
          <w:b/>
          <w:color w:val="000000" w:themeColor="text1"/>
          <w:sz w:val="24"/>
          <w:szCs w:val="24"/>
          <w:lang w:eastAsia="es-CO"/>
        </w:rPr>
        <w:t>asesinado</w:t>
      </w:r>
      <w:r w:rsidRPr="006F562D">
        <w:rPr>
          <w:rFonts w:ascii="Times New Roman" w:eastAsia="Times New Roman" w:hAnsi="Times New Roman" w:cs="Times New Roman"/>
          <w:color w:val="000000" w:themeColor="text1"/>
          <w:sz w:val="24"/>
          <w:szCs w:val="24"/>
          <w:lang w:eastAsia="es-CO"/>
        </w:rPr>
        <w:t xml:space="preserve"> por fuerzas que se oponían a la Revolución. En aquellos meses Madero desilusionó a los campesinos e indígenas del sur pues sus reformas fueron mínimas y no demostró interés en distribuir la tierra.</w:t>
      </w:r>
      <w:r w:rsidR="00C26D64" w:rsidRPr="006F562D">
        <w:rPr>
          <w:rFonts w:ascii="Times New Roman" w:eastAsia="Times New Roman" w:hAnsi="Times New Roman" w:cs="Times New Roman"/>
          <w:color w:val="000000" w:themeColor="text1"/>
          <w:sz w:val="24"/>
          <w:szCs w:val="24"/>
          <w:lang w:eastAsia="es-CO"/>
        </w:rPr>
        <w:t xml:space="preserve"> Por ello los movimientos dirigidos por Emiliano Zapata empuñaron las armas 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001A2CF2" w:rsidRPr="006F562D">
        <w:rPr>
          <w:rFonts w:ascii="Times New Roman" w:eastAsia="Times New Roman" w:hAnsi="Times New Roman" w:cs="Times New Roman"/>
          <w:color w:val="000000" w:themeColor="text1"/>
          <w:sz w:val="24"/>
          <w:szCs w:val="24"/>
          <w:lang w:eastAsia="es-CO"/>
        </w:rPr>
        <w:t xml:space="preserve">25 de noviembre </w:t>
      </w:r>
      <w:r w:rsidRPr="006F562D">
        <w:rPr>
          <w:rFonts w:ascii="Times New Roman" w:eastAsia="Times New Roman" w:hAnsi="Times New Roman" w:cs="Times New Roman"/>
          <w:color w:val="000000" w:themeColor="text1"/>
          <w:sz w:val="24"/>
          <w:szCs w:val="24"/>
          <w:lang w:eastAsia="es-CO"/>
        </w:rPr>
        <w:t xml:space="preserve">Zapata publicó </w:t>
      </w:r>
      <w:r w:rsidR="001A2CF2" w:rsidRPr="006F562D">
        <w:rPr>
          <w:rFonts w:ascii="Times New Roman" w:eastAsia="Times New Roman" w:hAnsi="Times New Roman" w:cs="Times New Roman"/>
          <w:color w:val="000000" w:themeColor="text1"/>
          <w:sz w:val="24"/>
          <w:szCs w:val="24"/>
          <w:lang w:eastAsia="es-CO"/>
        </w:rPr>
        <w:t xml:space="preserve">el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un </w:t>
      </w:r>
      <w:r w:rsidR="001A2CF2" w:rsidRPr="006F562D">
        <w:rPr>
          <w:rFonts w:ascii="Times New Roman" w:eastAsia="Times New Roman" w:hAnsi="Times New Roman" w:cs="Times New Roman"/>
          <w:color w:val="000000" w:themeColor="text1"/>
          <w:sz w:val="24"/>
          <w:szCs w:val="24"/>
          <w:lang w:eastAsia="es-CO"/>
        </w:rPr>
        <w:t xml:space="preserve">manifiesto que contenía sus reivindicaciones agraristas, y comenzó a desarrollarlo </w:t>
      </w:r>
      <w:r w:rsidR="00C95366" w:rsidRPr="006F562D">
        <w:rPr>
          <w:rFonts w:ascii="Times New Roman" w:eastAsia="Times New Roman" w:hAnsi="Times New Roman" w:cs="Times New Roman"/>
          <w:color w:val="000000" w:themeColor="text1"/>
          <w:sz w:val="24"/>
          <w:szCs w:val="24"/>
          <w:lang w:eastAsia="es-CO"/>
        </w:rPr>
        <w:t>tumbando las cercas y alambrados para confiscarle</w:t>
      </w:r>
      <w:r w:rsidR="003C14A7" w:rsidRPr="006F562D">
        <w:rPr>
          <w:rFonts w:ascii="Times New Roman" w:eastAsia="Times New Roman" w:hAnsi="Times New Roman" w:cs="Times New Roman"/>
          <w:color w:val="000000" w:themeColor="text1"/>
          <w:sz w:val="24"/>
          <w:szCs w:val="24"/>
          <w:lang w:eastAsia="es-CO"/>
        </w:rPr>
        <w:t>s</w:t>
      </w:r>
      <w:r w:rsidR="00C95366"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la tierra a los hacendados y poniendo en marcha un programa de explotación </w:t>
      </w:r>
      <w:r w:rsidR="001A2CF2" w:rsidRPr="006F562D">
        <w:rPr>
          <w:rFonts w:ascii="Times New Roman" w:eastAsia="Times New Roman" w:hAnsi="Times New Roman" w:cs="Times New Roman"/>
          <w:b/>
          <w:color w:val="000000" w:themeColor="text1"/>
          <w:sz w:val="24"/>
          <w:szCs w:val="24"/>
          <w:lang w:eastAsia="es-CO"/>
        </w:rPr>
        <w:t>autogestionaria</w:t>
      </w:r>
      <w:r w:rsidR="001A2CF2" w:rsidRPr="006F562D">
        <w:rPr>
          <w:rFonts w:ascii="Times New Roman" w:eastAsia="Times New Roman" w:hAnsi="Times New Roman" w:cs="Times New Roman"/>
          <w:color w:val="000000" w:themeColor="text1"/>
          <w:sz w:val="24"/>
          <w:szCs w:val="24"/>
          <w:lang w:eastAsia="es-CO"/>
        </w:rPr>
        <w:t xml:space="preserve"> basado en los usos indígenas de la propiedad y el trabajo colectivo de la tierra.</w:t>
      </w:r>
    </w:p>
    <w:p w:rsidR="00CD1AD2"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10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BF18A8" w:rsidRDefault="00BF18A8" w:rsidP="001D36AC">
            <w:pPr>
              <w:spacing w:line="285" w:lineRule="atLeast"/>
              <w:jc w:val="both"/>
              <w:rPr>
                <w:rFonts w:ascii="Times New Roman" w:hAnsi="Times New Roman" w:cs="Times New Roman"/>
                <w:color w:val="000000" w:themeColor="text1"/>
                <w:sz w:val="24"/>
                <w:szCs w:val="24"/>
              </w:rPr>
            </w:pPr>
            <w:r w:rsidRPr="00BF18A8">
              <w:rPr>
                <w:rFonts w:ascii="Times New Roman" w:hAnsi="Times New Roman" w:cs="Times New Roman"/>
                <w:sz w:val="24"/>
                <w:szCs w:val="24"/>
                <w:lang w:val="es-ES_tradnl"/>
              </w:rPr>
              <w:t xml:space="preserve"> </w:t>
            </w: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Refuerza tu aprendizaje: 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BF18A8" w:rsidRPr="00BF18A8" w:rsidRDefault="00BF18A8" w:rsidP="00BF18A8">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Actividad para comprender las principales demandas de los campesinos e indígenas durante la Revolución Mexicana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6F562D"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1AD2" w:rsidRPr="006F562D">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Pr="006F562D"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ins w:id="3" w:author="RAUL MAZO" w:date="2015-04-04T10:32:00Z">
        <w:r w:rsidR="008A589C" w:rsidRPr="006F562D">
          <w:rPr>
            <w:rFonts w:ascii="Times New Roman" w:eastAsia="Times New Roman" w:hAnsi="Times New Roman" w:cs="Times New Roman"/>
            <w:color w:val="000000" w:themeColor="text1"/>
            <w:sz w:val="24"/>
            <w:szCs w:val="24"/>
            <w:lang w:eastAsia="es-CO"/>
          </w:rPr>
          <w:t>,</w:t>
        </w:r>
      </w:ins>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8725F" w:rsidRDefault="0048725F" w:rsidP="00B838B2">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7986CAFF" wp14:editId="43269BFC">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1.2.4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presidente de </w:t>
      </w:r>
      <w:r w:rsidR="002E54EF" w:rsidRPr="006F562D">
        <w:rPr>
          <w:rFonts w:ascii="Times New Roman" w:eastAsia="Times New Roman" w:hAnsi="Times New Roman" w:cs="Times New Roman"/>
          <w:color w:val="000000" w:themeColor="text1"/>
          <w:sz w:val="24"/>
          <w:szCs w:val="24"/>
          <w:lang w:eastAsia="es-CO"/>
        </w:rPr>
        <w:t>ese país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Woodrow Wilson, </w:t>
      </w:r>
      <w:r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Pr="006F562D">
        <w:rPr>
          <w:rFonts w:ascii="Times New Roman" w:eastAsia="Times New Roman" w:hAnsi="Times New Roman" w:cs="Times New Roman"/>
          <w:color w:val="000000" w:themeColor="text1"/>
          <w:sz w:val="24"/>
          <w:szCs w:val="24"/>
          <w:lang w:eastAsia="es-CO"/>
        </w:rPr>
        <w:t xml:space="preserve">Huerta </w:t>
      </w:r>
      <w:r w:rsidR="001A2CF2" w:rsidRPr="006F562D">
        <w:rPr>
          <w:rFonts w:ascii="Times New Roman" w:eastAsia="Times New Roman" w:hAnsi="Times New Roman" w:cs="Times New Roman"/>
          <w:color w:val="000000" w:themeColor="text1"/>
          <w:sz w:val="24"/>
          <w:szCs w:val="24"/>
          <w:lang w:eastAsia="es-CO"/>
        </w:rPr>
        <w:t xml:space="preserve">ocupó la ciudad de Veracruz, principal puerto </w:t>
      </w:r>
      <w:r w:rsidR="002E54EF" w:rsidRPr="006F562D">
        <w:rPr>
          <w:rFonts w:ascii="Times New Roman" w:eastAsia="Times New Roman" w:hAnsi="Times New Roman" w:cs="Times New Roman"/>
          <w:color w:val="000000" w:themeColor="text1"/>
          <w:sz w:val="24"/>
          <w:szCs w:val="24"/>
          <w:lang w:eastAsia="es-CO"/>
        </w:rPr>
        <w:t>mexicano</w:t>
      </w:r>
      <w:r w:rsidR="001A2CF2" w:rsidRPr="006F562D">
        <w:rPr>
          <w:rFonts w:ascii="Times New Roman" w:eastAsia="Times New Roman" w:hAnsi="Times New Roman" w:cs="Times New Roman"/>
          <w:color w:val="000000" w:themeColor="text1"/>
          <w:sz w:val="24"/>
          <w:szCs w:val="24"/>
          <w:lang w:eastAsia="es-CO"/>
        </w:rPr>
        <w:t>, como medida de presión</w:t>
      </w:r>
      <w:r w:rsidRPr="006F562D">
        <w:rPr>
          <w:rFonts w:ascii="Times New Roman" w:eastAsia="Times New Roman" w:hAnsi="Times New Roman" w:cs="Times New Roman"/>
          <w:color w:val="000000" w:themeColor="text1"/>
          <w:sz w:val="24"/>
          <w:szCs w:val="24"/>
          <w:lang w:eastAsia="es-CO"/>
        </w:rPr>
        <w:t>. Esta medida</w:t>
      </w:r>
      <w:r w:rsidR="001A2CF2" w:rsidRPr="006F562D">
        <w:rPr>
          <w:rFonts w:ascii="Times New Roman" w:eastAsia="Times New Roman" w:hAnsi="Times New Roman" w:cs="Times New Roman"/>
          <w:color w:val="000000" w:themeColor="text1"/>
          <w:sz w:val="24"/>
          <w:szCs w:val="24"/>
          <w:lang w:eastAsia="es-CO"/>
        </w:rPr>
        <w:t xml:space="preserve"> no </w:t>
      </w:r>
      <w:r w:rsidRPr="006F562D">
        <w:rPr>
          <w:rFonts w:ascii="Times New Roman" w:eastAsia="Times New Roman" w:hAnsi="Times New Roman" w:cs="Times New Roman"/>
          <w:color w:val="000000" w:themeColor="text1"/>
          <w:sz w:val="24"/>
          <w:szCs w:val="24"/>
          <w:lang w:eastAsia="es-CO"/>
        </w:rPr>
        <w:t>le</w:t>
      </w:r>
      <w:r w:rsidR="0030596E" w:rsidRPr="006F562D">
        <w:rPr>
          <w:rFonts w:ascii="Times New Roman" w:eastAsia="Times New Roman" w:hAnsi="Times New Roman" w:cs="Times New Roman"/>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 xml:space="preserve">gustó a los jefes </w:t>
      </w:r>
      <w:r w:rsidR="00FE43CF" w:rsidRPr="006F562D">
        <w:rPr>
          <w:rFonts w:ascii="Times New Roman" w:eastAsia="Times New Roman" w:hAnsi="Times New Roman" w:cs="Times New Roman"/>
          <w:color w:val="000000" w:themeColor="text1"/>
          <w:sz w:val="24"/>
          <w:szCs w:val="24"/>
          <w:lang w:eastAsia="es-CO"/>
        </w:rPr>
        <w:t xml:space="preserve">del ejército </w:t>
      </w:r>
      <w:r w:rsidR="001A2CF2" w:rsidRPr="006F562D">
        <w:rPr>
          <w:rFonts w:ascii="Times New Roman" w:eastAsia="Times New Roman" w:hAnsi="Times New Roman" w:cs="Times New Roman"/>
          <w:color w:val="000000" w:themeColor="text1"/>
          <w:sz w:val="24"/>
          <w:szCs w:val="24"/>
          <w:lang w:eastAsia="es-CO"/>
        </w:rPr>
        <w:t>constitucionalista</w:t>
      </w:r>
      <w:r w:rsidR="00FE43C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pues la interpretaron como 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 xml:space="preserve">oqueo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1.2.5 </w:t>
      </w:r>
      <w:r w:rsidRPr="006F562D">
        <w:rPr>
          <w:rFonts w:ascii="Times New Roman" w:eastAsia="Times New Roman" w:hAnsi="Times New Roman" w:cs="Times New Roman"/>
          <w:b/>
          <w:color w:val="000000" w:themeColor="text1"/>
          <w:sz w:val="24"/>
          <w:szCs w:val="24"/>
          <w:lang w:eastAsia="es-CO"/>
        </w:rPr>
        <w:t>Guerra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w:t>
      </w:r>
      <w:r w:rsidR="001A2CF2" w:rsidRPr="006F562D">
        <w:rPr>
          <w:rFonts w:ascii="Times New Roman" w:eastAsia="Times New Roman" w:hAnsi="Times New Roman" w:cs="Times New Roman"/>
          <w:color w:val="000000" w:themeColor="text1"/>
          <w:sz w:val="24"/>
          <w:szCs w:val="24"/>
          <w:lang w:eastAsia="es-CO"/>
        </w:rPr>
        <w:t>a victori</w:t>
      </w:r>
      <w:r w:rsidRPr="006F562D">
        <w:rPr>
          <w:rFonts w:ascii="Times New Roman" w:eastAsia="Times New Roman" w:hAnsi="Times New Roman" w:cs="Times New Roman"/>
          <w:color w:val="000000" w:themeColor="text1"/>
          <w:sz w:val="24"/>
          <w:szCs w:val="24"/>
          <w:lang w:eastAsia="es-CO"/>
        </w:rPr>
        <w:t>a sobre Huerta no trajo la paz</w:t>
      </w:r>
      <w:r w:rsidR="00BC5FE5" w:rsidRPr="006F562D">
        <w:rPr>
          <w:rFonts w:ascii="Times New Roman" w:eastAsia="Times New Roman" w:hAnsi="Times New Roman" w:cs="Times New Roman"/>
          <w:color w:val="000000" w:themeColor="text1"/>
          <w:sz w:val="24"/>
          <w:szCs w:val="24"/>
          <w:lang w:eastAsia="es-CO"/>
        </w:rPr>
        <w:t xml:space="preserve"> y</w:t>
      </w:r>
      <w:r w:rsidR="000F5198" w:rsidRPr="006F562D">
        <w:rPr>
          <w:rFonts w:ascii="Times New Roman" w:eastAsia="Times New Roman" w:hAnsi="Times New Roman" w:cs="Times New Roman"/>
          <w:color w:val="000000" w:themeColor="text1"/>
          <w:sz w:val="24"/>
          <w:szCs w:val="24"/>
          <w:lang w:eastAsia="es-CO"/>
        </w:rPr>
        <w:t xml:space="preserve"> M</w:t>
      </w:r>
      <w:r w:rsidR="001A2CF2" w:rsidRPr="006F562D">
        <w:rPr>
          <w:rFonts w:ascii="Times New Roman" w:eastAsia="Times New Roman" w:hAnsi="Times New Roman" w:cs="Times New Roman"/>
          <w:color w:val="000000" w:themeColor="text1"/>
          <w:sz w:val="24"/>
          <w:szCs w:val="24"/>
          <w:lang w:eastAsia="es-CO"/>
        </w:rPr>
        <w:t xml:space="preserve">éxico continuó sumido en la anarquía. </w:t>
      </w:r>
      <w:r w:rsidRPr="006F562D">
        <w:rPr>
          <w:rFonts w:ascii="Times New Roman" w:eastAsia="Times New Roman" w:hAnsi="Times New Roman" w:cs="Times New Roman"/>
          <w:color w:val="000000" w:themeColor="text1"/>
          <w:sz w:val="24"/>
          <w:szCs w:val="24"/>
          <w:lang w:eastAsia="es-CO"/>
        </w:rPr>
        <w:t xml:space="preserve">En </w:t>
      </w:r>
      <w:r w:rsidR="000F5198"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D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aliaron </w:t>
      </w:r>
      <w:r w:rsidR="00CB17D7" w:rsidRPr="006F562D">
        <w:rPr>
          <w:rFonts w:ascii="Times New Roman" w:eastAsia="Times New Roman" w:hAnsi="Times New Roman" w:cs="Times New Roman"/>
          <w:color w:val="000000" w:themeColor="text1"/>
          <w:sz w:val="24"/>
          <w:szCs w:val="24"/>
          <w:lang w:eastAsia="es-CO"/>
        </w:rPr>
        <w:t xml:space="preserve">momentáneamente </w:t>
      </w:r>
      <w:r w:rsidRPr="006F562D">
        <w:rPr>
          <w:rFonts w:ascii="Times New Roman" w:eastAsia="Times New Roman" w:hAnsi="Times New Roman" w:cs="Times New Roman"/>
          <w:b/>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las fuerzas comandadas por </w:t>
      </w:r>
      <w:r w:rsidRPr="006F562D">
        <w:rPr>
          <w:rFonts w:ascii="Times New Roman" w:eastAsia="Times New Roman" w:hAnsi="Times New Roman" w:cs="Times New Roman"/>
          <w:b/>
          <w:color w:val="000000" w:themeColor="text1"/>
          <w:sz w:val="24"/>
          <w:szCs w:val="24"/>
          <w:lang w:eastAsia="es-CO"/>
        </w:rPr>
        <w:t>Carranza y Obregón</w:t>
      </w:r>
      <w:r w:rsidRPr="006F562D">
        <w:rPr>
          <w:rFonts w:ascii="Times New Roman" w:eastAsia="Times New Roman" w:hAnsi="Times New Roman" w:cs="Times New Roman"/>
          <w:color w:val="000000" w:themeColor="text1"/>
          <w:sz w:val="24"/>
          <w:szCs w:val="24"/>
          <w:lang w:eastAsia="es-CO"/>
        </w:rPr>
        <w:t xml:space="preserve">, e incluso llegaron a ocupar por breve tiempo la Ciudad de México. </w:t>
      </w:r>
    </w:p>
    <w:p w:rsidR="00CB17D7" w:rsidRPr="006F562D" w:rsidRDefault="00CB17D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Pancho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001A2CF2"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Pr="004D4EE1"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File:Villistas-columbus.gif</w:t>
            </w:r>
          </w:p>
          <w:p w:rsidR="004518E8" w:rsidRPr="004D4EE1" w:rsidRDefault="0033369F" w:rsidP="00B838B2">
            <w:pPr>
              <w:rPr>
                <w:rFonts w:ascii="Times New Roman" w:hAnsi="Times New Roman" w:cs="Times New Roman"/>
                <w:color w:val="000000"/>
                <w:sz w:val="24"/>
                <w:szCs w:val="24"/>
                <w:lang w:val="es-CO"/>
              </w:rPr>
            </w:pPr>
            <w:hyperlink r:id="rId19"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1B8AEA74" wp14:editId="3B512BFF">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F85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C102E6">
              <w:rPr>
                <w:rFonts w:ascii="Times New Roman" w:hAnsi="Times New Roman" w:cs="Times New Roman"/>
                <w:color w:val="000000" w:themeColor="text1"/>
                <w:sz w:val="24"/>
                <w:szCs w:val="24"/>
              </w:rPr>
              <w:t>20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F85D97" w:rsidRPr="006F562D" w:rsidRDefault="00F85D97" w:rsidP="00C102E6">
            <w:pPr>
              <w:pStyle w:val="NormalWeb"/>
              <w:rPr>
                <w:color w:val="000000" w:themeColor="text1"/>
                <w:lang w:val="es-ES_tradnl"/>
              </w:rPr>
            </w:pPr>
            <w:del w:id="4" w:author="ANA MARIA LARA" w:date="2015-04-05T10:29:00Z">
              <w:r w:rsidRPr="006F562D" w:rsidDel="00F85D97">
                <w:rPr>
                  <w:color w:val="000000" w:themeColor="text1"/>
                  <w:lang w:val="es-ES"/>
                </w:rPr>
                <w:delText xml:space="preserve"> </w:delText>
              </w:r>
            </w:del>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w:t>
      </w:r>
      <w:del w:id="5" w:author="RAUL MAZO" w:date="2015-04-01T10:11:00Z">
        <w:r w:rsidRPr="006F562D" w:rsidDel="00B51793">
          <w:rPr>
            <w:rFonts w:ascii="Times New Roman" w:eastAsia="Times New Roman" w:hAnsi="Times New Roman" w:cs="Times New Roman"/>
            <w:color w:val="000000" w:themeColor="text1"/>
            <w:sz w:val="24"/>
            <w:szCs w:val="24"/>
            <w:lang w:eastAsia="es-CO"/>
          </w:rPr>
          <w:delText xml:space="preserve"> </w:delText>
        </w:r>
      </w:del>
      <w:r w:rsidRPr="006F562D">
        <w:rPr>
          <w:rFonts w:ascii="Times New Roman" w:eastAsia="Times New Roman" w:hAnsi="Times New Roman" w:cs="Times New Roman"/>
          <w:color w:val="000000" w:themeColor="text1"/>
          <w:sz w:val="24"/>
          <w:szCs w:val="24"/>
          <w:lang w:eastAsia="es-CO"/>
        </w:rPr>
        <w:t xml:space="preserve">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6" w:name="IDAWYD2F"/>
      <w:bookmarkEnd w:id="6"/>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1.2.6 </w:t>
      </w:r>
      <w:r w:rsidR="003E45FB">
        <w:rPr>
          <w:rFonts w:ascii="Times New Roman" w:eastAsia="Times New Roman" w:hAnsi="Times New Roman" w:cs="Times New Roman"/>
          <w:b/>
          <w:color w:val="000000" w:themeColor="text1"/>
          <w:sz w:val="24"/>
          <w:szCs w:val="24"/>
          <w:lang w:eastAsia="es-CO"/>
        </w:rPr>
        <w:t>Presidencia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exicana con su combinación de </w:t>
      </w:r>
      <w:r w:rsidR="001A2CF2" w:rsidRPr="006F562D">
        <w:rPr>
          <w:rFonts w:ascii="Times New Roman" w:eastAsia="Times New Roman" w:hAnsi="Times New Roman" w:cs="Times New Roman"/>
          <w:b/>
          <w:color w:val="000000" w:themeColor="text1"/>
          <w:sz w:val="24"/>
          <w:szCs w:val="24"/>
          <w:lang w:eastAsia="es-CO"/>
        </w:rPr>
        <w:t>agrarismo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nacionalismo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socialismo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antiimperialismo</w:t>
      </w:r>
      <w:r w:rsidR="001A2CF2" w:rsidRPr="006F562D">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liberalismo</w:t>
      </w:r>
      <w:r w:rsidR="001A2CF2" w:rsidRPr="006F562D">
        <w:rPr>
          <w:rFonts w:ascii="Times New Roman" w:eastAsia="Times New Roman" w:hAnsi="Times New Roman" w:cs="Times New Roman"/>
          <w:color w:val="000000" w:themeColor="text1"/>
          <w:sz w:val="24"/>
          <w:szCs w:val="24"/>
          <w:lang w:eastAsia="es-CO"/>
        </w:rPr>
        <w:t xml:space="preserve"> y </w:t>
      </w:r>
      <w:r w:rsidR="001A2CF2" w:rsidRPr="006F562D">
        <w:rPr>
          <w:rFonts w:ascii="Times New Roman" w:eastAsia="Times New Roman" w:hAnsi="Times New Roman" w:cs="Times New Roman"/>
          <w:b/>
          <w:color w:val="000000" w:themeColor="text1"/>
          <w:sz w:val="24"/>
          <w:szCs w:val="24"/>
          <w:lang w:eastAsia="es-CO"/>
        </w:rPr>
        <w:t>anticlericalismo</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Portada interior de la Constitución de los Estados Unidos Mexicanos de 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4518E8" w:rsidRDefault="004518E8"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9C4E3A">
              <w:rPr>
                <w:rFonts w:ascii="Times New Roman" w:hAnsi="Times New Roman" w:cs="Times New Roman"/>
                <w:color w:val="000000"/>
                <w:sz w:val="24"/>
                <w:szCs w:val="24"/>
                <w:lang w:val="es-CO"/>
              </w:rPr>
              <w:t xml:space="preserve">File:Portada Interior Original de la </w:t>
            </w:r>
            <w:proofErr w:type="spellStart"/>
            <w:r w:rsidRPr="009C4E3A">
              <w:rPr>
                <w:rFonts w:ascii="Times New Roman" w:hAnsi="Times New Roman" w:cs="Times New Roman"/>
                <w:color w:val="000000"/>
                <w:sz w:val="24"/>
                <w:szCs w:val="24"/>
                <w:lang w:val="es-CO"/>
              </w:rPr>
              <w:t>Constitucion</w:t>
            </w:r>
            <w:proofErr w:type="spellEnd"/>
            <w:r w:rsidRPr="009C4E3A">
              <w:rPr>
                <w:rFonts w:ascii="Times New Roman" w:hAnsi="Times New Roman" w:cs="Times New Roman"/>
                <w:color w:val="000000"/>
                <w:sz w:val="24"/>
                <w:szCs w:val="24"/>
                <w:lang w:val="es-CO"/>
              </w:rPr>
              <w:t xml:space="preserve">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7207C40A" wp14:editId="2EF8A18E">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acelerar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Al final de su mandato intentó imponer como presidente a un candidato </w:t>
      </w:r>
      <w:r w:rsidR="00362DED" w:rsidRPr="006F562D">
        <w:rPr>
          <w:rFonts w:ascii="Times New Roman" w:eastAsia="Times New Roman" w:hAnsi="Times New Roman" w:cs="Times New Roman"/>
          <w:color w:val="000000" w:themeColor="text1"/>
          <w:sz w:val="24"/>
          <w:szCs w:val="24"/>
          <w:lang w:eastAsia="es-CO"/>
        </w:rPr>
        <w:t>de su preferencia</w:t>
      </w:r>
      <w:r w:rsidRPr="006F562D">
        <w:rPr>
          <w:rFonts w:ascii="Times New Roman" w:eastAsia="Times New Roman" w:hAnsi="Times New Roman" w:cs="Times New Roman"/>
          <w:color w:val="000000" w:themeColor="text1"/>
          <w:sz w:val="24"/>
          <w:szCs w:val="24"/>
          <w:lang w:eastAsia="es-CO"/>
        </w:rPr>
        <w:t>, lo que llevó a su antiguo camarada de armas, el general Obregón, a asesinarlo en una emboscada en 1920 y a proclamarse presidente en su lugar.</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7" w:name="IDAK4D2F"/>
      <w:bookmarkStart w:id="8" w:name="IDA15D2F"/>
      <w:bookmarkEnd w:id="7"/>
      <w:bookmarkEnd w:id="8"/>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FC3632" w:rsidRPr="006F562D">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9C5257"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primera preocupación de la presidencia de Obregón (1920-1924) fue evitar que le hicieran a él lo que él había hecho con Carranza. </w:t>
      </w:r>
      <w:r w:rsidR="000B3779" w:rsidRPr="006F562D">
        <w:rPr>
          <w:rFonts w:ascii="Times New Roman" w:eastAsia="Times New Roman" w:hAnsi="Times New Roman" w:cs="Times New Roman"/>
          <w:color w:val="000000" w:themeColor="text1"/>
          <w:sz w:val="24"/>
          <w:szCs w:val="24"/>
          <w:lang w:eastAsia="es-CO"/>
        </w:rPr>
        <w:t>En el aspecto social, a</w:t>
      </w:r>
      <w:r w:rsidR="00A11EFE" w:rsidRPr="006F562D">
        <w:rPr>
          <w:rFonts w:ascii="Times New Roman" w:eastAsia="Times New Roman" w:hAnsi="Times New Roman" w:cs="Times New Roman"/>
          <w:color w:val="000000" w:themeColor="text1"/>
          <w:sz w:val="24"/>
          <w:szCs w:val="24"/>
          <w:lang w:eastAsia="es-CO"/>
        </w:rPr>
        <w:t xml:space="preserve">vanzó lentamente con algunos cambios que no tuvieron una repercusión definitiva. </w:t>
      </w:r>
    </w:p>
    <w:p w:rsidR="00A11EFE" w:rsidRPr="006F562D" w:rsidRDefault="00A11EFE" w:rsidP="001A2CF2">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0B3779" w:rsidRPr="006F562D" w:rsidRDefault="009C525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Después de Obregón llegó a</w:t>
      </w:r>
      <w:r w:rsidR="000B3779" w:rsidRPr="006F562D">
        <w:rPr>
          <w:rFonts w:ascii="Times New Roman" w:eastAsia="Times New Roman" w:hAnsi="Times New Roman" w:cs="Times New Roman"/>
          <w:color w:val="000000" w:themeColor="text1"/>
          <w:sz w:val="24"/>
          <w:szCs w:val="24"/>
          <w:lang w:eastAsia="es-CO"/>
        </w:rPr>
        <w:t>l</w:t>
      </w:r>
      <w:r w:rsidRPr="006F562D">
        <w:rPr>
          <w:rFonts w:ascii="Times New Roman" w:eastAsia="Times New Roman" w:hAnsi="Times New Roman" w:cs="Times New Roman"/>
          <w:color w:val="000000" w:themeColor="text1"/>
          <w:sz w:val="24"/>
          <w:szCs w:val="24"/>
          <w:lang w:eastAsia="es-CO"/>
        </w:rPr>
        <w:t xml:space="preserve"> poder </w:t>
      </w:r>
      <w:r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 Durante su presidencia se crearon </w:t>
      </w:r>
      <w:r w:rsidR="001A2CF2" w:rsidRPr="006F562D">
        <w:rPr>
          <w:rFonts w:ascii="Times New Roman" w:eastAsia="Times New Roman" w:hAnsi="Times New Roman" w:cs="Times New Roman"/>
          <w:color w:val="000000" w:themeColor="text1"/>
          <w:sz w:val="24"/>
          <w:szCs w:val="24"/>
          <w:lang w:eastAsia="es-CO"/>
        </w:rPr>
        <w:t xml:space="preserve">los mecanismos administrativos que permitieron la distribución de la </w:t>
      </w:r>
      <w:r w:rsidR="001A2CF2" w:rsidRPr="006F562D">
        <w:rPr>
          <w:rFonts w:ascii="Times New Roman" w:eastAsia="Times New Roman" w:hAnsi="Times New Roman" w:cs="Times New Roman"/>
          <w:color w:val="000000" w:themeColor="text1"/>
          <w:sz w:val="24"/>
          <w:szCs w:val="24"/>
          <w:lang w:eastAsia="es-CO"/>
        </w:rPr>
        <w:lastRenderedPageBreak/>
        <w:t xml:space="preserve">tierra y el restablecimiento de las antiguas </w:t>
      </w:r>
      <w:r w:rsidR="001A2CF2" w:rsidRPr="006F562D">
        <w:rPr>
          <w:rFonts w:ascii="Times New Roman" w:eastAsia="Times New Roman" w:hAnsi="Times New Roman" w:cs="Times New Roman"/>
          <w:b/>
          <w:color w:val="000000" w:themeColor="text1"/>
          <w:sz w:val="24"/>
          <w:szCs w:val="24"/>
          <w:lang w:eastAsia="es-CO"/>
          <w:rPrChange w:id="9" w:author="ANA MARIA LARA" w:date="2015-04-05T10:10:00Z">
            <w:rPr>
              <w:rFonts w:ascii="Times New Roman" w:eastAsia="Times New Roman" w:hAnsi="Times New Roman" w:cs="Times New Roman"/>
              <w:color w:val="000000" w:themeColor="text1"/>
              <w:sz w:val="24"/>
              <w:szCs w:val="24"/>
              <w:lang w:eastAsia="es-CO"/>
            </w:rPr>
          </w:rPrChange>
        </w:rPr>
        <w:t xml:space="preserve">propiedades </w:t>
      </w:r>
      <w:r w:rsidR="001A2CF2" w:rsidRPr="006F562D">
        <w:rPr>
          <w:rFonts w:ascii="Times New Roman" w:eastAsia="Times New Roman" w:hAnsi="Times New Roman" w:cs="Times New Roman"/>
          <w:color w:val="000000" w:themeColor="text1"/>
          <w:sz w:val="24"/>
          <w:szCs w:val="24"/>
          <w:lang w:eastAsia="es-CO"/>
        </w:rPr>
        <w:t>comunales</w:t>
      </w:r>
      <w:r w:rsidRPr="006F562D">
        <w:rPr>
          <w:rFonts w:ascii="Times New Roman" w:eastAsia="Times New Roman" w:hAnsi="Times New Roman" w:cs="Times New Roman"/>
          <w:color w:val="000000" w:themeColor="text1"/>
          <w:sz w:val="24"/>
          <w:szCs w:val="24"/>
          <w:lang w:eastAsia="es-CO"/>
        </w:rPr>
        <w:t xml:space="preserve"> de los indígenas</w:t>
      </w:r>
      <w:r w:rsidR="001A2CF2" w:rsidRPr="006F562D">
        <w:rPr>
          <w:rFonts w:ascii="Times New Roman" w:eastAsia="Times New Roman" w:hAnsi="Times New Roman" w:cs="Times New Roman"/>
          <w:color w:val="000000" w:themeColor="text1"/>
          <w:sz w:val="24"/>
          <w:szCs w:val="24"/>
          <w:lang w:eastAsia="es-CO"/>
        </w:rPr>
        <w:t xml:space="preserve">, conocidas como </w:t>
      </w:r>
      <w:r w:rsidR="001A2CF2" w:rsidRPr="006F562D">
        <w:rPr>
          <w:rFonts w:ascii="Times New Roman" w:eastAsia="Times New Roman" w:hAnsi="Times New Roman" w:cs="Times New Roman"/>
          <w:b/>
          <w:i/>
          <w:iCs/>
          <w:color w:val="000000" w:themeColor="text1"/>
          <w:sz w:val="24"/>
          <w:szCs w:val="24"/>
          <w:lang w:eastAsia="es-CO"/>
        </w:rPr>
        <w:t>ejidos</w:t>
      </w:r>
      <w:r w:rsidR="001A2CF2" w:rsidRPr="006F562D">
        <w:rPr>
          <w:rFonts w:ascii="Times New Roman" w:eastAsia="Times New Roman" w:hAnsi="Times New Roman" w:cs="Times New Roman"/>
          <w:color w:val="000000" w:themeColor="text1"/>
          <w:sz w:val="24"/>
          <w:szCs w:val="24"/>
          <w:lang w:eastAsia="es-CO"/>
        </w:rPr>
        <w:t xml:space="preserve">. </w:t>
      </w:r>
    </w:p>
    <w:p w:rsidR="000B3779" w:rsidRPr="006F562D" w:rsidRDefault="000B377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B174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Obregón </w:t>
      </w:r>
      <w:r w:rsidR="000B3779" w:rsidRPr="006F562D">
        <w:rPr>
          <w:rFonts w:ascii="Times New Roman" w:eastAsia="Times New Roman" w:hAnsi="Times New Roman" w:cs="Times New Roman"/>
          <w:color w:val="000000" w:themeColor="text1"/>
          <w:sz w:val="24"/>
          <w:szCs w:val="24"/>
          <w:lang w:eastAsia="es-CO"/>
        </w:rPr>
        <w:t>había distribuido</w:t>
      </w:r>
      <w:r w:rsidRPr="006F562D">
        <w:rPr>
          <w:rFonts w:ascii="Times New Roman" w:eastAsia="Times New Roman" w:hAnsi="Times New Roman" w:cs="Times New Roman"/>
          <w:color w:val="000000" w:themeColor="text1"/>
          <w:sz w:val="24"/>
          <w:szCs w:val="24"/>
          <w:lang w:eastAsia="es-CO"/>
        </w:rPr>
        <w:t xml:space="preserve"> </w:t>
      </w:r>
      <w:r w:rsidR="00F525B8" w:rsidRPr="006F562D">
        <w:rPr>
          <w:rFonts w:ascii="Times New Roman" w:eastAsia="Times New Roman" w:hAnsi="Times New Roman" w:cs="Times New Roman"/>
          <w:color w:val="000000" w:themeColor="text1"/>
          <w:sz w:val="24"/>
          <w:szCs w:val="24"/>
          <w:lang w:eastAsia="es-CO"/>
        </w:rPr>
        <w:t>un</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millón de hectáreas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Calles</w:t>
      </w:r>
      <w:r w:rsidR="000B3779" w:rsidRPr="006F562D">
        <w:rPr>
          <w:rFonts w:ascii="Times New Roman" w:eastAsia="Times New Roman" w:hAnsi="Times New Roman" w:cs="Times New Roman"/>
          <w:color w:val="000000" w:themeColor="text1"/>
          <w:sz w:val="24"/>
          <w:szCs w:val="24"/>
          <w:lang w:eastAsia="es-CO"/>
        </w:rPr>
        <w:t xml:space="preserve"> distribuyó </w:t>
      </w:r>
      <w:r w:rsidR="00F525B8" w:rsidRPr="006F562D">
        <w:rPr>
          <w:rFonts w:ascii="Times New Roman" w:eastAsia="Times New Roman" w:hAnsi="Times New Roman" w:cs="Times New Roman"/>
          <w:color w:val="000000" w:themeColor="text1"/>
          <w:sz w:val="24"/>
          <w:szCs w:val="24"/>
          <w:lang w:eastAsia="es-CO"/>
        </w:rPr>
        <w:t>tres</w:t>
      </w:r>
      <w:r w:rsidR="000B377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millones. En unas pocas regiones, como Morelos, donde el movimiento campesino había sido más fuerte, el poder de los antiguos terratenientes feudales fue desmantelado. En la mayoría de los casos, sin embargo, </w:t>
      </w:r>
      <w:r w:rsidR="00B51793" w:rsidRPr="006F562D">
        <w:rPr>
          <w:rFonts w:ascii="Times New Roman" w:eastAsia="Times New Roman" w:hAnsi="Times New Roman" w:cs="Times New Roman"/>
          <w:color w:val="000000" w:themeColor="text1"/>
          <w:sz w:val="24"/>
          <w:szCs w:val="24"/>
          <w:lang w:eastAsia="es-CO"/>
        </w:rPr>
        <w:t xml:space="preserve">estos </w:t>
      </w:r>
      <w:r w:rsidR="000B3779" w:rsidRPr="006F562D">
        <w:rPr>
          <w:rFonts w:ascii="Times New Roman" w:eastAsia="Times New Roman" w:hAnsi="Times New Roman" w:cs="Times New Roman"/>
          <w:color w:val="000000" w:themeColor="text1"/>
          <w:sz w:val="24"/>
          <w:szCs w:val="24"/>
          <w:lang w:eastAsia="es-CO"/>
        </w:rPr>
        <w:t xml:space="preserve">últimos </w:t>
      </w:r>
      <w:r w:rsidRPr="006F562D">
        <w:rPr>
          <w:rFonts w:ascii="Times New Roman" w:eastAsia="Times New Roman" w:hAnsi="Times New Roman" w:cs="Times New Roman"/>
          <w:color w:val="000000" w:themeColor="text1"/>
          <w:sz w:val="24"/>
          <w:szCs w:val="24"/>
          <w:lang w:eastAsia="es-CO"/>
        </w:rPr>
        <w:t>sobrevivieron buscando la protección de gen</w:t>
      </w:r>
      <w:r w:rsidR="000B3779" w:rsidRPr="006F562D">
        <w:rPr>
          <w:rFonts w:ascii="Times New Roman" w:eastAsia="Times New Roman" w:hAnsi="Times New Roman" w:cs="Times New Roman"/>
          <w:color w:val="000000" w:themeColor="text1"/>
          <w:sz w:val="24"/>
          <w:szCs w:val="24"/>
          <w:lang w:eastAsia="es-CO"/>
        </w:rPr>
        <w:t>erales o políticos influyentes.</w:t>
      </w:r>
    </w:p>
    <w:p w:rsidR="00CB1741" w:rsidRPr="006F562D" w:rsidRDefault="00CB174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24149"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Algunos de los </w:t>
      </w:r>
      <w:r w:rsidR="009C5257" w:rsidRPr="006F562D">
        <w:rPr>
          <w:rFonts w:ascii="Times New Roman" w:eastAsia="Times New Roman" w:hAnsi="Times New Roman" w:cs="Times New Roman"/>
          <w:color w:val="000000" w:themeColor="text1"/>
          <w:sz w:val="24"/>
          <w:szCs w:val="24"/>
          <w:lang w:eastAsia="es-CO"/>
        </w:rPr>
        <w:t>antiguos combatientes</w:t>
      </w:r>
      <w:r w:rsidR="008A589C" w:rsidRPr="006F562D">
        <w:rPr>
          <w:rFonts w:ascii="Times New Roman" w:eastAsia="Times New Roman" w:hAnsi="Times New Roman" w:cs="Times New Roman"/>
          <w:color w:val="000000" w:themeColor="text1"/>
          <w:sz w:val="24"/>
          <w:szCs w:val="24"/>
          <w:lang w:eastAsia="es-CO"/>
        </w:rPr>
        <w:t>,</w:t>
      </w:r>
      <w:r w:rsidR="009C5257" w:rsidRPr="006F562D">
        <w:rPr>
          <w:rFonts w:ascii="Times New Roman" w:eastAsia="Times New Roman" w:hAnsi="Times New Roman" w:cs="Times New Roman"/>
          <w:color w:val="000000" w:themeColor="text1"/>
          <w:sz w:val="24"/>
          <w:szCs w:val="24"/>
          <w:lang w:eastAsia="es-CO"/>
        </w:rPr>
        <w:t xml:space="preserve"> que había</w:t>
      </w:r>
      <w:r w:rsidR="00B51793" w:rsidRPr="006F562D">
        <w:rPr>
          <w:rFonts w:ascii="Times New Roman" w:eastAsia="Times New Roman" w:hAnsi="Times New Roman" w:cs="Times New Roman"/>
          <w:color w:val="000000" w:themeColor="text1"/>
          <w:sz w:val="24"/>
          <w:szCs w:val="24"/>
          <w:lang w:eastAsia="es-CO"/>
        </w:rPr>
        <w:t>n</w:t>
      </w:r>
      <w:r w:rsidR="009C5257" w:rsidRPr="006F562D">
        <w:rPr>
          <w:rFonts w:ascii="Times New Roman" w:eastAsia="Times New Roman" w:hAnsi="Times New Roman" w:cs="Times New Roman"/>
          <w:color w:val="000000" w:themeColor="text1"/>
          <w:sz w:val="24"/>
          <w:szCs w:val="24"/>
          <w:lang w:eastAsia="es-CO"/>
        </w:rPr>
        <w:t xml:space="preserve"> pedido más igualdad en la distribución de la t</w:t>
      </w:r>
      <w:r w:rsidR="00A24149" w:rsidRPr="006F562D">
        <w:rPr>
          <w:rFonts w:ascii="Times New Roman" w:eastAsia="Times New Roman" w:hAnsi="Times New Roman" w:cs="Times New Roman"/>
          <w:color w:val="000000" w:themeColor="text1"/>
          <w:sz w:val="24"/>
          <w:szCs w:val="24"/>
          <w:lang w:eastAsia="es-CO"/>
        </w:rPr>
        <w:t>ierra</w:t>
      </w:r>
      <w:r w:rsidR="008A589C" w:rsidRPr="006F562D">
        <w:rPr>
          <w:rFonts w:ascii="Times New Roman" w:eastAsia="Times New Roman" w:hAnsi="Times New Roman" w:cs="Times New Roman"/>
          <w:color w:val="000000" w:themeColor="text1"/>
          <w:sz w:val="24"/>
          <w:szCs w:val="24"/>
          <w:lang w:eastAsia="es-CO"/>
        </w:rPr>
        <w:t>,</w:t>
      </w:r>
      <w:r w:rsidR="00A24149"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denunciaron</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sin mucho éxito</w:t>
      </w:r>
      <w:r w:rsidR="00A24149"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la lenta implementación de las reformas, así como la corrupción y el conservaduris</w:t>
      </w:r>
      <w:r w:rsidR="009C5257" w:rsidRPr="006F562D">
        <w:rPr>
          <w:rFonts w:ascii="Times New Roman" w:eastAsia="Times New Roman" w:hAnsi="Times New Roman" w:cs="Times New Roman"/>
          <w:color w:val="000000" w:themeColor="text1"/>
          <w:sz w:val="24"/>
          <w:szCs w:val="24"/>
          <w:lang w:eastAsia="es-CO"/>
        </w:rPr>
        <w:t>mo que obstac</w:t>
      </w:r>
      <w:r w:rsidR="00C10C4B" w:rsidRPr="006F562D">
        <w:rPr>
          <w:rFonts w:ascii="Times New Roman" w:eastAsia="Times New Roman" w:hAnsi="Times New Roman" w:cs="Times New Roman"/>
          <w:color w:val="000000" w:themeColor="text1"/>
          <w:sz w:val="24"/>
          <w:szCs w:val="24"/>
          <w:lang w:eastAsia="es-CO"/>
        </w:rPr>
        <w:t xml:space="preserve">ulizaban su avance.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realidad, para los años veinte </w:t>
      </w:r>
      <w:r w:rsidR="009C5257" w:rsidRPr="006F562D">
        <w:rPr>
          <w:rFonts w:ascii="Times New Roman" w:eastAsia="Times New Roman" w:hAnsi="Times New Roman" w:cs="Times New Roman"/>
          <w:color w:val="000000" w:themeColor="text1"/>
          <w:sz w:val="24"/>
          <w:szCs w:val="24"/>
          <w:lang w:eastAsia="es-CO"/>
        </w:rPr>
        <w:t xml:space="preserve">el éxito de la </w:t>
      </w:r>
      <w:r w:rsidR="00A24149" w:rsidRPr="006F562D">
        <w:rPr>
          <w:rFonts w:ascii="Times New Roman" w:eastAsia="Times New Roman" w:hAnsi="Times New Roman" w:cs="Times New Roman"/>
          <w:color w:val="000000" w:themeColor="text1"/>
          <w:sz w:val="24"/>
          <w:szCs w:val="24"/>
          <w:lang w:eastAsia="es-CO"/>
        </w:rPr>
        <w:t>R</w:t>
      </w:r>
      <w:r w:rsidR="009C5257" w:rsidRPr="006F562D">
        <w:rPr>
          <w:rFonts w:ascii="Times New Roman" w:eastAsia="Times New Roman" w:hAnsi="Times New Roman" w:cs="Times New Roman"/>
          <w:color w:val="000000" w:themeColor="text1"/>
          <w:sz w:val="24"/>
          <w:szCs w:val="24"/>
          <w:lang w:eastAsia="es-CO"/>
        </w:rPr>
        <w:t>evolución no era aún el esperado.</w:t>
      </w:r>
      <w:r w:rsidR="001A2CF2" w:rsidRPr="006F562D">
        <w:rPr>
          <w:rFonts w:ascii="Times New Roman" w:eastAsia="Times New Roman" w:hAnsi="Times New Roman" w:cs="Times New Roman"/>
          <w:color w:val="000000" w:themeColor="text1"/>
          <w:sz w:val="24"/>
          <w:szCs w:val="24"/>
          <w:lang w:eastAsia="es-CO"/>
        </w:rPr>
        <w:t xml:space="preserve"> </w:t>
      </w:r>
      <w:r w:rsidR="009C5257" w:rsidRPr="006F562D">
        <w:rPr>
          <w:rFonts w:ascii="Times New Roman" w:eastAsia="Times New Roman" w:hAnsi="Times New Roman" w:cs="Times New Roman"/>
          <w:color w:val="000000" w:themeColor="text1"/>
          <w:sz w:val="24"/>
          <w:szCs w:val="24"/>
          <w:lang w:eastAsia="es-CO"/>
        </w:rPr>
        <w:t xml:space="preserve">A los mandatarios que estuvieron en el poder les costó </w:t>
      </w:r>
      <w:r w:rsidR="001A2CF2" w:rsidRPr="006F562D">
        <w:rPr>
          <w:rFonts w:ascii="Times New Roman" w:eastAsia="Times New Roman" w:hAnsi="Times New Roman" w:cs="Times New Roman"/>
          <w:color w:val="000000" w:themeColor="text1"/>
          <w:sz w:val="24"/>
          <w:szCs w:val="24"/>
          <w:lang w:eastAsia="es-CO"/>
        </w:rPr>
        <w:t xml:space="preserve">mucho dejar atrás las </w:t>
      </w:r>
      <w:r w:rsidR="009C5257" w:rsidRPr="006F562D">
        <w:rPr>
          <w:rFonts w:ascii="Times New Roman" w:eastAsia="Times New Roman" w:hAnsi="Times New Roman" w:cs="Times New Roman"/>
          <w:color w:val="000000" w:themeColor="text1"/>
          <w:sz w:val="24"/>
          <w:szCs w:val="24"/>
          <w:lang w:eastAsia="es-CO"/>
        </w:rPr>
        <w:t xml:space="preserve">costumbres políticas </w:t>
      </w:r>
      <w:r w:rsidR="00A24149" w:rsidRPr="006F562D">
        <w:rPr>
          <w:rFonts w:ascii="Times New Roman" w:eastAsia="Times New Roman" w:hAnsi="Times New Roman" w:cs="Times New Roman"/>
          <w:color w:val="000000" w:themeColor="text1"/>
          <w:sz w:val="24"/>
          <w:szCs w:val="24"/>
          <w:lang w:eastAsia="es-CO"/>
        </w:rPr>
        <w:t xml:space="preserve">del </w:t>
      </w:r>
      <w:r w:rsidR="001A2CF2" w:rsidRPr="006F562D">
        <w:rPr>
          <w:rFonts w:ascii="Times New Roman" w:eastAsia="Times New Roman" w:hAnsi="Times New Roman" w:cs="Times New Roman"/>
          <w:color w:val="000000" w:themeColor="text1"/>
          <w:sz w:val="24"/>
          <w:szCs w:val="24"/>
          <w:lang w:eastAsia="es-CO"/>
        </w:rPr>
        <w:t>pasado</w:t>
      </w:r>
      <w:r w:rsidRPr="006F562D">
        <w:rPr>
          <w:rFonts w:ascii="Times New Roman" w:eastAsia="Times New Roman" w:hAnsi="Times New Roman" w:cs="Times New Roman"/>
          <w:color w:val="000000" w:themeColor="text1"/>
          <w:sz w:val="24"/>
          <w:szCs w:val="24"/>
          <w:lang w:eastAsia="es-CO"/>
        </w:rPr>
        <w:t xml:space="preserve"> y el desinterés por las necesidades de los campesinos, indígenas y obreros persistió</w:t>
      </w:r>
      <w:r w:rsidR="001A2CF2" w:rsidRPr="006F562D">
        <w:rPr>
          <w:rFonts w:ascii="Times New Roman" w:eastAsia="Times New Roman" w:hAnsi="Times New Roman" w:cs="Times New Roman"/>
          <w:color w:val="000000" w:themeColor="text1"/>
          <w:sz w:val="24"/>
          <w:szCs w:val="24"/>
          <w:lang w:eastAsia="es-CO"/>
        </w:rPr>
        <w:t xml:space="preserve">. </w:t>
      </w:r>
      <w:bookmarkStart w:id="10" w:name="IDAIHE2F"/>
      <w:bookmarkEnd w:id="10"/>
    </w:p>
    <w:p w:rsidR="00C10C4B" w:rsidRPr="006F562D" w:rsidRDefault="00C10C4B"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4774FD" w:rsidRPr="006F562D">
        <w:rPr>
          <w:rFonts w:ascii="Times New Roman" w:hAnsi="Times New Roman" w:cs="Times New Roman"/>
          <w:b/>
          <w:color w:val="000000" w:themeColor="text1"/>
          <w:sz w:val="24"/>
          <w:szCs w:val="24"/>
        </w:rPr>
        <w:t xml:space="preserve">8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C35BE6" w:rsidRPr="006F562D" w:rsidRDefault="001A2CF2" w:rsidP="00C10C4B">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Lázaro Cárdenas</w:t>
      </w:r>
      <w:r w:rsidRPr="006F562D">
        <w:rPr>
          <w:rFonts w:ascii="Times New Roman" w:eastAsia="Times New Roman" w:hAnsi="Times New Roman" w:cs="Times New Roman"/>
          <w:color w:val="000000" w:themeColor="text1"/>
          <w:sz w:val="24"/>
          <w:szCs w:val="24"/>
          <w:lang w:eastAsia="es-CO"/>
        </w:rPr>
        <w:t xml:space="preserve"> subió 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C35BE6" w:rsidRPr="006F562D">
        <w:rPr>
          <w:rFonts w:ascii="Times New Roman" w:eastAsia="Times New Roman" w:hAnsi="Times New Roman" w:cs="Times New Roman"/>
          <w:color w:val="000000" w:themeColor="text1"/>
          <w:sz w:val="24"/>
          <w:szCs w:val="24"/>
          <w:lang w:eastAsia="es-CO"/>
        </w:rPr>
        <w:t xml:space="preserve"> Debido a que era muy cercano a Plutarco Elías Calle</w:t>
      </w:r>
      <w:r w:rsidR="00BC530A" w:rsidRPr="006F562D">
        <w:rPr>
          <w:rFonts w:ascii="Times New Roman" w:eastAsia="Times New Roman" w:hAnsi="Times New Roman" w:cs="Times New Roman"/>
          <w:color w:val="000000" w:themeColor="text1"/>
          <w:sz w:val="24"/>
          <w:szCs w:val="24"/>
          <w:lang w:eastAsia="es-CO"/>
        </w:rPr>
        <w:t>s</w:t>
      </w:r>
      <w:r w:rsidR="00C35BE6" w:rsidRPr="006F562D">
        <w:rPr>
          <w:rFonts w:ascii="Times New Roman" w:eastAsia="Times New Roman" w:hAnsi="Times New Roman" w:cs="Times New Roman"/>
          <w:color w:val="000000" w:themeColor="text1"/>
          <w:sz w:val="24"/>
          <w:szCs w:val="24"/>
          <w:lang w:eastAsia="es-CO"/>
        </w:rPr>
        <w:t xml:space="preserve">, se esperaba que continuara con aquella actitud de los mandatarios anteriores: </w:t>
      </w:r>
      <w:r w:rsidR="00BC530A" w:rsidRPr="006F562D">
        <w:rPr>
          <w:rFonts w:ascii="Times New Roman" w:eastAsia="Times New Roman" w:hAnsi="Times New Roman" w:cs="Times New Roman"/>
          <w:color w:val="000000" w:themeColor="text1"/>
          <w:sz w:val="24"/>
          <w:szCs w:val="24"/>
          <w:lang w:eastAsia="es-CO"/>
        </w:rPr>
        <w:t xml:space="preserve">afirmaban ser </w:t>
      </w:r>
      <w:r w:rsidR="00C35BE6" w:rsidRPr="006F562D">
        <w:rPr>
          <w:rFonts w:ascii="Times New Roman" w:eastAsia="Times New Roman" w:hAnsi="Times New Roman" w:cs="Times New Roman"/>
          <w:color w:val="000000" w:themeColor="text1"/>
          <w:sz w:val="24"/>
          <w:szCs w:val="24"/>
          <w:lang w:eastAsia="es-CO"/>
        </w:rPr>
        <w:t>revolucionarios pero no realizaban las normas esperadas.</w:t>
      </w:r>
    </w:p>
    <w:p w:rsidR="00C35BE6" w:rsidRPr="006F562D" w:rsidRDefault="00C35BE6"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BD7EC9" w:rsidRDefault="00BC530A" w:rsidP="00BD7EC9">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w:t>
      </w:r>
      <w:r w:rsidR="004774FD" w:rsidRPr="006F562D">
        <w:rPr>
          <w:rFonts w:ascii="Times New Roman" w:eastAsia="Times New Roman" w:hAnsi="Times New Roman" w:cs="Times New Roman"/>
          <w:color w:val="000000" w:themeColor="text1"/>
          <w:sz w:val="24"/>
          <w:szCs w:val="24"/>
          <w:lang w:eastAsia="es-CO"/>
        </w:rPr>
        <w:t xml:space="preserve">de inmediato </w:t>
      </w:r>
      <w:r w:rsidR="001A2CF2" w:rsidRPr="006F562D">
        <w:rPr>
          <w:rFonts w:ascii="Times New Roman" w:eastAsia="Times New Roman" w:hAnsi="Times New Roman" w:cs="Times New Roman"/>
          <w:color w:val="000000" w:themeColor="text1"/>
          <w:sz w:val="24"/>
          <w:szCs w:val="24"/>
          <w:lang w:eastAsia="es-CO"/>
        </w:rPr>
        <w:t xml:space="preserve">demostró que no estaba dispuesto a </w:t>
      </w:r>
      <w:r w:rsidR="00B51793" w:rsidRPr="006F562D">
        <w:rPr>
          <w:rFonts w:ascii="Times New Roman" w:eastAsia="Times New Roman" w:hAnsi="Times New Roman" w:cs="Times New Roman"/>
          <w:color w:val="000000" w:themeColor="text1"/>
          <w:sz w:val="24"/>
          <w:szCs w:val="24"/>
          <w:lang w:eastAsia="es-CO"/>
        </w:rPr>
        <w:t xml:space="preserve">desempeñar </w:t>
      </w:r>
      <w:r w:rsidR="001A2CF2" w:rsidRPr="006F562D">
        <w:rPr>
          <w:rFonts w:ascii="Times New Roman" w:eastAsia="Times New Roman" w:hAnsi="Times New Roman" w:cs="Times New Roman"/>
          <w:color w:val="000000" w:themeColor="text1"/>
          <w:sz w:val="24"/>
          <w:szCs w:val="24"/>
          <w:lang w:eastAsia="es-CO"/>
        </w:rPr>
        <w:t>ese papel</w:t>
      </w:r>
      <w:bookmarkStart w:id="11" w:name="IDAROE2F"/>
      <w:bookmarkEnd w:id="11"/>
      <w:r w:rsidR="00BD7EC9" w:rsidRPr="006F562D">
        <w:rPr>
          <w:rFonts w:ascii="Times New Roman" w:eastAsia="Times New Roman" w:hAnsi="Times New Roman" w:cs="Times New Roman"/>
          <w:color w:val="000000" w:themeColor="text1"/>
          <w:sz w:val="24"/>
          <w:szCs w:val="24"/>
          <w:lang w:eastAsia="es-CO"/>
        </w:rPr>
        <w:t xml:space="preserve"> y tomó </w:t>
      </w:r>
      <w:r w:rsidR="00BD7EC9" w:rsidRPr="006F562D">
        <w:rPr>
          <w:rFonts w:ascii="Times New Roman" w:eastAsia="Times New Roman" w:hAnsi="Times New Roman" w:cs="Times New Roman"/>
          <w:b/>
          <w:color w:val="000000" w:themeColor="text1"/>
          <w:sz w:val="24"/>
          <w:szCs w:val="24"/>
          <w:lang w:eastAsia="es-CO"/>
        </w:rPr>
        <w:t>medidas definitivas</w:t>
      </w:r>
      <w:r w:rsidR="00BD7EC9" w:rsidRPr="006F562D">
        <w:rPr>
          <w:rFonts w:ascii="Times New Roman" w:eastAsia="Times New Roman" w:hAnsi="Times New Roman" w:cs="Times New Roman"/>
          <w:color w:val="000000" w:themeColor="text1"/>
          <w:sz w:val="24"/>
          <w:szCs w:val="24"/>
          <w:lang w:eastAsia="es-CO"/>
        </w:rPr>
        <w:t xml:space="preserve"> para hacer realidad la Revolución</w:t>
      </w:r>
      <w:r w:rsidR="00793CA1" w:rsidRPr="006F562D">
        <w:rPr>
          <w:rFonts w:ascii="Times New Roman" w:eastAsia="Times New Roman" w:hAnsi="Times New Roman" w:cs="Times New Roman"/>
          <w:color w:val="000000" w:themeColor="text1"/>
          <w:sz w:val="24"/>
          <w:szCs w:val="24"/>
          <w:lang w:eastAsia="es-CO"/>
        </w:rPr>
        <w:t>.</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1E37E4" w:rsidRDefault="00B838B2" w:rsidP="00B838B2">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1E37E4">
              <w:rPr>
                <w:rFonts w:ascii="Times New Roman" w:hAnsi="Times New Roman" w:cs="Times New Roman"/>
                <w:color w:val="000000"/>
                <w:sz w:val="24"/>
                <w:szCs w:val="24"/>
                <w:lang w:val="es-CO"/>
              </w:rPr>
              <w:t xml:space="preserve"> File:General Lázaro Cárdenas del Río.jpg</w:t>
            </w:r>
          </w:p>
          <w:p w:rsidR="00B838B2" w:rsidRDefault="0033369F" w:rsidP="00B838B2">
            <w:pPr>
              <w:rPr>
                <w:rFonts w:ascii="Times New Roman" w:hAnsi="Times New Roman" w:cs="Times New Roman"/>
                <w:color w:val="000000"/>
                <w:sz w:val="24"/>
                <w:szCs w:val="24"/>
                <w:lang w:val="es-CO"/>
              </w:rPr>
            </w:pPr>
            <w:hyperlink r:id="rId22"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lastRenderedPageBreak/>
              <w:drawing>
                <wp:inline distT="0" distB="0" distL="0" distR="0" wp14:anchorId="5E1B1A7C" wp14:editId="50D3E77B">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B838B2" w:rsidRPr="006F562D"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6D4F2B" w:rsidRPr="006F562D" w:rsidRDefault="006D4F2B"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era un convencido creyente de la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favoreció la creación de ejidos</w:t>
      </w:r>
      <w:r w:rsidR="00810D24" w:rsidRPr="006F562D">
        <w:rPr>
          <w:rFonts w:ascii="Times New Roman" w:eastAsia="Times New Roman" w:hAnsi="Times New Roman" w:cs="Times New Roman"/>
          <w:color w:val="000000" w:themeColor="text1"/>
          <w:sz w:val="24"/>
          <w:szCs w:val="24"/>
          <w:lang w:eastAsia="es-CO"/>
        </w:rPr>
        <w:t>, es decir de propiedades rurales de uso colectivo</w:t>
      </w:r>
      <w:r w:rsidRPr="006F562D">
        <w:rPr>
          <w:rFonts w:ascii="Times New Roman" w:eastAsia="Times New Roman" w:hAnsi="Times New Roman" w:cs="Times New Roman"/>
          <w:color w:val="000000" w:themeColor="text1"/>
          <w:sz w:val="24"/>
          <w:szCs w:val="24"/>
          <w:lang w:eastAsia="es-CO"/>
        </w:rPr>
        <w:t xml:space="preserve">. </w:t>
      </w:r>
      <w:r w:rsidR="00810D24" w:rsidRPr="006F562D">
        <w:rPr>
          <w:rFonts w:ascii="Times New Roman" w:eastAsia="Times New Roman" w:hAnsi="Times New Roman" w:cs="Times New Roman"/>
          <w:color w:val="000000" w:themeColor="text1"/>
          <w:sz w:val="24"/>
          <w:szCs w:val="24"/>
          <w:lang w:eastAsia="es-CO"/>
        </w:rPr>
        <w:t>Para ello se</w:t>
      </w:r>
      <w:r w:rsidRPr="006F562D">
        <w:rPr>
          <w:rFonts w:ascii="Times New Roman" w:eastAsia="Times New Roman" w:hAnsi="Times New Roman" w:cs="Times New Roman"/>
          <w:color w:val="000000" w:themeColor="text1"/>
          <w:sz w:val="24"/>
          <w:szCs w:val="24"/>
          <w:lang w:eastAsia="es-CO"/>
        </w:rPr>
        <w:t xml:space="preserve"> distribuyeron 17</w:t>
      </w:r>
      <w:r w:rsidR="004774FD"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millones de hectáreas</w:t>
      </w:r>
      <w:r w:rsidR="004774FD"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4"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1A2CF2" w:rsidRPr="006F562D" w:rsidRDefault="001A2CF2">
      <w:pPr>
        <w:rPr>
          <w:rFonts w:ascii="Times New Roman" w:hAnsi="Times New Roman" w:cs="Times New Roman"/>
          <w:color w:val="000000" w:themeColor="text1"/>
          <w:sz w:val="24"/>
          <w:szCs w:val="24"/>
          <w:highlight w:val="green"/>
        </w:rPr>
      </w:pPr>
    </w:p>
    <w:p w:rsidR="00A554B1" w:rsidRPr="006F562D" w:rsidRDefault="00BA1C19"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bookmarkStart w:id="12" w:name="IDA5VE2F"/>
      <w:bookmarkEnd w:id="12"/>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Mexicana:</w:t>
      </w: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Permitió la </w:t>
      </w:r>
      <w:r w:rsidR="001A2CF2" w:rsidRPr="006F562D">
        <w:rPr>
          <w:rFonts w:ascii="Times New Roman" w:eastAsia="Times New Roman" w:hAnsi="Times New Roman" w:cs="Times New Roman"/>
          <w:color w:val="000000" w:themeColor="text1"/>
          <w:sz w:val="24"/>
          <w:szCs w:val="24"/>
          <w:lang w:eastAsia="es-CO"/>
        </w:rPr>
        <w:t xml:space="preserve">entrada de los mestizos, </w:t>
      </w:r>
      <w:r w:rsidR="00F94745" w:rsidRPr="006F562D">
        <w:rPr>
          <w:rFonts w:ascii="Times New Roman" w:eastAsia="Times New Roman" w:hAnsi="Times New Roman" w:cs="Times New Roman"/>
          <w:color w:val="000000" w:themeColor="text1"/>
          <w:sz w:val="24"/>
          <w:szCs w:val="24"/>
          <w:lang w:eastAsia="es-CO"/>
        </w:rPr>
        <w:t xml:space="preserve">que eran </w:t>
      </w:r>
      <w:r w:rsidR="001A2CF2" w:rsidRPr="006F562D">
        <w:rPr>
          <w:rFonts w:ascii="Times New Roman" w:eastAsia="Times New Roman" w:hAnsi="Times New Roman" w:cs="Times New Roman"/>
          <w:color w:val="000000" w:themeColor="text1"/>
          <w:sz w:val="24"/>
          <w:szCs w:val="24"/>
          <w:lang w:eastAsia="es-CO"/>
        </w:rPr>
        <w:t xml:space="preserve">la inmensa mayoría de la sociedad mexicana, en la política </w:t>
      </w:r>
      <w:r w:rsidR="00F94745" w:rsidRPr="006F562D">
        <w:rPr>
          <w:rFonts w:ascii="Times New Roman" w:eastAsia="Times New Roman" w:hAnsi="Times New Roman" w:cs="Times New Roman"/>
          <w:color w:val="000000" w:themeColor="text1"/>
          <w:sz w:val="24"/>
          <w:szCs w:val="24"/>
          <w:lang w:eastAsia="es-CO"/>
        </w:rPr>
        <w:t>y en la economía</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C550D8"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w:t>
      </w:r>
      <w:r w:rsidR="00F94745" w:rsidRPr="006F562D">
        <w:rPr>
          <w:rFonts w:ascii="Times New Roman" w:eastAsia="Times New Roman" w:hAnsi="Times New Roman" w:cs="Times New Roman"/>
          <w:color w:val="000000" w:themeColor="text1"/>
          <w:sz w:val="24"/>
          <w:szCs w:val="24"/>
          <w:lang w:eastAsia="es-CO"/>
        </w:rPr>
        <w:t>portó a</w:t>
      </w:r>
      <w:r w:rsidR="001A2CF2" w:rsidRPr="006F562D">
        <w:rPr>
          <w:rFonts w:ascii="Times New Roman" w:eastAsia="Times New Roman" w:hAnsi="Times New Roman" w:cs="Times New Roman"/>
          <w:color w:val="000000" w:themeColor="text1"/>
          <w:sz w:val="24"/>
          <w:szCs w:val="24"/>
          <w:lang w:eastAsia="es-CO"/>
        </w:rPr>
        <w:t xml:space="preserve"> la formación de una nueva identidad nacional, fuertemente nacionalista, basada</w:t>
      </w:r>
      <w:r w:rsidR="00753111" w:rsidRPr="006F562D">
        <w:rPr>
          <w:rFonts w:ascii="Times New Roman" w:eastAsia="Times New Roman" w:hAnsi="Times New Roman" w:cs="Times New Roman"/>
          <w:color w:val="000000" w:themeColor="text1"/>
          <w:sz w:val="24"/>
          <w:szCs w:val="24"/>
          <w:lang w:eastAsia="es-CO"/>
        </w:rPr>
        <w:t xml:space="preserve"> en</w:t>
      </w:r>
      <w:r w:rsidR="001A2CF2" w:rsidRPr="006F562D">
        <w:rPr>
          <w:rFonts w:ascii="Times New Roman" w:eastAsia="Times New Roman" w:hAnsi="Times New Roman" w:cs="Times New Roman"/>
          <w:color w:val="000000" w:themeColor="text1"/>
          <w:sz w:val="24"/>
          <w:szCs w:val="24"/>
          <w:lang w:eastAsia="es-CO"/>
        </w:rPr>
        <w:t xml:space="preserve"> </w:t>
      </w:r>
      <w:r w:rsidR="00F94745" w:rsidRPr="006F562D">
        <w:rPr>
          <w:rFonts w:ascii="Times New Roman" w:eastAsia="Times New Roman" w:hAnsi="Times New Roman" w:cs="Times New Roman"/>
          <w:color w:val="000000" w:themeColor="text1"/>
          <w:sz w:val="24"/>
          <w:szCs w:val="24"/>
          <w:lang w:eastAsia="es-CO"/>
        </w:rPr>
        <w:t xml:space="preserve">la exaltación de los indígenas. El arte fue un reflejo de ello, particularmente </w:t>
      </w:r>
      <w:r w:rsidR="001A2CF2" w:rsidRPr="006F562D">
        <w:rPr>
          <w:rFonts w:ascii="Times New Roman" w:eastAsia="Times New Roman" w:hAnsi="Times New Roman" w:cs="Times New Roman"/>
          <w:color w:val="000000" w:themeColor="text1"/>
          <w:sz w:val="24"/>
          <w:szCs w:val="24"/>
          <w:lang w:eastAsia="es-CO"/>
        </w:rPr>
        <w:t xml:space="preserve">los murales de pintores revolucionarios como </w:t>
      </w:r>
      <w:r w:rsidR="004774FD" w:rsidRPr="006F562D">
        <w:rPr>
          <w:rFonts w:ascii="Times New Roman" w:eastAsia="Times New Roman" w:hAnsi="Times New Roman" w:cs="Times New Roman"/>
          <w:color w:val="000000" w:themeColor="text1"/>
          <w:sz w:val="24"/>
          <w:szCs w:val="24"/>
          <w:lang w:eastAsia="es-CO"/>
        </w:rPr>
        <w:t xml:space="preserve">Diego </w:t>
      </w:r>
      <w:r w:rsidR="001A2CF2" w:rsidRPr="006F562D">
        <w:rPr>
          <w:rFonts w:ascii="Times New Roman" w:eastAsia="Times New Roman" w:hAnsi="Times New Roman" w:cs="Times New Roman"/>
          <w:color w:val="000000" w:themeColor="text1"/>
          <w:sz w:val="24"/>
          <w:szCs w:val="24"/>
          <w:lang w:eastAsia="es-CO"/>
        </w:rPr>
        <w:t xml:space="preserve">Rivera o </w:t>
      </w:r>
      <w:r w:rsidR="008765C3" w:rsidRPr="006F562D">
        <w:rPr>
          <w:rFonts w:ascii="Times New Roman" w:eastAsia="Times New Roman" w:hAnsi="Times New Roman" w:cs="Times New Roman"/>
          <w:color w:val="000000" w:themeColor="text1"/>
          <w:sz w:val="24"/>
          <w:szCs w:val="24"/>
          <w:lang w:eastAsia="es-CO"/>
        </w:rPr>
        <w:t xml:space="preserve">David </w:t>
      </w:r>
      <w:proofErr w:type="spellStart"/>
      <w:r w:rsidR="008765C3" w:rsidRPr="006F562D">
        <w:rPr>
          <w:rFonts w:ascii="Times New Roman" w:eastAsia="Times New Roman" w:hAnsi="Times New Roman" w:cs="Times New Roman"/>
          <w:color w:val="000000" w:themeColor="text1"/>
          <w:sz w:val="24"/>
          <w:szCs w:val="24"/>
          <w:lang w:eastAsia="es-CO"/>
        </w:rPr>
        <w:t>Alfaro</w:t>
      </w:r>
      <w:r w:rsidR="001A2CF2" w:rsidRPr="006F562D">
        <w:rPr>
          <w:rFonts w:ascii="Times New Roman" w:eastAsia="Times New Roman" w:hAnsi="Times New Roman" w:cs="Times New Roman"/>
          <w:color w:val="000000" w:themeColor="text1"/>
          <w:sz w:val="24"/>
          <w:szCs w:val="24"/>
          <w:lang w:eastAsia="es-CO"/>
        </w:rPr>
        <w:t>Siqueiros</w:t>
      </w:r>
      <w:proofErr w:type="spellEnd"/>
      <w:r w:rsidR="001A2CF2" w:rsidRPr="006F562D">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33369F" w:rsidP="00B838B2">
            <w:pPr>
              <w:rPr>
                <w:rFonts w:ascii="Times New Roman" w:hAnsi="Times New Roman" w:cs="Times New Roman"/>
                <w:color w:val="000000"/>
                <w:sz w:val="24"/>
                <w:szCs w:val="24"/>
                <w:lang w:val="en-US"/>
              </w:rPr>
            </w:pPr>
            <w:hyperlink r:id="rId25"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40614985" wp14:editId="6F4E462F">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B838B2">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Con la Revolución Mexicana, el país se transformó y los campesinos e indígenas empezó a tener otro destino</w:t>
            </w:r>
            <w:r>
              <w:rPr>
                <w:rFonts w:ascii="Times New Roman" w:hAnsi="Times New Roman" w:cs="Times New Roman"/>
                <w:bCs/>
                <w:sz w:val="24"/>
                <w:szCs w:val="24"/>
                <w:lang w:eastAsia="es-CO"/>
              </w:rPr>
              <w:t>.</w:t>
            </w:r>
          </w:p>
        </w:tc>
      </w:tr>
    </w:tbl>
    <w:p w:rsidR="00C550D8" w:rsidRPr="006F562D" w:rsidRDefault="00C550D8"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F94745" w:rsidRPr="006F562D" w:rsidRDefault="001A2CF2" w:rsidP="00F94745">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Bajo</w:t>
      </w:r>
      <w:r w:rsidR="00F94745" w:rsidRPr="006F562D">
        <w:rPr>
          <w:rFonts w:ascii="Times New Roman" w:eastAsia="Times New Roman" w:hAnsi="Times New Roman" w:cs="Times New Roman"/>
          <w:color w:val="000000" w:themeColor="text1"/>
          <w:sz w:val="24"/>
          <w:szCs w:val="24"/>
          <w:lang w:eastAsia="es-CO"/>
        </w:rPr>
        <w:t xml:space="preserve"> el gobierno de </w:t>
      </w:r>
      <w:r w:rsidRPr="006F562D">
        <w:rPr>
          <w:rFonts w:ascii="Times New Roman" w:eastAsia="Times New Roman" w:hAnsi="Times New Roman" w:cs="Times New Roman"/>
          <w:color w:val="000000" w:themeColor="text1"/>
          <w:sz w:val="24"/>
          <w:szCs w:val="24"/>
          <w:lang w:eastAsia="es-CO"/>
        </w:rPr>
        <w:t xml:space="preserve">Lázaro Cárdenas se fundó en México el Instituto Indigenista Interamericano, con el objetivo de estudiar y revalorizar las culturas indígenas contemporáneas y poner en marcha programas para sacarlas de su marginación y atraso </w:t>
      </w:r>
      <w:r w:rsidR="00F94745" w:rsidRPr="006F562D">
        <w:rPr>
          <w:rFonts w:ascii="Times New Roman" w:eastAsia="Times New Roman" w:hAnsi="Times New Roman" w:cs="Times New Roman"/>
          <w:color w:val="000000" w:themeColor="text1"/>
          <w:sz w:val="24"/>
          <w:szCs w:val="24"/>
          <w:lang w:eastAsia="es-CO"/>
        </w:rPr>
        <w:t>económico</w:t>
      </w:r>
      <w:r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tbl>
      <w:tblPr>
        <w:tblStyle w:val="Tablaconcuadrcula"/>
        <w:tblW w:w="0" w:type="auto"/>
        <w:tblLook w:val="04A0" w:firstRow="1" w:lastRow="0" w:firstColumn="1" w:lastColumn="0" w:noHBand="0" w:noVBand="1"/>
      </w:tblPr>
      <w:tblGrid>
        <w:gridCol w:w="2518"/>
        <w:gridCol w:w="6536"/>
      </w:tblGrid>
      <w:tr w:rsidR="00D97806" w:rsidRPr="006F562D" w:rsidTr="001D36AC">
        <w:tc>
          <w:tcPr>
            <w:tcW w:w="9054" w:type="dxa"/>
            <w:gridSpan w:val="2"/>
            <w:shd w:val="clear" w:color="auto" w:fill="000000" w:themeFill="text1"/>
          </w:tcPr>
          <w:p w:rsidR="00D97806" w:rsidRPr="006F562D" w:rsidRDefault="00D97806" w:rsidP="001D36AC">
            <w:pPr>
              <w:spacing w:before="2" w:after="2"/>
              <w:jc w:val="center"/>
              <w:rPr>
                <w:rFonts w:ascii="Times New Roman" w:hAnsi="Times New Roman" w:cs="Times New Roman"/>
                <w:b/>
                <w:color w:val="000000" w:themeColor="text1"/>
                <w:sz w:val="24"/>
                <w:szCs w:val="24"/>
              </w:rPr>
            </w:pPr>
            <w:bookmarkStart w:id="13" w:name="IDA2OCGF"/>
            <w:bookmarkEnd w:id="13"/>
            <w:r w:rsidRPr="006F562D">
              <w:rPr>
                <w:rFonts w:ascii="Times New Roman" w:hAnsi="Times New Roman" w:cs="Times New Roman"/>
                <w:b/>
                <w:color w:val="FFFFFF" w:themeColor="background1"/>
                <w:sz w:val="24"/>
                <w:szCs w:val="24"/>
              </w:rPr>
              <w:t>Profundiza. Recurso nuevo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D97806"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30</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D97806" w:rsidRPr="006F562D" w:rsidRDefault="00D97806"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D97806" w:rsidRPr="006F562D" w:rsidTr="001D36AC">
        <w:tc>
          <w:tcPr>
            <w:tcW w:w="2518" w:type="dxa"/>
          </w:tcPr>
          <w:p w:rsidR="00D97806" w:rsidRPr="006F562D" w:rsidRDefault="00D9780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D97806" w:rsidRPr="006F562D" w:rsidRDefault="00D97806"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Actividad que permite entender orientación agrarista de la Revolución Mexicana</w:t>
            </w:r>
          </w:p>
        </w:tc>
      </w:tr>
    </w:tbl>
    <w:p w:rsidR="00C550D8" w:rsidRPr="006F562D" w:rsidRDefault="00C550D8" w:rsidP="00DD0404">
      <w:pPr>
        <w:spacing w:after="0" w:line="384" w:lineRule="atLeast"/>
        <w:jc w:val="both"/>
        <w:rPr>
          <w:ins w:id="14" w:author="ANA MARIA LARA" w:date="2015-04-05T11:52:00Z"/>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F562D" w:rsidTr="001D36AC">
        <w:tc>
          <w:tcPr>
            <w:tcW w:w="9054" w:type="dxa"/>
            <w:gridSpan w:val="2"/>
            <w:shd w:val="clear" w:color="auto" w:fill="000000" w:themeFill="text1"/>
          </w:tcPr>
          <w:p w:rsidR="007C67BE" w:rsidRPr="006F562D" w:rsidRDefault="007C67BE" w:rsidP="001D36AC">
            <w:pPr>
              <w:spacing w:before="2" w:after="2"/>
              <w:jc w:val="center"/>
              <w:rPr>
                <w:rFonts w:ascii="Times New Roman" w:hAnsi="Times New Roman" w:cs="Times New Roman"/>
                <w:b/>
                <w:color w:val="000000" w:themeColor="text1"/>
                <w:sz w:val="24"/>
                <w:szCs w:val="24"/>
              </w:rPr>
            </w:pPr>
            <w:bookmarkStart w:id="15" w:name="IDAFRCGF"/>
            <w:bookmarkEnd w:id="15"/>
            <w:r w:rsidRPr="006F562D">
              <w:rPr>
                <w:rFonts w:ascii="Times New Roman" w:hAnsi="Times New Roman" w:cs="Times New Roman"/>
                <w:b/>
                <w:color w:val="FFFFFF" w:themeColor="background1"/>
                <w:sz w:val="24"/>
                <w:szCs w:val="24"/>
              </w:rPr>
              <w:t>Practica. Recurso nuevo</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7C67BE" w:rsidRPr="006F562D" w:rsidRDefault="00C102E6" w:rsidP="00C102E6">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40</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7C67BE" w:rsidRPr="006F562D"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Refuerza tu aprendizaje: </w:t>
            </w:r>
            <w:r w:rsidRPr="006F562D">
              <w:rPr>
                <w:rFonts w:ascii="Times New Roman" w:hAnsi="Times New Roman" w:cs="Times New Roman"/>
                <w:color w:val="000000" w:themeColor="text1"/>
                <w:sz w:val="24"/>
                <w:szCs w:val="24"/>
              </w:rPr>
              <w:t>La Revolución Mexicana</w:t>
            </w:r>
          </w:p>
        </w:tc>
      </w:tr>
      <w:tr w:rsidR="007C67BE" w:rsidRPr="006F562D" w:rsidTr="001D36AC">
        <w:tc>
          <w:tcPr>
            <w:tcW w:w="2518" w:type="dxa"/>
          </w:tcPr>
          <w:p w:rsidR="007C67BE" w:rsidRPr="006F562D" w:rsidRDefault="007C67B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7C67BE" w:rsidRPr="006F562D" w:rsidRDefault="007C67BE" w:rsidP="007C67BE">
            <w:pPr>
              <w:rPr>
                <w:rFonts w:ascii="Times New Roman" w:hAnsi="Times New Roman" w:cs="Times New Roman"/>
                <w:sz w:val="24"/>
                <w:szCs w:val="24"/>
                <w:lang w:val="es-ES_tradnl"/>
              </w:rPr>
            </w:pPr>
            <w:r w:rsidRPr="006F562D">
              <w:rPr>
                <w:rFonts w:ascii="Times New Roman" w:hAnsi="Times New Roman" w:cs="Times New Roman"/>
                <w:sz w:val="24"/>
                <w:szCs w:val="24"/>
                <w:lang w:val="es-ES"/>
              </w:rPr>
              <w:t>Interactivo con video que relata aspectos generales de la Revolución Mexicana</w:t>
            </w:r>
          </w:p>
        </w:tc>
      </w:tr>
    </w:tbl>
    <w:p w:rsidR="00D14A01" w:rsidRPr="006F562D" w:rsidRDefault="00D14A01" w:rsidP="00BD03C3">
      <w:pPr>
        <w:spacing w:after="0" w:line="285" w:lineRule="atLeast"/>
        <w:jc w:val="both"/>
        <w:rPr>
          <w:ins w:id="16" w:author="ANA MARIA LARA" w:date="2015-04-05T10:16:00Z"/>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A020DF" w:rsidRPr="006F562D">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33369F" w:rsidP="00B838B2">
            <w:pPr>
              <w:rPr>
                <w:rFonts w:ascii="Times New Roman" w:hAnsi="Times New Roman" w:cs="Times New Roman"/>
                <w:color w:val="000000"/>
                <w:sz w:val="24"/>
                <w:szCs w:val="24"/>
                <w:lang w:val="en"/>
              </w:rPr>
            </w:pPr>
            <w:hyperlink r:id="rId27"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13001B4C" wp14:editId="0624014A">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 xml:space="preserve">Durante los Estados Oligárquicos, en los que empresas extranjeras </w:t>
            </w:r>
            <w:r w:rsidRPr="002D4C9E">
              <w:rPr>
                <w:rFonts w:ascii="Times New Roman" w:hAnsi="Times New Roman" w:cs="Times New Roman"/>
                <w:bCs/>
                <w:sz w:val="24"/>
                <w:szCs w:val="24"/>
                <w:lang w:val="es-CO" w:eastAsia="es-CO"/>
              </w:rPr>
              <w:lastRenderedPageBreak/>
              <w:t>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Efecto de la crisis de 1929</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 xml:space="preserve">Exportar tan solo un producto e importarlo casi todo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La crisis de 1929</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206F1C" w:rsidP="0033369F">
            <w:pPr>
              <w:rPr>
                <w:rFonts w:ascii="Times New Roman" w:hAnsi="Times New Roman" w:cs="Times New Roman"/>
                <w:color w:val="000000"/>
                <w:sz w:val="24"/>
                <w:szCs w:val="24"/>
              </w:rPr>
            </w:pPr>
            <w:r w:rsidRPr="00C67645">
              <w:rPr>
                <w:rFonts w:ascii="Times New Roman" w:hAnsi="Times New Roman" w:cs="Times New Roman"/>
                <w:color w:val="000000"/>
                <w:sz w:val="24"/>
                <w:szCs w:val="24"/>
                <w:lang w:val="es-CO"/>
              </w:rPr>
              <w:t>Líderes de la huelga de trabajadores, en las plantaciones bananeras:</w:t>
            </w:r>
            <w:r w:rsidRPr="00551B30">
              <w:rPr>
                <w:rFonts w:ascii="Times New Roman" w:hAnsi="Times New Roman" w:cs="Times New Roman"/>
                <w:color w:val="000000"/>
                <w:sz w:val="24"/>
                <w:szCs w:val="24"/>
                <w:lang w:val="es-CO"/>
              </w:rPr>
              <w:t xml:space="preserve"> Pedro M. del Río, Bernardino Guerrero, Raúl Eduardo Mahecha, Nicanor Serrano </w:t>
            </w:r>
            <w:r>
              <w:rPr>
                <w:rFonts w:ascii="Times New Roman" w:hAnsi="Times New Roman" w:cs="Times New Roman"/>
                <w:color w:val="000000"/>
                <w:sz w:val="24"/>
                <w:szCs w:val="24"/>
                <w:lang w:val="es-CO"/>
              </w:rPr>
              <w:t>y</w:t>
            </w:r>
            <w:r w:rsidRPr="00551B30">
              <w:rPr>
                <w:rFonts w:ascii="Times New Roman" w:hAnsi="Times New Roman" w:cs="Times New Roman"/>
                <w:color w:val="000000"/>
                <w:sz w:val="24"/>
                <w:szCs w:val="24"/>
                <w:lang w:val="es-CO"/>
              </w:rPr>
              <w:t xml:space="preserve"> Erasmo Coronel. Guerrero </w:t>
            </w:r>
            <w:r>
              <w:rPr>
                <w:rFonts w:ascii="Times New Roman" w:hAnsi="Times New Roman" w:cs="Times New Roman"/>
                <w:color w:val="000000"/>
                <w:sz w:val="24"/>
                <w:szCs w:val="24"/>
                <w:lang w:val="es-CO"/>
              </w:rPr>
              <w:t>y</w:t>
            </w:r>
            <w:r w:rsidRPr="00551B30">
              <w:rPr>
                <w:rFonts w:ascii="Times New Roman" w:hAnsi="Times New Roman" w:cs="Times New Roman"/>
                <w:color w:val="000000"/>
                <w:sz w:val="24"/>
                <w:szCs w:val="24"/>
                <w:lang w:val="es-CO"/>
              </w:rPr>
              <w:t xml:space="preserve"> Coronel </w:t>
            </w:r>
            <w:r>
              <w:rPr>
                <w:rFonts w:ascii="Times New Roman" w:hAnsi="Times New Roman" w:cs="Times New Roman"/>
                <w:color w:val="000000"/>
                <w:sz w:val="24"/>
                <w:szCs w:val="24"/>
                <w:lang w:val="es-CO"/>
              </w:rPr>
              <w:t>murieron en la Masacre de las Bananeras, el 12 de noviembre de 1928.</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Default="00206F1C" w:rsidP="0033369F">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7DC75727" wp14:editId="63676BA7">
                  <wp:extent cx="1777262" cy="895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kerbananamassacred.png"/>
                          <pic:cNvPicPr/>
                        </pic:nvPicPr>
                        <pic:blipFill>
                          <a:blip r:embed="rId29">
                            <a:extLst>
                              <a:ext uri="{28A0092B-C50C-407E-A947-70E740481C1C}">
                                <a14:useLocalDpi xmlns:a14="http://schemas.microsoft.com/office/drawing/2010/main" val="0"/>
                              </a:ext>
                            </a:extLst>
                          </a:blip>
                          <a:stretch>
                            <a:fillRect/>
                          </a:stretch>
                        </pic:blipFill>
                        <pic:spPr>
                          <a:xfrm>
                            <a:off x="0" y="0"/>
                            <a:ext cx="1778281" cy="895864"/>
                          </a:xfrm>
                          <a:prstGeom prst="rect">
                            <a:avLst/>
                          </a:prstGeom>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C67645">
              <w:rPr>
                <w:rFonts w:ascii="Times New Roman" w:hAnsi="Times New Roman" w:cs="Times New Roman"/>
                <w:color w:val="000000"/>
                <w:sz w:val="24"/>
                <w:szCs w:val="24"/>
                <w:lang w:val="es-CO"/>
              </w:rPr>
              <w:t>Líderes de la huelga de trabajadores, en las plantaciones bananeras</w:t>
            </w:r>
            <w:r>
              <w:rPr>
                <w:rFonts w:ascii="Times New Roman" w:hAnsi="Times New Roman" w:cs="Times New Roman"/>
                <w:color w:val="000000"/>
                <w:sz w:val="24"/>
                <w:szCs w:val="24"/>
                <w:lang w:val="es-CO"/>
              </w:rPr>
              <w:t xml:space="preserve">. </w:t>
            </w: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Código</w:t>
            </w:r>
          </w:p>
        </w:tc>
        <w:tc>
          <w:tcPr>
            <w:tcW w:w="6536"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50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Profundiza: 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7A2BED" w:rsidRPr="006F562D">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3E5FC2" w:rsidRPr="006F562D">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 xml:space="preserve">epercusión a nivel continental y alimentó </w:t>
      </w:r>
      <w:del w:id="17" w:author="RAUL MAZO" w:date="2015-04-01T10:26:00Z">
        <w:r w:rsidR="000C4F91" w:rsidRPr="006F562D" w:rsidDel="000C69CC">
          <w:rPr>
            <w:rFonts w:ascii="Times New Roman" w:hAnsi="Times New Roman" w:cs="Times New Roman"/>
            <w:color w:val="000000" w:themeColor="text1"/>
            <w:sz w:val="24"/>
            <w:szCs w:val="24"/>
          </w:rPr>
          <w:delText xml:space="preserve"> </w:delText>
        </w:r>
      </w:del>
      <w:r w:rsidR="000C4F91" w:rsidRPr="006F562D">
        <w:rPr>
          <w:rFonts w:ascii="Times New Roman" w:hAnsi="Times New Roman" w:cs="Times New Roman"/>
          <w:color w:val="000000" w:themeColor="text1"/>
          <w:sz w:val="24"/>
          <w:szCs w:val="24"/>
        </w:rPr>
        <w:t>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33369F" w:rsidP="0033369F">
            <w:pPr>
              <w:rPr>
                <w:rFonts w:ascii="Times New Roman" w:hAnsi="Times New Roman" w:cs="Times New Roman"/>
                <w:color w:val="000000"/>
                <w:sz w:val="24"/>
                <w:szCs w:val="24"/>
                <w:lang w:val="fr-FR"/>
              </w:rPr>
            </w:pPr>
            <w:hyperlink r:id="rId30"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BEDC50A" wp14:editId="7BACE3BA">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5A2923" w:rsidRPr="006F562D" w:rsidRDefault="005A2923" w:rsidP="003E5FC2">
      <w:pPr>
        <w:ind w:left="708"/>
        <w:rPr>
          <w:rFonts w:ascii="Times New Roman" w:hAnsi="Times New Roman" w:cs="Times New Roman"/>
          <w:color w:val="000000" w:themeColor="text1"/>
          <w:sz w:val="24"/>
          <w:szCs w:val="24"/>
        </w:rPr>
      </w:pPr>
    </w:p>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18" w:name="3309629"/>
      <w:bookmarkEnd w:id="18"/>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w:t>
            </w:r>
            <w:r w:rsidRPr="005A5526">
              <w:rPr>
                <w:rFonts w:ascii="Times New Roman" w:eastAsia="Times New Roman" w:hAnsi="Times New Roman" w:cs="Times New Roman"/>
                <w:color w:val="000000" w:themeColor="text1"/>
                <w:sz w:val="24"/>
                <w:szCs w:val="24"/>
                <w:lang w:eastAsia="es-CO"/>
              </w:rPr>
              <w:lastRenderedPageBreak/>
              <w:t xml:space="preserve">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E106E1">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60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A232A6" w:rsidP="001D36AC">
            <w:pPr>
              <w:rPr>
                <w:rFonts w:ascii="Times New Roman" w:hAnsi="Times New Roman" w:cs="Times New Roman"/>
                <w:sz w:val="24"/>
                <w:szCs w:val="24"/>
                <w:lang w:val="es-ES_tradnl"/>
              </w:rPr>
            </w:pPr>
          </w:p>
          <w:p w:rsidR="00A232A6" w:rsidRPr="006F562D" w:rsidRDefault="00B17160"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El populismo y el derecho al voto femenino</w:t>
            </w:r>
          </w:p>
          <w:p w:rsidR="00A232A6" w:rsidRPr="006F562D" w:rsidRDefault="00A232A6"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A232A6" w:rsidRPr="006F562D" w:rsidRDefault="003B466F" w:rsidP="003B466F">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Interactivo con video que permite conocer cómo se logró el voto femenino en el mundo y durante los regímenes populistas</w:t>
            </w: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6F562D" w:rsidRDefault="00064828"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FC41A6" w:rsidRPr="006F562D">
        <w:rPr>
          <w:rFonts w:ascii="Times New Roman" w:eastAsia="Times New Roman" w:hAnsi="Times New Roman" w:cs="Times New Roman"/>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19" w:name="3484436"/>
            <w:bookmarkEnd w:id="19"/>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w:t>
            </w:r>
            <w:r w:rsidRPr="005A5526">
              <w:rPr>
                <w:rFonts w:ascii="Times New Roman" w:eastAsia="Times New Roman" w:hAnsi="Times New Roman" w:cs="Times New Roman"/>
                <w:color w:val="000000" w:themeColor="text1"/>
                <w:sz w:val="24"/>
                <w:szCs w:val="24"/>
                <w:lang w:eastAsia="es-CO"/>
              </w:rPr>
              <w:lastRenderedPageBreak/>
              <w:t>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20" w:name="3484433"/>
      <w:bookmarkStart w:id="21" w:name="3484437"/>
      <w:bookmarkEnd w:id="20"/>
      <w:bookmarkEnd w:id="21"/>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70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Refuerza tu aprendizaje: 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Actividad que permite conocer los principios que sustentaron el populismo desde el pensamiento de su principal ideólogo: Víctor </w:t>
            </w:r>
            <w:proofErr w:type="spellStart"/>
            <w:r w:rsidRPr="006F562D">
              <w:rPr>
                <w:rFonts w:ascii="Times New Roman" w:hAnsi="Times New Roman" w:cs="Times New Roman"/>
                <w:sz w:val="24"/>
                <w:szCs w:val="24"/>
                <w:lang w:val="es-ES_tradnl"/>
              </w:rPr>
              <w:t>Raul</w:t>
            </w:r>
            <w:proofErr w:type="spellEnd"/>
            <w:r w:rsidRPr="006F562D">
              <w:rPr>
                <w:rFonts w:ascii="Times New Roman" w:hAnsi="Times New Roman" w:cs="Times New Roman"/>
                <w:sz w:val="24"/>
                <w:szCs w:val="24"/>
                <w:lang w:val="es-ES_tradnl"/>
              </w:rPr>
              <w:t xml:space="preserve">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0A6EB7" w:rsidRPr="008D22B9" w:rsidRDefault="000A6EB7"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8D22B9">
              <w:rPr>
                <w:rFonts w:ascii="Times New Roman" w:hAnsi="Times New Roman" w:cs="Times New Roman"/>
                <w:color w:val="000000"/>
                <w:sz w:val="24"/>
                <w:szCs w:val="24"/>
                <w:lang w:val="en"/>
              </w:rPr>
              <w:t>File:Arevalopres.jpg</w:t>
            </w:r>
          </w:p>
          <w:p w:rsidR="000A6EB7" w:rsidRDefault="0033369F" w:rsidP="0033369F">
            <w:pPr>
              <w:rPr>
                <w:rFonts w:ascii="Times New Roman" w:hAnsi="Times New Roman" w:cs="Times New Roman"/>
                <w:color w:val="000000"/>
                <w:sz w:val="24"/>
                <w:szCs w:val="24"/>
                <w:lang w:val="en-US"/>
              </w:rPr>
            </w:pPr>
            <w:hyperlink r:id="rId32" w:history="1">
              <w:r w:rsidR="000A6EB7" w:rsidRPr="005B4900">
                <w:rPr>
                  <w:rStyle w:val="Hipervnculo"/>
                  <w:rFonts w:ascii="Times New Roman" w:hAnsi="Times New Roman" w:cs="Times New Roman"/>
                  <w:sz w:val="24"/>
                  <w:szCs w:val="24"/>
                  <w:lang w:val="en-US"/>
                </w:rPr>
                <w:t>http://commons.wikimedia.org/wiki/File:Arevalopres.jpg</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1C697047" wp14:editId="140513C9">
                  <wp:extent cx="1308100" cy="13081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3">
                            <a:extLst>
                              <a:ext uri="{28A0092B-C50C-407E-A947-70E740481C1C}">
                                <a14:useLocalDpi xmlns:a14="http://schemas.microsoft.com/office/drawing/2010/main" val="0"/>
                              </a:ext>
                            </a:extLst>
                          </a:blip>
                          <a:stretch>
                            <a:fillRect/>
                          </a:stretch>
                        </pic:blipFill>
                        <pic:spPr>
                          <a:xfrm>
                            <a:off x="0" y="0"/>
                            <a:ext cx="1309244" cy="1309244"/>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4"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3 Argentina</w:t>
      </w:r>
    </w:p>
    <w:p w:rsidR="004F448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Hacia 1943 surgió la figura del coronel </w:t>
      </w:r>
      <w:r w:rsidRPr="006F562D">
        <w:rPr>
          <w:rFonts w:ascii="Times New Roman" w:hAnsi="Times New Roman" w:cs="Times New Roman"/>
          <w:b/>
          <w:color w:val="000000" w:themeColor="text1"/>
          <w:sz w:val="24"/>
          <w:szCs w:val="24"/>
        </w:rPr>
        <w:t>Juan Domingo Perón</w:t>
      </w:r>
      <w:r w:rsidRPr="006F562D">
        <w:rPr>
          <w:rFonts w:ascii="Times New Roman" w:hAnsi="Times New Roman" w:cs="Times New Roman"/>
          <w:color w:val="000000" w:themeColor="text1"/>
          <w:sz w:val="24"/>
          <w:szCs w:val="24"/>
        </w:rPr>
        <w:t xml:space="preserve">, quien había sido Ministro de Trabajo y Previsión. Su política fuertemente populista tuvo una gran aceptación entre las </w:t>
      </w:r>
      <w:r w:rsidRPr="006F562D">
        <w:rPr>
          <w:rFonts w:ascii="Times New Roman" w:hAnsi="Times New Roman" w:cs="Times New Roman"/>
          <w:b/>
          <w:color w:val="000000" w:themeColor="text1"/>
          <w:sz w:val="24"/>
          <w:szCs w:val="24"/>
        </w:rPr>
        <w:t>clases bajas urbanas</w:t>
      </w:r>
      <w:r w:rsidR="00AD302F" w:rsidRPr="006F562D">
        <w:rPr>
          <w:rFonts w:ascii="Times New Roman" w:hAnsi="Times New Roman" w:cs="Times New Roman"/>
          <w:color w:val="000000" w:themeColor="text1"/>
          <w:sz w:val="24"/>
          <w:szCs w:val="24"/>
        </w:rPr>
        <w:t xml:space="preserve"> y entre los obreros</w:t>
      </w:r>
      <w:r w:rsidRPr="006F562D">
        <w:rPr>
          <w:rFonts w:ascii="Times New Roman" w:hAnsi="Times New Roman" w:cs="Times New Roman"/>
          <w:color w:val="000000" w:themeColor="text1"/>
          <w:sz w:val="24"/>
          <w:szCs w:val="24"/>
        </w:rPr>
        <w:t xml:space="preserve">. </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Desde comienzos de la década de 1940, la economía del país entró en una fase de </w:t>
      </w:r>
      <w:r w:rsidRPr="006F562D">
        <w:rPr>
          <w:rFonts w:ascii="Times New Roman" w:hAnsi="Times New Roman" w:cs="Times New Roman"/>
          <w:b/>
          <w:color w:val="000000" w:themeColor="text1"/>
          <w:sz w:val="24"/>
          <w:szCs w:val="24"/>
        </w:rPr>
        <w:t>sustitución de importaciones</w:t>
      </w:r>
      <w:r w:rsidRPr="006F562D">
        <w:rPr>
          <w:rFonts w:ascii="Times New Roman" w:hAnsi="Times New Roman" w:cs="Times New Roman"/>
          <w:color w:val="000000" w:themeColor="text1"/>
          <w:sz w:val="24"/>
          <w:szCs w:val="24"/>
        </w:rPr>
        <w:t xml:space="preserve"> que impulsó el desarrollo del sector industrial ligero, concentrado en las grandes </w:t>
      </w:r>
      <w:r w:rsidR="00AD302F" w:rsidRPr="006F562D">
        <w:rPr>
          <w:rFonts w:ascii="Times New Roman" w:hAnsi="Times New Roman" w:cs="Times New Roman"/>
          <w:color w:val="000000" w:themeColor="text1"/>
          <w:sz w:val="24"/>
          <w:szCs w:val="24"/>
        </w:rPr>
        <w:t>ciudades</w:t>
      </w:r>
      <w:r w:rsidR="00FC3367" w:rsidRPr="006F562D">
        <w:rPr>
          <w:rFonts w:ascii="Times New Roman" w:hAnsi="Times New Roman" w:cs="Times New Roman"/>
          <w:color w:val="000000" w:themeColor="text1"/>
          <w:sz w:val="24"/>
          <w:szCs w:val="24"/>
        </w:rPr>
        <w:t xml:space="preserve">. Esto causó una </w:t>
      </w:r>
      <w:r w:rsidRPr="006F562D">
        <w:rPr>
          <w:rFonts w:ascii="Times New Roman" w:hAnsi="Times New Roman" w:cs="Times New Roman"/>
          <w:color w:val="000000" w:themeColor="text1"/>
          <w:sz w:val="24"/>
          <w:szCs w:val="24"/>
        </w:rPr>
        <w:t>emigración del campo a la ciudad, especialmente hacia Buenos Aires.</w:t>
      </w:r>
    </w:p>
    <w:p w:rsidR="00AD302F"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Este profundo cambio fue capitalizado por Perón, que inició una política de protección de la clase obrera. </w:t>
      </w:r>
      <w:r w:rsidR="005E18BF" w:rsidRPr="006F562D">
        <w:rPr>
          <w:rFonts w:ascii="Times New Roman" w:hAnsi="Times New Roman" w:cs="Times New Roman"/>
          <w:color w:val="000000" w:themeColor="text1"/>
          <w:sz w:val="24"/>
          <w:szCs w:val="24"/>
        </w:rPr>
        <w:t>El</w:t>
      </w:r>
      <w:r w:rsidRPr="006F562D">
        <w:rPr>
          <w:rFonts w:ascii="Times New Roman" w:hAnsi="Times New Roman" w:cs="Times New Roman"/>
          <w:color w:val="000000" w:themeColor="text1"/>
          <w:sz w:val="24"/>
          <w:szCs w:val="24"/>
        </w:rPr>
        <w:t xml:space="preserve"> reconocimiento </w:t>
      </w:r>
      <w:r w:rsidR="005E18BF" w:rsidRPr="006F562D">
        <w:rPr>
          <w:rFonts w:ascii="Times New Roman" w:hAnsi="Times New Roman" w:cs="Times New Roman"/>
          <w:color w:val="000000" w:themeColor="text1"/>
          <w:sz w:val="24"/>
          <w:szCs w:val="24"/>
        </w:rPr>
        <w:t xml:space="preserve">que obtuvo entre los </w:t>
      </w:r>
      <w:r w:rsidRPr="006F562D">
        <w:rPr>
          <w:rFonts w:ascii="Times New Roman" w:hAnsi="Times New Roman" w:cs="Times New Roman"/>
          <w:color w:val="000000" w:themeColor="text1"/>
          <w:sz w:val="24"/>
          <w:szCs w:val="24"/>
        </w:rPr>
        <w:t xml:space="preserve">sectores </w:t>
      </w:r>
      <w:r w:rsidR="005E18BF" w:rsidRPr="006F562D">
        <w:rPr>
          <w:rFonts w:ascii="Times New Roman" w:hAnsi="Times New Roman" w:cs="Times New Roman"/>
          <w:color w:val="000000" w:themeColor="text1"/>
          <w:sz w:val="24"/>
          <w:szCs w:val="24"/>
        </w:rPr>
        <w:t xml:space="preserve">descontentos </w:t>
      </w:r>
      <w:r w:rsidRPr="006F562D">
        <w:rPr>
          <w:rFonts w:ascii="Times New Roman" w:hAnsi="Times New Roman" w:cs="Times New Roman"/>
          <w:color w:val="000000" w:themeColor="text1"/>
          <w:sz w:val="24"/>
          <w:szCs w:val="24"/>
        </w:rPr>
        <w:t xml:space="preserve">de la población y el respaldo cada vez más fuerte dentro de las </w:t>
      </w:r>
      <w:r w:rsidR="009A3706" w:rsidRPr="006F562D">
        <w:rPr>
          <w:rFonts w:ascii="Times New Roman" w:hAnsi="Times New Roman" w:cs="Times New Roman"/>
          <w:color w:val="000000" w:themeColor="text1"/>
          <w:sz w:val="24"/>
          <w:szCs w:val="24"/>
        </w:rPr>
        <w:t xml:space="preserve">Fuerzas Armadas </w:t>
      </w:r>
      <w:r w:rsidRPr="006F562D">
        <w:rPr>
          <w:rFonts w:ascii="Times New Roman" w:hAnsi="Times New Roman" w:cs="Times New Roman"/>
          <w:color w:val="000000" w:themeColor="text1"/>
          <w:sz w:val="24"/>
          <w:szCs w:val="24"/>
        </w:rPr>
        <w:t>(fue elegido vicepresidente de la nación en julio de 1944), lo enfrentaron con el sector c</w:t>
      </w:r>
      <w:r w:rsidR="003A0DF8" w:rsidRPr="006F562D">
        <w:rPr>
          <w:rFonts w:ascii="Times New Roman" w:hAnsi="Times New Roman" w:cs="Times New Roman"/>
          <w:color w:val="000000" w:themeColor="text1"/>
          <w:sz w:val="24"/>
          <w:szCs w:val="24"/>
        </w:rPr>
        <w:t>onservador del gobierno militar, más cercano a la oligarquía y a los grandes terratenientes</w:t>
      </w:r>
      <w:r w:rsidRPr="006F562D">
        <w:rPr>
          <w:rFonts w:ascii="Times New Roman" w:hAnsi="Times New Roman" w:cs="Times New Roman"/>
          <w:color w:val="000000" w:themeColor="text1"/>
          <w:sz w:val="24"/>
          <w:szCs w:val="24"/>
        </w:rPr>
        <w:t xml:space="preserve">. </w:t>
      </w:r>
    </w:p>
    <w:p w:rsidR="002602E4" w:rsidRPr="006F562D" w:rsidRDefault="002602E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gobierno peronista se caracterizó por aplicar </w:t>
      </w:r>
      <w:r w:rsidR="009A3706" w:rsidRPr="006F562D">
        <w:rPr>
          <w:rFonts w:ascii="Times New Roman" w:hAnsi="Times New Roman" w:cs="Times New Roman"/>
          <w:color w:val="000000" w:themeColor="text1"/>
          <w:sz w:val="24"/>
          <w:szCs w:val="24"/>
        </w:rPr>
        <w:t xml:space="preserve">una </w:t>
      </w:r>
      <w:r w:rsidR="004F4483" w:rsidRPr="006F562D">
        <w:rPr>
          <w:rFonts w:ascii="Times New Roman" w:hAnsi="Times New Roman" w:cs="Times New Roman"/>
          <w:color w:val="000000" w:themeColor="text1"/>
          <w:sz w:val="24"/>
          <w:szCs w:val="24"/>
        </w:rPr>
        <w:t xml:space="preserve">política económica cuyas primeras medidas fueron la </w:t>
      </w:r>
      <w:r w:rsidR="004F4483" w:rsidRPr="006F562D">
        <w:rPr>
          <w:rFonts w:ascii="Times New Roman" w:hAnsi="Times New Roman" w:cs="Times New Roman"/>
          <w:b/>
          <w:color w:val="000000" w:themeColor="text1"/>
          <w:sz w:val="24"/>
          <w:szCs w:val="24"/>
        </w:rPr>
        <w:t>nacionalización del Banco Central</w:t>
      </w:r>
      <w:r w:rsidR="004F4483" w:rsidRPr="006F562D">
        <w:rPr>
          <w:rFonts w:ascii="Times New Roman" w:hAnsi="Times New Roman" w:cs="Times New Roman"/>
          <w:color w:val="000000" w:themeColor="text1"/>
          <w:sz w:val="24"/>
          <w:szCs w:val="24"/>
        </w:rPr>
        <w:t xml:space="preserve"> y la </w:t>
      </w:r>
      <w:r w:rsidR="004F4483" w:rsidRPr="006F562D">
        <w:rPr>
          <w:rFonts w:ascii="Times New Roman" w:hAnsi="Times New Roman" w:cs="Times New Roman"/>
          <w:b/>
          <w:color w:val="000000" w:themeColor="text1"/>
          <w:sz w:val="24"/>
          <w:szCs w:val="24"/>
        </w:rPr>
        <w:t>compra de los ferrocarriles británicos</w:t>
      </w:r>
      <w:r w:rsidR="004F4483" w:rsidRPr="006F562D">
        <w:rPr>
          <w:rFonts w:ascii="Times New Roman" w:hAnsi="Times New Roman" w:cs="Times New Roman"/>
          <w:color w:val="000000" w:themeColor="text1"/>
          <w:sz w:val="24"/>
          <w:szCs w:val="24"/>
        </w:rPr>
        <w:t xml:space="preserve">. En política exterior, se declaró favorable a lo que se llamó la </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b/>
          <w:color w:val="000000" w:themeColor="text1"/>
          <w:sz w:val="24"/>
          <w:szCs w:val="24"/>
        </w:rPr>
        <w:t>tercera vía</w:t>
      </w:r>
      <w:r w:rsidR="009A3706" w:rsidRPr="006F562D">
        <w:rPr>
          <w:rFonts w:ascii="Times New Roman" w:hAnsi="Times New Roman" w:cs="Times New Roman"/>
          <w:b/>
          <w:color w:val="000000" w:themeColor="text1"/>
          <w:sz w:val="24"/>
          <w:szCs w:val="24"/>
        </w:rPr>
        <w:t>”</w:t>
      </w:r>
      <w:r w:rsidR="004F4483" w:rsidRPr="006F562D">
        <w:rPr>
          <w:rFonts w:ascii="Times New Roman" w:hAnsi="Times New Roman" w:cs="Times New Roman"/>
          <w:color w:val="000000" w:themeColor="text1"/>
          <w:sz w:val="24"/>
          <w:szCs w:val="24"/>
        </w:rPr>
        <w:t xml:space="preserve">, </w:t>
      </w:r>
      <w:r w:rsidR="004F4483" w:rsidRPr="006F562D">
        <w:rPr>
          <w:rFonts w:ascii="Times New Roman" w:hAnsi="Times New Roman" w:cs="Times New Roman"/>
          <w:b/>
          <w:color w:val="000000" w:themeColor="text1"/>
          <w:sz w:val="24"/>
          <w:szCs w:val="24"/>
        </w:rPr>
        <w:t>ni capitalista ni comunista</w:t>
      </w:r>
      <w:r w:rsidRPr="006F562D">
        <w:rPr>
          <w:rFonts w:ascii="Times New Roman" w:hAnsi="Times New Roman" w:cs="Times New Roman"/>
          <w:color w:val="000000" w:themeColor="text1"/>
          <w:sz w:val="24"/>
          <w:szCs w:val="24"/>
        </w:rPr>
        <w:t>.</w:t>
      </w:r>
    </w:p>
    <w:p w:rsidR="00145FAF" w:rsidRDefault="004F4483" w:rsidP="00145FAF">
      <w:pPr>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rPr>
        <w:t xml:space="preserve">En política social, </w:t>
      </w:r>
      <w:r w:rsidRPr="006F562D">
        <w:rPr>
          <w:rFonts w:ascii="Times New Roman" w:hAnsi="Times New Roman" w:cs="Times New Roman"/>
          <w:b/>
          <w:color w:val="000000" w:themeColor="text1"/>
          <w:sz w:val="24"/>
          <w:szCs w:val="24"/>
        </w:rPr>
        <w:t>incrementó el salario básico</w:t>
      </w:r>
      <w:r w:rsidRPr="006F562D">
        <w:rPr>
          <w:rFonts w:ascii="Times New Roman" w:hAnsi="Times New Roman" w:cs="Times New Roman"/>
          <w:color w:val="000000" w:themeColor="text1"/>
          <w:sz w:val="24"/>
          <w:szCs w:val="24"/>
        </w:rPr>
        <w:t xml:space="preserve"> y reforzó el régimen de prestaciones sociales a los trabajadores. En el plano institucional se reformó la </w:t>
      </w:r>
      <w:r w:rsidR="00A7497C"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onstitución para permitir la reelección del presidente</w:t>
      </w:r>
      <w:r w:rsidR="00A7497C"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w:t>
            </w:r>
            <w:r w:rsidRPr="00FC750D">
              <w:rPr>
                <w:rFonts w:ascii="Times New Roman" w:hAnsi="Times New Roman" w:cs="Times New Roman"/>
                <w:b/>
                <w:color w:val="000000"/>
                <w:sz w:val="24"/>
                <w:szCs w:val="24"/>
              </w:rPr>
              <w:lastRenderedPageBreak/>
              <w:t xml:space="preserve">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lastRenderedPageBreak/>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w:t>
            </w:r>
            <w:r w:rsidRPr="00DF1A95">
              <w:rPr>
                <w:rFonts w:ascii="Times New Roman" w:hAnsi="Times New Roman" w:cs="Times New Roman"/>
                <w:color w:val="000000"/>
                <w:sz w:val="24"/>
                <w:szCs w:val="24"/>
                <w:lang w:val="es-CO"/>
              </w:rPr>
              <w:lastRenderedPageBreak/>
              <w:t>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3DBD4E5C" wp14:editId="2273F53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xml:space="preserve">, “Evita”, </w:t>
            </w:r>
            <w:del w:id="22" w:author="RAUL MAZO" w:date="2015-04-01T16:33:00Z">
              <w:r w:rsidRPr="00145FAF" w:rsidDel="00C74D2C">
                <w:rPr>
                  <w:rFonts w:ascii="Times New Roman" w:hAnsi="Times New Roman" w:cs="Times New Roman"/>
                  <w:color w:val="000000" w:themeColor="text1"/>
                  <w:sz w:val="24"/>
                  <w:szCs w:val="24"/>
                </w:rPr>
                <w:delText xml:space="preserve"> </w:delText>
              </w:r>
            </w:del>
            <w:r w:rsidRPr="00145FAF">
              <w:rPr>
                <w:rFonts w:ascii="Times New Roman" w:hAnsi="Times New Roman" w:cs="Times New Roman"/>
                <w:color w:val="000000" w:themeColor="text1"/>
                <w:sz w:val="24"/>
                <w:szCs w:val="24"/>
              </w:rPr>
              <w:t>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régimen entró en crisis durante su segundo gobierno, que se inició bajo el signo de la muerte de</w:t>
      </w:r>
      <w:r w:rsidR="00145FAF">
        <w:rPr>
          <w:rFonts w:ascii="Times New Roman" w:hAnsi="Times New Roman" w:cs="Times New Roman"/>
          <w:color w:val="000000" w:themeColor="text1"/>
          <w:sz w:val="24"/>
          <w:szCs w:val="24"/>
        </w:rPr>
        <w:t xml:space="preserve"> su esposa</w:t>
      </w:r>
      <w:r w:rsidRPr="006F562D">
        <w:rPr>
          <w:rFonts w:ascii="Times New Roman" w:hAnsi="Times New Roman" w:cs="Times New Roman"/>
          <w:color w:val="000000" w:themeColor="text1"/>
          <w:sz w:val="24"/>
          <w:szCs w:val="24"/>
        </w:rPr>
        <w:t xml:space="preserve"> Evita (julio </w:t>
      </w:r>
      <w:r w:rsidR="00C74D2C" w:rsidRPr="006F562D">
        <w:rPr>
          <w:rFonts w:ascii="Times New Roman" w:hAnsi="Times New Roman" w:cs="Times New Roman"/>
          <w:color w:val="000000" w:themeColor="text1"/>
          <w:sz w:val="24"/>
          <w:szCs w:val="24"/>
        </w:rPr>
        <w:t xml:space="preserve">de </w:t>
      </w:r>
      <w:r w:rsidRPr="006F562D">
        <w:rPr>
          <w:rFonts w:ascii="Times New Roman" w:hAnsi="Times New Roman" w:cs="Times New Roman"/>
          <w:color w:val="000000" w:themeColor="text1"/>
          <w:sz w:val="24"/>
          <w:szCs w:val="24"/>
        </w:rPr>
        <w:t xml:space="preserve">1952), a lo que se sumó una profunda recesión económica y una dura represión por parte del peronismo </w:t>
      </w:r>
      <w:r w:rsidR="003A0DF8" w:rsidRPr="006F562D">
        <w:rPr>
          <w:rFonts w:ascii="Times New Roman" w:hAnsi="Times New Roman" w:cs="Times New Roman"/>
          <w:color w:val="000000" w:themeColor="text1"/>
          <w:sz w:val="24"/>
          <w:szCs w:val="24"/>
        </w:rPr>
        <w:t xml:space="preserve">contra </w:t>
      </w:r>
      <w:r w:rsidRPr="006F562D">
        <w:rPr>
          <w:rFonts w:ascii="Times New Roman" w:hAnsi="Times New Roman" w:cs="Times New Roman"/>
          <w:color w:val="000000" w:themeColor="text1"/>
          <w:sz w:val="24"/>
          <w:szCs w:val="24"/>
        </w:rPr>
        <w:t xml:space="preserve">sus adversarios políticos. También se organizó una ofensiva contra la Iglesia católica, acusada de antiperonista, a través de la supresión de la enseñanza religiosa, la equiparación de hijos legítimos e ilegítimos y la autorización de prostíbulos. </w:t>
      </w:r>
    </w:p>
    <w:p w:rsidR="003A0DF8" w:rsidRPr="006F562D" w:rsidRDefault="003A0DF8">
      <w:pPr>
        <w:rPr>
          <w:rFonts w:ascii="Times New Roman" w:hAnsi="Times New Roman" w:cs="Times New Roman"/>
          <w:color w:val="000000" w:themeColor="text1"/>
          <w:sz w:val="24"/>
          <w:szCs w:val="24"/>
        </w:rPr>
      </w:pPr>
    </w:p>
    <w:p w:rsidR="00D74803" w:rsidRPr="006F562D" w:rsidRDefault="004F448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Tras un frustrado golpe militar de oficiales de la </w:t>
      </w:r>
      <w:r w:rsidR="00C74D2C" w:rsidRPr="006F562D">
        <w:rPr>
          <w:rFonts w:ascii="Times New Roman" w:hAnsi="Times New Roman" w:cs="Times New Roman"/>
          <w:color w:val="000000" w:themeColor="text1"/>
          <w:sz w:val="24"/>
          <w:szCs w:val="24"/>
        </w:rPr>
        <w:t xml:space="preserve">Marina </w:t>
      </w:r>
      <w:r w:rsidRPr="006F562D">
        <w:rPr>
          <w:rFonts w:ascii="Times New Roman" w:hAnsi="Times New Roman" w:cs="Times New Roman"/>
          <w:color w:val="000000" w:themeColor="text1"/>
          <w:sz w:val="24"/>
          <w:szCs w:val="24"/>
        </w:rPr>
        <w:t xml:space="preserve">y la </w:t>
      </w:r>
      <w:r w:rsidR="00C74D2C" w:rsidRPr="006F562D">
        <w:rPr>
          <w:rFonts w:ascii="Times New Roman" w:hAnsi="Times New Roman" w:cs="Times New Roman"/>
          <w:color w:val="000000" w:themeColor="text1"/>
          <w:sz w:val="24"/>
          <w:szCs w:val="24"/>
        </w:rPr>
        <w:t>Fuerza Aérea</w:t>
      </w:r>
      <w:r w:rsidRPr="006F562D">
        <w:rPr>
          <w:rFonts w:ascii="Times New Roman" w:hAnsi="Times New Roman" w:cs="Times New Roman"/>
          <w:color w:val="000000" w:themeColor="text1"/>
          <w:sz w:val="24"/>
          <w:szCs w:val="24"/>
        </w:rPr>
        <w:t>, con el bombardeo aéreo de la Casa Rosada y de la plaza de Mayo, que causó un millar de muertos</w:t>
      </w:r>
      <w:r w:rsidR="009A3706"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Perón fue derrocado </w:t>
      </w:r>
      <w:r w:rsidR="003A0DF8" w:rsidRPr="006F562D">
        <w:rPr>
          <w:rFonts w:ascii="Times New Roman" w:hAnsi="Times New Roman" w:cs="Times New Roman"/>
          <w:color w:val="000000" w:themeColor="text1"/>
          <w:sz w:val="24"/>
          <w:szCs w:val="24"/>
        </w:rPr>
        <w:t>en 1955</w:t>
      </w:r>
      <w:r w:rsidR="00E90BD3" w:rsidRPr="006F562D">
        <w:rPr>
          <w:rFonts w:ascii="Times New Roman" w:hAnsi="Times New Roman" w:cs="Times New Roman"/>
          <w:color w:val="000000" w:themeColor="text1"/>
          <w:sz w:val="24"/>
          <w:szCs w:val="24"/>
        </w:rPr>
        <w:t xml:space="preserve"> [</w:t>
      </w:r>
      <w:hyperlink r:id="rId36"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sidR="003A0DF8" w:rsidRPr="006F562D">
        <w:rPr>
          <w:rFonts w:ascii="Times New Roman" w:hAnsi="Times New Roman" w:cs="Times New Roman"/>
          <w:color w:val="000000" w:themeColor="text1"/>
          <w:sz w:val="24"/>
          <w:szCs w:val="24"/>
        </w:rPr>
        <w:t xml:space="preserve">. </w:t>
      </w:r>
    </w:p>
    <w:p w:rsidR="003A0DF8" w:rsidRPr="006F562D" w:rsidRDefault="003A0DF8">
      <w:pPr>
        <w:rPr>
          <w:rFonts w:ascii="Times New Roman" w:hAnsi="Times New Roman" w:cs="Times New Roman"/>
          <w:color w:val="000000" w:themeColor="text1"/>
          <w:sz w:val="24"/>
          <w:szCs w:val="24"/>
        </w:rPr>
      </w:pPr>
    </w:p>
    <w:p w:rsidR="00E16C2F" w:rsidRPr="006F562D" w:rsidRDefault="00E16C2F" w:rsidP="00E16C2F">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Perón se exilió en España, mientras las </w:t>
      </w:r>
      <w:r w:rsidR="009A3706" w:rsidRPr="006F562D">
        <w:rPr>
          <w:rFonts w:ascii="Times New Roman" w:eastAsia="Times New Roman" w:hAnsi="Times New Roman" w:cs="Times New Roman"/>
          <w:color w:val="000000" w:themeColor="text1"/>
          <w:sz w:val="24"/>
          <w:szCs w:val="24"/>
          <w:lang w:eastAsia="es-CO"/>
        </w:rPr>
        <w:t xml:space="preserve">Fuerzas Armadas </w:t>
      </w:r>
      <w:r w:rsidR="003A0DF8" w:rsidRPr="006F562D">
        <w:rPr>
          <w:rFonts w:ascii="Times New Roman" w:eastAsia="Times New Roman" w:hAnsi="Times New Roman" w:cs="Times New Roman"/>
          <w:color w:val="000000" w:themeColor="text1"/>
          <w:sz w:val="24"/>
          <w:szCs w:val="24"/>
          <w:lang w:eastAsia="es-CO"/>
        </w:rPr>
        <w:t>controlaban el país.</w:t>
      </w:r>
      <w:r w:rsidRPr="006F562D">
        <w:rPr>
          <w:rFonts w:ascii="Times New Roman" w:eastAsia="Times New Roman" w:hAnsi="Times New Roman" w:cs="Times New Roman"/>
          <w:color w:val="000000" w:themeColor="text1"/>
          <w:sz w:val="24"/>
          <w:szCs w:val="24"/>
          <w:lang w:eastAsia="es-CO"/>
        </w:rPr>
        <w:t xml:space="preserve"> En 1973 regresó definitivamente y asumió la presidencia tras unos nuevos comicios.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2.3 4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3" w:name="INDICE02"/>
      <w:bookmarkEnd w:id="23"/>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24" w:name="INDICE03"/>
      <w:bookmarkEnd w:id="24"/>
      <w:r w:rsidRPr="006F562D">
        <w:rPr>
          <w:rFonts w:ascii="Times New Roman" w:eastAsia="Times New Roman" w:hAnsi="Times New Roman" w:cs="Times New Roman"/>
          <w:color w:val="000000" w:themeColor="text1"/>
          <w:sz w:val="24"/>
          <w:szCs w:val="24"/>
          <w:lang w:eastAsia="es-CO"/>
        </w:rPr>
        <w:t xml:space="preserve">. Tuvo que hacer frente a diversas dificultades, la más importante de las cuales fue el intento de golpe de </w:t>
      </w:r>
      <w:r w:rsidR="00AC2B82" w:rsidRPr="006F562D">
        <w:rPr>
          <w:rFonts w:ascii="Times New Roman" w:eastAsia="Times New Roman" w:hAnsi="Times New Roman" w:cs="Times New Roman"/>
          <w:color w:val="000000" w:themeColor="text1"/>
          <w:sz w:val="24"/>
          <w:szCs w:val="24"/>
          <w:lang w:eastAsia="es-CO"/>
        </w:rPr>
        <w:t>E</w:t>
      </w:r>
      <w:r w:rsidRPr="006F562D">
        <w:rPr>
          <w:rFonts w:ascii="Times New Roman" w:eastAsia="Times New Roman" w:hAnsi="Times New Roman" w:cs="Times New Roman"/>
          <w:color w:val="000000" w:themeColor="text1"/>
          <w:sz w:val="24"/>
          <w:szCs w:val="24"/>
          <w:lang w:eastAsia="es-CO"/>
        </w:rPr>
        <w:t xml:space="preserve">stado por los </w:t>
      </w:r>
      <w:r w:rsidRPr="006F562D">
        <w:rPr>
          <w:rFonts w:ascii="Times New Roman" w:eastAsia="Times New Roman" w:hAnsi="Times New Roman" w:cs="Times New Roman"/>
          <w:b/>
          <w:color w:val="000000" w:themeColor="text1"/>
          <w:sz w:val="24"/>
          <w:szCs w:val="24"/>
          <w:lang w:eastAsia="es-CO"/>
        </w:rPr>
        <w:t>comunistas</w:t>
      </w:r>
      <w:r w:rsidRPr="006F562D">
        <w:rPr>
          <w:rFonts w:ascii="Times New Roman" w:eastAsia="Times New Roman" w:hAnsi="Times New Roman" w:cs="Times New Roman"/>
          <w:color w:val="000000" w:themeColor="text1"/>
          <w:sz w:val="24"/>
          <w:szCs w:val="24"/>
          <w:lang w:eastAsia="es-CO"/>
        </w:rPr>
        <w:t xml:space="preserve"> en noviembre de 1935. Aunque la intentona fracasó, alarmó a las </w:t>
      </w:r>
      <w:r w:rsidRPr="006F562D">
        <w:rPr>
          <w:rFonts w:ascii="Times New Roman" w:eastAsia="Times New Roman" w:hAnsi="Times New Roman" w:cs="Times New Roman"/>
          <w:b/>
          <w:color w:val="000000" w:themeColor="text1"/>
          <w:sz w:val="24"/>
          <w:szCs w:val="24"/>
          <w:lang w:eastAsia="es-CO"/>
        </w:rPr>
        <w:t xml:space="preserve">clases media </w:t>
      </w:r>
      <w:r w:rsidRPr="006F562D">
        <w:rPr>
          <w:rFonts w:ascii="Times New Roman" w:eastAsia="Times New Roman" w:hAnsi="Times New Roman" w:cs="Times New Roman"/>
          <w:b/>
          <w:color w:val="000000" w:themeColor="text1"/>
          <w:sz w:val="24"/>
          <w:szCs w:val="24"/>
          <w:lang w:eastAsia="es-CO"/>
        </w:rPr>
        <w:lastRenderedPageBreak/>
        <w:t>y alta</w:t>
      </w:r>
      <w:r w:rsidRPr="006F562D">
        <w:rPr>
          <w:rFonts w:ascii="Times New Roman" w:eastAsia="Times New Roman" w:hAnsi="Times New Roman" w:cs="Times New Roman"/>
          <w:color w:val="000000" w:themeColor="text1"/>
          <w:sz w:val="24"/>
          <w:szCs w:val="24"/>
          <w:lang w:eastAsia="es-CO"/>
        </w:rPr>
        <w:t xml:space="preserve"> que apoyaron a quien </w:t>
      </w:r>
      <w:proofErr w:type="gramStart"/>
      <w:r w:rsidRPr="006F562D">
        <w:rPr>
          <w:rFonts w:ascii="Times New Roman" w:eastAsia="Times New Roman" w:hAnsi="Times New Roman" w:cs="Times New Roman"/>
          <w:color w:val="000000" w:themeColor="text1"/>
          <w:sz w:val="24"/>
          <w:szCs w:val="24"/>
          <w:lang w:eastAsia="es-CO"/>
        </w:rPr>
        <w:t>les</w:t>
      </w:r>
      <w:proofErr w:type="gramEnd"/>
      <w:r w:rsidRPr="006F562D">
        <w:rPr>
          <w:rFonts w:ascii="Times New Roman" w:eastAsia="Times New Roman" w:hAnsi="Times New Roman" w:cs="Times New Roman"/>
          <w:color w:val="000000" w:themeColor="text1"/>
          <w:sz w:val="24"/>
          <w:szCs w:val="24"/>
          <w:lang w:eastAsia="es-CO"/>
        </w:rPr>
        <w:t xml:space="preserve"> asegura</w:t>
      </w:r>
      <w:r w:rsidR="004613CD" w:rsidRPr="006F562D">
        <w:rPr>
          <w:rFonts w:ascii="Times New Roman" w:eastAsia="Times New Roman" w:hAnsi="Times New Roman" w:cs="Times New Roman"/>
          <w:color w:val="000000" w:themeColor="text1"/>
          <w:sz w:val="24"/>
          <w:szCs w:val="24"/>
          <w:lang w:eastAsia="es-CO"/>
        </w:rPr>
        <w:t>ra</w:t>
      </w:r>
      <w:r w:rsidRPr="006F562D">
        <w:rPr>
          <w:rFonts w:ascii="Times New Roman" w:eastAsia="Times New Roman" w:hAnsi="Times New Roman" w:cs="Times New Roman"/>
          <w:color w:val="000000" w:themeColor="text1"/>
          <w:sz w:val="24"/>
          <w:szCs w:val="24"/>
          <w:lang w:eastAsia="es-CO"/>
        </w:rPr>
        <w:t xml:space="preserve"> el orden social. </w:t>
      </w:r>
      <w:r w:rsidR="00683466" w:rsidRPr="006F562D">
        <w:rPr>
          <w:rFonts w:ascii="Times New Roman" w:eastAsia="Times New Roman" w:hAnsi="Times New Roman" w:cs="Times New Roman"/>
          <w:color w:val="000000" w:themeColor="text1"/>
          <w:sz w:val="24"/>
          <w:szCs w:val="24"/>
          <w:lang w:eastAsia="es-CO"/>
        </w:rPr>
        <w:t>Así, e</w:t>
      </w:r>
      <w:r w:rsidR="00135D2D" w:rsidRPr="006F562D">
        <w:rPr>
          <w:rFonts w:ascii="Times New Roman" w:eastAsia="Times New Roman" w:hAnsi="Times New Roman" w:cs="Times New Roman"/>
          <w:color w:val="000000" w:themeColor="text1"/>
          <w:sz w:val="24"/>
          <w:szCs w:val="24"/>
          <w:lang w:eastAsia="es-CO"/>
        </w:rPr>
        <w:t xml:space="preserve">se </w:t>
      </w:r>
      <w:r w:rsidR="00683466" w:rsidRPr="006F562D">
        <w:rPr>
          <w:rFonts w:ascii="Times New Roman" w:eastAsia="Times New Roman" w:hAnsi="Times New Roman" w:cs="Times New Roman"/>
          <w:color w:val="000000" w:themeColor="text1"/>
          <w:sz w:val="24"/>
          <w:szCs w:val="24"/>
          <w:lang w:eastAsia="es-CO"/>
        </w:rPr>
        <w:t>apoyo se concretó en</w:t>
      </w:r>
      <w:r w:rsidRPr="006F562D">
        <w:rPr>
          <w:rFonts w:ascii="Times New Roman" w:eastAsia="Times New Roman" w:hAnsi="Times New Roman" w:cs="Times New Roman"/>
          <w:color w:val="000000" w:themeColor="text1"/>
          <w:sz w:val="24"/>
          <w:szCs w:val="24"/>
          <w:lang w:eastAsia="es-CO"/>
        </w:rPr>
        <w:t xml:space="preserve"> Vargas.</w:t>
      </w: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33369F" w:rsidP="0033369F">
            <w:pPr>
              <w:rPr>
                <w:rFonts w:ascii="Times New Roman" w:hAnsi="Times New Roman" w:cs="Times New Roman"/>
                <w:color w:val="000000"/>
                <w:sz w:val="24"/>
                <w:szCs w:val="24"/>
                <w:lang w:val="es-CO"/>
              </w:rPr>
            </w:pPr>
            <w:hyperlink r:id="rId37"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C46CCDC" wp14:editId="332DEBD0">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Llegado el momento de dejar el poder, a finales de 1937, Vargas, alegando la existencia de una supuesta conjura comunista (el plan Cohen), reclamó poderes extraordinarios al Congreso para suspender las garantías constitucionales y dar </w:t>
      </w:r>
      <w:r w:rsidR="00AC2B82" w:rsidRPr="006F562D">
        <w:rPr>
          <w:rFonts w:ascii="Times New Roman" w:eastAsia="Times New Roman" w:hAnsi="Times New Roman" w:cs="Times New Roman"/>
          <w:color w:val="000000" w:themeColor="text1"/>
          <w:sz w:val="24"/>
          <w:szCs w:val="24"/>
          <w:lang w:eastAsia="es-CO"/>
        </w:rPr>
        <w:t xml:space="preserve">otro golpe. Con ese golpe surgió el </w:t>
      </w:r>
      <w:r w:rsidRPr="006F562D">
        <w:rPr>
          <w:rFonts w:ascii="Times New Roman" w:eastAsia="Times New Roman" w:hAnsi="Times New Roman" w:cs="Times New Roman"/>
          <w:color w:val="000000" w:themeColor="text1"/>
          <w:sz w:val="24"/>
          <w:szCs w:val="24"/>
          <w:lang w:eastAsia="es-CO"/>
        </w:rPr>
        <w:t>Estado Novo, acatado prácticamente sin protestas.</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5" w:name="INDICE04"/>
      <w:bookmarkEnd w:id="25"/>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Pr="006F562D">
        <w:rPr>
          <w:rFonts w:ascii="Times New Roman" w:eastAsia="Times New Roman" w:hAnsi="Times New Roman" w:cs="Times New Roman"/>
          <w:color w:val="000000" w:themeColor="text1"/>
          <w:sz w:val="24"/>
          <w:szCs w:val="24"/>
          <w:lang w:eastAsia="es-CO"/>
        </w:rPr>
        <w:t xml:space="preserve"> </w:t>
      </w:r>
      <w:r w:rsidR="00AC2B82" w:rsidRPr="006F562D">
        <w:rPr>
          <w:rFonts w:ascii="Times New Roman" w:eastAsia="Times New Roman" w:hAnsi="Times New Roman" w:cs="Times New Roman"/>
          <w:color w:val="000000" w:themeColor="text1"/>
          <w:sz w:val="24"/>
          <w:szCs w:val="24"/>
          <w:lang w:eastAsia="es-CO"/>
        </w:rPr>
        <w:t xml:space="preserve">fue una forma de gobierno que </w:t>
      </w:r>
      <w:r w:rsidRPr="006F562D">
        <w:rPr>
          <w:rFonts w:ascii="Times New Roman" w:eastAsia="Times New Roman" w:hAnsi="Times New Roman" w:cs="Times New Roman"/>
          <w:color w:val="000000" w:themeColor="text1"/>
          <w:sz w:val="24"/>
          <w:szCs w:val="24"/>
          <w:lang w:eastAsia="es-CO"/>
        </w:rPr>
        <w:t xml:space="preserve">mezcló las </w:t>
      </w:r>
      <w:r w:rsidRPr="006F562D">
        <w:rPr>
          <w:rFonts w:ascii="Times New Roman" w:eastAsia="Times New Roman" w:hAnsi="Times New Roman" w:cs="Times New Roman"/>
          <w:b/>
          <w:color w:val="000000" w:themeColor="text1"/>
          <w:sz w:val="24"/>
          <w:szCs w:val="24"/>
          <w:lang w:eastAsia="es-CO"/>
        </w:rPr>
        <w:t>ideas autoritarias</w:t>
      </w:r>
      <w:r w:rsidRPr="006F562D">
        <w:rPr>
          <w:rFonts w:ascii="Times New Roman" w:eastAsia="Times New Roman" w:hAnsi="Times New Roman" w:cs="Times New Roman"/>
          <w:color w:val="000000" w:themeColor="text1"/>
          <w:sz w:val="24"/>
          <w:szCs w:val="24"/>
          <w:lang w:eastAsia="es-CO"/>
        </w:rPr>
        <w:t xml:space="preserve"> europeas vigentes</w:t>
      </w:r>
      <w:r w:rsidR="009A370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2F7D82" w:rsidRPr="006F562D">
        <w:rPr>
          <w:rFonts w:ascii="Times New Roman" w:eastAsia="Times New Roman" w:hAnsi="Times New Roman" w:cs="Times New Roman"/>
          <w:color w:val="000000" w:themeColor="text1"/>
          <w:sz w:val="24"/>
          <w:szCs w:val="24"/>
          <w:lang w:eastAsia="es-CO"/>
        </w:rPr>
        <w:t xml:space="preserve">como el </w:t>
      </w:r>
      <w:r w:rsidRPr="006F562D">
        <w:rPr>
          <w:rFonts w:ascii="Times New Roman" w:eastAsia="Times New Roman" w:hAnsi="Times New Roman" w:cs="Times New Roman"/>
          <w:b/>
          <w:color w:val="000000" w:themeColor="text1"/>
          <w:sz w:val="24"/>
          <w:szCs w:val="24"/>
          <w:lang w:eastAsia="es-CO"/>
        </w:rPr>
        <w:t>fascismo</w:t>
      </w:r>
      <w:r w:rsidR="00307E28" w:rsidRPr="006F562D">
        <w:rPr>
          <w:rFonts w:ascii="Times New Roman" w:eastAsia="Times New Roman" w:hAnsi="Times New Roman" w:cs="Times New Roman"/>
          <w:color w:val="000000" w:themeColor="text1"/>
          <w:sz w:val="24"/>
          <w:szCs w:val="24"/>
          <w:lang w:eastAsia="es-CO"/>
        </w:rPr>
        <w:t>,</w:t>
      </w:r>
      <w:r w:rsidR="002F7D8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y elementos originales brasileños. Así, si bien fue un régimen que exaltó la figura del jefe supremo, no intentó encuadrar al pueblo en una organización de masas.</w:t>
      </w:r>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26" w:name="INDICE05"/>
      <w:bookmarkEnd w:id="26"/>
      <w:r w:rsidRPr="006F562D">
        <w:rPr>
          <w:rFonts w:ascii="Times New Roman" w:eastAsia="Times New Roman" w:hAnsi="Times New Roman" w:cs="Times New Roman"/>
          <w:color w:val="000000" w:themeColor="text1"/>
          <w:sz w:val="24"/>
          <w:szCs w:val="24"/>
          <w:lang w:eastAsia="es-CO"/>
        </w:rPr>
        <w:t xml:space="preserve">Por otro lado, el estallido de la </w:t>
      </w:r>
      <w:r w:rsidR="009A3706" w:rsidRPr="006F562D">
        <w:rPr>
          <w:rFonts w:ascii="Times New Roman" w:eastAsia="Times New Roman" w:hAnsi="Times New Roman" w:cs="Times New Roman"/>
          <w:b/>
          <w:color w:val="000000" w:themeColor="text1"/>
          <w:sz w:val="24"/>
          <w:szCs w:val="24"/>
          <w:lang w:eastAsia="es-CO"/>
        </w:rPr>
        <w:t xml:space="preserve">Segunda </w:t>
      </w:r>
      <w:r w:rsidRPr="006F562D">
        <w:rPr>
          <w:rFonts w:ascii="Times New Roman" w:eastAsia="Times New Roman" w:hAnsi="Times New Roman" w:cs="Times New Roman"/>
          <w:b/>
          <w:color w:val="000000" w:themeColor="text1"/>
          <w:sz w:val="24"/>
          <w:szCs w:val="24"/>
          <w:lang w:eastAsia="es-CO"/>
        </w:rPr>
        <w:t>Guerra Mundial</w:t>
      </w:r>
      <w:r w:rsidRPr="006F562D">
        <w:rPr>
          <w:rFonts w:ascii="Times New Roman" w:eastAsia="Times New Roman" w:hAnsi="Times New Roman" w:cs="Times New Roman"/>
          <w:color w:val="000000" w:themeColor="text1"/>
          <w:sz w:val="24"/>
          <w:szCs w:val="24"/>
          <w:lang w:eastAsia="es-CO"/>
        </w:rPr>
        <w:t xml:space="preserve"> fue beneficioso para la industria brasileña, ya que eliminó la competencia industrial de varios países implicados en el conflicto (como Alemania o el Reino Unido) e impulsó las </w:t>
      </w:r>
      <w:r w:rsidRPr="006F562D">
        <w:rPr>
          <w:rFonts w:ascii="Times New Roman" w:eastAsia="Times New Roman" w:hAnsi="Times New Roman" w:cs="Times New Roman"/>
          <w:b/>
          <w:color w:val="000000" w:themeColor="text1"/>
          <w:sz w:val="24"/>
          <w:szCs w:val="24"/>
          <w:lang w:eastAsia="es-CO"/>
        </w:rPr>
        <w:t>industrias estratégicas</w:t>
      </w:r>
      <w:r w:rsidRPr="006F562D">
        <w:rPr>
          <w:rFonts w:ascii="Times New Roman" w:eastAsia="Times New Roman" w:hAnsi="Times New Roman" w:cs="Times New Roman"/>
          <w:color w:val="000000" w:themeColor="text1"/>
          <w:sz w:val="24"/>
          <w:szCs w:val="24"/>
          <w:lang w:eastAsia="es-CO"/>
        </w:rPr>
        <w:t xml:space="preserve"> y el </w:t>
      </w:r>
      <w:r w:rsidRPr="006F562D">
        <w:rPr>
          <w:rFonts w:ascii="Times New Roman" w:eastAsia="Times New Roman" w:hAnsi="Times New Roman" w:cs="Times New Roman"/>
          <w:b/>
          <w:color w:val="000000" w:themeColor="text1"/>
          <w:sz w:val="24"/>
          <w:szCs w:val="24"/>
          <w:lang w:eastAsia="es-CO"/>
        </w:rPr>
        <w:lastRenderedPageBreak/>
        <w:t>consumo interior</w:t>
      </w:r>
      <w:r w:rsidRPr="006F562D">
        <w:rPr>
          <w:rFonts w:ascii="Times New Roman" w:eastAsia="Times New Roman" w:hAnsi="Times New Roman" w:cs="Times New Roman"/>
          <w:color w:val="000000" w:themeColor="text1"/>
          <w:sz w:val="24"/>
          <w:szCs w:val="24"/>
          <w:lang w:eastAsia="es-CO"/>
        </w:rPr>
        <w:t>.</w:t>
      </w:r>
      <w:r w:rsidR="00174AA2"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El descubrimiento de importantes yacimientos de hierro </w:t>
      </w:r>
      <w:r w:rsidR="00DE76B5" w:rsidRPr="006F562D">
        <w:rPr>
          <w:rFonts w:ascii="Times New Roman" w:eastAsia="Times New Roman" w:hAnsi="Times New Roman" w:cs="Times New Roman"/>
          <w:color w:val="000000" w:themeColor="text1"/>
          <w:sz w:val="24"/>
          <w:szCs w:val="24"/>
          <w:lang w:eastAsia="es-CO"/>
        </w:rPr>
        <w:t xml:space="preserve">le </w:t>
      </w:r>
      <w:r w:rsidRPr="006F562D">
        <w:rPr>
          <w:rFonts w:ascii="Times New Roman" w:eastAsia="Times New Roman" w:hAnsi="Times New Roman" w:cs="Times New Roman"/>
          <w:color w:val="000000" w:themeColor="text1"/>
          <w:sz w:val="24"/>
          <w:szCs w:val="24"/>
          <w:lang w:eastAsia="es-CO"/>
        </w:rPr>
        <w:t xml:space="preserve">dio </w:t>
      </w:r>
      <w:r w:rsidR="00DE76B5" w:rsidRPr="006F562D">
        <w:rPr>
          <w:rFonts w:ascii="Times New Roman" w:eastAsia="Times New Roman" w:hAnsi="Times New Roman" w:cs="Times New Roman"/>
          <w:color w:val="000000" w:themeColor="text1"/>
          <w:sz w:val="24"/>
          <w:szCs w:val="24"/>
          <w:lang w:eastAsia="es-CO"/>
        </w:rPr>
        <w:t xml:space="preserve">al país </w:t>
      </w:r>
      <w:r w:rsidRPr="006F562D">
        <w:rPr>
          <w:rFonts w:ascii="Times New Roman" w:eastAsia="Times New Roman" w:hAnsi="Times New Roman" w:cs="Times New Roman"/>
          <w:color w:val="000000" w:themeColor="text1"/>
          <w:sz w:val="24"/>
          <w:szCs w:val="24"/>
          <w:lang w:eastAsia="es-CO"/>
        </w:rPr>
        <w:t xml:space="preserve">la oportunidad de crear una </w:t>
      </w:r>
      <w:r w:rsidRPr="006F562D">
        <w:rPr>
          <w:rFonts w:ascii="Times New Roman" w:eastAsia="Times New Roman" w:hAnsi="Times New Roman" w:cs="Times New Roman"/>
          <w:b/>
          <w:color w:val="000000" w:themeColor="text1"/>
          <w:sz w:val="24"/>
          <w:szCs w:val="24"/>
          <w:lang w:eastAsia="es-CO"/>
        </w:rPr>
        <w:t>industria siderúrgica</w:t>
      </w:r>
      <w:r w:rsidRPr="006F562D">
        <w:rPr>
          <w:rFonts w:ascii="Times New Roman" w:eastAsia="Times New Roman" w:hAnsi="Times New Roman" w:cs="Times New Roman"/>
          <w:color w:val="000000" w:themeColor="text1"/>
          <w:sz w:val="24"/>
          <w:szCs w:val="24"/>
          <w:lang w:eastAsia="es-CO"/>
        </w:rPr>
        <w:t xml:space="preserve"> potente e independiente de empresas extranjeras.</w:t>
      </w:r>
    </w:p>
    <w:p w:rsidR="00174AA2" w:rsidRPr="006F562D" w:rsidRDefault="00174AA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174AA2"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Otro sector industrial favorecido fue el de la </w:t>
      </w:r>
      <w:r w:rsidRPr="006F562D">
        <w:rPr>
          <w:rFonts w:ascii="Times New Roman" w:eastAsia="Times New Roman" w:hAnsi="Times New Roman" w:cs="Times New Roman"/>
          <w:b/>
          <w:color w:val="000000" w:themeColor="text1"/>
          <w:sz w:val="24"/>
          <w:szCs w:val="24"/>
          <w:lang w:eastAsia="es-CO"/>
        </w:rPr>
        <w:t>producción petrolera</w:t>
      </w:r>
      <w:r w:rsidRPr="006F562D">
        <w:rPr>
          <w:rFonts w:ascii="Times New Roman" w:eastAsia="Times New Roman" w:hAnsi="Times New Roman" w:cs="Times New Roman"/>
          <w:color w:val="000000" w:themeColor="text1"/>
          <w:sz w:val="24"/>
          <w:szCs w:val="24"/>
          <w:lang w:eastAsia="es-CO"/>
        </w:rPr>
        <w:t xml:space="preserve">. El descubrimiento de reservas petrolíferas en la región de Recife y el inicio de la </w:t>
      </w:r>
      <w:r w:rsidR="00FF057C" w:rsidRPr="006F562D">
        <w:rPr>
          <w:rFonts w:ascii="Times New Roman" w:eastAsia="Times New Roman" w:hAnsi="Times New Roman" w:cs="Times New Roman"/>
          <w:color w:val="000000" w:themeColor="text1"/>
          <w:sz w:val="24"/>
          <w:szCs w:val="24"/>
          <w:lang w:eastAsia="es-CO"/>
        </w:rPr>
        <w:t xml:space="preserve">Segunda </w:t>
      </w:r>
      <w:r w:rsidRPr="006F562D">
        <w:rPr>
          <w:rFonts w:ascii="Times New Roman" w:eastAsia="Times New Roman" w:hAnsi="Times New Roman" w:cs="Times New Roman"/>
          <w:color w:val="000000" w:themeColor="text1"/>
          <w:sz w:val="24"/>
          <w:szCs w:val="24"/>
          <w:lang w:eastAsia="es-CO"/>
        </w:rPr>
        <w:t>Guerra Mundial, que influyó en el aprovisionamiento de petróleo, sirvieron de base para la expansión de la industria de refinado, apoyada con diversas nacionalizaciones industriales.</w:t>
      </w:r>
    </w:p>
    <w:p w:rsidR="004613CD" w:rsidRPr="006F562D" w:rsidRDefault="004613CD" w:rsidP="00174AA2">
      <w:pPr>
        <w:spacing w:after="0" w:line="285" w:lineRule="atLeast"/>
        <w:jc w:val="both"/>
        <w:rPr>
          <w:rFonts w:ascii="Times New Roman" w:eastAsia="Times New Roman" w:hAnsi="Times New Roman" w:cs="Times New Roman"/>
          <w:b/>
          <w:bCs/>
          <w:color w:val="000000" w:themeColor="text1"/>
          <w:sz w:val="24"/>
          <w:szCs w:val="24"/>
          <w:lang w:eastAsia="es-CO"/>
        </w:rPr>
      </w:pPr>
    </w:p>
    <w:p w:rsidR="00DA7A14" w:rsidRPr="006F562D" w:rsidRDefault="00DA7A14" w:rsidP="00174AA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protección a los diferentes sectores económicos nacionales benefició especialmente a la burguesía, tanto industrial como agrícola. Sin embargo, el Estado Novo promulgó una extensa </w:t>
      </w:r>
      <w:r w:rsidRPr="006F562D">
        <w:rPr>
          <w:rFonts w:ascii="Times New Roman" w:eastAsia="Times New Roman" w:hAnsi="Times New Roman" w:cs="Times New Roman"/>
          <w:b/>
          <w:color w:val="000000" w:themeColor="text1"/>
          <w:sz w:val="24"/>
          <w:szCs w:val="24"/>
          <w:lang w:eastAsia="es-CO"/>
        </w:rPr>
        <w:t>legislación laboral</w:t>
      </w:r>
      <w:r w:rsidRPr="006F562D">
        <w:rPr>
          <w:rFonts w:ascii="Times New Roman" w:eastAsia="Times New Roman" w:hAnsi="Times New Roman" w:cs="Times New Roman"/>
          <w:color w:val="000000" w:themeColor="text1"/>
          <w:sz w:val="24"/>
          <w:szCs w:val="24"/>
          <w:lang w:eastAsia="es-CO"/>
        </w:rPr>
        <w:t xml:space="preserve"> para proteger los </w:t>
      </w:r>
      <w:r w:rsidRPr="006F562D">
        <w:rPr>
          <w:rFonts w:ascii="Times New Roman" w:eastAsia="Times New Roman" w:hAnsi="Times New Roman" w:cs="Times New Roman"/>
          <w:b/>
          <w:color w:val="000000" w:themeColor="text1"/>
          <w:sz w:val="24"/>
          <w:szCs w:val="24"/>
          <w:lang w:eastAsia="es-CO"/>
        </w:rPr>
        <w:t>intereses obreros</w:t>
      </w:r>
      <w:r w:rsidRPr="006F562D">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la clase obrera se organizó en </w:t>
      </w:r>
      <w:r w:rsidRPr="006F562D">
        <w:rPr>
          <w:rFonts w:ascii="Times New Roman" w:eastAsia="Times New Roman" w:hAnsi="Times New Roman" w:cs="Times New Roman"/>
          <w:b/>
          <w:color w:val="000000" w:themeColor="text1"/>
          <w:sz w:val="24"/>
          <w:szCs w:val="24"/>
          <w:lang w:eastAsia="es-CO"/>
        </w:rPr>
        <w:t>sindicatos verticales</w:t>
      </w:r>
      <w:r w:rsidRPr="006F562D">
        <w:rPr>
          <w:rFonts w:ascii="Times New Roman" w:eastAsia="Times New Roman" w:hAnsi="Times New Roman" w:cs="Times New Roman"/>
          <w:color w:val="000000" w:themeColor="text1"/>
          <w:sz w:val="24"/>
          <w:szCs w:val="24"/>
          <w:lang w:eastAsia="es-CO"/>
        </w:rPr>
        <w:t xml:space="preserve"> que incluían a los patronos y cuyo vértice superior estaba ocupado por el propio </w:t>
      </w:r>
      <w:r w:rsidR="00FF057C" w:rsidRPr="006F562D">
        <w:rPr>
          <w:rFonts w:ascii="Times New Roman" w:eastAsia="Times New Roman" w:hAnsi="Times New Roman" w:cs="Times New Roman"/>
          <w:color w:val="000000" w:themeColor="text1"/>
          <w:sz w:val="24"/>
          <w:szCs w:val="24"/>
          <w:lang w:eastAsia="es-CO"/>
        </w:rPr>
        <w:t>Estado</w:t>
      </w:r>
      <w:r w:rsidRPr="006F562D">
        <w:rPr>
          <w:rFonts w:ascii="Times New Roman" w:eastAsia="Times New Roman" w:hAnsi="Times New Roman" w:cs="Times New Roman"/>
          <w:color w:val="000000" w:themeColor="text1"/>
          <w:sz w:val="24"/>
          <w:szCs w:val="24"/>
          <w:lang w:eastAsia="es-CO"/>
        </w:rPr>
        <w:t xml:space="preserve">. Los obreros satisfacían el pago de un impuesto sindical para mantener a los sindicatos, lo que permitió que el </w:t>
      </w:r>
      <w:r w:rsidR="00FF057C"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obtuviese el control de los mismos y de los obreros, control que se amplió mediante la </w:t>
      </w:r>
      <w:r w:rsidRPr="006F562D">
        <w:rPr>
          <w:rFonts w:ascii="Times New Roman" w:eastAsia="Times New Roman" w:hAnsi="Times New Roman" w:cs="Times New Roman"/>
          <w:b/>
          <w:color w:val="000000" w:themeColor="text1"/>
          <w:sz w:val="24"/>
          <w:szCs w:val="24"/>
          <w:lang w:eastAsia="es-CO"/>
        </w:rPr>
        <w:t>prohibición de las huelgas</w:t>
      </w:r>
      <w:r w:rsidRPr="006F562D">
        <w:rPr>
          <w:rFonts w:ascii="Times New Roman" w:eastAsia="Times New Roman" w:hAnsi="Times New Roman" w:cs="Times New Roman"/>
          <w:color w:val="000000" w:themeColor="text1"/>
          <w:sz w:val="24"/>
          <w:szCs w:val="24"/>
          <w:lang w:eastAsia="es-CO"/>
        </w:rPr>
        <w:t>.</w:t>
      </w:r>
    </w:p>
    <w:p w:rsidR="00D42397" w:rsidRDefault="00D42397"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puso en práctica una serie de medidas beneficiosas para los obreros: introducción del salario mínimo y los seguros sociales; regulación de fiestas, vacaciones y jubilaciones. Estas reformas acallaron los movimientos sindicales y convirtieron a sus máximos líderes en asalariados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situación exterior del Estado </w:t>
      </w:r>
      <w:r w:rsidR="0070484C"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ovo era en cierta manera paradójica. Si bien la mayor parte de sus dirigentes manifestaban simpatías por los regímenes autoritarios europeos, especialmente por la </w:t>
      </w:r>
      <w:r w:rsidRPr="006F562D">
        <w:rPr>
          <w:rFonts w:ascii="Times New Roman" w:eastAsia="Times New Roman" w:hAnsi="Times New Roman" w:cs="Times New Roman"/>
          <w:b/>
          <w:color w:val="000000" w:themeColor="text1"/>
          <w:sz w:val="24"/>
          <w:szCs w:val="24"/>
          <w:lang w:eastAsia="es-CO"/>
        </w:rPr>
        <w:t xml:space="preserve">Alemania nazi </w:t>
      </w:r>
      <w:r w:rsidRPr="006F562D">
        <w:rPr>
          <w:rFonts w:ascii="Times New Roman" w:eastAsia="Times New Roman" w:hAnsi="Times New Roman" w:cs="Times New Roman"/>
          <w:color w:val="000000" w:themeColor="text1"/>
          <w:sz w:val="24"/>
          <w:szCs w:val="24"/>
          <w:lang w:eastAsia="es-CO"/>
        </w:rPr>
        <w:t xml:space="preserve">y la </w:t>
      </w:r>
      <w:r w:rsidRPr="006F562D">
        <w:rPr>
          <w:rFonts w:ascii="Times New Roman" w:eastAsia="Times New Roman" w:hAnsi="Times New Roman" w:cs="Times New Roman"/>
          <w:b/>
          <w:color w:val="000000" w:themeColor="text1"/>
          <w:sz w:val="24"/>
          <w:szCs w:val="24"/>
          <w:lang w:eastAsia="es-CO"/>
        </w:rPr>
        <w:t>Italia fascista</w:t>
      </w:r>
      <w:r w:rsidRPr="006F562D">
        <w:rPr>
          <w:rFonts w:ascii="Times New Roman" w:eastAsia="Times New Roman" w:hAnsi="Times New Roman" w:cs="Times New Roman"/>
          <w:color w:val="000000" w:themeColor="text1"/>
          <w:sz w:val="24"/>
          <w:szCs w:val="24"/>
          <w:lang w:eastAsia="es-CO"/>
        </w:rPr>
        <w:t>, también estaban influidos por Estados Unidos.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Por esta razón, la política exterior fue titubeante durante mucho tiempo. A medida que se aproximaba el conflicto mundial tanto los alemanes como los estadounidenses intentaron aumentar su influencia cerca del gobierno brasileño, que aprovechó para negociar con unos y otros, y obtener las mejores condiciones de ambos.</w:t>
      </w:r>
    </w:p>
    <w:p w:rsidR="00262D14" w:rsidRPr="006F562D" w:rsidRDefault="00262D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El estallido del conflicto alejó a los alemanes e hizo más intensa la presión estadounidense. Vargas aprovechó la coyuntura para obtener ayuda económica y técnica de Estados Unidos como contrapartida a la posición en favor de los aliados del gobierno brasileño, aunque sin llegar a adherirse al bloque antifascista.</w:t>
      </w:r>
    </w:p>
    <w:p w:rsidR="004613CD" w:rsidRPr="006F562D" w:rsidRDefault="004613CD"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ataque de </w:t>
      </w:r>
      <w:r w:rsidRPr="006F562D">
        <w:rPr>
          <w:rFonts w:ascii="Times New Roman" w:eastAsia="Times New Roman" w:hAnsi="Times New Roman" w:cs="Times New Roman"/>
          <w:b/>
          <w:color w:val="000000" w:themeColor="text1"/>
          <w:sz w:val="24"/>
          <w:szCs w:val="24"/>
          <w:lang w:eastAsia="es-CO"/>
        </w:rPr>
        <w:t>submarinos alemanes</w:t>
      </w:r>
      <w:r w:rsidRPr="006F562D">
        <w:rPr>
          <w:rFonts w:ascii="Times New Roman" w:eastAsia="Times New Roman" w:hAnsi="Times New Roman" w:cs="Times New Roman"/>
          <w:color w:val="000000" w:themeColor="text1"/>
          <w:sz w:val="24"/>
          <w:szCs w:val="24"/>
          <w:lang w:eastAsia="es-CO"/>
        </w:rPr>
        <w:t xml:space="preserve"> a </w:t>
      </w:r>
      <w:r w:rsidRPr="006F562D">
        <w:rPr>
          <w:rFonts w:ascii="Times New Roman" w:eastAsia="Times New Roman" w:hAnsi="Times New Roman" w:cs="Times New Roman"/>
          <w:b/>
          <w:color w:val="000000" w:themeColor="text1"/>
          <w:sz w:val="24"/>
          <w:szCs w:val="24"/>
          <w:lang w:eastAsia="es-CO"/>
        </w:rPr>
        <w:t>barcos brasileños</w:t>
      </w:r>
      <w:r w:rsidRPr="006F562D">
        <w:rPr>
          <w:rFonts w:ascii="Times New Roman" w:eastAsia="Times New Roman" w:hAnsi="Times New Roman" w:cs="Times New Roman"/>
          <w:color w:val="000000" w:themeColor="text1"/>
          <w:sz w:val="24"/>
          <w:szCs w:val="24"/>
          <w:lang w:eastAsia="es-CO"/>
        </w:rPr>
        <w:t xml:space="preserve"> llevó al gobierno de Vargas a adoptar una </w:t>
      </w:r>
      <w:r w:rsidRPr="006F562D">
        <w:rPr>
          <w:rFonts w:ascii="Times New Roman" w:eastAsia="Times New Roman" w:hAnsi="Times New Roman" w:cs="Times New Roman"/>
          <w:b/>
          <w:color w:val="000000" w:themeColor="text1"/>
          <w:sz w:val="24"/>
          <w:szCs w:val="24"/>
          <w:lang w:eastAsia="es-CO"/>
        </w:rPr>
        <w:t>postura más decididamente</w:t>
      </w:r>
      <w:r w:rsidRPr="006F562D">
        <w:rPr>
          <w:rFonts w:ascii="Times New Roman" w:eastAsia="Times New Roman" w:hAnsi="Times New Roman" w:cs="Times New Roman"/>
          <w:color w:val="000000" w:themeColor="text1"/>
          <w:sz w:val="24"/>
          <w:szCs w:val="24"/>
          <w:lang w:eastAsia="es-CO"/>
        </w:rPr>
        <w:t xml:space="preserve"> </w:t>
      </w:r>
      <w:proofErr w:type="spellStart"/>
      <w:r w:rsidRPr="006F562D">
        <w:rPr>
          <w:rFonts w:ascii="Times New Roman" w:eastAsia="Times New Roman" w:hAnsi="Times New Roman" w:cs="Times New Roman"/>
          <w:b/>
          <w:color w:val="000000" w:themeColor="text1"/>
          <w:sz w:val="24"/>
          <w:szCs w:val="24"/>
          <w:lang w:eastAsia="es-CO"/>
        </w:rPr>
        <w:t>antialemana</w:t>
      </w:r>
      <w:proofErr w:type="spellEnd"/>
      <w:r w:rsidRPr="006F562D">
        <w:rPr>
          <w:rFonts w:ascii="Times New Roman" w:eastAsia="Times New Roman" w:hAnsi="Times New Roman" w:cs="Times New Roman"/>
          <w:color w:val="000000" w:themeColor="text1"/>
          <w:sz w:val="24"/>
          <w:szCs w:val="24"/>
          <w:lang w:eastAsia="es-CO"/>
        </w:rPr>
        <w:t>, que finalmente desembocó en la ruptura de las relaciones diplomáticas.</w:t>
      </w:r>
    </w:p>
    <w:p w:rsidR="002F7D82" w:rsidRPr="006F562D" w:rsidRDefault="002F7D82"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E3C84" w:rsidRPr="006F562D" w:rsidRDefault="002F7D82"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27" w:name="INDICE14"/>
      <w:bookmarkEnd w:id="27"/>
      <w:r w:rsidRPr="006F562D">
        <w:rPr>
          <w:rFonts w:ascii="Times New Roman" w:eastAsia="Times New Roman" w:hAnsi="Times New Roman" w:cs="Times New Roman"/>
          <w:color w:val="000000" w:themeColor="text1"/>
          <w:sz w:val="24"/>
          <w:szCs w:val="24"/>
          <w:lang w:eastAsia="es-CO"/>
        </w:rPr>
        <w:t xml:space="preserve">El Estado Novo era un </w:t>
      </w:r>
      <w:r w:rsidR="00E33FA3" w:rsidRPr="006F562D">
        <w:rPr>
          <w:rFonts w:ascii="Times New Roman" w:eastAsia="Times New Roman" w:hAnsi="Times New Roman" w:cs="Times New Roman"/>
          <w:color w:val="000000" w:themeColor="text1"/>
          <w:sz w:val="24"/>
          <w:szCs w:val="24"/>
          <w:lang w:eastAsia="es-CO"/>
        </w:rPr>
        <w:t xml:space="preserve">Estado </w:t>
      </w:r>
      <w:r w:rsidRPr="006F562D">
        <w:rPr>
          <w:rFonts w:ascii="Times New Roman" w:eastAsia="Times New Roman" w:hAnsi="Times New Roman" w:cs="Times New Roman"/>
          <w:color w:val="000000" w:themeColor="text1"/>
          <w:sz w:val="24"/>
          <w:szCs w:val="24"/>
          <w:lang w:eastAsia="es-CO"/>
        </w:rPr>
        <w:t xml:space="preserve">de corte </w:t>
      </w:r>
      <w:r w:rsidRPr="006F562D">
        <w:rPr>
          <w:rFonts w:ascii="Times New Roman" w:eastAsia="Times New Roman" w:hAnsi="Times New Roman" w:cs="Times New Roman"/>
          <w:b/>
          <w:color w:val="000000" w:themeColor="text1"/>
          <w:sz w:val="24"/>
          <w:szCs w:val="24"/>
          <w:lang w:eastAsia="es-CO"/>
        </w:rPr>
        <w:t>autoritario</w:t>
      </w:r>
      <w:r w:rsidRPr="006F562D">
        <w:rPr>
          <w:rFonts w:ascii="Times New Roman" w:eastAsia="Times New Roman" w:hAnsi="Times New Roman" w:cs="Times New Roman"/>
          <w:color w:val="000000" w:themeColor="text1"/>
          <w:sz w:val="24"/>
          <w:szCs w:val="24"/>
          <w:lang w:eastAsia="es-CO"/>
        </w:rPr>
        <w:t xml:space="preserve"> y se comportó como tal en muchas áreas de la vida pública. Una de ellas fue la represión de sus enemigos, tanto de derecha como </w:t>
      </w:r>
      <w:r w:rsidR="001D5E5C"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color w:val="000000" w:themeColor="text1"/>
          <w:sz w:val="24"/>
          <w:szCs w:val="24"/>
          <w:lang w:eastAsia="es-CO"/>
        </w:rPr>
        <w:t xml:space="preserve">izquierda. </w:t>
      </w:r>
      <w:r w:rsidR="002E3C84" w:rsidRPr="006F562D">
        <w:rPr>
          <w:rFonts w:ascii="Times New Roman" w:eastAsia="Times New Roman" w:hAnsi="Times New Roman" w:cs="Times New Roman"/>
          <w:color w:val="000000" w:themeColor="text1"/>
          <w:sz w:val="24"/>
          <w:szCs w:val="24"/>
          <w:lang w:eastAsia="es-CO"/>
        </w:rPr>
        <w:t xml:space="preserve">Por ello, </w:t>
      </w:r>
      <w:r w:rsidR="00FF057C" w:rsidRPr="006F562D">
        <w:rPr>
          <w:rFonts w:ascii="Times New Roman" w:eastAsia="Times New Roman" w:hAnsi="Times New Roman" w:cs="Times New Roman"/>
          <w:color w:val="000000" w:themeColor="text1"/>
          <w:sz w:val="24"/>
          <w:szCs w:val="24"/>
          <w:lang w:eastAsia="es-CO"/>
        </w:rPr>
        <w:t xml:space="preserve">a </w:t>
      </w:r>
      <w:r w:rsidR="00DA7A14" w:rsidRPr="006F562D">
        <w:rPr>
          <w:rFonts w:ascii="Times New Roman" w:eastAsia="Times New Roman" w:hAnsi="Times New Roman" w:cs="Times New Roman"/>
          <w:color w:val="000000" w:themeColor="text1"/>
          <w:sz w:val="24"/>
          <w:szCs w:val="24"/>
          <w:lang w:eastAsia="es-CO"/>
        </w:rPr>
        <w:t>partir de 1943 empez</w:t>
      </w:r>
      <w:r w:rsidR="004613CD" w:rsidRPr="006F562D">
        <w:rPr>
          <w:rFonts w:ascii="Times New Roman" w:eastAsia="Times New Roman" w:hAnsi="Times New Roman" w:cs="Times New Roman"/>
          <w:color w:val="000000" w:themeColor="text1"/>
          <w:sz w:val="24"/>
          <w:szCs w:val="24"/>
          <w:lang w:eastAsia="es-CO"/>
        </w:rPr>
        <w:t xml:space="preserve">ó a surgir </w:t>
      </w:r>
      <w:r w:rsidR="00DA7A14" w:rsidRPr="006F562D">
        <w:rPr>
          <w:rFonts w:ascii="Times New Roman" w:eastAsia="Times New Roman" w:hAnsi="Times New Roman" w:cs="Times New Roman"/>
          <w:color w:val="000000" w:themeColor="text1"/>
          <w:sz w:val="24"/>
          <w:szCs w:val="24"/>
          <w:lang w:eastAsia="es-CO"/>
        </w:rPr>
        <w:t xml:space="preserve">con intensidad </w:t>
      </w:r>
      <w:r w:rsidR="004613CD" w:rsidRPr="006F562D">
        <w:rPr>
          <w:rFonts w:ascii="Times New Roman" w:eastAsia="Times New Roman" w:hAnsi="Times New Roman" w:cs="Times New Roman"/>
          <w:color w:val="000000" w:themeColor="text1"/>
          <w:sz w:val="24"/>
          <w:szCs w:val="24"/>
          <w:lang w:eastAsia="es-CO"/>
        </w:rPr>
        <w:t xml:space="preserve">la oposición </w:t>
      </w:r>
      <w:r w:rsidR="001D5E5C" w:rsidRPr="006F562D">
        <w:rPr>
          <w:rFonts w:ascii="Times New Roman" w:eastAsia="Times New Roman" w:hAnsi="Times New Roman" w:cs="Times New Roman"/>
          <w:color w:val="000000" w:themeColor="text1"/>
          <w:sz w:val="24"/>
          <w:szCs w:val="24"/>
          <w:lang w:eastAsia="es-CO"/>
        </w:rPr>
        <w:t xml:space="preserve">en </w:t>
      </w:r>
      <w:r w:rsidR="00DA7A14" w:rsidRPr="006F562D">
        <w:rPr>
          <w:rFonts w:ascii="Times New Roman" w:eastAsia="Times New Roman" w:hAnsi="Times New Roman" w:cs="Times New Roman"/>
          <w:color w:val="000000" w:themeColor="text1"/>
          <w:sz w:val="24"/>
          <w:szCs w:val="24"/>
          <w:lang w:eastAsia="es-CO"/>
        </w:rPr>
        <w:t xml:space="preserve">contra </w:t>
      </w:r>
      <w:r w:rsidR="001D5E5C" w:rsidRPr="006F562D">
        <w:rPr>
          <w:rFonts w:ascii="Times New Roman" w:eastAsia="Times New Roman" w:hAnsi="Times New Roman" w:cs="Times New Roman"/>
          <w:color w:val="000000" w:themeColor="text1"/>
          <w:sz w:val="24"/>
          <w:szCs w:val="24"/>
          <w:lang w:eastAsia="es-CO"/>
        </w:rPr>
        <w:t>de este</w:t>
      </w:r>
      <w:r w:rsidR="00DA7A14" w:rsidRPr="006F562D">
        <w:rPr>
          <w:rFonts w:ascii="Times New Roman" w:eastAsia="Times New Roman" w:hAnsi="Times New Roman" w:cs="Times New Roman"/>
          <w:color w:val="000000" w:themeColor="text1"/>
          <w:sz w:val="24"/>
          <w:szCs w:val="24"/>
          <w:lang w:eastAsia="es-CO"/>
        </w:rPr>
        <w:t xml:space="preserve">. Los estudiantes universitarios fueron los primeros en organizarse </w:t>
      </w:r>
      <w:r w:rsidR="004613CD" w:rsidRPr="006F562D">
        <w:rPr>
          <w:rFonts w:ascii="Times New Roman" w:eastAsia="Times New Roman" w:hAnsi="Times New Roman" w:cs="Times New Roman"/>
          <w:color w:val="000000" w:themeColor="text1"/>
          <w:sz w:val="24"/>
          <w:szCs w:val="24"/>
          <w:lang w:eastAsia="es-CO"/>
        </w:rPr>
        <w:t xml:space="preserve">para protestar </w:t>
      </w:r>
      <w:r w:rsidR="00DA7A14" w:rsidRPr="006F562D">
        <w:rPr>
          <w:rFonts w:ascii="Times New Roman" w:eastAsia="Times New Roman" w:hAnsi="Times New Roman" w:cs="Times New Roman"/>
          <w:color w:val="000000" w:themeColor="text1"/>
          <w:sz w:val="24"/>
          <w:szCs w:val="24"/>
          <w:lang w:eastAsia="es-CO"/>
        </w:rPr>
        <w:t>contra el gobierno.</w:t>
      </w:r>
      <w:r w:rsidR="002E3C84" w:rsidRPr="006F562D">
        <w:rPr>
          <w:rFonts w:ascii="Times New Roman" w:eastAsia="Times New Roman" w:hAnsi="Times New Roman" w:cs="Times New Roman"/>
          <w:color w:val="000000" w:themeColor="text1"/>
          <w:sz w:val="24"/>
          <w:szCs w:val="24"/>
          <w:lang w:eastAsia="es-CO"/>
        </w:rPr>
        <w:t xml:space="preserve"> Luego, l</w:t>
      </w:r>
      <w:r w:rsidR="002E3C84" w:rsidRPr="006F562D">
        <w:rPr>
          <w:rFonts w:ascii="Times New Roman" w:hAnsi="Times New Roman" w:cs="Times New Roman"/>
          <w:color w:val="000000" w:themeColor="text1"/>
          <w:sz w:val="24"/>
          <w:szCs w:val="24"/>
        </w:rPr>
        <w:t xml:space="preserve">a movilización de las </w:t>
      </w:r>
      <w:r w:rsidR="00FF057C" w:rsidRPr="006F562D">
        <w:rPr>
          <w:rFonts w:ascii="Times New Roman" w:hAnsi="Times New Roman" w:cs="Times New Roman"/>
          <w:color w:val="000000" w:themeColor="text1"/>
          <w:sz w:val="24"/>
          <w:szCs w:val="24"/>
        </w:rPr>
        <w:t xml:space="preserve">Fuerzas Militares </w:t>
      </w:r>
      <w:r w:rsidR="002E3C84" w:rsidRPr="006F562D">
        <w:rPr>
          <w:rFonts w:ascii="Times New Roman" w:hAnsi="Times New Roman" w:cs="Times New Roman"/>
          <w:color w:val="000000" w:themeColor="text1"/>
          <w:sz w:val="24"/>
          <w:szCs w:val="24"/>
        </w:rPr>
        <w:t xml:space="preserve">de la capital por el general </w:t>
      </w:r>
      <w:proofErr w:type="spellStart"/>
      <w:r w:rsidR="002E3C84" w:rsidRPr="006F562D">
        <w:rPr>
          <w:rFonts w:ascii="Times New Roman" w:hAnsi="Times New Roman" w:cs="Times New Roman"/>
          <w:color w:val="000000" w:themeColor="text1"/>
          <w:sz w:val="24"/>
          <w:szCs w:val="24"/>
        </w:rPr>
        <w:t>Góes</w:t>
      </w:r>
      <w:proofErr w:type="spellEnd"/>
      <w:r w:rsidR="002E3C84" w:rsidRPr="006F562D">
        <w:rPr>
          <w:rFonts w:ascii="Times New Roman" w:hAnsi="Times New Roman" w:cs="Times New Roman"/>
          <w:color w:val="000000" w:themeColor="text1"/>
          <w:sz w:val="24"/>
          <w:szCs w:val="24"/>
        </w:rPr>
        <w:t xml:space="preserve"> </w:t>
      </w:r>
      <w:proofErr w:type="spellStart"/>
      <w:r w:rsidR="002E3C84" w:rsidRPr="006F562D">
        <w:rPr>
          <w:rFonts w:ascii="Times New Roman" w:hAnsi="Times New Roman" w:cs="Times New Roman"/>
          <w:color w:val="000000" w:themeColor="text1"/>
          <w:sz w:val="24"/>
          <w:szCs w:val="24"/>
        </w:rPr>
        <w:t>Monteiro</w:t>
      </w:r>
      <w:proofErr w:type="spellEnd"/>
      <w:r w:rsidR="002E3C84"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Pr="006F562D" w:rsidRDefault="00DF54F1" w:rsidP="00DF54F1">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DF54F1" w:rsidRPr="006F562D" w:rsidRDefault="00DF54F1"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80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1D36AC" w:rsidRDefault="001D36AC" w:rsidP="001D36AC">
            <w:pPr>
              <w:rPr>
                <w:rFonts w:ascii="Arial" w:hAnsi="Arial"/>
                <w:sz w:val="18"/>
                <w:szCs w:val="18"/>
                <w:lang w:val="es-ES_tradnl"/>
              </w:rPr>
            </w:pPr>
            <w:r>
              <w:rPr>
                <w:rFonts w:ascii="Arial" w:hAnsi="Arial"/>
                <w:sz w:val="18"/>
                <w:szCs w:val="18"/>
                <w:lang w:val="es-ES_tradnl"/>
              </w:rPr>
              <w:t>Practica: las características del populismo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1D36AC">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E106E1" w:rsidRDefault="00E106E1" w:rsidP="0002634E">
      <w:pPr>
        <w:rPr>
          <w:rFonts w:ascii="Times New Roman" w:hAnsi="Times New Roman" w:cs="Times New Roman"/>
          <w:color w:val="000000" w:themeColor="text1"/>
          <w:sz w:val="24"/>
          <w:szCs w:val="24"/>
          <w:highlight w:val="yellow"/>
        </w:rPr>
      </w:pPr>
    </w:p>
    <w:p w:rsidR="0097718F" w:rsidRPr="006F562D" w:rsidRDefault="0097718F" w:rsidP="0002634E">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 Dictaduras militares</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tuvieran participación política, las ciudades habían crecido en tamaño y población. </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xml:space="preserve"> [</w:t>
      </w:r>
      <w:hyperlink r:id="rId39" w:history="1">
        <w:r w:rsidRPr="006F562D">
          <w:rPr>
            <w:rStyle w:val="Hipervnculo"/>
            <w:rFonts w:ascii="Times New Roman" w:hAnsi="Times New Roman" w:cs="Times New Roman"/>
            <w:bCs/>
            <w:sz w:val="24"/>
            <w:szCs w:val="24"/>
          </w:rPr>
          <w:t>VER</w:t>
        </w:r>
      </w:hyperlink>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 bloque.</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w:t>
      </w:r>
      <w:r w:rsidRPr="006F562D">
        <w:rPr>
          <w:rFonts w:ascii="Times New Roman" w:hAnsi="Times New Roman" w:cs="Times New Roman"/>
          <w:bCs/>
          <w:color w:val="000000" w:themeColor="text1"/>
          <w:sz w:val="24"/>
          <w:szCs w:val="24"/>
        </w:rPr>
        <w:lastRenderedPageBreak/>
        <w:t xml:space="preserve">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15A84DE3" wp14:editId="74C0A9F8">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Brasil: de 1964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Chile: de 1973 a 1989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Argentina: de 1976 a 1983</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Uruguay: de 1973 a 1985</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Bolivia: de 1964 a 1982</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2235"/>
        <w:gridCol w:w="6819"/>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9</w:t>
            </w:r>
            <w:r w:rsidR="00E106E1">
              <w:rPr>
                <w:rFonts w:ascii="Times New Roman" w:hAnsi="Times New Roman" w:cs="Times New Roman"/>
                <w:color w:val="000000" w:themeColor="text1"/>
                <w:sz w:val="24"/>
                <w:szCs w:val="24"/>
              </w:rPr>
              <w:t>0</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Las dictaduras militares</w:t>
            </w:r>
          </w:p>
        </w:tc>
      </w:tr>
      <w:tr w:rsidR="00214407" w:rsidRPr="006F562D" w:rsidTr="001D36AC">
        <w:tc>
          <w:tcPr>
            <w:tcW w:w="2235"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214407" w:rsidRPr="006F562D" w:rsidRDefault="00214407" w:rsidP="00E106E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w:t>
            </w:r>
            <w:r w:rsidR="00E106E1">
              <w:rPr>
                <w:rFonts w:ascii="Times New Roman" w:hAnsi="Times New Roman" w:cs="Times New Roman"/>
                <w:sz w:val="24"/>
                <w:szCs w:val="24"/>
                <w:lang w:val="es-ES_tradnl"/>
              </w:rPr>
              <w:t>ite revisar en dónde y cuándo ocurrieron</w:t>
            </w:r>
            <w:r w:rsidRPr="006F562D">
              <w:rPr>
                <w:rFonts w:ascii="Times New Roman" w:hAnsi="Times New Roman" w:cs="Times New Roman"/>
                <w:sz w:val="24"/>
                <w:szCs w:val="24"/>
                <w:lang w:val="es-ES_tradnl"/>
              </w:rPr>
              <w:t xml:space="preserve"> dictaduras militares de América Latina</w:t>
            </w:r>
          </w:p>
        </w:tc>
      </w:tr>
    </w:tbl>
    <w:p w:rsidR="00214407" w:rsidRPr="006F562D" w:rsidRDefault="00214407" w:rsidP="0097718F">
      <w:pPr>
        <w:rPr>
          <w:rFonts w:ascii="Times New Roman" w:hAnsi="Times New Roman" w:cs="Times New Roman"/>
          <w:bCs/>
          <w:color w:val="000000" w:themeColor="text1"/>
          <w:sz w:val="24"/>
          <w:szCs w:val="24"/>
        </w:rPr>
      </w:pP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104990" w:rsidP="00104990">
      <w:pPr>
        <w:pStyle w:val="Prrafodelista"/>
        <w:ind w:left="1080"/>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 desnacionalización</w:t>
      </w:r>
      <w:r w:rsidR="00F1430F" w:rsidRPr="006F562D">
        <w:rPr>
          <w:rFonts w:ascii="Times New Roman" w:hAnsi="Times New Roman" w:cs="Times New Roman"/>
          <w:bCs/>
          <w:color w:val="000000" w:themeColor="text1"/>
          <w:sz w:val="24"/>
          <w:szCs w:val="24"/>
        </w:rPr>
        <w:t xml:space="preserve"> requirió, por lo tanto, que se desmontaran las ayudas del Estado a los trabajadores. La manera como las dictaduras militares </w:t>
      </w:r>
      <w:r w:rsidR="00F04E4E" w:rsidRPr="006F562D">
        <w:rPr>
          <w:rFonts w:ascii="Times New Roman" w:hAnsi="Times New Roman" w:cs="Times New Roman"/>
          <w:bCs/>
          <w:color w:val="000000" w:themeColor="text1"/>
          <w:sz w:val="24"/>
          <w:szCs w:val="24"/>
        </w:rPr>
        <w:t xml:space="preserve">garantizaron esta meta fue la </w:t>
      </w:r>
      <w:r w:rsidR="00F04E4E" w:rsidRPr="006F562D">
        <w:rPr>
          <w:rFonts w:ascii="Times New Roman" w:hAnsi="Times New Roman" w:cs="Times New Roman"/>
          <w:b/>
          <w:bCs/>
          <w:color w:val="000000" w:themeColor="text1"/>
          <w:sz w:val="24"/>
          <w:szCs w:val="24"/>
        </w:rPr>
        <w:t>aniquilación de los sindicatos</w:t>
      </w:r>
      <w:r w:rsidR="00021F59" w:rsidRPr="006F562D">
        <w:rPr>
          <w:rFonts w:ascii="Times New Roman" w:hAnsi="Times New Roman" w:cs="Times New Roman"/>
          <w:bCs/>
          <w:color w:val="000000" w:themeColor="text1"/>
          <w:sz w:val="24"/>
          <w:szCs w:val="24"/>
        </w:rPr>
        <w:t xml:space="preserve"> y de cualquier </w:t>
      </w:r>
      <w:r w:rsidR="00A50AEA" w:rsidRPr="006F562D">
        <w:rPr>
          <w:rFonts w:ascii="Times New Roman" w:hAnsi="Times New Roman" w:cs="Times New Roman"/>
          <w:bCs/>
          <w:color w:val="000000" w:themeColor="text1"/>
          <w:sz w:val="24"/>
          <w:szCs w:val="24"/>
        </w:rPr>
        <w:t xml:space="preserve">elemento social que impidiera el avance </w:t>
      </w:r>
      <w:r w:rsidR="00054DDC" w:rsidRPr="006F562D">
        <w:rPr>
          <w:rFonts w:ascii="Times New Roman" w:hAnsi="Times New Roman" w:cs="Times New Roman"/>
          <w:bCs/>
          <w:color w:val="000000" w:themeColor="text1"/>
          <w:sz w:val="24"/>
          <w:szCs w:val="24"/>
        </w:rPr>
        <w:t xml:space="preserve">de </w:t>
      </w:r>
      <w:r w:rsidR="00A50AEA" w:rsidRPr="006F562D">
        <w:rPr>
          <w:rFonts w:ascii="Times New Roman" w:hAnsi="Times New Roman" w:cs="Times New Roman"/>
          <w:bCs/>
          <w:color w:val="000000" w:themeColor="text1"/>
          <w:sz w:val="24"/>
          <w:szCs w:val="24"/>
        </w:rPr>
        <w:t>las empresas.</w:t>
      </w:r>
    </w:p>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 xml:space="preserve">En un contexto de Guerra Fría, las dictaduras militares resultaron útiles para contener el avance de ideas socialistas que pudieran despertar simpatía por la Unión de Repúblicas Socialistas Soviéticas o por cualquier expresión que </w:t>
            </w:r>
            <w:r w:rsidRPr="00D27F05">
              <w:rPr>
                <w:rFonts w:ascii="Times New Roman" w:eastAsia="Times New Roman" w:hAnsi="Times New Roman" w:cs="Times New Roman"/>
                <w:color w:val="000000" w:themeColor="text1"/>
                <w:sz w:val="24"/>
                <w:szCs w:val="24"/>
                <w:lang w:eastAsia="es-CO"/>
              </w:rPr>
              <w:lastRenderedPageBreak/>
              <w:t>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7151463" wp14:editId="2EBBF827">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1">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9852B6" w:rsidP="009852B6">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hoy en día por sus familiares.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Pr="006F562D"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3.1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214407" w:rsidRPr="006F562D" w:rsidTr="001D36AC">
        <w:tc>
          <w:tcPr>
            <w:tcW w:w="9054" w:type="dxa"/>
            <w:gridSpan w:val="2"/>
            <w:shd w:val="clear" w:color="auto" w:fill="000000" w:themeFill="text1"/>
          </w:tcPr>
          <w:p w:rsidR="00214407" w:rsidRPr="006F562D" w:rsidRDefault="00214407"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100</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214407" w:rsidRPr="006F562D" w:rsidRDefault="00214407" w:rsidP="001D36AC">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Arial" w:hAnsi="Arial"/>
                <w:sz w:val="18"/>
                <w:szCs w:val="18"/>
                <w:lang w:val="es-ES_tradnl"/>
              </w:rPr>
              <w:t>Encuentra nombres de líderes y términos relacionados con el populismo y las dictaduras militares</w:t>
            </w:r>
          </w:p>
        </w:tc>
      </w:tr>
      <w:tr w:rsidR="00214407" w:rsidRPr="006F562D" w:rsidTr="00DA367A">
        <w:tc>
          <w:tcPr>
            <w:tcW w:w="1668" w:type="dxa"/>
          </w:tcPr>
          <w:p w:rsidR="00214407" w:rsidRPr="006F562D" w:rsidRDefault="0021440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214407" w:rsidRPr="006F562D" w:rsidRDefault="00214407" w:rsidP="001D36AC">
            <w:pPr>
              <w:rPr>
                <w:rFonts w:ascii="Times New Roman" w:hAnsi="Times New Roman" w:cs="Times New Roman"/>
                <w:sz w:val="24"/>
                <w:szCs w:val="24"/>
                <w:lang w:val="es-ES_tradnl"/>
              </w:rPr>
            </w:pPr>
            <w:r>
              <w:rPr>
                <w:rFonts w:ascii="Arial" w:hAnsi="Arial"/>
                <w:sz w:val="18"/>
                <w:szCs w:val="18"/>
                <w:lang w:val="es-ES_tradnl"/>
              </w:rPr>
              <w:t>Sopa de letras para encontrar nombres y términos relacionados con el populismo y las dictaduras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28" w:name="INDICE08"/>
      <w:bookmarkEnd w:id="28"/>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29" w:name="INDICE09"/>
      <w:bookmarkEnd w:id="29"/>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33369F" w:rsidP="0033369F">
            <w:pPr>
              <w:rPr>
                <w:rFonts w:ascii="Times New Roman" w:hAnsi="Times New Roman" w:cs="Times New Roman"/>
                <w:color w:val="000000"/>
                <w:sz w:val="24"/>
                <w:szCs w:val="24"/>
                <w:lang w:val="en"/>
              </w:rPr>
            </w:pPr>
            <w:hyperlink r:id="rId42"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5550D516" wp14:editId="190B7F44">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4.3 Consolidación</w:t>
      </w:r>
    </w:p>
    <w:p w:rsidR="00966D82" w:rsidRPr="006F562D" w:rsidRDefault="00966D82" w:rsidP="00966D8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2235"/>
        <w:gridCol w:w="6819"/>
      </w:tblGrid>
      <w:tr w:rsidR="00966D82" w:rsidRPr="006F562D" w:rsidTr="001D36AC">
        <w:tc>
          <w:tcPr>
            <w:tcW w:w="9054" w:type="dxa"/>
            <w:gridSpan w:val="2"/>
            <w:shd w:val="clear" w:color="auto" w:fill="000000" w:themeFill="text1"/>
          </w:tcPr>
          <w:p w:rsidR="00966D82" w:rsidRPr="006F562D" w:rsidRDefault="00966D82"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E106E1">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1</w:t>
            </w:r>
            <w:r w:rsidR="00E106E1">
              <w:rPr>
                <w:rFonts w:ascii="Times New Roman" w:hAnsi="Times New Roman" w:cs="Times New Roman"/>
                <w:color w:val="000000" w:themeColor="text1"/>
                <w:sz w:val="24"/>
                <w:szCs w:val="24"/>
              </w:rPr>
              <w:t>0</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66D82" w:rsidRPr="006F562D" w:rsidRDefault="00966D82"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Practica: La industrialización por sustitución de importaciones</w:t>
            </w:r>
          </w:p>
        </w:tc>
      </w:tr>
      <w:tr w:rsidR="00966D82" w:rsidRPr="006F562D" w:rsidTr="001D36AC">
        <w:tc>
          <w:tcPr>
            <w:tcW w:w="2235" w:type="dxa"/>
          </w:tcPr>
          <w:p w:rsidR="00966D82" w:rsidRPr="006F562D" w:rsidRDefault="00966D82"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66D82" w:rsidRPr="006F562D" w:rsidRDefault="00B50988"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para </w:t>
            </w:r>
            <w:r w:rsidR="00010494">
              <w:rPr>
                <w:rFonts w:ascii="Times New Roman" w:hAnsi="Times New Roman" w:cs="Times New Roman"/>
                <w:sz w:val="24"/>
                <w:szCs w:val="24"/>
                <w:lang w:val="es-ES_tradnl"/>
              </w:rPr>
              <w:t>repasar</w:t>
            </w:r>
            <w:r w:rsidRPr="006F562D">
              <w:rPr>
                <w:rFonts w:ascii="Times New Roman" w:hAnsi="Times New Roman" w:cs="Times New Roman"/>
                <w:sz w:val="24"/>
                <w:szCs w:val="24"/>
                <w:lang w:val="es-ES_tradnl"/>
              </w:rPr>
              <w:t xml:space="preserve"> aspectos generales de la industrialización por sustitución de importaciones</w:t>
            </w:r>
          </w:p>
        </w:tc>
      </w:tr>
    </w:tbl>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30" w:name="INDICE10"/>
      <w:bookmarkEnd w:id="30"/>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E31E04" w:rsidRPr="006F562D">
        <w:rPr>
          <w:rFonts w:ascii="Times New Roman" w:eastAsia="Times New Roman" w:hAnsi="Times New Roman" w:cs="Times New Roman"/>
          <w:b/>
          <w:bCs/>
          <w:color w:val="000000" w:themeColor="text1"/>
          <w:sz w:val="24"/>
          <w:szCs w:val="24"/>
          <w:lang w:eastAsia="es-CO"/>
        </w:rPr>
        <w:t>esarrollo urbano del continente</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33369F" w:rsidP="0033369F">
            <w:pPr>
              <w:rPr>
                <w:rFonts w:ascii="Times New Roman" w:hAnsi="Times New Roman" w:cs="Times New Roman"/>
                <w:color w:val="000000"/>
                <w:sz w:val="24"/>
                <w:szCs w:val="24"/>
                <w:lang w:val="en-US"/>
              </w:rPr>
            </w:pPr>
            <w:hyperlink r:id="rId44"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lastRenderedPageBreak/>
              <w:drawing>
                <wp:inline distT="0" distB="0" distL="0" distR="0" wp14:anchorId="7E5C703D" wp14:editId="3B4AC215">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industrialización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Suramérica que en Centroamérica, atrajo mano de obra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Algunos países, como Colombia, vivieron una descarnada violencia en zonas rurales, lo que provocó la migración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 pesar de las transformaciones sociales que se impulsaron con fenómenos como la Revolución Mexicana,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6F562D">
        <w:rPr>
          <w:rFonts w:ascii="Times New Roman" w:hAnsi="Times New Roman" w:cs="Times New Roman"/>
          <w:color w:val="000000" w:themeColor="text1"/>
          <w:sz w:val="24"/>
          <w:szCs w:val="24"/>
        </w:rPr>
        <w:t xml:space="preserve">natalidad y </w:t>
      </w:r>
      <w:r w:rsidRPr="006F562D">
        <w:rPr>
          <w:rFonts w:ascii="Times New Roman" w:hAnsi="Times New Roman" w:cs="Times New Roman"/>
          <w:color w:val="000000" w:themeColor="text1"/>
          <w:sz w:val="24"/>
          <w:szCs w:val="24"/>
        </w:rPr>
        <w:t xml:space="preserve">esperanza de vida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5810AD">
        <w:tc>
          <w:tcPr>
            <w:tcW w:w="9054" w:type="dxa"/>
            <w:gridSpan w:val="2"/>
            <w:shd w:val="clear" w:color="auto" w:fill="000000" w:themeFill="text1"/>
          </w:tcPr>
          <w:p w:rsidR="00F92E4B" w:rsidRPr="00F638CE" w:rsidRDefault="00F92E4B" w:rsidP="005810A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5810AD">
        <w:tc>
          <w:tcPr>
            <w:tcW w:w="1283" w:type="dxa"/>
            <w:shd w:val="clear" w:color="auto" w:fill="auto"/>
          </w:tcPr>
          <w:p w:rsidR="00F92E4B" w:rsidRPr="00F638CE" w:rsidRDefault="00F92E4B" w:rsidP="005810AD">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5810AD">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5810AD">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1D36AC">
              <w:rPr>
                <w:rFonts w:ascii="Times New Roman" w:hAnsi="Times New Roman" w:cs="Times New Roman"/>
                <w:color w:val="000000" w:themeColor="text1"/>
                <w:sz w:val="24"/>
                <w:szCs w:val="24"/>
              </w:rPr>
              <w:t>2</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 xml:space="preserve">je: </w:t>
            </w:r>
            <w:r>
              <w:rPr>
                <w:rFonts w:ascii="Times New Roman" w:hAnsi="Times New Roman" w:cs="Times New Roman"/>
                <w:sz w:val="24"/>
                <w:szCs w:val="24"/>
              </w:rPr>
              <w:lastRenderedPageBreak/>
              <w:t>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7386" w:type="dxa"/>
          </w:tcPr>
          <w:p w:rsidR="00BC7DCE" w:rsidRPr="006F562D"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A74FB4" w:rsidRPr="009D4AD1" w:rsidRDefault="00A74FB4" w:rsidP="00A74FB4">
            <w:pPr>
              <w:pStyle w:val="normal1"/>
              <w:rPr>
                <w:rStyle w:val="centralmsg"/>
                <w:sz w:val="24"/>
                <w:szCs w:val="24"/>
              </w:rPr>
            </w:pPr>
            <w:r w:rsidRPr="009D4AD1">
              <w:rPr>
                <w:color w:val="000000" w:themeColor="text1"/>
                <w:sz w:val="24"/>
                <w:szCs w:val="24"/>
              </w:rPr>
              <w:t xml:space="preserve">Dice </w:t>
            </w:r>
            <w:r w:rsidRPr="009D4AD1">
              <w:rPr>
                <w:rStyle w:val="centralmsg"/>
                <w:sz w:val="24"/>
                <w:szCs w:val="24"/>
              </w:rPr>
              <w:t>Esta actividad debe asignarse como tarea para poderse realizar, o bien entregarse en mano o por email.</w:t>
            </w:r>
          </w:p>
          <w:p w:rsidR="00A74FB4" w:rsidRPr="009D4AD1" w:rsidRDefault="00A74FB4" w:rsidP="00A74FB4">
            <w:pPr>
              <w:tabs>
                <w:tab w:val="left" w:pos="5808"/>
              </w:tabs>
              <w:rPr>
                <w:rFonts w:ascii="Times New Roman" w:hAnsi="Times New Roman" w:cs="Times New Roman"/>
                <w:color w:val="FF0000"/>
                <w:sz w:val="24"/>
                <w:szCs w:val="24"/>
              </w:rPr>
            </w:pPr>
            <w:r w:rsidRPr="009D4AD1">
              <w:rPr>
                <w:rStyle w:val="centralmsg"/>
                <w:rFonts w:ascii="Times New Roman" w:hAnsi="Times New Roman" w:cs="Times New Roman"/>
                <w:sz w:val="24"/>
                <w:szCs w:val="24"/>
              </w:rPr>
              <w:t xml:space="preserve">Debe decir: </w:t>
            </w:r>
            <w:r w:rsidRPr="009D4AD1">
              <w:rPr>
                <w:rFonts w:ascii="Times New Roman" w:hAnsi="Times New Roman" w:cs="Times New Roman"/>
                <w:color w:val="FF0000"/>
                <w:sz w:val="24"/>
                <w:szCs w:val="24"/>
              </w:rPr>
              <w:t>Para que pueda ser realizada, esta actividad puede asignarse como tarea para la casa, o bien para entregarse a mano o por email.</w:t>
            </w:r>
          </w:p>
          <w:p w:rsidR="00BC7DCE" w:rsidRPr="00A74FB4" w:rsidRDefault="00BC7DCE" w:rsidP="001D36AC">
            <w:pPr>
              <w:rPr>
                <w:rFonts w:ascii="Times New Roman" w:hAnsi="Times New Roman" w:cs="Times New Roman"/>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9D4AD1">
              <w:rPr>
                <w:rFonts w:ascii="Times New Roman" w:hAnsi="Times New Roman" w:cs="Times New Roman"/>
                <w:sz w:val="24"/>
                <w:szCs w:val="24"/>
              </w:rPr>
              <w:t>Refuerza tu aprendiza</w:t>
            </w:r>
            <w:r>
              <w:rPr>
                <w:rFonts w:ascii="Times New Roman" w:hAnsi="Times New Roman" w:cs="Times New Roman"/>
                <w:sz w:val="24"/>
                <w:szCs w:val="24"/>
              </w:rPr>
              <w:t>je: 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1D36AC">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Actividades sobre Los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tabla, el número de ciudades intermedias y pequeñas, es decir aquellas que tienen 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ins w:id="31" w:author="RAUL MAZO" w:date="2015-04-04T12:46:00Z">
        <w:r w:rsidR="00FC522C" w:rsidRPr="006F562D">
          <w:rPr>
            <w:rFonts w:ascii="Times New Roman" w:hAnsi="Times New Roman" w:cs="Times New Roman"/>
            <w:color w:val="000000" w:themeColor="text1"/>
            <w:sz w:val="24"/>
            <w:szCs w:val="24"/>
          </w:rPr>
          <w:t>.</w:t>
        </w:r>
      </w:ins>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n nuestro continente se encuentran también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33369F" w:rsidP="0033369F">
            <w:pPr>
              <w:rPr>
                <w:rFonts w:ascii="Times New Roman" w:hAnsi="Times New Roman" w:cs="Times New Roman"/>
                <w:color w:val="000000"/>
                <w:sz w:val="24"/>
                <w:szCs w:val="24"/>
                <w:lang w:val="en"/>
              </w:rPr>
            </w:pPr>
            <w:hyperlink r:id="rId46"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8886E8A" wp14:editId="35058A30">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Río de Janeiro, ejemplo de una ciudad imponente pero con altos índices 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tbl>
      <w:tblPr>
        <w:tblStyle w:val="Tablaconcuadrcula"/>
        <w:tblW w:w="0" w:type="auto"/>
        <w:tblLook w:val="04A0" w:firstRow="1" w:lastRow="0" w:firstColumn="1" w:lastColumn="0" w:noHBand="0" w:noVBand="1"/>
      </w:tblPr>
      <w:tblGrid>
        <w:gridCol w:w="1668"/>
        <w:gridCol w:w="7386"/>
      </w:tblGrid>
      <w:tr w:rsidR="00B4571C" w:rsidRPr="006F562D" w:rsidTr="001D36AC">
        <w:tc>
          <w:tcPr>
            <w:tcW w:w="9054" w:type="dxa"/>
            <w:gridSpan w:val="2"/>
            <w:shd w:val="clear" w:color="auto" w:fill="000000" w:themeFill="text1"/>
          </w:tcPr>
          <w:p w:rsidR="00B4571C" w:rsidRPr="006F562D" w:rsidRDefault="00B4571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Profundiza. Recurso nuevo</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4571C" w:rsidRPr="006F562D" w:rsidRDefault="00B4571C"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3</w:t>
            </w:r>
            <w:r w:rsidR="005E59CA">
              <w:rPr>
                <w:rFonts w:ascii="Times New Roman" w:hAnsi="Times New Roman" w:cs="Times New Roman"/>
                <w:color w:val="000000" w:themeColor="text1"/>
                <w:sz w:val="24"/>
                <w:szCs w:val="24"/>
              </w:rPr>
              <w:t>0</w:t>
            </w:r>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4571C" w:rsidRPr="006F562D" w:rsidRDefault="006F562D" w:rsidP="006F562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 xml:space="preserve">Conoce las ciudades </w:t>
            </w:r>
            <w:proofErr w:type="spellStart"/>
            <w:r w:rsidRPr="006F562D">
              <w:rPr>
                <w:rFonts w:ascii="Times New Roman" w:hAnsi="Times New Roman" w:cs="Times New Roman"/>
                <w:sz w:val="24"/>
                <w:szCs w:val="24"/>
                <w:lang w:val="es-ES_tradnl"/>
              </w:rPr>
              <w:t>resilientes</w:t>
            </w:r>
            <w:proofErr w:type="spellEnd"/>
          </w:p>
        </w:tc>
      </w:tr>
      <w:tr w:rsidR="00B4571C" w:rsidRPr="006F562D" w:rsidTr="001D36AC">
        <w:tc>
          <w:tcPr>
            <w:tcW w:w="1668" w:type="dxa"/>
          </w:tcPr>
          <w:p w:rsidR="00B4571C" w:rsidRPr="006F562D" w:rsidRDefault="00B4571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Interactivo con audio que permite conocer el concepto de ciudades </w:t>
            </w:r>
            <w:proofErr w:type="spellStart"/>
            <w:r w:rsidRPr="006F562D">
              <w:rPr>
                <w:rFonts w:ascii="Times New Roman" w:hAnsi="Times New Roman" w:cs="Times New Roman"/>
                <w:sz w:val="24"/>
                <w:szCs w:val="24"/>
                <w:lang w:val="es-ES_tradnl"/>
              </w:rPr>
              <w:t>resilientes</w:t>
            </w:r>
            <w:proofErr w:type="spellEnd"/>
          </w:p>
          <w:p w:rsidR="00B4571C" w:rsidRPr="006F562D" w:rsidRDefault="00B4571C"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p>
        </w:tc>
      </w:tr>
    </w:tbl>
    <w:p w:rsidR="00B4571C" w:rsidRPr="006F562D" w:rsidRDefault="00B4571C" w:rsidP="00826E41">
      <w:pPr>
        <w:rPr>
          <w:rFonts w:ascii="Times New Roman" w:hAnsi="Times New Roman" w:cs="Times New Roman"/>
          <w:color w:val="000000" w:themeColor="text1"/>
          <w:sz w:val="24"/>
          <w:szCs w:val="24"/>
        </w:rPr>
      </w:pPr>
    </w:p>
    <w:p w:rsidR="00B4571C" w:rsidRPr="006F562D" w:rsidRDefault="00B4571C"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E1034D" w:rsidRPr="006F562D" w:rsidTr="001D36AC">
        <w:tc>
          <w:tcPr>
            <w:tcW w:w="9054" w:type="dxa"/>
            <w:gridSpan w:val="2"/>
            <w:shd w:val="clear" w:color="auto" w:fill="000000" w:themeFill="text1"/>
          </w:tcPr>
          <w:p w:rsidR="00E1034D" w:rsidRPr="006F562D" w:rsidRDefault="00E1034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1034D" w:rsidRPr="006F562D" w:rsidRDefault="00E1034D"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E59CA">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4</w:t>
            </w:r>
            <w:r w:rsidR="005E59CA">
              <w:rPr>
                <w:rFonts w:ascii="Times New Roman" w:hAnsi="Times New Roman" w:cs="Times New Roman"/>
                <w:color w:val="000000" w:themeColor="text1"/>
                <w:sz w:val="24"/>
                <w:szCs w:val="24"/>
              </w:rPr>
              <w:t>0</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E1034D" w:rsidRPr="006F562D" w:rsidRDefault="00E1034D" w:rsidP="00E1034D">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Refuerza tu aprendizaje: Descubre la relación que existe entre pobreza y urbanización</w:t>
            </w:r>
          </w:p>
        </w:tc>
      </w:tr>
      <w:tr w:rsidR="00E1034D" w:rsidRPr="006F562D" w:rsidTr="00E1034D">
        <w:tc>
          <w:tcPr>
            <w:tcW w:w="1668" w:type="dxa"/>
          </w:tcPr>
          <w:p w:rsidR="00E1034D" w:rsidRPr="006F562D" w:rsidRDefault="00E1034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1034D" w:rsidRPr="006F562D" w:rsidRDefault="00E1034D"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Ejercicio que permite para constatar cómo se transformaron los niveles de pobreza urbana y rural desde los años setenta en adelante</w:t>
            </w:r>
          </w:p>
        </w:tc>
      </w:tr>
    </w:tbl>
    <w:p w:rsidR="00EE5847" w:rsidRDefault="00EE5847" w:rsidP="00826E41">
      <w:pPr>
        <w:rPr>
          <w:rFonts w:ascii="Times New Roman" w:hAnsi="Times New Roman" w:cs="Times New Roman"/>
          <w:color w:val="000000" w:themeColor="text1"/>
          <w:sz w:val="24"/>
          <w:szCs w:val="24"/>
          <w:lang w:val="es-ES"/>
        </w:rPr>
      </w:pPr>
    </w:p>
    <w:p w:rsidR="00D25EC3" w:rsidRDefault="00D25EC3" w:rsidP="00826E41">
      <w:pPr>
        <w:rPr>
          <w:rFonts w:ascii="Times New Roman" w:hAnsi="Times New Roman" w:cs="Times New Roman"/>
          <w:color w:val="000000" w:themeColor="text1"/>
          <w:sz w:val="24"/>
          <w:szCs w:val="24"/>
          <w:lang w:val="es-ES"/>
        </w:rPr>
      </w:pPr>
    </w:p>
    <w:p w:rsidR="00D25EC3" w:rsidRPr="00F638CE" w:rsidRDefault="00D25EC3" w:rsidP="00D25EC3">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121C1E" w:rsidRPr="006F562D" w:rsidTr="001D36AC">
        <w:tc>
          <w:tcPr>
            <w:tcW w:w="9054" w:type="dxa"/>
            <w:gridSpan w:val="2"/>
            <w:shd w:val="clear" w:color="auto" w:fill="000000" w:themeFill="text1"/>
          </w:tcPr>
          <w:p w:rsidR="00121C1E" w:rsidRPr="006F562D" w:rsidRDefault="00121C1E" w:rsidP="00121C1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121C1E" w:rsidRPr="006F562D" w:rsidRDefault="00121C1E" w:rsidP="0093386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1D36AC">
              <w:rPr>
                <w:rFonts w:ascii="Times New Roman" w:hAnsi="Times New Roman" w:cs="Times New Roman"/>
                <w:color w:val="000000" w:themeColor="text1"/>
                <w:sz w:val="24"/>
                <w:szCs w:val="24"/>
              </w:rPr>
              <w:t>1</w:t>
            </w:r>
            <w:r w:rsidR="0093386C">
              <w:rPr>
                <w:rFonts w:ascii="Times New Roman" w:hAnsi="Times New Roman" w:cs="Times New Roman"/>
                <w:color w:val="000000" w:themeColor="text1"/>
                <w:sz w:val="24"/>
                <w:szCs w:val="24"/>
              </w:rPr>
              <w:t>5</w:t>
            </w:r>
            <w:r w:rsidR="001D36AC">
              <w:rPr>
                <w:rFonts w:ascii="Times New Roman" w:hAnsi="Times New Roman" w:cs="Times New Roman"/>
                <w:color w:val="000000" w:themeColor="text1"/>
                <w:sz w:val="24"/>
                <w:szCs w:val="24"/>
              </w:rPr>
              <w:t>0</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121C1E" w:rsidRPr="006F562D" w:rsidRDefault="00E63C14" w:rsidP="00E63C14">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Competencias: Regímenes políticos en América Latina</w:t>
            </w:r>
          </w:p>
        </w:tc>
      </w:tr>
      <w:tr w:rsidR="00121C1E" w:rsidRPr="006F562D" w:rsidTr="001D36AC">
        <w:tc>
          <w:tcPr>
            <w:tcW w:w="1668" w:type="dxa"/>
          </w:tcPr>
          <w:p w:rsidR="00121C1E" w:rsidRPr="006F562D" w:rsidRDefault="00121C1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21C1E" w:rsidRPr="006F562D" w:rsidRDefault="009657BA"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Actividad para </w:t>
            </w:r>
            <w:r>
              <w:rPr>
                <w:rFonts w:ascii="Times New Roman" w:hAnsi="Times New Roman" w:cs="Times New Roman"/>
                <w:lang w:val="es-ES_tradnl"/>
              </w:rPr>
              <w:t>agrupar</w:t>
            </w:r>
            <w:r>
              <w:rPr>
                <w:rFonts w:ascii="Times New Roman" w:hAnsi="Times New Roman" w:cs="Times New Roman"/>
                <w:sz w:val="24"/>
                <w:szCs w:val="24"/>
                <w:lang w:val="es-ES_tradnl"/>
              </w:rPr>
              <w:t xml:space="preserve"> características generales de regímenes políticos que vivió América Latina</w:t>
            </w:r>
          </w:p>
        </w:tc>
      </w:tr>
    </w:tbl>
    <w:p w:rsidR="005B28A1" w:rsidRPr="00F638CE" w:rsidRDefault="005B28A1" w:rsidP="005B28A1">
      <w:pPr>
        <w:shd w:val="clear" w:color="auto" w:fill="FFFFFF"/>
        <w:spacing w:before="100" w:beforeAutospacing="1" w:after="100" w:afterAutospacing="1"/>
        <w:rPr>
          <w:rFonts w:ascii="Times New Roman" w:hAnsi="Times New Roman" w:cs="Times New Roman"/>
          <w:color w:val="000000" w:themeColor="text1"/>
          <w:sz w:val="24"/>
          <w:szCs w:val="24"/>
        </w:rPr>
      </w:pP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C51B00">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1D36AC">
              <w:rPr>
                <w:rFonts w:ascii="Times New Roman" w:hAnsi="Times New Roman" w:cs="Times New Roman"/>
                <w:color w:val="000000"/>
                <w:sz w:val="24"/>
                <w:szCs w:val="24"/>
              </w:rPr>
              <w:t>1</w:t>
            </w:r>
            <w:r w:rsidR="006C5F3C">
              <w:rPr>
                <w:rFonts w:ascii="Times New Roman" w:hAnsi="Times New Roman" w:cs="Times New Roman"/>
                <w:color w:val="000000"/>
                <w:sz w:val="24"/>
                <w:szCs w:val="24"/>
              </w:rPr>
              <w:t>6</w:t>
            </w:r>
            <w:r w:rsidR="001D36AC">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Descripción</w:t>
            </w:r>
          </w:p>
        </w:tc>
        <w:tc>
          <w:tcPr>
            <w:tcW w:w="6515" w:type="dxa"/>
          </w:tcPr>
          <w:p w:rsidR="005B28A1" w:rsidRPr="00F638CE" w:rsidRDefault="006626FF" w:rsidP="001D36AC">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5B28A1" w:rsidRPr="00F638CE">
              <w:rPr>
                <w:rFonts w:ascii="Times New Roman" w:hAnsi="Times New Roman" w:cs="Times New Roman"/>
                <w:color w:val="000000"/>
                <w:sz w:val="24"/>
                <w:szCs w:val="24"/>
              </w:rPr>
              <w:t xml:space="preserve"> </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6F562D" w:rsidTr="001D36AC">
        <w:tc>
          <w:tcPr>
            <w:tcW w:w="9054" w:type="dxa"/>
            <w:gridSpan w:val="2"/>
            <w:shd w:val="clear" w:color="auto" w:fill="000000" w:themeFill="text1"/>
          </w:tcPr>
          <w:p w:rsidR="006626FF" w:rsidRPr="006F562D" w:rsidRDefault="00D149E5"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Autoevaluación.</w:t>
            </w:r>
            <w:r w:rsidR="006626FF" w:rsidRPr="006F562D">
              <w:rPr>
                <w:rFonts w:ascii="Times New Roman" w:hAnsi="Times New Roman" w:cs="Times New Roman"/>
                <w:b/>
                <w:color w:val="FFFFFF" w:themeColor="background1"/>
                <w:sz w:val="24"/>
                <w:szCs w:val="24"/>
              </w:rPr>
              <w:t xml:space="preserve"> Recurso </w:t>
            </w:r>
            <w:r w:rsidR="006626FF">
              <w:rPr>
                <w:rFonts w:ascii="Times New Roman" w:hAnsi="Times New Roman" w:cs="Times New Roman"/>
                <w:b/>
                <w:color w:val="FFFFFF" w:themeColor="background1"/>
                <w:sz w:val="24"/>
                <w:szCs w:val="24"/>
              </w:rPr>
              <w:t>aprovechado</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626FF" w:rsidRPr="006F562D" w:rsidRDefault="006626FF" w:rsidP="006C5F3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 xml:space="preserve"> </w:t>
            </w:r>
            <w:r w:rsidR="001D36AC">
              <w:rPr>
                <w:rFonts w:ascii="Times New Roman" w:hAnsi="Times New Roman" w:cs="Times New Roman"/>
                <w:color w:val="000000" w:themeColor="text1"/>
                <w:sz w:val="24"/>
                <w:szCs w:val="24"/>
              </w:rPr>
              <w:t>1</w:t>
            </w:r>
            <w:r w:rsidR="006C5F3C">
              <w:rPr>
                <w:rFonts w:ascii="Times New Roman" w:hAnsi="Times New Roman" w:cs="Times New Roman"/>
                <w:color w:val="000000" w:themeColor="text1"/>
                <w:sz w:val="24"/>
                <w:szCs w:val="24"/>
              </w:rPr>
              <w:t>7</w:t>
            </w:r>
            <w:r w:rsidR="001D36AC">
              <w:rPr>
                <w:rFonts w:ascii="Times New Roman" w:hAnsi="Times New Roman" w:cs="Times New Roman"/>
                <w:color w:val="000000" w:themeColor="text1"/>
                <w:sz w:val="24"/>
                <w:szCs w:val="24"/>
              </w:rPr>
              <w:t>0</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626FF" w:rsidRPr="006F562D" w:rsidRDefault="00D149E5"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Evaluación</w:t>
            </w:r>
            <w:r w:rsidR="006626FF">
              <w:rPr>
                <w:rFonts w:ascii="Times New Roman" w:hAnsi="Times New Roman" w:cs="Times New Roman"/>
                <w:sz w:val="24"/>
                <w:szCs w:val="24"/>
                <w:lang w:val="es-ES_tradnl"/>
              </w:rPr>
              <w:t>: Aspectos de América L</w:t>
            </w:r>
            <w:bookmarkStart w:id="32" w:name="_GoBack"/>
            <w:bookmarkEnd w:id="32"/>
            <w:r w:rsidR="006626FF">
              <w:rPr>
                <w:rFonts w:ascii="Times New Roman" w:hAnsi="Times New Roman" w:cs="Times New Roman"/>
                <w:sz w:val="24"/>
                <w:szCs w:val="24"/>
                <w:lang w:val="es-ES_tradnl"/>
              </w:rPr>
              <w:t>atina en el siglo XX</w:t>
            </w:r>
          </w:p>
        </w:tc>
      </w:tr>
      <w:tr w:rsidR="006626FF" w:rsidRPr="006F562D" w:rsidTr="001D36AC">
        <w:tc>
          <w:tcPr>
            <w:tcW w:w="1668" w:type="dxa"/>
          </w:tcPr>
          <w:p w:rsidR="006626FF" w:rsidRPr="006F562D" w:rsidRDefault="006626FF"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626FF" w:rsidRPr="006F562D" w:rsidRDefault="006626FF"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Actividad que sintetiza aspectos generales de la vida política y económica de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FC750D" w:rsidRDefault="0015672F" w:rsidP="006C5F3C">
            <w:pPr>
              <w:rPr>
                <w:rFonts w:ascii="Times New Roman" w:hAnsi="Times New Roman" w:cs="Times New Roman"/>
                <w:i/>
                <w:color w:val="BFBFBF" w:themeColor="background1" w:themeShade="BF"/>
                <w:sz w:val="24"/>
                <w:szCs w:val="24"/>
              </w:rPr>
            </w:pPr>
            <w:r>
              <w:rPr>
                <w:rFonts w:ascii="Times New Roman" w:hAnsi="Times New Roman" w:cs="Times New Roman"/>
                <w:sz w:val="24"/>
                <w:szCs w:val="24"/>
              </w:rPr>
              <w:t xml:space="preserve"> Museo Evita Perón</w:t>
            </w:r>
          </w:p>
        </w:tc>
        <w:tc>
          <w:tcPr>
            <w:tcW w:w="5118" w:type="dxa"/>
          </w:tcPr>
          <w:p w:rsidR="0015672F"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15672F" w:rsidRDefault="0033369F" w:rsidP="0015672F">
            <w:pPr>
              <w:rPr>
                <w:rFonts w:ascii="Times New Roman" w:hAnsi="Times New Roman" w:cs="Times New Roman"/>
                <w:color w:val="000000" w:themeColor="text1"/>
                <w:sz w:val="24"/>
                <w:szCs w:val="24"/>
              </w:rPr>
            </w:pPr>
            <w:hyperlink r:id="rId48" w:history="1"/>
            <w:r w:rsidR="0015672F" w:rsidRPr="0015672F">
              <w:rPr>
                <w:rStyle w:val="Hipervnculo"/>
                <w:rFonts w:ascii="Times New Roman" w:hAnsi="Times New Roman" w:cs="Times New Roman"/>
                <w:color w:val="000000" w:themeColor="text1"/>
                <w:u w:val="none"/>
              </w:rPr>
              <w:t xml:space="preserve">Instituto Nacional de Derechos Humanos en Chile. </w:t>
            </w:r>
            <w:r w:rsidR="0015672F">
              <w:rPr>
                <w:rStyle w:val="Hipervnculo"/>
                <w:rFonts w:ascii="Times New Roman" w:hAnsi="Times New Roman" w:cs="Times New Roman"/>
                <w:color w:val="000000" w:themeColor="text1"/>
                <w:u w:val="none"/>
              </w:rPr>
              <w:t>Sitio que presenta historia, estadísticas y documentos sobre las violaciones a los derechos humanos durante la dictadura militar en Chile.</w:t>
            </w:r>
          </w:p>
          <w:p w:rsidR="006C5F3C" w:rsidRPr="00FC750D" w:rsidRDefault="006C5F3C" w:rsidP="00B838B2">
            <w:pPr>
              <w:rPr>
                <w:rFonts w:ascii="Times New Roman" w:hAnsi="Times New Roman" w:cs="Times New Roman"/>
                <w:sz w:val="24"/>
                <w:szCs w:val="24"/>
              </w:rPr>
            </w:pPr>
          </w:p>
          <w:p w:rsidR="006C5F3C" w:rsidRPr="00FC750D" w:rsidRDefault="006C5F3C" w:rsidP="00B838B2">
            <w:pPr>
              <w:jc w:val="center"/>
              <w:rPr>
                <w:rFonts w:ascii="Times New Roman" w:hAnsi="Times New Roman" w:cs="Times New Roman"/>
                <w:i/>
                <w:color w:val="BFBFBF" w:themeColor="background1" w:themeShade="BF"/>
                <w:sz w:val="24"/>
                <w:szCs w:val="24"/>
                <w:lang w:val="es-ES_tradnl"/>
              </w:rPr>
            </w:pPr>
          </w:p>
        </w:tc>
        <w:tc>
          <w:tcPr>
            <w:tcW w:w="5118" w:type="dxa"/>
          </w:tcPr>
          <w:p w:rsidR="006C5F3C" w:rsidRPr="00FC750D" w:rsidRDefault="0015672F" w:rsidP="0015672F">
            <w:pPr>
              <w:rPr>
                <w:rFonts w:ascii="Times New Roman" w:hAnsi="Times New Roman" w:cs="Times New Roman"/>
                <w:i/>
                <w:color w:val="BFBFBF" w:themeColor="background1" w:themeShade="BF"/>
                <w:sz w:val="24"/>
                <w:szCs w:val="24"/>
              </w:rPr>
            </w:pPr>
            <w:r w:rsidRPr="0015672F">
              <w:rPr>
                <w:rFonts w:ascii="Times New Roman" w:hAnsi="Times New Roman" w:cs="Times New Roman"/>
                <w:i/>
                <w:color w:val="BFBFBF" w:themeColor="background1" w:themeShade="BF"/>
                <w:sz w:val="24"/>
                <w:szCs w:val="24"/>
              </w:rPr>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E01" w:rsidRDefault="001F4E01" w:rsidP="00331E22">
      <w:pPr>
        <w:spacing w:after="0" w:line="240" w:lineRule="auto"/>
      </w:pPr>
      <w:r>
        <w:separator/>
      </w:r>
    </w:p>
  </w:endnote>
  <w:endnote w:type="continuationSeparator" w:id="0">
    <w:p w:rsidR="001F4E01" w:rsidRDefault="001F4E01"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E01" w:rsidRDefault="001F4E01" w:rsidP="00331E22">
      <w:pPr>
        <w:spacing w:after="0" w:line="240" w:lineRule="auto"/>
      </w:pPr>
      <w:r>
        <w:separator/>
      </w:r>
    </w:p>
  </w:footnote>
  <w:footnote w:type="continuationSeparator" w:id="0">
    <w:p w:rsidR="001F4E01" w:rsidRDefault="001F4E01"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369F" w:rsidRDefault="0033369F" w:rsidP="00331E22">
    <w:pPr>
      <w:pStyle w:val="Encabezado"/>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América Latina en la primera mitad del siglo XX</w:t>
    </w:r>
  </w:p>
  <w:p w:rsidR="0033369F" w:rsidRDefault="0033369F">
    <w:pPr>
      <w:pStyle w:val="Encabezado"/>
    </w:pPr>
  </w:p>
  <w:p w:rsidR="0033369F" w:rsidRDefault="0033369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3"/>
  </w:num>
  <w:num w:numId="4">
    <w:abstractNumId w:val="7"/>
  </w:num>
  <w:num w:numId="5">
    <w:abstractNumId w:val="2"/>
  </w:num>
  <w:num w:numId="6">
    <w:abstractNumId w:val="6"/>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A2CF2"/>
    <w:rsid w:val="0000374C"/>
    <w:rsid w:val="00007B8C"/>
    <w:rsid w:val="00010494"/>
    <w:rsid w:val="00021F59"/>
    <w:rsid w:val="0002634E"/>
    <w:rsid w:val="00034E5E"/>
    <w:rsid w:val="00054DDC"/>
    <w:rsid w:val="00064828"/>
    <w:rsid w:val="0006614C"/>
    <w:rsid w:val="00066F24"/>
    <w:rsid w:val="0008029B"/>
    <w:rsid w:val="00081BDB"/>
    <w:rsid w:val="000927E5"/>
    <w:rsid w:val="00095E37"/>
    <w:rsid w:val="00096607"/>
    <w:rsid w:val="000A6EB7"/>
    <w:rsid w:val="000B3779"/>
    <w:rsid w:val="000B75F7"/>
    <w:rsid w:val="000C29E3"/>
    <w:rsid w:val="000C4F91"/>
    <w:rsid w:val="000C69CC"/>
    <w:rsid w:val="000E387B"/>
    <w:rsid w:val="000E5CCF"/>
    <w:rsid w:val="000F0110"/>
    <w:rsid w:val="000F19F6"/>
    <w:rsid w:val="000F5198"/>
    <w:rsid w:val="00104990"/>
    <w:rsid w:val="001052EC"/>
    <w:rsid w:val="001075D3"/>
    <w:rsid w:val="00107776"/>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4651"/>
    <w:rsid w:val="00194F48"/>
    <w:rsid w:val="001A2CF2"/>
    <w:rsid w:val="001A7225"/>
    <w:rsid w:val="001D36AC"/>
    <w:rsid w:val="001D5E5C"/>
    <w:rsid w:val="001D7438"/>
    <w:rsid w:val="001E289F"/>
    <w:rsid w:val="001F3F57"/>
    <w:rsid w:val="001F4548"/>
    <w:rsid w:val="001F4E01"/>
    <w:rsid w:val="00200520"/>
    <w:rsid w:val="00201EE3"/>
    <w:rsid w:val="00206F1C"/>
    <w:rsid w:val="002070D0"/>
    <w:rsid w:val="00214407"/>
    <w:rsid w:val="00231C14"/>
    <w:rsid w:val="00233D43"/>
    <w:rsid w:val="00242B80"/>
    <w:rsid w:val="00245DE9"/>
    <w:rsid w:val="00251AA3"/>
    <w:rsid w:val="00252612"/>
    <w:rsid w:val="002602E4"/>
    <w:rsid w:val="00260D4A"/>
    <w:rsid w:val="00260F1E"/>
    <w:rsid w:val="00262D14"/>
    <w:rsid w:val="0027019F"/>
    <w:rsid w:val="00276AF8"/>
    <w:rsid w:val="00280D95"/>
    <w:rsid w:val="00284286"/>
    <w:rsid w:val="00296E13"/>
    <w:rsid w:val="002A4F3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466F"/>
    <w:rsid w:val="003C14A7"/>
    <w:rsid w:val="003E45FB"/>
    <w:rsid w:val="003E5FC2"/>
    <w:rsid w:val="003F1193"/>
    <w:rsid w:val="003F7E6D"/>
    <w:rsid w:val="004276D6"/>
    <w:rsid w:val="004305B3"/>
    <w:rsid w:val="0043247C"/>
    <w:rsid w:val="00445CB5"/>
    <w:rsid w:val="004518E8"/>
    <w:rsid w:val="00456086"/>
    <w:rsid w:val="00461317"/>
    <w:rsid w:val="004613CD"/>
    <w:rsid w:val="00475094"/>
    <w:rsid w:val="004774FD"/>
    <w:rsid w:val="0048725F"/>
    <w:rsid w:val="0048788D"/>
    <w:rsid w:val="004A6167"/>
    <w:rsid w:val="004C3081"/>
    <w:rsid w:val="004C696A"/>
    <w:rsid w:val="004E1286"/>
    <w:rsid w:val="004E2674"/>
    <w:rsid w:val="004E4589"/>
    <w:rsid w:val="004F4483"/>
    <w:rsid w:val="0051037C"/>
    <w:rsid w:val="005106AE"/>
    <w:rsid w:val="00525404"/>
    <w:rsid w:val="00531217"/>
    <w:rsid w:val="00535277"/>
    <w:rsid w:val="0054470C"/>
    <w:rsid w:val="00547931"/>
    <w:rsid w:val="005555BB"/>
    <w:rsid w:val="0056738C"/>
    <w:rsid w:val="005765D4"/>
    <w:rsid w:val="005862BA"/>
    <w:rsid w:val="00597A3A"/>
    <w:rsid w:val="005A2923"/>
    <w:rsid w:val="005A5526"/>
    <w:rsid w:val="005A65F9"/>
    <w:rsid w:val="005B28A1"/>
    <w:rsid w:val="005B7088"/>
    <w:rsid w:val="005C6E4C"/>
    <w:rsid w:val="005D372D"/>
    <w:rsid w:val="005D4F84"/>
    <w:rsid w:val="005E18BF"/>
    <w:rsid w:val="005E59CA"/>
    <w:rsid w:val="005F339A"/>
    <w:rsid w:val="006035D5"/>
    <w:rsid w:val="0060576C"/>
    <w:rsid w:val="00645D06"/>
    <w:rsid w:val="0065624B"/>
    <w:rsid w:val="00656362"/>
    <w:rsid w:val="006626FF"/>
    <w:rsid w:val="00674CCE"/>
    <w:rsid w:val="00676551"/>
    <w:rsid w:val="00682E9C"/>
    <w:rsid w:val="00683466"/>
    <w:rsid w:val="00684592"/>
    <w:rsid w:val="00694460"/>
    <w:rsid w:val="00695E47"/>
    <w:rsid w:val="006A204F"/>
    <w:rsid w:val="006A4BB3"/>
    <w:rsid w:val="006A73EB"/>
    <w:rsid w:val="006C5F3C"/>
    <w:rsid w:val="006D4F2B"/>
    <w:rsid w:val="006F562D"/>
    <w:rsid w:val="00700AEC"/>
    <w:rsid w:val="0070484C"/>
    <w:rsid w:val="00705615"/>
    <w:rsid w:val="00724CCE"/>
    <w:rsid w:val="00735BF8"/>
    <w:rsid w:val="007372FC"/>
    <w:rsid w:val="00753111"/>
    <w:rsid w:val="00766C84"/>
    <w:rsid w:val="0077308D"/>
    <w:rsid w:val="00793CA1"/>
    <w:rsid w:val="007A2BED"/>
    <w:rsid w:val="007A6277"/>
    <w:rsid w:val="007B4D7B"/>
    <w:rsid w:val="007B6721"/>
    <w:rsid w:val="007C19F1"/>
    <w:rsid w:val="007C57B9"/>
    <w:rsid w:val="007C67BE"/>
    <w:rsid w:val="007D02DF"/>
    <w:rsid w:val="007D111F"/>
    <w:rsid w:val="007D6805"/>
    <w:rsid w:val="007E15FA"/>
    <w:rsid w:val="007E6181"/>
    <w:rsid w:val="007E7C27"/>
    <w:rsid w:val="00810D24"/>
    <w:rsid w:val="00826E41"/>
    <w:rsid w:val="00827F27"/>
    <w:rsid w:val="00836930"/>
    <w:rsid w:val="008504E9"/>
    <w:rsid w:val="00862D80"/>
    <w:rsid w:val="008728BE"/>
    <w:rsid w:val="008744C2"/>
    <w:rsid w:val="008765C3"/>
    <w:rsid w:val="00881600"/>
    <w:rsid w:val="00881768"/>
    <w:rsid w:val="008979BD"/>
    <w:rsid w:val="008A589C"/>
    <w:rsid w:val="008B37D2"/>
    <w:rsid w:val="008C3058"/>
    <w:rsid w:val="008D698B"/>
    <w:rsid w:val="00914FC2"/>
    <w:rsid w:val="00924614"/>
    <w:rsid w:val="0093386C"/>
    <w:rsid w:val="009448C3"/>
    <w:rsid w:val="00947FC5"/>
    <w:rsid w:val="00952F97"/>
    <w:rsid w:val="009657BA"/>
    <w:rsid w:val="00966D82"/>
    <w:rsid w:val="009711EA"/>
    <w:rsid w:val="00972400"/>
    <w:rsid w:val="00972F7A"/>
    <w:rsid w:val="009767C7"/>
    <w:rsid w:val="0097718F"/>
    <w:rsid w:val="00977D9C"/>
    <w:rsid w:val="009852B6"/>
    <w:rsid w:val="00990F9C"/>
    <w:rsid w:val="0099168D"/>
    <w:rsid w:val="00993A11"/>
    <w:rsid w:val="00993B60"/>
    <w:rsid w:val="0099692A"/>
    <w:rsid w:val="009A3706"/>
    <w:rsid w:val="009B5435"/>
    <w:rsid w:val="009B7A5B"/>
    <w:rsid w:val="009C02A0"/>
    <w:rsid w:val="009C2CA1"/>
    <w:rsid w:val="009C442F"/>
    <w:rsid w:val="009C5257"/>
    <w:rsid w:val="009D1CEC"/>
    <w:rsid w:val="009D7136"/>
    <w:rsid w:val="009D7EB3"/>
    <w:rsid w:val="009E261A"/>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571C"/>
    <w:rsid w:val="00B50988"/>
    <w:rsid w:val="00B51793"/>
    <w:rsid w:val="00B53F0F"/>
    <w:rsid w:val="00B579B8"/>
    <w:rsid w:val="00B620B1"/>
    <w:rsid w:val="00B62381"/>
    <w:rsid w:val="00B634A3"/>
    <w:rsid w:val="00B70C0F"/>
    <w:rsid w:val="00B838B2"/>
    <w:rsid w:val="00B84381"/>
    <w:rsid w:val="00B866B4"/>
    <w:rsid w:val="00B90FBD"/>
    <w:rsid w:val="00BA0192"/>
    <w:rsid w:val="00BA1C19"/>
    <w:rsid w:val="00BC1BAE"/>
    <w:rsid w:val="00BC51E7"/>
    <w:rsid w:val="00BC530A"/>
    <w:rsid w:val="00BC5FE5"/>
    <w:rsid w:val="00BC60C6"/>
    <w:rsid w:val="00BC7DCE"/>
    <w:rsid w:val="00BD03C3"/>
    <w:rsid w:val="00BD7EC9"/>
    <w:rsid w:val="00BF18A8"/>
    <w:rsid w:val="00BF2915"/>
    <w:rsid w:val="00C102E6"/>
    <w:rsid w:val="00C10C4B"/>
    <w:rsid w:val="00C12D3A"/>
    <w:rsid w:val="00C14493"/>
    <w:rsid w:val="00C16671"/>
    <w:rsid w:val="00C16FA1"/>
    <w:rsid w:val="00C20F5D"/>
    <w:rsid w:val="00C26D64"/>
    <w:rsid w:val="00C35BE6"/>
    <w:rsid w:val="00C44A05"/>
    <w:rsid w:val="00C510C6"/>
    <w:rsid w:val="00C51B00"/>
    <w:rsid w:val="00C550D8"/>
    <w:rsid w:val="00C56F9D"/>
    <w:rsid w:val="00C60A57"/>
    <w:rsid w:val="00C74D2C"/>
    <w:rsid w:val="00C770A5"/>
    <w:rsid w:val="00C84F97"/>
    <w:rsid w:val="00C87EDA"/>
    <w:rsid w:val="00C91F2B"/>
    <w:rsid w:val="00C9326E"/>
    <w:rsid w:val="00C95366"/>
    <w:rsid w:val="00C97923"/>
    <w:rsid w:val="00CA4292"/>
    <w:rsid w:val="00CB1741"/>
    <w:rsid w:val="00CB17D7"/>
    <w:rsid w:val="00CB78AB"/>
    <w:rsid w:val="00CD1AD2"/>
    <w:rsid w:val="00CD40E2"/>
    <w:rsid w:val="00CF7E3A"/>
    <w:rsid w:val="00D1195D"/>
    <w:rsid w:val="00D149E5"/>
    <w:rsid w:val="00D14A01"/>
    <w:rsid w:val="00D225AD"/>
    <w:rsid w:val="00D25EC3"/>
    <w:rsid w:val="00D27F05"/>
    <w:rsid w:val="00D42397"/>
    <w:rsid w:val="00D437D8"/>
    <w:rsid w:val="00D56D41"/>
    <w:rsid w:val="00D72453"/>
    <w:rsid w:val="00D74803"/>
    <w:rsid w:val="00D915F5"/>
    <w:rsid w:val="00D94496"/>
    <w:rsid w:val="00D97806"/>
    <w:rsid w:val="00DA0EB7"/>
    <w:rsid w:val="00DA367A"/>
    <w:rsid w:val="00DA7A14"/>
    <w:rsid w:val="00DC48C9"/>
    <w:rsid w:val="00DD0404"/>
    <w:rsid w:val="00DD0BBA"/>
    <w:rsid w:val="00DD1645"/>
    <w:rsid w:val="00DE76B5"/>
    <w:rsid w:val="00DF54F1"/>
    <w:rsid w:val="00E1034D"/>
    <w:rsid w:val="00E106E1"/>
    <w:rsid w:val="00E12C1D"/>
    <w:rsid w:val="00E13FCE"/>
    <w:rsid w:val="00E16C2F"/>
    <w:rsid w:val="00E264ED"/>
    <w:rsid w:val="00E31E04"/>
    <w:rsid w:val="00E32C3E"/>
    <w:rsid w:val="00E33FA3"/>
    <w:rsid w:val="00E45244"/>
    <w:rsid w:val="00E47BE0"/>
    <w:rsid w:val="00E55B27"/>
    <w:rsid w:val="00E57E8D"/>
    <w:rsid w:val="00E63C14"/>
    <w:rsid w:val="00E75982"/>
    <w:rsid w:val="00E90BD3"/>
    <w:rsid w:val="00E9326C"/>
    <w:rsid w:val="00E96837"/>
    <w:rsid w:val="00EA3EA9"/>
    <w:rsid w:val="00EB7DFC"/>
    <w:rsid w:val="00EC0687"/>
    <w:rsid w:val="00EC74F2"/>
    <w:rsid w:val="00ED182B"/>
    <w:rsid w:val="00ED4E60"/>
    <w:rsid w:val="00ED6A26"/>
    <w:rsid w:val="00EE5847"/>
    <w:rsid w:val="00EF0FC2"/>
    <w:rsid w:val="00EF5A8F"/>
    <w:rsid w:val="00F009F0"/>
    <w:rsid w:val="00F04E4E"/>
    <w:rsid w:val="00F1430F"/>
    <w:rsid w:val="00F25386"/>
    <w:rsid w:val="00F3454C"/>
    <w:rsid w:val="00F40B70"/>
    <w:rsid w:val="00F525B8"/>
    <w:rsid w:val="00F53269"/>
    <w:rsid w:val="00F63AB1"/>
    <w:rsid w:val="00F70793"/>
    <w:rsid w:val="00F72BF3"/>
    <w:rsid w:val="00F72E69"/>
    <w:rsid w:val="00F7380D"/>
    <w:rsid w:val="00F85D97"/>
    <w:rsid w:val="00F92E4B"/>
    <w:rsid w:val="00F94745"/>
    <w:rsid w:val="00F9741A"/>
    <w:rsid w:val="00FA4708"/>
    <w:rsid w:val="00FA6D53"/>
    <w:rsid w:val="00FB17D1"/>
    <w:rsid w:val="00FB2EF5"/>
    <w:rsid w:val="00FC00C5"/>
    <w:rsid w:val="00FC1654"/>
    <w:rsid w:val="00FC3367"/>
    <w:rsid w:val="00FC3632"/>
    <w:rsid w:val="00FC3EFD"/>
    <w:rsid w:val="00FC41A6"/>
    <w:rsid w:val="00FC522C"/>
    <w:rsid w:val="00FD0D89"/>
    <w:rsid w:val="00FE43CF"/>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7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jpg"/><Relationship Id="rId39" Type="http://schemas.openxmlformats.org/officeDocument/2006/relationships/hyperlink" Target="http://aulaplaneta.planetasaber.com/encyclopedia/default.asp?idreg=8319&amp;ruta=Buscador" TargetMode="External"/><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www.youtube.com/watch?v=4E55FdP9KiM" TargetMode="External"/><Relationship Id="rId42" Type="http://schemas.openxmlformats.org/officeDocument/2006/relationships/hyperlink" Target="http://commons.wikimedia.org/wiki/File:Inca_Kola_1971_Advertisement_Gladys_Arista.png"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mmons.wikimedia.org/wiki/File:Pancho_Villa_bandolier_crop.jpg" TargetMode="External"/><Relationship Id="rId17" Type="http://schemas.openxmlformats.org/officeDocument/2006/relationships/image" Target="media/image5.jpeg"/><Relationship Id="rId25" Type="http://schemas.openxmlformats.org/officeDocument/2006/relationships/hyperlink" Target="http://commons.wikimedia.org/wiki/File:Mexican_rebels_w_cannon.jpg" TargetMode="External"/><Relationship Id="rId33" Type="http://schemas.openxmlformats.org/officeDocument/2006/relationships/image" Target="media/image14.jpg"/><Relationship Id="rId38" Type="http://schemas.openxmlformats.org/officeDocument/2006/relationships/image" Target="media/image16.jpeg"/><Relationship Id="rId46" Type="http://schemas.openxmlformats.org/officeDocument/2006/relationships/hyperlink" Target="http://commons.wikimedia.org/wiki/File:Favela_Dona_Marta.jpg" TargetMode="External"/><Relationship Id="rId2" Type="http://schemas.openxmlformats.org/officeDocument/2006/relationships/styles" Target="styles.xml"/><Relationship Id="rId16" Type="http://schemas.openxmlformats.org/officeDocument/2006/relationships/hyperlink" Target="http://commons.wikimedia.org/wiki/File:Francisco_I_Madero.jpg" TargetMode="External"/><Relationship Id="rId20" Type="http://schemas.openxmlformats.org/officeDocument/2006/relationships/image" Target="media/image7.gif"/><Relationship Id="rId29" Type="http://schemas.openxmlformats.org/officeDocument/2006/relationships/image" Target="media/image12.png"/><Relationship Id="rId41"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aulaplaneta.planetasaber.com/encyclopedia/default.asp?idreg=135405&amp;ruta=Buscador" TargetMode="External"/><Relationship Id="rId32" Type="http://schemas.openxmlformats.org/officeDocument/2006/relationships/hyperlink" Target="http://commons.wikimedia.org/wiki/File:Arevalopres.jpg" TargetMode="External"/><Relationship Id="rId37" Type="http://schemas.openxmlformats.org/officeDocument/2006/relationships/hyperlink" Target="http://en.wikipedia.org/wiki/File:Propaganda_do_Estado_Novo_(Brasil).jpg" TargetMode="External"/><Relationship Id="rId40" Type="http://schemas.openxmlformats.org/officeDocument/2006/relationships/image" Target="media/image17.png"/><Relationship Id="rId45"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hyperlink" Target="http://aulaplaneta.planetasaber.com/encyclopedia/default.asp?idpack=13&amp;idpil=AU000790&amp;ruta=aulaplaneta&amp;DATA=B1cI%2bNOdffQtSbJDLAPBYjfqpXb%2b3YLTbbj%2btkCHHwY%3d" TargetMode="External"/><Relationship Id="rId49" Type="http://schemas.openxmlformats.org/officeDocument/2006/relationships/header" Target="header1.xml"/><Relationship Id="rId10" Type="http://schemas.openxmlformats.org/officeDocument/2006/relationships/hyperlink" Target="https://commons.wikimedia.org/wiki/File:San_Luis-terv.JPG?uselang=es" TargetMode="External"/><Relationship Id="rId19" Type="http://schemas.openxmlformats.org/officeDocument/2006/relationships/hyperlink" Target="http://commons.wikimedia.org/wiki/File:Villistas-columbus.gif" TargetMode="External"/><Relationship Id="rId31" Type="http://schemas.openxmlformats.org/officeDocument/2006/relationships/image" Target="media/image13.jpeg"/><Relationship Id="rId44" Type="http://schemas.openxmlformats.org/officeDocument/2006/relationships/hyperlink" Target="http://commons.wikimedia.org/wiki/File:PhotochemicalSmogMexicoCityAerialView.jpg?uselang=e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aulaplaneta.planetasaber.com/encyclopedia/default.asp?idpack=3&amp;idpil=9144009&amp;ruta=aulaplaneta&amp;DATA=B1cI%2bNOdffTsLsV8MtsmVzfqpXb%2b3YLTbbj%2btkCHHwY%3d" TargetMode="External"/><Relationship Id="rId22" Type="http://schemas.openxmlformats.org/officeDocument/2006/relationships/hyperlink" Target="http://commons.wikimedia.org/wiki/File:General_L%C3%A1zaro_C%C3%A1rdenas_del_R%C3%ADo.jpg" TargetMode="External"/><Relationship Id="rId27" Type="http://schemas.openxmlformats.org/officeDocument/2006/relationships/hyperlink" Target="http://commons.wikimedia.org/wiki/File:Calicheros.JPG" TargetMode="External"/><Relationship Id="rId30" Type="http://schemas.openxmlformats.org/officeDocument/2006/relationships/hyperlink" Target="http://commons.wikimedia.org/wiki/File:JCM_1929.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hyperlink" Target="http://recursostic.educacion.es/kairos/web/ensenanzas/eso/moderna/luces_00.html" TargetMode="External"/><Relationship Id="rId8" Type="http://schemas.openxmlformats.org/officeDocument/2006/relationships/hyperlink" Target="http://aulaplaneta.planetasaber.com/encyclopedia/default.asp?idpack=9&amp;idpil=0008TG01&amp;ruta=aulaplaneta&amp;DATA=liXdw0UWeeMehPpUzks61DfqpXb%2b3YLTbbj%2btkCHHwY%3d" TargetMode="Externa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499</TotalTime>
  <Pages>34</Pages>
  <Words>8999</Words>
  <Characters>49497</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77</cp:revision>
  <dcterms:created xsi:type="dcterms:W3CDTF">2015-04-05T14:15:00Z</dcterms:created>
  <dcterms:modified xsi:type="dcterms:W3CDTF">2015-04-07T01:56:00Z</dcterms:modified>
</cp:coreProperties>
</file>