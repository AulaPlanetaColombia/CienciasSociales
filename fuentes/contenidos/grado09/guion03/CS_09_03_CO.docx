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EF5A8F">
            <w:pPr>
              <w:pStyle w:val="Encabezado"/>
              <w:ind w:right="360"/>
              <w:rPr>
                <w:color w:val="000000" w:themeColor="text1"/>
              </w:rPr>
            </w:pPr>
            <w:r w:rsidRPr="006F562D">
              <w:rPr>
                <w:b/>
                <w:color w:val="000000" w:themeColor="text1"/>
              </w:rPr>
              <w:t>América Latina en la primera mitad del siglo XX</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proofErr w:type="spellStart"/>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proofErr w:type="spellEnd"/>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w:t>
      </w:r>
      <w:proofErr w:type="spellStart"/>
      <w:r w:rsidRPr="006F562D">
        <w:rPr>
          <w:rFonts w:ascii="Times New Roman" w:eastAsia="Times New Roman" w:hAnsi="Times New Roman" w:cs="Times New Roman"/>
          <w:color w:val="000000" w:themeColor="text1"/>
          <w:sz w:val="24"/>
          <w:szCs w:val="24"/>
          <w:lang w:eastAsia="es-CO"/>
        </w:rPr>
        <w:t>porfiriato</w:t>
      </w:r>
      <w:proofErr w:type="spellEnd"/>
      <w:r w:rsidRPr="006F562D">
        <w:rPr>
          <w:rFonts w:ascii="Times New Roman" w:eastAsia="Times New Roman" w:hAnsi="Times New Roman" w:cs="Times New Roman"/>
          <w:color w:val="000000" w:themeColor="text1"/>
          <w:sz w:val="24"/>
          <w:szCs w:val="24"/>
          <w:lang w:eastAsia="es-CO"/>
        </w:rPr>
        <w:t xml:space="preserve">,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 xml:space="preserve">Código </w:t>
            </w:r>
            <w:proofErr w:type="spellStart"/>
            <w:r w:rsidRPr="006F562D">
              <w:rPr>
                <w:rFonts w:ascii="Times New Roman" w:hAnsi="Times New Roman" w:cs="Times New Roman"/>
                <w:b/>
                <w:color w:val="000000" w:themeColor="text1"/>
                <w:sz w:val="24"/>
                <w:szCs w:val="24"/>
              </w:rPr>
              <w:t>Shutterstock</w:t>
            </w:r>
            <w:proofErr w:type="spellEnd"/>
            <w:r w:rsidRPr="006F562D">
              <w:rPr>
                <w:rFonts w:ascii="Times New Roman" w:hAnsi="Times New Roman" w:cs="Times New Roman"/>
                <w:b/>
                <w:color w:val="000000" w:themeColor="text1"/>
                <w:sz w:val="24"/>
                <w:szCs w:val="24"/>
              </w:rPr>
              <w:t xml:space="preserve"> (o URL o la ruta en </w:t>
            </w:r>
            <w:proofErr w:type="spellStart"/>
            <w:r w:rsidRPr="006F562D">
              <w:rPr>
                <w:rFonts w:ascii="Times New Roman" w:hAnsi="Times New Roman" w:cs="Times New Roman"/>
                <w:b/>
                <w:color w:val="000000" w:themeColor="text1"/>
                <w:sz w:val="24"/>
                <w:szCs w:val="24"/>
              </w:rPr>
              <w:t>AulaPlaneta</w:t>
            </w:r>
            <w:proofErr w:type="spellEnd"/>
            <w:r w:rsidRPr="006F562D">
              <w:rPr>
                <w:rFonts w:ascii="Times New Roman" w:hAnsi="Times New Roman" w:cs="Times New Roman"/>
                <w:b/>
                <w:color w:val="000000" w:themeColor="text1"/>
                <w:sz w:val="24"/>
                <w:szCs w:val="24"/>
              </w:rPr>
              <w:t>)</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8744C2"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6CABEC7E" wp14:editId="1A9C94B0">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w:t>
            </w:r>
            <w:proofErr w:type="spellStart"/>
            <w:r w:rsidRPr="006F562D">
              <w:rPr>
                <w:rFonts w:ascii="Times New Roman" w:hAnsi="Times New Roman" w:cs="Times New Roman"/>
                <w:color w:val="000000" w:themeColor="text1"/>
                <w:sz w:val="24"/>
                <w:szCs w:val="24"/>
              </w:rPr>
              <w:t>Cusachs</w:t>
            </w:r>
            <w:proofErr w:type="spellEnd"/>
            <w:r w:rsidRPr="006F562D">
              <w:rPr>
                <w:rFonts w:ascii="Times New Roman" w:hAnsi="Times New Roman" w:cs="Times New Roman"/>
                <w:color w:val="000000" w:themeColor="text1"/>
                <w:sz w:val="24"/>
                <w:szCs w:val="24"/>
              </w:rPr>
              <w:t xml:space="preserve">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w:t>
      </w:r>
      <w:proofErr w:type="spellStart"/>
      <w:r w:rsidRPr="006F562D">
        <w:rPr>
          <w:rFonts w:ascii="Times New Roman" w:eastAsia="Times New Roman" w:hAnsi="Times New Roman" w:cs="Times New Roman"/>
          <w:color w:val="000000" w:themeColor="text1"/>
          <w:sz w:val="24"/>
          <w:szCs w:val="24"/>
          <w:lang w:eastAsia="es-CO"/>
        </w:rPr>
        <w:t>textileras</w:t>
      </w:r>
      <w:proofErr w:type="spellEnd"/>
      <w:r w:rsidRPr="006F562D">
        <w:rPr>
          <w:rFonts w:ascii="Times New Roman" w:eastAsia="Times New Roman" w:hAnsi="Times New Roman" w:cs="Times New Roman"/>
          <w:color w:val="000000" w:themeColor="text1"/>
          <w:sz w:val="24"/>
          <w:szCs w:val="24"/>
          <w:lang w:eastAsia="es-CO"/>
        </w:rPr>
        <w:t xml:space="preserve">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EF0FC2" w:rsidRPr="00AE145F" w:rsidRDefault="00EF0FC2"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AE145F">
              <w:rPr>
                <w:rFonts w:ascii="Times New Roman" w:hAnsi="Times New Roman" w:cs="Times New Roman"/>
                <w:sz w:val="24"/>
                <w:szCs w:val="24"/>
                <w:lang w:val="en"/>
              </w:rPr>
              <w:t>File:San Luis-terv.JPG</w:t>
            </w:r>
          </w:p>
          <w:p w:rsidR="00EF0FC2" w:rsidRDefault="008744C2"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0AC2330E" wp14:editId="572D5403">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ins w:id="1" w:author="ANA MARIA LARA" w:date="2015-04-05T09:45:00Z">
        <w:r w:rsidR="00B579B8" w:rsidRPr="006F562D">
          <w:rPr>
            <w:rFonts w:ascii="Times New Roman" w:eastAsia="Times New Roman" w:hAnsi="Times New Roman" w:cs="Times New Roman"/>
            <w:color w:val="000000" w:themeColor="text1"/>
            <w:sz w:val="24"/>
            <w:szCs w:val="24"/>
            <w:lang w:eastAsia="es-CO"/>
          </w:rPr>
          <w:t xml:space="preserve"> </w:t>
        </w:r>
      </w:ins>
      <w:r w:rsidR="00B579B8" w:rsidRPr="006F562D">
        <w:rPr>
          <w:rFonts w:ascii="Times New Roman" w:eastAsia="Times New Roman" w:hAnsi="Times New Roman" w:cs="Times New Roman"/>
          <w:color w:val="000000" w:themeColor="text1"/>
          <w:sz w:val="24"/>
          <w:szCs w:val="24"/>
          <w:lang w:eastAsia="es-CO"/>
        </w:rPr>
        <w:t xml:space="preserve">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B43A6A" w:rsidRDefault="00B70C0F"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B43A6A">
              <w:rPr>
                <w:rFonts w:ascii="Times New Roman" w:hAnsi="Times New Roman" w:cs="Times New Roman"/>
                <w:sz w:val="24"/>
                <w:szCs w:val="24"/>
                <w:lang w:val="en"/>
              </w:rPr>
              <w:t>File:Pancho Villa bandolier crop.jpg</w:t>
            </w:r>
          </w:p>
          <w:p w:rsidR="00B70C0F" w:rsidRDefault="008744C2"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12AEE0F" wp14:editId="06FB6A47">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Default="00B70C0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07EDC548" wp14:editId="47B61873">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3M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6F706D" w:rsidRDefault="00B70C0F" w:rsidP="00B838B2">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6F706D">
              <w:rPr>
                <w:rFonts w:ascii="Times New Roman" w:hAnsi="Times New Roman" w:cs="Times New Roman"/>
                <w:color w:val="000000"/>
                <w:sz w:val="24"/>
                <w:szCs w:val="24"/>
                <w:lang w:val="en"/>
              </w:rPr>
              <w:t>File:Francisco I Madero.jpg</w:t>
            </w:r>
          </w:p>
          <w:p w:rsidR="00B70C0F" w:rsidRDefault="008744C2"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17DCF42D" wp14:editId="12901E25">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BF18A8" w:rsidRDefault="00BF18A8" w:rsidP="001D36AC">
            <w:pPr>
              <w:spacing w:line="285" w:lineRule="atLeast"/>
              <w:jc w:val="both"/>
              <w:rPr>
                <w:rFonts w:ascii="Times New Roman" w:hAnsi="Times New Roman" w:cs="Times New Roman"/>
                <w:color w:val="000000" w:themeColor="text1"/>
                <w:sz w:val="24"/>
                <w:szCs w:val="24"/>
              </w:rPr>
            </w:pPr>
            <w:r w:rsidRPr="00BF18A8">
              <w:rPr>
                <w:rFonts w:ascii="Times New Roman" w:hAnsi="Times New Roman" w:cs="Times New Roman"/>
                <w:sz w:val="24"/>
                <w:szCs w:val="24"/>
                <w:lang w:val="es-ES_tradnl"/>
              </w:rPr>
              <w:t xml:space="preserve"> </w:t>
            </w: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ins w:id="3" w:author="RAUL MAZO" w:date="2015-04-04T10:32:00Z">
        <w:r w:rsidR="008A589C" w:rsidRPr="006F562D">
          <w:rPr>
            <w:rFonts w:ascii="Times New Roman" w:eastAsia="Times New Roman" w:hAnsi="Times New Roman" w:cs="Times New Roman"/>
            <w:color w:val="000000" w:themeColor="text1"/>
            <w:sz w:val="24"/>
            <w:szCs w:val="24"/>
            <w:lang w:eastAsia="es-CO"/>
          </w:rPr>
          <w:t>,</w:t>
        </w:r>
      </w:ins>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8725F" w:rsidRDefault="0048725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986CAFF" wp14:editId="43269BFC">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1.2.5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Pr="004D4EE1"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File:Villistas-columbus.gif</w:t>
            </w:r>
          </w:p>
          <w:p w:rsidR="004518E8" w:rsidRPr="004D4EE1" w:rsidRDefault="008744C2"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1B8AEA74" wp14:editId="3B512BFF">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del w:id="4" w:author="ANA MARIA LARA" w:date="2015-04-05T10:29:00Z">
              <w:r w:rsidRPr="006F562D" w:rsidDel="00F85D97">
                <w:rPr>
                  <w:color w:val="000000" w:themeColor="text1"/>
                  <w:lang w:val="es-ES"/>
                </w:rPr>
                <w:delText xml:space="preserve"> </w:delText>
              </w:r>
            </w:del>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w:t>
      </w:r>
      <w:del w:id="5" w:author="RAUL MAZO" w:date="2015-04-01T10:11:00Z">
        <w:r w:rsidRPr="006F562D" w:rsidDel="00B51793">
          <w:rPr>
            <w:rFonts w:ascii="Times New Roman" w:eastAsia="Times New Roman" w:hAnsi="Times New Roman" w:cs="Times New Roman"/>
            <w:color w:val="000000" w:themeColor="text1"/>
            <w:sz w:val="24"/>
            <w:szCs w:val="24"/>
            <w:lang w:eastAsia="es-CO"/>
          </w:rPr>
          <w:delText xml:space="preserve"> </w:delText>
        </w:r>
      </w:del>
      <w:r w:rsidRPr="006F562D">
        <w:rPr>
          <w:rFonts w:ascii="Times New Roman" w:eastAsia="Times New Roman" w:hAnsi="Times New Roman" w:cs="Times New Roman"/>
          <w:color w:val="000000" w:themeColor="text1"/>
          <w:sz w:val="24"/>
          <w:szCs w:val="24"/>
          <w:lang w:eastAsia="es-CO"/>
        </w:rPr>
        <w:t xml:space="preserve">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6" w:name="IDAWYD2F"/>
      <w:bookmarkEnd w:id="6"/>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1.2.6 </w:t>
      </w:r>
      <w:r w:rsidRPr="006F562D">
        <w:rPr>
          <w:rFonts w:ascii="Times New Roman" w:eastAsia="Times New Roman" w:hAnsi="Times New Roman" w:cs="Times New Roman"/>
          <w:b/>
          <w:color w:val="000000" w:themeColor="text1"/>
          <w:sz w:val="24"/>
          <w:szCs w:val="24"/>
          <w:lang w:eastAsia="es-CO"/>
        </w:rPr>
        <w:t>Guerra entre líderes</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9C4E3A">
              <w:rPr>
                <w:rFonts w:ascii="Times New Roman" w:hAnsi="Times New Roman" w:cs="Times New Roman"/>
                <w:color w:val="000000"/>
                <w:sz w:val="24"/>
                <w:szCs w:val="24"/>
                <w:lang w:val="es-CO"/>
              </w:rPr>
              <w:t xml:space="preserve">File:Portada Interior Original de la </w:t>
            </w:r>
            <w:proofErr w:type="spellStart"/>
            <w:r w:rsidRPr="009C4E3A">
              <w:rPr>
                <w:rFonts w:ascii="Times New Roman" w:hAnsi="Times New Roman" w:cs="Times New Roman"/>
                <w:color w:val="000000"/>
                <w:sz w:val="24"/>
                <w:szCs w:val="24"/>
                <w:lang w:val="es-CO"/>
              </w:rPr>
              <w:t>Constitucion</w:t>
            </w:r>
            <w:proofErr w:type="spellEnd"/>
            <w:r w:rsidRPr="009C4E3A">
              <w:rPr>
                <w:rFonts w:ascii="Times New Roman" w:hAnsi="Times New Roman" w:cs="Times New Roman"/>
                <w:color w:val="000000"/>
                <w:sz w:val="24"/>
                <w:szCs w:val="24"/>
                <w:lang w:val="es-CO"/>
              </w:rPr>
              <w:t xml:space="preserve">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7207C40A" wp14:editId="2EF8A18E">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454CE">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454CE">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7" w:name="IDAK4D2F"/>
      <w:bookmarkStart w:id="8" w:name="IDA15D2F"/>
      <w:bookmarkEnd w:id="7"/>
      <w:bookmarkEnd w:id="8"/>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FC3632" w:rsidRPr="006F562D">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w:t>
      </w:r>
      <w:r w:rsidR="001A2CF2" w:rsidRPr="006F562D">
        <w:rPr>
          <w:rFonts w:ascii="Times New Roman" w:eastAsia="Times New Roman" w:hAnsi="Times New Roman" w:cs="Times New Roman"/>
          <w:color w:val="000000" w:themeColor="text1"/>
          <w:sz w:val="24"/>
          <w:szCs w:val="24"/>
          <w:lang w:eastAsia="es-CO"/>
        </w:rPr>
        <w:lastRenderedPageBreak/>
        <w:t xml:space="preserve">tierra y el restablecimiento de las antiguas </w:t>
      </w:r>
      <w:r w:rsidR="001A2CF2" w:rsidRPr="006F562D">
        <w:rPr>
          <w:rFonts w:ascii="Times New Roman" w:eastAsia="Times New Roman" w:hAnsi="Times New Roman" w:cs="Times New Roman"/>
          <w:b/>
          <w:color w:val="000000" w:themeColor="text1"/>
          <w:sz w:val="24"/>
          <w:szCs w:val="24"/>
          <w:lang w:eastAsia="es-CO"/>
          <w:rPrChange w:id="9" w:author="ANA MARIA LARA" w:date="2015-04-05T10:10:00Z">
            <w:rPr>
              <w:rFonts w:ascii="Times New Roman" w:eastAsia="Times New Roman" w:hAnsi="Times New Roman" w:cs="Times New Roman"/>
              <w:color w:val="000000" w:themeColor="text1"/>
              <w:sz w:val="24"/>
              <w:szCs w:val="24"/>
              <w:lang w:eastAsia="es-CO"/>
            </w:rPr>
          </w:rPrChange>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10" w:name="IDAIHE2F"/>
      <w:bookmarkEnd w:id="10"/>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4774FD" w:rsidRPr="006F562D">
        <w:rPr>
          <w:rFonts w:ascii="Times New Roman" w:hAnsi="Times New Roman" w:cs="Times New Roman"/>
          <w:b/>
          <w:color w:val="000000" w:themeColor="text1"/>
          <w:sz w:val="24"/>
          <w:szCs w:val="24"/>
        </w:rPr>
        <w:t xml:space="preserve">8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11" w:name="IDAROE2F"/>
      <w:bookmarkEnd w:id="11"/>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1E37E4" w:rsidRDefault="00B838B2"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1E37E4">
              <w:rPr>
                <w:rFonts w:ascii="Times New Roman" w:hAnsi="Times New Roman" w:cs="Times New Roman"/>
                <w:color w:val="000000"/>
                <w:sz w:val="24"/>
                <w:szCs w:val="24"/>
                <w:lang w:val="es-CO"/>
              </w:rPr>
              <w:t xml:space="preserve"> File:General Lázaro Cárdenas del Río.jpg</w:t>
            </w:r>
          </w:p>
          <w:p w:rsidR="00B838B2" w:rsidRDefault="008744C2"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5E1B1A7C" wp14:editId="50D3E77B">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12" w:name="IDA5VE2F"/>
      <w:bookmarkEnd w:id="12"/>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 xml:space="preserve">David </w:t>
      </w:r>
      <w:proofErr w:type="spellStart"/>
      <w:r w:rsidR="008765C3" w:rsidRPr="006F562D">
        <w:rPr>
          <w:rFonts w:ascii="Times New Roman" w:eastAsia="Times New Roman" w:hAnsi="Times New Roman" w:cs="Times New Roman"/>
          <w:color w:val="000000" w:themeColor="text1"/>
          <w:sz w:val="24"/>
          <w:szCs w:val="24"/>
          <w:lang w:eastAsia="es-CO"/>
        </w:rPr>
        <w:t>Alfaro</w:t>
      </w:r>
      <w:r w:rsidR="001A2CF2" w:rsidRPr="006F562D">
        <w:rPr>
          <w:rFonts w:ascii="Times New Roman" w:eastAsia="Times New Roman" w:hAnsi="Times New Roman" w:cs="Times New Roman"/>
          <w:color w:val="000000" w:themeColor="text1"/>
          <w:sz w:val="24"/>
          <w:szCs w:val="24"/>
          <w:lang w:eastAsia="es-CO"/>
        </w:rPr>
        <w:t>Siqueiros</w:t>
      </w:r>
      <w:proofErr w:type="spellEnd"/>
      <w:r w:rsidR="001A2CF2" w:rsidRPr="006F562D">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8744C2"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40614985" wp14:editId="6F4E462F">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13" w:name="IDA2OCGF"/>
            <w:bookmarkEnd w:id="13"/>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ins w:id="14" w:author="ANA MARIA LARA" w:date="2015-04-05T11:52:00Z"/>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15" w:name="IDAFRCGF"/>
            <w:bookmarkEnd w:id="15"/>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ins w:id="16" w:author="ANA MARIA LARA" w:date="2015-04-05T10:16:00Z"/>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8744C2"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13001B4C" wp14:editId="0624014A">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 xml:space="preserve">Durante los Estados Oligárquicos, en los que empresas extranjeras </w:t>
            </w:r>
            <w:r w:rsidRPr="002D4C9E">
              <w:rPr>
                <w:rFonts w:ascii="Times New Roman" w:hAnsi="Times New Roman" w:cs="Times New Roman"/>
                <w:bCs/>
                <w:sz w:val="24"/>
                <w:szCs w:val="24"/>
                <w:lang w:val="es-CO" w:eastAsia="es-CO"/>
              </w:rPr>
              <w:lastRenderedPageBreak/>
              <w:t>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454CE">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454CE">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454CE">
        <w:tc>
          <w:tcPr>
            <w:tcW w:w="9054" w:type="dxa"/>
            <w:shd w:val="clear" w:color="auto" w:fill="000000" w:themeFill="text1"/>
          </w:tcPr>
          <w:p w:rsidR="00C770A5" w:rsidRPr="00F638CE" w:rsidRDefault="00C770A5" w:rsidP="003454C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6F4338">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454CE">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E171FF">
        <w:tc>
          <w:tcPr>
            <w:tcW w:w="9054" w:type="dxa"/>
            <w:gridSpan w:val="2"/>
            <w:shd w:val="clear" w:color="auto" w:fill="0D0D0D" w:themeFill="text1" w:themeFillTint="F2"/>
          </w:tcPr>
          <w:p w:rsidR="00206F1C" w:rsidRPr="00FC750D" w:rsidRDefault="00206F1C"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E171FF">
        <w:tc>
          <w:tcPr>
            <w:tcW w:w="1668" w:type="dxa"/>
          </w:tcPr>
          <w:p w:rsidR="00206F1C" w:rsidRPr="00FC750D" w:rsidRDefault="00206F1C"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E171FF">
        <w:tc>
          <w:tcPr>
            <w:tcW w:w="1668" w:type="dxa"/>
          </w:tcPr>
          <w:p w:rsidR="00206F1C" w:rsidRPr="00FC750D" w:rsidRDefault="00206F1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206F1C" w:rsidP="00E171FF">
            <w:pPr>
              <w:rPr>
                <w:rFonts w:ascii="Times New Roman" w:hAnsi="Times New Roman" w:cs="Times New Roman"/>
                <w:color w:val="000000"/>
                <w:sz w:val="24"/>
                <w:szCs w:val="24"/>
              </w:rPr>
            </w:pPr>
            <w:r w:rsidRPr="00C67645">
              <w:rPr>
                <w:rFonts w:ascii="Times New Roman" w:hAnsi="Times New Roman" w:cs="Times New Roman"/>
                <w:color w:val="000000"/>
                <w:sz w:val="24"/>
                <w:szCs w:val="24"/>
                <w:lang w:val="es-CO"/>
              </w:rPr>
              <w:t>Líderes de la huelga de trabajadores, en las plantaciones bananeras:</w:t>
            </w:r>
            <w:r w:rsidRPr="00551B30">
              <w:rPr>
                <w:rFonts w:ascii="Times New Roman" w:hAnsi="Times New Roman" w:cs="Times New Roman"/>
                <w:color w:val="000000"/>
                <w:sz w:val="24"/>
                <w:szCs w:val="24"/>
                <w:lang w:val="es-CO"/>
              </w:rPr>
              <w:t xml:space="preserve"> Pedro M. del Río, Bernardino Guerrero, Raúl Eduardo Mahecha, Nicanor Serrano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Erasmo Coronel. Guerrero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Coronel </w:t>
            </w:r>
            <w:r>
              <w:rPr>
                <w:rFonts w:ascii="Times New Roman" w:hAnsi="Times New Roman" w:cs="Times New Roman"/>
                <w:color w:val="000000"/>
                <w:sz w:val="24"/>
                <w:szCs w:val="24"/>
                <w:lang w:val="es-CO"/>
              </w:rPr>
              <w:t>murieron en la Masacre de las Bananeras, el 12 de noviembre de 1928.</w:t>
            </w:r>
          </w:p>
        </w:tc>
      </w:tr>
      <w:tr w:rsidR="00206F1C" w:rsidRPr="006F706D" w:rsidTr="00E171FF">
        <w:tc>
          <w:tcPr>
            <w:tcW w:w="1668" w:type="dxa"/>
          </w:tcPr>
          <w:p w:rsidR="00206F1C" w:rsidRPr="00FC750D" w:rsidRDefault="00206F1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E171F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E171F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Default="00206F1C" w:rsidP="00E171FF">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7DC75727" wp14:editId="63676BA7">
                  <wp:extent cx="1777262" cy="895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erbananamassacred.png"/>
                          <pic:cNvPicPr/>
                        </pic:nvPicPr>
                        <pic:blipFill>
                          <a:blip r:embed="rId29">
                            <a:extLst>
                              <a:ext uri="{28A0092B-C50C-407E-A947-70E740481C1C}">
                                <a14:useLocalDpi xmlns:a14="http://schemas.microsoft.com/office/drawing/2010/main" val="0"/>
                              </a:ext>
                            </a:extLst>
                          </a:blip>
                          <a:stretch>
                            <a:fillRect/>
                          </a:stretch>
                        </pic:blipFill>
                        <pic:spPr>
                          <a:xfrm>
                            <a:off x="0" y="0"/>
                            <a:ext cx="1778281" cy="895864"/>
                          </a:xfrm>
                          <a:prstGeom prst="rect">
                            <a:avLst/>
                          </a:prstGeom>
                        </pic:spPr>
                      </pic:pic>
                    </a:graphicData>
                  </a:graphic>
                </wp:inline>
              </w:drawing>
            </w:r>
          </w:p>
          <w:p w:rsidR="00206F1C" w:rsidRDefault="00206F1C" w:rsidP="00E171FF">
            <w:pPr>
              <w:rPr>
                <w:rFonts w:ascii="Times New Roman" w:hAnsi="Times New Roman" w:cs="Times New Roman"/>
                <w:color w:val="000000"/>
                <w:sz w:val="24"/>
                <w:szCs w:val="24"/>
                <w:lang w:val="es-CO"/>
              </w:rPr>
            </w:pPr>
          </w:p>
          <w:p w:rsidR="00206F1C" w:rsidRPr="00E90C46" w:rsidRDefault="00206F1C" w:rsidP="00E171FF">
            <w:pPr>
              <w:rPr>
                <w:rFonts w:ascii="Times New Roman" w:hAnsi="Times New Roman" w:cs="Times New Roman"/>
                <w:color w:val="000000"/>
                <w:sz w:val="24"/>
                <w:szCs w:val="24"/>
                <w:lang w:val="es-CO"/>
              </w:rPr>
            </w:pPr>
          </w:p>
        </w:tc>
      </w:tr>
      <w:tr w:rsidR="00206F1C" w:rsidRPr="00FC750D" w:rsidTr="00E171FF">
        <w:tc>
          <w:tcPr>
            <w:tcW w:w="1668" w:type="dxa"/>
          </w:tcPr>
          <w:p w:rsidR="00206F1C" w:rsidRPr="00FC750D" w:rsidRDefault="00206F1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E171FF">
            <w:pPr>
              <w:jc w:val="both"/>
              <w:rPr>
                <w:rFonts w:ascii="Times New Roman" w:hAnsi="Times New Roman" w:cs="Times New Roman"/>
                <w:bCs/>
                <w:sz w:val="24"/>
                <w:szCs w:val="24"/>
                <w:lang w:eastAsia="es-CO"/>
              </w:rPr>
            </w:pPr>
            <w:r w:rsidRPr="00C67645">
              <w:rPr>
                <w:rFonts w:ascii="Times New Roman" w:hAnsi="Times New Roman" w:cs="Times New Roman"/>
                <w:color w:val="000000"/>
                <w:sz w:val="24"/>
                <w:szCs w:val="24"/>
                <w:lang w:val="es-CO"/>
              </w:rPr>
              <w:t>Líderes de la huelga de trabajadores, en las plantaciones bananeras</w:t>
            </w:r>
            <w:r>
              <w:rPr>
                <w:rFonts w:ascii="Times New Roman" w:hAnsi="Times New Roman" w:cs="Times New Roman"/>
                <w:color w:val="000000"/>
                <w:sz w:val="24"/>
                <w:szCs w:val="24"/>
                <w:lang w:val="es-CO"/>
              </w:rPr>
              <w:t xml:space="preserve">. </w:t>
            </w: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7A2BED" w:rsidRPr="006F562D" w:rsidRDefault="007A2BED"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IMAGEN LAS bananeras</w:t>
      </w: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 xml:space="preserve">epercusión a nivel continental y alimentó </w:t>
      </w:r>
      <w:del w:id="17" w:author="RAUL MAZO" w:date="2015-04-01T10:26:00Z">
        <w:r w:rsidR="000C4F91" w:rsidRPr="006F562D" w:rsidDel="000C69CC">
          <w:rPr>
            <w:rFonts w:ascii="Times New Roman" w:hAnsi="Times New Roman" w:cs="Times New Roman"/>
            <w:color w:val="000000" w:themeColor="text1"/>
            <w:sz w:val="24"/>
            <w:szCs w:val="24"/>
          </w:rPr>
          <w:delText xml:space="preserve"> </w:delText>
        </w:r>
      </w:del>
      <w:r w:rsidR="000C4F91" w:rsidRPr="006F562D">
        <w:rPr>
          <w:rFonts w:ascii="Times New Roman" w:hAnsi="Times New Roman" w:cs="Times New Roman"/>
          <w:color w:val="000000" w:themeColor="text1"/>
          <w:sz w:val="24"/>
          <w:szCs w:val="24"/>
        </w:rPr>
        <w:t>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E171FF">
        <w:tc>
          <w:tcPr>
            <w:tcW w:w="9054" w:type="dxa"/>
            <w:gridSpan w:val="2"/>
            <w:shd w:val="clear" w:color="auto" w:fill="0D0D0D" w:themeFill="text1" w:themeFillTint="F2"/>
          </w:tcPr>
          <w:p w:rsidR="005A2923" w:rsidRPr="00FC750D" w:rsidRDefault="005A2923"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5A2923" w:rsidRPr="00FC750D" w:rsidTr="00E171FF">
        <w:tc>
          <w:tcPr>
            <w:tcW w:w="1668" w:type="dxa"/>
          </w:tcPr>
          <w:p w:rsidR="005A2923" w:rsidRPr="00FC750D" w:rsidRDefault="005A2923"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E171FF">
        <w:tc>
          <w:tcPr>
            <w:tcW w:w="1668" w:type="dxa"/>
          </w:tcPr>
          <w:p w:rsidR="005A2923" w:rsidRPr="00FC750D" w:rsidRDefault="005A2923"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E171F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E171FF">
        <w:tc>
          <w:tcPr>
            <w:tcW w:w="1668" w:type="dxa"/>
          </w:tcPr>
          <w:p w:rsidR="005A2923" w:rsidRPr="00FC750D" w:rsidRDefault="005A2923"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8744C2" w:rsidP="00E171F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BEDC50A" wp14:editId="7BACE3BA">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E171FF">
        <w:tc>
          <w:tcPr>
            <w:tcW w:w="1668" w:type="dxa"/>
          </w:tcPr>
          <w:p w:rsidR="005A2923" w:rsidRPr="00FC750D" w:rsidRDefault="005A2923"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5A2923" w:rsidRPr="006F562D" w:rsidRDefault="005A2923" w:rsidP="003E5FC2">
      <w:pPr>
        <w:ind w:left="708"/>
        <w:rPr>
          <w:rFonts w:ascii="Times New Roman" w:hAnsi="Times New Roman" w:cs="Times New Roman"/>
          <w:color w:val="000000" w:themeColor="text1"/>
          <w:sz w:val="24"/>
          <w:szCs w:val="24"/>
        </w:rPr>
      </w:pPr>
    </w:p>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8" w:name="3309629"/>
      <w:bookmarkEnd w:id="18"/>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w:t>
            </w:r>
            <w:r w:rsidRPr="005A5526">
              <w:rPr>
                <w:rFonts w:ascii="Times New Roman" w:eastAsia="Times New Roman" w:hAnsi="Times New Roman" w:cs="Times New Roman"/>
                <w:color w:val="000000" w:themeColor="text1"/>
                <w:sz w:val="24"/>
                <w:szCs w:val="24"/>
                <w:lang w:eastAsia="es-CO"/>
              </w:rPr>
              <w:lastRenderedPageBreak/>
              <w:t xml:space="preserve">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454CE">
        <w:tc>
          <w:tcPr>
            <w:tcW w:w="9054" w:type="dxa"/>
            <w:gridSpan w:val="2"/>
            <w:shd w:val="clear" w:color="auto" w:fill="000000" w:themeFill="text1"/>
          </w:tcPr>
          <w:p w:rsidR="005A5526" w:rsidRPr="00F638CE" w:rsidRDefault="005A5526"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454CE">
        <w:tc>
          <w:tcPr>
            <w:tcW w:w="1283" w:type="dxa"/>
          </w:tcPr>
          <w:p w:rsidR="005A5526" w:rsidRPr="00F638CE" w:rsidRDefault="005A5526"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454CE">
        <w:tc>
          <w:tcPr>
            <w:tcW w:w="1283" w:type="dxa"/>
            <w:shd w:val="clear" w:color="auto" w:fill="auto"/>
          </w:tcPr>
          <w:p w:rsidR="005A5526" w:rsidRPr="00F638CE" w:rsidRDefault="005A5526"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9" w:name="3484436"/>
            <w:bookmarkEnd w:id="19"/>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w:t>
            </w:r>
            <w:r w:rsidRPr="005A5526">
              <w:rPr>
                <w:rFonts w:ascii="Times New Roman" w:eastAsia="Times New Roman" w:hAnsi="Times New Roman" w:cs="Times New Roman"/>
                <w:color w:val="000000" w:themeColor="text1"/>
                <w:sz w:val="24"/>
                <w:szCs w:val="24"/>
                <w:lang w:eastAsia="es-CO"/>
              </w:rPr>
              <w:lastRenderedPageBreak/>
              <w:t>industria, la internacionalización del canal de Panamá (que estaba en manos de Estados Unidos), y la solidaridad con todos los pueblos oprimidos.</w:t>
            </w:r>
          </w:p>
          <w:p w:rsidR="005A5526" w:rsidRPr="00F638CE" w:rsidRDefault="005A5526" w:rsidP="003454CE">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20" w:name="3484433"/>
      <w:bookmarkStart w:id="21" w:name="3484437"/>
      <w:bookmarkEnd w:id="20"/>
      <w:bookmarkEnd w:id="21"/>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Actividad que permite conocer los principios que sustentaron el populismo desde el pensamiento de su principal ideólogo: Víctor </w:t>
            </w:r>
            <w:proofErr w:type="spellStart"/>
            <w:r w:rsidRPr="006F562D">
              <w:rPr>
                <w:rFonts w:ascii="Times New Roman" w:hAnsi="Times New Roman" w:cs="Times New Roman"/>
                <w:sz w:val="24"/>
                <w:szCs w:val="24"/>
                <w:lang w:val="es-ES_tradnl"/>
              </w:rPr>
              <w:t>Raul</w:t>
            </w:r>
            <w:proofErr w:type="spellEnd"/>
            <w:r w:rsidRPr="006F562D">
              <w:rPr>
                <w:rFonts w:ascii="Times New Roman" w:hAnsi="Times New Roman" w:cs="Times New Roman"/>
                <w:sz w:val="24"/>
                <w:szCs w:val="24"/>
                <w:lang w:val="es-ES_tradnl"/>
              </w:rPr>
              <w:t xml:space="preserve">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E171FF">
        <w:tc>
          <w:tcPr>
            <w:tcW w:w="9054" w:type="dxa"/>
            <w:gridSpan w:val="2"/>
            <w:shd w:val="clear" w:color="auto" w:fill="0D0D0D" w:themeFill="text1" w:themeFillTint="F2"/>
          </w:tcPr>
          <w:p w:rsidR="000A6EB7" w:rsidRPr="00FC750D" w:rsidRDefault="000A6EB7"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E171FF">
        <w:tc>
          <w:tcPr>
            <w:tcW w:w="1668" w:type="dxa"/>
          </w:tcPr>
          <w:p w:rsidR="000A6EB7" w:rsidRPr="00FC750D" w:rsidRDefault="000A6EB7"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E171FF">
        <w:tc>
          <w:tcPr>
            <w:tcW w:w="1668" w:type="dxa"/>
          </w:tcPr>
          <w:p w:rsidR="000A6EB7" w:rsidRPr="00FC750D" w:rsidRDefault="000A6EB7"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E171FF">
        <w:tc>
          <w:tcPr>
            <w:tcW w:w="1668" w:type="dxa"/>
          </w:tcPr>
          <w:p w:rsidR="000A6EB7" w:rsidRPr="00FC750D" w:rsidRDefault="000A6EB7"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0A6EB7" w:rsidRPr="008D22B9" w:rsidRDefault="000A6EB7" w:rsidP="00E171F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8D22B9">
              <w:rPr>
                <w:rFonts w:ascii="Times New Roman" w:hAnsi="Times New Roman" w:cs="Times New Roman"/>
                <w:color w:val="000000"/>
                <w:sz w:val="24"/>
                <w:szCs w:val="24"/>
                <w:lang w:val="en"/>
              </w:rPr>
              <w:t>File:Arevalopres.jpg</w:t>
            </w:r>
          </w:p>
          <w:p w:rsidR="000A6EB7" w:rsidRDefault="008744C2" w:rsidP="00E171FF">
            <w:pPr>
              <w:rPr>
                <w:rFonts w:ascii="Times New Roman" w:hAnsi="Times New Roman" w:cs="Times New Roman"/>
                <w:color w:val="000000"/>
                <w:sz w:val="24"/>
                <w:szCs w:val="24"/>
                <w:lang w:val="en-US"/>
              </w:rPr>
            </w:pPr>
            <w:hyperlink r:id="rId32" w:history="1">
              <w:r w:rsidR="000A6EB7" w:rsidRPr="005B4900">
                <w:rPr>
                  <w:rStyle w:val="Hipervnculo"/>
                  <w:rFonts w:ascii="Times New Roman" w:hAnsi="Times New Roman" w:cs="Times New Roman"/>
                  <w:sz w:val="24"/>
                  <w:szCs w:val="24"/>
                  <w:lang w:val="en-US"/>
                </w:rPr>
                <w:t>http://commons.wikimedia.org/wiki/File:Arevalopres.jpg</w:t>
              </w:r>
            </w:hyperlink>
          </w:p>
          <w:p w:rsidR="000A6EB7" w:rsidRPr="008D22B9" w:rsidRDefault="000A6EB7"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1C697047" wp14:editId="140513C9">
                  <wp:extent cx="1308100" cy="1308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1309244" cy="1309244"/>
                          </a:xfrm>
                          <a:prstGeom prst="rect">
                            <a:avLst/>
                          </a:prstGeom>
                        </pic:spPr>
                      </pic:pic>
                    </a:graphicData>
                  </a:graphic>
                </wp:inline>
              </w:drawing>
            </w:r>
          </w:p>
        </w:tc>
      </w:tr>
      <w:tr w:rsidR="000A6EB7" w:rsidRPr="00FC750D" w:rsidTr="00E171FF">
        <w:tc>
          <w:tcPr>
            <w:tcW w:w="1668" w:type="dxa"/>
          </w:tcPr>
          <w:p w:rsidR="000A6EB7" w:rsidRPr="00FC750D" w:rsidRDefault="000A6EB7"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E171FF">
        <w:tc>
          <w:tcPr>
            <w:tcW w:w="9054" w:type="dxa"/>
            <w:gridSpan w:val="2"/>
            <w:shd w:val="clear" w:color="auto" w:fill="0D0D0D" w:themeFill="text1" w:themeFillTint="F2"/>
          </w:tcPr>
          <w:p w:rsidR="00145FAF" w:rsidRPr="00FC750D" w:rsidRDefault="00145FAF"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E171FF">
        <w:tc>
          <w:tcPr>
            <w:tcW w:w="1668" w:type="dxa"/>
          </w:tcPr>
          <w:p w:rsidR="00145FAF" w:rsidRPr="00FC750D" w:rsidRDefault="00145FAF"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E171FF">
        <w:tc>
          <w:tcPr>
            <w:tcW w:w="1668" w:type="dxa"/>
          </w:tcPr>
          <w:p w:rsidR="00145FAF" w:rsidRPr="00FC750D" w:rsidRDefault="00145FAF"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E171F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E171FF">
        <w:tc>
          <w:tcPr>
            <w:tcW w:w="1668" w:type="dxa"/>
          </w:tcPr>
          <w:p w:rsidR="00145FAF" w:rsidRPr="00FC750D" w:rsidRDefault="00145FAF"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w:t>
            </w:r>
            <w:r w:rsidRPr="00FC750D">
              <w:rPr>
                <w:rFonts w:ascii="Times New Roman" w:hAnsi="Times New Roman" w:cs="Times New Roman"/>
                <w:b/>
                <w:color w:val="000000"/>
                <w:sz w:val="24"/>
                <w:szCs w:val="24"/>
              </w:rPr>
              <w:lastRenderedPageBreak/>
              <w:t xml:space="preserve">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lastRenderedPageBreak/>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E171F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w:t>
            </w:r>
            <w:r w:rsidRPr="00DF1A95">
              <w:rPr>
                <w:rFonts w:ascii="Times New Roman" w:hAnsi="Times New Roman" w:cs="Times New Roman"/>
                <w:color w:val="000000"/>
                <w:sz w:val="24"/>
                <w:szCs w:val="24"/>
                <w:lang w:val="es-CO"/>
              </w:rPr>
              <w:lastRenderedPageBreak/>
              <w:t>_Acto_en_Plaza_de_Mayo_-17OCT1951.jpg</w:t>
            </w:r>
          </w:p>
          <w:p w:rsidR="00145FAF" w:rsidRPr="008D22B9" w:rsidRDefault="00145FAF" w:rsidP="00E171F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3DBD4E5C" wp14:editId="2273F53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E171FF">
        <w:tc>
          <w:tcPr>
            <w:tcW w:w="1668" w:type="dxa"/>
          </w:tcPr>
          <w:p w:rsidR="00145FAF" w:rsidRPr="00FC750D" w:rsidRDefault="00145FAF"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xml:space="preserve">, “Evita”, </w:t>
            </w:r>
            <w:del w:id="22" w:author="RAUL MAZO" w:date="2015-04-01T16:33:00Z">
              <w:r w:rsidRPr="00145FAF" w:rsidDel="00C74D2C">
                <w:rPr>
                  <w:rFonts w:ascii="Times New Roman" w:hAnsi="Times New Roman" w:cs="Times New Roman"/>
                  <w:color w:val="000000" w:themeColor="text1"/>
                  <w:sz w:val="24"/>
                  <w:szCs w:val="24"/>
                </w:rPr>
                <w:delText xml:space="preserve"> </w:delText>
              </w:r>
            </w:del>
            <w:r w:rsidRPr="00145FAF">
              <w:rPr>
                <w:rFonts w:ascii="Times New Roman" w:hAnsi="Times New Roman" w:cs="Times New Roman"/>
                <w:color w:val="000000" w:themeColor="text1"/>
                <w:sz w:val="24"/>
                <w:szCs w:val="24"/>
              </w:rPr>
              <w:t>reforzó su popularidad. Evita fue puesta al frente de la Secretaría de Trabajo y se convirtió en la cara más visible del gobierno.</w:t>
            </w:r>
          </w:p>
          <w:p w:rsidR="00145FAF" w:rsidRPr="00353EB4" w:rsidRDefault="00145FAF" w:rsidP="00E171F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3" w:name="INDICE02"/>
      <w:bookmarkEnd w:id="23"/>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24" w:name="INDICE03"/>
      <w:bookmarkEnd w:id="24"/>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 xml:space="preserve">clases media </w:t>
      </w:r>
      <w:r w:rsidRPr="006F562D">
        <w:rPr>
          <w:rFonts w:ascii="Times New Roman" w:eastAsia="Times New Roman" w:hAnsi="Times New Roman" w:cs="Times New Roman"/>
          <w:b/>
          <w:color w:val="000000" w:themeColor="text1"/>
          <w:sz w:val="24"/>
          <w:szCs w:val="24"/>
          <w:lang w:eastAsia="es-CO"/>
        </w:rPr>
        <w:lastRenderedPageBreak/>
        <w:t>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E171FF">
        <w:tc>
          <w:tcPr>
            <w:tcW w:w="9054" w:type="dxa"/>
            <w:gridSpan w:val="2"/>
            <w:shd w:val="clear" w:color="auto" w:fill="0D0D0D" w:themeFill="text1" w:themeFillTint="F2"/>
          </w:tcPr>
          <w:p w:rsidR="00FD0D89" w:rsidRPr="00FC750D" w:rsidRDefault="00FD0D89"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E171FF">
        <w:tc>
          <w:tcPr>
            <w:tcW w:w="1668" w:type="dxa"/>
          </w:tcPr>
          <w:p w:rsidR="00FD0D89" w:rsidRPr="00FC750D" w:rsidRDefault="00FD0D89"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8744C2" w:rsidP="00E171F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E171F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C46CCDC" wp14:editId="332DEBD0">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5" w:name="INDICE04"/>
      <w:bookmarkEnd w:id="25"/>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454CE">
        <w:tc>
          <w:tcPr>
            <w:tcW w:w="9054" w:type="dxa"/>
            <w:gridSpan w:val="2"/>
            <w:shd w:val="clear" w:color="auto" w:fill="000000" w:themeFill="text1"/>
          </w:tcPr>
          <w:p w:rsidR="005862BA" w:rsidRPr="00F638CE" w:rsidRDefault="005862BA"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454CE">
        <w:tc>
          <w:tcPr>
            <w:tcW w:w="1283" w:type="dxa"/>
          </w:tcPr>
          <w:p w:rsidR="005862BA" w:rsidRPr="00F638CE" w:rsidRDefault="005862BA"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454CE">
        <w:tc>
          <w:tcPr>
            <w:tcW w:w="1283" w:type="dxa"/>
            <w:shd w:val="clear" w:color="auto" w:fill="auto"/>
          </w:tcPr>
          <w:p w:rsidR="005862BA" w:rsidRPr="00F638CE" w:rsidRDefault="005862BA"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454CE">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6" w:name="INDICE05"/>
      <w:bookmarkEnd w:id="26"/>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proofErr w:type="gramStart"/>
      <w:r w:rsidRPr="006F562D">
        <w:rPr>
          <w:rFonts w:ascii="Times New Roman" w:eastAsia="Times New Roman" w:hAnsi="Times New Roman" w:cs="Times New Roman"/>
          <w:b/>
          <w:color w:val="000000" w:themeColor="text1"/>
          <w:sz w:val="24"/>
          <w:szCs w:val="24"/>
          <w:lang w:eastAsia="es-CO"/>
        </w:rPr>
        <w:lastRenderedPageBreak/>
        <w:t>consumo</w:t>
      </w:r>
      <w:proofErr w:type="gramEnd"/>
      <w:r w:rsidRPr="006F562D">
        <w:rPr>
          <w:rFonts w:ascii="Times New Roman" w:eastAsia="Times New Roman" w:hAnsi="Times New Roman" w:cs="Times New Roman"/>
          <w:b/>
          <w:color w:val="000000" w:themeColor="text1"/>
          <w:sz w:val="24"/>
          <w:szCs w:val="24"/>
          <w:lang w:eastAsia="es-CO"/>
        </w:rPr>
        <w:t xml:space="preserve">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454CE">
        <w:tc>
          <w:tcPr>
            <w:tcW w:w="9054" w:type="dxa"/>
            <w:shd w:val="clear" w:color="auto" w:fill="000000" w:themeFill="text1"/>
          </w:tcPr>
          <w:p w:rsidR="00C770A5" w:rsidRPr="00F638CE" w:rsidRDefault="00C770A5" w:rsidP="003454C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454CE">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454CE">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27" w:name="INDICE14"/>
      <w:bookmarkEnd w:id="27"/>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1D36AC" w:rsidP="001D36AC">
            <w:pPr>
              <w:rPr>
                <w:rFonts w:ascii="Arial" w:hAnsi="Arial"/>
                <w:sz w:val="18"/>
                <w:szCs w:val="18"/>
                <w:lang w:val="es-ES_tradnl"/>
              </w:rPr>
            </w:pPr>
            <w:r>
              <w:rPr>
                <w:rFonts w:ascii="Arial" w:hAnsi="Arial"/>
                <w:sz w:val="18"/>
                <w:szCs w:val="18"/>
                <w:lang w:val="es-ES_tradnl"/>
              </w:rPr>
              <w:t>Practica: las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xml:space="preserve"> [</w:t>
      </w:r>
      <w:hyperlink r:id="rId39" w:history="1">
        <w:r w:rsidRPr="006F562D">
          <w:rPr>
            <w:rStyle w:val="Hipervnculo"/>
            <w:rFonts w:ascii="Times New Roman" w:hAnsi="Times New Roman" w:cs="Times New Roman"/>
            <w:bCs/>
            <w:sz w:val="24"/>
            <w:szCs w:val="24"/>
          </w:rPr>
          <w:t>VER</w:t>
        </w:r>
      </w:hyperlink>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w:t>
      </w:r>
      <w:r w:rsidRPr="006F562D">
        <w:rPr>
          <w:rFonts w:ascii="Times New Roman" w:hAnsi="Times New Roman" w:cs="Times New Roman"/>
          <w:bCs/>
          <w:color w:val="000000" w:themeColor="text1"/>
          <w:sz w:val="24"/>
          <w:szCs w:val="24"/>
        </w:rPr>
        <w:lastRenderedPageBreak/>
        <w:t xml:space="preserve">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E171FF">
        <w:tc>
          <w:tcPr>
            <w:tcW w:w="9054" w:type="dxa"/>
            <w:gridSpan w:val="2"/>
            <w:shd w:val="clear" w:color="auto" w:fill="0D0D0D" w:themeFill="text1" w:themeFillTint="F2"/>
          </w:tcPr>
          <w:p w:rsidR="00FD0D89" w:rsidRPr="00FC750D" w:rsidRDefault="00FD0D89"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E171FF">
        <w:tc>
          <w:tcPr>
            <w:tcW w:w="1668" w:type="dxa"/>
          </w:tcPr>
          <w:p w:rsidR="00FD0D89" w:rsidRPr="00FC750D" w:rsidRDefault="00FD0D89"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E171F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E171F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15A84DE3" wp14:editId="74C0A9F8">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454CE">
        <w:tc>
          <w:tcPr>
            <w:tcW w:w="9054" w:type="dxa"/>
            <w:gridSpan w:val="2"/>
            <w:shd w:val="clear" w:color="auto" w:fill="000000" w:themeFill="text1"/>
          </w:tcPr>
          <w:p w:rsidR="00D27F05" w:rsidRPr="00F638CE" w:rsidRDefault="00D27F05" w:rsidP="003454C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454CE">
        <w:tc>
          <w:tcPr>
            <w:tcW w:w="1283" w:type="dxa"/>
          </w:tcPr>
          <w:p w:rsidR="00D27F05" w:rsidRPr="00F638CE" w:rsidRDefault="00D27F05" w:rsidP="003454CE">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454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454CE">
        <w:tc>
          <w:tcPr>
            <w:tcW w:w="1283" w:type="dxa"/>
            <w:shd w:val="clear" w:color="auto" w:fill="auto"/>
          </w:tcPr>
          <w:p w:rsidR="00D27F05" w:rsidRPr="00F638CE" w:rsidRDefault="00D27F05" w:rsidP="003454CE">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454CE">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454CE">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 xml:space="preserve">En un contexto de Guerra Fría, las dictaduras militares resultaron útiles para contener el avance de ideas socialistas que pudieran despertar simpatía por la Unión de Repúblicas Socialistas Soviéticas o por cualquier expresión que </w:t>
            </w:r>
            <w:r w:rsidRPr="00D27F05">
              <w:rPr>
                <w:rFonts w:ascii="Times New Roman" w:eastAsia="Times New Roman" w:hAnsi="Times New Roman" w:cs="Times New Roman"/>
                <w:color w:val="000000" w:themeColor="text1"/>
                <w:sz w:val="24"/>
                <w:szCs w:val="24"/>
                <w:lang w:eastAsia="es-CO"/>
              </w:rPr>
              <w:lastRenderedPageBreak/>
              <w:t>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E171FF">
        <w:tc>
          <w:tcPr>
            <w:tcW w:w="9054" w:type="dxa"/>
            <w:gridSpan w:val="2"/>
            <w:shd w:val="clear" w:color="auto" w:fill="0D0D0D" w:themeFill="text1" w:themeFillTint="F2"/>
          </w:tcPr>
          <w:p w:rsidR="00FD0D89" w:rsidRPr="00FC750D" w:rsidRDefault="00FD0D89"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E171FF">
        <w:tc>
          <w:tcPr>
            <w:tcW w:w="1668" w:type="dxa"/>
          </w:tcPr>
          <w:p w:rsidR="00FD0D89" w:rsidRPr="00FC750D" w:rsidRDefault="00FD0D89"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E171F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E171F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7151463" wp14:editId="2EBBF827">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E171FF">
            <w:pPr>
              <w:rPr>
                <w:rFonts w:ascii="Times New Roman" w:hAnsi="Times New Roman" w:cs="Times New Roman"/>
                <w:color w:val="000000"/>
                <w:sz w:val="24"/>
                <w:szCs w:val="24"/>
                <w:lang w:val="fr-FR"/>
              </w:rPr>
            </w:pPr>
          </w:p>
          <w:p w:rsidR="00FD0D89" w:rsidRPr="00BF441E" w:rsidRDefault="00FD0D89" w:rsidP="00E171FF">
            <w:pPr>
              <w:rPr>
                <w:rFonts w:ascii="Times New Roman" w:hAnsi="Times New Roman" w:cs="Times New Roman"/>
                <w:color w:val="000000"/>
                <w:sz w:val="24"/>
                <w:szCs w:val="24"/>
                <w:lang w:val="fr-FR"/>
              </w:rPr>
            </w:pPr>
          </w:p>
        </w:tc>
      </w:tr>
      <w:tr w:rsidR="00FD0D89" w:rsidRPr="009852B6" w:rsidTr="00E171FF">
        <w:tc>
          <w:tcPr>
            <w:tcW w:w="1668" w:type="dxa"/>
          </w:tcPr>
          <w:p w:rsidR="00FD0D89" w:rsidRPr="00FC750D" w:rsidRDefault="00FD0D89"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8" w:name="INDICE08"/>
      <w:bookmarkEnd w:id="28"/>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9" w:name="INDICE09"/>
      <w:bookmarkEnd w:id="29"/>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E171FF">
        <w:tc>
          <w:tcPr>
            <w:tcW w:w="9054" w:type="dxa"/>
            <w:gridSpan w:val="2"/>
            <w:shd w:val="clear" w:color="auto" w:fill="0D0D0D" w:themeFill="text1" w:themeFillTint="F2"/>
          </w:tcPr>
          <w:p w:rsidR="006A73EB" w:rsidRPr="00FC750D" w:rsidRDefault="006A73EB"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E171FF">
        <w:tc>
          <w:tcPr>
            <w:tcW w:w="1668" w:type="dxa"/>
          </w:tcPr>
          <w:p w:rsidR="006A73EB" w:rsidRPr="00FC750D" w:rsidRDefault="006A73EB"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E171FF">
        <w:tc>
          <w:tcPr>
            <w:tcW w:w="1668" w:type="dxa"/>
          </w:tcPr>
          <w:p w:rsidR="006A73EB" w:rsidRPr="00FC750D" w:rsidRDefault="006A73EB"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E171F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E171FF">
        <w:tc>
          <w:tcPr>
            <w:tcW w:w="1668" w:type="dxa"/>
          </w:tcPr>
          <w:p w:rsidR="006A73EB" w:rsidRPr="00FC750D" w:rsidRDefault="006A73EB"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8744C2" w:rsidP="00E171F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E171F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5550D516" wp14:editId="190B7F44">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E171FF">
        <w:tc>
          <w:tcPr>
            <w:tcW w:w="1668" w:type="dxa"/>
          </w:tcPr>
          <w:p w:rsidR="006A73EB" w:rsidRPr="00FC750D" w:rsidRDefault="006A73EB"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4.3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30" w:name="INDICE10"/>
      <w:bookmarkEnd w:id="30"/>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E171FF">
        <w:tc>
          <w:tcPr>
            <w:tcW w:w="9054" w:type="dxa"/>
            <w:gridSpan w:val="2"/>
            <w:shd w:val="clear" w:color="auto" w:fill="0D0D0D" w:themeFill="text1" w:themeFillTint="F2"/>
          </w:tcPr>
          <w:p w:rsidR="007372FC" w:rsidRPr="00FC750D" w:rsidRDefault="007372FC"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E171FF">
        <w:tc>
          <w:tcPr>
            <w:tcW w:w="1668" w:type="dxa"/>
          </w:tcPr>
          <w:p w:rsidR="007372FC" w:rsidRPr="00FC750D" w:rsidRDefault="007372FC"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E171F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E171F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8744C2" w:rsidP="00E171F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7E5C703D" wp14:editId="3B4AC215">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7372FC" w:rsidRPr="004C673C" w:rsidRDefault="007372FC"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Desde 1950, las ciudades latinoamericanos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Pr="006F562D" w:rsidRDefault="004E4589"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 xml:space="preserve">El crecimiento urbano contempla tanto la ampliación del espacio geográfico ocupado por las ciudades como el aumento del número de </w:t>
      </w:r>
      <w:r w:rsidR="008504E9" w:rsidRPr="006F562D">
        <w:rPr>
          <w:rFonts w:ascii="Times New Roman" w:hAnsi="Times New Roman" w:cs="Times New Roman"/>
          <w:color w:val="000000" w:themeColor="text1"/>
          <w:sz w:val="24"/>
          <w:szCs w:val="24"/>
          <w:highlight w:val="yellow"/>
        </w:rPr>
        <w:t>estas</w:t>
      </w:r>
      <w:r w:rsidRPr="006F562D">
        <w:rPr>
          <w:rFonts w:ascii="Times New Roman" w:hAnsi="Times New Roman" w:cs="Times New Roman"/>
          <w:color w:val="000000" w:themeColor="text1"/>
          <w:sz w:val="24"/>
          <w:szCs w:val="24"/>
          <w:highlight w:val="yellow"/>
        </w:rPr>
        <w:t>.</w:t>
      </w: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 xml:space="preserve">Cambio (descripción o </w:t>
            </w:r>
            <w:r w:rsidRPr="00FC750D">
              <w:rPr>
                <w:rFonts w:ascii="Times New Roman" w:hAnsi="Times New Roman" w:cs="Times New Roman"/>
                <w:b/>
                <w:color w:val="000000" w:themeColor="text1"/>
                <w:sz w:val="24"/>
                <w:szCs w:val="24"/>
              </w:rPr>
              <w:lastRenderedPageBreak/>
              <w:t>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lastRenderedPageBreak/>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lastRenderedPageBreak/>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ins w:id="31" w:author="RAUL MAZO" w:date="2015-04-04T12:46:00Z">
        <w:r w:rsidR="00FC522C" w:rsidRPr="006F562D">
          <w:rPr>
            <w:rFonts w:ascii="Times New Roman" w:hAnsi="Times New Roman" w:cs="Times New Roman"/>
            <w:color w:val="000000" w:themeColor="text1"/>
            <w:sz w:val="24"/>
            <w:szCs w:val="24"/>
          </w:rPr>
          <w:t>.</w:t>
        </w:r>
      </w:ins>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E171FF">
        <w:tc>
          <w:tcPr>
            <w:tcW w:w="9054" w:type="dxa"/>
            <w:gridSpan w:val="2"/>
            <w:shd w:val="clear" w:color="auto" w:fill="0D0D0D" w:themeFill="text1" w:themeFillTint="F2"/>
          </w:tcPr>
          <w:p w:rsidR="007372FC" w:rsidRPr="00FC750D" w:rsidRDefault="007372FC" w:rsidP="00E171F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E171FF">
        <w:tc>
          <w:tcPr>
            <w:tcW w:w="1668" w:type="dxa"/>
          </w:tcPr>
          <w:p w:rsidR="007372FC" w:rsidRPr="00FC750D" w:rsidRDefault="007372FC" w:rsidP="00E171F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E171F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E171F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8744C2" w:rsidP="00E171F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E171F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8886E8A" wp14:editId="35058A30">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E171FF">
        <w:tc>
          <w:tcPr>
            <w:tcW w:w="1668" w:type="dxa"/>
          </w:tcPr>
          <w:p w:rsidR="007372FC" w:rsidRPr="00FC750D" w:rsidRDefault="007372FC" w:rsidP="00E171F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E171F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121C1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6626FF" w:rsidP="001D36AC">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B28A1" w:rsidRPr="00F638CE">
              <w:rPr>
                <w:rFonts w:ascii="Times New Roman" w:hAnsi="Times New Roman" w:cs="Times New Roman"/>
                <w:color w:val="000000"/>
                <w:sz w:val="24"/>
                <w:szCs w:val="24"/>
              </w:rPr>
              <w:t xml:space="preserve"> </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6626FF"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Título</w:t>
            </w:r>
          </w:p>
        </w:tc>
        <w:tc>
          <w:tcPr>
            <w:tcW w:w="7386" w:type="dxa"/>
          </w:tcPr>
          <w:p w:rsidR="006626FF" w:rsidRPr="006F562D" w:rsidRDefault="006626FF"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FC750D" w:rsidRDefault="0015672F" w:rsidP="006C5F3C">
            <w:pPr>
              <w:rPr>
                <w:rFonts w:ascii="Times New Roman" w:hAnsi="Times New Roman" w:cs="Times New Roman"/>
                <w:i/>
                <w:color w:val="BFBFBF" w:themeColor="background1" w:themeShade="BF"/>
                <w:sz w:val="24"/>
                <w:szCs w:val="24"/>
              </w:rPr>
            </w:pPr>
            <w:r>
              <w:rPr>
                <w:rFonts w:ascii="Times New Roman" w:hAnsi="Times New Roman" w:cs="Times New Roman"/>
                <w:sz w:val="24"/>
                <w:szCs w:val="24"/>
              </w:rPr>
              <w:t xml:space="preserve"> Museo Evita Perón</w:t>
            </w:r>
          </w:p>
        </w:tc>
        <w:tc>
          <w:tcPr>
            <w:tcW w:w="5118" w:type="dxa"/>
          </w:tcPr>
          <w:p w:rsidR="0015672F"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15672F" w:rsidRDefault="008744C2" w:rsidP="0015672F">
            <w:pPr>
              <w:rPr>
                <w:rFonts w:ascii="Times New Roman" w:hAnsi="Times New Roman" w:cs="Times New Roman"/>
                <w:color w:val="000000" w:themeColor="text1"/>
                <w:sz w:val="24"/>
                <w:szCs w:val="24"/>
              </w:rPr>
            </w:pPr>
            <w:hyperlink r:id="rId48" w:history="1"/>
            <w:r w:rsidR="0015672F" w:rsidRPr="0015672F">
              <w:rPr>
                <w:rStyle w:val="Hipervnculo"/>
                <w:rFonts w:ascii="Times New Roman" w:hAnsi="Times New Roman" w:cs="Times New Roman"/>
                <w:color w:val="000000" w:themeColor="text1"/>
                <w:u w:val="none"/>
              </w:rPr>
              <w:t xml:space="preserve">Instituto Nacional de Derechos Humanos en Chile. </w:t>
            </w:r>
            <w:r w:rsidR="0015672F">
              <w:rPr>
                <w:rStyle w:val="Hipervnculo"/>
                <w:rFonts w:ascii="Times New Roman" w:hAnsi="Times New Roman" w:cs="Times New Roman"/>
                <w:color w:val="000000" w:themeColor="text1"/>
                <w:u w:val="none"/>
              </w:rPr>
              <w:t>Sitio que presenta historia, estadísticas y documentos sobre las violaciones a los derechos humanos durante la dictadura militar en Chile.</w:t>
            </w:r>
          </w:p>
          <w:p w:rsidR="006C5F3C" w:rsidRPr="00FC750D" w:rsidRDefault="006C5F3C" w:rsidP="00B838B2">
            <w:pPr>
              <w:rPr>
                <w:rFonts w:ascii="Times New Roman" w:hAnsi="Times New Roman" w:cs="Times New Roman"/>
                <w:sz w:val="24"/>
                <w:szCs w:val="24"/>
              </w:rPr>
            </w:pPr>
          </w:p>
          <w:p w:rsidR="006C5F3C" w:rsidRPr="00FC750D" w:rsidRDefault="006C5F3C" w:rsidP="00B838B2">
            <w:pPr>
              <w:jc w:val="center"/>
              <w:rPr>
                <w:rFonts w:ascii="Times New Roman" w:hAnsi="Times New Roman" w:cs="Times New Roman"/>
                <w:i/>
                <w:color w:val="BFBFBF" w:themeColor="background1" w:themeShade="BF"/>
                <w:sz w:val="24"/>
                <w:szCs w:val="24"/>
                <w:lang w:val="es-ES_tradnl"/>
              </w:rPr>
            </w:pPr>
          </w:p>
        </w:tc>
        <w:tc>
          <w:tcPr>
            <w:tcW w:w="5118" w:type="dxa"/>
          </w:tcPr>
          <w:p w:rsidR="006C5F3C"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bookmarkStart w:id="32" w:name="_GoBack"/>
      <w:bookmarkEnd w:id="32"/>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4C2" w:rsidRDefault="008744C2" w:rsidP="00331E22">
      <w:pPr>
        <w:spacing w:after="0" w:line="240" w:lineRule="auto"/>
      </w:pPr>
      <w:r>
        <w:separator/>
      </w:r>
    </w:p>
  </w:endnote>
  <w:endnote w:type="continuationSeparator" w:id="0">
    <w:p w:rsidR="008744C2" w:rsidRDefault="008744C2"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4C2" w:rsidRDefault="008744C2" w:rsidP="00331E22">
      <w:pPr>
        <w:spacing w:after="0" w:line="240" w:lineRule="auto"/>
      </w:pPr>
      <w:r>
        <w:separator/>
      </w:r>
    </w:p>
  </w:footnote>
  <w:footnote w:type="continuationSeparator" w:id="0">
    <w:p w:rsidR="008744C2" w:rsidRDefault="008744C2"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8B2" w:rsidRDefault="00B838B2" w:rsidP="00331E22">
    <w:pPr>
      <w:pStyle w:val="Encabezado"/>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América Latina en la primera mitad del siglo XX</w:t>
    </w:r>
  </w:p>
  <w:p w:rsidR="00B838B2" w:rsidRDefault="00B838B2">
    <w:pPr>
      <w:pStyle w:val="Encabezado"/>
    </w:pPr>
  </w:p>
  <w:p w:rsidR="00B838B2" w:rsidRDefault="00B838B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B8C"/>
    <w:rsid w:val="00010494"/>
    <w:rsid w:val="00021F59"/>
    <w:rsid w:val="0002634E"/>
    <w:rsid w:val="00034E5E"/>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E3C84"/>
    <w:rsid w:val="002E54EF"/>
    <w:rsid w:val="002F5B2D"/>
    <w:rsid w:val="002F7D82"/>
    <w:rsid w:val="00301DBA"/>
    <w:rsid w:val="0030596E"/>
    <w:rsid w:val="003078AB"/>
    <w:rsid w:val="00307E28"/>
    <w:rsid w:val="00312A3D"/>
    <w:rsid w:val="00315041"/>
    <w:rsid w:val="003200A0"/>
    <w:rsid w:val="00331E22"/>
    <w:rsid w:val="00340D6B"/>
    <w:rsid w:val="003514F7"/>
    <w:rsid w:val="00362DED"/>
    <w:rsid w:val="003864B2"/>
    <w:rsid w:val="003916BC"/>
    <w:rsid w:val="00394341"/>
    <w:rsid w:val="00394DA6"/>
    <w:rsid w:val="003A07EC"/>
    <w:rsid w:val="003A0DF8"/>
    <w:rsid w:val="003B466F"/>
    <w:rsid w:val="003C14A7"/>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10D24"/>
    <w:rsid w:val="00826E41"/>
    <w:rsid w:val="00827F27"/>
    <w:rsid w:val="00836930"/>
    <w:rsid w:val="008504E9"/>
    <w:rsid w:val="00862D80"/>
    <w:rsid w:val="008728BE"/>
    <w:rsid w:val="008744C2"/>
    <w:rsid w:val="008765C3"/>
    <w:rsid w:val="00881600"/>
    <w:rsid w:val="00881768"/>
    <w:rsid w:val="008979BD"/>
    <w:rsid w:val="008A589C"/>
    <w:rsid w:val="008B37D2"/>
    <w:rsid w:val="008C3058"/>
    <w:rsid w:val="008D698B"/>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A01"/>
    <w:rsid w:val="00D225AD"/>
    <w:rsid w:val="00D25EC3"/>
    <w:rsid w:val="00D27F05"/>
    <w:rsid w:val="00D42397"/>
    <w:rsid w:val="00D437D8"/>
    <w:rsid w:val="00D56D41"/>
    <w:rsid w:val="00D72453"/>
    <w:rsid w:val="00D74803"/>
    <w:rsid w:val="00D915F5"/>
    <w:rsid w:val="00D94496"/>
    <w:rsid w:val="00D97806"/>
    <w:rsid w:val="00DA0EB7"/>
    <w:rsid w:val="00DA367A"/>
    <w:rsid w:val="00DA7A14"/>
    <w:rsid w:val="00DC48C9"/>
    <w:rsid w:val="00DD0404"/>
    <w:rsid w:val="00DD0BBA"/>
    <w:rsid w:val="00DD1645"/>
    <w:rsid w:val="00DE76B5"/>
    <w:rsid w:val="00DF54F1"/>
    <w:rsid w:val="00E1034D"/>
    <w:rsid w:val="00E106E1"/>
    <w:rsid w:val="00E12C1D"/>
    <w:rsid w:val="00E13FCE"/>
    <w:rsid w:val="00E16C2F"/>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1430F"/>
    <w:rsid w:val="00F25386"/>
    <w:rsid w:val="00F3454C"/>
    <w:rsid w:val="00F40B70"/>
    <w:rsid w:val="00F525B8"/>
    <w:rsid w:val="00F53269"/>
    <w:rsid w:val="00F63AB1"/>
    <w:rsid w:val="00F70793"/>
    <w:rsid w:val="00F72BF3"/>
    <w:rsid w:val="00F72E69"/>
    <w:rsid w:val="00F7380D"/>
    <w:rsid w:val="00F85D97"/>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hyperlink" Target="http://aulaplaneta.planetasaber.com/encyclopedia/default.asp?idreg=8319&amp;ruta=Buscador"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hyperlink" Target="http://commons.wikimedia.org/wiki/File:Favela_Dona_Marta.jpg" TargetMode="External"/><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pn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reg=135405&amp;ruta=Buscador" TargetMode="External"/><Relationship Id="rId32" Type="http://schemas.openxmlformats.org/officeDocument/2006/relationships/hyperlink" Target="http://commons.wikimedia.org/wiki/File:Arevalopres.jpg"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B1cI%2bNOdffQtSbJDLAPBYjfqpXb%2b3YLTbbj%2btkCHHwY%3d" TargetMode="External"/><Relationship Id="rId49" Type="http://schemas.openxmlformats.org/officeDocument/2006/relationships/header" Target="header1.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hyperlink" Target="http://commons.wikimedia.org/wiki/File:PhotochemicalSmogMexicoCityAerialView.jpg?uselang=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B1cI%2bNOdffTsLsV8MtsmVz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hyperlink" Target="http://aulaplaneta.planetasaber.com/encyclopedia/default.asp?idpack=9&amp;idpil=0008TG01&amp;ruta=aulaplaneta&amp;DATA=liXdw0UWeeMehPpUzks61DfqpXb%2b3YLTbbj%2btkCHHwY%3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1</Pages>
  <Words>8997</Words>
  <Characters>49485</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75</cp:revision>
  <dcterms:created xsi:type="dcterms:W3CDTF">2015-04-05T14:15:00Z</dcterms:created>
  <dcterms:modified xsi:type="dcterms:W3CDTF">2015-04-06T03:59:00Z</dcterms:modified>
</cp:coreProperties>
</file>