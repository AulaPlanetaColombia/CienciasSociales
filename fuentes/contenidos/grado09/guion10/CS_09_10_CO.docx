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65D" w:rsidRPr="00E56B23" w:rsidRDefault="0096465D" w:rsidP="0096465D">
      <w:pPr>
        <w:jc w:val="both"/>
        <w:rPr>
          <w:rFonts w:cstheme="minorHAnsi"/>
          <w:color w:val="000000" w:themeColor="text1"/>
          <w:sz w:val="24"/>
          <w:szCs w:val="24"/>
        </w:rPr>
      </w:pPr>
      <w:r>
        <w:br w:type="page"/>
      </w:r>
      <w:r w:rsidRPr="00E56B23">
        <w:rPr>
          <w:rFonts w:cstheme="minorHAnsi"/>
          <w:color w:val="000000" w:themeColor="text1"/>
          <w:sz w:val="24"/>
          <w:szCs w:val="24"/>
        </w:rPr>
        <w:lastRenderedPageBreak/>
        <w:t>1 Factores demográficos</w:t>
      </w:r>
    </w:p>
    <w:p w:rsidR="0096465D" w:rsidRPr="00E56B23" w:rsidRDefault="0096465D" w:rsidP="0096465D">
      <w:pPr>
        <w:pStyle w:val="Prrafodelista"/>
        <w:numPr>
          <w:ilvl w:val="1"/>
          <w:numId w:val="16"/>
        </w:numPr>
        <w:rPr>
          <w:rFonts w:cstheme="minorHAnsi"/>
          <w:color w:val="000000" w:themeColor="text1"/>
          <w:sz w:val="24"/>
          <w:szCs w:val="24"/>
        </w:rPr>
      </w:pPr>
      <w:r w:rsidRPr="00E56B23">
        <w:rPr>
          <w:rFonts w:cstheme="minorHAnsi"/>
          <w:color w:val="000000" w:themeColor="text1"/>
          <w:sz w:val="24"/>
          <w:szCs w:val="24"/>
        </w:rPr>
        <w:t>La densidad de la población mundial</w:t>
      </w:r>
    </w:p>
    <w:p w:rsidR="0096465D" w:rsidRPr="00E56B23" w:rsidRDefault="0096465D" w:rsidP="0096465D">
      <w:pPr>
        <w:pStyle w:val="Prrafodelista"/>
        <w:numPr>
          <w:ilvl w:val="1"/>
          <w:numId w:val="16"/>
        </w:numPr>
        <w:rPr>
          <w:rFonts w:cstheme="minorHAnsi"/>
          <w:color w:val="000000" w:themeColor="text1"/>
          <w:sz w:val="24"/>
          <w:szCs w:val="24"/>
        </w:rPr>
      </w:pPr>
      <w:r w:rsidRPr="00E56B23">
        <w:rPr>
          <w:rFonts w:cstheme="minorHAnsi"/>
          <w:color w:val="000000" w:themeColor="text1"/>
          <w:sz w:val="24"/>
          <w:szCs w:val="24"/>
        </w:rPr>
        <w:t>El crecimiento de la población mundial</w:t>
      </w:r>
    </w:p>
    <w:p w:rsidR="0096465D" w:rsidRPr="00E56B23" w:rsidRDefault="0096465D" w:rsidP="0096465D">
      <w:pPr>
        <w:pStyle w:val="Prrafodelista"/>
        <w:numPr>
          <w:ilvl w:val="2"/>
          <w:numId w:val="16"/>
        </w:numPr>
        <w:rPr>
          <w:rFonts w:eastAsia="Times New Roman" w:cstheme="minorHAnsi"/>
          <w:color w:val="000000" w:themeColor="text1"/>
          <w:sz w:val="24"/>
          <w:szCs w:val="24"/>
        </w:rPr>
      </w:pPr>
      <w:r w:rsidRPr="00E56B23">
        <w:rPr>
          <w:rFonts w:eastAsia="Times New Roman" w:cstheme="minorHAnsi"/>
          <w:color w:val="000000" w:themeColor="text1"/>
          <w:sz w:val="24"/>
          <w:szCs w:val="24"/>
        </w:rPr>
        <w:t>La natalidad</w:t>
      </w:r>
    </w:p>
    <w:p w:rsidR="0096465D" w:rsidRPr="00E56B23" w:rsidRDefault="0096465D" w:rsidP="0096465D">
      <w:pPr>
        <w:rPr>
          <w:rFonts w:eastAsia="Times New Roman" w:cstheme="minorHAnsi"/>
          <w:color w:val="000000" w:themeColor="text1"/>
          <w:sz w:val="24"/>
          <w:szCs w:val="24"/>
        </w:rPr>
      </w:pPr>
      <w:r w:rsidRPr="00E56B23">
        <w:rPr>
          <w:rFonts w:cstheme="minorHAnsi"/>
          <w:color w:val="000000" w:themeColor="text1"/>
          <w:sz w:val="24"/>
          <w:szCs w:val="24"/>
        </w:rPr>
        <w:t xml:space="preserve">1.2.2 </w:t>
      </w:r>
      <w:r w:rsidRPr="00E56B23">
        <w:rPr>
          <w:rFonts w:cstheme="minorHAnsi"/>
          <w:bCs/>
          <w:color w:val="000000" w:themeColor="text1"/>
          <w:sz w:val="24"/>
          <w:szCs w:val="24"/>
        </w:rPr>
        <w:t>La mortalidad</w:t>
      </w:r>
    </w:p>
    <w:p w:rsidR="0096465D" w:rsidRPr="00E56B23" w:rsidRDefault="0096465D" w:rsidP="0096465D">
      <w:pPr>
        <w:rPr>
          <w:rFonts w:cstheme="minorHAnsi"/>
          <w:bCs/>
          <w:color w:val="000000" w:themeColor="text1"/>
          <w:sz w:val="24"/>
          <w:szCs w:val="24"/>
        </w:rPr>
      </w:pPr>
      <w:r w:rsidRPr="00E56B23">
        <w:rPr>
          <w:rFonts w:cstheme="minorHAnsi"/>
          <w:color w:val="000000" w:themeColor="text1"/>
          <w:sz w:val="24"/>
          <w:szCs w:val="24"/>
        </w:rPr>
        <w:t xml:space="preserve">1.3 </w:t>
      </w:r>
      <w:r w:rsidRPr="00E56B23">
        <w:rPr>
          <w:rFonts w:cstheme="minorHAnsi"/>
          <w:bCs/>
          <w:color w:val="000000" w:themeColor="text1"/>
          <w:sz w:val="24"/>
          <w:szCs w:val="24"/>
        </w:rPr>
        <w:t>Consolidación</w:t>
      </w:r>
    </w:p>
    <w:p w:rsidR="0096465D" w:rsidRPr="00E56B23" w:rsidRDefault="0096465D" w:rsidP="0096465D">
      <w:pPr>
        <w:rPr>
          <w:rFonts w:cstheme="minorHAnsi"/>
          <w:color w:val="000000" w:themeColor="text1"/>
          <w:sz w:val="24"/>
          <w:szCs w:val="24"/>
        </w:rPr>
      </w:pPr>
      <w:r w:rsidRPr="00E56B23">
        <w:rPr>
          <w:rFonts w:cstheme="minorHAnsi"/>
          <w:color w:val="000000" w:themeColor="text1"/>
          <w:sz w:val="24"/>
          <w:szCs w:val="24"/>
        </w:rPr>
        <w:t xml:space="preserve">2 </w:t>
      </w:r>
      <w:r>
        <w:rPr>
          <w:rFonts w:cstheme="minorHAnsi"/>
          <w:color w:val="000000" w:themeColor="text1"/>
          <w:sz w:val="24"/>
          <w:szCs w:val="24"/>
        </w:rPr>
        <w:t>La d</w:t>
      </w:r>
      <w:r w:rsidRPr="00E56B23">
        <w:rPr>
          <w:rFonts w:cstheme="minorHAnsi"/>
          <w:color w:val="000000" w:themeColor="text1"/>
          <w:sz w:val="24"/>
          <w:szCs w:val="24"/>
        </w:rPr>
        <w:t>istribución de la población mundial</w:t>
      </w:r>
    </w:p>
    <w:p w:rsidR="0096465D" w:rsidRPr="00E56B23" w:rsidRDefault="0096465D" w:rsidP="0096465D">
      <w:pPr>
        <w:rPr>
          <w:rFonts w:cstheme="minorHAnsi"/>
          <w:color w:val="000000" w:themeColor="text1"/>
          <w:sz w:val="24"/>
          <w:szCs w:val="24"/>
        </w:rPr>
      </w:pPr>
      <w:r w:rsidRPr="00E56B23">
        <w:rPr>
          <w:rFonts w:cstheme="minorHAnsi"/>
          <w:color w:val="000000" w:themeColor="text1"/>
          <w:sz w:val="24"/>
          <w:szCs w:val="24"/>
        </w:rPr>
        <w:t>2.1 Las estructuras de la población</w:t>
      </w:r>
    </w:p>
    <w:p w:rsidR="0096465D" w:rsidRPr="00E56B23" w:rsidRDefault="0096465D" w:rsidP="0096465D">
      <w:pPr>
        <w:rPr>
          <w:rFonts w:cstheme="minorHAnsi"/>
          <w:bCs/>
          <w:color w:val="000000" w:themeColor="text1"/>
          <w:sz w:val="24"/>
          <w:szCs w:val="24"/>
        </w:rPr>
      </w:pPr>
      <w:r w:rsidRPr="00E56B23">
        <w:rPr>
          <w:rFonts w:cstheme="minorHAnsi"/>
          <w:bCs/>
          <w:color w:val="000000" w:themeColor="text1"/>
          <w:sz w:val="24"/>
          <w:szCs w:val="24"/>
        </w:rPr>
        <w:t>2.1.1 Los tipos de población</w:t>
      </w:r>
    </w:p>
    <w:p w:rsidR="0096465D" w:rsidRPr="00E56B23" w:rsidRDefault="0096465D" w:rsidP="0096465D">
      <w:pPr>
        <w:rPr>
          <w:rFonts w:cstheme="minorHAnsi"/>
          <w:bCs/>
          <w:color w:val="000000" w:themeColor="text1"/>
          <w:sz w:val="24"/>
          <w:szCs w:val="24"/>
        </w:rPr>
      </w:pPr>
      <w:r w:rsidRPr="00E56B23">
        <w:rPr>
          <w:rFonts w:cstheme="minorHAnsi"/>
          <w:bCs/>
          <w:color w:val="000000" w:themeColor="text1"/>
          <w:sz w:val="24"/>
          <w:szCs w:val="24"/>
        </w:rPr>
        <w:t>2.1.2 Las pirámides de población</w:t>
      </w:r>
    </w:p>
    <w:p w:rsidR="0096465D" w:rsidRPr="00E56B23" w:rsidRDefault="0096465D" w:rsidP="0096465D">
      <w:pPr>
        <w:rPr>
          <w:rFonts w:cstheme="minorHAnsi"/>
          <w:bCs/>
          <w:color w:val="000000" w:themeColor="text1"/>
        </w:rPr>
      </w:pPr>
      <w:r w:rsidRPr="00E56B23">
        <w:rPr>
          <w:rFonts w:cstheme="minorHAnsi"/>
          <w:bCs/>
          <w:color w:val="000000" w:themeColor="text1"/>
        </w:rPr>
        <w:t>2.2 Consolidación</w:t>
      </w:r>
    </w:p>
    <w:p w:rsidR="0096465D" w:rsidRPr="00E56B23" w:rsidRDefault="0096465D" w:rsidP="0096465D">
      <w:pPr>
        <w:jc w:val="both"/>
        <w:rPr>
          <w:rFonts w:cstheme="minorHAnsi"/>
          <w:color w:val="000000" w:themeColor="text1"/>
          <w:sz w:val="24"/>
          <w:szCs w:val="24"/>
        </w:rPr>
      </w:pPr>
      <w:bookmarkStart w:id="0" w:name="_GoBack"/>
      <w:r w:rsidRPr="00E56B23">
        <w:rPr>
          <w:rFonts w:cstheme="minorHAnsi"/>
          <w:color w:val="000000" w:themeColor="text1"/>
          <w:sz w:val="24"/>
          <w:szCs w:val="24"/>
        </w:rPr>
        <w:t xml:space="preserve">3 </w:t>
      </w:r>
      <w:bookmarkEnd w:id="0"/>
      <w:r w:rsidRPr="00E56B23">
        <w:rPr>
          <w:rFonts w:cstheme="minorHAnsi"/>
          <w:color w:val="000000" w:themeColor="text1"/>
          <w:sz w:val="24"/>
          <w:szCs w:val="24"/>
        </w:rPr>
        <w:t>Los movimientos migratorios</w:t>
      </w:r>
    </w:p>
    <w:p w:rsidR="0096465D" w:rsidRPr="00E56B23" w:rsidRDefault="0096465D" w:rsidP="0096465D">
      <w:pPr>
        <w:rPr>
          <w:rFonts w:cstheme="minorHAnsi"/>
          <w:color w:val="000000" w:themeColor="text1"/>
          <w:sz w:val="24"/>
          <w:szCs w:val="24"/>
        </w:rPr>
      </w:pPr>
      <w:r w:rsidRPr="00E56B23">
        <w:rPr>
          <w:rFonts w:cstheme="minorHAnsi"/>
          <w:color w:val="000000" w:themeColor="text1"/>
          <w:sz w:val="24"/>
          <w:szCs w:val="24"/>
        </w:rPr>
        <w:t>3.1 La emigración</w:t>
      </w:r>
    </w:p>
    <w:p w:rsidR="0096465D" w:rsidRPr="00E56B23" w:rsidRDefault="0096465D" w:rsidP="0096465D">
      <w:pPr>
        <w:rPr>
          <w:rFonts w:cstheme="minorHAnsi"/>
          <w:color w:val="000000" w:themeColor="text1"/>
          <w:sz w:val="24"/>
          <w:szCs w:val="24"/>
        </w:rPr>
      </w:pPr>
      <w:r w:rsidRPr="00E56B23">
        <w:rPr>
          <w:rFonts w:cstheme="minorHAnsi"/>
          <w:color w:val="000000" w:themeColor="text1"/>
          <w:sz w:val="24"/>
          <w:szCs w:val="24"/>
        </w:rPr>
        <w:t>3.2 La inmigración</w:t>
      </w:r>
    </w:p>
    <w:p w:rsidR="0096465D" w:rsidRPr="00E56B23" w:rsidRDefault="0096465D" w:rsidP="0096465D">
      <w:pPr>
        <w:rPr>
          <w:rFonts w:cstheme="minorHAnsi"/>
          <w:bCs/>
          <w:color w:val="000000" w:themeColor="text1"/>
        </w:rPr>
      </w:pPr>
      <w:r w:rsidRPr="00E56B23">
        <w:rPr>
          <w:rFonts w:cstheme="minorHAnsi"/>
          <w:bCs/>
          <w:color w:val="000000" w:themeColor="text1"/>
        </w:rPr>
        <w:t>3.3 Consolidación</w:t>
      </w:r>
    </w:p>
    <w:p w:rsidR="0096465D" w:rsidRPr="00E56B23" w:rsidRDefault="0096465D" w:rsidP="0096465D">
      <w:pPr>
        <w:rPr>
          <w:rFonts w:cstheme="minorHAnsi"/>
          <w:color w:val="000000" w:themeColor="text1"/>
          <w:sz w:val="24"/>
          <w:szCs w:val="24"/>
        </w:rPr>
      </w:pPr>
      <w:r w:rsidRPr="00E56B23">
        <w:rPr>
          <w:rFonts w:cstheme="minorHAnsi"/>
          <w:color w:val="000000" w:themeColor="text1"/>
          <w:sz w:val="24"/>
          <w:szCs w:val="24"/>
        </w:rPr>
        <w:t>4 El desigual reparto de los recursos</w:t>
      </w:r>
    </w:p>
    <w:p w:rsidR="0096465D" w:rsidRPr="00E56B23" w:rsidRDefault="0096465D" w:rsidP="0096465D">
      <w:pPr>
        <w:rPr>
          <w:rFonts w:cstheme="minorHAnsi"/>
          <w:bCs/>
          <w:color w:val="000000" w:themeColor="text1"/>
          <w:sz w:val="24"/>
          <w:szCs w:val="24"/>
        </w:rPr>
      </w:pPr>
      <w:r w:rsidRPr="00E56B23">
        <w:rPr>
          <w:rFonts w:cstheme="minorHAnsi"/>
          <w:color w:val="000000" w:themeColor="text1"/>
          <w:sz w:val="24"/>
          <w:szCs w:val="24"/>
        </w:rPr>
        <w:t xml:space="preserve">4.1 </w:t>
      </w:r>
      <w:r w:rsidRPr="00E56B23">
        <w:rPr>
          <w:rFonts w:cstheme="minorHAnsi"/>
          <w:bCs/>
          <w:color w:val="000000" w:themeColor="text1"/>
          <w:sz w:val="24"/>
          <w:szCs w:val="24"/>
        </w:rPr>
        <w:t>La población y los recursos</w:t>
      </w:r>
    </w:p>
    <w:p w:rsidR="0096465D" w:rsidRPr="00E56B23" w:rsidRDefault="0096465D" w:rsidP="0096465D">
      <w:pPr>
        <w:rPr>
          <w:rFonts w:cstheme="minorHAnsi"/>
          <w:bCs/>
          <w:color w:val="000000" w:themeColor="text1"/>
          <w:sz w:val="24"/>
          <w:szCs w:val="24"/>
        </w:rPr>
      </w:pPr>
      <w:r w:rsidRPr="00E56B23">
        <w:rPr>
          <w:rFonts w:cstheme="minorHAnsi"/>
          <w:color w:val="000000" w:themeColor="text1"/>
          <w:sz w:val="24"/>
          <w:szCs w:val="24"/>
        </w:rPr>
        <w:t xml:space="preserve">4.2 </w:t>
      </w:r>
      <w:r w:rsidRPr="00E56B23">
        <w:rPr>
          <w:rFonts w:cstheme="minorHAnsi"/>
          <w:bCs/>
          <w:color w:val="000000" w:themeColor="text1"/>
          <w:sz w:val="24"/>
          <w:szCs w:val="24"/>
        </w:rPr>
        <w:t>El Índice de Desarrollo Humano (IDH)</w:t>
      </w:r>
    </w:p>
    <w:p w:rsidR="0096465D" w:rsidRPr="00E56B23" w:rsidRDefault="0096465D" w:rsidP="0096465D">
      <w:pPr>
        <w:rPr>
          <w:rFonts w:cstheme="minorHAnsi"/>
          <w:bCs/>
          <w:color w:val="000000" w:themeColor="text1"/>
          <w:sz w:val="24"/>
          <w:szCs w:val="24"/>
        </w:rPr>
      </w:pPr>
      <w:r w:rsidRPr="00E56B23">
        <w:rPr>
          <w:rFonts w:cstheme="minorHAnsi"/>
          <w:color w:val="000000" w:themeColor="text1"/>
          <w:sz w:val="24"/>
          <w:szCs w:val="24"/>
        </w:rPr>
        <w:t xml:space="preserve">4.3 </w:t>
      </w:r>
      <w:r w:rsidRPr="00E56B23">
        <w:rPr>
          <w:rFonts w:cstheme="minorHAnsi"/>
          <w:bCs/>
          <w:color w:val="000000" w:themeColor="text1"/>
          <w:sz w:val="24"/>
          <w:szCs w:val="24"/>
        </w:rPr>
        <w:t>Consolidación</w:t>
      </w:r>
    </w:p>
    <w:p w:rsidR="0096465D" w:rsidRPr="00E56B23" w:rsidRDefault="0096465D" w:rsidP="0096465D">
      <w:pPr>
        <w:rPr>
          <w:rFonts w:cstheme="minorHAnsi"/>
          <w:bCs/>
          <w:color w:val="000000" w:themeColor="text1"/>
        </w:rPr>
      </w:pPr>
      <w:r w:rsidRPr="00E56B23">
        <w:rPr>
          <w:rFonts w:cstheme="minorHAnsi"/>
          <w:bCs/>
          <w:color w:val="000000" w:themeColor="text1"/>
        </w:rPr>
        <w:t>5 Competencias</w:t>
      </w:r>
    </w:p>
    <w:p w:rsidR="0096465D" w:rsidRPr="00E56B23" w:rsidRDefault="0096465D" w:rsidP="0096465D">
      <w:pPr>
        <w:rPr>
          <w:rFonts w:cstheme="minorHAnsi"/>
          <w:sz w:val="24"/>
          <w:szCs w:val="24"/>
        </w:rPr>
      </w:pPr>
      <w:r w:rsidRPr="00E56B23">
        <w:rPr>
          <w:rFonts w:cstheme="minorHAnsi"/>
          <w:sz w:val="24"/>
          <w:szCs w:val="24"/>
        </w:rPr>
        <w:t>Fin de tema</w:t>
      </w:r>
    </w:p>
    <w:p w:rsidR="0096465D" w:rsidRDefault="0096465D">
      <w:r>
        <w:br w:type="page"/>
      </w:r>
    </w:p>
    <w:p w:rsidR="0096465D" w:rsidRDefault="0096465D"/>
    <w:tbl>
      <w:tblPr>
        <w:tblStyle w:val="Tablaconcuadrcula"/>
        <w:tblW w:w="0" w:type="auto"/>
        <w:tblLook w:val="04A0" w:firstRow="1" w:lastRow="0" w:firstColumn="1" w:lastColumn="0" w:noHBand="0" w:noVBand="1"/>
      </w:tblPr>
      <w:tblGrid>
        <w:gridCol w:w="1951"/>
        <w:gridCol w:w="7027"/>
      </w:tblGrid>
      <w:tr w:rsidR="001D149E" w:rsidRPr="001D149E" w:rsidTr="001D14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149E" w:rsidRPr="001D149E" w:rsidRDefault="001D149E" w:rsidP="001D149E">
            <w:pPr>
              <w:tabs>
                <w:tab w:val="right" w:pos="8498"/>
              </w:tabs>
              <w:rPr>
                <w:rFonts w:ascii="Times New Roman" w:hAnsi="Times New Roman" w:cs="Times New Roman"/>
                <w:color w:val="FFFFFF" w:themeColor="background1"/>
                <w:sz w:val="24"/>
                <w:szCs w:val="24"/>
              </w:rPr>
            </w:pPr>
            <w:r w:rsidRPr="001D149E">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49E" w:rsidRPr="001D149E" w:rsidRDefault="001D149E" w:rsidP="001D149E">
            <w:pPr>
              <w:jc w:val="both"/>
              <w:rPr>
                <w:rFonts w:ascii="Times New Roman" w:hAnsi="Times New Roman" w:cs="Times New Roman"/>
                <w:b/>
                <w:color w:val="000000" w:themeColor="text1"/>
                <w:sz w:val="24"/>
                <w:szCs w:val="24"/>
              </w:rPr>
            </w:pPr>
            <w:r w:rsidRPr="001D149E">
              <w:rPr>
                <w:rFonts w:ascii="Times New Roman" w:hAnsi="Times New Roman" w:cs="Times New Roman"/>
                <w:b/>
                <w:color w:val="000000" w:themeColor="text1"/>
                <w:sz w:val="24"/>
                <w:szCs w:val="24"/>
              </w:rPr>
              <w:t>Demografía</w:t>
            </w:r>
          </w:p>
          <w:p w:rsidR="001D149E" w:rsidRPr="001D149E" w:rsidRDefault="001D149E" w:rsidP="001D149E">
            <w:pPr>
              <w:tabs>
                <w:tab w:val="right" w:pos="8498"/>
              </w:tabs>
              <w:rPr>
                <w:rFonts w:ascii="Times New Roman" w:hAnsi="Times New Roman" w:cs="Times New Roman"/>
                <w:color w:val="000000" w:themeColor="text1"/>
                <w:sz w:val="24"/>
                <w:szCs w:val="24"/>
                <w:highlight w:val="yellow"/>
              </w:rPr>
            </w:pPr>
          </w:p>
        </w:tc>
      </w:tr>
      <w:tr w:rsidR="001D149E" w:rsidRPr="001D149E" w:rsidTr="001D14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149E" w:rsidRPr="001D149E" w:rsidRDefault="001D149E" w:rsidP="001D149E">
            <w:pPr>
              <w:tabs>
                <w:tab w:val="right" w:pos="8498"/>
              </w:tabs>
              <w:rPr>
                <w:rFonts w:ascii="Times New Roman" w:hAnsi="Times New Roman" w:cs="Times New Roman"/>
                <w:color w:val="FFFFFF" w:themeColor="background1"/>
                <w:sz w:val="24"/>
                <w:szCs w:val="24"/>
              </w:rPr>
            </w:pPr>
            <w:r w:rsidRPr="001D149E">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49E" w:rsidRPr="001D149E" w:rsidRDefault="001D149E" w:rsidP="00085F0A">
            <w:pPr>
              <w:tabs>
                <w:tab w:val="right" w:pos="8498"/>
              </w:tabs>
              <w:rPr>
                <w:rFonts w:ascii="Times New Roman" w:hAnsi="Times New Roman" w:cs="Times New Roman"/>
                <w:color w:val="000000" w:themeColor="text1"/>
                <w:sz w:val="24"/>
                <w:szCs w:val="24"/>
                <w:highlight w:val="yellow"/>
              </w:rPr>
            </w:pPr>
            <w:r w:rsidRPr="001D149E">
              <w:rPr>
                <w:rFonts w:ascii="Times New Roman" w:hAnsi="Times New Roman" w:cs="Times New Roman"/>
                <w:color w:val="000000" w:themeColor="text1"/>
                <w:sz w:val="24"/>
                <w:szCs w:val="24"/>
                <w:lang w:val="en-US"/>
              </w:rPr>
              <w:t>CS_09_1</w:t>
            </w:r>
            <w:r w:rsidR="00085F0A">
              <w:rPr>
                <w:rFonts w:ascii="Times New Roman" w:hAnsi="Times New Roman" w:cs="Times New Roman"/>
                <w:color w:val="000000" w:themeColor="text1"/>
                <w:sz w:val="24"/>
                <w:szCs w:val="24"/>
                <w:lang w:val="en-US"/>
              </w:rPr>
              <w:t>0</w:t>
            </w:r>
            <w:r w:rsidRPr="001D149E">
              <w:rPr>
                <w:rFonts w:ascii="Times New Roman" w:hAnsi="Times New Roman" w:cs="Times New Roman"/>
                <w:color w:val="000000" w:themeColor="text1"/>
                <w:sz w:val="24"/>
                <w:szCs w:val="24"/>
                <w:lang w:val="en-US"/>
              </w:rPr>
              <w:t>_CO</w:t>
            </w:r>
          </w:p>
        </w:tc>
      </w:tr>
      <w:tr w:rsidR="001D149E" w:rsidRPr="001D149E" w:rsidTr="001D14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1D149E" w:rsidRPr="001D149E" w:rsidRDefault="001D149E" w:rsidP="001D149E">
            <w:pPr>
              <w:tabs>
                <w:tab w:val="right" w:pos="8498"/>
              </w:tabs>
              <w:rPr>
                <w:rFonts w:ascii="Times New Roman" w:hAnsi="Times New Roman" w:cs="Times New Roman"/>
                <w:color w:val="FFFFFF" w:themeColor="background1"/>
                <w:sz w:val="24"/>
                <w:szCs w:val="24"/>
              </w:rPr>
            </w:pPr>
            <w:r w:rsidRPr="001D149E">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D149E" w:rsidRPr="001D149E" w:rsidRDefault="001D149E" w:rsidP="001D149E">
            <w:pPr>
              <w:jc w:val="both"/>
              <w:rPr>
                <w:rFonts w:ascii="Times New Roman" w:hAnsi="Times New Roman" w:cs="Times New Roman"/>
                <w:color w:val="000000" w:themeColor="text1"/>
                <w:sz w:val="24"/>
                <w:szCs w:val="24"/>
              </w:rPr>
            </w:pPr>
            <w:r w:rsidRPr="001D149E">
              <w:rPr>
                <w:rFonts w:ascii="Times New Roman" w:hAnsi="Times New Roman" w:cs="Times New Roman"/>
                <w:color w:val="000000" w:themeColor="text1"/>
                <w:sz w:val="24"/>
                <w:szCs w:val="24"/>
              </w:rPr>
              <w:t>Estudiar la población es mucho más que saber cuántos somos. Comprende cómo influyen los nacimientos, las muertes y los movimientos migratorios en su definición. ¿Cuántos somos? ¿Dónde vivimos? ¿Hay suficientes recursos para todos? Encuentra la respuesta a esta</w:t>
            </w:r>
            <w:r w:rsidR="00B067CA">
              <w:rPr>
                <w:rFonts w:ascii="Times New Roman" w:hAnsi="Times New Roman" w:cs="Times New Roman"/>
                <w:color w:val="000000" w:themeColor="text1"/>
                <w:sz w:val="24"/>
                <w:szCs w:val="24"/>
              </w:rPr>
              <w:t>s</w:t>
            </w:r>
            <w:r w:rsidRPr="001D149E">
              <w:rPr>
                <w:rFonts w:ascii="Times New Roman" w:hAnsi="Times New Roman" w:cs="Times New Roman"/>
                <w:color w:val="000000" w:themeColor="text1"/>
                <w:sz w:val="24"/>
                <w:szCs w:val="24"/>
              </w:rPr>
              <w:t xml:space="preserve"> preguntas y analiza los elementos que definen la población.</w:t>
            </w:r>
          </w:p>
          <w:p w:rsidR="001D149E" w:rsidRPr="001D149E" w:rsidRDefault="001D149E" w:rsidP="001D149E">
            <w:pPr>
              <w:tabs>
                <w:tab w:val="right" w:pos="8498"/>
              </w:tabs>
              <w:rPr>
                <w:rFonts w:ascii="Times New Roman" w:hAnsi="Times New Roman" w:cs="Times New Roman"/>
                <w:color w:val="000000" w:themeColor="text1"/>
                <w:sz w:val="24"/>
                <w:szCs w:val="24"/>
                <w:highlight w:val="yellow"/>
              </w:rPr>
            </w:pPr>
          </w:p>
        </w:tc>
      </w:tr>
    </w:tbl>
    <w:p w:rsidR="001D149E" w:rsidRPr="001D149E" w:rsidRDefault="001D149E" w:rsidP="004942F4">
      <w:pPr>
        <w:jc w:val="center"/>
        <w:rPr>
          <w:rFonts w:ascii="Times New Roman" w:hAnsi="Times New Roman" w:cs="Times New Roman"/>
          <w:b/>
          <w:color w:val="000000" w:themeColor="text1"/>
          <w:sz w:val="24"/>
          <w:szCs w:val="24"/>
        </w:rPr>
      </w:pPr>
    </w:p>
    <w:p w:rsidR="001D149E" w:rsidRPr="001D149E" w:rsidRDefault="001D149E" w:rsidP="004942F4">
      <w:pPr>
        <w:jc w:val="center"/>
        <w:rPr>
          <w:rFonts w:ascii="Times New Roman" w:hAnsi="Times New Roman" w:cs="Times New Roman"/>
          <w:b/>
          <w:color w:val="000000" w:themeColor="text1"/>
          <w:sz w:val="24"/>
          <w:szCs w:val="24"/>
        </w:rPr>
      </w:pPr>
    </w:p>
    <w:p w:rsidR="00C223E0" w:rsidRPr="001D149E" w:rsidRDefault="00C223E0" w:rsidP="004942F4">
      <w:pPr>
        <w:jc w:val="both"/>
        <w:rPr>
          <w:rFonts w:ascii="Times New Roman" w:hAnsi="Times New Roman" w:cs="Times New Roman"/>
          <w:b/>
          <w:color w:val="000000" w:themeColor="text1"/>
          <w:sz w:val="24"/>
          <w:szCs w:val="24"/>
        </w:rPr>
      </w:pPr>
    </w:p>
    <w:p w:rsidR="00C223E0" w:rsidRPr="007C31E4" w:rsidRDefault="001D149E" w:rsidP="004942F4">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1]</w:t>
      </w:r>
      <w:r w:rsidRPr="00BE3963">
        <w:rPr>
          <w:rFonts w:ascii="Times New Roman" w:hAnsi="Times New Roman" w:cs="Times New Roman"/>
          <w:b/>
          <w:color w:val="000000" w:themeColor="text1"/>
          <w:sz w:val="24"/>
          <w:szCs w:val="24"/>
        </w:rPr>
        <w:t xml:space="preserve"> </w:t>
      </w:r>
      <w:r w:rsidR="009D02A1">
        <w:rPr>
          <w:rFonts w:ascii="Times New Roman" w:hAnsi="Times New Roman" w:cs="Times New Roman"/>
          <w:b/>
          <w:color w:val="000000" w:themeColor="text1"/>
          <w:sz w:val="24"/>
          <w:szCs w:val="24"/>
        </w:rPr>
        <w:t>1</w:t>
      </w:r>
      <w:r w:rsidR="00C223E0" w:rsidRPr="001D149E">
        <w:rPr>
          <w:rFonts w:ascii="Times New Roman" w:hAnsi="Times New Roman" w:cs="Times New Roman"/>
          <w:b/>
          <w:color w:val="000000" w:themeColor="text1"/>
          <w:sz w:val="24"/>
          <w:szCs w:val="24"/>
        </w:rPr>
        <w:t xml:space="preserve"> </w:t>
      </w:r>
      <w:r w:rsidR="00C223E0" w:rsidRPr="007C31E4">
        <w:rPr>
          <w:rFonts w:ascii="Times New Roman" w:hAnsi="Times New Roman" w:cs="Times New Roman"/>
          <w:b/>
          <w:color w:val="000000" w:themeColor="text1"/>
          <w:sz w:val="24"/>
          <w:szCs w:val="24"/>
        </w:rPr>
        <w:t>Factores demográficos</w:t>
      </w:r>
    </w:p>
    <w:p w:rsidR="00282CB5" w:rsidRPr="007C31E4" w:rsidRDefault="00282CB5" w:rsidP="004942F4">
      <w:pPr>
        <w:pStyle w:val="u"/>
        <w:shd w:val="clear" w:color="auto" w:fill="FFFFFF"/>
        <w:spacing w:before="0" w:beforeAutospacing="0" w:after="0" w:afterAutospacing="0" w:line="345" w:lineRule="atLeast"/>
        <w:jc w:val="both"/>
        <w:rPr>
          <w:rStyle w:val="un"/>
          <w:rFonts w:eastAsiaTheme="majorEastAsia"/>
          <w:color w:val="000000" w:themeColor="text1"/>
        </w:rPr>
      </w:pPr>
      <w:r w:rsidRPr="007C31E4">
        <w:rPr>
          <w:rStyle w:val="un"/>
          <w:rFonts w:eastAsiaTheme="majorEastAsia"/>
          <w:color w:val="000000" w:themeColor="text1"/>
        </w:rPr>
        <w:t>La</w:t>
      </w:r>
      <w:r w:rsidRPr="007C31E4">
        <w:rPr>
          <w:rStyle w:val="apple-converted-space"/>
          <w:color w:val="000000" w:themeColor="text1"/>
        </w:rPr>
        <w:t> </w:t>
      </w:r>
      <w:r w:rsidRPr="007C31E4">
        <w:rPr>
          <w:rStyle w:val="Textoennegrita"/>
          <w:color w:val="000000" w:themeColor="text1"/>
        </w:rPr>
        <w:t>población</w:t>
      </w:r>
      <w:r w:rsidRPr="007C31E4">
        <w:rPr>
          <w:rStyle w:val="apple-converted-space"/>
          <w:color w:val="000000" w:themeColor="text1"/>
        </w:rPr>
        <w:t> </w:t>
      </w:r>
      <w:r w:rsidRPr="007C31E4">
        <w:rPr>
          <w:rStyle w:val="un"/>
          <w:rFonts w:eastAsiaTheme="majorEastAsia"/>
          <w:color w:val="000000" w:themeColor="text1"/>
        </w:rPr>
        <w:t>de un territorio es el número total de personas que viven en él.</w:t>
      </w:r>
      <w:r w:rsidRPr="007C31E4">
        <w:rPr>
          <w:rStyle w:val="apple-converted-space"/>
          <w:color w:val="000000" w:themeColor="text1"/>
        </w:rPr>
        <w:t> </w:t>
      </w:r>
      <w:r w:rsidRPr="007C31E4">
        <w:rPr>
          <w:rStyle w:val="un"/>
          <w:rFonts w:eastAsiaTheme="majorEastAsia"/>
          <w:color w:val="000000" w:themeColor="text1"/>
        </w:rPr>
        <w:t>En la población influyen el</w:t>
      </w:r>
      <w:r w:rsidRPr="007C31E4">
        <w:rPr>
          <w:rStyle w:val="apple-converted-space"/>
          <w:color w:val="000000" w:themeColor="text1"/>
        </w:rPr>
        <w:t> </w:t>
      </w:r>
      <w:r w:rsidRPr="007C31E4">
        <w:rPr>
          <w:rStyle w:val="Textoennegrita"/>
          <w:color w:val="000000" w:themeColor="text1"/>
        </w:rPr>
        <w:t>crecimiento natural</w:t>
      </w:r>
      <w:r w:rsidRPr="007C31E4">
        <w:rPr>
          <w:rStyle w:val="un"/>
          <w:rFonts w:eastAsiaTheme="majorEastAsia"/>
          <w:color w:val="000000" w:themeColor="text1"/>
        </w:rPr>
        <w:t>, los</w:t>
      </w:r>
      <w:r w:rsidRPr="007C31E4">
        <w:rPr>
          <w:rStyle w:val="apple-converted-space"/>
          <w:color w:val="000000" w:themeColor="text1"/>
        </w:rPr>
        <w:t> </w:t>
      </w:r>
      <w:r w:rsidRPr="007C31E4">
        <w:rPr>
          <w:rStyle w:val="Textoennegrita"/>
          <w:color w:val="000000" w:themeColor="text1"/>
        </w:rPr>
        <w:t>movimientos migratorios</w:t>
      </w:r>
      <w:r w:rsidRPr="007C31E4">
        <w:rPr>
          <w:rStyle w:val="apple-converted-space"/>
          <w:color w:val="000000" w:themeColor="text1"/>
        </w:rPr>
        <w:t> </w:t>
      </w:r>
      <w:r w:rsidRPr="007C31E4">
        <w:rPr>
          <w:rStyle w:val="un"/>
          <w:rFonts w:eastAsiaTheme="majorEastAsia"/>
          <w:color w:val="000000" w:themeColor="text1"/>
        </w:rPr>
        <w:t xml:space="preserve">y su </w:t>
      </w:r>
      <w:r w:rsidRPr="007C31E4">
        <w:rPr>
          <w:rStyle w:val="Textoennegrita"/>
          <w:color w:val="000000" w:themeColor="text1"/>
        </w:rPr>
        <w:t>distribución en el espacio</w:t>
      </w:r>
      <w:r w:rsidRPr="007C31E4">
        <w:rPr>
          <w:rStyle w:val="apple-converted-space"/>
          <w:color w:val="000000" w:themeColor="text1"/>
        </w:rPr>
        <w:t> </w:t>
      </w:r>
      <w:r w:rsidRPr="007C31E4">
        <w:rPr>
          <w:rStyle w:val="un"/>
          <w:rFonts w:eastAsiaTheme="majorEastAsia"/>
          <w:color w:val="000000" w:themeColor="text1"/>
        </w:rPr>
        <w:t>(densidad).</w:t>
      </w:r>
    </w:p>
    <w:p w:rsidR="00282CB5" w:rsidRPr="007C31E4" w:rsidRDefault="00282CB5" w:rsidP="004942F4">
      <w:pPr>
        <w:pStyle w:val="u"/>
        <w:shd w:val="clear" w:color="auto" w:fill="FFFFFF"/>
        <w:spacing w:before="0" w:beforeAutospacing="0" w:after="0" w:afterAutospacing="0" w:line="345" w:lineRule="atLeast"/>
        <w:jc w:val="both"/>
        <w:rPr>
          <w:color w:val="000000" w:themeColor="text1"/>
        </w:rPr>
      </w:pPr>
    </w:p>
    <w:p w:rsidR="00282CB5" w:rsidRPr="001D149E" w:rsidRDefault="00282CB5" w:rsidP="004942F4">
      <w:pPr>
        <w:pStyle w:val="u"/>
        <w:shd w:val="clear" w:color="auto" w:fill="FFFFFF"/>
        <w:spacing w:before="0" w:beforeAutospacing="0" w:after="0" w:afterAutospacing="0" w:line="345" w:lineRule="atLeast"/>
        <w:jc w:val="both"/>
        <w:rPr>
          <w:rStyle w:val="un"/>
          <w:rFonts w:eastAsiaTheme="majorEastAsia"/>
          <w:color w:val="000000" w:themeColor="text1"/>
        </w:rPr>
      </w:pPr>
      <w:r w:rsidRPr="007C31E4">
        <w:rPr>
          <w:rStyle w:val="un"/>
          <w:rFonts w:eastAsiaTheme="majorEastAsia"/>
          <w:color w:val="000000" w:themeColor="text1"/>
        </w:rPr>
        <w:t xml:space="preserve">Estudiar la población y los </w:t>
      </w:r>
      <w:r w:rsidR="00B067CA">
        <w:rPr>
          <w:rStyle w:val="un"/>
          <w:rFonts w:eastAsiaTheme="majorEastAsia"/>
          <w:color w:val="000000" w:themeColor="text1"/>
        </w:rPr>
        <w:t xml:space="preserve"> diferentes </w:t>
      </w:r>
      <w:r w:rsidRPr="007C31E4">
        <w:rPr>
          <w:rStyle w:val="un"/>
          <w:rFonts w:eastAsiaTheme="majorEastAsia"/>
          <w:color w:val="000000" w:themeColor="text1"/>
        </w:rPr>
        <w:t>elementos que condicionan sus características es importante para conocer mejor los rasgos de las distintas sociedades del mundo, incluida la nuestra.</w:t>
      </w:r>
      <w:r w:rsidRPr="007C31E4">
        <w:rPr>
          <w:rStyle w:val="apple-converted-space"/>
          <w:color w:val="000000" w:themeColor="text1"/>
        </w:rPr>
        <w:t> </w:t>
      </w:r>
      <w:r w:rsidRPr="007C31E4">
        <w:rPr>
          <w:rStyle w:val="un"/>
          <w:rFonts w:eastAsiaTheme="majorEastAsia"/>
          <w:color w:val="000000" w:themeColor="text1"/>
        </w:rPr>
        <w:t>Para los gobiernos es importante conocer las características de su población, pues a partir de esta información podrán prever las necesidades de sus ciudadanos.</w:t>
      </w:r>
    </w:p>
    <w:p w:rsidR="00282CB5" w:rsidRPr="001D149E" w:rsidRDefault="00282CB5" w:rsidP="004942F4">
      <w:pPr>
        <w:jc w:val="both"/>
        <w:rPr>
          <w:rFonts w:ascii="Times New Roman" w:hAnsi="Times New Roman" w:cs="Times New Roman"/>
          <w:b/>
          <w:color w:val="000000" w:themeColor="text1"/>
          <w:sz w:val="24"/>
          <w:szCs w:val="24"/>
        </w:rPr>
      </w:pPr>
    </w:p>
    <w:p w:rsidR="002447C1" w:rsidRPr="001D149E" w:rsidRDefault="001D149E" w:rsidP="004942F4">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2447C1" w:rsidRPr="001D149E">
        <w:rPr>
          <w:rFonts w:ascii="Times New Roman" w:hAnsi="Times New Roman" w:cs="Times New Roman"/>
          <w:b/>
          <w:color w:val="000000" w:themeColor="text1"/>
          <w:sz w:val="24"/>
          <w:szCs w:val="24"/>
        </w:rPr>
        <w:t>1.1 La densidad de la población mundial</w:t>
      </w:r>
    </w:p>
    <w:p w:rsidR="002447C1" w:rsidRPr="007C31E4" w:rsidRDefault="002447C1" w:rsidP="004942F4">
      <w:pPr>
        <w:pStyle w:val="u"/>
        <w:shd w:val="clear" w:color="auto" w:fill="FFFFFF"/>
        <w:spacing w:before="0" w:beforeAutospacing="0" w:after="0" w:afterAutospacing="0" w:line="312" w:lineRule="atLeast"/>
        <w:jc w:val="both"/>
        <w:rPr>
          <w:rStyle w:val="un"/>
          <w:color w:val="000000" w:themeColor="text1"/>
        </w:rPr>
      </w:pPr>
      <w:r w:rsidRPr="007C31E4">
        <w:rPr>
          <w:rStyle w:val="un"/>
          <w:color w:val="000000" w:themeColor="text1"/>
        </w:rPr>
        <w:t>La población no se reparte del mismo modo en el territorio.</w:t>
      </w:r>
      <w:r w:rsidRPr="007C31E4">
        <w:rPr>
          <w:rStyle w:val="apple-converted-space"/>
          <w:color w:val="000000" w:themeColor="text1"/>
        </w:rPr>
        <w:t> </w:t>
      </w:r>
      <w:r w:rsidRPr="007C31E4">
        <w:rPr>
          <w:rStyle w:val="un"/>
          <w:color w:val="000000" w:themeColor="text1"/>
        </w:rPr>
        <w:t>Por un lado, hay lugares o regiones muy pobladas, pero también existen otros que no lo están tanto e incluso hay algunos en los que apenas vive gente.</w:t>
      </w:r>
    </w:p>
    <w:p w:rsidR="00C24C3C" w:rsidRPr="007C31E4" w:rsidRDefault="00C24C3C" w:rsidP="004942F4">
      <w:pPr>
        <w:pStyle w:val="u"/>
        <w:shd w:val="clear" w:color="auto" w:fill="FFFFFF"/>
        <w:spacing w:before="0" w:beforeAutospacing="0" w:after="0" w:afterAutospacing="0" w:line="312" w:lineRule="atLeast"/>
        <w:jc w:val="both"/>
        <w:rPr>
          <w:color w:val="000000" w:themeColor="text1"/>
        </w:rPr>
      </w:pPr>
    </w:p>
    <w:p w:rsidR="002447C1" w:rsidRPr="007C31E4" w:rsidRDefault="002447C1" w:rsidP="004942F4">
      <w:pPr>
        <w:pStyle w:val="u"/>
        <w:shd w:val="clear" w:color="auto" w:fill="FFFFFF"/>
        <w:spacing w:before="0" w:beforeAutospacing="0" w:after="0" w:afterAutospacing="0" w:line="312" w:lineRule="atLeast"/>
        <w:jc w:val="both"/>
        <w:rPr>
          <w:rStyle w:val="un"/>
          <w:color w:val="000000" w:themeColor="text1"/>
        </w:rPr>
      </w:pPr>
      <w:r w:rsidRPr="007C31E4">
        <w:rPr>
          <w:rStyle w:val="un"/>
          <w:color w:val="000000" w:themeColor="text1"/>
        </w:rPr>
        <w:t xml:space="preserve">Para saber si un territorio está muy o poco poblado, </w:t>
      </w:r>
      <w:r w:rsidR="00B067CA">
        <w:rPr>
          <w:rStyle w:val="un"/>
          <w:color w:val="000000" w:themeColor="text1"/>
        </w:rPr>
        <w:t xml:space="preserve">es necesario </w:t>
      </w:r>
      <w:r w:rsidRPr="007C31E4">
        <w:rPr>
          <w:rStyle w:val="un"/>
          <w:color w:val="000000" w:themeColor="text1"/>
        </w:rPr>
        <w:t>averiguar cuántos habitantes tiene y cómo se distribuyen en el territorio.</w:t>
      </w:r>
      <w:r w:rsidRPr="007C31E4">
        <w:rPr>
          <w:rStyle w:val="apple-converted-space"/>
          <w:color w:val="000000" w:themeColor="text1"/>
        </w:rPr>
        <w:t> </w:t>
      </w:r>
      <w:r w:rsidRPr="007C31E4">
        <w:rPr>
          <w:rStyle w:val="un"/>
          <w:color w:val="000000" w:themeColor="text1"/>
        </w:rPr>
        <w:t>En otras palabras, tenemos que conocer cuál es su</w:t>
      </w:r>
      <w:r w:rsidRPr="007C31E4">
        <w:rPr>
          <w:rStyle w:val="apple-converted-space"/>
          <w:color w:val="000000" w:themeColor="text1"/>
        </w:rPr>
        <w:t> </w:t>
      </w:r>
      <w:r w:rsidRPr="007C31E4">
        <w:rPr>
          <w:rStyle w:val="Textoennegrita"/>
          <w:color w:val="000000" w:themeColor="text1"/>
        </w:rPr>
        <w:t>densidad de población</w:t>
      </w:r>
      <w:r w:rsidRPr="007C31E4">
        <w:rPr>
          <w:rStyle w:val="un"/>
          <w:color w:val="000000" w:themeColor="text1"/>
        </w:rPr>
        <w:t>.</w:t>
      </w:r>
    </w:p>
    <w:p w:rsidR="00C24C3C" w:rsidRPr="001D149E" w:rsidRDefault="00C24C3C" w:rsidP="004942F4">
      <w:pPr>
        <w:pStyle w:val="u"/>
        <w:shd w:val="clear" w:color="auto" w:fill="FFFFFF"/>
        <w:spacing w:before="0" w:beforeAutospacing="0" w:after="0" w:afterAutospacing="0" w:line="312" w:lineRule="atLeast"/>
        <w:jc w:val="both"/>
        <w:rPr>
          <w:color w:val="000000" w:themeColor="text1"/>
        </w:rPr>
      </w:pPr>
      <w:r w:rsidRPr="007C31E4">
        <w:rPr>
          <w:color w:val="000000" w:themeColor="text1"/>
          <w:shd w:val="clear" w:color="auto" w:fill="FFFFFF"/>
        </w:rPr>
        <w:br/>
      </w:r>
      <w:r w:rsidRPr="007C31E4">
        <w:rPr>
          <w:rStyle w:val="un"/>
          <w:color w:val="000000" w:themeColor="text1"/>
          <w:shd w:val="clear" w:color="auto" w:fill="FFFFFF"/>
        </w:rPr>
        <w:t>En la actualidad, viven en la Tierra cerca de siete mil millones de personas.</w:t>
      </w:r>
      <w:r w:rsidRPr="007C31E4">
        <w:rPr>
          <w:rStyle w:val="apple-converted-space"/>
          <w:color w:val="000000" w:themeColor="text1"/>
          <w:shd w:val="clear" w:color="auto" w:fill="FFFFFF"/>
        </w:rPr>
        <w:t> </w:t>
      </w:r>
      <w:r w:rsidRPr="007C31E4">
        <w:rPr>
          <w:rStyle w:val="un"/>
          <w:color w:val="000000" w:themeColor="text1"/>
          <w:shd w:val="clear" w:color="auto" w:fill="FFFFFF"/>
        </w:rPr>
        <w:t>Su distribución sobre la superficie terrestre es desigual y depende de factores históricos, físicos y económicos, así como de los movimientos de la población (crecimiento natural y saldo migratorio).</w:t>
      </w:r>
      <w:r w:rsidRPr="007C31E4">
        <w:rPr>
          <w:rStyle w:val="apple-converted-space"/>
          <w:color w:val="000000" w:themeColor="text1"/>
          <w:shd w:val="clear" w:color="auto" w:fill="FFFFFF"/>
        </w:rPr>
        <w:t> </w:t>
      </w:r>
      <w:r w:rsidRPr="007C31E4">
        <w:rPr>
          <w:rStyle w:val="un"/>
          <w:color w:val="000000" w:themeColor="text1"/>
          <w:shd w:val="clear" w:color="auto" w:fill="FFFFFF"/>
        </w:rPr>
        <w:t xml:space="preserve">Conocer todas las variantes que afectan al crecimiento, movimiento y distribución de la población será necesario para </w:t>
      </w:r>
      <w:r w:rsidR="00EF0646">
        <w:rPr>
          <w:rStyle w:val="un"/>
          <w:color w:val="000000" w:themeColor="text1"/>
          <w:shd w:val="clear" w:color="auto" w:fill="FFFFFF"/>
        </w:rPr>
        <w:t xml:space="preserve">entender </w:t>
      </w:r>
      <w:r w:rsidRPr="007C31E4">
        <w:rPr>
          <w:rStyle w:val="un"/>
          <w:color w:val="000000" w:themeColor="text1"/>
          <w:shd w:val="clear" w:color="auto" w:fill="FFFFFF"/>
        </w:rPr>
        <w:t>cómo funciona nuestro mundo.</w:t>
      </w:r>
    </w:p>
    <w:p w:rsidR="002447C1" w:rsidRPr="001D149E" w:rsidRDefault="002447C1" w:rsidP="004942F4">
      <w:pPr>
        <w:jc w:val="both"/>
        <w:rPr>
          <w:rFonts w:ascii="Times New Roman" w:hAnsi="Times New Roman" w:cs="Times New Roman"/>
          <w:b/>
          <w:color w:val="000000" w:themeColor="text1"/>
          <w:sz w:val="24"/>
          <w:szCs w:val="24"/>
        </w:rPr>
      </w:pPr>
    </w:p>
    <w:p w:rsidR="001D149E" w:rsidRDefault="001D149E" w:rsidP="004942F4">
      <w:pPr>
        <w:pStyle w:val="u"/>
        <w:shd w:val="clear" w:color="auto" w:fill="FFFFFF"/>
        <w:spacing w:before="0" w:beforeAutospacing="0" w:after="0" w:afterAutospacing="0" w:line="312" w:lineRule="atLeast"/>
        <w:jc w:val="both"/>
        <w:rPr>
          <w:rStyle w:val="un"/>
          <w:color w:val="000000" w:themeColor="text1"/>
          <w:shd w:val="clear" w:color="auto" w:fill="FFFFFF"/>
        </w:rPr>
      </w:pPr>
    </w:p>
    <w:p w:rsidR="001D149E" w:rsidRDefault="001D149E" w:rsidP="004942F4">
      <w:pPr>
        <w:pStyle w:val="u"/>
        <w:shd w:val="clear" w:color="auto" w:fill="FFFFFF"/>
        <w:spacing w:before="0" w:beforeAutospacing="0" w:after="0" w:afterAutospacing="0" w:line="312" w:lineRule="atLeast"/>
        <w:jc w:val="both"/>
        <w:rPr>
          <w:rStyle w:val="un"/>
          <w:color w:val="000000" w:themeColor="text1"/>
          <w:shd w:val="clear" w:color="auto" w:fill="FFFFFF"/>
        </w:rPr>
      </w:pPr>
    </w:p>
    <w:p w:rsidR="001D149E" w:rsidRPr="000564BA" w:rsidRDefault="001D149E" w:rsidP="004942F4">
      <w:pPr>
        <w:pStyle w:val="u"/>
        <w:shd w:val="clear" w:color="auto" w:fill="FFFFFF"/>
        <w:spacing w:before="0" w:beforeAutospacing="0" w:after="0" w:afterAutospacing="0" w:line="312" w:lineRule="atLeast"/>
        <w:jc w:val="both"/>
        <w:rPr>
          <w:rStyle w:val="un"/>
          <w:color w:val="FFFFFF" w:themeColor="background1"/>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0564BA" w:rsidRPr="000564BA" w:rsidTr="001D149E">
        <w:tc>
          <w:tcPr>
            <w:tcW w:w="9054" w:type="dxa"/>
            <w:gridSpan w:val="2"/>
            <w:shd w:val="clear" w:color="auto" w:fill="0D0D0D" w:themeFill="text1" w:themeFillTint="F2"/>
          </w:tcPr>
          <w:p w:rsidR="001D149E" w:rsidRPr="000564BA" w:rsidRDefault="001D149E" w:rsidP="001D149E">
            <w:pPr>
              <w:jc w:val="center"/>
              <w:rPr>
                <w:rFonts w:ascii="Times New Roman" w:hAnsi="Times New Roman" w:cs="Times New Roman"/>
                <w:b/>
                <w:color w:val="FFFFFF" w:themeColor="background1"/>
                <w:sz w:val="24"/>
                <w:szCs w:val="24"/>
              </w:rPr>
            </w:pPr>
            <w:r w:rsidRPr="000564BA">
              <w:rPr>
                <w:rFonts w:ascii="Times New Roman" w:hAnsi="Times New Roman" w:cs="Times New Roman"/>
                <w:b/>
                <w:color w:val="FFFFFF" w:themeColor="background1"/>
                <w:sz w:val="24"/>
                <w:szCs w:val="24"/>
              </w:rPr>
              <w:t>Imagen (fotografía, gráfica o ilustración)</w:t>
            </w:r>
          </w:p>
        </w:tc>
      </w:tr>
      <w:tr w:rsidR="001D149E" w:rsidRPr="000564BA" w:rsidTr="001D149E">
        <w:tc>
          <w:tcPr>
            <w:tcW w:w="1668" w:type="dxa"/>
          </w:tcPr>
          <w:p w:rsidR="001D149E" w:rsidRPr="00BE3963" w:rsidRDefault="001D149E" w:rsidP="001D149E">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1D149E" w:rsidRPr="000564BA" w:rsidRDefault="001D149E" w:rsidP="001D149E">
            <w:pPr>
              <w:rPr>
                <w:rFonts w:ascii="Times New Roman" w:hAnsi="Times New Roman" w:cs="Times New Roman"/>
                <w:b/>
                <w:color w:val="000000" w:themeColor="text1"/>
                <w:sz w:val="24"/>
                <w:szCs w:val="24"/>
              </w:rPr>
            </w:pPr>
            <w:r w:rsidRPr="000564BA">
              <w:rPr>
                <w:rFonts w:ascii="Times New Roman" w:hAnsi="Times New Roman" w:cs="Times New Roman"/>
                <w:b/>
                <w:color w:val="000000" w:themeColor="text1"/>
                <w:sz w:val="24"/>
                <w:szCs w:val="24"/>
              </w:rPr>
              <w:t>CS_09_10_IMG01</w:t>
            </w:r>
          </w:p>
        </w:tc>
      </w:tr>
      <w:tr w:rsidR="001D149E" w:rsidRPr="00BE3963" w:rsidTr="001D149E">
        <w:tc>
          <w:tcPr>
            <w:tcW w:w="1668" w:type="dxa"/>
          </w:tcPr>
          <w:p w:rsidR="001D149E" w:rsidRPr="00BE3963" w:rsidRDefault="001D149E" w:rsidP="001D149E">
            <w:pPr>
              <w:rPr>
                <w:rFonts w:ascii="Times New Roman" w:hAnsi="Times New Roman" w:cs="Times New Roman"/>
                <w:b/>
                <w:color w:val="000000" w:themeColor="text1"/>
                <w:sz w:val="24"/>
                <w:szCs w:val="24"/>
              </w:rPr>
            </w:pPr>
          </w:p>
        </w:tc>
        <w:tc>
          <w:tcPr>
            <w:tcW w:w="7386" w:type="dxa"/>
          </w:tcPr>
          <w:p w:rsidR="001D149E" w:rsidRPr="00BE3963" w:rsidRDefault="00073AA5" w:rsidP="001D149E">
            <w:pPr>
              <w:rPr>
                <w:rStyle w:val="un"/>
                <w:rFonts w:ascii="Times New Roman" w:eastAsia="Times New Roman" w:hAnsi="Times New Roman" w:cs="Times New Roman"/>
                <w:b/>
                <w:bCs/>
                <w:color w:val="000000" w:themeColor="text1"/>
                <w:sz w:val="24"/>
                <w:szCs w:val="24"/>
              </w:rPr>
            </w:pPr>
            <w:del w:id="1" w:author="ANA MARIA LARA" w:date="2016-02-16T07:56:00Z">
              <w:r w:rsidDel="00CB51DD">
                <w:rPr>
                  <w:rFonts w:ascii="Times New Roman" w:hAnsi="Times New Roman" w:cs="Times New Roman"/>
                  <w:color w:val="000000" w:themeColor="text1"/>
                  <w:kern w:val="36"/>
                  <w:sz w:val="24"/>
                  <w:szCs w:val="24"/>
                </w:rPr>
                <w:delText xml:space="preserve"> </w:delText>
              </w:r>
            </w:del>
            <w:ins w:id="2" w:author="ANA MARIA LARA" w:date="2016-02-16T07:56:00Z">
              <w:r w:rsidR="00CB51DD">
                <w:rPr>
                  <w:rFonts w:ascii="Times New Roman" w:hAnsi="Times New Roman" w:cs="Times New Roman"/>
                  <w:color w:val="000000" w:themeColor="text1"/>
                  <w:kern w:val="36"/>
                  <w:sz w:val="24"/>
                  <w:szCs w:val="24"/>
                </w:rPr>
                <w:t xml:space="preserve">2 ESO/ Ciencias sociales, geografía e historia / </w:t>
              </w:r>
            </w:ins>
            <w:ins w:id="3" w:author="ANA MARIA LARA" w:date="2016-02-16T07:53:00Z">
              <w:r w:rsidR="00CB51DD">
                <w:rPr>
                  <w:rFonts w:ascii="Times New Roman" w:hAnsi="Times New Roman" w:cs="Times New Roman"/>
                  <w:color w:val="000000" w:themeColor="text1"/>
                  <w:kern w:val="36"/>
                  <w:sz w:val="24"/>
                  <w:szCs w:val="24"/>
                </w:rPr>
                <w:t xml:space="preserve">La </w:t>
              </w:r>
            </w:ins>
            <w:ins w:id="4" w:author="ANA MARIA LARA" w:date="2016-02-16T07:54:00Z">
              <w:r w:rsidR="00CB51DD">
                <w:rPr>
                  <w:rFonts w:ascii="Times New Roman" w:hAnsi="Times New Roman" w:cs="Times New Roman"/>
                  <w:color w:val="000000" w:themeColor="text1"/>
                  <w:kern w:val="36"/>
                  <w:sz w:val="24"/>
                  <w:szCs w:val="24"/>
                </w:rPr>
                <w:t>población y los recursos</w:t>
              </w:r>
            </w:ins>
            <w:ins w:id="5" w:author="ANA MARIA LARA" w:date="2016-02-16T07:57:00Z">
              <w:r w:rsidR="00CB51DD">
                <w:rPr>
                  <w:rFonts w:ascii="Times New Roman" w:hAnsi="Times New Roman" w:cs="Times New Roman"/>
                  <w:color w:val="000000" w:themeColor="text1"/>
                  <w:kern w:val="36"/>
                  <w:sz w:val="24"/>
                  <w:szCs w:val="24"/>
                </w:rPr>
                <w:t>/1. La densidad de la población</w:t>
              </w:r>
            </w:ins>
          </w:p>
        </w:tc>
      </w:tr>
      <w:tr w:rsidR="001D149E" w:rsidRPr="00BE3963" w:rsidTr="001D149E">
        <w:tc>
          <w:tcPr>
            <w:tcW w:w="1668" w:type="dxa"/>
          </w:tcPr>
          <w:p w:rsidR="001D149E" w:rsidRPr="00BE3963" w:rsidRDefault="001D149E" w:rsidP="001D149E">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1D149E" w:rsidRPr="00BE3963" w:rsidRDefault="00073AA5" w:rsidP="001D149E">
            <w:pPr>
              <w:rPr>
                <w:rStyle w:val="un"/>
                <w:rFonts w:ascii="Times New Roman" w:eastAsia="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 xml:space="preserve"> </w:t>
            </w:r>
          </w:p>
          <w:p w:rsidR="001D149E" w:rsidRPr="00BE3963" w:rsidRDefault="001D149E" w:rsidP="001D149E">
            <w:pPr>
              <w:rPr>
                <w:rFonts w:ascii="Times New Roman" w:hAnsi="Times New Roman" w:cs="Times New Roman"/>
                <w:color w:val="000000" w:themeColor="text1"/>
                <w:sz w:val="24"/>
                <w:szCs w:val="24"/>
              </w:rPr>
            </w:pPr>
          </w:p>
        </w:tc>
      </w:tr>
      <w:tr w:rsidR="001D149E" w:rsidRPr="00BE3963" w:rsidTr="001D149E">
        <w:tc>
          <w:tcPr>
            <w:tcW w:w="1668" w:type="dxa"/>
          </w:tcPr>
          <w:p w:rsidR="001D149E" w:rsidRPr="00BE3963" w:rsidRDefault="001D149E" w:rsidP="001D149E">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1D149E" w:rsidRPr="00BE3963" w:rsidRDefault="00D63695" w:rsidP="001D149E">
            <w:pPr>
              <w:spacing w:after="200"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 xml:space="preserve"> </w:t>
            </w:r>
            <w:r w:rsidR="00073AA5" w:rsidRPr="001D149E">
              <w:rPr>
                <w:rStyle w:val="un"/>
                <w:noProof/>
                <w:color w:val="000000" w:themeColor="text1"/>
                <w:shd w:val="clear" w:color="auto" w:fill="FFFFFF"/>
              </w:rPr>
              <w:drawing>
                <wp:inline distT="0" distB="0" distL="0" distR="0" wp14:anchorId="3212F145" wp14:editId="1BBEBD4F">
                  <wp:extent cx="3303978" cy="2113472"/>
                  <wp:effectExtent l="19050" t="0" r="0" b="0"/>
                  <wp:docPr id="1" name="Imagen 1" descr="http://profesores.aulaplaneta.com/DNNPlayerPackages/Package14209/InfoGuion/cuadernoestudio/images_xml/CS_08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9/InfoGuion/cuadernoestudio/images_xml/CS_08_01_img1_small.jpg"/>
                          <pic:cNvPicPr>
                            <a:picLocks noChangeAspect="1" noChangeArrowheads="1"/>
                          </pic:cNvPicPr>
                        </pic:nvPicPr>
                        <pic:blipFill>
                          <a:blip r:embed="rId6" cstate="print"/>
                          <a:srcRect/>
                          <a:stretch>
                            <a:fillRect/>
                          </a:stretch>
                        </pic:blipFill>
                        <pic:spPr bwMode="auto">
                          <a:xfrm>
                            <a:off x="0" y="0"/>
                            <a:ext cx="3307474" cy="2115709"/>
                          </a:xfrm>
                          <a:prstGeom prst="rect">
                            <a:avLst/>
                          </a:prstGeom>
                          <a:noFill/>
                          <a:ln w="9525">
                            <a:noFill/>
                            <a:miter lim="800000"/>
                            <a:headEnd/>
                            <a:tailEnd/>
                          </a:ln>
                        </pic:spPr>
                      </pic:pic>
                    </a:graphicData>
                  </a:graphic>
                </wp:inline>
              </w:drawing>
            </w:r>
          </w:p>
          <w:p w:rsidR="001D149E" w:rsidRPr="00BE3963" w:rsidRDefault="001D149E" w:rsidP="001D149E">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color w:val="000000" w:themeColor="text1"/>
                <w:sz w:val="24"/>
                <w:szCs w:val="24"/>
              </w:rPr>
              <w:t xml:space="preserve">  </w:t>
            </w:r>
          </w:p>
        </w:tc>
      </w:tr>
      <w:tr w:rsidR="001D149E" w:rsidRPr="00BE3963" w:rsidTr="001D149E">
        <w:tc>
          <w:tcPr>
            <w:tcW w:w="1668" w:type="dxa"/>
          </w:tcPr>
          <w:p w:rsidR="001D149E" w:rsidRPr="00BE3963" w:rsidRDefault="001D149E" w:rsidP="001D149E">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0564BA" w:rsidRPr="001D149E" w:rsidRDefault="000564BA" w:rsidP="000564BA">
            <w:pPr>
              <w:pStyle w:val="u"/>
              <w:shd w:val="clear" w:color="auto" w:fill="FFFFFF"/>
              <w:spacing w:before="0" w:beforeAutospacing="0" w:after="0" w:afterAutospacing="0" w:line="312" w:lineRule="atLeast"/>
              <w:jc w:val="both"/>
              <w:rPr>
                <w:rStyle w:val="un"/>
                <w:color w:val="000000" w:themeColor="text1"/>
                <w:shd w:val="clear" w:color="auto" w:fill="FFFFFF"/>
              </w:rPr>
            </w:pPr>
            <w:r w:rsidRPr="001D149E">
              <w:rPr>
                <w:rStyle w:val="un"/>
                <w:color w:val="000000" w:themeColor="text1"/>
                <w:shd w:val="clear" w:color="auto" w:fill="FFFFFF"/>
              </w:rPr>
              <w:t>La </w:t>
            </w:r>
            <w:r w:rsidRPr="001D149E">
              <w:rPr>
                <w:rStyle w:val="un"/>
                <w:b/>
                <w:bCs/>
                <w:color w:val="000000" w:themeColor="text1"/>
                <w:shd w:val="clear" w:color="auto" w:fill="FFFFFF"/>
              </w:rPr>
              <w:t>población de la Tierra</w:t>
            </w:r>
            <w:r w:rsidRPr="001D149E">
              <w:rPr>
                <w:rStyle w:val="un"/>
                <w:color w:val="000000" w:themeColor="text1"/>
                <w:shd w:val="clear" w:color="auto" w:fill="FFFFFF"/>
              </w:rPr>
              <w:t> no se reparte de forma uniforme. Por ejemplo, mientras en Asia vive más de la mitad de la población de</w:t>
            </w:r>
            <w:r w:rsidR="00EF0646">
              <w:rPr>
                <w:rStyle w:val="un"/>
                <w:color w:val="000000" w:themeColor="text1"/>
                <w:shd w:val="clear" w:color="auto" w:fill="FFFFFF"/>
              </w:rPr>
              <w:t>l planeta,</w:t>
            </w:r>
            <w:r w:rsidRPr="001D149E">
              <w:rPr>
                <w:rStyle w:val="un"/>
                <w:color w:val="000000" w:themeColor="text1"/>
                <w:shd w:val="clear" w:color="auto" w:fill="FFFFFF"/>
              </w:rPr>
              <w:t xml:space="preserve"> </w:t>
            </w:r>
            <w:r w:rsidR="00EF0646">
              <w:rPr>
                <w:rStyle w:val="un"/>
                <w:color w:val="000000" w:themeColor="text1"/>
                <w:shd w:val="clear" w:color="auto" w:fill="FFFFFF"/>
              </w:rPr>
              <w:t xml:space="preserve"> </w:t>
            </w:r>
            <w:r w:rsidRPr="001D149E">
              <w:rPr>
                <w:rStyle w:val="un"/>
                <w:color w:val="000000" w:themeColor="text1"/>
                <w:shd w:val="clear" w:color="auto" w:fill="FFFFFF"/>
              </w:rPr>
              <w:t>en Oceanía vive menos del 1 % de la población mundial.</w:t>
            </w:r>
          </w:p>
          <w:p w:rsidR="001D149E" w:rsidRPr="00BE3963" w:rsidRDefault="001D149E" w:rsidP="001D149E">
            <w:pPr>
              <w:pStyle w:val="mw-mmv-image-desc"/>
              <w:rPr>
                <w:color w:val="000000" w:themeColor="text1"/>
              </w:rPr>
            </w:pPr>
          </w:p>
        </w:tc>
      </w:tr>
    </w:tbl>
    <w:p w:rsidR="001D149E" w:rsidRDefault="001D149E" w:rsidP="004942F4">
      <w:pPr>
        <w:pStyle w:val="u"/>
        <w:shd w:val="clear" w:color="auto" w:fill="FFFFFF"/>
        <w:spacing w:before="0" w:beforeAutospacing="0" w:after="0" w:afterAutospacing="0" w:line="312" w:lineRule="atLeast"/>
        <w:jc w:val="both"/>
        <w:rPr>
          <w:rStyle w:val="un"/>
          <w:color w:val="000000" w:themeColor="text1"/>
          <w:shd w:val="clear" w:color="auto" w:fill="FFFFFF"/>
        </w:rPr>
      </w:pPr>
    </w:p>
    <w:p w:rsidR="004942F4" w:rsidRPr="001D149E" w:rsidRDefault="004942F4" w:rsidP="004942F4">
      <w:pPr>
        <w:pStyle w:val="u"/>
        <w:shd w:val="clear" w:color="auto" w:fill="FFFFFF"/>
        <w:spacing w:before="0" w:beforeAutospacing="0" w:after="0" w:afterAutospacing="0" w:line="312" w:lineRule="atLeast"/>
        <w:jc w:val="both"/>
        <w:rPr>
          <w:rStyle w:val="un"/>
          <w:color w:val="000000" w:themeColor="text1"/>
          <w:shd w:val="clear" w:color="auto" w:fill="FFFFFF"/>
        </w:rPr>
      </w:pPr>
    </w:p>
    <w:p w:rsidR="008640DA" w:rsidRPr="007C31E4" w:rsidRDefault="008640DA"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t>Para poder comparar el volumen de población de dos lugares distintos, debemos calcular su </w:t>
      </w:r>
      <w:r w:rsidRPr="007C31E4">
        <w:rPr>
          <w:rFonts w:ascii="Times New Roman" w:eastAsia="Times New Roman" w:hAnsi="Times New Roman" w:cs="Times New Roman"/>
          <w:b/>
          <w:bCs/>
          <w:color w:val="000000" w:themeColor="text1"/>
          <w:sz w:val="24"/>
          <w:szCs w:val="24"/>
        </w:rPr>
        <w:t>densidad de población</w:t>
      </w:r>
      <w:r w:rsidRPr="007C31E4">
        <w:rPr>
          <w:rFonts w:ascii="Times New Roman" w:eastAsia="Times New Roman" w:hAnsi="Times New Roman" w:cs="Times New Roman"/>
          <w:color w:val="000000" w:themeColor="text1"/>
          <w:sz w:val="24"/>
          <w:szCs w:val="24"/>
        </w:rPr>
        <w:t>. Se entiende como densidad de población a los habitantes que ocupan una determinada superficie.</w:t>
      </w:r>
    </w:p>
    <w:p w:rsidR="008640DA" w:rsidRPr="007C31E4" w:rsidRDefault="008640DA"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8640DA" w:rsidRPr="00E80BF3" w:rsidRDefault="008640DA" w:rsidP="004942F4">
      <w:pPr>
        <w:shd w:val="clear" w:color="auto" w:fill="E7E3D9"/>
        <w:spacing w:before="312" w:after="177" w:line="240" w:lineRule="auto"/>
        <w:jc w:val="both"/>
        <w:outlineLvl w:val="3"/>
        <w:rPr>
          <w:rFonts w:ascii="Times New Roman" w:eastAsia="Times New Roman" w:hAnsi="Times New Roman" w:cs="Times New Roman"/>
          <w:b/>
          <w:color w:val="000000" w:themeColor="text1"/>
          <w:sz w:val="24"/>
          <w:szCs w:val="24"/>
        </w:rPr>
      </w:pPr>
      <w:r w:rsidRPr="00E80BF3">
        <w:rPr>
          <w:rFonts w:ascii="Times New Roman" w:eastAsia="Times New Roman" w:hAnsi="Times New Roman" w:cs="Times New Roman"/>
          <w:b/>
          <w:color w:val="000000" w:themeColor="text1"/>
          <w:sz w:val="24"/>
          <w:szCs w:val="24"/>
        </w:rPr>
        <w:t>La densidad de población</w:t>
      </w:r>
    </w:p>
    <w:p w:rsidR="008640DA" w:rsidRPr="007C31E4" w:rsidRDefault="008640DA" w:rsidP="004942F4">
      <w:pPr>
        <w:shd w:val="clear" w:color="auto" w:fill="E7E3D9"/>
        <w:spacing w:after="0"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b/>
          <w:bCs/>
          <w:color w:val="000000" w:themeColor="text1"/>
          <w:sz w:val="24"/>
          <w:szCs w:val="24"/>
        </w:rPr>
        <w:t>Densidad de población = número de habitantes / superficie en km</w:t>
      </w:r>
      <w:r w:rsidRPr="007C31E4">
        <w:rPr>
          <w:rFonts w:ascii="Times New Roman" w:eastAsia="Times New Roman" w:hAnsi="Times New Roman" w:cs="Times New Roman"/>
          <w:b/>
          <w:bCs/>
          <w:color w:val="000000" w:themeColor="text1"/>
          <w:sz w:val="24"/>
          <w:szCs w:val="24"/>
          <w:vertAlign w:val="superscript"/>
        </w:rPr>
        <w:t>2</w:t>
      </w:r>
    </w:p>
    <w:p w:rsidR="008640DA" w:rsidRPr="007C31E4" w:rsidRDefault="008640DA" w:rsidP="004942F4">
      <w:pPr>
        <w:shd w:val="clear" w:color="auto" w:fill="E7E3D9"/>
        <w:spacing w:after="0"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t>Por ejemplo: en Argentina viven 40</w:t>
      </w:r>
      <w:r w:rsidR="00EF0646">
        <w:rPr>
          <w:rFonts w:ascii="Times New Roman" w:eastAsia="Times New Roman" w:hAnsi="Times New Roman" w:cs="Times New Roman"/>
          <w:color w:val="000000" w:themeColor="text1"/>
          <w:sz w:val="24"/>
          <w:szCs w:val="24"/>
        </w:rPr>
        <w:t xml:space="preserve"> </w:t>
      </w:r>
      <w:r w:rsidRPr="007C31E4">
        <w:rPr>
          <w:rFonts w:ascii="Times New Roman" w:eastAsia="Times New Roman" w:hAnsi="Times New Roman" w:cs="Times New Roman"/>
          <w:color w:val="000000" w:themeColor="text1"/>
          <w:sz w:val="24"/>
          <w:szCs w:val="24"/>
        </w:rPr>
        <w:t>091</w:t>
      </w:r>
      <w:r w:rsidR="00EF0646">
        <w:rPr>
          <w:rFonts w:ascii="Times New Roman" w:eastAsia="Times New Roman" w:hAnsi="Times New Roman" w:cs="Times New Roman"/>
          <w:color w:val="000000" w:themeColor="text1"/>
          <w:sz w:val="24"/>
          <w:szCs w:val="24"/>
        </w:rPr>
        <w:t xml:space="preserve"> </w:t>
      </w:r>
      <w:r w:rsidRPr="007C31E4">
        <w:rPr>
          <w:rFonts w:ascii="Times New Roman" w:eastAsia="Times New Roman" w:hAnsi="Times New Roman" w:cs="Times New Roman"/>
          <w:color w:val="000000" w:themeColor="text1"/>
          <w:sz w:val="24"/>
          <w:szCs w:val="24"/>
        </w:rPr>
        <w:t>359 personas distribuidas en una superficie de 2</w:t>
      </w:r>
      <w:r w:rsidR="00EF0646">
        <w:rPr>
          <w:rFonts w:ascii="Times New Roman" w:eastAsia="Times New Roman" w:hAnsi="Times New Roman" w:cs="Times New Roman"/>
          <w:color w:val="000000" w:themeColor="text1"/>
          <w:sz w:val="24"/>
          <w:szCs w:val="24"/>
        </w:rPr>
        <w:t xml:space="preserve"> </w:t>
      </w:r>
      <w:r w:rsidRPr="007C31E4">
        <w:rPr>
          <w:rFonts w:ascii="Times New Roman" w:eastAsia="Times New Roman" w:hAnsi="Times New Roman" w:cs="Times New Roman"/>
          <w:color w:val="000000" w:themeColor="text1"/>
          <w:sz w:val="24"/>
          <w:szCs w:val="24"/>
        </w:rPr>
        <w:t>780</w:t>
      </w:r>
      <w:r w:rsidR="00EF0646">
        <w:rPr>
          <w:rFonts w:ascii="Times New Roman" w:eastAsia="Times New Roman" w:hAnsi="Times New Roman" w:cs="Times New Roman"/>
          <w:color w:val="000000" w:themeColor="text1"/>
          <w:sz w:val="24"/>
          <w:szCs w:val="24"/>
        </w:rPr>
        <w:t xml:space="preserve"> </w:t>
      </w:r>
      <w:r w:rsidRPr="007C31E4">
        <w:rPr>
          <w:rFonts w:ascii="Times New Roman" w:eastAsia="Times New Roman" w:hAnsi="Times New Roman" w:cs="Times New Roman"/>
          <w:color w:val="000000" w:themeColor="text1"/>
          <w:sz w:val="24"/>
          <w:szCs w:val="24"/>
        </w:rPr>
        <w:t>092 km</w:t>
      </w:r>
      <w:r w:rsidRPr="007C31E4">
        <w:rPr>
          <w:rFonts w:ascii="Times New Roman" w:eastAsia="Times New Roman" w:hAnsi="Times New Roman" w:cs="Times New Roman"/>
          <w:color w:val="000000" w:themeColor="text1"/>
          <w:sz w:val="24"/>
          <w:szCs w:val="24"/>
          <w:vertAlign w:val="superscript"/>
        </w:rPr>
        <w:t>2</w:t>
      </w:r>
      <w:r w:rsidRPr="007C31E4">
        <w:rPr>
          <w:rFonts w:ascii="Times New Roman" w:eastAsia="Times New Roman" w:hAnsi="Times New Roman" w:cs="Times New Roman"/>
          <w:color w:val="000000" w:themeColor="text1"/>
          <w:sz w:val="24"/>
          <w:szCs w:val="24"/>
        </w:rPr>
        <w:t>. Para conocer cuál es la densidad de población de este país su</w:t>
      </w:r>
      <w:r w:rsidR="00EF0646">
        <w:rPr>
          <w:rFonts w:ascii="Times New Roman" w:eastAsia="Times New Roman" w:hAnsi="Times New Roman" w:cs="Times New Roman"/>
          <w:color w:val="000000" w:themeColor="text1"/>
          <w:sz w:val="24"/>
          <w:szCs w:val="24"/>
        </w:rPr>
        <w:t>r</w:t>
      </w:r>
      <w:r w:rsidRPr="007C31E4">
        <w:rPr>
          <w:rFonts w:ascii="Times New Roman" w:eastAsia="Times New Roman" w:hAnsi="Times New Roman" w:cs="Times New Roman"/>
          <w:color w:val="000000" w:themeColor="text1"/>
          <w:sz w:val="24"/>
          <w:szCs w:val="24"/>
        </w:rPr>
        <w:t>americano</w:t>
      </w:r>
      <w:r w:rsidR="00EF0646">
        <w:rPr>
          <w:rFonts w:ascii="Times New Roman" w:eastAsia="Times New Roman" w:hAnsi="Times New Roman" w:cs="Times New Roman"/>
          <w:color w:val="000000" w:themeColor="text1"/>
          <w:sz w:val="24"/>
          <w:szCs w:val="24"/>
        </w:rPr>
        <w:t>,</w:t>
      </w:r>
      <w:r w:rsidRPr="007C31E4">
        <w:rPr>
          <w:rFonts w:ascii="Times New Roman" w:eastAsia="Times New Roman" w:hAnsi="Times New Roman" w:cs="Times New Roman"/>
          <w:color w:val="000000" w:themeColor="text1"/>
          <w:sz w:val="24"/>
          <w:szCs w:val="24"/>
        </w:rPr>
        <w:t xml:space="preserve"> tenemos que hacer la siguiente operación:</w:t>
      </w:r>
    </w:p>
    <w:p w:rsidR="008640DA" w:rsidRPr="007C31E4" w:rsidRDefault="008640DA" w:rsidP="004942F4">
      <w:pPr>
        <w:shd w:val="clear" w:color="auto" w:fill="E7E3D9"/>
        <w:spacing w:after="0"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b/>
          <w:bCs/>
          <w:color w:val="000000" w:themeColor="text1"/>
          <w:sz w:val="24"/>
          <w:szCs w:val="24"/>
        </w:rPr>
        <w:t>40</w:t>
      </w:r>
      <w:r w:rsidR="00EF0646">
        <w:rPr>
          <w:rFonts w:ascii="Times New Roman" w:eastAsia="Times New Roman" w:hAnsi="Times New Roman" w:cs="Times New Roman"/>
          <w:b/>
          <w:bCs/>
          <w:color w:val="000000" w:themeColor="text1"/>
          <w:sz w:val="24"/>
          <w:szCs w:val="24"/>
        </w:rPr>
        <w:t xml:space="preserve"> </w:t>
      </w:r>
      <w:r w:rsidRPr="007C31E4">
        <w:rPr>
          <w:rFonts w:ascii="Times New Roman" w:eastAsia="Times New Roman" w:hAnsi="Times New Roman" w:cs="Times New Roman"/>
          <w:b/>
          <w:bCs/>
          <w:color w:val="000000" w:themeColor="text1"/>
          <w:sz w:val="24"/>
          <w:szCs w:val="24"/>
        </w:rPr>
        <w:t>091</w:t>
      </w:r>
      <w:r w:rsidR="00EF0646">
        <w:rPr>
          <w:rFonts w:ascii="Times New Roman" w:eastAsia="Times New Roman" w:hAnsi="Times New Roman" w:cs="Times New Roman"/>
          <w:b/>
          <w:bCs/>
          <w:color w:val="000000" w:themeColor="text1"/>
          <w:sz w:val="24"/>
          <w:szCs w:val="24"/>
        </w:rPr>
        <w:t xml:space="preserve"> </w:t>
      </w:r>
      <w:r w:rsidRPr="007C31E4">
        <w:rPr>
          <w:rFonts w:ascii="Times New Roman" w:eastAsia="Times New Roman" w:hAnsi="Times New Roman" w:cs="Times New Roman"/>
          <w:b/>
          <w:bCs/>
          <w:color w:val="000000" w:themeColor="text1"/>
          <w:sz w:val="24"/>
          <w:szCs w:val="24"/>
        </w:rPr>
        <w:t>359 / 2</w:t>
      </w:r>
      <w:r w:rsidR="00EF0646">
        <w:rPr>
          <w:rFonts w:ascii="Times New Roman" w:eastAsia="Times New Roman" w:hAnsi="Times New Roman" w:cs="Times New Roman"/>
          <w:b/>
          <w:bCs/>
          <w:color w:val="000000" w:themeColor="text1"/>
          <w:sz w:val="24"/>
          <w:szCs w:val="24"/>
        </w:rPr>
        <w:t xml:space="preserve"> </w:t>
      </w:r>
      <w:r w:rsidRPr="007C31E4">
        <w:rPr>
          <w:rFonts w:ascii="Times New Roman" w:eastAsia="Times New Roman" w:hAnsi="Times New Roman" w:cs="Times New Roman"/>
          <w:b/>
          <w:bCs/>
          <w:color w:val="000000" w:themeColor="text1"/>
          <w:sz w:val="24"/>
          <w:szCs w:val="24"/>
        </w:rPr>
        <w:t>780</w:t>
      </w:r>
      <w:r w:rsidR="00EF0646">
        <w:rPr>
          <w:rFonts w:ascii="Times New Roman" w:eastAsia="Times New Roman" w:hAnsi="Times New Roman" w:cs="Times New Roman"/>
          <w:b/>
          <w:bCs/>
          <w:color w:val="000000" w:themeColor="text1"/>
          <w:sz w:val="24"/>
          <w:szCs w:val="24"/>
        </w:rPr>
        <w:t xml:space="preserve"> </w:t>
      </w:r>
      <w:r w:rsidRPr="007C31E4">
        <w:rPr>
          <w:rFonts w:ascii="Times New Roman" w:eastAsia="Times New Roman" w:hAnsi="Times New Roman" w:cs="Times New Roman"/>
          <w:b/>
          <w:bCs/>
          <w:color w:val="000000" w:themeColor="text1"/>
          <w:sz w:val="24"/>
          <w:szCs w:val="24"/>
        </w:rPr>
        <w:t>092 = 14,42 hab</w:t>
      </w:r>
      <w:proofErr w:type="gramStart"/>
      <w:r w:rsidRPr="007C31E4">
        <w:rPr>
          <w:rFonts w:ascii="Times New Roman" w:eastAsia="Times New Roman" w:hAnsi="Times New Roman" w:cs="Times New Roman"/>
          <w:b/>
          <w:bCs/>
          <w:color w:val="000000" w:themeColor="text1"/>
          <w:sz w:val="24"/>
          <w:szCs w:val="24"/>
        </w:rPr>
        <w:t>./</w:t>
      </w:r>
      <w:proofErr w:type="gramEnd"/>
      <w:r w:rsidRPr="007C31E4">
        <w:rPr>
          <w:rFonts w:ascii="Times New Roman" w:eastAsia="Times New Roman" w:hAnsi="Times New Roman" w:cs="Times New Roman"/>
          <w:b/>
          <w:bCs/>
          <w:color w:val="000000" w:themeColor="text1"/>
          <w:sz w:val="24"/>
          <w:szCs w:val="24"/>
        </w:rPr>
        <w:t>km</w:t>
      </w:r>
      <w:r w:rsidRPr="007C31E4">
        <w:rPr>
          <w:rFonts w:ascii="Times New Roman" w:eastAsia="Times New Roman" w:hAnsi="Times New Roman" w:cs="Times New Roman"/>
          <w:b/>
          <w:bCs/>
          <w:color w:val="000000" w:themeColor="text1"/>
          <w:sz w:val="24"/>
          <w:szCs w:val="24"/>
          <w:vertAlign w:val="superscript"/>
        </w:rPr>
        <w:t>2</w:t>
      </w:r>
    </w:p>
    <w:p w:rsidR="008640DA" w:rsidRPr="007C31E4" w:rsidRDefault="008640DA" w:rsidP="004942F4">
      <w:pPr>
        <w:shd w:val="clear" w:color="auto" w:fill="E7E3D9"/>
        <w:spacing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lastRenderedPageBreak/>
        <w:t>Según este resultado, la densidad de población en Argentina es de 14,42 hab./km</w:t>
      </w:r>
      <w:r w:rsidRPr="007C31E4">
        <w:rPr>
          <w:rFonts w:ascii="Times New Roman" w:eastAsia="Times New Roman" w:hAnsi="Times New Roman" w:cs="Times New Roman"/>
          <w:color w:val="000000" w:themeColor="text1"/>
          <w:sz w:val="24"/>
          <w:szCs w:val="24"/>
          <w:vertAlign w:val="superscript"/>
        </w:rPr>
        <w:t>2</w:t>
      </w:r>
      <w:r w:rsidRPr="007C31E4">
        <w:rPr>
          <w:rFonts w:ascii="Times New Roman" w:eastAsia="Times New Roman" w:hAnsi="Times New Roman" w:cs="Times New Roman"/>
          <w:color w:val="000000" w:themeColor="text1"/>
          <w:sz w:val="24"/>
          <w:szCs w:val="24"/>
        </w:rPr>
        <w:t>.</w:t>
      </w:r>
    </w:p>
    <w:p w:rsidR="008640DA" w:rsidRPr="007C31E4" w:rsidRDefault="008640DA" w:rsidP="004942F4">
      <w:pPr>
        <w:shd w:val="clear" w:color="auto" w:fill="E7E3D9"/>
        <w:spacing w:line="312" w:lineRule="atLeast"/>
        <w:jc w:val="both"/>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t>Otro ejemplo:</w:t>
      </w:r>
    </w:p>
    <w:p w:rsidR="008640DA" w:rsidRPr="007C31E4" w:rsidRDefault="008640DA" w:rsidP="004942F4">
      <w:pPr>
        <w:shd w:val="clear" w:color="auto" w:fill="E7E3D9"/>
        <w:spacing w:before="312" w:after="177" w:line="240" w:lineRule="auto"/>
        <w:jc w:val="both"/>
        <w:outlineLvl w:val="3"/>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b/>
          <w:bCs/>
          <w:color w:val="000000" w:themeColor="text1"/>
          <w:sz w:val="24"/>
          <w:szCs w:val="24"/>
        </w:rPr>
        <w:t>Densidad de población = número de hab</w:t>
      </w:r>
      <w:r w:rsidRPr="007C31E4">
        <w:rPr>
          <w:rFonts w:ascii="Times New Roman" w:eastAsia="Times New Roman" w:hAnsi="Times New Roman" w:cs="Times New Roman"/>
          <w:color w:val="000000" w:themeColor="text1"/>
          <w:sz w:val="24"/>
          <w:szCs w:val="24"/>
        </w:rPr>
        <w:t xml:space="preserve">. / </w:t>
      </w:r>
      <w:r w:rsidRPr="007C31E4">
        <w:rPr>
          <w:rFonts w:ascii="Times New Roman" w:eastAsia="Times New Roman" w:hAnsi="Times New Roman" w:cs="Times New Roman"/>
          <w:b/>
          <w:color w:val="000000" w:themeColor="text1"/>
          <w:sz w:val="24"/>
          <w:szCs w:val="24"/>
        </w:rPr>
        <w:t>superficie en km</w:t>
      </w:r>
      <w:r w:rsidRPr="00E80BF3">
        <w:rPr>
          <w:rFonts w:ascii="Times New Roman" w:eastAsia="Times New Roman" w:hAnsi="Times New Roman" w:cs="Times New Roman"/>
          <w:b/>
          <w:color w:val="000000" w:themeColor="text1"/>
          <w:sz w:val="24"/>
          <w:szCs w:val="24"/>
          <w:vertAlign w:val="superscript"/>
        </w:rPr>
        <w:t>2</w:t>
      </w:r>
    </w:p>
    <w:p w:rsidR="008640DA" w:rsidRPr="007C31E4" w:rsidRDefault="008640DA" w:rsidP="004942F4">
      <w:pPr>
        <w:shd w:val="clear" w:color="auto" w:fill="E7E3D9"/>
        <w:spacing w:before="312" w:after="177" w:line="240" w:lineRule="auto"/>
        <w:jc w:val="both"/>
        <w:outlineLvl w:val="3"/>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t>Una localidad tiene una superficie de 13 km</w:t>
      </w:r>
      <w:r w:rsidRPr="00E80BF3">
        <w:rPr>
          <w:rFonts w:ascii="Times New Roman" w:eastAsia="Times New Roman" w:hAnsi="Times New Roman" w:cs="Times New Roman"/>
          <w:color w:val="000000" w:themeColor="text1"/>
          <w:sz w:val="24"/>
          <w:szCs w:val="24"/>
          <w:vertAlign w:val="superscript"/>
        </w:rPr>
        <w:t>2</w:t>
      </w:r>
      <w:r w:rsidRPr="007C31E4">
        <w:rPr>
          <w:rFonts w:ascii="Times New Roman" w:eastAsia="Times New Roman" w:hAnsi="Times New Roman" w:cs="Times New Roman"/>
          <w:color w:val="000000" w:themeColor="text1"/>
          <w:sz w:val="24"/>
          <w:szCs w:val="24"/>
        </w:rPr>
        <w:t> y 1500 habitantes. Si queremos calcular cuál es su densidad de población, tenemos que hacer la siguiente operación:</w:t>
      </w:r>
    </w:p>
    <w:p w:rsidR="008640DA" w:rsidRPr="007C31E4" w:rsidRDefault="008640DA" w:rsidP="004942F4">
      <w:pPr>
        <w:shd w:val="clear" w:color="auto" w:fill="E7E3D9"/>
        <w:spacing w:before="312" w:after="177" w:line="240" w:lineRule="auto"/>
        <w:jc w:val="both"/>
        <w:outlineLvl w:val="3"/>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b/>
          <w:bCs/>
          <w:color w:val="000000" w:themeColor="text1"/>
          <w:sz w:val="24"/>
          <w:szCs w:val="24"/>
        </w:rPr>
        <w:t>1500 / 13 = 115 hab</w:t>
      </w:r>
      <w:proofErr w:type="gramStart"/>
      <w:r w:rsidR="00EF0646">
        <w:rPr>
          <w:rFonts w:ascii="Times New Roman" w:eastAsia="Times New Roman" w:hAnsi="Times New Roman" w:cs="Times New Roman"/>
          <w:b/>
          <w:bCs/>
          <w:color w:val="000000" w:themeColor="text1"/>
          <w:sz w:val="24"/>
          <w:szCs w:val="24"/>
        </w:rPr>
        <w:t>.</w:t>
      </w:r>
      <w:r w:rsidRPr="007C31E4">
        <w:rPr>
          <w:rFonts w:ascii="Times New Roman" w:eastAsia="Times New Roman" w:hAnsi="Times New Roman" w:cs="Times New Roman"/>
          <w:b/>
          <w:bCs/>
          <w:color w:val="000000" w:themeColor="text1"/>
          <w:sz w:val="24"/>
          <w:szCs w:val="24"/>
        </w:rPr>
        <w:t>/</w:t>
      </w:r>
      <w:proofErr w:type="gramEnd"/>
      <w:r w:rsidRPr="007C31E4">
        <w:rPr>
          <w:rFonts w:ascii="Times New Roman" w:eastAsia="Times New Roman" w:hAnsi="Times New Roman" w:cs="Times New Roman"/>
          <w:b/>
          <w:bCs/>
          <w:color w:val="000000" w:themeColor="text1"/>
          <w:sz w:val="24"/>
          <w:szCs w:val="24"/>
        </w:rPr>
        <w:t>km</w:t>
      </w:r>
      <w:r w:rsidRPr="00E80BF3">
        <w:rPr>
          <w:rFonts w:ascii="Times New Roman" w:eastAsia="Times New Roman" w:hAnsi="Times New Roman" w:cs="Times New Roman"/>
          <w:b/>
          <w:bCs/>
          <w:color w:val="000000" w:themeColor="text1"/>
          <w:sz w:val="24"/>
          <w:szCs w:val="24"/>
          <w:vertAlign w:val="superscript"/>
        </w:rPr>
        <w:t>2</w:t>
      </w:r>
    </w:p>
    <w:p w:rsidR="008640DA" w:rsidRPr="001D149E" w:rsidRDefault="008640DA" w:rsidP="004942F4">
      <w:pPr>
        <w:shd w:val="clear" w:color="auto" w:fill="E7E3D9"/>
        <w:spacing w:before="312" w:after="177" w:line="240" w:lineRule="auto"/>
        <w:jc w:val="both"/>
        <w:outlineLvl w:val="3"/>
        <w:rPr>
          <w:rFonts w:ascii="Times New Roman" w:eastAsia="Times New Roman" w:hAnsi="Times New Roman" w:cs="Times New Roman"/>
          <w:color w:val="000000" w:themeColor="text1"/>
          <w:sz w:val="24"/>
          <w:szCs w:val="24"/>
        </w:rPr>
      </w:pPr>
      <w:r w:rsidRPr="007C31E4">
        <w:rPr>
          <w:rFonts w:ascii="Times New Roman" w:eastAsia="Times New Roman" w:hAnsi="Times New Roman" w:cs="Times New Roman"/>
          <w:color w:val="000000" w:themeColor="text1"/>
          <w:sz w:val="24"/>
          <w:szCs w:val="24"/>
        </w:rPr>
        <w:t>Según este resultado, en esta localidad viven 115 personas en cada kilómetro cuadrado.</w:t>
      </w:r>
    </w:p>
    <w:p w:rsidR="00DE3424" w:rsidRPr="001D149E" w:rsidRDefault="00DE3424" w:rsidP="004942F4">
      <w:pPr>
        <w:pStyle w:val="u"/>
        <w:shd w:val="clear" w:color="auto" w:fill="FFFFFF"/>
        <w:spacing w:before="0" w:beforeAutospacing="0" w:after="0" w:afterAutospacing="0" w:line="312" w:lineRule="atLeast"/>
        <w:jc w:val="both"/>
        <w:rPr>
          <w:rFonts w:eastAsiaTheme="minorHAnsi"/>
          <w:b/>
          <w:color w:val="000000" w:themeColor="text1"/>
          <w:lang w:eastAsia="en-US"/>
        </w:rPr>
      </w:pPr>
    </w:p>
    <w:p w:rsidR="00251CF4" w:rsidRPr="007C31E4" w:rsidRDefault="00251CF4" w:rsidP="004942F4">
      <w:pPr>
        <w:pStyle w:val="u"/>
        <w:shd w:val="clear" w:color="auto" w:fill="FFFFFF"/>
        <w:spacing w:before="0" w:beforeAutospacing="0" w:after="0" w:afterAutospacing="0" w:line="312" w:lineRule="atLeast"/>
        <w:jc w:val="both"/>
        <w:rPr>
          <w:rStyle w:val="un"/>
          <w:color w:val="000000" w:themeColor="text1"/>
        </w:rPr>
      </w:pPr>
      <w:r w:rsidRPr="007C31E4">
        <w:rPr>
          <w:rStyle w:val="un"/>
          <w:color w:val="000000" w:themeColor="text1"/>
        </w:rPr>
        <w:t>A los gobiernos les interesa saber la densidad de población de los territorios para poder cubrir sus necesidades en temas como alimentación, sanidad, educación, etc.</w:t>
      </w:r>
      <w:r w:rsidRPr="007C31E4">
        <w:rPr>
          <w:rStyle w:val="apple-converted-space"/>
          <w:color w:val="000000" w:themeColor="text1"/>
        </w:rPr>
        <w:t> </w:t>
      </w:r>
      <w:r w:rsidRPr="007C31E4">
        <w:rPr>
          <w:rStyle w:val="un"/>
          <w:color w:val="000000" w:themeColor="text1"/>
        </w:rPr>
        <w:t>Para ello utilizan medios como el censo (recuento directo de la población de un territorio) y el padrón municipal (registro de los habitantes que residen en un municipio).</w:t>
      </w:r>
    </w:p>
    <w:p w:rsidR="00251CF4" w:rsidRPr="007C31E4" w:rsidRDefault="00251CF4" w:rsidP="004942F4">
      <w:pPr>
        <w:pStyle w:val="u"/>
        <w:shd w:val="clear" w:color="auto" w:fill="FFFFFF"/>
        <w:spacing w:before="0" w:beforeAutospacing="0" w:after="0" w:afterAutospacing="0" w:line="312" w:lineRule="atLeast"/>
        <w:jc w:val="both"/>
        <w:rPr>
          <w:color w:val="000000" w:themeColor="text1"/>
        </w:rPr>
      </w:pPr>
    </w:p>
    <w:p w:rsidR="0086248B" w:rsidRPr="007C31E4" w:rsidRDefault="00251CF4" w:rsidP="004942F4">
      <w:pPr>
        <w:pStyle w:val="u"/>
        <w:shd w:val="clear" w:color="auto" w:fill="FFFFFF"/>
        <w:spacing w:before="0" w:beforeAutospacing="0" w:after="0" w:afterAutospacing="0" w:line="312" w:lineRule="atLeast"/>
        <w:jc w:val="both"/>
        <w:rPr>
          <w:rStyle w:val="un"/>
          <w:color w:val="000000" w:themeColor="text1"/>
        </w:rPr>
      </w:pPr>
      <w:r w:rsidRPr="007C31E4">
        <w:rPr>
          <w:rStyle w:val="un"/>
          <w:color w:val="000000" w:themeColor="text1"/>
        </w:rPr>
        <w:t xml:space="preserve">Las zonas donde hay más densidad de población son las urbanas, porque las ciudades están preparadas para concentrar mucha población en poco espacio. En la actualidad, hay una tendencia creciente de migración de la población a las grandes ciudades, y esto es un fenómeno a escala global, </w:t>
      </w:r>
      <w:r w:rsidR="00BD20D9">
        <w:rPr>
          <w:rStyle w:val="un"/>
          <w:color w:val="000000" w:themeColor="text1"/>
        </w:rPr>
        <w:t xml:space="preserve">es decir, </w:t>
      </w:r>
      <w:r w:rsidRPr="007C31E4">
        <w:rPr>
          <w:rStyle w:val="un"/>
          <w:color w:val="000000" w:themeColor="text1"/>
        </w:rPr>
        <w:t xml:space="preserve">sucede en todo el mundo. </w:t>
      </w:r>
    </w:p>
    <w:p w:rsidR="0086248B" w:rsidRPr="007C31E4" w:rsidRDefault="0086248B" w:rsidP="004942F4">
      <w:pPr>
        <w:pStyle w:val="u"/>
        <w:shd w:val="clear" w:color="auto" w:fill="FFFFFF"/>
        <w:spacing w:before="0" w:beforeAutospacing="0" w:after="0" w:afterAutospacing="0" w:line="312" w:lineRule="atLeast"/>
        <w:jc w:val="both"/>
        <w:rPr>
          <w:rStyle w:val="un"/>
          <w:color w:val="000000" w:themeColor="text1"/>
        </w:rPr>
      </w:pPr>
    </w:p>
    <w:p w:rsidR="00251CF4" w:rsidRPr="001D149E" w:rsidRDefault="00251CF4" w:rsidP="004942F4">
      <w:pPr>
        <w:pStyle w:val="u"/>
        <w:shd w:val="clear" w:color="auto" w:fill="FFFFFF"/>
        <w:spacing w:before="0" w:beforeAutospacing="0" w:after="0" w:afterAutospacing="0" w:line="312" w:lineRule="atLeast"/>
        <w:jc w:val="both"/>
        <w:rPr>
          <w:color w:val="000000" w:themeColor="text1"/>
        </w:rPr>
      </w:pPr>
      <w:r w:rsidRPr="007C31E4">
        <w:rPr>
          <w:color w:val="000000" w:themeColor="text1"/>
          <w:shd w:val="clear" w:color="auto" w:fill="FFFFFF"/>
        </w:rPr>
        <w:t xml:space="preserve">Las regiones del planeta con mayor densidad de población son: Asia oriental, sur de Asia, </w:t>
      </w:r>
      <w:r w:rsidR="00BD20D9">
        <w:rPr>
          <w:color w:val="000000" w:themeColor="text1"/>
          <w:shd w:val="clear" w:color="auto" w:fill="FFFFFF"/>
        </w:rPr>
        <w:t>s</w:t>
      </w:r>
      <w:r w:rsidRPr="007C31E4">
        <w:rPr>
          <w:color w:val="000000" w:themeColor="text1"/>
          <w:shd w:val="clear" w:color="auto" w:fill="FFFFFF"/>
        </w:rPr>
        <w:t>udeste asiático, Próximo Oriente, golfo de Guinea, Europa occidental, costa este de Estados Unidos, América Central y el sudeste de Brasil.</w:t>
      </w:r>
    </w:p>
    <w:p w:rsidR="00251CF4" w:rsidRDefault="00251CF4" w:rsidP="004942F4">
      <w:pPr>
        <w:jc w:val="both"/>
        <w:rPr>
          <w:rFonts w:ascii="Times New Roman" w:hAnsi="Times New Roman" w:cs="Times New Roman"/>
          <w:b/>
          <w:color w:val="000000" w:themeColor="text1"/>
          <w:sz w:val="24"/>
          <w:szCs w:val="24"/>
        </w:rPr>
      </w:pPr>
    </w:p>
    <w:p w:rsidR="000564BA" w:rsidRDefault="000564BA" w:rsidP="004942F4">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0564BA" w:rsidRPr="001C1BDC" w:rsidTr="000564BA">
        <w:tc>
          <w:tcPr>
            <w:tcW w:w="9054" w:type="dxa"/>
            <w:gridSpan w:val="2"/>
            <w:shd w:val="clear" w:color="auto" w:fill="000000" w:themeFill="text1"/>
          </w:tcPr>
          <w:p w:rsidR="000564BA" w:rsidRPr="001C1BDC" w:rsidRDefault="000564BA" w:rsidP="000564BA">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0564BA" w:rsidRPr="001C1BDC" w:rsidTr="000564BA">
        <w:tc>
          <w:tcPr>
            <w:tcW w:w="2518" w:type="dxa"/>
          </w:tcPr>
          <w:p w:rsidR="000564BA" w:rsidRPr="001C1BDC" w:rsidRDefault="000564BA" w:rsidP="000564B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564BA" w:rsidRPr="001C1BDC" w:rsidRDefault="000564BA" w:rsidP="000564B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_REC10</w:t>
            </w:r>
          </w:p>
        </w:tc>
      </w:tr>
      <w:tr w:rsidR="000564BA" w:rsidRPr="001C1BDC" w:rsidTr="000564BA">
        <w:tc>
          <w:tcPr>
            <w:tcW w:w="2518" w:type="dxa"/>
          </w:tcPr>
          <w:p w:rsidR="000564BA" w:rsidRPr="001C1BDC" w:rsidRDefault="000564BA" w:rsidP="000564B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564BA" w:rsidRPr="000564BA" w:rsidRDefault="0086248B" w:rsidP="0086248B">
            <w:pPr>
              <w:pStyle w:val="u"/>
              <w:shd w:val="clear" w:color="auto" w:fill="FFFFFF"/>
              <w:rPr>
                <w:color w:val="000000" w:themeColor="text1"/>
              </w:rPr>
            </w:pPr>
            <w:r w:rsidRPr="007C31E4">
              <w:rPr>
                <w:color w:val="000000" w:themeColor="text1"/>
              </w:rPr>
              <w:t xml:space="preserve">6 primaria / </w:t>
            </w:r>
            <w:r w:rsidR="000564BA" w:rsidRPr="007C31E4">
              <w:rPr>
                <w:color w:val="000000" w:themeColor="text1"/>
              </w:rPr>
              <w:t>Ciencias sociales, geografía e historia /L</w:t>
            </w:r>
            <w:r w:rsidR="000564BA" w:rsidRPr="007C31E4">
              <w:rPr>
                <w:bCs/>
                <w:color w:val="000000" w:themeColor="text1"/>
              </w:rPr>
              <w:t>a población</w:t>
            </w:r>
            <w:r w:rsidR="00DA0307">
              <w:rPr>
                <w:bCs/>
                <w:color w:val="000000" w:themeColor="text1"/>
              </w:rPr>
              <w:t>/3 La densidad de la población</w:t>
            </w:r>
          </w:p>
        </w:tc>
      </w:tr>
      <w:tr w:rsidR="000564BA" w:rsidRPr="001C1BDC" w:rsidTr="000564BA">
        <w:tc>
          <w:tcPr>
            <w:tcW w:w="2518" w:type="dxa"/>
          </w:tcPr>
          <w:p w:rsidR="000564BA" w:rsidRPr="001C1BDC" w:rsidRDefault="000564BA" w:rsidP="000564B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564BA" w:rsidRDefault="00DA0307" w:rsidP="000564B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rsidR="00B77EC5" w:rsidRPr="00B77EC5" w:rsidRDefault="00B77EC5" w:rsidP="000564BA">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Título: </w:t>
            </w:r>
            <w:r w:rsidRPr="00B77EC5">
              <w:rPr>
                <w:rFonts w:ascii="Times New Roman" w:hAnsi="Times New Roman" w:cs="Times New Roman"/>
                <w:color w:val="000000" w:themeColor="text1"/>
                <w:sz w:val="24"/>
                <w:szCs w:val="24"/>
              </w:rPr>
              <w:t xml:space="preserve">La densidad de población </w:t>
            </w:r>
          </w:p>
          <w:p w:rsidR="00B77EC5" w:rsidRPr="00DA0307" w:rsidRDefault="00B77EC5" w:rsidP="00B77EC5">
            <w:pPr>
              <w:pStyle w:val="Ttulo1"/>
              <w:shd w:val="clear" w:color="auto" w:fill="FFFFFF"/>
              <w:jc w:val="both"/>
              <w:outlineLvl w:val="0"/>
              <w:rPr>
                <w:rFonts w:ascii="Times New Roman" w:hAnsi="Times New Roman" w:cs="Times New Roman"/>
                <w:b w:val="0"/>
                <w:color w:val="000000" w:themeColor="text1"/>
                <w:sz w:val="24"/>
                <w:szCs w:val="24"/>
              </w:rPr>
            </w:pPr>
            <w:r w:rsidRPr="00DA0307">
              <w:rPr>
                <w:rFonts w:ascii="Times New Roman" w:hAnsi="Times New Roman" w:cs="Times New Roman"/>
                <w:color w:val="000000" w:themeColor="text1"/>
                <w:sz w:val="24"/>
                <w:szCs w:val="24"/>
              </w:rPr>
              <w:t>Descripción:</w:t>
            </w:r>
            <w:r w:rsidRPr="00DA0307">
              <w:rPr>
                <w:rFonts w:ascii="Times New Roman" w:hAnsi="Times New Roman" w:cs="Times New Roman"/>
                <w:b w:val="0"/>
                <w:color w:val="000000" w:themeColor="text1"/>
                <w:sz w:val="24"/>
                <w:szCs w:val="24"/>
              </w:rPr>
              <w:t xml:space="preserve"> Secuencia de imágenes que ayuda a comprender el concepto de densidad de población y a aplicar la fórmula para su cálculo</w:t>
            </w:r>
          </w:p>
          <w:p w:rsidR="00DA0307" w:rsidRPr="00DA0307" w:rsidRDefault="00DA0307" w:rsidP="00DA0307">
            <w:pPr>
              <w:rPr>
                <w:rFonts w:ascii="Times New Roman" w:hAnsi="Times New Roman" w:cs="Times New Roman"/>
                <w:b/>
                <w:color w:val="000000" w:themeColor="text1"/>
                <w:sz w:val="24"/>
                <w:szCs w:val="24"/>
              </w:rPr>
            </w:pPr>
            <w:r w:rsidRPr="00DA0307">
              <w:rPr>
                <w:rFonts w:ascii="Times New Roman" w:hAnsi="Times New Roman" w:cs="Times New Roman"/>
                <w:b/>
                <w:color w:val="000000" w:themeColor="text1"/>
                <w:sz w:val="24"/>
                <w:szCs w:val="24"/>
              </w:rPr>
              <w:t>Temporalización</w:t>
            </w:r>
            <w:r w:rsidRPr="00E80BF3">
              <w:rPr>
                <w:rFonts w:ascii="Times New Roman" w:hAnsi="Times New Roman" w:cs="Times New Roman"/>
                <w:color w:val="000000" w:themeColor="text1"/>
                <w:sz w:val="24"/>
                <w:szCs w:val="24"/>
              </w:rPr>
              <w:t>:</w:t>
            </w:r>
            <w:r w:rsidRPr="00DA0307">
              <w:rPr>
                <w:rFonts w:ascii="Times New Roman" w:hAnsi="Times New Roman" w:cs="Times New Roman"/>
                <w:b/>
                <w:color w:val="000000" w:themeColor="text1"/>
                <w:sz w:val="24"/>
                <w:szCs w:val="24"/>
              </w:rPr>
              <w:t xml:space="preserve"> </w:t>
            </w:r>
            <w:r w:rsidRPr="00DA0307">
              <w:rPr>
                <w:rFonts w:ascii="Times New Roman" w:hAnsi="Times New Roman" w:cs="Times New Roman"/>
                <w:color w:val="000000" w:themeColor="text1"/>
                <w:sz w:val="24"/>
                <w:szCs w:val="24"/>
              </w:rPr>
              <w:t>20 minutos</w:t>
            </w:r>
          </w:p>
          <w:p w:rsidR="00DA0307" w:rsidRPr="00DA0307" w:rsidRDefault="00DA0307" w:rsidP="00DA0307">
            <w:pPr>
              <w:rPr>
                <w:rFonts w:ascii="Times New Roman" w:hAnsi="Times New Roman" w:cs="Times New Roman"/>
                <w:b/>
                <w:color w:val="000000" w:themeColor="text1"/>
                <w:sz w:val="24"/>
                <w:szCs w:val="24"/>
              </w:rPr>
            </w:pPr>
            <w:r w:rsidRPr="00DA0307">
              <w:rPr>
                <w:rFonts w:ascii="Times New Roman" w:hAnsi="Times New Roman" w:cs="Times New Roman"/>
                <w:b/>
                <w:color w:val="000000" w:themeColor="text1"/>
                <w:sz w:val="24"/>
                <w:szCs w:val="24"/>
              </w:rPr>
              <w:t>Tipo de recurso</w:t>
            </w:r>
            <w:r w:rsidRPr="00E80BF3">
              <w:rPr>
                <w:rFonts w:ascii="Times New Roman" w:hAnsi="Times New Roman" w:cs="Times New Roman"/>
                <w:color w:val="000000" w:themeColor="text1"/>
                <w:sz w:val="24"/>
                <w:szCs w:val="24"/>
              </w:rPr>
              <w:t>:</w:t>
            </w:r>
            <w:r w:rsidRPr="00DA0307">
              <w:rPr>
                <w:rFonts w:ascii="Times New Roman" w:hAnsi="Times New Roman" w:cs="Times New Roman"/>
                <w:b/>
                <w:color w:val="000000" w:themeColor="text1"/>
                <w:sz w:val="24"/>
                <w:szCs w:val="24"/>
              </w:rPr>
              <w:t xml:space="preserve"> </w:t>
            </w:r>
            <w:r w:rsidRPr="00DA0307">
              <w:rPr>
                <w:rFonts w:ascii="Times New Roman" w:hAnsi="Times New Roman" w:cs="Times New Roman"/>
                <w:color w:val="000000" w:themeColor="text1"/>
                <w:sz w:val="24"/>
                <w:szCs w:val="24"/>
              </w:rPr>
              <w:t>Secuencia de imágenes</w:t>
            </w:r>
          </w:p>
          <w:p w:rsidR="00DA0307" w:rsidRPr="00DA0307" w:rsidRDefault="00DA0307" w:rsidP="00DA0307">
            <w:pPr>
              <w:rPr>
                <w:rFonts w:ascii="Times New Roman" w:hAnsi="Times New Roman" w:cs="Times New Roman"/>
                <w:color w:val="000000" w:themeColor="text1"/>
                <w:sz w:val="24"/>
                <w:szCs w:val="24"/>
              </w:rPr>
            </w:pPr>
            <w:r w:rsidRPr="00DA0307">
              <w:rPr>
                <w:rFonts w:ascii="Times New Roman" w:hAnsi="Times New Roman" w:cs="Times New Roman"/>
                <w:b/>
                <w:color w:val="000000" w:themeColor="text1"/>
                <w:sz w:val="24"/>
                <w:szCs w:val="24"/>
              </w:rPr>
              <w:t>Acción didáctica</w:t>
            </w:r>
            <w:r w:rsidRPr="00E80BF3">
              <w:rPr>
                <w:rFonts w:ascii="Times New Roman" w:hAnsi="Times New Roman" w:cs="Times New Roman"/>
                <w:color w:val="000000" w:themeColor="text1"/>
                <w:sz w:val="24"/>
                <w:szCs w:val="24"/>
              </w:rPr>
              <w:t>:</w:t>
            </w:r>
            <w:r w:rsidRPr="00DA0307">
              <w:rPr>
                <w:rFonts w:ascii="Times New Roman" w:hAnsi="Times New Roman" w:cs="Times New Roman"/>
                <w:color w:val="000000" w:themeColor="text1"/>
                <w:sz w:val="24"/>
                <w:szCs w:val="24"/>
              </w:rPr>
              <w:t xml:space="preserve"> Exposición</w:t>
            </w:r>
          </w:p>
          <w:p w:rsidR="00DA0307" w:rsidRPr="00DA0307" w:rsidRDefault="00DA0307" w:rsidP="00DA0307">
            <w:pPr>
              <w:rPr>
                <w:rFonts w:ascii="Times New Roman" w:hAnsi="Times New Roman" w:cs="Times New Roman"/>
                <w:color w:val="000000" w:themeColor="text1"/>
                <w:sz w:val="24"/>
                <w:szCs w:val="24"/>
              </w:rPr>
            </w:pPr>
            <w:r w:rsidRPr="00DA0307">
              <w:rPr>
                <w:rFonts w:ascii="Times New Roman" w:hAnsi="Times New Roman" w:cs="Times New Roman"/>
                <w:b/>
                <w:color w:val="000000" w:themeColor="text1"/>
                <w:sz w:val="24"/>
                <w:szCs w:val="24"/>
              </w:rPr>
              <w:lastRenderedPageBreak/>
              <w:t>Competencia relacionada con el recurso</w:t>
            </w:r>
            <w:r w:rsidRPr="00E80BF3">
              <w:rPr>
                <w:rFonts w:ascii="Times New Roman" w:hAnsi="Times New Roman" w:cs="Times New Roman"/>
                <w:color w:val="000000" w:themeColor="text1"/>
                <w:sz w:val="24"/>
                <w:szCs w:val="24"/>
              </w:rPr>
              <w:t>:</w:t>
            </w:r>
            <w:r w:rsidRPr="00DA0307">
              <w:rPr>
                <w:rFonts w:ascii="Times New Roman" w:hAnsi="Times New Roman" w:cs="Times New Roman"/>
                <w:color w:val="000000" w:themeColor="text1"/>
                <w:sz w:val="24"/>
                <w:szCs w:val="24"/>
              </w:rPr>
              <w:t xml:space="preserve"> Competencia en el conocimiento y la interacción con el mundo físico</w:t>
            </w:r>
          </w:p>
          <w:p w:rsidR="00B77EC5" w:rsidRPr="001C1BDC" w:rsidRDefault="00B77EC5" w:rsidP="000564BA">
            <w:pPr>
              <w:spacing w:before="2" w:after="2"/>
              <w:rPr>
                <w:rFonts w:ascii="Times New Roman" w:hAnsi="Times New Roman" w:cs="Times New Roman"/>
                <w:b/>
                <w:color w:val="000000" w:themeColor="text1"/>
                <w:sz w:val="24"/>
                <w:szCs w:val="24"/>
              </w:rPr>
            </w:pPr>
          </w:p>
          <w:p w:rsidR="00EA34CD" w:rsidRPr="001D149E" w:rsidRDefault="00EA34CD" w:rsidP="00EA34CD">
            <w:pPr>
              <w:pStyle w:val="cabecera1"/>
              <w:shd w:val="clear" w:color="auto" w:fill="FFFFFF"/>
              <w:spacing w:before="0" w:beforeAutospacing="0"/>
              <w:jc w:val="both"/>
              <w:rPr>
                <w:b/>
                <w:bCs/>
                <w:color w:val="000000" w:themeColor="text1"/>
              </w:rPr>
            </w:pPr>
            <w:r w:rsidRPr="001D149E">
              <w:rPr>
                <w:b/>
                <w:bCs/>
                <w:color w:val="000000" w:themeColor="text1"/>
              </w:rPr>
              <w:t>Objetivo</w:t>
            </w:r>
          </w:p>
          <w:p w:rsidR="00EA34CD" w:rsidRPr="001D149E" w:rsidRDefault="00EA34CD" w:rsidP="00EA34CD">
            <w:pPr>
              <w:pStyle w:val="NormalWeb"/>
              <w:shd w:val="clear" w:color="auto" w:fill="FFFFFF"/>
              <w:spacing w:before="0" w:beforeAutospacing="0" w:line="245" w:lineRule="atLeast"/>
              <w:jc w:val="both"/>
              <w:rPr>
                <w:color w:val="000000" w:themeColor="text1"/>
              </w:rPr>
            </w:pPr>
            <w:r w:rsidRPr="001D149E">
              <w:rPr>
                <w:color w:val="000000" w:themeColor="text1"/>
              </w:rPr>
              <w:t xml:space="preserve">La siguiente secuencia de imágenes ayudará a los </w:t>
            </w:r>
            <w:r w:rsidRPr="0041570B">
              <w:rPr>
                <w:color w:val="000000" w:themeColor="text1"/>
                <w:highlight w:val="red"/>
              </w:rPr>
              <w:t>estudiantes</w:t>
            </w:r>
            <w:r w:rsidRPr="001D149E">
              <w:rPr>
                <w:color w:val="000000" w:themeColor="text1"/>
              </w:rPr>
              <w:t xml:space="preserve"> a comprender cómo la población se distribuye de forma desigual en el territorio, qué es la densidad de población y cómo se calcula.</w:t>
            </w:r>
          </w:p>
          <w:p w:rsidR="00EA34CD" w:rsidRPr="001D149E" w:rsidRDefault="00EA34CD" w:rsidP="00EA34CD">
            <w:pPr>
              <w:shd w:val="clear" w:color="auto" w:fill="FFFFFF"/>
              <w:spacing w:after="100" w:afterAutospacing="1"/>
              <w:jc w:val="both"/>
              <w:rPr>
                <w:rFonts w:ascii="Times New Roman" w:eastAsia="Times New Roman" w:hAnsi="Times New Roman" w:cs="Times New Roman"/>
                <w:b/>
                <w:bCs/>
                <w:color w:val="000000" w:themeColor="text1"/>
                <w:sz w:val="24"/>
                <w:szCs w:val="24"/>
              </w:rPr>
            </w:pPr>
            <w:r w:rsidRPr="001D149E">
              <w:rPr>
                <w:rFonts w:ascii="Times New Roman" w:eastAsia="Times New Roman" w:hAnsi="Times New Roman" w:cs="Times New Roman"/>
                <w:b/>
                <w:bCs/>
                <w:color w:val="000000" w:themeColor="text1"/>
                <w:sz w:val="24"/>
                <w:szCs w:val="24"/>
              </w:rPr>
              <w:t>Propuesta</w:t>
            </w:r>
          </w:p>
          <w:p w:rsidR="00EA34CD" w:rsidRPr="009D02A1" w:rsidRDefault="00EA34CD" w:rsidP="00EA34CD">
            <w:pPr>
              <w:shd w:val="clear" w:color="auto" w:fill="FFFFFF"/>
              <w:spacing w:after="100" w:afterAutospacing="1" w:line="245" w:lineRule="atLeast"/>
              <w:jc w:val="both"/>
              <w:rPr>
                <w:rFonts w:ascii="Times New Roman" w:eastAsia="Times New Roman" w:hAnsi="Times New Roman" w:cs="Times New Roman"/>
                <w:b/>
                <w:color w:val="000000" w:themeColor="text1"/>
                <w:sz w:val="24"/>
                <w:szCs w:val="24"/>
              </w:rPr>
            </w:pPr>
            <w:r w:rsidRPr="009D02A1">
              <w:rPr>
                <w:rFonts w:ascii="Times New Roman" w:eastAsia="Times New Roman" w:hAnsi="Times New Roman" w:cs="Times New Roman"/>
                <w:b/>
                <w:color w:val="000000" w:themeColor="text1"/>
                <w:sz w:val="24"/>
                <w:szCs w:val="24"/>
              </w:rPr>
              <w:t xml:space="preserve">Antes </w:t>
            </w:r>
            <w:r>
              <w:rPr>
                <w:rFonts w:ascii="Times New Roman" w:eastAsia="Times New Roman" w:hAnsi="Times New Roman" w:cs="Times New Roman"/>
                <w:b/>
                <w:color w:val="000000" w:themeColor="text1"/>
                <w:sz w:val="24"/>
                <w:szCs w:val="24"/>
              </w:rPr>
              <w:t>de la pre</w:t>
            </w:r>
            <w:r w:rsidRPr="009D02A1">
              <w:rPr>
                <w:rFonts w:ascii="Times New Roman" w:eastAsia="Times New Roman" w:hAnsi="Times New Roman" w:cs="Times New Roman"/>
                <w:b/>
                <w:color w:val="000000" w:themeColor="text1"/>
                <w:sz w:val="24"/>
                <w:szCs w:val="24"/>
              </w:rPr>
              <w:t>sentación</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9D02A1">
              <w:rPr>
                <w:rFonts w:ascii="Times New Roman" w:eastAsia="Times New Roman" w:hAnsi="Times New Roman" w:cs="Times New Roman"/>
                <w:color w:val="000000" w:themeColor="text1"/>
                <w:sz w:val="24"/>
                <w:szCs w:val="24"/>
              </w:rPr>
              <w:t>Plantee a los</w:t>
            </w:r>
            <w:r w:rsidRPr="001D149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estudiantes</w:t>
            </w:r>
            <w:r w:rsidRPr="001D149E">
              <w:rPr>
                <w:rFonts w:ascii="Times New Roman" w:eastAsia="Times New Roman" w:hAnsi="Times New Roman" w:cs="Times New Roman"/>
                <w:color w:val="000000" w:themeColor="text1"/>
                <w:sz w:val="24"/>
                <w:szCs w:val="24"/>
              </w:rPr>
              <w:t xml:space="preserve"> el siguiente problema. No deben resolverlo</w:t>
            </w:r>
            <w:r w:rsidR="006F53D3">
              <w:rPr>
                <w:rFonts w:ascii="Times New Roman" w:eastAsia="Times New Roman" w:hAnsi="Times New Roman" w:cs="Times New Roman"/>
                <w:color w:val="000000" w:themeColor="text1"/>
                <w:sz w:val="24"/>
                <w:szCs w:val="24"/>
              </w:rPr>
              <w:t>,</w:t>
            </w:r>
            <w:r w:rsidRPr="001D149E">
              <w:rPr>
                <w:rFonts w:ascii="Times New Roman" w:eastAsia="Times New Roman" w:hAnsi="Times New Roman" w:cs="Times New Roman"/>
                <w:color w:val="000000" w:themeColor="text1"/>
                <w:sz w:val="24"/>
                <w:szCs w:val="24"/>
              </w:rPr>
              <w:t xml:space="preserve"> sino explicar por qué se han decidido por una respuesta u otra: </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Paloseco</w:t>
            </w:r>
            <w:r w:rsidRPr="001D149E">
              <w:rPr>
                <w:rFonts w:ascii="Times New Roman" w:eastAsia="Times New Roman" w:hAnsi="Times New Roman" w:cs="Times New Roman"/>
                <w:color w:val="000000" w:themeColor="text1"/>
                <w:sz w:val="24"/>
                <w:szCs w:val="24"/>
              </w:rPr>
              <w:t> es un pueblo de 5 km</w:t>
            </w:r>
            <w:r w:rsidRPr="001D149E">
              <w:rPr>
                <w:rFonts w:ascii="Times New Roman" w:eastAsia="Times New Roman" w:hAnsi="Times New Roman" w:cs="Times New Roman"/>
                <w:color w:val="000000" w:themeColor="text1"/>
                <w:sz w:val="24"/>
                <w:szCs w:val="24"/>
                <w:vertAlign w:val="superscript"/>
              </w:rPr>
              <w:t>2</w:t>
            </w:r>
            <w:r w:rsidRPr="001D149E">
              <w:rPr>
                <w:rFonts w:ascii="Times New Roman" w:eastAsia="Times New Roman" w:hAnsi="Times New Roman" w:cs="Times New Roman"/>
                <w:color w:val="000000" w:themeColor="text1"/>
                <w:sz w:val="24"/>
                <w:szCs w:val="24"/>
              </w:rPr>
              <w:t> con una población de 10</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 xml:space="preserve">000 habitantes. A 20 km de distancia se encuentra la capital </w:t>
            </w:r>
            <w:r>
              <w:rPr>
                <w:rFonts w:ascii="Times New Roman" w:eastAsia="Times New Roman" w:hAnsi="Times New Roman" w:cs="Times New Roman"/>
                <w:color w:val="000000" w:themeColor="text1"/>
                <w:sz w:val="24"/>
                <w:szCs w:val="24"/>
              </w:rPr>
              <w:t>departamental</w:t>
            </w:r>
            <w:r w:rsidRPr="001D149E">
              <w:rPr>
                <w:rFonts w:ascii="Times New Roman" w:eastAsia="Times New Roman" w:hAnsi="Times New Roman" w:cs="Times New Roman"/>
                <w:color w:val="000000" w:themeColor="text1"/>
                <w:sz w:val="24"/>
                <w:szCs w:val="24"/>
              </w:rPr>
              <w:t>. Su extensión es de 50 km</w:t>
            </w:r>
            <w:r w:rsidRPr="001D149E">
              <w:rPr>
                <w:rFonts w:ascii="Times New Roman" w:eastAsia="Times New Roman" w:hAnsi="Times New Roman" w:cs="Times New Roman"/>
                <w:color w:val="000000" w:themeColor="text1"/>
                <w:sz w:val="24"/>
                <w:szCs w:val="24"/>
                <w:vertAlign w:val="superscript"/>
              </w:rPr>
              <w:t>2</w:t>
            </w:r>
            <w:r w:rsidRPr="001D149E">
              <w:rPr>
                <w:rFonts w:ascii="Times New Roman" w:eastAsia="Times New Roman" w:hAnsi="Times New Roman" w:cs="Times New Roman"/>
                <w:color w:val="000000" w:themeColor="text1"/>
                <w:sz w:val="24"/>
                <w:szCs w:val="24"/>
              </w:rPr>
              <w:t> y su población es de 100</w:t>
            </w:r>
            <w:r w:rsidR="00BD20D9">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 xml:space="preserve">000 habitantes. ¿En cuál de las dos </w:t>
            </w:r>
            <w:r>
              <w:rPr>
                <w:rFonts w:ascii="Times New Roman" w:eastAsia="Times New Roman" w:hAnsi="Times New Roman" w:cs="Times New Roman"/>
                <w:color w:val="000000" w:themeColor="text1"/>
                <w:sz w:val="24"/>
                <w:szCs w:val="24"/>
              </w:rPr>
              <w:t>creen</w:t>
            </w:r>
            <w:r w:rsidRPr="001D149E">
              <w:rPr>
                <w:rFonts w:ascii="Times New Roman" w:eastAsia="Times New Roman" w:hAnsi="Times New Roman" w:cs="Times New Roman"/>
                <w:color w:val="000000" w:themeColor="text1"/>
                <w:sz w:val="24"/>
                <w:szCs w:val="24"/>
              </w:rPr>
              <w:t xml:space="preserve"> que vivirán más habitantes por kilómetro cuadrado? ¿Por qué? </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Respuesta: 2000 hab/km</w:t>
            </w:r>
            <w:r w:rsidRPr="001D149E">
              <w:rPr>
                <w:rFonts w:ascii="Times New Roman" w:eastAsia="Times New Roman" w:hAnsi="Times New Roman" w:cs="Times New Roman"/>
                <w:color w:val="000000" w:themeColor="text1"/>
                <w:sz w:val="24"/>
                <w:szCs w:val="24"/>
                <w:vertAlign w:val="superscript"/>
              </w:rPr>
              <w:t>2</w:t>
            </w:r>
            <w:r w:rsidRPr="001D149E">
              <w:rPr>
                <w:rFonts w:ascii="Times New Roman" w:eastAsia="Times New Roman" w:hAnsi="Times New Roman" w:cs="Times New Roman"/>
                <w:color w:val="000000" w:themeColor="text1"/>
                <w:sz w:val="24"/>
                <w:szCs w:val="24"/>
              </w:rPr>
              <w:t>.</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Puede </w:t>
            </w:r>
            <w:r w:rsidRPr="001D149E">
              <w:rPr>
                <w:rFonts w:ascii="Times New Roman" w:eastAsia="Times New Roman" w:hAnsi="Times New Roman" w:cs="Times New Roman"/>
                <w:color w:val="000000" w:themeColor="text1"/>
                <w:sz w:val="24"/>
                <w:szCs w:val="24"/>
              </w:rPr>
              <w:t>completar la actividad anterior con alguna pregunta más, paso previo al trabajo con el recurso:</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¿Qué nos permite conocer el cálculo de la densidad de población?</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w:t>
            </w:r>
            <w:r>
              <w:rPr>
                <w:rFonts w:ascii="Times New Roman" w:eastAsia="Times New Roman" w:hAnsi="Times New Roman" w:cs="Times New Roman"/>
                <w:color w:val="000000" w:themeColor="text1"/>
                <w:sz w:val="24"/>
                <w:szCs w:val="24"/>
              </w:rPr>
              <w:t>Cuáles son los</w:t>
            </w:r>
            <w:r w:rsidRPr="001D149E">
              <w:rPr>
                <w:rFonts w:ascii="Times New Roman" w:eastAsia="Times New Roman" w:hAnsi="Times New Roman" w:cs="Times New Roman"/>
                <w:color w:val="000000" w:themeColor="text1"/>
                <w:sz w:val="24"/>
                <w:szCs w:val="24"/>
              </w:rPr>
              <w:t xml:space="preserve"> dos factores</w:t>
            </w:r>
            <w:r>
              <w:rPr>
                <w:rFonts w:ascii="Times New Roman" w:eastAsia="Times New Roman" w:hAnsi="Times New Roman" w:cs="Times New Roman"/>
                <w:color w:val="000000" w:themeColor="text1"/>
                <w:sz w:val="24"/>
                <w:szCs w:val="24"/>
              </w:rPr>
              <w:t xml:space="preserve"> de los que</w:t>
            </w:r>
            <w:r w:rsidRPr="001D149E">
              <w:rPr>
                <w:rFonts w:ascii="Times New Roman" w:eastAsia="Times New Roman" w:hAnsi="Times New Roman" w:cs="Times New Roman"/>
                <w:color w:val="000000" w:themeColor="text1"/>
                <w:sz w:val="24"/>
                <w:szCs w:val="24"/>
              </w:rPr>
              <w:t xml:space="preserve"> depende el cálculo de la densidad de población de un lugar concreto?</w:t>
            </w:r>
          </w:p>
          <w:p w:rsidR="00EA34CD" w:rsidRPr="009D02A1" w:rsidRDefault="00EA34CD" w:rsidP="00EA34CD">
            <w:pPr>
              <w:shd w:val="clear" w:color="auto" w:fill="FFFFFF"/>
              <w:spacing w:after="100" w:afterAutospacing="1" w:line="245" w:lineRule="atLeast"/>
              <w:jc w:val="both"/>
              <w:rPr>
                <w:rFonts w:ascii="Times New Roman" w:eastAsia="Times New Roman" w:hAnsi="Times New Roman" w:cs="Times New Roman"/>
                <w:b/>
                <w:color w:val="000000" w:themeColor="text1"/>
                <w:sz w:val="24"/>
                <w:szCs w:val="24"/>
              </w:rPr>
            </w:pPr>
            <w:r w:rsidRPr="009D02A1">
              <w:rPr>
                <w:rFonts w:ascii="Times New Roman" w:eastAsia="Times New Roman" w:hAnsi="Times New Roman" w:cs="Times New Roman"/>
                <w:b/>
                <w:color w:val="000000" w:themeColor="text1"/>
                <w:sz w:val="24"/>
                <w:szCs w:val="24"/>
              </w:rPr>
              <w:t>Durante la presentación</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xml:space="preserve">Después de comentar con los </w:t>
            </w:r>
            <w:r>
              <w:rPr>
                <w:rFonts w:ascii="Times New Roman" w:eastAsia="Times New Roman" w:hAnsi="Times New Roman" w:cs="Times New Roman"/>
                <w:color w:val="000000" w:themeColor="text1"/>
                <w:sz w:val="24"/>
                <w:szCs w:val="24"/>
              </w:rPr>
              <w:t>estudiantes</w:t>
            </w:r>
            <w:r w:rsidRPr="001D149E">
              <w:rPr>
                <w:rFonts w:ascii="Times New Roman" w:eastAsia="Times New Roman" w:hAnsi="Times New Roman" w:cs="Times New Roman"/>
                <w:color w:val="000000" w:themeColor="text1"/>
                <w:sz w:val="24"/>
                <w:szCs w:val="24"/>
              </w:rPr>
              <w:t xml:space="preserve"> qué es la densidad de población, utili</w:t>
            </w:r>
            <w:r>
              <w:rPr>
                <w:rFonts w:ascii="Times New Roman" w:eastAsia="Times New Roman" w:hAnsi="Times New Roman" w:cs="Times New Roman"/>
                <w:color w:val="000000" w:themeColor="text1"/>
                <w:sz w:val="24"/>
                <w:szCs w:val="24"/>
              </w:rPr>
              <w:t>ce</w:t>
            </w:r>
            <w:r w:rsidRPr="001D149E">
              <w:rPr>
                <w:rFonts w:ascii="Times New Roman" w:eastAsia="Times New Roman" w:hAnsi="Times New Roman" w:cs="Times New Roman"/>
                <w:color w:val="000000" w:themeColor="text1"/>
                <w:sz w:val="24"/>
                <w:szCs w:val="24"/>
              </w:rPr>
              <w:t xml:space="preserve"> las imágenes de espacios</w:t>
            </w:r>
            <w:r w:rsidR="006F53D3">
              <w:rPr>
                <w:rFonts w:ascii="Times New Roman" w:eastAsia="Times New Roman" w:hAnsi="Times New Roman" w:cs="Times New Roman"/>
                <w:color w:val="000000" w:themeColor="text1"/>
                <w:sz w:val="24"/>
                <w:szCs w:val="24"/>
              </w:rPr>
              <w:t>,</w:t>
            </w:r>
            <w:r w:rsidRPr="001D149E">
              <w:rPr>
                <w:rFonts w:ascii="Times New Roman" w:eastAsia="Times New Roman" w:hAnsi="Times New Roman" w:cs="Times New Roman"/>
                <w:color w:val="000000" w:themeColor="text1"/>
                <w:sz w:val="24"/>
                <w:szCs w:val="24"/>
              </w:rPr>
              <w:t xml:space="preserve"> como la montaña, el mundo rural, el </w:t>
            </w:r>
            <w:r>
              <w:rPr>
                <w:rFonts w:ascii="Times New Roman" w:eastAsia="Times New Roman" w:hAnsi="Times New Roman" w:cs="Times New Roman"/>
                <w:color w:val="000000" w:themeColor="text1"/>
                <w:sz w:val="24"/>
                <w:szCs w:val="24"/>
              </w:rPr>
              <w:t>desierto o el mundo urbano. Pída</w:t>
            </w:r>
            <w:r w:rsidRPr="001D149E">
              <w:rPr>
                <w:rFonts w:ascii="Times New Roman" w:eastAsia="Times New Roman" w:hAnsi="Times New Roman" w:cs="Times New Roman"/>
                <w:color w:val="000000" w:themeColor="text1"/>
                <w:sz w:val="24"/>
                <w:szCs w:val="24"/>
              </w:rPr>
              <w:t>les que expongan, cuál es, a su parecer, el volumen de población que vive en estas zonas y las razones que lo explican.</w:t>
            </w:r>
          </w:p>
          <w:p w:rsidR="00EA34CD"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9D02A1">
              <w:rPr>
                <w:rFonts w:ascii="Times New Roman" w:eastAsia="Times New Roman" w:hAnsi="Times New Roman" w:cs="Times New Roman"/>
                <w:b/>
                <w:color w:val="000000" w:themeColor="text1"/>
                <w:sz w:val="24"/>
                <w:szCs w:val="24"/>
              </w:rPr>
              <w:t>Después de</w:t>
            </w:r>
            <w:r w:rsidRPr="001D149E">
              <w:rPr>
                <w:rFonts w:ascii="Times New Roman" w:eastAsia="Times New Roman" w:hAnsi="Times New Roman" w:cs="Times New Roman"/>
                <w:color w:val="000000" w:themeColor="text1"/>
                <w:sz w:val="24"/>
                <w:szCs w:val="24"/>
              </w:rPr>
              <w:t xml:space="preserve"> </w:t>
            </w:r>
            <w:r w:rsidRPr="009D02A1">
              <w:rPr>
                <w:rFonts w:ascii="Times New Roman" w:eastAsia="Times New Roman" w:hAnsi="Times New Roman" w:cs="Times New Roman"/>
                <w:b/>
                <w:color w:val="000000" w:themeColor="text1"/>
                <w:sz w:val="24"/>
                <w:szCs w:val="24"/>
              </w:rPr>
              <w:t>la presentación</w:t>
            </w:r>
            <w:r w:rsidRPr="001D149E">
              <w:rPr>
                <w:rFonts w:ascii="Times New Roman" w:eastAsia="Times New Roman" w:hAnsi="Times New Roman" w:cs="Times New Roman"/>
                <w:color w:val="000000" w:themeColor="text1"/>
                <w:sz w:val="24"/>
                <w:szCs w:val="24"/>
              </w:rPr>
              <w:t xml:space="preserve"> </w:t>
            </w:r>
          </w:p>
          <w:p w:rsidR="00EA34CD" w:rsidRPr="001D149E" w:rsidRDefault="00EA34CD" w:rsidP="00EA34CD">
            <w:pPr>
              <w:shd w:val="clear" w:color="auto" w:fill="FFFFFF"/>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xml:space="preserve">Una vez explicado cómo se calcula la densidad de población, </w:t>
            </w:r>
            <w:r w:rsidRPr="001D149E">
              <w:rPr>
                <w:rFonts w:ascii="Times New Roman" w:eastAsia="Times New Roman" w:hAnsi="Times New Roman" w:cs="Times New Roman"/>
                <w:color w:val="000000" w:themeColor="text1"/>
                <w:sz w:val="24"/>
                <w:szCs w:val="24"/>
              </w:rPr>
              <w:lastRenderedPageBreak/>
              <w:t>pid</w:t>
            </w:r>
            <w:r>
              <w:rPr>
                <w:rFonts w:ascii="Times New Roman" w:eastAsia="Times New Roman" w:hAnsi="Times New Roman" w:cs="Times New Roman"/>
                <w:color w:val="000000" w:themeColor="text1"/>
                <w:sz w:val="24"/>
                <w:szCs w:val="24"/>
              </w:rPr>
              <w:t>a</w:t>
            </w:r>
            <w:r w:rsidRPr="001D149E">
              <w:rPr>
                <w:rFonts w:ascii="Times New Roman" w:eastAsia="Times New Roman" w:hAnsi="Times New Roman" w:cs="Times New Roman"/>
                <w:color w:val="000000" w:themeColor="text1"/>
                <w:sz w:val="24"/>
                <w:szCs w:val="24"/>
              </w:rPr>
              <w:t xml:space="preserve"> a los </w:t>
            </w:r>
            <w:r>
              <w:rPr>
                <w:rFonts w:ascii="Times New Roman" w:eastAsia="Times New Roman" w:hAnsi="Times New Roman" w:cs="Times New Roman"/>
                <w:color w:val="000000" w:themeColor="text1"/>
                <w:sz w:val="24"/>
                <w:szCs w:val="24"/>
              </w:rPr>
              <w:t>estudiantes</w:t>
            </w:r>
            <w:r w:rsidRPr="001D149E">
              <w:rPr>
                <w:rFonts w:ascii="Times New Roman" w:eastAsia="Times New Roman" w:hAnsi="Times New Roman" w:cs="Times New Roman"/>
                <w:color w:val="000000" w:themeColor="text1"/>
                <w:sz w:val="24"/>
                <w:szCs w:val="24"/>
              </w:rPr>
              <w:t xml:space="preserve"> que pongan en práctica lo que han aprendido</w:t>
            </w:r>
            <w:r w:rsidR="00BD20D9">
              <w:rPr>
                <w:rFonts w:ascii="Times New Roman" w:eastAsia="Times New Roman" w:hAnsi="Times New Roman" w:cs="Times New Roman"/>
                <w:color w:val="000000" w:themeColor="text1"/>
                <w:sz w:val="24"/>
                <w:szCs w:val="24"/>
              </w:rPr>
              <w:t>,</w:t>
            </w:r>
            <w:r w:rsidRPr="001D149E">
              <w:rPr>
                <w:rFonts w:ascii="Times New Roman" w:eastAsia="Times New Roman" w:hAnsi="Times New Roman" w:cs="Times New Roman"/>
                <w:color w:val="000000" w:themeColor="text1"/>
                <w:sz w:val="24"/>
                <w:szCs w:val="24"/>
              </w:rPr>
              <w:t xml:space="preserve"> calculando las densidades de población de algunas ciudades y municipios:</w:t>
            </w:r>
          </w:p>
          <w:tbl>
            <w:tblPr>
              <w:tblW w:w="5461"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1163"/>
              <w:gridCol w:w="1510"/>
              <w:gridCol w:w="1483"/>
              <w:gridCol w:w="1363"/>
            </w:tblGrid>
            <w:tr w:rsidR="00EA34CD" w:rsidRPr="001D149E" w:rsidTr="009A4612">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CIUDAD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POBLACIÓN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SUPERFICIE</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DENSIDAD</w:t>
                  </w:r>
                </w:p>
              </w:tc>
            </w:tr>
            <w:tr w:rsidR="00EA34CD" w:rsidRPr="001D149E" w:rsidTr="009A4612">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Varsovia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66C21">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1</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692</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854 hab.</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517,9 km</w:t>
                  </w:r>
                  <w:r w:rsidRPr="001D149E">
                    <w:rPr>
                      <w:rFonts w:ascii="Times New Roman" w:eastAsia="Times New Roman" w:hAnsi="Times New Roman" w:cs="Times New Roman"/>
                      <w:color w:val="000000" w:themeColor="text1"/>
                      <w:sz w:val="24"/>
                      <w:szCs w:val="24"/>
                      <w:vertAlign w:val="superscript"/>
                    </w:rPr>
                    <w:t>2</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D20D9">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3268,6 hab./km</w:t>
                  </w:r>
                  <w:r w:rsidRPr="001D149E">
                    <w:rPr>
                      <w:rFonts w:ascii="Times New Roman" w:eastAsia="Times New Roman" w:hAnsi="Times New Roman" w:cs="Times New Roman"/>
                      <w:color w:val="000000" w:themeColor="text1"/>
                      <w:sz w:val="24"/>
                      <w:szCs w:val="24"/>
                      <w:vertAlign w:val="superscript"/>
                    </w:rPr>
                    <w:t>2</w:t>
                  </w:r>
                </w:p>
              </w:tc>
            </w:tr>
            <w:tr w:rsidR="00EA34CD" w:rsidRPr="001D149E" w:rsidTr="009A4612">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Estocolmo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66C21">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771</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038 hab.</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188 km</w:t>
                  </w:r>
                  <w:r w:rsidRPr="001D149E">
                    <w:rPr>
                      <w:rFonts w:ascii="Times New Roman" w:eastAsia="Times New Roman" w:hAnsi="Times New Roman" w:cs="Times New Roman"/>
                      <w:color w:val="000000" w:themeColor="text1"/>
                      <w:sz w:val="24"/>
                      <w:szCs w:val="24"/>
                      <w:vertAlign w:val="superscript"/>
                    </w:rPr>
                    <w:t>2</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D20D9">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4101,2 hab./km</w:t>
                  </w:r>
                  <w:r w:rsidRPr="001D149E">
                    <w:rPr>
                      <w:rFonts w:ascii="Times New Roman" w:eastAsia="Times New Roman" w:hAnsi="Times New Roman" w:cs="Times New Roman"/>
                      <w:color w:val="000000" w:themeColor="text1"/>
                      <w:sz w:val="24"/>
                      <w:szCs w:val="24"/>
                      <w:vertAlign w:val="superscript"/>
                    </w:rPr>
                    <w:t>2</w:t>
                  </w:r>
                </w:p>
              </w:tc>
            </w:tr>
            <w:tr w:rsidR="00EA34CD" w:rsidRPr="001D149E" w:rsidTr="009A4612">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Barcelona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66C21">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1</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621</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537 hab.</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98 km</w:t>
                  </w:r>
                  <w:r w:rsidRPr="001D149E">
                    <w:rPr>
                      <w:rFonts w:ascii="Times New Roman" w:eastAsia="Times New Roman" w:hAnsi="Times New Roman" w:cs="Times New Roman"/>
                      <w:color w:val="000000" w:themeColor="text1"/>
                      <w:sz w:val="24"/>
                      <w:szCs w:val="24"/>
                      <w:vertAlign w:val="superscript"/>
                    </w:rPr>
                    <w:t>2</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D20D9">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16</w:t>
                  </w:r>
                  <w:r w:rsidR="00BD20D9">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546,2 hab./km</w:t>
                  </w:r>
                  <w:r w:rsidRPr="001D149E">
                    <w:rPr>
                      <w:rFonts w:ascii="Times New Roman" w:eastAsia="Times New Roman" w:hAnsi="Times New Roman" w:cs="Times New Roman"/>
                      <w:color w:val="000000" w:themeColor="text1"/>
                      <w:sz w:val="24"/>
                      <w:szCs w:val="24"/>
                      <w:vertAlign w:val="superscript"/>
                    </w:rPr>
                    <w:t>2</w:t>
                  </w:r>
                </w:p>
              </w:tc>
            </w:tr>
            <w:tr w:rsidR="00EA34CD" w:rsidRPr="001D149E" w:rsidTr="009A4612">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100" w:afterAutospacing="1"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Lisboa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66C21">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564</w:t>
                  </w:r>
                  <w:r w:rsidR="00B66C21">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657 hab.</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9A4612">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84,8 km</w:t>
                  </w:r>
                  <w:r w:rsidRPr="001D149E">
                    <w:rPr>
                      <w:rFonts w:ascii="Times New Roman" w:eastAsia="Times New Roman" w:hAnsi="Times New Roman" w:cs="Times New Roman"/>
                      <w:color w:val="000000" w:themeColor="text1"/>
                      <w:sz w:val="24"/>
                      <w:szCs w:val="24"/>
                      <w:vertAlign w:val="superscript"/>
                    </w:rPr>
                    <w:t>2</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68" w:type="dxa"/>
                    <w:left w:w="68" w:type="dxa"/>
                    <w:bottom w:w="68" w:type="dxa"/>
                    <w:right w:w="68" w:type="dxa"/>
                  </w:tcMar>
                  <w:vAlign w:val="center"/>
                  <w:hideMark/>
                </w:tcPr>
                <w:p w:rsidR="00EA34CD" w:rsidRPr="001D149E" w:rsidRDefault="00EA34CD" w:rsidP="00BD20D9">
                  <w:pPr>
                    <w:spacing w:after="0" w:line="240" w:lineRule="auto"/>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6658,6 hab./km</w:t>
                  </w:r>
                  <w:r w:rsidRPr="001D149E">
                    <w:rPr>
                      <w:rFonts w:ascii="Times New Roman" w:eastAsia="Times New Roman" w:hAnsi="Times New Roman" w:cs="Times New Roman"/>
                      <w:color w:val="000000" w:themeColor="text1"/>
                      <w:sz w:val="24"/>
                      <w:szCs w:val="24"/>
                      <w:vertAlign w:val="superscript"/>
                    </w:rPr>
                    <w:t>2</w:t>
                  </w:r>
                </w:p>
              </w:tc>
            </w:tr>
          </w:tbl>
          <w:p w:rsidR="000564BA" w:rsidRPr="001C1BDC" w:rsidRDefault="000564BA" w:rsidP="000564BA">
            <w:pPr>
              <w:pStyle w:val="tab21"/>
              <w:rPr>
                <w:color w:val="000000" w:themeColor="text1"/>
                <w:sz w:val="24"/>
                <w:szCs w:val="24"/>
              </w:rPr>
            </w:pPr>
          </w:p>
        </w:tc>
      </w:tr>
      <w:tr w:rsidR="000564BA" w:rsidRPr="001C1BDC" w:rsidTr="000564BA">
        <w:tc>
          <w:tcPr>
            <w:tcW w:w="2518" w:type="dxa"/>
          </w:tcPr>
          <w:p w:rsidR="000564BA" w:rsidRPr="001C1BDC" w:rsidRDefault="000564BA" w:rsidP="000564B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564BA" w:rsidRDefault="000564BA" w:rsidP="000564BA">
            <w:pPr>
              <w:spacing w:before="2" w:after="2"/>
              <w:rPr>
                <w:rFonts w:ascii="Times New Roman" w:eastAsia="Times New Roman" w:hAnsi="Times New Roman" w:cs="Times New Roman"/>
                <w:color w:val="000000" w:themeColor="text1"/>
                <w:kern w:val="36"/>
                <w:sz w:val="24"/>
                <w:szCs w:val="24"/>
              </w:rPr>
            </w:pPr>
          </w:p>
          <w:p w:rsidR="000564BA" w:rsidRPr="001C1BDC" w:rsidRDefault="000564BA" w:rsidP="000564BA">
            <w:pPr>
              <w:pStyle w:val="Ttulo1"/>
              <w:shd w:val="clear" w:color="auto" w:fill="FFFFFF"/>
              <w:jc w:val="both"/>
              <w:outlineLvl w:val="0"/>
              <w:rPr>
                <w:rFonts w:ascii="Times New Roman" w:hAnsi="Times New Roman" w:cs="Times New Roman"/>
                <w:color w:val="000000" w:themeColor="text1"/>
                <w:sz w:val="24"/>
                <w:szCs w:val="24"/>
              </w:rPr>
            </w:pPr>
            <w:r w:rsidRPr="001D149E">
              <w:rPr>
                <w:rFonts w:ascii="Times New Roman" w:hAnsi="Times New Roman" w:cs="Times New Roman"/>
                <w:b w:val="0"/>
                <w:color w:val="000000" w:themeColor="text1"/>
                <w:sz w:val="24"/>
                <w:szCs w:val="24"/>
              </w:rPr>
              <w:t>La densidad de población</w:t>
            </w:r>
          </w:p>
        </w:tc>
      </w:tr>
      <w:tr w:rsidR="000564BA" w:rsidRPr="001C1BDC" w:rsidTr="000564BA">
        <w:tc>
          <w:tcPr>
            <w:tcW w:w="2518" w:type="dxa"/>
          </w:tcPr>
          <w:p w:rsidR="000564BA" w:rsidRPr="001C1BDC" w:rsidRDefault="000564BA" w:rsidP="000564B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564BA" w:rsidRPr="001D149E" w:rsidRDefault="000564BA" w:rsidP="000564BA">
            <w:pPr>
              <w:pStyle w:val="Ttulo1"/>
              <w:shd w:val="clear" w:color="auto" w:fill="FFFFFF"/>
              <w:jc w:val="both"/>
              <w:outlineLvl w:val="0"/>
              <w:rPr>
                <w:rFonts w:ascii="Times New Roman" w:hAnsi="Times New Roman" w:cs="Times New Roman"/>
                <w:b w:val="0"/>
                <w:color w:val="000000" w:themeColor="text1"/>
                <w:sz w:val="24"/>
                <w:szCs w:val="24"/>
              </w:rPr>
            </w:pPr>
            <w:r w:rsidRPr="001D149E">
              <w:rPr>
                <w:rFonts w:ascii="Times New Roman" w:hAnsi="Times New Roman" w:cs="Times New Roman"/>
                <w:b w:val="0"/>
                <w:color w:val="000000" w:themeColor="text1"/>
                <w:sz w:val="24"/>
                <w:szCs w:val="24"/>
              </w:rPr>
              <w:t>Secuencia de imágenes que ayuda a comprender el concepto de densidad de población y a apl</w:t>
            </w:r>
            <w:r w:rsidR="009D02A1">
              <w:rPr>
                <w:rFonts w:ascii="Times New Roman" w:hAnsi="Times New Roman" w:cs="Times New Roman"/>
                <w:b w:val="0"/>
                <w:color w:val="000000" w:themeColor="text1"/>
                <w:sz w:val="24"/>
                <w:szCs w:val="24"/>
              </w:rPr>
              <w:t>icar la fórmula para su cálculo</w:t>
            </w:r>
          </w:p>
          <w:p w:rsidR="000564BA" w:rsidRDefault="000564BA" w:rsidP="000564BA">
            <w:pPr>
              <w:spacing w:before="2" w:after="2"/>
              <w:rPr>
                <w:rFonts w:ascii="Times New Roman" w:eastAsia="Times New Roman" w:hAnsi="Times New Roman" w:cs="Times New Roman"/>
                <w:color w:val="000000" w:themeColor="text1"/>
                <w:sz w:val="24"/>
                <w:szCs w:val="24"/>
              </w:rPr>
            </w:pPr>
          </w:p>
          <w:p w:rsidR="000564BA" w:rsidRPr="001C1BDC" w:rsidRDefault="000564BA" w:rsidP="000564BA">
            <w:pPr>
              <w:spacing w:before="2" w:after="2"/>
              <w:rPr>
                <w:rFonts w:ascii="Times New Roman" w:hAnsi="Times New Roman" w:cs="Times New Roman"/>
                <w:color w:val="000000" w:themeColor="text1"/>
                <w:sz w:val="24"/>
                <w:szCs w:val="24"/>
              </w:rPr>
            </w:pPr>
          </w:p>
        </w:tc>
      </w:tr>
    </w:tbl>
    <w:p w:rsidR="00FA60F5" w:rsidRPr="001D149E" w:rsidRDefault="00FA60F5" w:rsidP="007F716E">
      <w:pPr>
        <w:jc w:val="center"/>
        <w:rPr>
          <w:rFonts w:ascii="Times New Roman" w:hAnsi="Times New Roman" w:cs="Times New Roman"/>
          <w:b/>
          <w:color w:val="000000" w:themeColor="text1"/>
          <w:sz w:val="24"/>
          <w:szCs w:val="24"/>
        </w:rPr>
      </w:pPr>
    </w:p>
    <w:p w:rsidR="00251CF4" w:rsidRPr="001D149E" w:rsidRDefault="00251CF4" w:rsidP="004942F4">
      <w:pPr>
        <w:jc w:val="both"/>
        <w:rPr>
          <w:rFonts w:ascii="Times New Roman" w:hAnsi="Times New Roman" w:cs="Times New Roman"/>
          <w:b/>
          <w:color w:val="000000" w:themeColor="text1"/>
          <w:sz w:val="24"/>
          <w:szCs w:val="24"/>
        </w:rPr>
      </w:pPr>
    </w:p>
    <w:p w:rsidR="00A90292" w:rsidRPr="000825EB" w:rsidRDefault="00EA34CD" w:rsidP="004942F4">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sidR="006F4EA1">
        <w:rPr>
          <w:rFonts w:ascii="Times New Roman" w:hAnsi="Times New Roman" w:cs="Times New Roman"/>
          <w:b/>
          <w:color w:val="000000" w:themeColor="text1"/>
          <w:sz w:val="24"/>
          <w:szCs w:val="24"/>
          <w:highlight w:val="yellow"/>
        </w:rPr>
        <w:t>2</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6F4EA1">
        <w:rPr>
          <w:rFonts w:ascii="Times New Roman" w:hAnsi="Times New Roman" w:cs="Times New Roman"/>
          <w:b/>
          <w:color w:val="000000" w:themeColor="text1"/>
          <w:sz w:val="24"/>
          <w:szCs w:val="24"/>
        </w:rPr>
        <w:t>1.</w:t>
      </w:r>
      <w:r w:rsidR="002F54D8">
        <w:rPr>
          <w:rFonts w:ascii="Times New Roman" w:hAnsi="Times New Roman" w:cs="Times New Roman"/>
          <w:b/>
          <w:color w:val="000000" w:themeColor="text1"/>
          <w:sz w:val="24"/>
          <w:szCs w:val="24"/>
        </w:rPr>
        <w:t>2</w:t>
      </w:r>
      <w:r w:rsidR="00A90292" w:rsidRPr="001D149E">
        <w:rPr>
          <w:rFonts w:ascii="Times New Roman" w:hAnsi="Times New Roman" w:cs="Times New Roman"/>
          <w:b/>
          <w:color w:val="000000" w:themeColor="text1"/>
          <w:sz w:val="24"/>
          <w:szCs w:val="24"/>
        </w:rPr>
        <w:t xml:space="preserve"> </w:t>
      </w:r>
      <w:r w:rsidR="00A90292" w:rsidRPr="000825EB">
        <w:rPr>
          <w:rFonts w:ascii="Times New Roman" w:hAnsi="Times New Roman" w:cs="Times New Roman"/>
          <w:b/>
          <w:color w:val="000000" w:themeColor="text1"/>
          <w:sz w:val="24"/>
          <w:szCs w:val="24"/>
        </w:rPr>
        <w:t>El crecimiento de la población mundial</w:t>
      </w:r>
    </w:p>
    <w:p w:rsidR="00976D0B" w:rsidRPr="007C31E4" w:rsidRDefault="00976D0B" w:rsidP="004942F4">
      <w:pPr>
        <w:pStyle w:val="u"/>
        <w:shd w:val="clear" w:color="auto" w:fill="FFFFFF"/>
        <w:spacing w:before="0" w:beforeAutospacing="0" w:after="0" w:afterAutospacing="0" w:line="345" w:lineRule="atLeast"/>
        <w:jc w:val="both"/>
        <w:rPr>
          <w:rStyle w:val="un"/>
          <w:rFonts w:eastAsiaTheme="majorEastAsia"/>
          <w:color w:val="000000" w:themeColor="text1"/>
        </w:rPr>
      </w:pPr>
      <w:r w:rsidRPr="00173818">
        <w:rPr>
          <w:rStyle w:val="un"/>
          <w:rFonts w:eastAsiaTheme="majorEastAsia"/>
          <w:color w:val="000000" w:themeColor="text1"/>
        </w:rPr>
        <w:t>El crecimiento natural es la diferencia entre el número de</w:t>
      </w:r>
      <w:r w:rsidRPr="00173818">
        <w:rPr>
          <w:rStyle w:val="apple-converted-space"/>
          <w:color w:val="000000" w:themeColor="text1"/>
        </w:rPr>
        <w:t> </w:t>
      </w:r>
      <w:r w:rsidRPr="00173818">
        <w:rPr>
          <w:rStyle w:val="Textoennegrita"/>
          <w:color w:val="000000" w:themeColor="text1"/>
        </w:rPr>
        <w:t>nacimientos</w:t>
      </w:r>
      <w:r w:rsidRPr="00173818">
        <w:rPr>
          <w:rStyle w:val="apple-converted-space"/>
          <w:color w:val="000000" w:themeColor="text1"/>
        </w:rPr>
        <w:t> </w:t>
      </w:r>
      <w:r w:rsidRPr="00173818">
        <w:rPr>
          <w:rStyle w:val="un"/>
          <w:rFonts w:eastAsiaTheme="majorEastAsia"/>
          <w:color w:val="000000" w:themeColor="text1"/>
        </w:rPr>
        <w:t xml:space="preserve">y de </w:t>
      </w:r>
      <w:r w:rsidRPr="00173818">
        <w:rPr>
          <w:rStyle w:val="Textoennegrita"/>
          <w:color w:val="000000" w:themeColor="text1"/>
        </w:rPr>
        <w:t>defunciones</w:t>
      </w:r>
      <w:r w:rsidRPr="00173818">
        <w:rPr>
          <w:rStyle w:val="apple-converted-space"/>
          <w:color w:val="000000" w:themeColor="text1"/>
        </w:rPr>
        <w:t> </w:t>
      </w:r>
      <w:r w:rsidRPr="00173818">
        <w:rPr>
          <w:rStyle w:val="un"/>
          <w:rFonts w:eastAsiaTheme="majorEastAsia"/>
          <w:color w:val="000000" w:themeColor="text1"/>
        </w:rPr>
        <w:t>(muertes) en un territorio concreto.</w:t>
      </w:r>
      <w:r w:rsidRPr="00173818">
        <w:rPr>
          <w:rStyle w:val="apple-converted-space"/>
          <w:color w:val="000000" w:themeColor="text1"/>
        </w:rPr>
        <w:t> </w:t>
      </w:r>
      <w:r w:rsidRPr="00173818">
        <w:rPr>
          <w:rStyle w:val="un"/>
          <w:rFonts w:eastAsiaTheme="majorEastAsia"/>
          <w:color w:val="000000" w:themeColor="text1"/>
        </w:rPr>
        <w:t>Si el número de personas que nacen es superior al número de personas que mueren, hablamos de</w:t>
      </w:r>
      <w:r w:rsidRPr="00173818">
        <w:rPr>
          <w:rStyle w:val="apple-converted-space"/>
          <w:color w:val="000000" w:themeColor="text1"/>
        </w:rPr>
        <w:t> </w:t>
      </w:r>
      <w:r w:rsidRPr="00173818">
        <w:rPr>
          <w:rStyle w:val="Textoennegrita"/>
          <w:color w:val="000000" w:themeColor="text1"/>
        </w:rPr>
        <w:t>crecimiento natural positivo</w:t>
      </w:r>
      <w:r w:rsidRPr="00173818">
        <w:rPr>
          <w:rStyle w:val="un"/>
          <w:rFonts w:eastAsiaTheme="majorEastAsia"/>
          <w:color w:val="000000" w:themeColor="text1"/>
        </w:rPr>
        <w:t>; si</w:t>
      </w:r>
      <w:r w:rsidRPr="007C31E4">
        <w:rPr>
          <w:rStyle w:val="un"/>
          <w:rFonts w:eastAsiaTheme="majorEastAsia"/>
          <w:color w:val="000000" w:themeColor="text1"/>
        </w:rPr>
        <w:t xml:space="preserve"> sucede lo contrario, estamos ante un</w:t>
      </w:r>
      <w:r w:rsidRPr="007C31E4">
        <w:rPr>
          <w:rStyle w:val="apple-converted-space"/>
          <w:color w:val="000000" w:themeColor="text1"/>
        </w:rPr>
        <w:t> </w:t>
      </w:r>
      <w:r w:rsidRPr="007C31E4">
        <w:rPr>
          <w:rStyle w:val="Textoennegrita"/>
          <w:color w:val="000000" w:themeColor="text1"/>
        </w:rPr>
        <w:t>crecimiento natural negativo</w:t>
      </w:r>
      <w:r w:rsidRPr="007C31E4">
        <w:rPr>
          <w:rStyle w:val="un"/>
          <w:rFonts w:eastAsiaTheme="majorEastAsia"/>
          <w:color w:val="000000" w:themeColor="text1"/>
        </w:rPr>
        <w:t>.</w:t>
      </w:r>
    </w:p>
    <w:p w:rsidR="00976D0B" w:rsidRPr="00E257A2" w:rsidRDefault="00976D0B" w:rsidP="004942F4">
      <w:pPr>
        <w:pStyle w:val="u"/>
        <w:shd w:val="clear" w:color="auto" w:fill="FFFFFF"/>
        <w:spacing w:before="0" w:beforeAutospacing="0" w:after="0" w:afterAutospacing="0" w:line="345" w:lineRule="atLeast"/>
        <w:jc w:val="both"/>
        <w:rPr>
          <w:color w:val="000000" w:themeColor="text1"/>
          <w:highlight w:val="green"/>
        </w:rPr>
      </w:pPr>
    </w:p>
    <w:p w:rsidR="00976D0B" w:rsidRPr="00E80BF3" w:rsidRDefault="00976D0B" w:rsidP="004942F4">
      <w:pPr>
        <w:pStyle w:val="Ttulo4"/>
        <w:shd w:val="clear" w:color="auto" w:fill="E7E3D9"/>
        <w:spacing w:before="345" w:after="195"/>
        <w:jc w:val="both"/>
        <w:rPr>
          <w:bCs w:val="0"/>
          <w:color w:val="000000" w:themeColor="text1"/>
        </w:rPr>
      </w:pPr>
      <w:r w:rsidRPr="00E80BF3">
        <w:rPr>
          <w:bCs w:val="0"/>
          <w:color w:val="000000" w:themeColor="text1"/>
        </w:rPr>
        <w:t>El crecimiento natural</w:t>
      </w:r>
    </w:p>
    <w:p w:rsidR="00976D0B" w:rsidRPr="00DA0307" w:rsidRDefault="00976D0B" w:rsidP="004942F4">
      <w:pPr>
        <w:pStyle w:val="u"/>
        <w:shd w:val="clear" w:color="auto" w:fill="E7E3D9"/>
        <w:spacing w:before="0" w:beforeAutospacing="0" w:after="0" w:afterAutospacing="0" w:line="345" w:lineRule="atLeast"/>
        <w:jc w:val="both"/>
        <w:rPr>
          <w:color w:val="000000" w:themeColor="text1"/>
        </w:rPr>
      </w:pPr>
      <w:r w:rsidRPr="00DA0307">
        <w:rPr>
          <w:rStyle w:val="Textoennegrita"/>
          <w:color w:val="000000" w:themeColor="text1"/>
        </w:rPr>
        <w:t>Crecimiento natural</w:t>
      </w:r>
      <w:r w:rsidRPr="00DA0307">
        <w:rPr>
          <w:rStyle w:val="apple-converted-space"/>
          <w:color w:val="000000" w:themeColor="text1"/>
        </w:rPr>
        <w:t> </w:t>
      </w:r>
      <w:r w:rsidRPr="00DA0307">
        <w:rPr>
          <w:rStyle w:val="un"/>
          <w:rFonts w:eastAsiaTheme="majorEastAsia"/>
          <w:color w:val="000000" w:themeColor="text1"/>
        </w:rPr>
        <w:t>=</w:t>
      </w:r>
      <w:r w:rsidRPr="00DA0307">
        <w:rPr>
          <w:rStyle w:val="apple-converted-space"/>
          <w:color w:val="000000" w:themeColor="text1"/>
        </w:rPr>
        <w:t> </w:t>
      </w:r>
      <w:r w:rsidRPr="00DA0307">
        <w:rPr>
          <w:rStyle w:val="Textoennegrita"/>
          <w:color w:val="000000" w:themeColor="text1"/>
        </w:rPr>
        <w:t>nacimientos</w:t>
      </w:r>
      <w:r w:rsidRPr="00DA0307">
        <w:rPr>
          <w:rStyle w:val="apple-converted-space"/>
          <w:color w:val="000000" w:themeColor="text1"/>
        </w:rPr>
        <w:t> </w:t>
      </w:r>
      <w:r w:rsidRPr="00DA0307">
        <w:rPr>
          <w:rStyle w:val="un"/>
          <w:rFonts w:eastAsiaTheme="majorEastAsia"/>
          <w:color w:val="000000" w:themeColor="text1"/>
        </w:rPr>
        <w:t>–</w:t>
      </w:r>
      <w:r w:rsidRPr="00DA0307">
        <w:rPr>
          <w:rStyle w:val="apple-converted-space"/>
          <w:color w:val="000000" w:themeColor="text1"/>
        </w:rPr>
        <w:t> </w:t>
      </w:r>
      <w:r w:rsidRPr="00DA0307">
        <w:rPr>
          <w:rStyle w:val="Textoennegrita"/>
          <w:color w:val="000000" w:themeColor="text1"/>
        </w:rPr>
        <w:t>defunciones</w:t>
      </w:r>
    </w:p>
    <w:p w:rsidR="00976D0B" w:rsidRPr="00DA0307" w:rsidRDefault="00976D0B" w:rsidP="004942F4">
      <w:pPr>
        <w:pStyle w:val="u"/>
        <w:shd w:val="clear" w:color="auto" w:fill="E7E3D9"/>
        <w:spacing w:before="0" w:beforeAutospacing="0" w:after="0" w:afterAutospacing="0" w:line="345" w:lineRule="atLeast"/>
        <w:jc w:val="both"/>
        <w:rPr>
          <w:color w:val="000000" w:themeColor="text1"/>
        </w:rPr>
      </w:pPr>
      <w:r w:rsidRPr="00DA0307">
        <w:rPr>
          <w:rStyle w:val="un"/>
          <w:rFonts w:eastAsiaTheme="majorEastAsia"/>
          <w:color w:val="000000" w:themeColor="text1"/>
        </w:rPr>
        <w:t>Por ejemplo, tenemos una localidad en la que en un año han nacido 20 niños y han muerto 15</w:t>
      </w:r>
      <w:r w:rsidR="00E615D7">
        <w:rPr>
          <w:rStyle w:val="un"/>
          <w:rFonts w:eastAsiaTheme="majorEastAsia"/>
          <w:color w:val="000000" w:themeColor="text1"/>
        </w:rPr>
        <w:t xml:space="preserve"> personas</w:t>
      </w:r>
      <w:r w:rsidRPr="00DA0307">
        <w:rPr>
          <w:rStyle w:val="un"/>
          <w:rFonts w:eastAsiaTheme="majorEastAsia"/>
          <w:color w:val="000000" w:themeColor="text1"/>
        </w:rPr>
        <w:t>.</w:t>
      </w:r>
      <w:r w:rsidRPr="00DA0307">
        <w:rPr>
          <w:rStyle w:val="apple-converted-space"/>
          <w:color w:val="000000" w:themeColor="text1"/>
        </w:rPr>
        <w:t> </w:t>
      </w:r>
      <w:r w:rsidRPr="00DA0307">
        <w:rPr>
          <w:rStyle w:val="un"/>
          <w:rFonts w:eastAsiaTheme="majorEastAsia"/>
          <w:color w:val="000000" w:themeColor="text1"/>
        </w:rPr>
        <w:t xml:space="preserve">Si queremos calcular cuál ha sido su crecimiento natural, </w:t>
      </w:r>
      <w:r w:rsidR="00E615D7">
        <w:rPr>
          <w:rStyle w:val="un"/>
          <w:rFonts w:eastAsiaTheme="majorEastAsia"/>
          <w:color w:val="000000" w:themeColor="text1"/>
        </w:rPr>
        <w:t xml:space="preserve">debemos </w:t>
      </w:r>
      <w:r w:rsidRPr="00DA0307">
        <w:rPr>
          <w:rStyle w:val="un"/>
          <w:rFonts w:eastAsiaTheme="majorEastAsia"/>
          <w:color w:val="000000" w:themeColor="text1"/>
        </w:rPr>
        <w:t>hacer la siguiente operación:</w:t>
      </w:r>
    </w:p>
    <w:p w:rsidR="00976D0B" w:rsidRPr="00DA0307" w:rsidRDefault="00976D0B" w:rsidP="004942F4">
      <w:pPr>
        <w:pStyle w:val="u"/>
        <w:shd w:val="clear" w:color="auto" w:fill="E7E3D9"/>
        <w:spacing w:before="0" w:beforeAutospacing="0" w:after="0" w:afterAutospacing="0" w:line="345" w:lineRule="atLeast"/>
        <w:jc w:val="both"/>
        <w:rPr>
          <w:color w:val="000000" w:themeColor="text1"/>
        </w:rPr>
      </w:pPr>
      <w:r w:rsidRPr="00DA0307">
        <w:rPr>
          <w:rStyle w:val="Textoennegrita"/>
          <w:color w:val="000000" w:themeColor="text1"/>
        </w:rPr>
        <w:t>20 – 15 = 5</w:t>
      </w:r>
    </w:p>
    <w:p w:rsidR="00976D0B" w:rsidRPr="001D149E" w:rsidRDefault="00976D0B" w:rsidP="004942F4">
      <w:pPr>
        <w:pStyle w:val="u"/>
        <w:shd w:val="clear" w:color="auto" w:fill="E7E3D9"/>
        <w:spacing w:before="0" w:beforeAutospacing="0" w:after="0" w:afterAutospacing="0" w:line="345" w:lineRule="atLeast"/>
        <w:jc w:val="both"/>
        <w:rPr>
          <w:color w:val="000000" w:themeColor="text1"/>
        </w:rPr>
      </w:pPr>
      <w:r w:rsidRPr="00DA0307">
        <w:rPr>
          <w:rStyle w:val="un"/>
          <w:rFonts w:eastAsiaTheme="majorEastAsia"/>
          <w:color w:val="000000" w:themeColor="text1"/>
        </w:rPr>
        <w:lastRenderedPageBreak/>
        <w:t>Según este resultado, el crecimiento natural ha sido de cinco personas. Como el número de nacimientos es superior al número de defunciones, podemos decir que se ha dado un</w:t>
      </w:r>
      <w:r w:rsidRPr="00DA0307">
        <w:rPr>
          <w:rStyle w:val="apple-converted-space"/>
          <w:color w:val="000000" w:themeColor="text1"/>
        </w:rPr>
        <w:t> </w:t>
      </w:r>
      <w:r w:rsidRPr="00DA0307">
        <w:rPr>
          <w:rStyle w:val="Textoennegrita"/>
          <w:color w:val="000000" w:themeColor="text1"/>
        </w:rPr>
        <w:t>crecimiento natural positivo</w:t>
      </w:r>
      <w:r w:rsidRPr="00DA0307">
        <w:rPr>
          <w:rStyle w:val="un"/>
          <w:rFonts w:eastAsiaTheme="majorEastAsia"/>
          <w:color w:val="000000" w:themeColor="text1"/>
        </w:rPr>
        <w:t>.</w:t>
      </w:r>
    </w:p>
    <w:p w:rsidR="00EA34CD" w:rsidRDefault="00EA34CD" w:rsidP="004942F4">
      <w:pPr>
        <w:pStyle w:val="Ttulo4"/>
        <w:shd w:val="clear" w:color="auto" w:fill="FFFFFF"/>
        <w:spacing w:before="120" w:after="120"/>
        <w:jc w:val="both"/>
        <w:rPr>
          <w:bCs w:val="0"/>
          <w:i/>
          <w:color w:val="000000" w:themeColor="text1"/>
        </w:rPr>
      </w:pPr>
    </w:p>
    <w:tbl>
      <w:tblPr>
        <w:tblStyle w:val="Tablaconcuadrcula"/>
        <w:tblW w:w="0" w:type="auto"/>
        <w:tblLook w:val="04A0" w:firstRow="1" w:lastRow="0" w:firstColumn="1" w:lastColumn="0" w:noHBand="0" w:noVBand="1"/>
      </w:tblPr>
      <w:tblGrid>
        <w:gridCol w:w="2518"/>
        <w:gridCol w:w="6536"/>
      </w:tblGrid>
      <w:tr w:rsidR="00EA34CD" w:rsidRPr="001C1BDC" w:rsidTr="009A4612">
        <w:tc>
          <w:tcPr>
            <w:tcW w:w="9054" w:type="dxa"/>
            <w:gridSpan w:val="2"/>
            <w:shd w:val="clear" w:color="auto" w:fill="000000" w:themeFill="text1"/>
          </w:tcPr>
          <w:p w:rsidR="00EA34CD" w:rsidRPr="001C1BDC" w:rsidRDefault="00EA34CD" w:rsidP="009A4612">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EA34CD" w:rsidRPr="001C1BDC" w:rsidTr="009A4612">
        <w:tc>
          <w:tcPr>
            <w:tcW w:w="2518" w:type="dxa"/>
          </w:tcPr>
          <w:p w:rsidR="00EA34CD" w:rsidRPr="001C1BDC" w:rsidRDefault="00EA34CD"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34CD" w:rsidRPr="001C1BDC" w:rsidRDefault="00EA34CD" w:rsidP="00EA34C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EA34CD" w:rsidRPr="001C1BDC" w:rsidTr="009A4612">
        <w:tc>
          <w:tcPr>
            <w:tcW w:w="2518" w:type="dxa"/>
          </w:tcPr>
          <w:p w:rsidR="00EA34CD" w:rsidRPr="001C1BDC" w:rsidRDefault="00EA34CD"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34CD" w:rsidRPr="000564BA" w:rsidRDefault="00EA34CD" w:rsidP="00A00C05">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w:t>
            </w:r>
            <w:r w:rsidR="00A00C05">
              <w:rPr>
                <w:color w:val="000000" w:themeColor="text1"/>
              </w:rPr>
              <w:t>Población/</w:t>
            </w:r>
            <w:r w:rsidR="00DA0307">
              <w:rPr>
                <w:color w:val="000000" w:themeColor="text1"/>
              </w:rPr>
              <w:t xml:space="preserve">1 </w:t>
            </w:r>
            <w:r w:rsidR="006D238D">
              <w:rPr>
                <w:color w:val="000000" w:themeColor="text1"/>
              </w:rPr>
              <w:t xml:space="preserve">El crecimiento </w:t>
            </w:r>
            <w:r w:rsidR="00A00C05">
              <w:rPr>
                <w:color w:val="000000" w:themeColor="text1"/>
              </w:rPr>
              <w:t>natural</w:t>
            </w:r>
            <w:r w:rsidR="006D238D">
              <w:rPr>
                <w:color w:val="000000" w:themeColor="text1"/>
              </w:rPr>
              <w:t xml:space="preserve"> </w:t>
            </w:r>
          </w:p>
        </w:tc>
      </w:tr>
      <w:tr w:rsidR="00EA34CD" w:rsidRPr="001C1BDC" w:rsidTr="009A4612">
        <w:tc>
          <w:tcPr>
            <w:tcW w:w="2518" w:type="dxa"/>
          </w:tcPr>
          <w:p w:rsidR="00EA34CD" w:rsidRPr="001C1BDC" w:rsidRDefault="00EA34CD"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85F0A" w:rsidRDefault="00085F0A" w:rsidP="009A4612">
            <w:pPr>
              <w:spacing w:before="2" w:after="2"/>
              <w:rPr>
                <w:rFonts w:ascii="Times New Roman" w:hAnsi="Times New Roman" w:cs="Times New Roman"/>
                <w:b/>
                <w:color w:val="000000" w:themeColor="text1"/>
                <w:sz w:val="24"/>
                <w:szCs w:val="24"/>
              </w:rPr>
            </w:pPr>
          </w:p>
          <w:p w:rsidR="00085F0A" w:rsidRPr="001C1BDC" w:rsidRDefault="00085F0A" w:rsidP="00085F0A">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085F0A" w:rsidRDefault="00085F0A" w:rsidP="00085F0A">
            <w:pPr>
              <w:jc w:val="both"/>
              <w:rPr>
                <w:rFonts w:ascii="Times New Roman" w:hAnsi="Times New Roman" w:cs="Times New Roman"/>
                <w:b/>
                <w:color w:val="000000" w:themeColor="text1"/>
                <w:sz w:val="24"/>
                <w:szCs w:val="24"/>
              </w:rPr>
            </w:pPr>
          </w:p>
          <w:p w:rsidR="00085F0A" w:rsidRDefault="00085F0A" w:rsidP="00085F0A">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Título</w:t>
            </w:r>
            <w:r w:rsidRPr="00E80BF3">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El crecimiento natural: natalidad y mortalidad</w:t>
            </w:r>
          </w:p>
          <w:p w:rsidR="00085F0A" w:rsidRPr="001D149E" w:rsidRDefault="00085F0A" w:rsidP="00085F0A">
            <w:pPr>
              <w:jc w:val="both"/>
              <w:rPr>
                <w:rFonts w:ascii="Times New Roman" w:hAnsi="Times New Roman" w:cs="Times New Roman"/>
                <w:b/>
                <w:color w:val="000000" w:themeColor="text1"/>
                <w:sz w:val="24"/>
                <w:szCs w:val="24"/>
              </w:rPr>
            </w:pPr>
          </w:p>
          <w:p w:rsidR="00085F0A" w:rsidRPr="001D149E" w:rsidRDefault="00085F0A" w:rsidP="00085F0A">
            <w:pPr>
              <w:shd w:val="clear" w:color="auto" w:fill="FFFFFF"/>
              <w:spacing w:after="190"/>
              <w:jc w:val="both"/>
              <w:rPr>
                <w:rFonts w:ascii="Times New Roman" w:eastAsia="Times New Roman" w:hAnsi="Times New Roman" w:cs="Times New Roman"/>
                <w:color w:val="000000" w:themeColor="text1"/>
                <w:sz w:val="24"/>
                <w:szCs w:val="24"/>
              </w:rPr>
            </w:pPr>
            <w:r w:rsidRPr="006F4EA1">
              <w:rPr>
                <w:rFonts w:ascii="Times New Roman" w:eastAsia="Times New Roman" w:hAnsi="Times New Roman" w:cs="Times New Roman"/>
                <w:b/>
                <w:color w:val="000000" w:themeColor="text1"/>
                <w:sz w:val="24"/>
                <w:szCs w:val="24"/>
              </w:rPr>
              <w:t>Descripción</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Secuencia de imágenes que permite trabajar los conceptos de natalidad, mortalidad y crec</w:t>
            </w:r>
            <w:r w:rsidR="00DA0307">
              <w:rPr>
                <w:rFonts w:ascii="Times New Roman" w:eastAsia="Times New Roman" w:hAnsi="Times New Roman" w:cs="Times New Roman"/>
                <w:color w:val="000000" w:themeColor="text1"/>
                <w:sz w:val="24"/>
                <w:szCs w:val="24"/>
              </w:rPr>
              <w:t>imiento natural de la población</w:t>
            </w:r>
          </w:p>
          <w:p w:rsidR="00085F0A" w:rsidRPr="001D149E" w:rsidRDefault="00085F0A" w:rsidP="00085F0A">
            <w:pPr>
              <w:shd w:val="clear" w:color="auto" w:fill="FFFFFF"/>
              <w:spacing w:before="190"/>
              <w:jc w:val="both"/>
              <w:rPr>
                <w:rFonts w:ascii="Times New Roman" w:eastAsia="Times New Roman" w:hAnsi="Times New Roman" w:cs="Times New Roman"/>
                <w:color w:val="000000" w:themeColor="text1"/>
                <w:sz w:val="24"/>
                <w:szCs w:val="24"/>
              </w:rPr>
            </w:pPr>
            <w:r w:rsidRPr="006F4EA1">
              <w:rPr>
                <w:rFonts w:ascii="Times New Roman" w:eastAsia="Times New Roman" w:hAnsi="Times New Roman" w:cs="Times New Roman"/>
                <w:b/>
                <w:color w:val="000000" w:themeColor="text1"/>
                <w:sz w:val="24"/>
                <w:szCs w:val="24"/>
              </w:rPr>
              <w:t>Temporalizaci</w:t>
            </w:r>
            <w:r w:rsidR="00B66C21">
              <w:rPr>
                <w:rFonts w:ascii="Times New Roman" w:eastAsia="Times New Roman" w:hAnsi="Times New Roman" w:cs="Times New Roman"/>
                <w:b/>
                <w:color w:val="000000" w:themeColor="text1"/>
                <w:sz w:val="24"/>
                <w:szCs w:val="24"/>
              </w:rPr>
              <w:t>ó</w:t>
            </w:r>
            <w:r w:rsidRPr="006F4EA1">
              <w:rPr>
                <w:rFonts w:ascii="Times New Roman" w:eastAsia="Times New Roman" w:hAnsi="Times New Roman" w:cs="Times New Roman"/>
                <w:b/>
                <w:color w:val="000000" w:themeColor="text1"/>
                <w:sz w:val="24"/>
                <w:szCs w:val="24"/>
              </w:rPr>
              <w:t>n</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B66C21">
              <w:rPr>
                <w:rFonts w:ascii="Times New Roman" w:eastAsia="Times New Roman" w:hAnsi="Times New Roman" w:cs="Times New Roman"/>
                <w:color w:val="000000" w:themeColor="text1"/>
                <w:sz w:val="24"/>
                <w:szCs w:val="24"/>
              </w:rPr>
              <w:t>20 m</w:t>
            </w:r>
            <w:r w:rsidRPr="001D149E">
              <w:rPr>
                <w:rFonts w:ascii="Times New Roman" w:eastAsia="Times New Roman" w:hAnsi="Times New Roman" w:cs="Times New Roman"/>
                <w:color w:val="000000" w:themeColor="text1"/>
                <w:sz w:val="24"/>
                <w:szCs w:val="24"/>
              </w:rPr>
              <w:t>inutos</w:t>
            </w:r>
          </w:p>
          <w:p w:rsidR="00085F0A" w:rsidRPr="001D149E" w:rsidRDefault="00085F0A" w:rsidP="00085F0A">
            <w:pPr>
              <w:shd w:val="clear" w:color="auto" w:fill="FFFFFF"/>
              <w:spacing w:before="190"/>
              <w:jc w:val="both"/>
              <w:rPr>
                <w:rFonts w:ascii="Times New Roman" w:eastAsia="Times New Roman" w:hAnsi="Times New Roman" w:cs="Times New Roman"/>
                <w:color w:val="000000" w:themeColor="text1"/>
                <w:sz w:val="24"/>
                <w:szCs w:val="24"/>
              </w:rPr>
            </w:pPr>
            <w:r w:rsidRPr="006F4EA1">
              <w:rPr>
                <w:rFonts w:ascii="Times New Roman" w:eastAsia="Times New Roman" w:hAnsi="Times New Roman" w:cs="Times New Roman"/>
                <w:b/>
                <w:color w:val="000000" w:themeColor="text1"/>
                <w:sz w:val="24"/>
                <w:szCs w:val="24"/>
              </w:rPr>
              <w:t>Tipo de actividad</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Secuencia de imágenes</w:t>
            </w:r>
          </w:p>
          <w:p w:rsidR="00085F0A" w:rsidRDefault="00DA0307" w:rsidP="00085F0A">
            <w:pPr>
              <w:shd w:val="clear" w:color="auto" w:fill="FFFFFF"/>
              <w:spacing w:before="190"/>
              <w:jc w:val="both"/>
              <w:rPr>
                <w:rFonts w:ascii="Times New Roman" w:eastAsia="Times New Roman" w:hAnsi="Times New Roman" w:cs="Times New Roman"/>
                <w:color w:val="000000" w:themeColor="text1"/>
                <w:sz w:val="24"/>
                <w:szCs w:val="24"/>
              </w:rPr>
            </w:pPr>
            <w:r w:rsidRPr="00DA0307">
              <w:rPr>
                <w:rFonts w:ascii="Times New Roman" w:eastAsia="Times New Roman" w:hAnsi="Times New Roman" w:cs="Times New Roman"/>
                <w:b/>
                <w:color w:val="000000" w:themeColor="text1"/>
                <w:sz w:val="24"/>
                <w:szCs w:val="24"/>
              </w:rPr>
              <w:t>Acción didáctica</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085F0A" w:rsidRPr="001D149E">
              <w:rPr>
                <w:rFonts w:ascii="Times New Roman" w:eastAsia="Times New Roman" w:hAnsi="Times New Roman" w:cs="Times New Roman"/>
                <w:color w:val="000000" w:themeColor="text1"/>
                <w:sz w:val="24"/>
                <w:szCs w:val="24"/>
              </w:rPr>
              <w:t>Exposición</w:t>
            </w:r>
          </w:p>
          <w:p w:rsidR="00DA0307" w:rsidRPr="001D149E" w:rsidRDefault="00DA0307" w:rsidP="00085F0A">
            <w:pPr>
              <w:shd w:val="clear" w:color="auto" w:fill="FFFFFF"/>
              <w:spacing w:before="190"/>
              <w:jc w:val="both"/>
              <w:rPr>
                <w:rFonts w:ascii="Times New Roman" w:eastAsia="Times New Roman" w:hAnsi="Times New Roman" w:cs="Times New Roman"/>
                <w:color w:val="000000" w:themeColor="text1"/>
                <w:sz w:val="24"/>
                <w:szCs w:val="24"/>
              </w:rPr>
            </w:pPr>
          </w:p>
          <w:p w:rsidR="00085F0A" w:rsidRPr="001D149E" w:rsidRDefault="00DA0307" w:rsidP="00DA0307">
            <w:pPr>
              <w:rPr>
                <w:rFonts w:ascii="Times New Roman" w:eastAsia="Times New Roman" w:hAnsi="Times New Roman" w:cs="Times New Roman"/>
                <w:color w:val="000000" w:themeColor="text1"/>
                <w:sz w:val="24"/>
                <w:szCs w:val="24"/>
              </w:rPr>
            </w:pPr>
            <w:r w:rsidRPr="00DA0307">
              <w:rPr>
                <w:rFonts w:ascii="Times New Roman" w:hAnsi="Times New Roman" w:cs="Times New Roman"/>
                <w:b/>
                <w:color w:val="000000" w:themeColor="text1"/>
                <w:sz w:val="24"/>
                <w:szCs w:val="24"/>
              </w:rPr>
              <w:t>Competencia relacionada con el recurso</w:t>
            </w:r>
            <w:r w:rsidRPr="00E80BF3">
              <w:rPr>
                <w:rFonts w:ascii="Times New Roman" w:hAnsi="Times New Roman" w:cs="Times New Roman"/>
                <w:color w:val="000000" w:themeColor="text1"/>
                <w:sz w:val="24"/>
                <w:szCs w:val="24"/>
              </w:rPr>
              <w:t>:</w:t>
            </w:r>
            <w:r w:rsidRPr="00DA0307">
              <w:rPr>
                <w:rFonts w:ascii="Times New Roman" w:hAnsi="Times New Roman" w:cs="Times New Roman"/>
                <w:color w:val="000000" w:themeColor="text1"/>
                <w:sz w:val="24"/>
                <w:szCs w:val="24"/>
              </w:rPr>
              <w:t xml:space="preserve"> </w:t>
            </w:r>
            <w:r w:rsidR="00085F0A" w:rsidRPr="001D149E">
              <w:rPr>
                <w:rFonts w:ascii="Times New Roman" w:eastAsia="Times New Roman" w:hAnsi="Times New Roman" w:cs="Times New Roman"/>
                <w:color w:val="000000" w:themeColor="text1"/>
                <w:sz w:val="24"/>
                <w:szCs w:val="24"/>
              </w:rPr>
              <w:t>Competencia social y ciudadana</w:t>
            </w:r>
          </w:p>
          <w:p w:rsidR="00085F0A" w:rsidRPr="001D149E" w:rsidRDefault="00085F0A" w:rsidP="00085F0A">
            <w:pPr>
              <w:shd w:val="clear" w:color="auto" w:fill="FFFFFF"/>
              <w:spacing w:before="190"/>
              <w:jc w:val="both"/>
              <w:rPr>
                <w:rFonts w:ascii="Times New Roman" w:eastAsia="Times New Roman" w:hAnsi="Times New Roman" w:cs="Times New Roman"/>
                <w:color w:val="000000" w:themeColor="text1"/>
                <w:sz w:val="24"/>
                <w:szCs w:val="24"/>
              </w:rPr>
            </w:pPr>
          </w:p>
          <w:p w:rsidR="00085F0A" w:rsidRPr="001D149E" w:rsidRDefault="00085F0A" w:rsidP="00085F0A">
            <w:pPr>
              <w:pStyle w:val="cabecera1"/>
              <w:shd w:val="clear" w:color="auto" w:fill="FFFFFF"/>
              <w:spacing w:before="0" w:beforeAutospacing="0"/>
              <w:jc w:val="both"/>
              <w:rPr>
                <w:b/>
                <w:bCs/>
                <w:color w:val="000000" w:themeColor="text1"/>
              </w:rPr>
            </w:pPr>
            <w:r w:rsidRPr="001D149E">
              <w:rPr>
                <w:b/>
                <w:bCs/>
                <w:color w:val="000000" w:themeColor="text1"/>
              </w:rPr>
              <w:t>Objetivo</w:t>
            </w:r>
          </w:p>
          <w:p w:rsidR="00085F0A" w:rsidRPr="001D149E" w:rsidRDefault="00085F0A" w:rsidP="00085F0A">
            <w:pPr>
              <w:pStyle w:val="NormalWeb"/>
              <w:shd w:val="clear" w:color="auto" w:fill="FFFFFF"/>
              <w:spacing w:before="0" w:beforeAutospacing="0" w:line="270" w:lineRule="atLeast"/>
              <w:jc w:val="both"/>
              <w:rPr>
                <w:color w:val="000000" w:themeColor="text1"/>
              </w:rPr>
            </w:pPr>
            <w:r w:rsidRPr="001D149E">
              <w:rPr>
                <w:color w:val="000000" w:themeColor="text1"/>
              </w:rPr>
              <w:t xml:space="preserve">Esta secuencia de imágenes permite a los </w:t>
            </w:r>
            <w:r>
              <w:rPr>
                <w:color w:val="000000" w:themeColor="text1"/>
              </w:rPr>
              <w:t>estudiantes</w:t>
            </w:r>
            <w:r w:rsidRPr="001D149E">
              <w:rPr>
                <w:color w:val="000000" w:themeColor="text1"/>
              </w:rPr>
              <w:t xml:space="preserve"> reflexionar en torno a cómo la natalidad y la mortalidad influyen en la evolución de la población de un lugar y determinan su crecimiento natural.</w:t>
            </w:r>
          </w:p>
          <w:p w:rsidR="00085F0A" w:rsidRPr="001D149E" w:rsidRDefault="00085F0A" w:rsidP="00085F0A">
            <w:pPr>
              <w:pStyle w:val="cabecera1"/>
              <w:shd w:val="clear" w:color="auto" w:fill="FFFFFF"/>
              <w:spacing w:before="0" w:beforeAutospacing="0"/>
              <w:jc w:val="both"/>
              <w:rPr>
                <w:b/>
                <w:bCs/>
                <w:color w:val="000000" w:themeColor="text1"/>
              </w:rPr>
            </w:pPr>
            <w:r w:rsidRPr="001D149E">
              <w:rPr>
                <w:b/>
                <w:bCs/>
                <w:color w:val="000000" w:themeColor="text1"/>
              </w:rPr>
              <w:t>Propuesta</w:t>
            </w:r>
          </w:p>
          <w:p w:rsidR="00085F0A" w:rsidRPr="001D149E" w:rsidRDefault="00085F0A" w:rsidP="00085F0A">
            <w:pPr>
              <w:pStyle w:val="Normal1"/>
              <w:shd w:val="clear" w:color="auto" w:fill="FFFFFF"/>
              <w:spacing w:before="0" w:beforeAutospacing="0" w:line="270" w:lineRule="atLeast"/>
              <w:jc w:val="both"/>
              <w:rPr>
                <w:color w:val="000000" w:themeColor="text1"/>
              </w:rPr>
            </w:pPr>
            <w:r w:rsidRPr="001D149E">
              <w:rPr>
                <w:color w:val="000000" w:themeColor="text1"/>
              </w:rPr>
              <w:t>Utili</w:t>
            </w:r>
            <w:r>
              <w:rPr>
                <w:color w:val="000000" w:themeColor="text1"/>
              </w:rPr>
              <w:t>ce</w:t>
            </w:r>
            <w:r w:rsidRPr="001D149E">
              <w:rPr>
                <w:color w:val="000000" w:themeColor="text1"/>
              </w:rPr>
              <w:t xml:space="preserve"> la secuencia para hacer que los </w:t>
            </w:r>
            <w:r>
              <w:rPr>
                <w:color w:val="000000" w:themeColor="text1"/>
              </w:rPr>
              <w:t>estudiantes</w:t>
            </w:r>
            <w:r w:rsidRPr="001D149E">
              <w:rPr>
                <w:color w:val="000000" w:themeColor="text1"/>
              </w:rPr>
              <w:t xml:space="preserve"> intervengan de forma activa en la construcción de la explicación respecto a la materia explicada.</w:t>
            </w:r>
          </w:p>
          <w:p w:rsidR="00085F0A" w:rsidRPr="006D238D" w:rsidRDefault="00085F0A" w:rsidP="00085F0A">
            <w:pPr>
              <w:pStyle w:val="cabecera2"/>
              <w:shd w:val="clear" w:color="auto" w:fill="FFFFFF"/>
              <w:spacing w:before="0" w:beforeAutospacing="0" w:line="270" w:lineRule="atLeast"/>
              <w:jc w:val="both"/>
              <w:rPr>
                <w:b/>
                <w:color w:val="000000" w:themeColor="text1"/>
              </w:rPr>
            </w:pPr>
            <w:r w:rsidRPr="006D238D">
              <w:rPr>
                <w:b/>
                <w:color w:val="000000" w:themeColor="text1"/>
              </w:rPr>
              <w:t>Durante la presentación</w:t>
            </w:r>
          </w:p>
          <w:p w:rsidR="00085F0A" w:rsidRPr="001D149E" w:rsidRDefault="00085F0A" w:rsidP="00085F0A">
            <w:pPr>
              <w:pStyle w:val="Normal1"/>
              <w:shd w:val="clear" w:color="auto" w:fill="FFFFFF"/>
              <w:spacing w:before="0" w:beforeAutospacing="0" w:line="270" w:lineRule="atLeast"/>
              <w:jc w:val="both"/>
              <w:rPr>
                <w:color w:val="000000" w:themeColor="text1"/>
              </w:rPr>
            </w:pPr>
            <w:r w:rsidRPr="001D149E">
              <w:rPr>
                <w:color w:val="000000" w:themeColor="text1"/>
              </w:rPr>
              <w:t>Aprovech</w:t>
            </w:r>
            <w:r>
              <w:rPr>
                <w:color w:val="000000" w:themeColor="text1"/>
              </w:rPr>
              <w:t>e</w:t>
            </w:r>
            <w:r w:rsidRPr="001D149E">
              <w:rPr>
                <w:color w:val="000000" w:themeColor="text1"/>
              </w:rPr>
              <w:t xml:space="preserve"> las imágenes y gráficos como excusa para plantear a los </w:t>
            </w:r>
            <w:r>
              <w:rPr>
                <w:color w:val="000000" w:themeColor="text1"/>
              </w:rPr>
              <w:t>estudiantes</w:t>
            </w:r>
            <w:r w:rsidRPr="001D149E">
              <w:rPr>
                <w:color w:val="000000" w:themeColor="text1"/>
              </w:rPr>
              <w:t xml:space="preserve"> toda una serie de interrogantes y supuestos </w:t>
            </w:r>
            <w:r w:rsidR="00462A1A">
              <w:rPr>
                <w:color w:val="000000" w:themeColor="text1"/>
              </w:rPr>
              <w:t xml:space="preserve">con </w:t>
            </w:r>
            <w:r w:rsidRPr="001D149E">
              <w:rPr>
                <w:color w:val="000000" w:themeColor="text1"/>
              </w:rPr>
              <w:lastRenderedPageBreak/>
              <w:t xml:space="preserve">base </w:t>
            </w:r>
            <w:r w:rsidR="00462A1A">
              <w:rPr>
                <w:color w:val="000000" w:themeColor="text1"/>
              </w:rPr>
              <w:t xml:space="preserve">en </w:t>
            </w:r>
            <w:r w:rsidRPr="001D149E">
              <w:rPr>
                <w:color w:val="000000" w:themeColor="text1"/>
              </w:rPr>
              <w:t>los cuales deben construir sus propios apuntes. Algunas de las cuestiones ya se presentan en el propio recurso:</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¿Qué es el crecimiento natural de la población?</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xml:space="preserve">- ¿Cómo </w:t>
            </w:r>
            <w:r w:rsidR="00462A1A">
              <w:rPr>
                <w:color w:val="000000" w:themeColor="text1"/>
              </w:rPr>
              <w:t xml:space="preserve">definen </w:t>
            </w:r>
            <w:r w:rsidRPr="001D149E">
              <w:rPr>
                <w:color w:val="000000" w:themeColor="text1"/>
              </w:rPr>
              <w:t>los conceptos de natalidad y mortalidad?</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Observ</w:t>
            </w:r>
            <w:r>
              <w:rPr>
                <w:color w:val="000000" w:themeColor="text1"/>
              </w:rPr>
              <w:t>en</w:t>
            </w:r>
            <w:r w:rsidRPr="001D149E">
              <w:rPr>
                <w:color w:val="000000" w:themeColor="text1"/>
              </w:rPr>
              <w:t xml:space="preserve"> el gráfico sobre la evolución de la natalidad (o mortalidad)   y coment</w:t>
            </w:r>
            <w:r>
              <w:rPr>
                <w:color w:val="000000" w:themeColor="text1"/>
              </w:rPr>
              <w:t>en</w:t>
            </w:r>
            <w:r w:rsidRPr="001D149E">
              <w:rPr>
                <w:color w:val="000000" w:themeColor="text1"/>
              </w:rPr>
              <w:t xml:space="preserve"> tres aspectos que </w:t>
            </w:r>
            <w:r>
              <w:rPr>
                <w:color w:val="000000" w:themeColor="text1"/>
              </w:rPr>
              <w:t>les</w:t>
            </w:r>
            <w:r w:rsidRPr="001D149E">
              <w:rPr>
                <w:color w:val="000000" w:themeColor="text1"/>
              </w:rPr>
              <w:t xml:space="preserve"> llamen la atención. ¿A qué </w:t>
            </w:r>
            <w:r w:rsidR="00462A1A">
              <w:rPr>
                <w:color w:val="000000" w:themeColor="text1"/>
              </w:rPr>
              <w:t xml:space="preserve">creen </w:t>
            </w:r>
            <w:r w:rsidRPr="001D149E">
              <w:rPr>
                <w:color w:val="000000" w:themeColor="text1"/>
              </w:rPr>
              <w:t>que se debe?</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xml:space="preserve">- ¿Cómo </w:t>
            </w:r>
            <w:r w:rsidR="00462A1A">
              <w:rPr>
                <w:color w:val="000000" w:themeColor="text1"/>
              </w:rPr>
              <w:t xml:space="preserve">describen </w:t>
            </w:r>
            <w:r w:rsidRPr="001D149E">
              <w:rPr>
                <w:color w:val="000000" w:themeColor="text1"/>
              </w:rPr>
              <w:t>la evolución de la población a lo largo del último medio siglo? ¿Cuándo  el crecimiento natural de la población es menor?</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¿Por qué aumentan o disminuyen la natalidad y la mortalidad a lo largo del tiempo?</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xml:space="preserve">- </w:t>
            </w:r>
            <w:proofErr w:type="gramStart"/>
            <w:r w:rsidRPr="001D149E">
              <w:rPr>
                <w:color w:val="000000" w:themeColor="text1"/>
              </w:rPr>
              <w:t>¿</w:t>
            </w:r>
            <w:r w:rsidR="006152B1" w:rsidRPr="001D149E" w:rsidDel="006152B1">
              <w:rPr>
                <w:color w:val="000000" w:themeColor="text1"/>
              </w:rPr>
              <w:t xml:space="preserve"> </w:t>
            </w:r>
            <w:r w:rsidR="006152B1">
              <w:rPr>
                <w:color w:val="000000" w:themeColor="text1"/>
              </w:rPr>
              <w:t>E</w:t>
            </w:r>
            <w:r w:rsidRPr="001D149E">
              <w:rPr>
                <w:color w:val="000000" w:themeColor="text1"/>
              </w:rPr>
              <w:t>n</w:t>
            </w:r>
            <w:proofErr w:type="gramEnd"/>
            <w:r w:rsidRPr="001D149E">
              <w:rPr>
                <w:color w:val="000000" w:themeColor="text1"/>
              </w:rPr>
              <w:t xml:space="preserve"> la actualidad el crecimiento natural de la población es igual en todas partes? ¿Por qué?</w:t>
            </w:r>
          </w:p>
          <w:p w:rsidR="00085F0A" w:rsidRPr="001D149E" w:rsidRDefault="00085F0A" w:rsidP="00085F0A">
            <w:pPr>
              <w:pStyle w:val="tab1"/>
              <w:shd w:val="clear" w:color="auto" w:fill="FFFFFF"/>
              <w:spacing w:before="0" w:beforeAutospacing="0" w:line="270" w:lineRule="atLeast"/>
              <w:jc w:val="both"/>
              <w:rPr>
                <w:color w:val="000000" w:themeColor="text1"/>
              </w:rPr>
            </w:pPr>
            <w:r w:rsidRPr="001D149E">
              <w:rPr>
                <w:color w:val="000000" w:themeColor="text1"/>
              </w:rPr>
              <w:t xml:space="preserve">- ¿Cómo </w:t>
            </w:r>
            <w:r w:rsidR="006152B1">
              <w:rPr>
                <w:color w:val="000000" w:themeColor="text1"/>
              </w:rPr>
              <w:t xml:space="preserve">calcularían </w:t>
            </w:r>
            <w:r w:rsidRPr="001D149E">
              <w:rPr>
                <w:color w:val="000000" w:themeColor="text1"/>
              </w:rPr>
              <w:t>el crecimiento natural de la población de tu municipio?</w:t>
            </w:r>
          </w:p>
          <w:p w:rsidR="00085F0A" w:rsidRPr="001D149E" w:rsidRDefault="00085F0A" w:rsidP="00085F0A">
            <w:pPr>
              <w:pStyle w:val="cabecera2"/>
              <w:shd w:val="clear" w:color="auto" w:fill="FFFFFF"/>
              <w:spacing w:before="0" w:beforeAutospacing="0" w:line="270" w:lineRule="atLeast"/>
              <w:jc w:val="both"/>
              <w:rPr>
                <w:color w:val="000000" w:themeColor="text1"/>
              </w:rPr>
            </w:pPr>
          </w:p>
          <w:p w:rsidR="00085F0A" w:rsidRPr="006D238D" w:rsidRDefault="00085F0A" w:rsidP="00085F0A">
            <w:pPr>
              <w:pStyle w:val="cabecera2"/>
              <w:shd w:val="clear" w:color="auto" w:fill="FFFFFF"/>
              <w:spacing w:before="0" w:beforeAutospacing="0" w:line="270" w:lineRule="atLeast"/>
              <w:jc w:val="both"/>
              <w:rPr>
                <w:b/>
                <w:color w:val="000000" w:themeColor="text1"/>
              </w:rPr>
            </w:pPr>
            <w:r w:rsidRPr="006D238D">
              <w:rPr>
                <w:b/>
                <w:color w:val="000000" w:themeColor="text1"/>
              </w:rPr>
              <w:t>Después de la presentación</w:t>
            </w:r>
          </w:p>
          <w:p w:rsidR="00085F0A" w:rsidRDefault="00085F0A" w:rsidP="00085F0A">
            <w:pPr>
              <w:shd w:val="clear" w:color="auto" w:fill="FFFFFF"/>
              <w:spacing w:after="100" w:afterAutospacing="1" w:line="245" w:lineRule="atLeast"/>
              <w:jc w:val="both"/>
              <w:rPr>
                <w:color w:val="000000" w:themeColor="text1"/>
                <w:sz w:val="24"/>
                <w:szCs w:val="24"/>
              </w:rPr>
            </w:pPr>
            <w:r w:rsidRPr="001D149E">
              <w:rPr>
                <w:color w:val="000000" w:themeColor="text1"/>
              </w:rPr>
              <w:t>Bus</w:t>
            </w:r>
            <w:r>
              <w:rPr>
                <w:color w:val="000000" w:themeColor="text1"/>
              </w:rPr>
              <w:t>que</w:t>
            </w:r>
            <w:r w:rsidRPr="001D149E">
              <w:rPr>
                <w:color w:val="000000" w:themeColor="text1"/>
              </w:rPr>
              <w:t xml:space="preserve"> información </w:t>
            </w:r>
            <w:r>
              <w:rPr>
                <w:color w:val="000000" w:themeColor="text1"/>
              </w:rPr>
              <w:t>par</w:t>
            </w:r>
            <w:r w:rsidRPr="001D149E">
              <w:rPr>
                <w:color w:val="000000" w:themeColor="text1"/>
              </w:rPr>
              <w:t>a calcular cuál ha sido el crecimiento natural de la poblaci</w:t>
            </w:r>
            <w:r>
              <w:rPr>
                <w:color w:val="000000" w:themeColor="text1"/>
              </w:rPr>
              <w:t>ón en el último año. Encontrará</w:t>
            </w:r>
            <w:r w:rsidRPr="001D149E">
              <w:rPr>
                <w:color w:val="000000" w:themeColor="text1"/>
              </w:rPr>
              <w:t xml:space="preserve"> l</w:t>
            </w:r>
            <w:r>
              <w:rPr>
                <w:color w:val="000000" w:themeColor="text1"/>
              </w:rPr>
              <w:t xml:space="preserve">a información </w:t>
            </w:r>
            <w:r w:rsidRPr="001D149E">
              <w:rPr>
                <w:color w:val="000000" w:themeColor="text1"/>
              </w:rPr>
              <w:t xml:space="preserve">en la página del </w:t>
            </w:r>
            <w:r>
              <w:rPr>
                <w:color w:val="000000" w:themeColor="text1"/>
              </w:rPr>
              <w:t xml:space="preserve">Departamento </w:t>
            </w:r>
            <w:r w:rsidR="00E615D7">
              <w:rPr>
                <w:color w:val="000000" w:themeColor="text1"/>
              </w:rPr>
              <w:t xml:space="preserve">Administrativo </w:t>
            </w:r>
            <w:r>
              <w:rPr>
                <w:color w:val="000000" w:themeColor="text1"/>
              </w:rPr>
              <w:t>Nacional de Estadística</w:t>
            </w:r>
            <w:r w:rsidR="003A2D18">
              <w:rPr>
                <w:color w:val="000000" w:themeColor="text1"/>
              </w:rPr>
              <w:t xml:space="preserve"> (</w:t>
            </w:r>
            <w:proofErr w:type="spellStart"/>
            <w:r w:rsidR="003A2D18">
              <w:rPr>
                <w:color w:val="000000" w:themeColor="text1"/>
              </w:rPr>
              <w:t>Dane</w:t>
            </w:r>
            <w:proofErr w:type="spellEnd"/>
            <w:r w:rsidR="003A2D18">
              <w:rPr>
                <w:color w:val="000000" w:themeColor="text1"/>
              </w:rPr>
              <w:t>)</w:t>
            </w:r>
            <w:r>
              <w:rPr>
                <w:color w:val="000000" w:themeColor="text1"/>
              </w:rPr>
              <w:t xml:space="preserve"> </w:t>
            </w:r>
            <w:r w:rsidRPr="006D238D">
              <w:rPr>
                <w:b/>
                <w:color w:val="1F497D" w:themeColor="text2"/>
              </w:rPr>
              <w:t>VER [http://www.dane.gov.co/]</w:t>
            </w:r>
            <w:r w:rsidR="003A2D18">
              <w:rPr>
                <w:b/>
                <w:color w:val="1F497D" w:themeColor="text2"/>
              </w:rPr>
              <w:t>.</w:t>
            </w:r>
          </w:p>
          <w:p w:rsidR="00085F0A" w:rsidRDefault="00085F0A" w:rsidP="009A4612">
            <w:pPr>
              <w:spacing w:before="2" w:after="2"/>
              <w:rPr>
                <w:rFonts w:ascii="Times New Roman" w:hAnsi="Times New Roman" w:cs="Times New Roman"/>
                <w:b/>
                <w:color w:val="000000" w:themeColor="text1"/>
                <w:sz w:val="24"/>
                <w:szCs w:val="24"/>
              </w:rPr>
            </w:pPr>
          </w:p>
          <w:p w:rsidR="00EA34CD" w:rsidRDefault="00EA34CD" w:rsidP="009A4612">
            <w:pPr>
              <w:spacing w:before="2" w:after="2"/>
              <w:rPr>
                <w:rFonts w:ascii="Times New Roman" w:hAnsi="Times New Roman" w:cs="Times New Roman"/>
                <w:b/>
                <w:color w:val="FF0000"/>
                <w:sz w:val="24"/>
                <w:szCs w:val="24"/>
              </w:rPr>
            </w:pPr>
            <w:r>
              <w:rPr>
                <w:rFonts w:ascii="Times New Roman" w:hAnsi="Times New Roman" w:cs="Times New Roman"/>
                <w:b/>
                <w:color w:val="000000" w:themeColor="text1"/>
                <w:sz w:val="24"/>
                <w:szCs w:val="24"/>
              </w:rPr>
              <w:t xml:space="preserve">CAMBIAR </w:t>
            </w:r>
            <w:r w:rsidRPr="00EA34CD">
              <w:rPr>
                <w:rFonts w:ascii="Times New Roman" w:hAnsi="Times New Roman" w:cs="Times New Roman"/>
                <w:b/>
                <w:color w:val="FF0000"/>
                <w:sz w:val="24"/>
                <w:szCs w:val="24"/>
              </w:rPr>
              <w:t>España</w:t>
            </w:r>
            <w:r>
              <w:rPr>
                <w:rFonts w:ascii="Times New Roman" w:hAnsi="Times New Roman" w:cs="Times New Roman"/>
                <w:b/>
                <w:color w:val="000000" w:themeColor="text1"/>
                <w:sz w:val="24"/>
                <w:szCs w:val="24"/>
              </w:rPr>
              <w:t xml:space="preserve"> por </w:t>
            </w:r>
            <w:r w:rsidRPr="00EA34CD">
              <w:rPr>
                <w:rFonts w:ascii="Times New Roman" w:hAnsi="Times New Roman" w:cs="Times New Roman"/>
                <w:b/>
                <w:color w:val="FF0000"/>
                <w:sz w:val="24"/>
                <w:szCs w:val="24"/>
              </w:rPr>
              <w:t>Colombia</w:t>
            </w:r>
          </w:p>
          <w:p w:rsidR="006D238D" w:rsidRPr="001C1BDC" w:rsidRDefault="006D238D" w:rsidP="006D238D">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CAMBIAR </w:t>
            </w:r>
            <w:r>
              <w:rPr>
                <w:rFonts w:ascii="Times New Roman" w:hAnsi="Times New Roman" w:cs="Times New Roman"/>
                <w:b/>
                <w:color w:val="FF0000"/>
                <w:sz w:val="24"/>
                <w:szCs w:val="24"/>
              </w:rPr>
              <w:t>período</w:t>
            </w:r>
            <w:r>
              <w:rPr>
                <w:rFonts w:ascii="Times New Roman" w:hAnsi="Times New Roman" w:cs="Times New Roman"/>
                <w:b/>
                <w:color w:val="000000" w:themeColor="text1"/>
                <w:sz w:val="24"/>
                <w:szCs w:val="24"/>
              </w:rPr>
              <w:t xml:space="preserve"> por </w:t>
            </w:r>
            <w:r>
              <w:rPr>
                <w:rFonts w:ascii="Times New Roman" w:hAnsi="Times New Roman" w:cs="Times New Roman"/>
                <w:b/>
                <w:color w:val="FF0000"/>
                <w:sz w:val="24"/>
                <w:szCs w:val="24"/>
              </w:rPr>
              <w:t>periodo</w:t>
            </w:r>
          </w:p>
          <w:p w:rsidR="006D238D" w:rsidRPr="001C1BDC" w:rsidRDefault="006D238D" w:rsidP="009A4612">
            <w:pPr>
              <w:spacing w:before="2" w:after="2"/>
              <w:rPr>
                <w:rFonts w:ascii="Times New Roman" w:hAnsi="Times New Roman" w:cs="Times New Roman"/>
                <w:b/>
                <w:color w:val="000000" w:themeColor="text1"/>
                <w:sz w:val="24"/>
                <w:szCs w:val="24"/>
              </w:rPr>
            </w:pPr>
          </w:p>
          <w:p w:rsidR="00EA34CD" w:rsidRDefault="00EA34CD" w:rsidP="00EA34CD">
            <w:pPr>
              <w:shd w:val="clear" w:color="auto" w:fill="FFFFFF"/>
              <w:spacing w:after="100" w:afterAutospacing="1" w:line="245" w:lineRule="atLeast"/>
              <w:jc w:val="both"/>
              <w:rPr>
                <w:color w:val="000000" w:themeColor="text1"/>
                <w:sz w:val="24"/>
                <w:szCs w:val="24"/>
              </w:rPr>
            </w:pPr>
            <w:r w:rsidRPr="001D149E">
              <w:rPr>
                <w:rFonts w:ascii="Times New Roman" w:hAnsi="Times New Roman" w:cs="Times New Roman"/>
                <w:noProof/>
                <w:color w:val="000000" w:themeColor="text1"/>
                <w:sz w:val="24"/>
                <w:szCs w:val="24"/>
              </w:rPr>
              <w:lastRenderedPageBreak/>
              <w:drawing>
                <wp:inline distT="0" distB="0" distL="0" distR="0" wp14:anchorId="5A8102E6" wp14:editId="22590F71">
                  <wp:extent cx="2749586" cy="1960548"/>
                  <wp:effectExtent l="0" t="0" r="0" b="0"/>
                  <wp:docPr id="63" name="Imagen 63" descr="C:\Users\Usuario\Pictures\poblac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Pictures\poblacion 3.png"/>
                          <pic:cNvPicPr>
                            <a:picLocks noChangeAspect="1" noChangeArrowheads="1"/>
                          </pic:cNvPicPr>
                        </pic:nvPicPr>
                        <pic:blipFill>
                          <a:blip r:embed="rId7" cstate="print"/>
                          <a:srcRect/>
                          <a:stretch>
                            <a:fillRect/>
                          </a:stretch>
                        </pic:blipFill>
                        <pic:spPr bwMode="auto">
                          <a:xfrm>
                            <a:off x="0" y="0"/>
                            <a:ext cx="2748887" cy="1960050"/>
                          </a:xfrm>
                          <a:prstGeom prst="rect">
                            <a:avLst/>
                          </a:prstGeom>
                          <a:noFill/>
                          <a:ln w="9525">
                            <a:noFill/>
                            <a:miter lim="800000"/>
                            <a:headEnd/>
                            <a:tailEnd/>
                          </a:ln>
                        </pic:spPr>
                      </pic:pic>
                    </a:graphicData>
                  </a:graphic>
                </wp:inline>
              </w:drawing>
            </w:r>
          </w:p>
          <w:p w:rsidR="00EA34CD" w:rsidRDefault="00EA34CD" w:rsidP="00EA34CD">
            <w:pPr>
              <w:shd w:val="clear" w:color="auto" w:fill="FFFFFF"/>
              <w:spacing w:after="100" w:afterAutospacing="1" w:line="245" w:lineRule="atLeast"/>
              <w:jc w:val="both"/>
              <w:rPr>
                <w:color w:val="000000" w:themeColor="text1"/>
                <w:sz w:val="24"/>
                <w:szCs w:val="24"/>
              </w:rPr>
            </w:pPr>
            <w:r w:rsidRPr="001D149E">
              <w:rPr>
                <w:rFonts w:ascii="Times New Roman" w:hAnsi="Times New Roman" w:cs="Times New Roman"/>
                <w:noProof/>
                <w:color w:val="000000" w:themeColor="text1"/>
                <w:sz w:val="24"/>
                <w:szCs w:val="24"/>
              </w:rPr>
              <w:drawing>
                <wp:inline distT="0" distB="0" distL="0" distR="0" wp14:anchorId="4DB22C61" wp14:editId="475D6645">
                  <wp:extent cx="2518931" cy="1811547"/>
                  <wp:effectExtent l="0" t="0" r="0" b="0"/>
                  <wp:docPr id="65" name="Imagen 65" descr="C:\Users\Usuario\Pictures\poblac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uario\Pictures\poblacion 5.png"/>
                          <pic:cNvPicPr>
                            <a:picLocks noChangeAspect="1" noChangeArrowheads="1"/>
                          </pic:cNvPicPr>
                        </pic:nvPicPr>
                        <pic:blipFill>
                          <a:blip r:embed="rId8" cstate="print"/>
                          <a:srcRect/>
                          <a:stretch>
                            <a:fillRect/>
                          </a:stretch>
                        </pic:blipFill>
                        <pic:spPr bwMode="auto">
                          <a:xfrm>
                            <a:off x="0" y="0"/>
                            <a:ext cx="2518263" cy="1811067"/>
                          </a:xfrm>
                          <a:prstGeom prst="rect">
                            <a:avLst/>
                          </a:prstGeom>
                          <a:noFill/>
                          <a:ln w="9525">
                            <a:noFill/>
                            <a:miter lim="800000"/>
                            <a:headEnd/>
                            <a:tailEnd/>
                          </a:ln>
                        </pic:spPr>
                      </pic:pic>
                    </a:graphicData>
                  </a:graphic>
                </wp:inline>
              </w:drawing>
            </w:r>
          </w:p>
          <w:p w:rsidR="00D439F8" w:rsidRDefault="00D439F8" w:rsidP="00EA34CD">
            <w:pPr>
              <w:shd w:val="clear" w:color="auto" w:fill="FFFFFF"/>
              <w:spacing w:after="100" w:afterAutospacing="1" w:line="245" w:lineRule="atLeast"/>
              <w:jc w:val="both"/>
              <w:rPr>
                <w:color w:val="000000" w:themeColor="text1"/>
                <w:sz w:val="24"/>
                <w:szCs w:val="24"/>
              </w:rPr>
            </w:pPr>
            <w:r w:rsidRPr="001D149E">
              <w:rPr>
                <w:rFonts w:ascii="Times New Roman" w:hAnsi="Times New Roman" w:cs="Times New Roman"/>
                <w:noProof/>
                <w:color w:val="000000" w:themeColor="text1"/>
                <w:sz w:val="24"/>
                <w:szCs w:val="24"/>
              </w:rPr>
              <w:drawing>
                <wp:inline distT="0" distB="0" distL="0" distR="0" wp14:anchorId="65294785" wp14:editId="7BA9AD14">
                  <wp:extent cx="3146569" cy="2294626"/>
                  <wp:effectExtent l="0" t="0" r="0" b="0"/>
                  <wp:docPr id="66" name="Imagen 66" descr="C:\Users\Usuario\Pictures\poblac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uario\Pictures\poblacion 6.png"/>
                          <pic:cNvPicPr>
                            <a:picLocks noChangeAspect="1" noChangeArrowheads="1"/>
                          </pic:cNvPicPr>
                        </pic:nvPicPr>
                        <pic:blipFill>
                          <a:blip r:embed="rId9" cstate="print"/>
                          <a:srcRect/>
                          <a:stretch>
                            <a:fillRect/>
                          </a:stretch>
                        </pic:blipFill>
                        <pic:spPr bwMode="auto">
                          <a:xfrm>
                            <a:off x="0" y="0"/>
                            <a:ext cx="3149422" cy="2296707"/>
                          </a:xfrm>
                          <a:prstGeom prst="rect">
                            <a:avLst/>
                          </a:prstGeom>
                          <a:noFill/>
                          <a:ln w="9525">
                            <a:noFill/>
                            <a:miter lim="800000"/>
                            <a:headEnd/>
                            <a:tailEnd/>
                          </a:ln>
                        </pic:spPr>
                      </pic:pic>
                    </a:graphicData>
                  </a:graphic>
                </wp:inline>
              </w:drawing>
            </w:r>
          </w:p>
          <w:p w:rsidR="006D238D" w:rsidRPr="006D238D" w:rsidRDefault="00085F0A" w:rsidP="006D238D">
            <w:pPr>
              <w:pStyle w:val="Ttulo4"/>
              <w:shd w:val="clear" w:color="auto" w:fill="FFFFFF"/>
              <w:spacing w:before="120" w:after="120"/>
              <w:jc w:val="both"/>
              <w:outlineLvl w:val="3"/>
              <w:rPr>
                <w:bCs w:val="0"/>
                <w:color w:val="000000" w:themeColor="text1"/>
              </w:rPr>
            </w:pPr>
            <w:r>
              <w:rPr>
                <w:bCs w:val="0"/>
                <w:color w:val="000000" w:themeColor="text1"/>
              </w:rPr>
              <w:t>FICHA DEL ESTUDIANTE</w:t>
            </w:r>
          </w:p>
          <w:p w:rsidR="006D238D" w:rsidRPr="00326BB8" w:rsidRDefault="006D238D" w:rsidP="006D238D">
            <w:pPr>
              <w:pStyle w:val="cabecera2"/>
              <w:shd w:val="clear" w:color="auto" w:fill="FFFFFF"/>
              <w:spacing w:before="136" w:beforeAutospacing="0" w:after="136" w:afterAutospacing="0" w:line="245" w:lineRule="atLeast"/>
              <w:jc w:val="both"/>
              <w:rPr>
                <w:b/>
                <w:color w:val="000000" w:themeColor="text1"/>
              </w:rPr>
            </w:pPr>
            <w:r w:rsidRPr="00326BB8">
              <w:rPr>
                <w:b/>
                <w:color w:val="000000" w:themeColor="text1"/>
              </w:rPr>
              <w:t>Nacimientos, defunciones y crecimiento natural</w:t>
            </w:r>
          </w:p>
          <w:p w:rsidR="006D238D" w:rsidRPr="001D149E" w:rsidRDefault="006D238D" w:rsidP="006D238D">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Uno de los factores que hacen cambiar la población de un territorio concreto es el número de nacimientos y defunciones que se producen:</w:t>
            </w:r>
          </w:p>
          <w:p w:rsidR="006D238D" w:rsidRPr="001D149E"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Natalidad</w:t>
            </w:r>
            <w:r w:rsidRPr="001D149E">
              <w:rPr>
                <w:color w:val="000000" w:themeColor="text1"/>
              </w:rPr>
              <w:t xml:space="preserve">: conjunto de personas que nace cada año en un </w:t>
            </w:r>
            <w:r w:rsidRPr="001D149E">
              <w:rPr>
                <w:color w:val="000000" w:themeColor="text1"/>
              </w:rPr>
              <w:lastRenderedPageBreak/>
              <w:t>territorio.</w:t>
            </w:r>
          </w:p>
          <w:p w:rsidR="006D238D" w:rsidRPr="001D149E"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Mortalidad</w:t>
            </w:r>
            <w:r w:rsidRPr="001D149E">
              <w:rPr>
                <w:color w:val="000000" w:themeColor="text1"/>
              </w:rPr>
              <w:t>: conjunto de personas que muere cada año en un territorio.</w:t>
            </w:r>
          </w:p>
          <w:p w:rsidR="006D238D" w:rsidRPr="001D149E"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Crecimiento natural</w:t>
            </w:r>
            <w:r w:rsidRPr="001D149E">
              <w:rPr>
                <w:color w:val="000000" w:themeColor="text1"/>
              </w:rPr>
              <w:t>: diferencia entre el número de nacimientos (natalidad) y defunciones (mortalidad) en un territorio concreto.</w:t>
            </w:r>
          </w:p>
          <w:p w:rsidR="006D238D" w:rsidRPr="001D149E" w:rsidRDefault="006D238D" w:rsidP="006D238D">
            <w:pPr>
              <w:pStyle w:val="tab2"/>
              <w:shd w:val="clear" w:color="auto" w:fill="FFFFFF"/>
              <w:spacing w:before="136" w:beforeAutospacing="0" w:after="136" w:afterAutospacing="0" w:line="245" w:lineRule="atLeast"/>
              <w:jc w:val="both"/>
              <w:rPr>
                <w:color w:val="000000" w:themeColor="text1"/>
              </w:rPr>
            </w:pPr>
            <w:r w:rsidRPr="001D149E">
              <w:rPr>
                <w:rStyle w:val="cursiva"/>
                <w:color w:val="000000" w:themeColor="text1"/>
              </w:rPr>
              <w:t>Crecimiento natural =</w:t>
            </w:r>
            <w:r w:rsidRPr="001D149E">
              <w:rPr>
                <w:rStyle w:val="apple-converted-space"/>
                <w:color w:val="000000" w:themeColor="text1"/>
              </w:rPr>
              <w:t> </w:t>
            </w:r>
            <w:r w:rsidRPr="001D149E">
              <w:rPr>
                <w:rStyle w:val="cursiva"/>
                <w:color w:val="000000" w:themeColor="text1"/>
              </w:rPr>
              <w:t>nacimientos</w:t>
            </w:r>
            <w:r w:rsidRPr="001D149E">
              <w:rPr>
                <w:rStyle w:val="apple-converted-space"/>
                <w:color w:val="000000" w:themeColor="text1"/>
              </w:rPr>
              <w:t> </w:t>
            </w:r>
            <w:r w:rsidRPr="001D149E">
              <w:rPr>
                <w:rStyle w:val="cursiva"/>
                <w:color w:val="000000" w:themeColor="text1"/>
              </w:rPr>
              <w:t>– defunciones</w:t>
            </w:r>
          </w:p>
          <w:p w:rsidR="006D238D" w:rsidRPr="001D149E" w:rsidRDefault="006D238D" w:rsidP="006D238D">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Crecimiento natural positivo</w:t>
            </w:r>
            <w:r w:rsidRPr="001D149E">
              <w:rPr>
                <w:color w:val="000000" w:themeColor="text1"/>
              </w:rPr>
              <w:t>: hay más nacimientos que muertes.</w:t>
            </w:r>
          </w:p>
          <w:p w:rsidR="006D238D" w:rsidRPr="001D149E" w:rsidRDefault="006D238D" w:rsidP="006D238D">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Crecimiento natural negativo</w:t>
            </w:r>
            <w:r w:rsidRPr="001D149E">
              <w:rPr>
                <w:color w:val="000000" w:themeColor="text1"/>
              </w:rPr>
              <w:t>: hay más defunciones que nacimientos.</w:t>
            </w:r>
          </w:p>
          <w:p w:rsidR="006D238D" w:rsidRPr="001D149E" w:rsidRDefault="006D238D" w:rsidP="006D238D">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En la actualidad, en los países desarrollados la población se caracteriza por:</w:t>
            </w:r>
          </w:p>
          <w:p w:rsidR="006D238D" w:rsidRPr="001D149E"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Baja natalidad</w:t>
            </w:r>
            <w:r w:rsidRPr="001D149E">
              <w:rPr>
                <w:color w:val="000000" w:themeColor="text1"/>
              </w:rPr>
              <w:t>: se debe a la tendencia de las parejas a tener menos hijos, el retraso en la edad en que se tiene el primero, el alto coste de la vida, etc.</w:t>
            </w:r>
          </w:p>
          <w:p w:rsidR="006D238D" w:rsidRPr="001D149E"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w:t>
            </w:r>
            <w:r w:rsidRPr="001D149E">
              <w:rPr>
                <w:rStyle w:val="negrita"/>
                <w:b/>
                <w:bCs/>
                <w:color w:val="000000" w:themeColor="text1"/>
              </w:rPr>
              <w:t>Disminución de la mortalidad</w:t>
            </w:r>
            <w:r w:rsidRPr="001D149E">
              <w:rPr>
                <w:rStyle w:val="apple-converted-space"/>
                <w:b/>
                <w:bCs/>
                <w:color w:val="000000" w:themeColor="text1"/>
              </w:rPr>
              <w:t> </w:t>
            </w:r>
            <w:r w:rsidRPr="001D149E">
              <w:rPr>
                <w:color w:val="000000" w:themeColor="text1"/>
              </w:rPr>
              <w:t>y</w:t>
            </w:r>
            <w:r w:rsidRPr="001D149E">
              <w:rPr>
                <w:rStyle w:val="apple-converted-space"/>
                <w:b/>
                <w:bCs/>
                <w:color w:val="000000" w:themeColor="text1"/>
              </w:rPr>
              <w:t> </w:t>
            </w:r>
            <w:r w:rsidRPr="001D149E">
              <w:rPr>
                <w:rStyle w:val="negrita"/>
                <w:b/>
                <w:bCs/>
                <w:color w:val="000000" w:themeColor="text1"/>
              </w:rPr>
              <w:t>aumento de la esperanza de vida</w:t>
            </w:r>
            <w:r w:rsidRPr="001D149E">
              <w:rPr>
                <w:color w:val="000000" w:themeColor="text1"/>
              </w:rPr>
              <w:t>: se debe a las mejoras en las condiciones de vida, sobre todo a nivel sanitario. Esto ha favorecido un descenso muy importante en la mortalidad infantil.</w:t>
            </w:r>
          </w:p>
          <w:p w:rsidR="006D238D" w:rsidRDefault="006D238D" w:rsidP="006D238D">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Envejecimiento de la población</w:t>
            </w:r>
            <w:r w:rsidRPr="001D149E">
              <w:rPr>
                <w:color w:val="000000" w:themeColor="text1"/>
              </w:rPr>
              <w:t>: es consecuencia de los tres factores anteriores. Al haber menos nacimientos, reducirse la mortalidad y vivir la gente más año</w:t>
            </w:r>
            <w:r w:rsidR="00DA0307">
              <w:rPr>
                <w:color w:val="000000" w:themeColor="text1"/>
              </w:rPr>
              <w:t>s, la población adulta aumenta.</w:t>
            </w:r>
          </w:p>
          <w:p w:rsidR="00DA0307" w:rsidRPr="006D238D" w:rsidRDefault="00DA0307" w:rsidP="00DA0307">
            <w:pPr>
              <w:pStyle w:val="Ttulo4"/>
              <w:shd w:val="clear" w:color="auto" w:fill="FFFFFF"/>
              <w:spacing w:before="120" w:after="120"/>
              <w:jc w:val="both"/>
              <w:outlineLvl w:val="3"/>
              <w:rPr>
                <w:bCs w:val="0"/>
                <w:color w:val="000000" w:themeColor="text1"/>
              </w:rPr>
            </w:pPr>
            <w:r w:rsidRPr="006D238D">
              <w:rPr>
                <w:bCs w:val="0"/>
                <w:color w:val="000000" w:themeColor="text1"/>
              </w:rPr>
              <w:t>FICHA DEL ESTUDIANTE</w:t>
            </w:r>
          </w:p>
          <w:p w:rsidR="00DA0307" w:rsidRPr="00326BB8" w:rsidRDefault="00DA0307" w:rsidP="00DA0307">
            <w:pPr>
              <w:pStyle w:val="cabecera2"/>
              <w:shd w:val="clear" w:color="auto" w:fill="FFFFFF"/>
              <w:spacing w:before="136" w:beforeAutospacing="0" w:after="136" w:afterAutospacing="0" w:line="245" w:lineRule="atLeast"/>
              <w:jc w:val="both"/>
              <w:rPr>
                <w:b/>
                <w:color w:val="000000" w:themeColor="text1"/>
              </w:rPr>
            </w:pPr>
            <w:r w:rsidRPr="00326BB8">
              <w:rPr>
                <w:b/>
                <w:color w:val="000000" w:themeColor="text1"/>
              </w:rPr>
              <w:t>Nacimientos, defunciones y crecimiento natural</w:t>
            </w:r>
          </w:p>
          <w:p w:rsidR="00DA0307" w:rsidRPr="001D149E" w:rsidRDefault="00DA0307" w:rsidP="00DA030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Uno de los factores que hacen cambiar la población de un territorio concreto es el número de nacimientos y defunciones que se producen:</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Natalidad</w:t>
            </w:r>
            <w:r w:rsidRPr="001D149E">
              <w:rPr>
                <w:color w:val="000000" w:themeColor="text1"/>
              </w:rPr>
              <w:t>: conjunto de personas que nace cada año en un territorio.</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Mortalidad</w:t>
            </w:r>
            <w:r w:rsidRPr="001D149E">
              <w:rPr>
                <w:color w:val="000000" w:themeColor="text1"/>
              </w:rPr>
              <w:t>: conjunto de personas que muere cada año en un territorio.</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Crecimiento natural</w:t>
            </w:r>
            <w:r w:rsidRPr="001D149E">
              <w:rPr>
                <w:color w:val="000000" w:themeColor="text1"/>
              </w:rPr>
              <w:t>: diferencia entre el número de nacimientos (natalidad) y defunciones (mortalidad) en un territorio concreto.</w:t>
            </w:r>
          </w:p>
          <w:p w:rsidR="00DA0307" w:rsidRPr="001D149E" w:rsidRDefault="00DA0307" w:rsidP="00DA0307">
            <w:pPr>
              <w:pStyle w:val="tab2"/>
              <w:shd w:val="clear" w:color="auto" w:fill="FFFFFF"/>
              <w:spacing w:before="136" w:beforeAutospacing="0" w:after="136" w:afterAutospacing="0" w:line="245" w:lineRule="atLeast"/>
              <w:jc w:val="both"/>
              <w:rPr>
                <w:color w:val="000000" w:themeColor="text1"/>
              </w:rPr>
            </w:pPr>
            <w:r w:rsidRPr="001D149E">
              <w:rPr>
                <w:rStyle w:val="cursiva"/>
                <w:color w:val="000000" w:themeColor="text1"/>
              </w:rPr>
              <w:t>Crecimiento natural</w:t>
            </w:r>
            <w:r w:rsidR="003A2D18">
              <w:rPr>
                <w:rStyle w:val="cursiva"/>
                <w:color w:val="000000" w:themeColor="text1"/>
              </w:rPr>
              <w:t xml:space="preserve"> </w:t>
            </w:r>
            <w:r w:rsidRPr="001D149E">
              <w:rPr>
                <w:rStyle w:val="cursiva"/>
                <w:color w:val="000000" w:themeColor="text1"/>
              </w:rPr>
              <w:t xml:space="preserve"> =</w:t>
            </w:r>
            <w:r w:rsidRPr="001D149E">
              <w:rPr>
                <w:rStyle w:val="apple-converted-space"/>
                <w:color w:val="000000" w:themeColor="text1"/>
              </w:rPr>
              <w:t> </w:t>
            </w:r>
            <w:r w:rsidRPr="001D149E">
              <w:rPr>
                <w:rStyle w:val="cursiva"/>
                <w:color w:val="000000" w:themeColor="text1"/>
              </w:rPr>
              <w:t>nacimientos</w:t>
            </w:r>
            <w:r w:rsidRPr="001D149E">
              <w:rPr>
                <w:rStyle w:val="apple-converted-space"/>
                <w:color w:val="000000" w:themeColor="text1"/>
              </w:rPr>
              <w:t> </w:t>
            </w:r>
            <w:r w:rsidRPr="001D149E">
              <w:rPr>
                <w:rStyle w:val="cursiva"/>
                <w:color w:val="000000" w:themeColor="text1"/>
              </w:rPr>
              <w:t>– defunciones</w:t>
            </w:r>
          </w:p>
          <w:p w:rsidR="00DA0307" w:rsidRPr="001D149E" w:rsidRDefault="00DA0307" w:rsidP="00DA0307">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lastRenderedPageBreak/>
              <w:t>-</w:t>
            </w:r>
            <w:r w:rsidRPr="001D149E">
              <w:rPr>
                <w:rStyle w:val="apple-converted-space"/>
                <w:color w:val="000000" w:themeColor="text1"/>
              </w:rPr>
              <w:t> </w:t>
            </w:r>
            <w:r w:rsidRPr="001D149E">
              <w:rPr>
                <w:rStyle w:val="negrita"/>
                <w:b/>
                <w:bCs/>
                <w:color w:val="000000" w:themeColor="text1"/>
              </w:rPr>
              <w:t>Crecimiento natural positivo</w:t>
            </w:r>
            <w:r w:rsidRPr="001D149E">
              <w:rPr>
                <w:color w:val="000000" w:themeColor="text1"/>
              </w:rPr>
              <w:t>: hay más nacimientos que muertes.</w:t>
            </w:r>
          </w:p>
          <w:p w:rsidR="00DA0307" w:rsidRPr="001D149E" w:rsidRDefault="00DA0307" w:rsidP="00DA0307">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Crecimiento natural negativo</w:t>
            </w:r>
            <w:r w:rsidRPr="001D149E">
              <w:rPr>
                <w:color w:val="000000" w:themeColor="text1"/>
              </w:rPr>
              <w:t>: hay más defunciones que nacimientos.</w:t>
            </w:r>
          </w:p>
          <w:p w:rsidR="00DA0307" w:rsidRPr="001D149E" w:rsidRDefault="00DA0307" w:rsidP="00DA030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En la actualidad, en los países desarrollados la población se caracteriza por:</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Baja natalidad</w:t>
            </w:r>
            <w:r w:rsidRPr="001D149E">
              <w:rPr>
                <w:color w:val="000000" w:themeColor="text1"/>
              </w:rPr>
              <w:t>: se debe a la tendencia de las parejas a tener menos hijos, el retraso en la edad en que se tiene el primero, el alto coste de la vida, etc.</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w:t>
            </w:r>
            <w:r w:rsidRPr="001D149E">
              <w:rPr>
                <w:rStyle w:val="negrita"/>
                <w:b/>
                <w:bCs/>
                <w:color w:val="000000" w:themeColor="text1"/>
              </w:rPr>
              <w:t>Disminución de la mortalidad</w:t>
            </w:r>
            <w:r w:rsidRPr="001D149E">
              <w:rPr>
                <w:rStyle w:val="apple-converted-space"/>
                <w:b/>
                <w:bCs/>
                <w:color w:val="000000" w:themeColor="text1"/>
              </w:rPr>
              <w:t> </w:t>
            </w:r>
            <w:r w:rsidRPr="001D149E">
              <w:rPr>
                <w:color w:val="000000" w:themeColor="text1"/>
              </w:rPr>
              <w:t>y</w:t>
            </w:r>
            <w:r w:rsidRPr="001D149E">
              <w:rPr>
                <w:rStyle w:val="apple-converted-space"/>
                <w:b/>
                <w:bCs/>
                <w:color w:val="000000" w:themeColor="text1"/>
              </w:rPr>
              <w:t> </w:t>
            </w:r>
            <w:r w:rsidRPr="001D149E">
              <w:rPr>
                <w:rStyle w:val="negrita"/>
                <w:b/>
                <w:bCs/>
                <w:color w:val="000000" w:themeColor="text1"/>
              </w:rPr>
              <w:t>aumento de la esperanza de vida</w:t>
            </w:r>
            <w:r w:rsidRPr="001D149E">
              <w:rPr>
                <w:color w:val="000000" w:themeColor="text1"/>
              </w:rPr>
              <w:t>: se debe a las mejoras en las condiciones de vida, sobre todo a nivel sanitario. Esto ha favorecido un descenso muy importante en la mortalidad infantil.</w:t>
            </w:r>
          </w:p>
          <w:p w:rsidR="00DA0307" w:rsidRPr="001D149E" w:rsidRDefault="00DA0307" w:rsidP="00DA030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Envejecimiento de la población</w:t>
            </w:r>
            <w:r w:rsidRPr="001D149E">
              <w:rPr>
                <w:color w:val="000000" w:themeColor="text1"/>
              </w:rPr>
              <w:t>: es consecuencia de los tres factores anteriores. Al haber menos nacimientos, reducirse la mortalidad y vivir la gente más años, la población adulta aumenta.</w:t>
            </w:r>
          </w:p>
          <w:p w:rsidR="006D238D" w:rsidRPr="001C1BDC" w:rsidRDefault="006D238D" w:rsidP="000C1E59">
            <w:pPr>
              <w:shd w:val="clear" w:color="auto" w:fill="FFFFFF"/>
              <w:spacing w:after="100" w:afterAutospacing="1" w:line="245" w:lineRule="atLeast"/>
              <w:jc w:val="both"/>
              <w:rPr>
                <w:color w:val="000000" w:themeColor="text1"/>
                <w:sz w:val="24"/>
                <w:szCs w:val="24"/>
              </w:rPr>
            </w:pPr>
          </w:p>
        </w:tc>
      </w:tr>
      <w:tr w:rsidR="00EA34CD" w:rsidRPr="001C1BDC" w:rsidTr="009A4612">
        <w:tc>
          <w:tcPr>
            <w:tcW w:w="2518" w:type="dxa"/>
          </w:tcPr>
          <w:p w:rsidR="00EA34CD" w:rsidRPr="001C1BDC" w:rsidRDefault="00EA34CD"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34CD" w:rsidRDefault="00EA34CD" w:rsidP="009A4612">
            <w:pPr>
              <w:spacing w:before="2" w:after="2"/>
              <w:rPr>
                <w:rFonts w:ascii="Times New Roman" w:eastAsia="Times New Roman" w:hAnsi="Times New Roman" w:cs="Times New Roman"/>
                <w:color w:val="000000" w:themeColor="text1"/>
                <w:kern w:val="36"/>
                <w:sz w:val="24"/>
                <w:szCs w:val="24"/>
              </w:rPr>
            </w:pPr>
          </w:p>
          <w:p w:rsidR="00EA34CD" w:rsidRDefault="00EA34CD" w:rsidP="00EA34CD">
            <w:pPr>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El crecimiento natural: natalidad y mortalidad</w:t>
            </w:r>
          </w:p>
          <w:p w:rsidR="000C1E59" w:rsidRPr="001D149E" w:rsidRDefault="000C1E59" w:rsidP="00EA34CD">
            <w:pPr>
              <w:jc w:val="both"/>
              <w:rPr>
                <w:rFonts w:ascii="Times New Roman" w:eastAsia="Times New Roman" w:hAnsi="Times New Roman" w:cs="Times New Roman"/>
                <w:color w:val="000000" w:themeColor="text1"/>
                <w:sz w:val="24"/>
                <w:szCs w:val="24"/>
              </w:rPr>
            </w:pPr>
          </w:p>
          <w:p w:rsidR="00EA34CD" w:rsidRPr="001C1BDC" w:rsidRDefault="00EA34CD" w:rsidP="00EA34CD">
            <w:pPr>
              <w:jc w:val="both"/>
              <w:rPr>
                <w:rFonts w:ascii="Times New Roman" w:hAnsi="Times New Roman" w:cs="Times New Roman"/>
                <w:color w:val="000000" w:themeColor="text1"/>
                <w:sz w:val="24"/>
                <w:szCs w:val="24"/>
              </w:rPr>
            </w:pPr>
          </w:p>
        </w:tc>
      </w:tr>
      <w:tr w:rsidR="00EA34CD" w:rsidRPr="001C1BDC" w:rsidTr="009A4612">
        <w:tc>
          <w:tcPr>
            <w:tcW w:w="2518" w:type="dxa"/>
          </w:tcPr>
          <w:p w:rsidR="00EA34CD" w:rsidRPr="001C1BDC" w:rsidRDefault="00E257A2" w:rsidP="009A461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Título</w:t>
            </w:r>
          </w:p>
        </w:tc>
        <w:tc>
          <w:tcPr>
            <w:tcW w:w="6536" w:type="dxa"/>
          </w:tcPr>
          <w:p w:rsidR="00EA34CD" w:rsidRPr="001C1BDC" w:rsidRDefault="00E257A2" w:rsidP="009A461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crecimiento natural: natalidad y mortalidad</w:t>
            </w:r>
          </w:p>
        </w:tc>
      </w:tr>
      <w:tr w:rsidR="00E257A2" w:rsidRPr="001C1BDC" w:rsidTr="009A4612">
        <w:tc>
          <w:tcPr>
            <w:tcW w:w="2518" w:type="dxa"/>
          </w:tcPr>
          <w:p w:rsidR="00E257A2" w:rsidRPr="001C1BDC" w:rsidRDefault="00E257A2" w:rsidP="006F4EA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257A2" w:rsidRPr="001D149E" w:rsidRDefault="00E257A2" w:rsidP="006F4EA1">
            <w:pPr>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Secuencia de imágenes que permite trabajar los conceptos de natalidad, mortalidad y crec</w:t>
            </w:r>
            <w:r>
              <w:rPr>
                <w:rFonts w:ascii="Times New Roman" w:eastAsia="Times New Roman" w:hAnsi="Times New Roman" w:cs="Times New Roman"/>
                <w:color w:val="000000" w:themeColor="text1"/>
                <w:sz w:val="24"/>
                <w:szCs w:val="24"/>
              </w:rPr>
              <w:t>imiento natural de la población</w:t>
            </w:r>
          </w:p>
          <w:p w:rsidR="00E257A2" w:rsidRPr="001C1BDC" w:rsidRDefault="00E257A2" w:rsidP="006F4EA1">
            <w:pPr>
              <w:spacing w:before="2" w:after="2"/>
              <w:rPr>
                <w:rFonts w:ascii="Times New Roman" w:hAnsi="Times New Roman" w:cs="Times New Roman"/>
                <w:color w:val="000000" w:themeColor="text1"/>
                <w:sz w:val="24"/>
                <w:szCs w:val="24"/>
              </w:rPr>
            </w:pPr>
          </w:p>
        </w:tc>
      </w:tr>
    </w:tbl>
    <w:p w:rsidR="00B70548" w:rsidRPr="001D149E" w:rsidRDefault="00B70548" w:rsidP="004942F4">
      <w:pPr>
        <w:jc w:val="both"/>
        <w:rPr>
          <w:rFonts w:ascii="Times New Roman" w:hAnsi="Times New Roman" w:cs="Times New Roman"/>
          <w:b/>
          <w:color w:val="000000" w:themeColor="text1"/>
          <w:sz w:val="24"/>
          <w:szCs w:val="24"/>
        </w:rPr>
      </w:pPr>
    </w:p>
    <w:p w:rsidR="006D238D" w:rsidRDefault="006D238D" w:rsidP="004942F4">
      <w:pPr>
        <w:pStyle w:val="Ttulo4"/>
        <w:shd w:val="clear" w:color="auto" w:fill="FFFFFF"/>
        <w:spacing w:before="120" w:after="120"/>
        <w:jc w:val="both"/>
        <w:rPr>
          <w:bCs w:val="0"/>
          <w:color w:val="000000" w:themeColor="text1"/>
        </w:rPr>
      </w:pPr>
    </w:p>
    <w:tbl>
      <w:tblPr>
        <w:tblStyle w:val="Tablaconcuadrcula"/>
        <w:tblW w:w="0" w:type="auto"/>
        <w:tblLook w:val="04A0" w:firstRow="1" w:lastRow="0" w:firstColumn="1" w:lastColumn="0" w:noHBand="0" w:noVBand="1"/>
      </w:tblPr>
      <w:tblGrid>
        <w:gridCol w:w="2518"/>
        <w:gridCol w:w="6536"/>
      </w:tblGrid>
      <w:tr w:rsidR="00317A6B" w:rsidRPr="001C1BDC" w:rsidTr="00317A6B">
        <w:tc>
          <w:tcPr>
            <w:tcW w:w="9054" w:type="dxa"/>
            <w:gridSpan w:val="2"/>
            <w:shd w:val="clear" w:color="auto" w:fill="000000" w:themeFill="text1"/>
          </w:tcPr>
          <w:p w:rsidR="00317A6B" w:rsidRPr="001C1BDC" w:rsidRDefault="00CF4AE6" w:rsidP="00317A6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00317A6B" w:rsidRPr="00E23F34">
              <w:rPr>
                <w:rFonts w:ascii="Times New Roman" w:hAnsi="Times New Roman" w:cs="Times New Roman"/>
                <w:b/>
                <w:color w:val="FFFFFF" w:themeColor="background1"/>
                <w:sz w:val="24"/>
                <w:szCs w:val="24"/>
              </w:rPr>
              <w:t>. Recurso</w:t>
            </w:r>
            <w:r w:rsidR="00B66C21">
              <w:rPr>
                <w:rFonts w:ascii="Times New Roman" w:hAnsi="Times New Roman" w:cs="Times New Roman"/>
                <w:b/>
                <w:color w:val="FFFFFF" w:themeColor="background1"/>
                <w:sz w:val="24"/>
                <w:szCs w:val="24"/>
              </w:rPr>
              <w:t xml:space="preserve"> </w:t>
            </w:r>
            <w:r w:rsidR="00317A6B" w:rsidRPr="00E23F34">
              <w:rPr>
                <w:rFonts w:ascii="Times New Roman" w:hAnsi="Times New Roman" w:cs="Times New Roman"/>
                <w:b/>
                <w:color w:val="FFFFFF" w:themeColor="background1"/>
                <w:sz w:val="24"/>
                <w:szCs w:val="24"/>
              </w:rPr>
              <w:t>aprovechado</w:t>
            </w:r>
          </w:p>
        </w:tc>
      </w:tr>
      <w:tr w:rsidR="00317A6B" w:rsidRPr="001C1BDC" w:rsidTr="00317A6B">
        <w:tc>
          <w:tcPr>
            <w:tcW w:w="2518" w:type="dxa"/>
          </w:tcPr>
          <w:p w:rsidR="00317A6B" w:rsidRPr="001C1BDC" w:rsidRDefault="00317A6B" w:rsidP="00317A6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317A6B" w:rsidRPr="001C1BDC" w:rsidRDefault="00317A6B" w:rsidP="002F54D8">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2F54D8">
              <w:rPr>
                <w:rFonts w:ascii="Times New Roman" w:hAnsi="Times New Roman" w:cs="Times New Roman"/>
                <w:color w:val="000000" w:themeColor="text1"/>
                <w:sz w:val="24"/>
                <w:szCs w:val="24"/>
              </w:rPr>
              <w:t>3</w:t>
            </w:r>
            <w:r w:rsidRPr="001C1BDC">
              <w:rPr>
                <w:rFonts w:ascii="Times New Roman" w:hAnsi="Times New Roman" w:cs="Times New Roman"/>
                <w:color w:val="000000" w:themeColor="text1"/>
                <w:sz w:val="24"/>
                <w:szCs w:val="24"/>
              </w:rPr>
              <w:t>0</w:t>
            </w:r>
          </w:p>
        </w:tc>
      </w:tr>
      <w:tr w:rsidR="00317A6B" w:rsidRPr="001C1BDC" w:rsidTr="00317A6B">
        <w:tc>
          <w:tcPr>
            <w:tcW w:w="2518" w:type="dxa"/>
          </w:tcPr>
          <w:p w:rsidR="00317A6B" w:rsidRPr="001C1BDC" w:rsidRDefault="00317A6B" w:rsidP="00317A6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317A6B" w:rsidRPr="000564BA" w:rsidRDefault="00317A6B" w:rsidP="00A00C05">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/La población</w:t>
            </w:r>
            <w:r w:rsidR="00A00C05">
              <w:rPr>
                <w:color w:val="000000" w:themeColor="text1"/>
              </w:rPr>
              <w:t>/</w:t>
            </w:r>
            <w:r w:rsidR="00DA0307">
              <w:rPr>
                <w:color w:val="000000" w:themeColor="text1"/>
              </w:rPr>
              <w:t xml:space="preserve">1 </w:t>
            </w:r>
            <w:r w:rsidR="00A00C05">
              <w:rPr>
                <w:color w:val="000000" w:themeColor="text1"/>
              </w:rPr>
              <w:t>El crecimiento</w:t>
            </w:r>
            <w:r>
              <w:rPr>
                <w:color w:val="000000" w:themeColor="text1"/>
              </w:rPr>
              <w:t xml:space="preserve"> </w:t>
            </w:r>
            <w:r w:rsidR="00A00C05">
              <w:rPr>
                <w:color w:val="000000" w:themeColor="text1"/>
              </w:rPr>
              <w:t>natural</w:t>
            </w:r>
          </w:p>
        </w:tc>
      </w:tr>
      <w:tr w:rsidR="00317A6B" w:rsidRPr="001C1BDC" w:rsidTr="00317A6B">
        <w:tc>
          <w:tcPr>
            <w:tcW w:w="2518" w:type="dxa"/>
          </w:tcPr>
          <w:p w:rsidR="00317A6B" w:rsidRPr="001C1BDC" w:rsidRDefault="00317A6B" w:rsidP="00317A6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317A6B" w:rsidRDefault="002F54D8"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Cambiar textos</w:t>
            </w:r>
          </w:p>
          <w:p w:rsidR="00481634" w:rsidRDefault="00481634" w:rsidP="00317A6B">
            <w:pPr>
              <w:shd w:val="clear" w:color="auto" w:fill="FFFFFF"/>
              <w:spacing w:after="100" w:afterAutospacing="1" w:line="245" w:lineRule="atLeast"/>
              <w:jc w:val="both"/>
              <w:rPr>
                <w:color w:val="FF0000"/>
                <w:sz w:val="24"/>
                <w:szCs w:val="24"/>
              </w:rPr>
            </w:pPr>
            <w:r w:rsidRPr="00481634">
              <w:rPr>
                <w:color w:val="FF0000"/>
                <w:sz w:val="24"/>
                <w:szCs w:val="24"/>
              </w:rPr>
              <w:t>comunidad autónoma</w:t>
            </w:r>
            <w:r>
              <w:rPr>
                <w:color w:val="000000" w:themeColor="text1"/>
                <w:sz w:val="24"/>
                <w:szCs w:val="24"/>
              </w:rPr>
              <w:t xml:space="preserve"> por </w:t>
            </w:r>
            <w:r w:rsidRPr="00481634">
              <w:rPr>
                <w:color w:val="FF0000"/>
                <w:sz w:val="24"/>
                <w:szCs w:val="24"/>
              </w:rPr>
              <w:t>departamento</w:t>
            </w:r>
            <w:r>
              <w:rPr>
                <w:color w:val="FF0000"/>
                <w:sz w:val="24"/>
                <w:szCs w:val="24"/>
              </w:rPr>
              <w:t>, ciudad o país</w:t>
            </w:r>
          </w:p>
          <w:p w:rsidR="00481634" w:rsidRDefault="00481634" w:rsidP="00317A6B">
            <w:pPr>
              <w:shd w:val="clear" w:color="auto" w:fill="FFFFFF"/>
              <w:spacing w:after="100" w:afterAutospacing="1" w:line="245" w:lineRule="atLeast"/>
              <w:jc w:val="both"/>
              <w:rPr>
                <w:color w:val="FF0000"/>
                <w:sz w:val="24"/>
                <w:szCs w:val="24"/>
              </w:rPr>
            </w:pP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t xml:space="preserve">Andalucía </w:t>
            </w:r>
            <w:r w:rsidRPr="00481634">
              <w:rPr>
                <w:sz w:val="24"/>
                <w:szCs w:val="24"/>
              </w:rPr>
              <w:t>por</w:t>
            </w:r>
            <w:r>
              <w:rPr>
                <w:sz w:val="24"/>
                <w:szCs w:val="24"/>
              </w:rPr>
              <w:t xml:space="preserve"> </w:t>
            </w:r>
            <w:r w:rsidRPr="00481634">
              <w:rPr>
                <w:color w:val="FF0000"/>
                <w:sz w:val="24"/>
                <w:szCs w:val="24"/>
              </w:rPr>
              <w:t>Valle</w:t>
            </w: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lastRenderedPageBreak/>
              <w:t xml:space="preserve">Cataluña </w:t>
            </w:r>
            <w:r w:rsidRPr="00481634">
              <w:rPr>
                <w:sz w:val="24"/>
                <w:szCs w:val="24"/>
              </w:rPr>
              <w:t>por</w:t>
            </w:r>
            <w:r>
              <w:rPr>
                <w:sz w:val="24"/>
                <w:szCs w:val="24"/>
              </w:rPr>
              <w:t xml:space="preserve"> </w:t>
            </w:r>
            <w:r w:rsidRPr="00481634">
              <w:rPr>
                <w:color w:val="FF0000"/>
                <w:sz w:val="24"/>
                <w:szCs w:val="24"/>
              </w:rPr>
              <w:t>Antioquia</w:t>
            </w: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t xml:space="preserve">Madrid </w:t>
            </w:r>
            <w:r w:rsidRPr="00481634">
              <w:rPr>
                <w:sz w:val="24"/>
                <w:szCs w:val="24"/>
              </w:rPr>
              <w:t>por</w:t>
            </w:r>
            <w:r>
              <w:rPr>
                <w:sz w:val="24"/>
                <w:szCs w:val="24"/>
              </w:rPr>
              <w:t xml:space="preserve"> </w:t>
            </w:r>
            <w:r w:rsidRPr="00481634">
              <w:rPr>
                <w:color w:val="FF0000"/>
                <w:sz w:val="24"/>
                <w:szCs w:val="24"/>
              </w:rPr>
              <w:t>Bogotá</w:t>
            </w: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t xml:space="preserve">Galicia </w:t>
            </w:r>
            <w:r w:rsidRPr="00481634">
              <w:rPr>
                <w:sz w:val="24"/>
                <w:szCs w:val="24"/>
              </w:rPr>
              <w:t>por</w:t>
            </w:r>
            <w:r>
              <w:rPr>
                <w:sz w:val="24"/>
                <w:szCs w:val="24"/>
              </w:rPr>
              <w:t xml:space="preserve"> Caldas</w:t>
            </w: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t xml:space="preserve">Aragón </w:t>
            </w:r>
            <w:r w:rsidRPr="00481634">
              <w:rPr>
                <w:sz w:val="24"/>
                <w:szCs w:val="24"/>
              </w:rPr>
              <w:t>por</w:t>
            </w:r>
            <w:r>
              <w:rPr>
                <w:sz w:val="24"/>
                <w:szCs w:val="24"/>
              </w:rPr>
              <w:t xml:space="preserve"> </w:t>
            </w:r>
            <w:r w:rsidRPr="00481634">
              <w:rPr>
                <w:color w:val="FF0000"/>
                <w:sz w:val="24"/>
                <w:szCs w:val="24"/>
              </w:rPr>
              <w:t>Tolima</w:t>
            </w:r>
          </w:p>
          <w:p w:rsidR="00481634" w:rsidRDefault="00481634" w:rsidP="00317A6B">
            <w:pPr>
              <w:shd w:val="clear" w:color="auto" w:fill="FFFFFF"/>
              <w:spacing w:after="100" w:afterAutospacing="1" w:line="245" w:lineRule="atLeast"/>
              <w:jc w:val="both"/>
              <w:rPr>
                <w:color w:val="FF0000"/>
                <w:sz w:val="24"/>
                <w:szCs w:val="24"/>
              </w:rPr>
            </w:pPr>
            <w:r>
              <w:rPr>
                <w:color w:val="FF0000"/>
                <w:sz w:val="24"/>
                <w:szCs w:val="24"/>
              </w:rPr>
              <w:t xml:space="preserve">Canarias </w:t>
            </w:r>
            <w:r w:rsidRPr="00481634">
              <w:rPr>
                <w:sz w:val="24"/>
                <w:szCs w:val="24"/>
              </w:rPr>
              <w:t>por</w:t>
            </w:r>
            <w:r>
              <w:rPr>
                <w:sz w:val="24"/>
                <w:szCs w:val="24"/>
              </w:rPr>
              <w:t xml:space="preserve"> </w:t>
            </w:r>
            <w:r w:rsidRPr="00481634">
              <w:rPr>
                <w:color w:val="FF0000"/>
                <w:sz w:val="24"/>
                <w:szCs w:val="24"/>
              </w:rPr>
              <w:t>San Andrés y Providencia</w:t>
            </w:r>
          </w:p>
          <w:p w:rsidR="00481634" w:rsidRDefault="00481634" w:rsidP="00317A6B">
            <w:pPr>
              <w:shd w:val="clear" w:color="auto" w:fill="FFFFFF"/>
              <w:spacing w:after="100" w:afterAutospacing="1" w:line="245" w:lineRule="atLeast"/>
              <w:jc w:val="both"/>
              <w:rPr>
                <w:color w:val="000000" w:themeColor="text1"/>
                <w:sz w:val="24"/>
                <w:szCs w:val="24"/>
              </w:rPr>
            </w:pPr>
            <w:r>
              <w:rPr>
                <w:color w:val="FF0000"/>
                <w:sz w:val="24"/>
                <w:szCs w:val="24"/>
              </w:rPr>
              <w:t>España</w:t>
            </w:r>
            <w:r w:rsidRPr="00481634">
              <w:rPr>
                <w:sz w:val="24"/>
                <w:szCs w:val="24"/>
              </w:rPr>
              <w:t xml:space="preserve"> por</w:t>
            </w:r>
            <w:r>
              <w:rPr>
                <w:sz w:val="24"/>
                <w:szCs w:val="24"/>
              </w:rPr>
              <w:t xml:space="preserve"> </w:t>
            </w:r>
            <w:r w:rsidRPr="00481634">
              <w:rPr>
                <w:color w:val="FF0000"/>
                <w:sz w:val="24"/>
                <w:szCs w:val="24"/>
              </w:rPr>
              <w:t>Colombia</w:t>
            </w:r>
          </w:p>
          <w:p w:rsidR="00481634" w:rsidRDefault="00481634"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ELIMINAR 2008.</w:t>
            </w:r>
          </w:p>
          <w:p w:rsidR="00481634" w:rsidRDefault="00481634" w:rsidP="00317A6B">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3761CA75" wp14:editId="3DA0BD73">
                  <wp:extent cx="3450566" cy="2202056"/>
                  <wp:effectExtent l="0" t="0" r="0" b="0"/>
                  <wp:docPr id="6" name="Imagen 6" descr="C:\Users\Usuario\Pictures\crecimien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uario\Pictures\crecimiento 1.png"/>
                          <pic:cNvPicPr>
                            <a:picLocks noChangeAspect="1" noChangeArrowheads="1"/>
                          </pic:cNvPicPr>
                        </pic:nvPicPr>
                        <pic:blipFill>
                          <a:blip r:embed="rId10" cstate="print"/>
                          <a:srcRect/>
                          <a:stretch>
                            <a:fillRect/>
                          </a:stretch>
                        </pic:blipFill>
                        <pic:spPr bwMode="auto">
                          <a:xfrm>
                            <a:off x="0" y="0"/>
                            <a:ext cx="3454143" cy="2204339"/>
                          </a:xfrm>
                          <a:prstGeom prst="rect">
                            <a:avLst/>
                          </a:prstGeom>
                          <a:noFill/>
                          <a:ln w="9525">
                            <a:noFill/>
                            <a:miter lim="800000"/>
                            <a:headEnd/>
                            <a:tailEnd/>
                          </a:ln>
                        </pic:spPr>
                      </pic:pic>
                    </a:graphicData>
                  </a:graphic>
                </wp:inline>
              </w:drawing>
            </w:r>
          </w:p>
          <w:p w:rsidR="00AD5748" w:rsidRDefault="00AD5748"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Cambiar pregunta</w:t>
            </w:r>
          </w:p>
          <w:p w:rsidR="00AD5748" w:rsidRPr="00AD5748" w:rsidRDefault="00AD5748" w:rsidP="00AD5748">
            <w:pPr>
              <w:shd w:val="clear" w:color="auto" w:fill="FFFFFF"/>
              <w:spacing w:after="100" w:afterAutospacing="1" w:line="245" w:lineRule="atLeast"/>
              <w:jc w:val="both"/>
              <w:rPr>
                <w:color w:val="FF0000"/>
                <w:sz w:val="24"/>
                <w:szCs w:val="24"/>
              </w:rPr>
            </w:pPr>
            <w:r w:rsidRPr="00AD5748">
              <w:rPr>
                <w:color w:val="FF0000"/>
                <w:sz w:val="24"/>
                <w:szCs w:val="24"/>
              </w:rPr>
              <w:t>¿En qué año murieron más varones en España?</w:t>
            </w:r>
          </w:p>
          <w:p w:rsidR="00AD5748" w:rsidRDefault="00AD5748" w:rsidP="00317A6B">
            <w:pPr>
              <w:shd w:val="clear" w:color="auto" w:fill="FFFFFF"/>
              <w:spacing w:after="100" w:afterAutospacing="1" w:line="245" w:lineRule="atLeast"/>
              <w:jc w:val="both"/>
              <w:rPr>
                <w:color w:val="000000" w:themeColor="text1"/>
                <w:sz w:val="24"/>
                <w:szCs w:val="24"/>
              </w:rPr>
            </w:pPr>
          </w:p>
          <w:p w:rsidR="00AD5748" w:rsidRDefault="00AD5748"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Debe decir.</w:t>
            </w:r>
          </w:p>
          <w:p w:rsidR="00AD5748" w:rsidRPr="00AD5748" w:rsidRDefault="00AD5748" w:rsidP="00317A6B">
            <w:pPr>
              <w:shd w:val="clear" w:color="auto" w:fill="FFFFFF"/>
              <w:spacing w:after="100" w:afterAutospacing="1" w:line="245" w:lineRule="atLeast"/>
              <w:jc w:val="both"/>
              <w:rPr>
                <w:color w:val="FF0000"/>
                <w:sz w:val="24"/>
                <w:szCs w:val="24"/>
              </w:rPr>
            </w:pPr>
            <w:r w:rsidRPr="00AD5748">
              <w:rPr>
                <w:color w:val="FF0000"/>
                <w:sz w:val="24"/>
                <w:szCs w:val="24"/>
              </w:rPr>
              <w:t>¿En qué año murieron más varones?</w:t>
            </w:r>
          </w:p>
          <w:p w:rsidR="00AD5748" w:rsidRDefault="00AD5748" w:rsidP="00317A6B">
            <w:pPr>
              <w:shd w:val="clear" w:color="auto" w:fill="FFFFFF"/>
              <w:spacing w:after="100" w:afterAutospacing="1" w:line="245" w:lineRule="atLeast"/>
              <w:jc w:val="both"/>
              <w:rPr>
                <w:color w:val="000000" w:themeColor="text1"/>
                <w:sz w:val="24"/>
                <w:szCs w:val="24"/>
              </w:rPr>
            </w:pPr>
          </w:p>
          <w:p w:rsidR="00AD5748" w:rsidRDefault="00AD5748" w:rsidP="00317A6B">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lastRenderedPageBreak/>
              <w:drawing>
                <wp:inline distT="0" distB="0" distL="0" distR="0" wp14:anchorId="5A90C18A" wp14:editId="7E5DA006">
                  <wp:extent cx="3899139" cy="2487447"/>
                  <wp:effectExtent l="0" t="0" r="0" b="0"/>
                  <wp:docPr id="90" name="Imagen 90" descr="C:\Users\Usuario\Pictures\crecimient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uario\Pictures\crecimiento 9.png"/>
                          <pic:cNvPicPr>
                            <a:picLocks noChangeAspect="1" noChangeArrowheads="1"/>
                          </pic:cNvPicPr>
                        </pic:nvPicPr>
                        <pic:blipFill>
                          <a:blip r:embed="rId11" cstate="print"/>
                          <a:srcRect/>
                          <a:stretch>
                            <a:fillRect/>
                          </a:stretch>
                        </pic:blipFill>
                        <pic:spPr bwMode="auto">
                          <a:xfrm>
                            <a:off x="0" y="0"/>
                            <a:ext cx="3896199" cy="2485572"/>
                          </a:xfrm>
                          <a:prstGeom prst="rect">
                            <a:avLst/>
                          </a:prstGeom>
                          <a:noFill/>
                          <a:ln w="9525">
                            <a:noFill/>
                            <a:miter lim="800000"/>
                            <a:headEnd/>
                            <a:tailEnd/>
                          </a:ln>
                        </pic:spPr>
                      </pic:pic>
                    </a:graphicData>
                  </a:graphic>
                </wp:inline>
              </w:drawing>
            </w:r>
          </w:p>
          <w:p w:rsidR="00317A6B" w:rsidRDefault="00AD5748"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Eliminar estos slide:</w:t>
            </w:r>
          </w:p>
          <w:p w:rsidR="00AD5748" w:rsidRDefault="00AD5748" w:rsidP="00317A6B">
            <w:pPr>
              <w:shd w:val="clear" w:color="auto" w:fill="FFFFFF"/>
              <w:spacing w:after="100" w:afterAutospacing="1" w:line="245" w:lineRule="atLeast"/>
              <w:jc w:val="both"/>
              <w:rPr>
                <w:color w:val="000000" w:themeColor="text1"/>
                <w:sz w:val="24"/>
                <w:szCs w:val="24"/>
              </w:rPr>
            </w:pPr>
          </w:p>
          <w:p w:rsidR="00317A6B" w:rsidRDefault="00AD5748" w:rsidP="00317A6B">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68D0FEAA" wp14:editId="34C69C98">
                  <wp:extent cx="3424687" cy="2185541"/>
                  <wp:effectExtent l="0" t="0" r="0" b="0"/>
                  <wp:docPr id="82" name="Imagen 82" descr="C:\Users\Usuario\Pictures\crecimien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uario\Pictures\crecimiento 1.png"/>
                          <pic:cNvPicPr>
                            <a:picLocks noChangeAspect="1" noChangeArrowheads="1"/>
                          </pic:cNvPicPr>
                        </pic:nvPicPr>
                        <pic:blipFill>
                          <a:blip r:embed="rId10" cstate="print"/>
                          <a:srcRect/>
                          <a:stretch>
                            <a:fillRect/>
                          </a:stretch>
                        </pic:blipFill>
                        <pic:spPr bwMode="auto">
                          <a:xfrm>
                            <a:off x="0" y="0"/>
                            <a:ext cx="3428237" cy="2187807"/>
                          </a:xfrm>
                          <a:prstGeom prst="rect">
                            <a:avLst/>
                          </a:prstGeom>
                          <a:noFill/>
                          <a:ln w="9525">
                            <a:noFill/>
                            <a:miter lim="800000"/>
                            <a:headEnd/>
                            <a:tailEnd/>
                          </a:ln>
                        </pic:spPr>
                      </pic:pic>
                    </a:graphicData>
                  </a:graphic>
                </wp:inline>
              </w:drawing>
            </w:r>
          </w:p>
          <w:p w:rsidR="00AD5748" w:rsidRDefault="00AD5748" w:rsidP="00317A6B">
            <w:pPr>
              <w:shd w:val="clear" w:color="auto" w:fill="FFFFFF"/>
              <w:spacing w:after="100" w:afterAutospacing="1" w:line="245" w:lineRule="atLeast"/>
              <w:jc w:val="both"/>
              <w:rPr>
                <w:color w:val="000000" w:themeColor="text1"/>
                <w:sz w:val="24"/>
                <w:szCs w:val="24"/>
              </w:rPr>
            </w:pPr>
          </w:p>
          <w:p w:rsidR="00AD5748" w:rsidRDefault="00AD5748" w:rsidP="00317A6B">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lastRenderedPageBreak/>
              <w:drawing>
                <wp:inline distT="0" distB="0" distL="0" distR="0" wp14:anchorId="42724F15" wp14:editId="3650A6A1">
                  <wp:extent cx="3713507" cy="2363638"/>
                  <wp:effectExtent l="0" t="0" r="0" b="0"/>
                  <wp:docPr id="88" name="Imagen 88" descr="C:\Users\Usuario\Pictures\crecimien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uario\Pictures\crecimiento 7.png"/>
                          <pic:cNvPicPr>
                            <a:picLocks noChangeAspect="1" noChangeArrowheads="1"/>
                          </pic:cNvPicPr>
                        </pic:nvPicPr>
                        <pic:blipFill>
                          <a:blip r:embed="rId12" cstate="print"/>
                          <a:srcRect/>
                          <a:stretch>
                            <a:fillRect/>
                          </a:stretch>
                        </pic:blipFill>
                        <pic:spPr bwMode="auto">
                          <a:xfrm>
                            <a:off x="0" y="0"/>
                            <a:ext cx="3714309" cy="2364148"/>
                          </a:xfrm>
                          <a:prstGeom prst="rect">
                            <a:avLst/>
                          </a:prstGeom>
                          <a:noFill/>
                          <a:ln w="9525">
                            <a:noFill/>
                            <a:miter lim="800000"/>
                            <a:headEnd/>
                            <a:tailEnd/>
                          </a:ln>
                        </pic:spPr>
                      </pic:pic>
                    </a:graphicData>
                  </a:graphic>
                </wp:inline>
              </w:drawing>
            </w:r>
          </w:p>
          <w:p w:rsidR="00317A6B" w:rsidRDefault="00AD5748" w:rsidP="00317A6B">
            <w:pPr>
              <w:shd w:val="clear" w:color="auto" w:fill="FFFFFF"/>
              <w:spacing w:after="100" w:afterAutospacing="1" w:line="245" w:lineRule="atLeast"/>
              <w:jc w:val="both"/>
              <w:rPr>
                <w:color w:val="000000" w:themeColor="text1"/>
                <w:sz w:val="24"/>
                <w:szCs w:val="24"/>
              </w:rPr>
            </w:pPr>
            <w:r>
              <w:rPr>
                <w:color w:val="000000" w:themeColor="text1"/>
                <w:sz w:val="24"/>
                <w:szCs w:val="24"/>
              </w:rPr>
              <w:t>Cambiar pregunta</w:t>
            </w:r>
          </w:p>
          <w:p w:rsidR="00AD5748" w:rsidRPr="00AD5748" w:rsidRDefault="00AD5748" w:rsidP="00317A6B">
            <w:pPr>
              <w:shd w:val="clear" w:color="auto" w:fill="FFFFFF"/>
              <w:spacing w:after="100" w:afterAutospacing="1" w:line="245" w:lineRule="atLeast"/>
              <w:jc w:val="both"/>
              <w:rPr>
                <w:color w:val="FF0000"/>
                <w:sz w:val="24"/>
                <w:szCs w:val="24"/>
              </w:rPr>
            </w:pPr>
            <w:r w:rsidRPr="00AD5748">
              <w:rPr>
                <w:color w:val="FF0000"/>
                <w:sz w:val="24"/>
                <w:szCs w:val="24"/>
              </w:rPr>
              <w:t>¿Cuál es la tendencia en los nacimientos en España en los últimos años?</w:t>
            </w:r>
          </w:p>
          <w:p w:rsidR="00AD5748" w:rsidRDefault="00AD5748" w:rsidP="00AD5748">
            <w:pPr>
              <w:shd w:val="clear" w:color="auto" w:fill="FFFFFF"/>
              <w:spacing w:after="100" w:afterAutospacing="1" w:line="245" w:lineRule="atLeast"/>
              <w:jc w:val="both"/>
              <w:rPr>
                <w:color w:val="000000" w:themeColor="text1"/>
                <w:sz w:val="24"/>
                <w:szCs w:val="24"/>
              </w:rPr>
            </w:pPr>
            <w:r>
              <w:rPr>
                <w:color w:val="000000" w:themeColor="text1"/>
                <w:sz w:val="24"/>
                <w:szCs w:val="24"/>
              </w:rPr>
              <w:t>Debe decir:</w:t>
            </w:r>
          </w:p>
          <w:p w:rsidR="00AD5748" w:rsidRPr="00AD5748" w:rsidRDefault="00AD5748" w:rsidP="00AD5748">
            <w:pPr>
              <w:shd w:val="clear" w:color="auto" w:fill="FFFFFF"/>
              <w:spacing w:after="100" w:afterAutospacing="1" w:line="245" w:lineRule="atLeast"/>
              <w:jc w:val="both"/>
              <w:rPr>
                <w:color w:val="FF0000"/>
                <w:sz w:val="24"/>
                <w:szCs w:val="24"/>
              </w:rPr>
            </w:pPr>
            <w:r w:rsidRPr="00AD5748">
              <w:rPr>
                <w:color w:val="FF0000"/>
                <w:sz w:val="24"/>
                <w:szCs w:val="24"/>
              </w:rPr>
              <w:t>¿Cuál es la tendencia en los nacimientos en los últimos años?</w:t>
            </w:r>
          </w:p>
          <w:p w:rsidR="00AD5748" w:rsidRDefault="00AD5748" w:rsidP="00317A6B">
            <w:pPr>
              <w:shd w:val="clear" w:color="auto" w:fill="FFFFFF"/>
              <w:spacing w:after="100" w:afterAutospacing="1" w:line="245" w:lineRule="atLeast"/>
              <w:jc w:val="both"/>
              <w:rPr>
                <w:color w:val="000000" w:themeColor="text1"/>
                <w:sz w:val="24"/>
                <w:szCs w:val="24"/>
              </w:rPr>
            </w:pPr>
          </w:p>
          <w:p w:rsidR="00AD5748" w:rsidRDefault="00AD5748" w:rsidP="00317A6B">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4F154BB3" wp14:editId="7F05EA5D">
                  <wp:extent cx="3942272" cy="2506530"/>
                  <wp:effectExtent l="0" t="0" r="0" b="0"/>
                  <wp:docPr id="12" name="Imagen 12" descr="C:\Users\Usuario\Pictures\crecimient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uario\Pictures\crecimiento 10.png"/>
                          <pic:cNvPicPr>
                            <a:picLocks noChangeAspect="1" noChangeArrowheads="1"/>
                          </pic:cNvPicPr>
                        </pic:nvPicPr>
                        <pic:blipFill>
                          <a:blip r:embed="rId13" cstate="print"/>
                          <a:srcRect/>
                          <a:stretch>
                            <a:fillRect/>
                          </a:stretch>
                        </pic:blipFill>
                        <pic:spPr bwMode="auto">
                          <a:xfrm>
                            <a:off x="0" y="0"/>
                            <a:ext cx="3939698" cy="2504894"/>
                          </a:xfrm>
                          <a:prstGeom prst="rect">
                            <a:avLst/>
                          </a:prstGeom>
                          <a:noFill/>
                          <a:ln w="9525">
                            <a:noFill/>
                            <a:miter lim="800000"/>
                            <a:headEnd/>
                            <a:tailEnd/>
                          </a:ln>
                        </pic:spPr>
                      </pic:pic>
                    </a:graphicData>
                  </a:graphic>
                </wp:inline>
              </w:drawing>
            </w:r>
          </w:p>
          <w:p w:rsidR="00317A6B" w:rsidRPr="001C1BDC" w:rsidRDefault="00317A6B" w:rsidP="00317A6B">
            <w:pPr>
              <w:shd w:val="clear" w:color="auto" w:fill="FFFFFF"/>
              <w:spacing w:after="100" w:afterAutospacing="1" w:line="245" w:lineRule="atLeast"/>
              <w:jc w:val="both"/>
              <w:rPr>
                <w:color w:val="000000" w:themeColor="text1"/>
                <w:sz w:val="24"/>
                <w:szCs w:val="24"/>
              </w:rPr>
            </w:pPr>
          </w:p>
        </w:tc>
      </w:tr>
      <w:tr w:rsidR="00317A6B" w:rsidRPr="001C1BDC" w:rsidTr="00317A6B">
        <w:tc>
          <w:tcPr>
            <w:tcW w:w="2518" w:type="dxa"/>
          </w:tcPr>
          <w:p w:rsidR="00317A6B" w:rsidRPr="001C1BDC" w:rsidRDefault="00317A6B" w:rsidP="00317A6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317A6B" w:rsidRDefault="00317A6B" w:rsidP="00317A6B">
            <w:pPr>
              <w:spacing w:before="2" w:after="2"/>
              <w:rPr>
                <w:rFonts w:ascii="Times New Roman" w:eastAsia="Times New Roman" w:hAnsi="Times New Roman" w:cs="Times New Roman"/>
                <w:color w:val="000000" w:themeColor="text1"/>
                <w:kern w:val="36"/>
                <w:sz w:val="24"/>
                <w:szCs w:val="24"/>
              </w:rPr>
            </w:pPr>
          </w:p>
          <w:p w:rsidR="00317A6B" w:rsidRPr="001D149E" w:rsidRDefault="00317A6B" w:rsidP="00317A6B">
            <w:pPr>
              <w:pStyle w:val="tab1"/>
              <w:shd w:val="clear" w:color="auto" w:fill="FFFFFF"/>
              <w:spacing w:before="136" w:beforeAutospacing="0" w:after="136" w:afterAutospacing="0" w:line="245" w:lineRule="atLeast"/>
              <w:jc w:val="both"/>
              <w:rPr>
                <w:color w:val="000000" w:themeColor="text1"/>
              </w:rPr>
            </w:pPr>
            <w:r>
              <w:rPr>
                <w:color w:val="000000" w:themeColor="text1"/>
              </w:rPr>
              <w:t>Analiza el crecimiento natural de la población</w:t>
            </w:r>
          </w:p>
          <w:p w:rsidR="00317A6B" w:rsidRDefault="00317A6B" w:rsidP="00317A6B">
            <w:pPr>
              <w:jc w:val="both"/>
              <w:rPr>
                <w:rFonts w:ascii="Times New Roman" w:eastAsia="Times New Roman" w:hAnsi="Times New Roman" w:cs="Times New Roman"/>
                <w:color w:val="000000" w:themeColor="text1"/>
                <w:sz w:val="24"/>
                <w:szCs w:val="24"/>
              </w:rPr>
            </w:pPr>
          </w:p>
          <w:p w:rsidR="00AD5748" w:rsidRPr="001D149E" w:rsidRDefault="00AD5748" w:rsidP="00317A6B">
            <w:pPr>
              <w:jc w:val="both"/>
              <w:rPr>
                <w:rFonts w:ascii="Times New Roman" w:eastAsia="Times New Roman" w:hAnsi="Times New Roman" w:cs="Times New Roman"/>
                <w:color w:val="000000" w:themeColor="text1"/>
                <w:sz w:val="24"/>
                <w:szCs w:val="24"/>
              </w:rPr>
            </w:pPr>
          </w:p>
          <w:p w:rsidR="00317A6B" w:rsidRPr="001C1BDC" w:rsidRDefault="00317A6B" w:rsidP="00317A6B">
            <w:pPr>
              <w:jc w:val="both"/>
              <w:rPr>
                <w:rFonts w:ascii="Times New Roman" w:hAnsi="Times New Roman" w:cs="Times New Roman"/>
                <w:color w:val="000000" w:themeColor="text1"/>
                <w:sz w:val="24"/>
                <w:szCs w:val="24"/>
              </w:rPr>
            </w:pPr>
          </w:p>
        </w:tc>
      </w:tr>
      <w:tr w:rsidR="00317A6B" w:rsidRPr="001C1BDC" w:rsidTr="00317A6B">
        <w:tc>
          <w:tcPr>
            <w:tcW w:w="2518" w:type="dxa"/>
          </w:tcPr>
          <w:p w:rsidR="00317A6B" w:rsidRPr="001C1BDC" w:rsidRDefault="00317A6B" w:rsidP="00317A6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317A6B" w:rsidRPr="001C1BDC" w:rsidRDefault="00F721A8" w:rsidP="00317A6B">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Actividad que requiere observar atentamente una serie de gráficos de población</w:t>
            </w:r>
          </w:p>
        </w:tc>
      </w:tr>
    </w:tbl>
    <w:p w:rsidR="00976D0B" w:rsidRPr="001D149E" w:rsidRDefault="00976D0B" w:rsidP="004942F4">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16452F" w:rsidRPr="001D149E" w:rsidRDefault="0016452F" w:rsidP="004942F4">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976D0B" w:rsidRPr="001D149E" w:rsidRDefault="00976D0B" w:rsidP="004942F4">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976D0B" w:rsidRPr="009D2B45" w:rsidRDefault="0081162E" w:rsidP="004942F4">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3</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976D0B" w:rsidRPr="002A04DF">
        <w:rPr>
          <w:rFonts w:ascii="Times New Roman" w:eastAsia="Times New Roman" w:hAnsi="Times New Roman" w:cs="Times New Roman"/>
          <w:b/>
          <w:color w:val="000000" w:themeColor="text1"/>
          <w:sz w:val="24"/>
          <w:szCs w:val="24"/>
        </w:rPr>
        <w:t>1.2.1 La natalidad</w:t>
      </w:r>
    </w:p>
    <w:p w:rsidR="00976D0B" w:rsidRPr="001D149E"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r w:rsidRPr="009D2B45">
        <w:rPr>
          <w:color w:val="000000" w:themeColor="text1"/>
        </w:rPr>
        <w:br/>
      </w:r>
      <w:r w:rsidRPr="009D2B45">
        <w:rPr>
          <w:rStyle w:val="un"/>
          <w:rFonts w:eastAsiaTheme="majorEastAsia"/>
          <w:color w:val="000000" w:themeColor="text1"/>
        </w:rPr>
        <w:t>Para poder medir y comparar la natalidad de distintos territorios, debe calcularse la</w:t>
      </w:r>
      <w:r w:rsidRPr="009D2B45">
        <w:rPr>
          <w:rStyle w:val="apple-converted-space"/>
          <w:color w:val="000000" w:themeColor="text1"/>
        </w:rPr>
        <w:t> </w:t>
      </w:r>
      <w:r w:rsidRPr="009D2B45">
        <w:rPr>
          <w:rStyle w:val="Textoennegrita"/>
          <w:color w:val="000000" w:themeColor="text1"/>
        </w:rPr>
        <w:t>tasa bruta de natalidad</w:t>
      </w:r>
      <w:r w:rsidRPr="009D2B45">
        <w:rPr>
          <w:rStyle w:val="apple-converted-space"/>
          <w:color w:val="000000" w:themeColor="text1"/>
        </w:rPr>
        <w:t> </w:t>
      </w:r>
      <w:r w:rsidRPr="0019108E">
        <w:rPr>
          <w:rStyle w:val="un"/>
          <w:rFonts w:eastAsiaTheme="majorEastAsia"/>
          <w:color w:val="000000" w:themeColor="text1"/>
        </w:rPr>
        <w:t>(TN), que nos indica la cantidad de nacidos al año, por cada 1000 habitantes.</w:t>
      </w:r>
    </w:p>
    <w:p w:rsidR="00976D0B" w:rsidRPr="001D149E" w:rsidRDefault="00976D0B" w:rsidP="004942F4">
      <w:pPr>
        <w:pStyle w:val="u"/>
        <w:shd w:val="clear" w:color="auto" w:fill="FFFFFF"/>
        <w:spacing w:before="0" w:beforeAutospacing="0" w:after="0" w:afterAutospacing="0" w:line="312" w:lineRule="atLeast"/>
        <w:jc w:val="both"/>
        <w:rPr>
          <w:color w:val="000000" w:themeColor="text1"/>
        </w:rPr>
      </w:pPr>
    </w:p>
    <w:p w:rsidR="00976D0B" w:rsidRPr="001D149E" w:rsidRDefault="00976D0B" w:rsidP="004942F4">
      <w:pPr>
        <w:pStyle w:val="Ttulo4"/>
        <w:shd w:val="clear" w:color="auto" w:fill="E7E3D9"/>
        <w:spacing w:before="312" w:after="177"/>
        <w:jc w:val="both"/>
        <w:rPr>
          <w:b w:val="0"/>
          <w:bCs w:val="0"/>
          <w:color w:val="000000" w:themeColor="text1"/>
        </w:rPr>
      </w:pPr>
      <w:r w:rsidRPr="001D149E">
        <w:rPr>
          <w:b w:val="0"/>
          <w:bCs w:val="0"/>
          <w:color w:val="000000" w:themeColor="text1"/>
        </w:rPr>
        <w:t>La tasa bruta de natalidad</w:t>
      </w:r>
    </w:p>
    <w:p w:rsidR="00976D0B" w:rsidRPr="001D149E" w:rsidRDefault="00976D0B" w:rsidP="004942F4">
      <w:pPr>
        <w:pStyle w:val="u"/>
        <w:shd w:val="clear" w:color="auto" w:fill="E7E3D9"/>
        <w:spacing w:before="0" w:beforeAutospacing="0" w:after="0" w:afterAutospacing="0" w:line="312" w:lineRule="atLeast"/>
        <w:jc w:val="both"/>
        <w:rPr>
          <w:color w:val="000000" w:themeColor="text1"/>
        </w:rPr>
      </w:pPr>
      <w:r w:rsidRPr="001D149E">
        <w:rPr>
          <w:rStyle w:val="Textoennegrita"/>
          <w:color w:val="000000" w:themeColor="text1"/>
        </w:rPr>
        <w:t>TN = (nacimientos en un año / población total) • 1000</w:t>
      </w:r>
    </w:p>
    <w:p w:rsidR="00976D0B" w:rsidRPr="001D149E" w:rsidRDefault="00976D0B" w:rsidP="004942F4">
      <w:pPr>
        <w:pStyle w:val="u"/>
        <w:shd w:val="clear" w:color="auto" w:fill="E7E3D9"/>
        <w:spacing w:before="0" w:beforeAutospacing="0" w:after="0" w:afterAutospacing="0" w:line="312" w:lineRule="atLeast"/>
        <w:jc w:val="both"/>
        <w:rPr>
          <w:color w:val="000000" w:themeColor="text1"/>
        </w:rPr>
      </w:pPr>
      <w:r w:rsidRPr="001D149E">
        <w:rPr>
          <w:rStyle w:val="un"/>
          <w:rFonts w:eastAsiaTheme="majorEastAsia"/>
          <w:color w:val="000000" w:themeColor="text1"/>
        </w:rPr>
        <w:t xml:space="preserve">Por ejemplo: en una localidad viven 1500 </w:t>
      </w:r>
      <w:r w:rsidR="00E80BF3">
        <w:rPr>
          <w:rStyle w:val="un"/>
          <w:rFonts w:eastAsiaTheme="majorEastAsia"/>
          <w:color w:val="000000" w:themeColor="text1"/>
        </w:rPr>
        <w:t>personas</w:t>
      </w:r>
      <w:r w:rsidR="00E80BF3" w:rsidRPr="001D149E">
        <w:rPr>
          <w:rStyle w:val="un"/>
          <w:rFonts w:eastAsiaTheme="majorEastAsia"/>
          <w:color w:val="000000" w:themeColor="text1"/>
        </w:rPr>
        <w:t xml:space="preserve"> </w:t>
      </w:r>
      <w:r w:rsidRPr="001D149E">
        <w:rPr>
          <w:rStyle w:val="un"/>
          <w:rFonts w:eastAsiaTheme="majorEastAsia"/>
          <w:color w:val="000000" w:themeColor="text1"/>
        </w:rPr>
        <w:t xml:space="preserve">y en </w:t>
      </w:r>
      <w:r w:rsidR="0019108E">
        <w:rPr>
          <w:rStyle w:val="un"/>
          <w:rFonts w:eastAsiaTheme="majorEastAsia"/>
          <w:color w:val="000000" w:themeColor="text1"/>
        </w:rPr>
        <w:t xml:space="preserve">el </w:t>
      </w:r>
      <w:r w:rsidRPr="001D149E">
        <w:rPr>
          <w:rStyle w:val="un"/>
          <w:rFonts w:eastAsiaTheme="majorEastAsia"/>
          <w:color w:val="000000" w:themeColor="text1"/>
        </w:rPr>
        <w:t>año han nacido 20 niños.</w:t>
      </w:r>
      <w:r w:rsidRPr="001D149E">
        <w:rPr>
          <w:rStyle w:val="apple-converted-space"/>
          <w:color w:val="000000" w:themeColor="text1"/>
        </w:rPr>
        <w:t> </w:t>
      </w:r>
      <w:r w:rsidRPr="001D149E">
        <w:rPr>
          <w:rStyle w:val="un"/>
          <w:rFonts w:eastAsiaTheme="majorEastAsia"/>
          <w:color w:val="000000" w:themeColor="text1"/>
        </w:rPr>
        <w:t>Si queremos calcular cuál ha sido la tasa bruta de natalidad, tendremos que hacer la siguiente operación:</w:t>
      </w:r>
    </w:p>
    <w:p w:rsidR="00976D0B" w:rsidRPr="001D149E" w:rsidRDefault="00976D0B" w:rsidP="004942F4">
      <w:pPr>
        <w:pStyle w:val="u"/>
        <w:shd w:val="clear" w:color="auto" w:fill="E7E3D9"/>
        <w:spacing w:before="0" w:beforeAutospacing="0" w:after="0" w:afterAutospacing="0" w:line="312" w:lineRule="atLeast"/>
        <w:jc w:val="both"/>
        <w:rPr>
          <w:color w:val="000000" w:themeColor="text1"/>
        </w:rPr>
      </w:pPr>
      <w:r w:rsidRPr="001D149E">
        <w:rPr>
          <w:rStyle w:val="Textoennegrita"/>
          <w:color w:val="000000" w:themeColor="text1"/>
        </w:rPr>
        <w:t>(20 / 1500) • 1000 = 0,013 • 1000 = 13,3 ‰</w:t>
      </w:r>
    </w:p>
    <w:p w:rsidR="00976D0B" w:rsidRPr="001D149E" w:rsidRDefault="00976D0B" w:rsidP="004942F4">
      <w:pPr>
        <w:pStyle w:val="u"/>
        <w:shd w:val="clear" w:color="auto" w:fill="E7E3D9"/>
        <w:spacing w:before="0" w:beforeAutospacing="0" w:after="0" w:afterAutospacing="0" w:line="312" w:lineRule="atLeast"/>
        <w:jc w:val="both"/>
        <w:rPr>
          <w:color w:val="000000" w:themeColor="text1"/>
        </w:rPr>
      </w:pPr>
      <w:r w:rsidRPr="001D149E">
        <w:rPr>
          <w:rStyle w:val="un"/>
          <w:rFonts w:eastAsiaTheme="majorEastAsia"/>
          <w:color w:val="000000" w:themeColor="text1"/>
        </w:rPr>
        <w:t>Según este resultado, la</w:t>
      </w:r>
      <w:r w:rsidRPr="001D149E">
        <w:rPr>
          <w:rStyle w:val="apple-converted-space"/>
          <w:color w:val="000000" w:themeColor="text1"/>
        </w:rPr>
        <w:t> </w:t>
      </w:r>
      <w:r w:rsidRPr="001D149E">
        <w:rPr>
          <w:rStyle w:val="Textoennegrita"/>
          <w:color w:val="000000" w:themeColor="text1"/>
        </w:rPr>
        <w:t>tasa bruta de natalidad</w:t>
      </w:r>
      <w:r w:rsidRPr="001D149E">
        <w:rPr>
          <w:rStyle w:val="apple-converted-space"/>
          <w:color w:val="000000" w:themeColor="text1"/>
        </w:rPr>
        <w:t> </w:t>
      </w:r>
      <w:r w:rsidRPr="001D149E">
        <w:rPr>
          <w:rStyle w:val="un"/>
          <w:rFonts w:eastAsiaTheme="majorEastAsia"/>
          <w:color w:val="000000" w:themeColor="text1"/>
        </w:rPr>
        <w:t>ha sido de 13,3 nacimientos por cada 1000 habitantes.</w:t>
      </w:r>
    </w:p>
    <w:p w:rsidR="00976D0B" w:rsidRPr="001D149E"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p>
    <w:p w:rsidR="00976D0B" w:rsidRPr="009D2B45" w:rsidRDefault="00976D0B" w:rsidP="004942F4">
      <w:pPr>
        <w:pStyle w:val="u"/>
        <w:shd w:val="clear" w:color="auto" w:fill="FFFFFF"/>
        <w:spacing w:before="0" w:beforeAutospacing="0" w:after="0" w:afterAutospacing="0" w:line="312" w:lineRule="atLeast"/>
        <w:jc w:val="both"/>
        <w:rPr>
          <w:color w:val="000000" w:themeColor="text1"/>
        </w:rPr>
      </w:pPr>
      <w:r w:rsidRPr="009D2B45">
        <w:rPr>
          <w:rStyle w:val="un"/>
          <w:rFonts w:eastAsiaTheme="majorEastAsia"/>
          <w:color w:val="000000" w:themeColor="text1"/>
        </w:rPr>
        <w:t>En la actualidad, los</w:t>
      </w:r>
      <w:r w:rsidRPr="009D2B45">
        <w:rPr>
          <w:rStyle w:val="apple-converted-space"/>
          <w:color w:val="000000" w:themeColor="text1"/>
        </w:rPr>
        <w:t> </w:t>
      </w:r>
      <w:r w:rsidRPr="009D2B45">
        <w:rPr>
          <w:rStyle w:val="Textoennegrita"/>
          <w:color w:val="000000" w:themeColor="text1"/>
        </w:rPr>
        <w:t>países desarrollados</w:t>
      </w:r>
      <w:r w:rsidRPr="009D2B45">
        <w:rPr>
          <w:rStyle w:val="apple-converted-space"/>
          <w:color w:val="000000" w:themeColor="text1"/>
        </w:rPr>
        <w:t> </w:t>
      </w:r>
      <w:r w:rsidRPr="009D2B45">
        <w:rPr>
          <w:rStyle w:val="un"/>
          <w:rFonts w:eastAsiaTheme="majorEastAsia"/>
          <w:color w:val="000000" w:themeColor="text1"/>
        </w:rPr>
        <w:t>(o ricos) suelen presentar una</w:t>
      </w:r>
      <w:r w:rsidRPr="009D2B45">
        <w:rPr>
          <w:rStyle w:val="apple-converted-space"/>
          <w:color w:val="000000" w:themeColor="text1"/>
        </w:rPr>
        <w:t> </w:t>
      </w:r>
      <w:r w:rsidRPr="009D2B45">
        <w:rPr>
          <w:rStyle w:val="Textoennegrita"/>
          <w:color w:val="000000" w:themeColor="text1"/>
        </w:rPr>
        <w:t>baja tasa de natalidad</w:t>
      </w:r>
      <w:r w:rsidRPr="009D2B45">
        <w:rPr>
          <w:rStyle w:val="apple-converted-space"/>
          <w:color w:val="000000" w:themeColor="text1"/>
        </w:rPr>
        <w:t> </w:t>
      </w:r>
      <w:r w:rsidRPr="009D2B45">
        <w:rPr>
          <w:rStyle w:val="un"/>
          <w:rFonts w:eastAsiaTheme="majorEastAsia"/>
          <w:color w:val="000000" w:themeColor="text1"/>
        </w:rPr>
        <w:t>debido a varios factores:</w:t>
      </w:r>
    </w:p>
    <w:p w:rsidR="00976D0B" w:rsidRPr="009D2B45" w:rsidRDefault="00976D0B" w:rsidP="004942F4">
      <w:pPr>
        <w:numPr>
          <w:ilvl w:val="0"/>
          <w:numId w:val="2"/>
        </w:numPr>
        <w:shd w:val="clear" w:color="auto" w:fill="FFFFFF"/>
        <w:spacing w:after="0" w:line="312" w:lineRule="atLeast"/>
        <w:ind w:left="272"/>
        <w:jc w:val="both"/>
        <w:rPr>
          <w:rFonts w:ascii="Times New Roman" w:hAnsi="Times New Roman" w:cs="Times New Roman"/>
          <w:color w:val="000000" w:themeColor="text1"/>
          <w:sz w:val="24"/>
          <w:szCs w:val="24"/>
        </w:rPr>
      </w:pPr>
      <w:r w:rsidRPr="009D2B45">
        <w:rPr>
          <w:rStyle w:val="un"/>
          <w:rFonts w:ascii="Times New Roman" w:hAnsi="Times New Roman" w:cs="Times New Roman"/>
          <w:color w:val="000000" w:themeColor="text1"/>
          <w:sz w:val="24"/>
          <w:szCs w:val="24"/>
        </w:rPr>
        <w:t>Se tiene el primer hijo a una edad más avanzada.</w:t>
      </w:r>
    </w:p>
    <w:p w:rsidR="00976D0B" w:rsidRPr="009D2B45" w:rsidRDefault="00976D0B" w:rsidP="004942F4">
      <w:pPr>
        <w:numPr>
          <w:ilvl w:val="0"/>
          <w:numId w:val="2"/>
        </w:numPr>
        <w:shd w:val="clear" w:color="auto" w:fill="FFFFFF"/>
        <w:spacing w:after="0" w:line="312" w:lineRule="atLeast"/>
        <w:ind w:left="272"/>
        <w:jc w:val="both"/>
        <w:rPr>
          <w:rFonts w:ascii="Times New Roman" w:hAnsi="Times New Roman" w:cs="Times New Roman"/>
          <w:color w:val="000000" w:themeColor="text1"/>
          <w:sz w:val="24"/>
          <w:szCs w:val="24"/>
        </w:rPr>
      </w:pPr>
      <w:r w:rsidRPr="009D2B45">
        <w:rPr>
          <w:rStyle w:val="un"/>
          <w:rFonts w:ascii="Times New Roman" w:hAnsi="Times New Roman" w:cs="Times New Roman"/>
          <w:color w:val="000000" w:themeColor="text1"/>
          <w:sz w:val="24"/>
          <w:szCs w:val="24"/>
        </w:rPr>
        <w:t>Hay una tendencia a tener menos hijos.</w:t>
      </w:r>
    </w:p>
    <w:p w:rsidR="00976D0B" w:rsidRPr="009D2B45" w:rsidRDefault="00976D0B" w:rsidP="004942F4">
      <w:pPr>
        <w:numPr>
          <w:ilvl w:val="0"/>
          <w:numId w:val="2"/>
        </w:numPr>
        <w:shd w:val="clear" w:color="auto" w:fill="FFFFFF"/>
        <w:spacing w:after="0" w:line="312" w:lineRule="atLeast"/>
        <w:ind w:left="272"/>
        <w:jc w:val="both"/>
        <w:rPr>
          <w:rFonts w:ascii="Times New Roman" w:hAnsi="Times New Roman" w:cs="Times New Roman"/>
          <w:color w:val="000000" w:themeColor="text1"/>
          <w:sz w:val="24"/>
          <w:szCs w:val="24"/>
        </w:rPr>
      </w:pPr>
      <w:r w:rsidRPr="009D2B45">
        <w:rPr>
          <w:rStyle w:val="un"/>
          <w:rFonts w:ascii="Times New Roman" w:hAnsi="Times New Roman" w:cs="Times New Roman"/>
          <w:color w:val="000000" w:themeColor="text1"/>
          <w:sz w:val="24"/>
          <w:szCs w:val="24"/>
        </w:rPr>
        <w:t>El alto coste de la vida.</w:t>
      </w:r>
    </w:p>
    <w:p w:rsidR="00976D0B" w:rsidRPr="009D2B45" w:rsidRDefault="00976D0B" w:rsidP="004942F4">
      <w:pPr>
        <w:pStyle w:val="u"/>
        <w:shd w:val="clear" w:color="auto" w:fill="FFFFFF"/>
        <w:spacing w:before="0" w:beforeAutospacing="0" w:after="0" w:afterAutospacing="0" w:line="312" w:lineRule="atLeast"/>
        <w:jc w:val="both"/>
        <w:rPr>
          <w:color w:val="000000" w:themeColor="text1"/>
        </w:rPr>
      </w:pPr>
      <w:r w:rsidRPr="009D2B45">
        <w:rPr>
          <w:rStyle w:val="un"/>
          <w:rFonts w:eastAsiaTheme="majorEastAsia"/>
          <w:color w:val="000000" w:themeColor="text1"/>
        </w:rPr>
        <w:t>En los</w:t>
      </w:r>
      <w:r w:rsidRPr="009D2B45">
        <w:rPr>
          <w:rStyle w:val="apple-converted-space"/>
          <w:color w:val="000000" w:themeColor="text1"/>
        </w:rPr>
        <w:t> </w:t>
      </w:r>
      <w:r w:rsidRPr="009D2B45">
        <w:rPr>
          <w:rStyle w:val="Textoennegrita"/>
          <w:color w:val="000000" w:themeColor="text1"/>
        </w:rPr>
        <w:t>países poco desarrollados</w:t>
      </w:r>
      <w:r w:rsidRPr="009D2B45">
        <w:rPr>
          <w:rStyle w:val="apple-converted-space"/>
          <w:color w:val="000000" w:themeColor="text1"/>
        </w:rPr>
        <w:t> </w:t>
      </w:r>
      <w:r w:rsidRPr="009D2B45">
        <w:rPr>
          <w:rStyle w:val="un"/>
          <w:rFonts w:eastAsiaTheme="majorEastAsia"/>
          <w:color w:val="000000" w:themeColor="text1"/>
        </w:rPr>
        <w:t>(países pobres), en cambio, se da una</w:t>
      </w:r>
      <w:r w:rsidRPr="009D2B45">
        <w:rPr>
          <w:rStyle w:val="apple-converted-space"/>
          <w:color w:val="000000" w:themeColor="text1"/>
        </w:rPr>
        <w:t> </w:t>
      </w:r>
      <w:r w:rsidRPr="009D2B45">
        <w:rPr>
          <w:rStyle w:val="Textoennegrita"/>
          <w:color w:val="000000" w:themeColor="text1"/>
        </w:rPr>
        <w:t>alta tasa de natalidad</w:t>
      </w:r>
      <w:r w:rsidRPr="009D2B45">
        <w:rPr>
          <w:rStyle w:val="un"/>
          <w:rFonts w:eastAsiaTheme="majorEastAsia"/>
          <w:color w:val="000000" w:themeColor="text1"/>
        </w:rPr>
        <w:t>, lo que hace que sus poblaciones sean jóvenes.</w:t>
      </w:r>
    </w:p>
    <w:p w:rsidR="004B36BC" w:rsidRPr="009D2B45" w:rsidRDefault="004B36BC" w:rsidP="004942F4">
      <w:pPr>
        <w:shd w:val="clear" w:color="auto" w:fill="FFFFFF"/>
        <w:jc w:val="both"/>
        <w:rPr>
          <w:rFonts w:ascii="Times New Roman" w:hAnsi="Times New Roman" w:cs="Times New Roman"/>
          <w:b/>
          <w:color w:val="000000" w:themeColor="text1"/>
          <w:sz w:val="24"/>
          <w:szCs w:val="24"/>
        </w:rPr>
      </w:pPr>
    </w:p>
    <w:p w:rsidR="00976D0B" w:rsidRPr="009D2B45" w:rsidRDefault="009D2B45" w:rsidP="004942F4">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3</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976D0B" w:rsidRPr="009D2B45">
        <w:rPr>
          <w:rFonts w:ascii="Times New Roman" w:hAnsi="Times New Roman" w:cs="Times New Roman"/>
          <w:b/>
          <w:color w:val="000000" w:themeColor="text1"/>
          <w:sz w:val="24"/>
          <w:szCs w:val="24"/>
        </w:rPr>
        <w:t xml:space="preserve">1.2.2 </w:t>
      </w:r>
      <w:r w:rsidR="00976D0B" w:rsidRPr="009D2B45">
        <w:rPr>
          <w:rFonts w:ascii="Times New Roman" w:hAnsi="Times New Roman" w:cs="Times New Roman"/>
          <w:b/>
          <w:bCs/>
          <w:color w:val="000000" w:themeColor="text1"/>
          <w:sz w:val="24"/>
          <w:szCs w:val="24"/>
        </w:rPr>
        <w:t>La mortalidad</w:t>
      </w:r>
    </w:p>
    <w:p w:rsidR="00976D0B" w:rsidRPr="009D2B45"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r w:rsidRPr="009D2B45">
        <w:rPr>
          <w:rStyle w:val="un"/>
          <w:rFonts w:eastAsiaTheme="majorEastAsia"/>
          <w:color w:val="000000" w:themeColor="text1"/>
        </w:rPr>
        <w:t>Para poder medir y comparar la mortalidad de distintos países se utiliza la</w:t>
      </w:r>
      <w:r w:rsidRPr="009D2B45">
        <w:rPr>
          <w:rStyle w:val="apple-converted-space"/>
          <w:color w:val="000000" w:themeColor="text1"/>
        </w:rPr>
        <w:t> </w:t>
      </w:r>
      <w:r w:rsidRPr="009D2B45">
        <w:rPr>
          <w:rStyle w:val="Textoennegrita"/>
          <w:color w:val="000000" w:themeColor="text1"/>
        </w:rPr>
        <w:t>tasa bruta de mortalidad</w:t>
      </w:r>
      <w:r w:rsidRPr="009D2B45">
        <w:rPr>
          <w:rStyle w:val="apple-converted-space"/>
          <w:color w:val="000000" w:themeColor="text1"/>
        </w:rPr>
        <w:t> </w:t>
      </w:r>
      <w:r w:rsidRPr="009D2B45">
        <w:rPr>
          <w:rStyle w:val="un"/>
          <w:rFonts w:eastAsiaTheme="majorEastAsia"/>
          <w:color w:val="000000" w:themeColor="text1"/>
        </w:rPr>
        <w:t>(TM), que relaciona el número de defunciones en un año respecto al total de la población.</w:t>
      </w:r>
    </w:p>
    <w:p w:rsidR="00976D0B" w:rsidRPr="009D2B45" w:rsidRDefault="00976D0B" w:rsidP="004942F4">
      <w:pPr>
        <w:pStyle w:val="u"/>
        <w:shd w:val="clear" w:color="auto" w:fill="FFFFFF"/>
        <w:spacing w:before="0" w:beforeAutospacing="0" w:after="0" w:afterAutospacing="0" w:line="312" w:lineRule="atLeast"/>
        <w:jc w:val="both"/>
        <w:rPr>
          <w:color w:val="000000" w:themeColor="text1"/>
        </w:rPr>
      </w:pPr>
    </w:p>
    <w:p w:rsidR="00976D0B" w:rsidRPr="009D2B45" w:rsidRDefault="00976D0B" w:rsidP="004942F4">
      <w:pPr>
        <w:pStyle w:val="Ttulo4"/>
        <w:shd w:val="clear" w:color="auto" w:fill="E7E3D9"/>
        <w:spacing w:before="312" w:after="177"/>
        <w:jc w:val="both"/>
        <w:rPr>
          <w:b w:val="0"/>
          <w:bCs w:val="0"/>
          <w:color w:val="000000" w:themeColor="text1"/>
        </w:rPr>
      </w:pPr>
      <w:r w:rsidRPr="009D2B45">
        <w:rPr>
          <w:b w:val="0"/>
          <w:bCs w:val="0"/>
          <w:color w:val="000000" w:themeColor="text1"/>
        </w:rPr>
        <w:t>La tasa bruta de mortalidad</w:t>
      </w:r>
    </w:p>
    <w:p w:rsidR="00976D0B" w:rsidRPr="00503024" w:rsidRDefault="00976D0B" w:rsidP="004942F4">
      <w:pPr>
        <w:pStyle w:val="u"/>
        <w:shd w:val="clear" w:color="auto" w:fill="E7E3D9"/>
        <w:spacing w:before="0" w:beforeAutospacing="0" w:after="0" w:afterAutospacing="0" w:line="312" w:lineRule="atLeast"/>
        <w:jc w:val="both"/>
        <w:rPr>
          <w:color w:val="000000" w:themeColor="text1"/>
          <w:highlight w:val="green"/>
        </w:rPr>
      </w:pPr>
      <w:r w:rsidRPr="009D2B45">
        <w:rPr>
          <w:rStyle w:val="Textoennegrita"/>
          <w:color w:val="000000" w:themeColor="text1"/>
        </w:rPr>
        <w:t>TM = (defunciones en un año / población total) • 1000</w:t>
      </w:r>
    </w:p>
    <w:p w:rsidR="00976D0B" w:rsidRPr="009D2B45" w:rsidRDefault="00976D0B" w:rsidP="004942F4">
      <w:pPr>
        <w:pStyle w:val="u"/>
        <w:shd w:val="clear" w:color="auto" w:fill="E7E3D9"/>
        <w:spacing w:before="0" w:beforeAutospacing="0" w:after="0" w:afterAutospacing="0" w:line="312" w:lineRule="atLeast"/>
        <w:jc w:val="both"/>
        <w:rPr>
          <w:color w:val="000000" w:themeColor="text1"/>
        </w:rPr>
      </w:pPr>
      <w:r w:rsidRPr="009D2B45">
        <w:rPr>
          <w:rStyle w:val="un"/>
          <w:rFonts w:eastAsiaTheme="majorEastAsia"/>
          <w:color w:val="000000" w:themeColor="text1"/>
        </w:rPr>
        <w:lastRenderedPageBreak/>
        <w:t xml:space="preserve">Por ejemplo: en una localidad viven 1500 </w:t>
      </w:r>
      <w:r w:rsidR="00411D37">
        <w:rPr>
          <w:rStyle w:val="un"/>
          <w:rFonts w:eastAsiaTheme="majorEastAsia"/>
          <w:color w:val="000000" w:themeColor="text1"/>
        </w:rPr>
        <w:t xml:space="preserve">personas </w:t>
      </w:r>
      <w:r w:rsidRPr="009D2B45">
        <w:rPr>
          <w:rStyle w:val="un"/>
          <w:rFonts w:eastAsiaTheme="majorEastAsia"/>
          <w:color w:val="000000" w:themeColor="text1"/>
        </w:rPr>
        <w:t xml:space="preserve">y en un año han muerto 15 </w:t>
      </w:r>
      <w:r w:rsidR="00411D37">
        <w:rPr>
          <w:rStyle w:val="un"/>
          <w:rFonts w:eastAsiaTheme="majorEastAsia"/>
          <w:color w:val="000000" w:themeColor="text1"/>
        </w:rPr>
        <w:t>de ellas</w:t>
      </w:r>
      <w:r w:rsidRPr="009D2B45">
        <w:rPr>
          <w:rStyle w:val="un"/>
          <w:rFonts w:eastAsiaTheme="majorEastAsia"/>
          <w:color w:val="000000" w:themeColor="text1"/>
        </w:rPr>
        <w:t>.</w:t>
      </w:r>
      <w:r w:rsidRPr="009D2B45">
        <w:rPr>
          <w:rStyle w:val="apple-converted-space"/>
          <w:color w:val="000000" w:themeColor="text1"/>
        </w:rPr>
        <w:t> </w:t>
      </w:r>
      <w:r w:rsidRPr="009D2B45">
        <w:rPr>
          <w:rStyle w:val="un"/>
          <w:rFonts w:eastAsiaTheme="majorEastAsia"/>
          <w:color w:val="000000" w:themeColor="text1"/>
        </w:rPr>
        <w:t>Si queremos calcular cuál ha sido la tasa bruta de mortalidad, tendremos que hacer la siguiente operación:</w:t>
      </w:r>
    </w:p>
    <w:p w:rsidR="00976D0B" w:rsidRPr="009D2B45" w:rsidRDefault="00976D0B" w:rsidP="004942F4">
      <w:pPr>
        <w:pStyle w:val="u"/>
        <w:shd w:val="clear" w:color="auto" w:fill="E7E3D9"/>
        <w:spacing w:before="0" w:beforeAutospacing="0" w:after="0" w:afterAutospacing="0" w:line="312" w:lineRule="atLeast"/>
        <w:jc w:val="both"/>
        <w:rPr>
          <w:color w:val="000000" w:themeColor="text1"/>
        </w:rPr>
      </w:pPr>
      <w:r w:rsidRPr="009D2B45">
        <w:rPr>
          <w:rStyle w:val="Textoennegrita"/>
          <w:color w:val="000000" w:themeColor="text1"/>
        </w:rPr>
        <w:t>(15 / 1500) • 1000 = 0,015 • 1000 = 10 ‰</w:t>
      </w:r>
      <w:r w:rsidRPr="009D2B45">
        <w:rPr>
          <w:rStyle w:val="un"/>
          <w:rFonts w:eastAsiaTheme="majorEastAsia"/>
          <w:color w:val="000000" w:themeColor="text1"/>
        </w:rPr>
        <w:t>.</w:t>
      </w:r>
    </w:p>
    <w:p w:rsidR="00976D0B" w:rsidRPr="009D2B45" w:rsidRDefault="00976D0B" w:rsidP="004942F4">
      <w:pPr>
        <w:pStyle w:val="u"/>
        <w:shd w:val="clear" w:color="auto" w:fill="E7E3D9"/>
        <w:spacing w:before="0" w:beforeAutospacing="0" w:after="0" w:afterAutospacing="0" w:line="312" w:lineRule="atLeast"/>
        <w:jc w:val="both"/>
        <w:rPr>
          <w:color w:val="000000" w:themeColor="text1"/>
        </w:rPr>
      </w:pPr>
      <w:r w:rsidRPr="009D2B45">
        <w:rPr>
          <w:rStyle w:val="un"/>
          <w:rFonts w:eastAsiaTheme="majorEastAsia"/>
          <w:color w:val="000000" w:themeColor="text1"/>
        </w:rPr>
        <w:t>Según este resultado, la</w:t>
      </w:r>
      <w:r w:rsidRPr="009D2B45">
        <w:rPr>
          <w:rStyle w:val="apple-converted-space"/>
          <w:color w:val="000000" w:themeColor="text1"/>
        </w:rPr>
        <w:t> </w:t>
      </w:r>
      <w:r w:rsidRPr="009D2B45">
        <w:rPr>
          <w:rStyle w:val="Textoennegrita"/>
          <w:color w:val="000000" w:themeColor="text1"/>
        </w:rPr>
        <w:t>tasa bruta de mortalidad</w:t>
      </w:r>
      <w:r w:rsidRPr="009D2B45">
        <w:rPr>
          <w:rStyle w:val="apple-converted-space"/>
          <w:color w:val="000000" w:themeColor="text1"/>
        </w:rPr>
        <w:t> </w:t>
      </w:r>
      <w:r w:rsidRPr="009D2B45">
        <w:rPr>
          <w:rStyle w:val="un"/>
          <w:rFonts w:eastAsiaTheme="majorEastAsia"/>
          <w:color w:val="000000" w:themeColor="text1"/>
        </w:rPr>
        <w:t>ha sido de 10 defunciones por cada 1000 habitantes.</w:t>
      </w:r>
    </w:p>
    <w:p w:rsidR="00976D0B" w:rsidRPr="009D2B45"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p>
    <w:p w:rsidR="00976D0B" w:rsidRPr="009D2B45"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r w:rsidRPr="009D2B45">
        <w:rPr>
          <w:rStyle w:val="un"/>
          <w:rFonts w:eastAsiaTheme="majorEastAsia"/>
          <w:color w:val="000000" w:themeColor="text1"/>
        </w:rPr>
        <w:t>La</w:t>
      </w:r>
      <w:r w:rsidRPr="009D2B45">
        <w:rPr>
          <w:rStyle w:val="apple-converted-space"/>
          <w:color w:val="000000" w:themeColor="text1"/>
        </w:rPr>
        <w:t> </w:t>
      </w:r>
      <w:r w:rsidRPr="009D2B45">
        <w:rPr>
          <w:rStyle w:val="Textoennegrita"/>
          <w:color w:val="000000" w:themeColor="text1"/>
        </w:rPr>
        <w:t>esperanza de vida</w:t>
      </w:r>
      <w:r w:rsidRPr="009D2B45">
        <w:rPr>
          <w:rStyle w:val="apple-converted-space"/>
          <w:color w:val="000000" w:themeColor="text1"/>
        </w:rPr>
        <w:t> </w:t>
      </w:r>
      <w:r w:rsidRPr="009D2B45">
        <w:rPr>
          <w:rStyle w:val="un"/>
          <w:rFonts w:eastAsiaTheme="majorEastAsia"/>
          <w:color w:val="000000" w:themeColor="text1"/>
        </w:rPr>
        <w:t>es la media de la cantidad de años que vive una determinada población en un cierto per</w:t>
      </w:r>
      <w:r w:rsidR="00411D37">
        <w:rPr>
          <w:rStyle w:val="un"/>
          <w:rFonts w:eastAsiaTheme="majorEastAsia"/>
          <w:color w:val="000000" w:themeColor="text1"/>
        </w:rPr>
        <w:t>i</w:t>
      </w:r>
      <w:r w:rsidRPr="009D2B45">
        <w:rPr>
          <w:rStyle w:val="un"/>
          <w:rFonts w:eastAsiaTheme="majorEastAsia"/>
          <w:color w:val="000000" w:themeColor="text1"/>
        </w:rPr>
        <w:t>odo de tiempo.</w:t>
      </w:r>
    </w:p>
    <w:p w:rsidR="00976D0B" w:rsidRPr="009D2B45" w:rsidRDefault="00976D0B" w:rsidP="004942F4">
      <w:pPr>
        <w:pStyle w:val="u"/>
        <w:shd w:val="clear" w:color="auto" w:fill="FFFFFF"/>
        <w:spacing w:before="0" w:beforeAutospacing="0" w:after="0" w:afterAutospacing="0" w:line="312" w:lineRule="atLeast"/>
        <w:jc w:val="both"/>
        <w:rPr>
          <w:color w:val="000000" w:themeColor="text1"/>
        </w:rPr>
      </w:pPr>
    </w:p>
    <w:p w:rsidR="00976D0B" w:rsidRPr="001D149E" w:rsidRDefault="00976D0B" w:rsidP="004942F4">
      <w:pPr>
        <w:pStyle w:val="u"/>
        <w:shd w:val="clear" w:color="auto" w:fill="FFFFFF"/>
        <w:spacing w:before="0" w:beforeAutospacing="0" w:after="0" w:afterAutospacing="0" w:line="312" w:lineRule="atLeast"/>
        <w:jc w:val="both"/>
        <w:rPr>
          <w:color w:val="000000" w:themeColor="text1"/>
        </w:rPr>
      </w:pPr>
      <w:r w:rsidRPr="009D2B45">
        <w:rPr>
          <w:rStyle w:val="un"/>
          <w:rFonts w:eastAsiaTheme="majorEastAsia"/>
          <w:color w:val="000000" w:themeColor="text1"/>
        </w:rPr>
        <w:t>En las últimas décadas, la población de los países desarrollados ha experimentado un descenso</w:t>
      </w:r>
      <w:r w:rsidRPr="009D2B45">
        <w:rPr>
          <w:rStyle w:val="apple-converted-space"/>
          <w:color w:val="000000" w:themeColor="text1"/>
        </w:rPr>
        <w:t> </w:t>
      </w:r>
      <w:r w:rsidRPr="009D2B45">
        <w:rPr>
          <w:rStyle w:val="Textoennegrita"/>
          <w:color w:val="000000" w:themeColor="text1"/>
        </w:rPr>
        <w:t>importante de la mortalidad</w:t>
      </w:r>
      <w:r w:rsidRPr="009D2B45">
        <w:rPr>
          <w:rStyle w:val="apple-converted-space"/>
          <w:color w:val="000000" w:themeColor="text1"/>
        </w:rPr>
        <w:t> </w:t>
      </w:r>
      <w:r w:rsidRPr="009D2B45">
        <w:rPr>
          <w:rStyle w:val="un"/>
          <w:rFonts w:eastAsiaTheme="majorEastAsia"/>
          <w:color w:val="000000" w:themeColor="text1"/>
        </w:rPr>
        <w:t>y un</w:t>
      </w:r>
      <w:r w:rsidRPr="009D2B45">
        <w:rPr>
          <w:rStyle w:val="apple-converted-space"/>
          <w:color w:val="000000" w:themeColor="text1"/>
        </w:rPr>
        <w:t> </w:t>
      </w:r>
      <w:r w:rsidRPr="009D2B45">
        <w:rPr>
          <w:rStyle w:val="Textoennegrita"/>
          <w:color w:val="000000" w:themeColor="text1"/>
        </w:rPr>
        <w:t>aumento de la esperanza de vida</w:t>
      </w:r>
      <w:r w:rsidRPr="009D2B45">
        <w:rPr>
          <w:rStyle w:val="un"/>
          <w:rFonts w:eastAsiaTheme="majorEastAsia"/>
          <w:color w:val="000000" w:themeColor="text1"/>
        </w:rPr>
        <w:t>, debido sobre todo a las mejoras a nivel sanitario y los avances médicos que han experimentado estos países.</w:t>
      </w:r>
      <w:r w:rsidRPr="009D2B45">
        <w:rPr>
          <w:rStyle w:val="apple-converted-space"/>
          <w:color w:val="000000" w:themeColor="text1"/>
        </w:rPr>
        <w:t> </w:t>
      </w:r>
      <w:r w:rsidRPr="009D2B45">
        <w:rPr>
          <w:rStyle w:val="un"/>
          <w:rFonts w:eastAsiaTheme="majorEastAsia"/>
          <w:color w:val="000000" w:themeColor="text1"/>
        </w:rPr>
        <w:t>Esto, sumado a un importante</w:t>
      </w:r>
      <w:r w:rsidRPr="009D2B45">
        <w:rPr>
          <w:rStyle w:val="apple-converted-space"/>
          <w:color w:val="000000" w:themeColor="text1"/>
        </w:rPr>
        <w:t> </w:t>
      </w:r>
      <w:r w:rsidRPr="009D2B45">
        <w:rPr>
          <w:rStyle w:val="Textoennegrita"/>
          <w:color w:val="000000" w:themeColor="text1"/>
        </w:rPr>
        <w:t>descenso de la natalidad</w:t>
      </w:r>
      <w:r w:rsidRPr="009D2B45">
        <w:rPr>
          <w:rStyle w:val="un"/>
          <w:rFonts w:eastAsiaTheme="majorEastAsia"/>
          <w:color w:val="000000" w:themeColor="text1"/>
        </w:rPr>
        <w:t>, ha contribuido al</w:t>
      </w:r>
      <w:r w:rsidRPr="009D2B45">
        <w:rPr>
          <w:rStyle w:val="apple-converted-space"/>
          <w:color w:val="000000" w:themeColor="text1"/>
        </w:rPr>
        <w:t> </w:t>
      </w:r>
      <w:r w:rsidRPr="009D2B45">
        <w:rPr>
          <w:rStyle w:val="Textoennegrita"/>
          <w:color w:val="000000" w:themeColor="text1"/>
        </w:rPr>
        <w:t>envejecimiento de la población</w:t>
      </w:r>
      <w:r w:rsidRPr="009D2B45">
        <w:rPr>
          <w:rStyle w:val="apple-converted-space"/>
          <w:color w:val="000000" w:themeColor="text1"/>
        </w:rPr>
        <w:t> </w:t>
      </w:r>
      <w:r w:rsidRPr="009D2B45">
        <w:rPr>
          <w:rStyle w:val="un"/>
          <w:rFonts w:eastAsiaTheme="majorEastAsia"/>
          <w:color w:val="000000" w:themeColor="text1"/>
        </w:rPr>
        <w:t>en estas zonas.</w:t>
      </w:r>
    </w:p>
    <w:p w:rsidR="00976D0B" w:rsidRPr="001D149E" w:rsidRDefault="00976D0B" w:rsidP="004942F4">
      <w:pPr>
        <w:shd w:val="clear" w:color="auto" w:fill="FFFFFF"/>
        <w:jc w:val="both"/>
        <w:rPr>
          <w:rFonts w:ascii="Times New Roman" w:hAnsi="Times New Roman" w:cs="Times New Roman"/>
          <w:color w:val="000000" w:themeColor="text1"/>
          <w:sz w:val="24"/>
          <w:szCs w:val="24"/>
        </w:rPr>
      </w:pPr>
    </w:p>
    <w:p w:rsidR="00901BF8" w:rsidRPr="001D149E" w:rsidRDefault="00901BF8" w:rsidP="004942F4">
      <w:pPr>
        <w:shd w:val="clear" w:color="auto" w:fill="FFFFFF"/>
        <w:jc w:val="both"/>
        <w:rPr>
          <w:rFonts w:ascii="Times New Roman" w:hAnsi="Times New Roman" w:cs="Times New Roman"/>
          <w:b/>
          <w:color w:val="000000" w:themeColor="text1"/>
          <w:sz w:val="24"/>
          <w:szCs w:val="24"/>
        </w:rPr>
      </w:pPr>
    </w:p>
    <w:p w:rsidR="00976D0B" w:rsidRPr="001D149E" w:rsidRDefault="00DF0EA1" w:rsidP="004942F4">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sidR="008071BA">
        <w:rPr>
          <w:rFonts w:ascii="Times New Roman" w:hAnsi="Times New Roman" w:cs="Times New Roman"/>
          <w:b/>
          <w:color w:val="000000" w:themeColor="text1"/>
          <w:sz w:val="24"/>
          <w:szCs w:val="24"/>
          <w:highlight w:val="yellow"/>
        </w:rPr>
        <w:t>2</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976D0B" w:rsidRPr="001D149E">
        <w:rPr>
          <w:rFonts w:ascii="Times New Roman" w:hAnsi="Times New Roman" w:cs="Times New Roman"/>
          <w:b/>
          <w:color w:val="000000" w:themeColor="text1"/>
          <w:sz w:val="24"/>
          <w:szCs w:val="24"/>
        </w:rPr>
        <w:t>1.</w:t>
      </w:r>
      <w:r w:rsidR="00503024">
        <w:rPr>
          <w:rFonts w:ascii="Times New Roman" w:hAnsi="Times New Roman" w:cs="Times New Roman"/>
          <w:b/>
          <w:color w:val="000000" w:themeColor="text1"/>
          <w:sz w:val="24"/>
          <w:szCs w:val="24"/>
        </w:rPr>
        <w:t>3</w:t>
      </w:r>
      <w:r w:rsidR="00976D0B" w:rsidRPr="001D149E">
        <w:rPr>
          <w:rFonts w:ascii="Times New Roman" w:hAnsi="Times New Roman" w:cs="Times New Roman"/>
          <w:b/>
          <w:color w:val="000000" w:themeColor="text1"/>
          <w:sz w:val="24"/>
          <w:szCs w:val="24"/>
        </w:rPr>
        <w:t xml:space="preserve"> </w:t>
      </w:r>
      <w:r w:rsidR="00976D0B" w:rsidRPr="001D149E">
        <w:rPr>
          <w:rFonts w:ascii="Times New Roman" w:hAnsi="Times New Roman" w:cs="Times New Roman"/>
          <w:b/>
          <w:bCs/>
          <w:color w:val="000000" w:themeColor="text1"/>
          <w:sz w:val="24"/>
          <w:szCs w:val="24"/>
        </w:rPr>
        <w:t>Consolidación</w:t>
      </w:r>
    </w:p>
    <w:p w:rsidR="00976D0B" w:rsidRDefault="00976D0B" w:rsidP="004942F4">
      <w:pPr>
        <w:pStyle w:val="u"/>
        <w:shd w:val="clear" w:color="auto" w:fill="FFFFFF"/>
        <w:spacing w:before="0" w:beforeAutospacing="0" w:after="0" w:afterAutospacing="0" w:line="312" w:lineRule="atLeast"/>
        <w:jc w:val="both"/>
        <w:rPr>
          <w:rStyle w:val="un"/>
          <w:rFonts w:eastAsiaTheme="majorEastAsia"/>
          <w:color w:val="000000" w:themeColor="text1"/>
        </w:rPr>
      </w:pPr>
      <w:r w:rsidRPr="001D149E">
        <w:rPr>
          <w:rStyle w:val="un"/>
          <w:rFonts w:eastAsiaTheme="majorEastAsia"/>
          <w:color w:val="000000" w:themeColor="text1"/>
        </w:rPr>
        <w:t>Actividades para consolidar lo que has aprendido en esta sección.</w:t>
      </w:r>
    </w:p>
    <w:p w:rsidR="00CF4AE6" w:rsidRDefault="00CF4AE6" w:rsidP="004942F4">
      <w:pPr>
        <w:pStyle w:val="u"/>
        <w:shd w:val="clear" w:color="auto" w:fill="FFFFFF"/>
        <w:spacing w:before="0" w:beforeAutospacing="0" w:after="0" w:afterAutospacing="0" w:line="312" w:lineRule="atLeast"/>
        <w:jc w:val="both"/>
        <w:rPr>
          <w:rStyle w:val="un"/>
          <w:rFonts w:eastAsiaTheme="majorEastAsia"/>
          <w:color w:val="000000" w:themeColor="text1"/>
        </w:rPr>
      </w:pPr>
    </w:p>
    <w:tbl>
      <w:tblPr>
        <w:tblStyle w:val="Tablaconcuadrcula"/>
        <w:tblW w:w="0" w:type="auto"/>
        <w:tblLook w:val="04A0" w:firstRow="1" w:lastRow="0" w:firstColumn="1" w:lastColumn="0" w:noHBand="0" w:noVBand="1"/>
      </w:tblPr>
      <w:tblGrid>
        <w:gridCol w:w="2518"/>
        <w:gridCol w:w="6536"/>
      </w:tblGrid>
      <w:tr w:rsidR="00CF4AE6" w:rsidRPr="001C1BDC" w:rsidTr="006F4EA1">
        <w:tc>
          <w:tcPr>
            <w:tcW w:w="9054" w:type="dxa"/>
            <w:gridSpan w:val="2"/>
            <w:shd w:val="clear" w:color="auto" w:fill="000000" w:themeFill="text1"/>
          </w:tcPr>
          <w:p w:rsidR="00CF4AE6" w:rsidRPr="001C1BDC" w:rsidRDefault="00CF4AE6" w:rsidP="006F4EA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E23F34">
              <w:rPr>
                <w:rFonts w:ascii="Times New Roman" w:hAnsi="Times New Roman" w:cs="Times New Roman"/>
                <w:b/>
                <w:color w:val="FFFFFF" w:themeColor="background1"/>
                <w:sz w:val="24"/>
                <w:szCs w:val="24"/>
              </w:rPr>
              <w:t>.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CF4AE6" w:rsidRPr="001C1BDC" w:rsidTr="006F4EA1">
        <w:tc>
          <w:tcPr>
            <w:tcW w:w="2518" w:type="dxa"/>
          </w:tcPr>
          <w:p w:rsidR="00CF4AE6" w:rsidRPr="001C1BDC" w:rsidRDefault="00CF4AE6" w:rsidP="006F4EA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F4AE6" w:rsidRPr="001C1BDC" w:rsidRDefault="00CF4AE6"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4</w:t>
            </w:r>
            <w:r w:rsidRPr="001C1BDC">
              <w:rPr>
                <w:rFonts w:ascii="Times New Roman" w:hAnsi="Times New Roman" w:cs="Times New Roman"/>
                <w:color w:val="000000" w:themeColor="text1"/>
                <w:sz w:val="24"/>
                <w:szCs w:val="24"/>
              </w:rPr>
              <w:t>0</w:t>
            </w:r>
          </w:p>
        </w:tc>
      </w:tr>
      <w:tr w:rsidR="00CF4AE6" w:rsidRPr="001C1BDC" w:rsidTr="006F4EA1">
        <w:tc>
          <w:tcPr>
            <w:tcW w:w="2518" w:type="dxa"/>
          </w:tcPr>
          <w:p w:rsidR="00CF4AE6" w:rsidRPr="001C1BDC" w:rsidRDefault="00CF4AE6" w:rsidP="006F4EA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F4AE6" w:rsidRPr="000564BA" w:rsidRDefault="00CF4AE6" w:rsidP="006F4EA1">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/La población/</w:t>
            </w:r>
            <w:r w:rsidR="009D2B45">
              <w:rPr>
                <w:color w:val="000000" w:themeColor="text1"/>
              </w:rPr>
              <w:t xml:space="preserve">1 </w:t>
            </w:r>
            <w:r>
              <w:rPr>
                <w:color w:val="000000" w:themeColor="text1"/>
              </w:rPr>
              <w:t>El crecimiento natural</w:t>
            </w:r>
          </w:p>
        </w:tc>
      </w:tr>
      <w:tr w:rsidR="00CF4AE6" w:rsidRPr="001C1BDC" w:rsidTr="006F4EA1">
        <w:tc>
          <w:tcPr>
            <w:tcW w:w="2518" w:type="dxa"/>
          </w:tcPr>
          <w:p w:rsidR="00CF4AE6" w:rsidRPr="001C1BDC" w:rsidRDefault="00CF4AE6" w:rsidP="006F4EA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CF4AE6" w:rsidRDefault="00CF4AE6" w:rsidP="006F4EA1">
            <w:pPr>
              <w:shd w:val="clear" w:color="auto" w:fill="FFFFFF"/>
              <w:spacing w:after="100" w:afterAutospacing="1" w:line="245" w:lineRule="atLeast"/>
              <w:jc w:val="both"/>
              <w:rPr>
                <w:color w:val="000000" w:themeColor="text1"/>
                <w:sz w:val="24"/>
                <w:szCs w:val="24"/>
              </w:rPr>
            </w:pPr>
            <w:r>
              <w:rPr>
                <w:color w:val="000000" w:themeColor="text1"/>
                <w:sz w:val="24"/>
                <w:szCs w:val="24"/>
              </w:rPr>
              <w:t>Cambiar en el enunciado:</w:t>
            </w:r>
          </w:p>
          <w:p w:rsidR="00CF4AE6" w:rsidRPr="000E312B" w:rsidRDefault="00CF4AE6" w:rsidP="00CF4AE6">
            <w:pPr>
              <w:rPr>
                <w:rFonts w:ascii="Times New Roman" w:hAnsi="Times New Roman" w:cs="Times New Roman"/>
                <w:color w:val="000000" w:themeColor="text1"/>
                <w:sz w:val="24"/>
                <w:szCs w:val="24"/>
              </w:rPr>
            </w:pPr>
            <w:r w:rsidRPr="000E312B">
              <w:t xml:space="preserve">Dice: </w:t>
            </w:r>
            <w:r w:rsidRPr="000E312B">
              <w:rPr>
                <w:color w:val="FF0000"/>
              </w:rPr>
              <w:t xml:space="preserve">¨Si es necesario, entrega las respuestas en mano” </w:t>
            </w:r>
            <w:r w:rsidRPr="000E312B">
              <w:t xml:space="preserve">debe decir: </w:t>
            </w:r>
            <w:r w:rsidRPr="000E312B">
              <w:rPr>
                <w:color w:val="FF0000"/>
              </w:rPr>
              <w:t>¨Si es necesario, entrega las respuestas por escrito”</w:t>
            </w:r>
          </w:p>
          <w:p w:rsidR="00CF4AE6" w:rsidRDefault="00CF4AE6" w:rsidP="006F4EA1">
            <w:pPr>
              <w:shd w:val="clear" w:color="auto" w:fill="FFFFFF"/>
              <w:spacing w:after="100" w:afterAutospacing="1" w:line="245" w:lineRule="atLeast"/>
              <w:jc w:val="both"/>
              <w:rPr>
                <w:color w:val="000000" w:themeColor="text1"/>
                <w:sz w:val="24"/>
                <w:szCs w:val="24"/>
              </w:rPr>
            </w:pPr>
          </w:p>
          <w:p w:rsidR="00CF4AE6" w:rsidRDefault="00CF4AE6" w:rsidP="006F4EA1">
            <w:pPr>
              <w:shd w:val="clear" w:color="auto" w:fill="FFFFFF"/>
              <w:spacing w:after="100" w:afterAutospacing="1" w:line="245" w:lineRule="atLeast"/>
              <w:jc w:val="both"/>
              <w:rPr>
                <w:color w:val="000000" w:themeColor="text1"/>
                <w:sz w:val="24"/>
                <w:szCs w:val="24"/>
              </w:rPr>
            </w:pPr>
          </w:p>
          <w:p w:rsidR="00CF4AE6" w:rsidRDefault="00CF4AE6" w:rsidP="006F4EA1">
            <w:pPr>
              <w:shd w:val="clear" w:color="auto" w:fill="FFFFFF"/>
              <w:spacing w:after="100" w:afterAutospacing="1" w:line="245" w:lineRule="atLeast"/>
              <w:jc w:val="both"/>
              <w:rPr>
                <w:color w:val="000000" w:themeColor="text1"/>
                <w:sz w:val="24"/>
                <w:szCs w:val="24"/>
              </w:rPr>
            </w:pPr>
            <w:r>
              <w:rPr>
                <w:color w:val="000000" w:themeColor="text1"/>
                <w:sz w:val="24"/>
                <w:szCs w:val="24"/>
              </w:rPr>
              <w:t>Agregar estas preguntas:</w:t>
            </w:r>
          </w:p>
          <w:p w:rsidR="00CF4AE6" w:rsidRPr="00E07A64" w:rsidRDefault="00E07A64" w:rsidP="00E07A64">
            <w:pPr>
              <w:pStyle w:val="Prrafodelista"/>
              <w:numPr>
                <w:ilvl w:val="0"/>
                <w:numId w:val="13"/>
              </w:numPr>
              <w:shd w:val="clear" w:color="auto" w:fill="FFFFFF"/>
              <w:spacing w:after="100" w:afterAutospacing="1" w:line="245" w:lineRule="atLeast"/>
              <w:jc w:val="both"/>
              <w:rPr>
                <w:color w:val="000000" w:themeColor="text1"/>
                <w:sz w:val="24"/>
                <w:szCs w:val="24"/>
              </w:rPr>
            </w:pPr>
            <w:r w:rsidRPr="00E07A64">
              <w:rPr>
                <w:color w:val="000000" w:themeColor="text1"/>
                <w:sz w:val="24"/>
                <w:szCs w:val="24"/>
              </w:rPr>
              <w:t>Enumera las posibles condiciones que contribu</w:t>
            </w:r>
            <w:r w:rsidR="00802257">
              <w:rPr>
                <w:color w:val="000000" w:themeColor="text1"/>
                <w:sz w:val="24"/>
                <w:szCs w:val="24"/>
              </w:rPr>
              <w:t xml:space="preserve">yen </w:t>
            </w:r>
            <w:r w:rsidRPr="00E07A64">
              <w:rPr>
                <w:color w:val="000000" w:themeColor="text1"/>
                <w:sz w:val="24"/>
                <w:szCs w:val="24"/>
              </w:rPr>
              <w:t xml:space="preserve"> a la disminución de la mortalidad en un país.</w:t>
            </w:r>
          </w:p>
          <w:p w:rsidR="00E07A64" w:rsidRDefault="00E07A64" w:rsidP="00E07A64">
            <w:pPr>
              <w:pStyle w:val="Prrafodelista"/>
              <w:numPr>
                <w:ilvl w:val="0"/>
                <w:numId w:val="13"/>
              </w:numPr>
              <w:shd w:val="clear" w:color="auto" w:fill="FFFFFF"/>
              <w:spacing w:after="100" w:afterAutospacing="1" w:line="245" w:lineRule="atLeast"/>
              <w:jc w:val="both"/>
              <w:rPr>
                <w:color w:val="000000" w:themeColor="text1"/>
                <w:sz w:val="24"/>
                <w:szCs w:val="24"/>
              </w:rPr>
            </w:pPr>
            <w:r w:rsidRPr="00E07A64">
              <w:rPr>
                <w:color w:val="000000" w:themeColor="text1"/>
                <w:sz w:val="24"/>
                <w:szCs w:val="24"/>
              </w:rPr>
              <w:t>¿Por qué crees que los países europeos experimentan envejecimiento de la población y en los países latinoamericanos no?</w:t>
            </w:r>
          </w:p>
          <w:p w:rsidR="00E07A64" w:rsidRPr="00E07A64" w:rsidRDefault="00E07A64" w:rsidP="00E07A64">
            <w:pPr>
              <w:pStyle w:val="Prrafodelista"/>
              <w:numPr>
                <w:ilvl w:val="0"/>
                <w:numId w:val="13"/>
              </w:numPr>
              <w:shd w:val="clear" w:color="auto" w:fill="FFFFFF"/>
              <w:spacing w:after="100" w:afterAutospacing="1" w:line="245" w:lineRule="atLeast"/>
              <w:jc w:val="both"/>
              <w:rPr>
                <w:color w:val="000000" w:themeColor="text1"/>
                <w:sz w:val="24"/>
                <w:szCs w:val="24"/>
              </w:rPr>
            </w:pPr>
            <w:r>
              <w:rPr>
                <w:color w:val="000000" w:themeColor="text1"/>
                <w:sz w:val="24"/>
                <w:szCs w:val="24"/>
              </w:rPr>
              <w:t xml:space="preserve">Investiga cuál es el índice de esperanza de vida en tu país. Compáralo con el de otro país, como China o </w:t>
            </w:r>
            <w:r>
              <w:rPr>
                <w:color w:val="000000" w:themeColor="text1"/>
                <w:sz w:val="24"/>
                <w:szCs w:val="24"/>
              </w:rPr>
              <w:lastRenderedPageBreak/>
              <w:t>Australia.</w:t>
            </w:r>
          </w:p>
          <w:p w:rsidR="00E07A64" w:rsidRPr="00E07A64" w:rsidRDefault="00E07A64" w:rsidP="00E07A64">
            <w:pPr>
              <w:shd w:val="clear" w:color="auto" w:fill="FFFFFF"/>
              <w:spacing w:after="100" w:afterAutospacing="1" w:line="245" w:lineRule="atLeast"/>
              <w:jc w:val="both"/>
              <w:rPr>
                <w:color w:val="000000" w:themeColor="text1"/>
                <w:sz w:val="24"/>
                <w:szCs w:val="24"/>
              </w:rPr>
            </w:pPr>
          </w:p>
          <w:p w:rsidR="00CF4AE6" w:rsidRPr="001C1BDC" w:rsidRDefault="00CF4AE6" w:rsidP="00E07A64">
            <w:pPr>
              <w:shd w:val="clear" w:color="auto" w:fill="FFFFFF"/>
              <w:spacing w:after="100" w:afterAutospacing="1" w:line="245" w:lineRule="atLeast"/>
              <w:jc w:val="both"/>
              <w:rPr>
                <w:color w:val="000000" w:themeColor="text1"/>
                <w:sz w:val="24"/>
                <w:szCs w:val="24"/>
              </w:rPr>
            </w:pPr>
          </w:p>
        </w:tc>
      </w:tr>
      <w:tr w:rsidR="00CF4AE6" w:rsidRPr="001C1BDC" w:rsidTr="006F4EA1">
        <w:tc>
          <w:tcPr>
            <w:tcW w:w="2518" w:type="dxa"/>
          </w:tcPr>
          <w:p w:rsidR="00CF4AE6" w:rsidRPr="001C1BDC" w:rsidRDefault="00CF4AE6" w:rsidP="006F4EA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CF4AE6" w:rsidRPr="001D149E" w:rsidRDefault="00E07A64" w:rsidP="006F4EA1">
            <w:pPr>
              <w:pStyle w:val="tab1"/>
              <w:shd w:val="clear" w:color="auto" w:fill="FFFFFF"/>
              <w:spacing w:before="136" w:beforeAutospacing="0" w:after="136" w:afterAutospacing="0" w:line="245" w:lineRule="atLeast"/>
              <w:jc w:val="both"/>
              <w:rPr>
                <w:color w:val="000000" w:themeColor="text1"/>
              </w:rPr>
            </w:pPr>
            <w:r>
              <w:rPr>
                <w:color w:val="000000" w:themeColor="text1"/>
                <w:kern w:val="36"/>
              </w:rPr>
              <w:t xml:space="preserve">Refuerza tu aprendizaje: </w:t>
            </w:r>
            <w:r w:rsidRPr="00726578">
              <w:rPr>
                <w:color w:val="000000" w:themeColor="text1"/>
              </w:rPr>
              <w:t>Factores demográficos</w:t>
            </w:r>
          </w:p>
          <w:p w:rsidR="00CF4AE6" w:rsidRDefault="00CF4AE6" w:rsidP="006F4EA1">
            <w:pPr>
              <w:jc w:val="both"/>
              <w:rPr>
                <w:rFonts w:ascii="Times New Roman" w:eastAsia="Times New Roman" w:hAnsi="Times New Roman" w:cs="Times New Roman"/>
                <w:color w:val="000000" w:themeColor="text1"/>
                <w:sz w:val="24"/>
                <w:szCs w:val="24"/>
              </w:rPr>
            </w:pPr>
          </w:p>
          <w:p w:rsidR="00CF4AE6" w:rsidRPr="001D149E" w:rsidRDefault="00CF4AE6" w:rsidP="006F4EA1">
            <w:pPr>
              <w:jc w:val="both"/>
              <w:rPr>
                <w:rFonts w:ascii="Times New Roman" w:eastAsia="Times New Roman" w:hAnsi="Times New Roman" w:cs="Times New Roman"/>
                <w:color w:val="000000" w:themeColor="text1"/>
                <w:sz w:val="24"/>
                <w:szCs w:val="24"/>
              </w:rPr>
            </w:pPr>
          </w:p>
          <w:p w:rsidR="00CF4AE6" w:rsidRPr="001C1BDC" w:rsidRDefault="00CF4AE6" w:rsidP="006F4EA1">
            <w:pPr>
              <w:jc w:val="both"/>
              <w:rPr>
                <w:rFonts w:ascii="Times New Roman" w:hAnsi="Times New Roman" w:cs="Times New Roman"/>
                <w:color w:val="000000" w:themeColor="text1"/>
                <w:sz w:val="24"/>
                <w:szCs w:val="24"/>
              </w:rPr>
            </w:pPr>
          </w:p>
        </w:tc>
      </w:tr>
      <w:tr w:rsidR="00CF4AE6" w:rsidRPr="001C1BDC" w:rsidTr="006F4EA1">
        <w:tc>
          <w:tcPr>
            <w:tcW w:w="2518" w:type="dxa"/>
          </w:tcPr>
          <w:p w:rsidR="00CF4AE6" w:rsidRPr="001C1BDC" w:rsidRDefault="00CF4AE6" w:rsidP="006F4EA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CF4AE6" w:rsidRPr="001C1BDC" w:rsidRDefault="00E07A64" w:rsidP="006F4EA1">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Actividades </w:t>
            </w:r>
            <w:r w:rsidRPr="00E07A64">
              <w:rPr>
                <w:rFonts w:ascii="Times New Roman" w:eastAsia="Times New Roman" w:hAnsi="Times New Roman" w:cs="Times New Roman"/>
                <w:color w:val="000000" w:themeColor="text1"/>
                <w:sz w:val="24"/>
                <w:szCs w:val="24"/>
              </w:rPr>
              <w:t xml:space="preserve">sobre </w:t>
            </w:r>
            <w:r w:rsidRPr="00E07A64">
              <w:rPr>
                <w:rFonts w:ascii="Times New Roman" w:hAnsi="Times New Roman" w:cs="Times New Roman"/>
                <w:color w:val="000000" w:themeColor="text1"/>
                <w:sz w:val="24"/>
                <w:szCs w:val="24"/>
              </w:rPr>
              <w:t>Factores demográficos</w:t>
            </w:r>
          </w:p>
        </w:tc>
      </w:tr>
    </w:tbl>
    <w:p w:rsidR="00CF4AE6" w:rsidRPr="001D149E" w:rsidRDefault="00CF4AE6" w:rsidP="004942F4">
      <w:pPr>
        <w:pStyle w:val="u"/>
        <w:shd w:val="clear" w:color="auto" w:fill="FFFFFF"/>
        <w:spacing w:before="0" w:beforeAutospacing="0" w:after="0" w:afterAutospacing="0" w:line="312" w:lineRule="atLeast"/>
        <w:jc w:val="both"/>
        <w:rPr>
          <w:color w:val="000000" w:themeColor="text1"/>
        </w:rPr>
      </w:pPr>
    </w:p>
    <w:p w:rsidR="00901BF8" w:rsidRDefault="00901BF8" w:rsidP="004942F4">
      <w:pPr>
        <w:jc w:val="both"/>
        <w:rPr>
          <w:rFonts w:ascii="Times New Roman" w:hAnsi="Times New Roman" w:cs="Times New Roman"/>
          <w:b/>
          <w:color w:val="000000" w:themeColor="text1"/>
          <w:sz w:val="24"/>
          <w:szCs w:val="24"/>
        </w:rPr>
      </w:pPr>
    </w:p>
    <w:p w:rsidR="008071BA" w:rsidRPr="001D149E" w:rsidRDefault="008071BA" w:rsidP="004942F4">
      <w:pPr>
        <w:jc w:val="both"/>
        <w:rPr>
          <w:rFonts w:ascii="Times New Roman" w:hAnsi="Times New Roman" w:cs="Times New Roman"/>
          <w:b/>
          <w:color w:val="000000" w:themeColor="text1"/>
          <w:sz w:val="24"/>
          <w:szCs w:val="24"/>
        </w:rPr>
      </w:pPr>
    </w:p>
    <w:p w:rsidR="0089151D" w:rsidRPr="001D149E" w:rsidRDefault="008071BA" w:rsidP="004942F4">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1</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2</w:t>
      </w:r>
      <w:r w:rsidR="0089151D" w:rsidRPr="001D149E">
        <w:rPr>
          <w:rFonts w:ascii="Times New Roman" w:hAnsi="Times New Roman" w:cs="Times New Roman"/>
          <w:b/>
          <w:color w:val="000000" w:themeColor="text1"/>
          <w:sz w:val="24"/>
          <w:szCs w:val="24"/>
        </w:rPr>
        <w:t xml:space="preserve"> </w:t>
      </w:r>
      <w:r w:rsidR="00BD7E70">
        <w:rPr>
          <w:rFonts w:ascii="Times New Roman" w:hAnsi="Times New Roman" w:cs="Times New Roman"/>
          <w:b/>
          <w:color w:val="000000" w:themeColor="text1"/>
          <w:sz w:val="24"/>
          <w:szCs w:val="24"/>
        </w:rPr>
        <w:t>La d</w:t>
      </w:r>
      <w:r w:rsidR="0089151D" w:rsidRPr="001D149E">
        <w:rPr>
          <w:rFonts w:ascii="Times New Roman" w:hAnsi="Times New Roman" w:cs="Times New Roman"/>
          <w:b/>
          <w:color w:val="000000" w:themeColor="text1"/>
          <w:sz w:val="24"/>
          <w:szCs w:val="24"/>
        </w:rPr>
        <w:t>istribución de la población mundial</w:t>
      </w:r>
    </w:p>
    <w:p w:rsidR="00B660E0" w:rsidRPr="009D2B45" w:rsidRDefault="00B660E0"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La población mundial se reparte de forma desigual en el planeta. Las </w:t>
      </w:r>
      <w:r w:rsidRPr="009D2B45">
        <w:rPr>
          <w:rFonts w:ascii="Times New Roman" w:eastAsia="Times New Roman" w:hAnsi="Times New Roman" w:cs="Times New Roman"/>
          <w:b/>
          <w:bCs/>
          <w:color w:val="000000" w:themeColor="text1"/>
          <w:sz w:val="24"/>
          <w:szCs w:val="24"/>
        </w:rPr>
        <w:t>zonas más pobladas</w:t>
      </w:r>
      <w:r w:rsidRPr="009D2B45">
        <w:rPr>
          <w:rFonts w:ascii="Times New Roman" w:eastAsia="Times New Roman" w:hAnsi="Times New Roman" w:cs="Times New Roman"/>
          <w:color w:val="000000" w:themeColor="text1"/>
          <w:sz w:val="24"/>
          <w:szCs w:val="24"/>
        </w:rPr>
        <w:t> son:</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La costa oriental de China y Japón.</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 xml:space="preserve">Las islas del </w:t>
      </w:r>
      <w:r w:rsidR="00F109C5">
        <w:rPr>
          <w:rFonts w:ascii="Times New Roman" w:eastAsia="Times New Roman" w:hAnsi="Times New Roman" w:cs="Times New Roman"/>
          <w:color w:val="000000" w:themeColor="text1"/>
          <w:sz w:val="24"/>
          <w:szCs w:val="24"/>
        </w:rPr>
        <w:t>s</w:t>
      </w:r>
      <w:r w:rsidRPr="009D2B45">
        <w:rPr>
          <w:rFonts w:ascii="Times New Roman" w:eastAsia="Times New Roman" w:hAnsi="Times New Roman" w:cs="Times New Roman"/>
          <w:color w:val="000000" w:themeColor="text1"/>
          <w:sz w:val="24"/>
          <w:szCs w:val="24"/>
        </w:rPr>
        <w:t>udeste asiático.</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El subcontinente indio.</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Próximo Oriente.</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El valle del Nilo.</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El golfo de Guinea.</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Europa occidental.</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El nordeste de Estados Unidos.</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Ciudad de México.</w:t>
      </w:r>
    </w:p>
    <w:p w:rsidR="00B660E0" w:rsidRPr="009D2B45" w:rsidRDefault="00B660E0" w:rsidP="004942F4">
      <w:pPr>
        <w:numPr>
          <w:ilvl w:val="0"/>
          <w:numId w:val="5"/>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El sudeste de Brasil y el norte de Argentina.</w:t>
      </w:r>
    </w:p>
    <w:p w:rsidR="00282CB5" w:rsidRPr="001D149E" w:rsidRDefault="00282CB5" w:rsidP="004942F4">
      <w:pPr>
        <w:jc w:val="both"/>
        <w:rPr>
          <w:rFonts w:ascii="Times New Roman" w:hAnsi="Times New Roman" w:cs="Times New Roman"/>
          <w:b/>
          <w:color w:val="000000" w:themeColor="text1"/>
          <w:sz w:val="24"/>
          <w:szCs w:val="24"/>
        </w:rPr>
      </w:pPr>
    </w:p>
    <w:p w:rsidR="00B660E0" w:rsidRPr="001D149E" w:rsidRDefault="00B660E0" w:rsidP="00911C39">
      <w:pPr>
        <w:jc w:val="center"/>
        <w:rPr>
          <w:rFonts w:ascii="Times New Roman" w:hAnsi="Times New Roman" w:cs="Times New Roman"/>
          <w:b/>
          <w:color w:val="000000" w:themeColor="text1"/>
          <w:sz w:val="24"/>
          <w:szCs w:val="24"/>
        </w:rPr>
      </w:pPr>
    </w:p>
    <w:p w:rsidR="002E25C5" w:rsidRDefault="002E25C5" w:rsidP="004942F4">
      <w:p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E25C5" w:rsidRPr="000564BA" w:rsidTr="009A4612">
        <w:tc>
          <w:tcPr>
            <w:tcW w:w="9054" w:type="dxa"/>
            <w:gridSpan w:val="2"/>
            <w:shd w:val="clear" w:color="auto" w:fill="0D0D0D" w:themeFill="text1" w:themeFillTint="F2"/>
          </w:tcPr>
          <w:p w:rsidR="002E25C5" w:rsidRPr="000564BA" w:rsidRDefault="002E25C5" w:rsidP="009A4612">
            <w:pPr>
              <w:jc w:val="center"/>
              <w:rPr>
                <w:rFonts w:ascii="Times New Roman" w:hAnsi="Times New Roman" w:cs="Times New Roman"/>
                <w:b/>
                <w:color w:val="FFFFFF" w:themeColor="background1"/>
                <w:sz w:val="24"/>
                <w:szCs w:val="24"/>
              </w:rPr>
            </w:pPr>
            <w:r w:rsidRPr="000564BA">
              <w:rPr>
                <w:rFonts w:ascii="Times New Roman" w:hAnsi="Times New Roman" w:cs="Times New Roman"/>
                <w:b/>
                <w:color w:val="FFFFFF" w:themeColor="background1"/>
                <w:sz w:val="24"/>
                <w:szCs w:val="24"/>
              </w:rPr>
              <w:t>Imagen (fotografía, gráfica o ilustración)</w:t>
            </w:r>
          </w:p>
        </w:tc>
      </w:tr>
      <w:tr w:rsidR="002E25C5" w:rsidRPr="000564BA" w:rsidTr="009A4612">
        <w:tc>
          <w:tcPr>
            <w:tcW w:w="1668" w:type="dxa"/>
          </w:tcPr>
          <w:p w:rsidR="002E25C5" w:rsidRPr="00BE3963" w:rsidRDefault="002E25C5" w:rsidP="009A4612">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2E25C5" w:rsidRPr="000564BA" w:rsidRDefault="002E25C5" w:rsidP="002E25C5">
            <w:pPr>
              <w:rPr>
                <w:rFonts w:ascii="Times New Roman" w:hAnsi="Times New Roman" w:cs="Times New Roman"/>
                <w:b/>
                <w:color w:val="000000" w:themeColor="text1"/>
                <w:sz w:val="24"/>
                <w:szCs w:val="24"/>
              </w:rPr>
            </w:pPr>
            <w:r w:rsidRPr="000564BA">
              <w:rPr>
                <w:rFonts w:ascii="Times New Roman" w:hAnsi="Times New Roman" w:cs="Times New Roman"/>
                <w:b/>
                <w:color w:val="000000" w:themeColor="text1"/>
                <w:sz w:val="24"/>
                <w:szCs w:val="24"/>
              </w:rPr>
              <w:t>CS_09_10_IMG0</w:t>
            </w:r>
            <w:r>
              <w:rPr>
                <w:rFonts w:ascii="Times New Roman" w:hAnsi="Times New Roman" w:cs="Times New Roman"/>
                <w:b/>
                <w:color w:val="000000" w:themeColor="text1"/>
                <w:sz w:val="24"/>
                <w:szCs w:val="24"/>
              </w:rPr>
              <w:t>2</w:t>
            </w:r>
          </w:p>
        </w:tc>
      </w:tr>
      <w:tr w:rsidR="002E25C5" w:rsidRPr="00BE3963" w:rsidTr="009A4612">
        <w:tc>
          <w:tcPr>
            <w:tcW w:w="1668" w:type="dxa"/>
          </w:tcPr>
          <w:p w:rsidR="002E25C5" w:rsidRPr="00BE3963" w:rsidRDefault="002E25C5" w:rsidP="009A4612">
            <w:pPr>
              <w:rPr>
                <w:rFonts w:ascii="Times New Roman" w:hAnsi="Times New Roman" w:cs="Times New Roman"/>
                <w:b/>
                <w:color w:val="000000" w:themeColor="text1"/>
                <w:sz w:val="24"/>
                <w:szCs w:val="24"/>
              </w:rPr>
            </w:pPr>
          </w:p>
        </w:tc>
        <w:tc>
          <w:tcPr>
            <w:tcW w:w="7386" w:type="dxa"/>
          </w:tcPr>
          <w:p w:rsidR="002E25C5" w:rsidRPr="00BE3963" w:rsidRDefault="002E25C5" w:rsidP="009A4612">
            <w:pPr>
              <w:rPr>
                <w:rStyle w:val="un"/>
                <w:rFonts w:ascii="Times New Roman" w:eastAsia="Times New Roman" w:hAnsi="Times New Roman" w:cs="Times New Roman"/>
                <w:b/>
                <w:bCs/>
                <w:color w:val="000000" w:themeColor="text1"/>
                <w:sz w:val="24"/>
                <w:szCs w:val="24"/>
              </w:rPr>
            </w:pPr>
            <w:r>
              <w:rPr>
                <w:rFonts w:ascii="Times New Roman" w:hAnsi="Times New Roman" w:cs="Times New Roman"/>
                <w:color w:val="000000" w:themeColor="text1"/>
                <w:kern w:val="36"/>
                <w:sz w:val="24"/>
                <w:szCs w:val="24"/>
              </w:rPr>
              <w:t xml:space="preserve"> </w:t>
            </w:r>
          </w:p>
        </w:tc>
      </w:tr>
      <w:tr w:rsidR="002E25C5" w:rsidRPr="00BE3963" w:rsidTr="009A4612">
        <w:tc>
          <w:tcPr>
            <w:tcW w:w="1668" w:type="dxa"/>
          </w:tcPr>
          <w:p w:rsidR="002E25C5" w:rsidRPr="00BE3963" w:rsidRDefault="002E25C5" w:rsidP="009A4612">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2E25C5" w:rsidRPr="009D2B45" w:rsidRDefault="002E25C5" w:rsidP="009A4612">
            <w:pPr>
              <w:rPr>
                <w:rStyle w:val="un"/>
                <w:rFonts w:ascii="Times New Roman" w:eastAsia="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 xml:space="preserve"> </w:t>
            </w:r>
            <w:r w:rsidR="009D2B45" w:rsidRPr="009D2B45">
              <w:rPr>
                <w:rStyle w:val="un"/>
                <w:rFonts w:ascii="Times New Roman" w:eastAsia="Times New Roman" w:hAnsi="Times New Roman" w:cs="Times New Roman"/>
                <w:bCs/>
                <w:color w:val="000000" w:themeColor="text1"/>
                <w:sz w:val="24"/>
                <w:szCs w:val="24"/>
              </w:rPr>
              <w:t>6 Primaria Ciencias sociales/La población/4 La población en el mundo</w:t>
            </w:r>
          </w:p>
          <w:p w:rsidR="002E25C5" w:rsidRPr="00BE3963" w:rsidRDefault="002E25C5" w:rsidP="009A4612">
            <w:pPr>
              <w:rPr>
                <w:rFonts w:ascii="Times New Roman" w:hAnsi="Times New Roman" w:cs="Times New Roman"/>
                <w:color w:val="000000" w:themeColor="text1"/>
                <w:sz w:val="24"/>
                <w:szCs w:val="24"/>
              </w:rPr>
            </w:pPr>
          </w:p>
        </w:tc>
      </w:tr>
      <w:tr w:rsidR="002E25C5" w:rsidRPr="00BE3963" w:rsidTr="009A4612">
        <w:tc>
          <w:tcPr>
            <w:tcW w:w="1668" w:type="dxa"/>
          </w:tcPr>
          <w:p w:rsidR="002E25C5" w:rsidRPr="00BE3963" w:rsidRDefault="002E25C5" w:rsidP="009A4612">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2E25C5" w:rsidRPr="00BE3963" w:rsidRDefault="002E25C5" w:rsidP="009A4612">
            <w:pPr>
              <w:spacing w:after="200" w:line="276" w:lineRule="auto"/>
              <w:rPr>
                <w:rFonts w:ascii="Times New Roman" w:hAnsi="Times New Roman" w:cs="Times New Roman"/>
                <w:color w:val="000000" w:themeColor="text1"/>
                <w:sz w:val="24"/>
                <w:szCs w:val="24"/>
              </w:rPr>
            </w:pPr>
            <w:r w:rsidRPr="001D149E">
              <w:rPr>
                <w:rFonts w:ascii="Times New Roman" w:hAnsi="Times New Roman" w:cs="Times New Roman"/>
                <w:noProof/>
                <w:color w:val="000000" w:themeColor="text1"/>
                <w:sz w:val="24"/>
                <w:szCs w:val="24"/>
              </w:rPr>
              <w:drawing>
                <wp:inline distT="0" distB="0" distL="0" distR="0" wp14:anchorId="20FCF7E9" wp14:editId="23BF5E5E">
                  <wp:extent cx="1998632" cy="1319841"/>
                  <wp:effectExtent l="0" t="0" r="0" b="0"/>
                  <wp:docPr id="11" name="Imagen 11" descr="http://profesores.aulaplaneta.com/DNNPlayerPackages/Package14784/InfoGuion/cuadernoestudio/images_xml/MS_3C_02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84/InfoGuion/cuadernoestudio/images_xml/MS_3C_02_img3_small.jpg"/>
                          <pic:cNvPicPr>
                            <a:picLocks noChangeAspect="1" noChangeArrowheads="1"/>
                          </pic:cNvPicPr>
                        </pic:nvPicPr>
                        <pic:blipFill>
                          <a:blip r:embed="rId14" cstate="print"/>
                          <a:srcRect/>
                          <a:stretch>
                            <a:fillRect/>
                          </a:stretch>
                        </pic:blipFill>
                        <pic:spPr bwMode="auto">
                          <a:xfrm>
                            <a:off x="0" y="0"/>
                            <a:ext cx="1998690" cy="1319879"/>
                          </a:xfrm>
                          <a:prstGeom prst="rect">
                            <a:avLst/>
                          </a:prstGeom>
                          <a:noFill/>
                          <a:ln w="9525">
                            <a:noFill/>
                            <a:miter lim="800000"/>
                            <a:headEnd/>
                            <a:tailEnd/>
                          </a:ln>
                        </pic:spPr>
                      </pic:pic>
                    </a:graphicData>
                  </a:graphic>
                </wp:inline>
              </w:drawing>
            </w:r>
            <w:r w:rsidR="00B66C21">
              <w:rPr>
                <w:rFonts w:ascii="Times New Roman" w:hAnsi="Times New Roman" w:cs="Times New Roman"/>
                <w:color w:val="000000" w:themeColor="text1"/>
                <w:sz w:val="24"/>
                <w:szCs w:val="24"/>
              </w:rPr>
              <w:t xml:space="preserve"> </w:t>
            </w:r>
          </w:p>
        </w:tc>
      </w:tr>
      <w:tr w:rsidR="002E25C5" w:rsidRPr="00BE3963" w:rsidTr="009A4612">
        <w:tc>
          <w:tcPr>
            <w:tcW w:w="1668" w:type="dxa"/>
          </w:tcPr>
          <w:p w:rsidR="002E25C5" w:rsidRPr="00BE3963" w:rsidRDefault="002E25C5" w:rsidP="009A4612">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2E25C5" w:rsidRDefault="002E25C5" w:rsidP="002E25C5">
            <w:pPr>
              <w:shd w:val="clear" w:color="auto" w:fill="FFFFFF"/>
              <w:spacing w:line="312"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Los </w:t>
            </w:r>
            <w:r w:rsidRPr="001D149E">
              <w:rPr>
                <w:rFonts w:ascii="Times New Roman" w:eastAsia="Times New Roman" w:hAnsi="Times New Roman" w:cs="Times New Roman"/>
                <w:b/>
                <w:bCs/>
                <w:color w:val="000000" w:themeColor="text1"/>
                <w:sz w:val="24"/>
                <w:szCs w:val="24"/>
              </w:rPr>
              <w:t>países en vías de desarrollo</w:t>
            </w:r>
            <w:r w:rsidRPr="001D149E">
              <w:rPr>
                <w:rFonts w:ascii="Times New Roman" w:eastAsia="Times New Roman" w:hAnsi="Times New Roman" w:cs="Times New Roman"/>
                <w:color w:val="000000" w:themeColor="text1"/>
                <w:sz w:val="24"/>
                <w:szCs w:val="24"/>
              </w:rPr>
              <w:t>, como la India, presentan un aumento de la población debido a una elevada natalidad.</w:t>
            </w:r>
          </w:p>
          <w:p w:rsidR="002E25C5" w:rsidRPr="001D149E" w:rsidRDefault="002E25C5" w:rsidP="009A4612">
            <w:pPr>
              <w:pStyle w:val="u"/>
              <w:shd w:val="clear" w:color="auto" w:fill="FFFFFF"/>
              <w:spacing w:before="0" w:beforeAutospacing="0" w:after="0" w:afterAutospacing="0" w:line="312" w:lineRule="atLeast"/>
              <w:jc w:val="both"/>
              <w:rPr>
                <w:rStyle w:val="un"/>
                <w:color w:val="000000" w:themeColor="text1"/>
                <w:shd w:val="clear" w:color="auto" w:fill="FFFFFF"/>
              </w:rPr>
            </w:pPr>
          </w:p>
          <w:p w:rsidR="002E25C5" w:rsidRPr="00BE3963" w:rsidRDefault="002E25C5" w:rsidP="009A4612">
            <w:pPr>
              <w:pStyle w:val="mw-mmv-image-desc"/>
              <w:rPr>
                <w:color w:val="000000" w:themeColor="text1"/>
              </w:rPr>
            </w:pPr>
          </w:p>
        </w:tc>
      </w:tr>
    </w:tbl>
    <w:p w:rsidR="002E25C5" w:rsidRPr="001D149E" w:rsidRDefault="002E25C5" w:rsidP="004942F4">
      <w:p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p>
    <w:p w:rsidR="00911C39" w:rsidRPr="001D149E" w:rsidRDefault="00911C39" w:rsidP="004942F4">
      <w:p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p>
    <w:p w:rsidR="00B660E0" w:rsidRPr="009D2B45" w:rsidRDefault="00B660E0"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 xml:space="preserve">La distribución de la población en el mundo está condicionada por distintos </w:t>
      </w:r>
      <w:r w:rsidRPr="009D2B45">
        <w:rPr>
          <w:rFonts w:ascii="Times New Roman" w:eastAsia="Times New Roman" w:hAnsi="Times New Roman" w:cs="Times New Roman"/>
          <w:b/>
          <w:bCs/>
          <w:color w:val="000000" w:themeColor="text1"/>
          <w:sz w:val="24"/>
          <w:szCs w:val="24"/>
        </w:rPr>
        <w:t>factores</w:t>
      </w:r>
      <w:r w:rsidRPr="009D2B45">
        <w:rPr>
          <w:rFonts w:ascii="Times New Roman" w:eastAsia="Times New Roman" w:hAnsi="Times New Roman" w:cs="Times New Roman"/>
          <w:color w:val="000000" w:themeColor="text1"/>
          <w:sz w:val="24"/>
          <w:szCs w:val="24"/>
        </w:rPr>
        <w:t>:</w:t>
      </w:r>
    </w:p>
    <w:p w:rsidR="00B660E0" w:rsidRPr="009D2B45" w:rsidRDefault="00B660E0" w:rsidP="004942F4">
      <w:pPr>
        <w:numPr>
          <w:ilvl w:val="0"/>
          <w:numId w:val="6"/>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Los </w:t>
      </w:r>
      <w:r w:rsidRPr="009D2B45">
        <w:rPr>
          <w:rFonts w:ascii="Times New Roman" w:eastAsia="Times New Roman" w:hAnsi="Times New Roman" w:cs="Times New Roman"/>
          <w:b/>
          <w:bCs/>
          <w:color w:val="000000" w:themeColor="text1"/>
          <w:sz w:val="24"/>
          <w:szCs w:val="24"/>
        </w:rPr>
        <w:t>factores físicos</w:t>
      </w:r>
      <w:r w:rsidRPr="009D2B45">
        <w:rPr>
          <w:rFonts w:ascii="Times New Roman" w:eastAsia="Times New Roman" w:hAnsi="Times New Roman" w:cs="Times New Roman"/>
          <w:color w:val="000000" w:themeColor="text1"/>
          <w:sz w:val="24"/>
          <w:szCs w:val="24"/>
        </w:rPr>
        <w:t>: la población acostumbra a establecerse en zonas de poca altitud y climas templados.</w:t>
      </w:r>
    </w:p>
    <w:p w:rsidR="00B660E0" w:rsidRPr="009D2B45" w:rsidRDefault="00B660E0" w:rsidP="004942F4">
      <w:pPr>
        <w:numPr>
          <w:ilvl w:val="0"/>
          <w:numId w:val="6"/>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Los </w:t>
      </w:r>
      <w:r w:rsidRPr="009D2B45">
        <w:rPr>
          <w:rFonts w:ascii="Times New Roman" w:eastAsia="Times New Roman" w:hAnsi="Times New Roman" w:cs="Times New Roman"/>
          <w:b/>
          <w:bCs/>
          <w:color w:val="000000" w:themeColor="text1"/>
          <w:sz w:val="24"/>
          <w:szCs w:val="24"/>
        </w:rPr>
        <w:t>factores históricos</w:t>
      </w:r>
      <w:r w:rsidRPr="009D2B45">
        <w:rPr>
          <w:rFonts w:ascii="Times New Roman" w:eastAsia="Times New Roman" w:hAnsi="Times New Roman" w:cs="Times New Roman"/>
          <w:color w:val="000000" w:themeColor="text1"/>
          <w:sz w:val="24"/>
          <w:szCs w:val="24"/>
        </w:rPr>
        <w:t xml:space="preserve">: la población de muchos lugares se concentra en zonas pobladas desde la </w:t>
      </w:r>
      <w:r w:rsidR="00B66C21">
        <w:rPr>
          <w:rFonts w:ascii="Times New Roman" w:eastAsia="Times New Roman" w:hAnsi="Times New Roman" w:cs="Times New Roman"/>
          <w:color w:val="000000" w:themeColor="text1"/>
          <w:sz w:val="24"/>
          <w:szCs w:val="24"/>
        </w:rPr>
        <w:t>A</w:t>
      </w:r>
      <w:r w:rsidRPr="009D2B45">
        <w:rPr>
          <w:rFonts w:ascii="Times New Roman" w:eastAsia="Times New Roman" w:hAnsi="Times New Roman" w:cs="Times New Roman"/>
          <w:color w:val="000000" w:themeColor="text1"/>
          <w:sz w:val="24"/>
          <w:szCs w:val="24"/>
        </w:rPr>
        <w:t>ntigüedad (Egipto, India, China, etc.).</w:t>
      </w:r>
    </w:p>
    <w:p w:rsidR="00B660E0" w:rsidRPr="009D2B45" w:rsidRDefault="00B660E0" w:rsidP="004942F4">
      <w:pPr>
        <w:numPr>
          <w:ilvl w:val="0"/>
          <w:numId w:val="6"/>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9D2B45">
        <w:rPr>
          <w:rFonts w:ascii="Times New Roman" w:eastAsia="Times New Roman" w:hAnsi="Times New Roman" w:cs="Times New Roman"/>
          <w:color w:val="000000" w:themeColor="text1"/>
          <w:sz w:val="24"/>
          <w:szCs w:val="24"/>
        </w:rPr>
        <w:t>Los </w:t>
      </w:r>
      <w:r w:rsidRPr="009D2B45">
        <w:rPr>
          <w:rFonts w:ascii="Times New Roman" w:eastAsia="Times New Roman" w:hAnsi="Times New Roman" w:cs="Times New Roman"/>
          <w:b/>
          <w:bCs/>
          <w:color w:val="000000" w:themeColor="text1"/>
          <w:sz w:val="24"/>
          <w:szCs w:val="24"/>
        </w:rPr>
        <w:t>factores económicos</w:t>
      </w:r>
      <w:r w:rsidRPr="009D2B45">
        <w:rPr>
          <w:rFonts w:ascii="Times New Roman" w:eastAsia="Times New Roman" w:hAnsi="Times New Roman" w:cs="Times New Roman"/>
          <w:color w:val="000000" w:themeColor="text1"/>
          <w:sz w:val="24"/>
          <w:szCs w:val="24"/>
        </w:rPr>
        <w:t>: la población tiende a concentrarse en lugares donde abundan los recursos naturales y zonas urbanas con industrias y servicios.</w:t>
      </w:r>
    </w:p>
    <w:p w:rsidR="00911C39" w:rsidRPr="001D149E" w:rsidRDefault="00911C39" w:rsidP="00911C39">
      <w:p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p>
    <w:p w:rsidR="002E25C5" w:rsidRDefault="002E25C5" w:rsidP="004942F4">
      <w:pPr>
        <w:pStyle w:val="Ttulo4"/>
        <w:shd w:val="clear" w:color="auto" w:fill="FFFFFF"/>
        <w:spacing w:before="109" w:beforeAutospacing="0" w:after="109" w:afterAutospacing="0"/>
        <w:jc w:val="both"/>
        <w:rPr>
          <w:bCs w:val="0"/>
          <w:i/>
          <w:color w:val="000000" w:themeColor="text1"/>
        </w:rPr>
      </w:pPr>
    </w:p>
    <w:p w:rsidR="002E25C5" w:rsidRDefault="002E25C5" w:rsidP="004942F4">
      <w:pPr>
        <w:pStyle w:val="Ttulo4"/>
        <w:shd w:val="clear" w:color="auto" w:fill="FFFFFF"/>
        <w:spacing w:before="109" w:beforeAutospacing="0" w:after="109" w:afterAutospacing="0"/>
        <w:jc w:val="both"/>
        <w:rPr>
          <w:bCs w:val="0"/>
          <w:i/>
          <w:color w:val="000000" w:themeColor="text1"/>
        </w:rPr>
      </w:pPr>
    </w:p>
    <w:tbl>
      <w:tblPr>
        <w:tblStyle w:val="Tablaconcuadrcula"/>
        <w:tblW w:w="0" w:type="auto"/>
        <w:tblLook w:val="04A0" w:firstRow="1" w:lastRow="0" w:firstColumn="1" w:lastColumn="0" w:noHBand="0" w:noVBand="1"/>
      </w:tblPr>
      <w:tblGrid>
        <w:gridCol w:w="2518"/>
        <w:gridCol w:w="6536"/>
      </w:tblGrid>
      <w:tr w:rsidR="002E25C5" w:rsidRPr="001C1BDC" w:rsidTr="009A4612">
        <w:tc>
          <w:tcPr>
            <w:tcW w:w="9054" w:type="dxa"/>
            <w:gridSpan w:val="2"/>
            <w:shd w:val="clear" w:color="auto" w:fill="000000" w:themeFill="text1"/>
          </w:tcPr>
          <w:p w:rsidR="002E25C5" w:rsidRPr="001C1BDC" w:rsidRDefault="002E25C5" w:rsidP="009A4612">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E25C5" w:rsidRPr="001C1BDC" w:rsidRDefault="002E25C5"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0</w:t>
            </w:r>
          </w:p>
        </w:tc>
      </w:tr>
      <w:tr w:rsidR="002E25C5" w:rsidRPr="001C1BDC" w:rsidTr="002E25C5">
        <w:trPr>
          <w:trHeight w:val="602"/>
        </w:trPr>
        <w:tc>
          <w:tcPr>
            <w:tcW w:w="2518" w:type="dxa"/>
          </w:tcPr>
          <w:p w:rsidR="002E25C5" w:rsidRPr="001C1BDC" w:rsidRDefault="002E25C5"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E25C5" w:rsidRPr="000564BA" w:rsidRDefault="002E25C5" w:rsidP="009A4612">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sidR="00EB0C0D">
              <w:rPr>
                <w:bCs/>
                <w:color w:val="000000" w:themeColor="text1"/>
              </w:rPr>
              <w:t>/La población en el mundo</w:t>
            </w: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E25C5" w:rsidRDefault="00085F0A" w:rsidP="002E25C5">
            <w:pPr>
              <w:pStyle w:val="Ttulo4"/>
              <w:shd w:val="clear" w:color="auto" w:fill="FFFFFF"/>
              <w:spacing w:before="109" w:beforeAutospacing="0" w:after="109" w:afterAutospacing="0"/>
              <w:jc w:val="both"/>
              <w:outlineLvl w:val="3"/>
              <w:rPr>
                <w:bCs w:val="0"/>
                <w:color w:val="000000" w:themeColor="text1"/>
              </w:rPr>
            </w:pPr>
            <w:r w:rsidRPr="001D149E">
              <w:rPr>
                <w:bCs w:val="0"/>
                <w:color w:val="000000" w:themeColor="text1"/>
              </w:rPr>
              <w:t>FICHA DE</w:t>
            </w:r>
            <w:r>
              <w:rPr>
                <w:bCs w:val="0"/>
                <w:color w:val="000000" w:themeColor="text1"/>
              </w:rPr>
              <w:t>L DOCENTE</w:t>
            </w:r>
          </w:p>
          <w:p w:rsidR="00B4486A" w:rsidRPr="001D149E" w:rsidRDefault="00B4486A" w:rsidP="00B4486A">
            <w:pPr>
              <w:pStyle w:val="Ttulo1"/>
              <w:shd w:val="clear" w:color="auto" w:fill="FFFFFF"/>
              <w:jc w:val="both"/>
              <w:outlineLvl w:val="0"/>
              <w:rPr>
                <w:rFonts w:ascii="Times New Roman" w:hAnsi="Times New Roman" w:cs="Times New Roman"/>
                <w:b w:val="0"/>
                <w:color w:val="000000" w:themeColor="text1"/>
                <w:sz w:val="24"/>
                <w:szCs w:val="24"/>
              </w:rPr>
            </w:pPr>
            <w:r>
              <w:rPr>
                <w:color w:val="000000" w:themeColor="text1"/>
                <w:sz w:val="24"/>
                <w:szCs w:val="24"/>
              </w:rPr>
              <w:t>Título</w:t>
            </w:r>
            <w:r w:rsidRPr="00E80BF3">
              <w:rPr>
                <w:b w:val="0"/>
                <w:color w:val="000000" w:themeColor="text1"/>
                <w:sz w:val="24"/>
                <w:szCs w:val="24"/>
              </w:rPr>
              <w:t>:</w:t>
            </w:r>
            <w:r>
              <w:rPr>
                <w:color w:val="000000" w:themeColor="text1"/>
                <w:sz w:val="24"/>
                <w:szCs w:val="24"/>
              </w:rPr>
              <w:t xml:space="preserve"> </w:t>
            </w:r>
            <w:r w:rsidRPr="001D149E">
              <w:rPr>
                <w:rFonts w:ascii="Times New Roman" w:hAnsi="Times New Roman" w:cs="Times New Roman"/>
                <w:b w:val="0"/>
                <w:color w:val="000000" w:themeColor="text1"/>
                <w:sz w:val="24"/>
                <w:szCs w:val="24"/>
              </w:rPr>
              <w:t>La distribución de la población mundial</w:t>
            </w:r>
          </w:p>
          <w:p w:rsidR="00B4486A" w:rsidRDefault="00B4486A" w:rsidP="00B4486A">
            <w:pPr>
              <w:pStyle w:val="NormalWeb"/>
              <w:shd w:val="clear" w:color="auto" w:fill="FFFFFF"/>
              <w:spacing w:before="0" w:beforeAutospacing="0" w:after="210" w:afterAutospacing="0"/>
              <w:jc w:val="both"/>
              <w:rPr>
                <w:b/>
                <w:color w:val="000000" w:themeColor="text1"/>
              </w:rPr>
            </w:pPr>
          </w:p>
          <w:p w:rsidR="00B4486A" w:rsidRPr="001D149E" w:rsidRDefault="006C675A" w:rsidP="00B4486A">
            <w:pPr>
              <w:pStyle w:val="NormalWeb"/>
              <w:shd w:val="clear" w:color="auto" w:fill="FFFFFF"/>
              <w:spacing w:before="0" w:beforeAutospacing="0" w:after="210" w:afterAutospacing="0"/>
              <w:jc w:val="both"/>
              <w:rPr>
                <w:color w:val="000000" w:themeColor="text1"/>
              </w:rPr>
            </w:pPr>
            <w:r>
              <w:rPr>
                <w:b/>
                <w:color w:val="000000" w:themeColor="text1"/>
              </w:rPr>
              <w:t>Descripción</w:t>
            </w:r>
            <w:r w:rsidR="00B4486A" w:rsidRPr="00E80BF3">
              <w:rPr>
                <w:color w:val="000000" w:themeColor="text1"/>
              </w:rPr>
              <w:t>:</w:t>
            </w:r>
            <w:r w:rsidR="00B4486A">
              <w:rPr>
                <w:color w:val="000000" w:themeColor="text1"/>
              </w:rPr>
              <w:t xml:space="preserve"> </w:t>
            </w:r>
            <w:r w:rsidR="00B4486A" w:rsidRPr="001D149E">
              <w:rPr>
                <w:color w:val="000000" w:themeColor="text1"/>
              </w:rPr>
              <w:t>Interactivo que muestra la distribución de la población en el mundo y destaca las regiones más pobladas del planeta</w:t>
            </w:r>
          </w:p>
          <w:p w:rsidR="00B4486A" w:rsidRPr="001D149E" w:rsidRDefault="00B4486A" w:rsidP="002E25C5">
            <w:pPr>
              <w:pStyle w:val="Ttulo4"/>
              <w:shd w:val="clear" w:color="auto" w:fill="FFFFFF"/>
              <w:spacing w:before="109" w:beforeAutospacing="0" w:after="109" w:afterAutospacing="0"/>
              <w:jc w:val="both"/>
              <w:outlineLvl w:val="3"/>
              <w:rPr>
                <w:bCs w:val="0"/>
                <w:color w:val="000000" w:themeColor="text1"/>
              </w:rPr>
            </w:pPr>
          </w:p>
          <w:p w:rsidR="002E25C5" w:rsidRPr="001D149E" w:rsidRDefault="00EB0C0D" w:rsidP="002E25C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Temporalización</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2E25C5" w:rsidRPr="001D149E">
              <w:rPr>
                <w:rFonts w:ascii="Times New Roman" w:eastAsia="Times New Roman" w:hAnsi="Times New Roman" w:cs="Times New Roman"/>
                <w:color w:val="000000" w:themeColor="text1"/>
                <w:sz w:val="24"/>
                <w:szCs w:val="24"/>
              </w:rPr>
              <w:t>20 </w:t>
            </w:r>
            <w:r w:rsidR="0090113C">
              <w:rPr>
                <w:rFonts w:ascii="Times New Roman" w:eastAsia="Times New Roman" w:hAnsi="Times New Roman" w:cs="Times New Roman"/>
                <w:color w:val="000000" w:themeColor="text1"/>
                <w:sz w:val="24"/>
                <w:szCs w:val="24"/>
              </w:rPr>
              <w:t>m</w:t>
            </w:r>
            <w:r w:rsidR="002E25C5" w:rsidRPr="001D149E">
              <w:rPr>
                <w:rFonts w:ascii="Times New Roman" w:eastAsia="Times New Roman" w:hAnsi="Times New Roman" w:cs="Times New Roman"/>
                <w:color w:val="000000" w:themeColor="text1"/>
                <w:sz w:val="24"/>
                <w:szCs w:val="24"/>
              </w:rPr>
              <w:t>inutos</w:t>
            </w:r>
          </w:p>
          <w:p w:rsidR="002E25C5" w:rsidRPr="001D149E" w:rsidRDefault="00EB0C0D" w:rsidP="002E25C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Tipo de recurso</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2E25C5" w:rsidRPr="001D149E">
              <w:rPr>
                <w:rFonts w:ascii="Times New Roman" w:eastAsia="Times New Roman" w:hAnsi="Times New Roman" w:cs="Times New Roman"/>
                <w:color w:val="000000" w:themeColor="text1"/>
                <w:sz w:val="24"/>
                <w:szCs w:val="24"/>
              </w:rPr>
              <w:t>Interactivo</w:t>
            </w:r>
          </w:p>
          <w:p w:rsidR="002E25C5" w:rsidRPr="001D149E" w:rsidRDefault="00EB0C0D" w:rsidP="002E25C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lastRenderedPageBreak/>
              <w:t>Acción didáctica</w:t>
            </w:r>
            <w:r w:rsidRPr="00E80BF3">
              <w:rPr>
                <w:rFonts w:ascii="Times New Roman" w:eastAsia="Times New Roman" w:hAnsi="Times New Roman" w:cs="Times New Roman"/>
                <w:color w:val="000000" w:themeColor="text1"/>
                <w:sz w:val="24"/>
                <w:szCs w:val="24"/>
              </w:rPr>
              <w:t>:</w:t>
            </w:r>
            <w:r w:rsidRPr="00EB0C0D">
              <w:rPr>
                <w:rFonts w:ascii="Times New Roman" w:eastAsia="Times New Roman" w:hAnsi="Times New Roman" w:cs="Times New Roman"/>
                <w:b/>
                <w:color w:val="000000" w:themeColor="text1"/>
                <w:sz w:val="24"/>
                <w:szCs w:val="24"/>
              </w:rPr>
              <w:t xml:space="preserve"> </w:t>
            </w:r>
            <w:r w:rsidR="002E25C5" w:rsidRPr="001D149E">
              <w:rPr>
                <w:rFonts w:ascii="Times New Roman" w:eastAsia="Times New Roman" w:hAnsi="Times New Roman" w:cs="Times New Roman"/>
                <w:color w:val="000000" w:themeColor="text1"/>
                <w:sz w:val="24"/>
                <w:szCs w:val="24"/>
              </w:rPr>
              <w:t>Exposición</w:t>
            </w:r>
          </w:p>
          <w:p w:rsidR="002E25C5" w:rsidRPr="001D149E" w:rsidRDefault="00EB0C0D" w:rsidP="002E25C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Competencia</w:t>
            </w:r>
            <w:r w:rsidRPr="00E80BF3">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2E25C5" w:rsidRPr="001D149E">
              <w:rPr>
                <w:rFonts w:ascii="Times New Roman" w:eastAsia="Times New Roman" w:hAnsi="Times New Roman" w:cs="Times New Roman"/>
                <w:color w:val="000000" w:themeColor="text1"/>
                <w:sz w:val="24"/>
                <w:szCs w:val="24"/>
              </w:rPr>
              <w:t>Competencia social y ciudadana</w:t>
            </w:r>
          </w:p>
          <w:p w:rsidR="002E25C5" w:rsidRPr="001D149E" w:rsidRDefault="002E25C5" w:rsidP="002E25C5">
            <w:pPr>
              <w:pStyle w:val="cabecera1"/>
              <w:shd w:val="clear" w:color="auto" w:fill="FFFFFF"/>
              <w:spacing w:before="0" w:beforeAutospacing="0"/>
              <w:jc w:val="both"/>
              <w:rPr>
                <w:b/>
                <w:bCs/>
                <w:color w:val="000000" w:themeColor="text1"/>
              </w:rPr>
            </w:pPr>
          </w:p>
          <w:p w:rsidR="002E25C5" w:rsidRPr="001D149E" w:rsidRDefault="002E25C5" w:rsidP="002E25C5">
            <w:pPr>
              <w:pStyle w:val="cabecera1"/>
              <w:shd w:val="clear" w:color="auto" w:fill="FFFFFF"/>
              <w:spacing w:before="0" w:beforeAutospacing="0"/>
              <w:jc w:val="both"/>
              <w:rPr>
                <w:b/>
                <w:bCs/>
                <w:color w:val="000000" w:themeColor="text1"/>
              </w:rPr>
            </w:pPr>
            <w:r w:rsidRPr="001D149E">
              <w:rPr>
                <w:b/>
                <w:bCs/>
                <w:color w:val="000000" w:themeColor="text1"/>
              </w:rPr>
              <w:t>Objetivo</w:t>
            </w:r>
          </w:p>
          <w:p w:rsidR="002E25C5" w:rsidRPr="001D149E" w:rsidRDefault="002E25C5" w:rsidP="002E25C5">
            <w:pPr>
              <w:pStyle w:val="NormalWeb"/>
              <w:shd w:val="clear" w:color="auto" w:fill="FFFFFF"/>
              <w:spacing w:before="0" w:beforeAutospacing="0" w:line="245" w:lineRule="atLeast"/>
              <w:jc w:val="both"/>
              <w:rPr>
                <w:color w:val="000000" w:themeColor="text1"/>
              </w:rPr>
            </w:pPr>
            <w:r w:rsidRPr="001D149E">
              <w:rPr>
                <w:color w:val="000000" w:themeColor="text1"/>
              </w:rPr>
              <w:t xml:space="preserve">El siguiente interactivo permite mostrar a los </w:t>
            </w:r>
            <w:r>
              <w:rPr>
                <w:color w:val="000000" w:themeColor="text1"/>
              </w:rPr>
              <w:t>estudiantes</w:t>
            </w:r>
            <w:r w:rsidRPr="001D149E">
              <w:rPr>
                <w:color w:val="000000" w:themeColor="text1"/>
              </w:rPr>
              <w:t xml:space="preserve"> cuáles son las zonas del planeta en las que se concentra una mayor cantidad de población y explicar la razón de este fenómeno.</w:t>
            </w:r>
          </w:p>
          <w:p w:rsidR="002E25C5" w:rsidRPr="001D149E" w:rsidRDefault="002E25C5" w:rsidP="002E25C5">
            <w:pPr>
              <w:pStyle w:val="cabecera1"/>
              <w:shd w:val="clear" w:color="auto" w:fill="FFFFFF"/>
              <w:spacing w:before="0" w:beforeAutospacing="0"/>
              <w:jc w:val="both"/>
              <w:rPr>
                <w:b/>
                <w:bCs/>
                <w:color w:val="000000" w:themeColor="text1"/>
              </w:rPr>
            </w:pPr>
            <w:r w:rsidRPr="001D149E">
              <w:rPr>
                <w:b/>
                <w:bCs/>
                <w:color w:val="000000" w:themeColor="text1"/>
              </w:rPr>
              <w:t>Propuesta</w:t>
            </w:r>
          </w:p>
          <w:p w:rsidR="002E25C5" w:rsidRPr="002E25C5" w:rsidRDefault="002E25C5" w:rsidP="002E25C5">
            <w:pPr>
              <w:pStyle w:val="cabecera2"/>
              <w:shd w:val="clear" w:color="auto" w:fill="FFFFFF"/>
              <w:spacing w:before="0" w:beforeAutospacing="0" w:line="245" w:lineRule="atLeast"/>
              <w:jc w:val="both"/>
              <w:rPr>
                <w:b/>
                <w:color w:val="000000" w:themeColor="text1"/>
              </w:rPr>
            </w:pPr>
            <w:r w:rsidRPr="002E25C5">
              <w:rPr>
                <w:b/>
                <w:color w:val="000000" w:themeColor="text1"/>
              </w:rPr>
              <w:t>Antes de la presentación</w:t>
            </w:r>
          </w:p>
          <w:p w:rsidR="002E25C5" w:rsidRPr="001D149E" w:rsidRDefault="002E25C5" w:rsidP="002E25C5">
            <w:pPr>
              <w:pStyle w:val="NormalWeb"/>
              <w:shd w:val="clear" w:color="auto" w:fill="FFFFFF"/>
              <w:spacing w:before="0" w:beforeAutospacing="0" w:line="245" w:lineRule="atLeast"/>
              <w:jc w:val="both"/>
              <w:rPr>
                <w:color w:val="000000" w:themeColor="text1"/>
              </w:rPr>
            </w:pPr>
            <w:r w:rsidRPr="001D149E">
              <w:rPr>
                <w:color w:val="000000" w:themeColor="text1"/>
              </w:rPr>
              <w:t xml:space="preserve">Con el fin de situar a los </w:t>
            </w:r>
            <w:r>
              <w:rPr>
                <w:color w:val="000000" w:themeColor="text1"/>
              </w:rPr>
              <w:t>estudiantes</w:t>
            </w:r>
            <w:r w:rsidRPr="001D149E">
              <w:rPr>
                <w:color w:val="000000" w:themeColor="text1"/>
              </w:rPr>
              <w:t xml:space="preserve"> en la</w:t>
            </w:r>
            <w:r>
              <w:rPr>
                <w:color w:val="000000" w:themeColor="text1"/>
              </w:rPr>
              <w:t xml:space="preserve"> cuestión que vamos a tratar, le</w:t>
            </w:r>
            <w:r w:rsidRPr="001D149E">
              <w:rPr>
                <w:color w:val="000000" w:themeColor="text1"/>
              </w:rPr>
              <w:t xml:space="preserve"> sugerimos formular algunas preguntas destinadas a llamar la atención sobre los puntos </w:t>
            </w:r>
            <w:r w:rsidR="00AF0144">
              <w:rPr>
                <w:color w:val="000000" w:themeColor="text1"/>
              </w:rPr>
              <w:t xml:space="preserve">que se deben </w:t>
            </w:r>
            <w:r w:rsidRPr="001D149E">
              <w:rPr>
                <w:color w:val="000000" w:themeColor="text1"/>
              </w:rPr>
              <w:t>tener en cuenta a la hora de analizar el mapa:</w:t>
            </w:r>
          </w:p>
          <w:p w:rsidR="002E25C5" w:rsidRPr="001D149E" w:rsidRDefault="002E25C5" w:rsidP="002E25C5">
            <w:pPr>
              <w:pStyle w:val="tab1"/>
              <w:shd w:val="clear" w:color="auto" w:fill="FFFFFF"/>
              <w:spacing w:before="0" w:beforeAutospacing="0" w:line="245" w:lineRule="atLeast"/>
              <w:jc w:val="both"/>
              <w:rPr>
                <w:color w:val="000000" w:themeColor="text1"/>
              </w:rPr>
            </w:pPr>
            <w:r w:rsidRPr="001D149E">
              <w:rPr>
                <w:color w:val="000000" w:themeColor="text1"/>
              </w:rPr>
              <w:t>- ¿En qué regiones del planeta cre</w:t>
            </w:r>
            <w:r>
              <w:rPr>
                <w:color w:val="000000" w:themeColor="text1"/>
              </w:rPr>
              <w:t>en</w:t>
            </w:r>
            <w:r w:rsidRPr="001D149E">
              <w:rPr>
                <w:color w:val="000000" w:themeColor="text1"/>
              </w:rPr>
              <w:t xml:space="preserve"> que se concentra más población?</w:t>
            </w:r>
          </w:p>
          <w:p w:rsidR="002E25C5" w:rsidRPr="001D149E" w:rsidRDefault="002E25C5" w:rsidP="002E25C5">
            <w:pPr>
              <w:pStyle w:val="tab1"/>
              <w:shd w:val="clear" w:color="auto" w:fill="FFFFFF"/>
              <w:spacing w:before="0" w:beforeAutospacing="0" w:line="245" w:lineRule="atLeast"/>
              <w:jc w:val="both"/>
              <w:rPr>
                <w:color w:val="000000" w:themeColor="text1"/>
              </w:rPr>
            </w:pPr>
            <w:r w:rsidRPr="001D149E">
              <w:rPr>
                <w:color w:val="000000" w:themeColor="text1"/>
              </w:rPr>
              <w:t>- ¿Por qué cre</w:t>
            </w:r>
            <w:r>
              <w:rPr>
                <w:color w:val="000000" w:themeColor="text1"/>
              </w:rPr>
              <w:t>en</w:t>
            </w:r>
            <w:r w:rsidRPr="001D149E">
              <w:rPr>
                <w:color w:val="000000" w:themeColor="text1"/>
              </w:rPr>
              <w:t xml:space="preserve"> que hay regiones muy pobladas y, en cambio, existen otras donde apenas vive gente?</w:t>
            </w:r>
          </w:p>
          <w:p w:rsidR="002E25C5" w:rsidRPr="002E25C5" w:rsidRDefault="002E25C5" w:rsidP="002E25C5">
            <w:pPr>
              <w:pStyle w:val="cabecera2"/>
              <w:shd w:val="clear" w:color="auto" w:fill="FFFFFF"/>
              <w:spacing w:before="0" w:beforeAutospacing="0" w:line="245" w:lineRule="atLeast"/>
              <w:jc w:val="both"/>
              <w:rPr>
                <w:b/>
                <w:color w:val="000000" w:themeColor="text1"/>
              </w:rPr>
            </w:pPr>
            <w:r w:rsidRPr="002E25C5">
              <w:rPr>
                <w:b/>
                <w:color w:val="000000" w:themeColor="text1"/>
              </w:rPr>
              <w:t>Durante la presentación</w:t>
            </w:r>
          </w:p>
          <w:p w:rsidR="002E25C5" w:rsidRPr="001D149E" w:rsidRDefault="002E25C5" w:rsidP="002E25C5">
            <w:pPr>
              <w:pStyle w:val="Normal1"/>
              <w:shd w:val="clear" w:color="auto" w:fill="FFFFFF"/>
              <w:spacing w:before="0" w:beforeAutospacing="0" w:line="245" w:lineRule="atLeast"/>
              <w:jc w:val="both"/>
              <w:rPr>
                <w:color w:val="000000" w:themeColor="text1"/>
              </w:rPr>
            </w:pPr>
            <w:r w:rsidRPr="001D149E">
              <w:rPr>
                <w:color w:val="000000" w:themeColor="text1"/>
              </w:rPr>
              <w:t>Utili</w:t>
            </w:r>
            <w:r>
              <w:rPr>
                <w:color w:val="000000" w:themeColor="text1"/>
              </w:rPr>
              <w:t>ce</w:t>
            </w:r>
            <w:r w:rsidRPr="001D149E">
              <w:rPr>
                <w:color w:val="000000" w:themeColor="text1"/>
              </w:rPr>
              <w:t xml:space="preserve"> el mapa del interactivo como telón de fondo </w:t>
            </w:r>
            <w:r w:rsidR="00AF0144">
              <w:rPr>
                <w:color w:val="000000" w:themeColor="text1"/>
              </w:rPr>
              <w:t xml:space="preserve">para </w:t>
            </w:r>
            <w:r w:rsidRPr="001D149E">
              <w:rPr>
                <w:color w:val="000000" w:themeColor="text1"/>
              </w:rPr>
              <w:t>desarrollar toda la explicación. Puede</w:t>
            </w:r>
            <w:r w:rsidR="00D63695">
              <w:rPr>
                <w:color w:val="000000" w:themeColor="text1"/>
              </w:rPr>
              <w:t xml:space="preserve"> </w:t>
            </w:r>
            <w:r w:rsidRPr="001D149E">
              <w:rPr>
                <w:color w:val="000000" w:themeColor="text1"/>
              </w:rPr>
              <w:t xml:space="preserve">comenzar por pedir a los </w:t>
            </w:r>
            <w:r>
              <w:rPr>
                <w:color w:val="000000" w:themeColor="text1"/>
              </w:rPr>
              <w:t>estudiantes</w:t>
            </w:r>
            <w:r w:rsidRPr="001D149E">
              <w:rPr>
                <w:color w:val="000000" w:themeColor="text1"/>
              </w:rPr>
              <w:t> que observen con atención el mapa y las regiones más p</w:t>
            </w:r>
            <w:r>
              <w:rPr>
                <w:color w:val="000000" w:themeColor="text1"/>
              </w:rPr>
              <w:t>obladas. A partir de ahí, puede pedirle</w:t>
            </w:r>
            <w:r w:rsidRPr="001D149E">
              <w:rPr>
                <w:color w:val="000000" w:themeColor="text1"/>
              </w:rPr>
              <w:t> tres cosas:</w:t>
            </w:r>
          </w:p>
          <w:p w:rsidR="002E25C5" w:rsidRPr="001D149E" w:rsidRDefault="002E25C5" w:rsidP="002E25C5">
            <w:pPr>
              <w:pStyle w:val="tab1"/>
              <w:shd w:val="clear" w:color="auto" w:fill="FFFFFF"/>
              <w:spacing w:before="0" w:beforeAutospacing="0" w:line="245" w:lineRule="atLeast"/>
              <w:jc w:val="both"/>
              <w:rPr>
                <w:color w:val="000000" w:themeColor="text1"/>
              </w:rPr>
            </w:pPr>
            <w:r w:rsidRPr="001D149E">
              <w:rPr>
                <w:color w:val="000000" w:themeColor="text1"/>
              </w:rPr>
              <w:t>- Señalar en qué zonas se concentra la población: ¿interior o litoral?</w:t>
            </w:r>
          </w:p>
          <w:p w:rsidR="002E25C5" w:rsidRPr="001D149E" w:rsidRDefault="002E25C5" w:rsidP="002E25C5">
            <w:pPr>
              <w:pStyle w:val="tab1"/>
              <w:shd w:val="clear" w:color="auto" w:fill="FFFFFF"/>
              <w:spacing w:before="0" w:beforeAutospacing="0" w:line="245" w:lineRule="atLeast"/>
              <w:jc w:val="both"/>
              <w:rPr>
                <w:color w:val="000000" w:themeColor="text1"/>
              </w:rPr>
            </w:pPr>
            <w:r w:rsidRPr="001D149E">
              <w:rPr>
                <w:color w:val="000000" w:themeColor="text1"/>
              </w:rPr>
              <w:t>- Describir el paisaje de estas zonas: ¿rural o urbano?</w:t>
            </w:r>
          </w:p>
          <w:p w:rsidR="002E25C5" w:rsidRPr="001D149E" w:rsidRDefault="002E25C5" w:rsidP="002E25C5">
            <w:pPr>
              <w:pStyle w:val="tab1"/>
              <w:shd w:val="clear" w:color="auto" w:fill="FFFFFF"/>
              <w:spacing w:before="0" w:beforeAutospacing="0" w:line="245" w:lineRule="atLeast"/>
              <w:jc w:val="both"/>
              <w:rPr>
                <w:color w:val="000000" w:themeColor="text1"/>
              </w:rPr>
            </w:pPr>
            <w:r w:rsidRPr="001D149E">
              <w:rPr>
                <w:color w:val="000000" w:themeColor="text1"/>
              </w:rPr>
              <w:t xml:space="preserve">- Exponer una razón que explique </w:t>
            </w:r>
            <w:r>
              <w:rPr>
                <w:color w:val="000000" w:themeColor="text1"/>
              </w:rPr>
              <w:t>por qué se concentra</w:t>
            </w:r>
            <w:r w:rsidRPr="001D149E">
              <w:rPr>
                <w:color w:val="000000" w:themeColor="text1"/>
              </w:rPr>
              <w:t xml:space="preserve"> tanta gente en un lugar concreto: proximidad al litoral, recursos hídricos, polos de desarrollo económico, núcleos importantes, etc. </w:t>
            </w:r>
          </w:p>
          <w:p w:rsidR="002E25C5" w:rsidRPr="001D149E" w:rsidRDefault="002E25C5" w:rsidP="002E25C5">
            <w:pPr>
              <w:pStyle w:val="Normal1"/>
              <w:shd w:val="clear" w:color="auto" w:fill="FFFFFF"/>
              <w:spacing w:before="0" w:beforeAutospacing="0" w:line="245" w:lineRule="atLeast"/>
              <w:jc w:val="both"/>
              <w:rPr>
                <w:color w:val="000000" w:themeColor="text1"/>
              </w:rPr>
            </w:pPr>
            <w:r w:rsidRPr="001D149E">
              <w:rPr>
                <w:color w:val="000000" w:themeColor="text1"/>
              </w:rPr>
              <w:t xml:space="preserve">A medida que vaya haciendo una breve explicación sobre las distintas regiones, puede acceder a la ficha correspondiente. Con ello, los </w:t>
            </w:r>
            <w:r>
              <w:rPr>
                <w:color w:val="000000" w:themeColor="text1"/>
              </w:rPr>
              <w:t>estudiantes</w:t>
            </w:r>
            <w:r w:rsidRPr="001D149E">
              <w:rPr>
                <w:color w:val="000000" w:themeColor="text1"/>
              </w:rPr>
              <w:t xml:space="preserve"> se harán una idea del tamaño de las </w:t>
            </w:r>
            <w:r w:rsidRPr="001D149E">
              <w:rPr>
                <w:color w:val="000000" w:themeColor="text1"/>
              </w:rPr>
              <w:lastRenderedPageBreak/>
              <w:t>principales aglomeraciones urbanas de estos territorios.</w:t>
            </w:r>
          </w:p>
          <w:p w:rsidR="002E25C5" w:rsidRPr="001D149E" w:rsidRDefault="00085F0A" w:rsidP="002E25C5">
            <w:pPr>
              <w:pStyle w:val="Ttulo4"/>
              <w:shd w:val="clear" w:color="auto" w:fill="FFFFFF"/>
              <w:spacing w:before="109" w:beforeAutospacing="0" w:after="109" w:afterAutospacing="0"/>
              <w:jc w:val="both"/>
              <w:outlineLvl w:val="3"/>
              <w:rPr>
                <w:bCs w:val="0"/>
                <w:color w:val="000000" w:themeColor="text1"/>
              </w:rPr>
            </w:pPr>
            <w:r w:rsidRPr="001D149E">
              <w:rPr>
                <w:bCs w:val="0"/>
                <w:color w:val="000000" w:themeColor="text1"/>
              </w:rPr>
              <w:t>FICHA DE</w:t>
            </w:r>
            <w:r>
              <w:rPr>
                <w:bCs w:val="0"/>
                <w:color w:val="000000" w:themeColor="text1"/>
              </w:rPr>
              <w:t>L ESTUDIANTE</w:t>
            </w:r>
          </w:p>
          <w:p w:rsidR="002E25C5" w:rsidRPr="001D149E" w:rsidRDefault="002E25C5" w:rsidP="002E25C5">
            <w:pPr>
              <w:pStyle w:val="Ttulo4"/>
              <w:shd w:val="clear" w:color="auto" w:fill="FFFFFF"/>
              <w:spacing w:before="109" w:beforeAutospacing="0" w:after="109" w:afterAutospacing="0"/>
              <w:jc w:val="both"/>
              <w:outlineLvl w:val="3"/>
              <w:rPr>
                <w:b w:val="0"/>
                <w:bCs w:val="0"/>
                <w:color w:val="000000" w:themeColor="text1"/>
              </w:rPr>
            </w:pPr>
          </w:p>
          <w:p w:rsidR="002E25C5" w:rsidRPr="002E25C5" w:rsidRDefault="002E25C5" w:rsidP="002E25C5">
            <w:pPr>
              <w:pStyle w:val="cabecera2"/>
              <w:shd w:val="clear" w:color="auto" w:fill="FFFFFF"/>
              <w:spacing w:before="150" w:beforeAutospacing="0" w:after="150" w:afterAutospacing="0" w:line="270" w:lineRule="atLeast"/>
              <w:jc w:val="both"/>
              <w:rPr>
                <w:b/>
                <w:color w:val="000000" w:themeColor="text1"/>
              </w:rPr>
            </w:pPr>
            <w:r w:rsidRPr="002E25C5">
              <w:rPr>
                <w:b/>
                <w:color w:val="000000" w:themeColor="text1"/>
              </w:rPr>
              <w:t>¿Dónde se concentra la población mundial?</w:t>
            </w:r>
          </w:p>
          <w:p w:rsidR="002E25C5" w:rsidRPr="001D149E" w:rsidRDefault="002E25C5" w:rsidP="002E25C5">
            <w:pPr>
              <w:pStyle w:val="Normal1"/>
              <w:shd w:val="clear" w:color="auto" w:fill="FFFFFF"/>
              <w:spacing w:before="150" w:beforeAutospacing="0" w:after="150" w:afterAutospacing="0" w:line="270" w:lineRule="atLeast"/>
              <w:jc w:val="both"/>
              <w:rPr>
                <w:color w:val="000000" w:themeColor="text1"/>
              </w:rPr>
            </w:pPr>
            <w:r w:rsidRPr="001D149E">
              <w:rPr>
                <w:color w:val="000000" w:themeColor="text1"/>
              </w:rPr>
              <w:t>La</w:t>
            </w:r>
            <w:r w:rsidRPr="001D149E">
              <w:rPr>
                <w:rStyle w:val="apple-converted-space"/>
                <w:color w:val="000000" w:themeColor="text1"/>
              </w:rPr>
              <w:t> </w:t>
            </w:r>
            <w:r w:rsidRPr="001D149E">
              <w:rPr>
                <w:rStyle w:val="negrita"/>
                <w:b/>
                <w:bCs/>
                <w:color w:val="000000" w:themeColor="text1"/>
              </w:rPr>
              <w:t>población mundial</w:t>
            </w:r>
            <w:r w:rsidRPr="001D149E">
              <w:rPr>
                <w:rStyle w:val="apple-converted-space"/>
                <w:b/>
                <w:bCs/>
                <w:color w:val="000000" w:themeColor="text1"/>
              </w:rPr>
              <w:t> </w:t>
            </w:r>
            <w:r w:rsidRPr="001D149E">
              <w:rPr>
                <w:color w:val="000000" w:themeColor="text1"/>
              </w:rPr>
              <w:t>se reparte de forma</w:t>
            </w:r>
            <w:r w:rsidRPr="001D149E">
              <w:rPr>
                <w:rStyle w:val="apple-converted-space"/>
                <w:color w:val="000000" w:themeColor="text1"/>
              </w:rPr>
              <w:t> </w:t>
            </w:r>
            <w:r w:rsidRPr="001D149E">
              <w:rPr>
                <w:rStyle w:val="negrita"/>
                <w:b/>
                <w:bCs/>
                <w:color w:val="000000" w:themeColor="text1"/>
              </w:rPr>
              <w:t>desigual</w:t>
            </w:r>
            <w:r w:rsidRPr="001D149E">
              <w:rPr>
                <w:rStyle w:val="apple-converted-space"/>
                <w:b/>
                <w:bCs/>
                <w:color w:val="000000" w:themeColor="text1"/>
              </w:rPr>
              <w:t> </w:t>
            </w:r>
            <w:r w:rsidRPr="001D149E">
              <w:rPr>
                <w:color w:val="000000" w:themeColor="text1"/>
              </w:rPr>
              <w:t>en el planeta:</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Asia</w:t>
            </w:r>
            <w:r w:rsidRPr="001D149E">
              <w:rPr>
                <w:color w:val="000000" w:themeColor="text1"/>
              </w:rPr>
              <w:t xml:space="preserve">: es el continente más poblado. Su población se concentra en cuatro zonas: Próximo Oriente, subcontinente indio, costa oriental de China y Japón, e islas del </w:t>
            </w:r>
            <w:r w:rsidR="00AF0144">
              <w:rPr>
                <w:color w:val="000000" w:themeColor="text1"/>
              </w:rPr>
              <w:t>s</w:t>
            </w:r>
            <w:r w:rsidRPr="001D149E">
              <w:rPr>
                <w:color w:val="000000" w:themeColor="text1"/>
              </w:rPr>
              <w:t>udeste asiático. La gente se concentra en ciudades de gran tamaño.</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África</w:t>
            </w:r>
            <w:r w:rsidRPr="001D149E">
              <w:rPr>
                <w:color w:val="000000" w:themeColor="text1"/>
              </w:rPr>
              <w:t>: la población se reparte de forma desigual. Se concentra en la zona del golfo de Guinea y en el valle del Nilo (Egipto).</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Europa</w:t>
            </w:r>
            <w:r w:rsidRPr="001D149E">
              <w:rPr>
                <w:color w:val="000000" w:themeColor="text1"/>
              </w:rPr>
              <w:t>: la mayor parte de la población se concentra en la parte occidental, en el eje formado por el Reino Unido, Países Bajos, Bélgica, Alemania, norte de Francia y norte de Italia.</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América</w:t>
            </w:r>
            <w:r w:rsidRPr="001D149E">
              <w:rPr>
                <w:color w:val="000000" w:themeColor="text1"/>
              </w:rPr>
              <w:t>: es un continente poco poblado. Las zonas más habitadas son: nordeste de Estados Unidos, Ciudad de México y sudeste de Brasil y norte de Argentina.</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Oceanía</w:t>
            </w:r>
            <w:r w:rsidRPr="001D149E">
              <w:rPr>
                <w:color w:val="000000" w:themeColor="text1"/>
              </w:rPr>
              <w:t>: es el continente menos poblado.</w:t>
            </w:r>
          </w:p>
          <w:p w:rsidR="002E25C5" w:rsidRPr="002E25C5" w:rsidRDefault="002E25C5" w:rsidP="002E25C5">
            <w:pPr>
              <w:pStyle w:val="cabecera2"/>
              <w:shd w:val="clear" w:color="auto" w:fill="FFFFFF"/>
              <w:spacing w:before="150" w:beforeAutospacing="0" w:after="150" w:afterAutospacing="0" w:line="270" w:lineRule="atLeast"/>
              <w:jc w:val="both"/>
              <w:rPr>
                <w:b/>
                <w:color w:val="000000" w:themeColor="text1"/>
              </w:rPr>
            </w:pPr>
            <w:r w:rsidRPr="002E25C5">
              <w:rPr>
                <w:b/>
                <w:color w:val="000000" w:themeColor="text1"/>
              </w:rPr>
              <w:t>¿Qué factores influyen en la distribución de la población?</w:t>
            </w:r>
          </w:p>
          <w:p w:rsidR="002E25C5" w:rsidRPr="001D149E" w:rsidRDefault="002E25C5" w:rsidP="002E25C5">
            <w:pPr>
              <w:pStyle w:val="Normal1"/>
              <w:shd w:val="clear" w:color="auto" w:fill="FFFFFF"/>
              <w:spacing w:before="150" w:beforeAutospacing="0" w:after="150" w:afterAutospacing="0" w:line="270" w:lineRule="atLeast"/>
              <w:jc w:val="both"/>
              <w:rPr>
                <w:color w:val="000000" w:themeColor="text1"/>
              </w:rPr>
            </w:pPr>
            <w:r w:rsidRPr="001D149E">
              <w:rPr>
                <w:color w:val="000000" w:themeColor="text1"/>
              </w:rPr>
              <w:t>La distribución de la población en el mundo está condicionada por distintos</w:t>
            </w:r>
            <w:r w:rsidRPr="001D149E">
              <w:rPr>
                <w:rStyle w:val="apple-converted-space"/>
                <w:color w:val="000000" w:themeColor="text1"/>
              </w:rPr>
              <w:t> </w:t>
            </w:r>
            <w:r w:rsidRPr="001D149E">
              <w:rPr>
                <w:rStyle w:val="negrita"/>
                <w:b/>
                <w:bCs/>
                <w:color w:val="000000" w:themeColor="text1"/>
              </w:rPr>
              <w:t>factores</w:t>
            </w:r>
            <w:r w:rsidRPr="001D149E">
              <w:rPr>
                <w:color w:val="000000" w:themeColor="text1"/>
              </w:rPr>
              <w:t>:</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Factores físicos</w:t>
            </w:r>
            <w:r w:rsidRPr="001D149E">
              <w:rPr>
                <w:color w:val="000000" w:themeColor="text1"/>
              </w:rPr>
              <w:t>: la población acostumbra a establecerse en zonas próximas a fuentes de agua, de tierras fértiles y recursos minerales, climas templados y zonas de poca altitud.</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Factores históricos</w:t>
            </w:r>
            <w:r w:rsidRPr="001D149E">
              <w:rPr>
                <w:color w:val="000000" w:themeColor="text1"/>
              </w:rPr>
              <w:t xml:space="preserve">: la población de muchos lugares se concentra en zonas pobladas desde la </w:t>
            </w:r>
            <w:r w:rsidR="00AF0144">
              <w:rPr>
                <w:color w:val="000000" w:themeColor="text1"/>
              </w:rPr>
              <w:t>A</w:t>
            </w:r>
            <w:r w:rsidRPr="001D149E">
              <w:rPr>
                <w:color w:val="000000" w:themeColor="text1"/>
              </w:rPr>
              <w:t>ntigüedad, como sucede en Egipto, Próximo Oriente, la India o China.</w:t>
            </w:r>
          </w:p>
          <w:p w:rsidR="002E25C5" w:rsidRPr="001D149E" w:rsidRDefault="002E25C5" w:rsidP="002E25C5">
            <w:pPr>
              <w:pStyle w:val="tab1"/>
              <w:shd w:val="clear" w:color="auto" w:fill="FFFFFF"/>
              <w:spacing w:before="150" w:beforeAutospacing="0" w:after="150" w:afterAutospacing="0" w:line="270"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Factores económicos</w:t>
            </w:r>
            <w:r w:rsidRPr="001D149E">
              <w:rPr>
                <w:color w:val="000000" w:themeColor="text1"/>
              </w:rPr>
              <w:t>: la población tiende a concentrarse en lugares donde abundan los recursos naturales y zonas urbanas donde predominan las industrias y los servicios.</w:t>
            </w:r>
          </w:p>
          <w:p w:rsidR="002E25C5" w:rsidRDefault="002E25C5" w:rsidP="009A4612">
            <w:pPr>
              <w:shd w:val="clear" w:color="auto" w:fill="FFFFFF"/>
              <w:spacing w:after="100" w:afterAutospacing="1" w:line="245" w:lineRule="atLeast"/>
              <w:jc w:val="both"/>
              <w:rPr>
                <w:color w:val="000000" w:themeColor="text1"/>
                <w:sz w:val="24"/>
                <w:szCs w:val="24"/>
              </w:rPr>
            </w:pPr>
          </w:p>
          <w:p w:rsidR="002E25C5" w:rsidRDefault="002E25C5" w:rsidP="009A4612">
            <w:pPr>
              <w:shd w:val="clear" w:color="auto" w:fill="FFFFFF"/>
              <w:spacing w:after="100" w:afterAutospacing="1" w:line="245" w:lineRule="atLeast"/>
              <w:jc w:val="both"/>
              <w:rPr>
                <w:color w:val="000000" w:themeColor="text1"/>
                <w:sz w:val="24"/>
                <w:szCs w:val="24"/>
              </w:rPr>
            </w:pPr>
          </w:p>
          <w:p w:rsidR="002E25C5" w:rsidRPr="001C1BDC" w:rsidRDefault="002E25C5" w:rsidP="009A4612">
            <w:pPr>
              <w:shd w:val="clear" w:color="auto" w:fill="FFFFFF"/>
              <w:spacing w:after="100" w:afterAutospacing="1" w:line="245" w:lineRule="atLeast"/>
              <w:jc w:val="both"/>
              <w:rPr>
                <w:color w:val="000000" w:themeColor="text1"/>
                <w:sz w:val="24"/>
                <w:szCs w:val="24"/>
              </w:rPr>
            </w:pP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E25C5" w:rsidRDefault="002E25C5" w:rsidP="009A4612">
            <w:pPr>
              <w:spacing w:before="2" w:after="2"/>
              <w:rPr>
                <w:rFonts w:ascii="Times New Roman" w:eastAsia="Times New Roman" w:hAnsi="Times New Roman" w:cs="Times New Roman"/>
                <w:color w:val="000000" w:themeColor="text1"/>
                <w:kern w:val="36"/>
                <w:sz w:val="24"/>
                <w:szCs w:val="24"/>
              </w:rPr>
            </w:pPr>
          </w:p>
          <w:p w:rsidR="002E25C5" w:rsidRPr="001D149E" w:rsidRDefault="002E25C5" w:rsidP="002E25C5">
            <w:pPr>
              <w:pStyle w:val="Ttulo1"/>
              <w:shd w:val="clear" w:color="auto" w:fill="FFFFFF"/>
              <w:jc w:val="both"/>
              <w:outlineLvl w:val="0"/>
              <w:rPr>
                <w:rFonts w:ascii="Times New Roman" w:hAnsi="Times New Roman" w:cs="Times New Roman"/>
                <w:b w:val="0"/>
                <w:color w:val="000000" w:themeColor="text1"/>
                <w:sz w:val="24"/>
                <w:szCs w:val="24"/>
              </w:rPr>
            </w:pPr>
            <w:r w:rsidRPr="001D149E">
              <w:rPr>
                <w:rFonts w:ascii="Times New Roman" w:hAnsi="Times New Roman" w:cs="Times New Roman"/>
                <w:b w:val="0"/>
                <w:color w:val="000000" w:themeColor="text1"/>
                <w:sz w:val="24"/>
                <w:szCs w:val="24"/>
              </w:rPr>
              <w:lastRenderedPageBreak/>
              <w:t>La distribución de la población mundial</w:t>
            </w:r>
          </w:p>
          <w:p w:rsidR="002E25C5" w:rsidRPr="001C1BDC" w:rsidRDefault="002E25C5" w:rsidP="002E25C5">
            <w:pPr>
              <w:jc w:val="both"/>
              <w:rPr>
                <w:rFonts w:ascii="Times New Roman" w:hAnsi="Times New Roman" w:cs="Times New Roman"/>
                <w:color w:val="000000" w:themeColor="text1"/>
                <w:sz w:val="24"/>
                <w:szCs w:val="24"/>
              </w:rPr>
            </w:pP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6536" w:type="dxa"/>
          </w:tcPr>
          <w:p w:rsidR="002E25C5" w:rsidRPr="001D149E" w:rsidRDefault="002E25C5" w:rsidP="009A4612">
            <w:pPr>
              <w:jc w:val="both"/>
              <w:rPr>
                <w:rFonts w:ascii="Times New Roman" w:eastAsia="Times New Roman" w:hAnsi="Times New Roman" w:cs="Times New Roman"/>
                <w:color w:val="000000" w:themeColor="text1"/>
                <w:sz w:val="24"/>
                <w:szCs w:val="24"/>
              </w:rPr>
            </w:pPr>
          </w:p>
          <w:p w:rsidR="002E25C5" w:rsidRPr="001D149E" w:rsidRDefault="002E25C5" w:rsidP="002E25C5">
            <w:pPr>
              <w:pStyle w:val="NormalWeb"/>
              <w:shd w:val="clear" w:color="auto" w:fill="FFFFFF"/>
              <w:spacing w:before="0" w:beforeAutospacing="0" w:after="210" w:afterAutospacing="0"/>
              <w:jc w:val="both"/>
              <w:rPr>
                <w:color w:val="000000" w:themeColor="text1"/>
              </w:rPr>
            </w:pPr>
            <w:r w:rsidRPr="001D149E">
              <w:rPr>
                <w:color w:val="000000" w:themeColor="text1"/>
              </w:rPr>
              <w:t>Interactivo que muestra la distribución de la población en el mundo y destaca las regiones más pobladas del planeta</w:t>
            </w:r>
          </w:p>
          <w:p w:rsidR="002E25C5" w:rsidRPr="001C1BDC" w:rsidRDefault="002E25C5" w:rsidP="009A4612">
            <w:pPr>
              <w:spacing w:before="2" w:after="2"/>
              <w:rPr>
                <w:rFonts w:ascii="Times New Roman" w:hAnsi="Times New Roman" w:cs="Times New Roman"/>
                <w:color w:val="000000" w:themeColor="text1"/>
                <w:sz w:val="24"/>
                <w:szCs w:val="24"/>
              </w:rPr>
            </w:pPr>
          </w:p>
        </w:tc>
      </w:tr>
    </w:tbl>
    <w:p w:rsidR="002E25C5" w:rsidRDefault="002E25C5" w:rsidP="004942F4">
      <w:pPr>
        <w:pStyle w:val="Ttulo4"/>
        <w:shd w:val="clear" w:color="auto" w:fill="FFFFFF"/>
        <w:spacing w:before="109" w:beforeAutospacing="0" w:after="109" w:afterAutospacing="0"/>
        <w:jc w:val="both"/>
        <w:rPr>
          <w:bCs w:val="0"/>
          <w:i/>
          <w:color w:val="000000" w:themeColor="text1"/>
        </w:rPr>
      </w:pPr>
    </w:p>
    <w:p w:rsidR="002E25C5" w:rsidRDefault="002E25C5" w:rsidP="004942F4">
      <w:pPr>
        <w:pStyle w:val="Ttulo4"/>
        <w:shd w:val="clear" w:color="auto" w:fill="FFFFFF"/>
        <w:spacing w:before="109" w:beforeAutospacing="0" w:after="109" w:afterAutospacing="0"/>
        <w:jc w:val="both"/>
        <w:rPr>
          <w:bCs w:val="0"/>
          <w:i/>
          <w:color w:val="000000" w:themeColor="text1"/>
        </w:rPr>
      </w:pPr>
    </w:p>
    <w:p w:rsidR="002E25C5" w:rsidRDefault="002E25C5" w:rsidP="004942F4">
      <w:pPr>
        <w:pStyle w:val="Ttulo4"/>
        <w:shd w:val="clear" w:color="auto" w:fill="FFFFFF"/>
        <w:spacing w:before="109" w:beforeAutospacing="0" w:after="109" w:afterAutospacing="0"/>
        <w:jc w:val="both"/>
        <w:rPr>
          <w:bCs w:val="0"/>
          <w:i/>
          <w:color w:val="000000" w:themeColor="text1"/>
        </w:rPr>
      </w:pPr>
    </w:p>
    <w:tbl>
      <w:tblPr>
        <w:tblStyle w:val="Tablaconcuadrcula"/>
        <w:tblW w:w="0" w:type="auto"/>
        <w:tblLook w:val="04A0" w:firstRow="1" w:lastRow="0" w:firstColumn="1" w:lastColumn="0" w:noHBand="0" w:noVBand="1"/>
      </w:tblPr>
      <w:tblGrid>
        <w:gridCol w:w="2518"/>
        <w:gridCol w:w="6536"/>
      </w:tblGrid>
      <w:tr w:rsidR="002E25C5" w:rsidRPr="001C1BDC" w:rsidTr="009A4612">
        <w:tc>
          <w:tcPr>
            <w:tcW w:w="9054" w:type="dxa"/>
            <w:gridSpan w:val="2"/>
            <w:shd w:val="clear" w:color="auto" w:fill="000000" w:themeFill="text1"/>
          </w:tcPr>
          <w:p w:rsidR="002E25C5" w:rsidRPr="001C1BDC" w:rsidRDefault="002E25C5" w:rsidP="009A4612">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E25C5" w:rsidRPr="001C1BDC" w:rsidRDefault="002E25C5"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0</w:t>
            </w:r>
          </w:p>
        </w:tc>
      </w:tr>
      <w:tr w:rsidR="002E25C5" w:rsidRPr="001C1BDC" w:rsidTr="009A4612">
        <w:trPr>
          <w:trHeight w:val="602"/>
        </w:trPr>
        <w:tc>
          <w:tcPr>
            <w:tcW w:w="2518" w:type="dxa"/>
          </w:tcPr>
          <w:p w:rsidR="002E25C5" w:rsidRPr="001C1BDC" w:rsidRDefault="002E25C5"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E25C5" w:rsidRPr="000564BA" w:rsidRDefault="002E25C5" w:rsidP="009A4612">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A4612" w:rsidRDefault="00085F0A" w:rsidP="009A4612">
            <w:pPr>
              <w:pStyle w:val="tab1"/>
              <w:shd w:val="clear" w:color="auto" w:fill="FFFFFF"/>
              <w:spacing w:before="136" w:beforeAutospacing="0" w:after="136" w:afterAutospacing="0" w:line="245" w:lineRule="atLeast"/>
              <w:jc w:val="both"/>
              <w:rPr>
                <w:b/>
                <w:color w:val="000000" w:themeColor="text1"/>
                <w:shd w:val="clear" w:color="auto" w:fill="FFFFFF"/>
              </w:rPr>
            </w:pPr>
            <w:r>
              <w:rPr>
                <w:b/>
                <w:color w:val="000000" w:themeColor="text1"/>
                <w:shd w:val="clear" w:color="auto" w:fill="FFFFFF"/>
              </w:rPr>
              <w:t>FICHA DEL DOCENTE</w:t>
            </w:r>
          </w:p>
          <w:p w:rsidR="00E80BF3" w:rsidRPr="009A4612" w:rsidRDefault="009D2B45" w:rsidP="00E80BF3">
            <w:pPr>
              <w:pStyle w:val="Sinespaciado"/>
              <w:jc w:val="both"/>
              <w:rPr>
                <w:rFonts w:ascii="Times New Roman" w:hAnsi="Times New Roman" w:cs="Times New Roman"/>
                <w:color w:val="000000" w:themeColor="text1"/>
                <w:sz w:val="24"/>
                <w:szCs w:val="24"/>
              </w:rPr>
            </w:pPr>
            <w:r>
              <w:rPr>
                <w:color w:val="000000" w:themeColor="text1"/>
                <w:sz w:val="24"/>
                <w:szCs w:val="24"/>
              </w:rPr>
              <w:t xml:space="preserve">Título: </w:t>
            </w:r>
            <w:r w:rsidR="00E80BF3" w:rsidRPr="001D149E">
              <w:rPr>
                <w:rFonts w:ascii="Times New Roman" w:hAnsi="Times New Roman" w:cs="Times New Roman"/>
                <w:color w:val="000000" w:themeColor="text1"/>
                <w:sz w:val="24"/>
                <w:szCs w:val="24"/>
              </w:rPr>
              <w:t>La población del mundo</w:t>
            </w:r>
          </w:p>
          <w:p w:rsidR="009D2B45" w:rsidRPr="001D149E" w:rsidRDefault="009D2B45" w:rsidP="009D2B45">
            <w:pPr>
              <w:pStyle w:val="Ttulo1"/>
              <w:shd w:val="clear" w:color="auto" w:fill="FFFFFF"/>
              <w:jc w:val="both"/>
              <w:outlineLvl w:val="0"/>
              <w:rPr>
                <w:rFonts w:ascii="Times New Roman" w:hAnsi="Times New Roman" w:cs="Times New Roman"/>
                <w:b w:val="0"/>
                <w:color w:val="000000" w:themeColor="text1"/>
                <w:sz w:val="24"/>
                <w:szCs w:val="24"/>
              </w:rPr>
            </w:pPr>
          </w:p>
          <w:p w:rsidR="009D2B45" w:rsidRDefault="009D2B45" w:rsidP="009D2B45">
            <w:pPr>
              <w:pStyle w:val="NormalWeb"/>
              <w:shd w:val="clear" w:color="auto" w:fill="FFFFFF"/>
              <w:spacing w:before="0" w:beforeAutospacing="0" w:after="210" w:afterAutospacing="0"/>
              <w:jc w:val="both"/>
              <w:rPr>
                <w:b/>
                <w:color w:val="000000" w:themeColor="text1"/>
              </w:rPr>
            </w:pPr>
          </w:p>
          <w:p w:rsidR="009D2B45" w:rsidRPr="00810A26" w:rsidRDefault="009D2B45" w:rsidP="00810A26">
            <w:pPr>
              <w:shd w:val="clear" w:color="auto" w:fill="FFFFFF"/>
              <w:spacing w:after="190"/>
              <w:jc w:val="both"/>
              <w:rPr>
                <w:rFonts w:ascii="Times New Roman" w:eastAsia="Times New Roman" w:hAnsi="Times New Roman" w:cs="Times New Roman"/>
                <w:color w:val="000000" w:themeColor="text1"/>
                <w:sz w:val="24"/>
                <w:szCs w:val="24"/>
              </w:rPr>
            </w:pPr>
            <w:r w:rsidRPr="00810A26">
              <w:rPr>
                <w:rFonts w:ascii="Times New Roman" w:hAnsi="Times New Roman" w:cs="Times New Roman"/>
                <w:b/>
                <w:color w:val="000000" w:themeColor="text1"/>
                <w:sz w:val="24"/>
                <w:szCs w:val="24"/>
              </w:rPr>
              <w:t>Distribución:</w:t>
            </w:r>
            <w:r w:rsidRPr="00810A26">
              <w:rPr>
                <w:rFonts w:ascii="Times New Roman" w:hAnsi="Times New Roman" w:cs="Times New Roman"/>
                <w:color w:val="000000" w:themeColor="text1"/>
                <w:sz w:val="24"/>
                <w:szCs w:val="24"/>
              </w:rPr>
              <w:t xml:space="preserve"> </w:t>
            </w:r>
            <w:r w:rsidRPr="00810A26">
              <w:rPr>
                <w:rFonts w:ascii="Times New Roman" w:eastAsia="Times New Roman" w:hAnsi="Times New Roman" w:cs="Times New Roman"/>
                <w:color w:val="000000" w:themeColor="text1"/>
                <w:sz w:val="24"/>
                <w:szCs w:val="24"/>
              </w:rPr>
              <w:t xml:space="preserve">Interactivo destinado a conocer la distribución </w:t>
            </w:r>
            <w:r w:rsidR="00810A26" w:rsidRPr="00810A26">
              <w:rPr>
                <w:rFonts w:ascii="Times New Roman" w:eastAsia="Times New Roman" w:hAnsi="Times New Roman" w:cs="Times New Roman"/>
                <w:color w:val="000000" w:themeColor="text1"/>
                <w:sz w:val="24"/>
                <w:szCs w:val="24"/>
              </w:rPr>
              <w:t>de la población por continentes</w:t>
            </w:r>
          </w:p>
          <w:p w:rsidR="009D2B45" w:rsidRPr="001D149E" w:rsidRDefault="009D2B45" w:rsidP="009D2B4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Temporalización:</w:t>
            </w:r>
            <w:r>
              <w:rPr>
                <w:rFonts w:ascii="Times New Roman" w:eastAsia="Times New Roman" w:hAnsi="Times New Roman" w:cs="Times New Roman"/>
                <w:color w:val="000000" w:themeColor="text1"/>
                <w:sz w:val="24"/>
                <w:szCs w:val="24"/>
              </w:rPr>
              <w:t xml:space="preserve"> 3</w:t>
            </w:r>
            <w:r w:rsidRPr="001D149E">
              <w:rPr>
                <w:rFonts w:ascii="Times New Roman" w:eastAsia="Times New Roman" w:hAnsi="Times New Roman" w:cs="Times New Roman"/>
                <w:color w:val="000000" w:themeColor="text1"/>
                <w:sz w:val="24"/>
                <w:szCs w:val="24"/>
              </w:rPr>
              <w:t>0 </w:t>
            </w:r>
            <w:r w:rsidR="0090113C">
              <w:rPr>
                <w:rFonts w:ascii="Times New Roman" w:eastAsia="Times New Roman" w:hAnsi="Times New Roman" w:cs="Times New Roman"/>
                <w:color w:val="000000" w:themeColor="text1"/>
                <w:sz w:val="24"/>
                <w:szCs w:val="24"/>
              </w:rPr>
              <w:t>m</w:t>
            </w:r>
            <w:r w:rsidRPr="001D149E">
              <w:rPr>
                <w:rFonts w:ascii="Times New Roman" w:eastAsia="Times New Roman" w:hAnsi="Times New Roman" w:cs="Times New Roman"/>
                <w:color w:val="000000" w:themeColor="text1"/>
                <w:sz w:val="24"/>
                <w:szCs w:val="24"/>
              </w:rPr>
              <w:t>inutos</w:t>
            </w:r>
          </w:p>
          <w:p w:rsidR="009D2B45" w:rsidRPr="001D149E" w:rsidRDefault="009D2B45" w:rsidP="009D2B4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Tipo de recurso:</w:t>
            </w:r>
            <w:r>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Interactivo</w:t>
            </w:r>
          </w:p>
          <w:p w:rsidR="009D2B45" w:rsidRPr="001D149E" w:rsidRDefault="009D2B45" w:rsidP="009D2B4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 xml:space="preserve">Acción didáctica: </w:t>
            </w:r>
            <w:r w:rsidRPr="001D149E">
              <w:rPr>
                <w:rFonts w:ascii="Times New Roman" w:eastAsia="Times New Roman" w:hAnsi="Times New Roman" w:cs="Times New Roman"/>
                <w:color w:val="000000" w:themeColor="text1"/>
                <w:sz w:val="24"/>
                <w:szCs w:val="24"/>
              </w:rPr>
              <w:t>Exposición</w:t>
            </w:r>
          </w:p>
          <w:p w:rsidR="009D2B45" w:rsidRPr="001D149E" w:rsidRDefault="009D2B45" w:rsidP="009D2B45">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Competencia:</w:t>
            </w:r>
            <w:r>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Competencia social y ciudadana</w:t>
            </w:r>
          </w:p>
          <w:p w:rsidR="009A4612" w:rsidRPr="001D149E" w:rsidRDefault="009A4612" w:rsidP="009A4612">
            <w:pPr>
              <w:pStyle w:val="cabecera1"/>
              <w:shd w:val="clear" w:color="auto" w:fill="FFFFFF"/>
              <w:spacing w:before="0" w:beforeAutospacing="0"/>
              <w:jc w:val="both"/>
              <w:rPr>
                <w:b/>
                <w:bCs/>
                <w:color w:val="000000" w:themeColor="text1"/>
              </w:rPr>
            </w:pPr>
          </w:p>
          <w:p w:rsidR="009A4612" w:rsidRPr="001D149E" w:rsidRDefault="009A4612" w:rsidP="009A4612">
            <w:pPr>
              <w:pStyle w:val="cabecera1"/>
              <w:shd w:val="clear" w:color="auto" w:fill="FFFFFF"/>
              <w:spacing w:before="0" w:beforeAutospacing="0"/>
              <w:jc w:val="both"/>
              <w:rPr>
                <w:b/>
                <w:bCs/>
                <w:color w:val="000000" w:themeColor="text1"/>
              </w:rPr>
            </w:pPr>
            <w:r w:rsidRPr="001D149E">
              <w:rPr>
                <w:b/>
                <w:bCs/>
                <w:color w:val="000000" w:themeColor="text1"/>
              </w:rPr>
              <w:t>Objetivo</w:t>
            </w:r>
          </w:p>
          <w:p w:rsidR="009A4612" w:rsidRPr="001D149E" w:rsidRDefault="009A4612" w:rsidP="009A4612">
            <w:pPr>
              <w:pStyle w:val="Normal1"/>
              <w:shd w:val="clear" w:color="auto" w:fill="FFFFFF"/>
              <w:spacing w:before="0" w:beforeAutospacing="0" w:line="245" w:lineRule="atLeast"/>
              <w:jc w:val="both"/>
              <w:rPr>
                <w:color w:val="000000" w:themeColor="text1"/>
              </w:rPr>
            </w:pPr>
            <w:r w:rsidRPr="001D149E">
              <w:rPr>
                <w:color w:val="000000" w:themeColor="text1"/>
              </w:rPr>
              <w:t>El siguiente interactivo presenta, mediante un mapa de los distintos continentes, la densidad de población en los diferentes países del planeta, al tiempo que establece un contraste con el territorio y el clima de cada zona.</w:t>
            </w:r>
          </w:p>
          <w:p w:rsidR="009A4612" w:rsidRPr="001D149E" w:rsidRDefault="009A4612" w:rsidP="009A4612">
            <w:pPr>
              <w:pStyle w:val="cabecera1"/>
              <w:shd w:val="clear" w:color="auto" w:fill="FFFFFF"/>
              <w:spacing w:before="0" w:beforeAutospacing="0"/>
              <w:jc w:val="both"/>
              <w:rPr>
                <w:b/>
                <w:bCs/>
                <w:color w:val="000000" w:themeColor="text1"/>
              </w:rPr>
            </w:pPr>
            <w:r w:rsidRPr="001D149E">
              <w:rPr>
                <w:b/>
                <w:bCs/>
                <w:color w:val="000000" w:themeColor="text1"/>
              </w:rPr>
              <w:t>Propuesta</w:t>
            </w:r>
          </w:p>
          <w:p w:rsidR="009A4612" w:rsidRPr="009A4612" w:rsidRDefault="009A4612" w:rsidP="009A4612">
            <w:pPr>
              <w:pStyle w:val="cabecera2"/>
              <w:shd w:val="clear" w:color="auto" w:fill="FFFFFF"/>
              <w:spacing w:before="0" w:beforeAutospacing="0" w:line="245" w:lineRule="atLeast"/>
              <w:jc w:val="both"/>
              <w:rPr>
                <w:b/>
                <w:color w:val="000000" w:themeColor="text1"/>
              </w:rPr>
            </w:pPr>
            <w:r w:rsidRPr="009A4612">
              <w:rPr>
                <w:b/>
                <w:color w:val="000000" w:themeColor="text1"/>
              </w:rPr>
              <w:t>Durante la presentación</w:t>
            </w:r>
          </w:p>
          <w:p w:rsidR="009A4612" w:rsidRPr="001D149E" w:rsidRDefault="009A4612" w:rsidP="009A4612">
            <w:pPr>
              <w:pStyle w:val="Normal1"/>
              <w:shd w:val="clear" w:color="auto" w:fill="FFFFFF"/>
              <w:spacing w:before="0" w:beforeAutospacing="0" w:line="245" w:lineRule="atLeast"/>
              <w:jc w:val="both"/>
              <w:rPr>
                <w:color w:val="000000" w:themeColor="text1"/>
              </w:rPr>
            </w:pPr>
            <w:r w:rsidRPr="001D149E">
              <w:rPr>
                <w:color w:val="000000" w:themeColor="text1"/>
              </w:rPr>
              <w:lastRenderedPageBreak/>
              <w:t xml:space="preserve">Sugerimos utilizar el recurso para mostrar la densidad de población de los distintos países del planeta. Después de analizar las diferentes regiones, los </w:t>
            </w:r>
            <w:r>
              <w:rPr>
                <w:color w:val="000000" w:themeColor="text1"/>
              </w:rPr>
              <w:t>estudiantes</w:t>
            </w:r>
            <w:r w:rsidRPr="001D149E">
              <w:rPr>
                <w:color w:val="000000" w:themeColor="text1"/>
              </w:rPr>
              <w:t xml:space="preserve"> deberán comentar cuáles son las razones que explican que exista una mayor concentración humana en determinadas zonas del planeta, mientras que otras aparecen prácticamente como desiertos demográficos.</w:t>
            </w:r>
          </w:p>
          <w:p w:rsidR="009A4612" w:rsidRPr="001D149E" w:rsidRDefault="009A4612" w:rsidP="009A4612">
            <w:pPr>
              <w:pStyle w:val="Normal1"/>
              <w:shd w:val="clear" w:color="auto" w:fill="FFFFFF"/>
              <w:spacing w:before="0" w:beforeAutospacing="0" w:line="245" w:lineRule="atLeast"/>
              <w:jc w:val="both"/>
              <w:rPr>
                <w:color w:val="000000" w:themeColor="text1"/>
              </w:rPr>
            </w:pPr>
            <w:r w:rsidRPr="001D149E">
              <w:rPr>
                <w:color w:val="000000" w:themeColor="text1"/>
              </w:rPr>
              <w:t xml:space="preserve">Se puede aprovechar para que los </w:t>
            </w:r>
            <w:r>
              <w:rPr>
                <w:color w:val="000000" w:themeColor="text1"/>
              </w:rPr>
              <w:t>estudiantes</w:t>
            </w:r>
            <w:r w:rsidRPr="001D149E">
              <w:rPr>
                <w:color w:val="000000" w:themeColor="text1"/>
              </w:rPr>
              <w:t xml:space="preserve"> pongan a prueba sus conocimientos sobre el relieve de los distintos continentes y, a partir de aquí, establecer una relación entre densidad de población y territorio. Para completar su análisis, deberían también considerar otros factores, como la historia, la economía y el clima predominante en la zona.</w:t>
            </w:r>
          </w:p>
          <w:p w:rsidR="009A4612" w:rsidRPr="009A4612" w:rsidRDefault="009A4612" w:rsidP="009A4612">
            <w:pPr>
              <w:pStyle w:val="cabecera2"/>
              <w:shd w:val="clear" w:color="auto" w:fill="FFFFFF"/>
              <w:spacing w:before="0" w:beforeAutospacing="0" w:line="245" w:lineRule="atLeast"/>
              <w:jc w:val="both"/>
              <w:rPr>
                <w:b/>
                <w:color w:val="000000" w:themeColor="text1"/>
              </w:rPr>
            </w:pPr>
            <w:r w:rsidRPr="009A4612">
              <w:rPr>
                <w:b/>
                <w:color w:val="000000" w:themeColor="text1"/>
              </w:rPr>
              <w:t>Después de la presentación</w:t>
            </w:r>
          </w:p>
          <w:p w:rsidR="009A4612" w:rsidRPr="001D149E" w:rsidRDefault="009A4612" w:rsidP="009A4612">
            <w:pPr>
              <w:pStyle w:val="Normal1"/>
              <w:shd w:val="clear" w:color="auto" w:fill="FFFFFF"/>
              <w:spacing w:before="0" w:beforeAutospacing="0" w:line="245" w:lineRule="atLeast"/>
              <w:jc w:val="both"/>
              <w:rPr>
                <w:color w:val="000000" w:themeColor="text1"/>
              </w:rPr>
            </w:pPr>
            <w:r w:rsidRPr="001D149E">
              <w:rPr>
                <w:color w:val="000000" w:themeColor="text1"/>
              </w:rPr>
              <w:t xml:space="preserve">Los </w:t>
            </w:r>
            <w:r>
              <w:rPr>
                <w:color w:val="000000" w:themeColor="text1"/>
              </w:rPr>
              <w:t>estudiantes</w:t>
            </w:r>
            <w:r w:rsidRPr="001D149E">
              <w:rPr>
                <w:color w:val="000000" w:themeColor="text1"/>
              </w:rPr>
              <w:t> deberán buscar información sobre alguno de los países propuestos y relacionar su densidad de población con el territorio, el clima, la riqueza mineral de sus suelos, su economía y su historia. Como elemento de referencia pueden tomar el artículo específico que sobre cada uno de ellos ofrece la Gran Enciclopedia Planeta:</w:t>
            </w:r>
          </w:p>
          <w:p w:rsidR="009A4612" w:rsidRPr="001D149E" w:rsidRDefault="009A4612" w:rsidP="009A4612">
            <w:pPr>
              <w:pStyle w:val="tab1"/>
              <w:shd w:val="clear" w:color="auto" w:fill="FFFFFF"/>
              <w:spacing w:before="0" w:beforeAutospacing="0" w:line="245" w:lineRule="atLeast"/>
              <w:jc w:val="both"/>
              <w:rPr>
                <w:color w:val="000000" w:themeColor="text1"/>
              </w:rPr>
            </w:pPr>
            <w:r w:rsidRPr="001D149E">
              <w:rPr>
                <w:color w:val="000000" w:themeColor="text1"/>
              </w:rPr>
              <w:t>- Países Bajos.</w:t>
            </w:r>
          </w:p>
          <w:p w:rsidR="009A4612" w:rsidRPr="001D149E" w:rsidRDefault="009A4612" w:rsidP="009A4612">
            <w:pPr>
              <w:pStyle w:val="tab1"/>
              <w:shd w:val="clear" w:color="auto" w:fill="FFFFFF"/>
              <w:spacing w:before="0" w:beforeAutospacing="0" w:line="245" w:lineRule="atLeast"/>
              <w:jc w:val="both"/>
              <w:rPr>
                <w:color w:val="000000" w:themeColor="text1"/>
              </w:rPr>
            </w:pPr>
            <w:r w:rsidRPr="001D149E">
              <w:rPr>
                <w:color w:val="000000" w:themeColor="text1"/>
              </w:rPr>
              <w:t>- Nigeria.</w:t>
            </w:r>
          </w:p>
          <w:p w:rsidR="009A4612" w:rsidRPr="001D149E" w:rsidRDefault="009A4612" w:rsidP="009A4612">
            <w:pPr>
              <w:pStyle w:val="tab1"/>
              <w:shd w:val="clear" w:color="auto" w:fill="FFFFFF"/>
              <w:spacing w:before="0" w:beforeAutospacing="0" w:line="245" w:lineRule="atLeast"/>
              <w:jc w:val="both"/>
              <w:rPr>
                <w:color w:val="000000" w:themeColor="text1"/>
              </w:rPr>
            </w:pPr>
            <w:r w:rsidRPr="001D149E">
              <w:rPr>
                <w:color w:val="000000" w:themeColor="text1"/>
              </w:rPr>
              <w:t>- India.</w:t>
            </w:r>
          </w:p>
          <w:p w:rsidR="009A4612" w:rsidRPr="001D149E" w:rsidRDefault="009A4612" w:rsidP="009A4612">
            <w:pPr>
              <w:pStyle w:val="tab1"/>
              <w:shd w:val="clear" w:color="auto" w:fill="FFFFFF"/>
              <w:spacing w:before="0" w:beforeAutospacing="0" w:line="245" w:lineRule="atLeast"/>
              <w:jc w:val="both"/>
              <w:rPr>
                <w:color w:val="000000" w:themeColor="text1"/>
              </w:rPr>
            </w:pPr>
            <w:r w:rsidRPr="001D149E">
              <w:rPr>
                <w:color w:val="000000" w:themeColor="text1"/>
              </w:rPr>
              <w:t>- Estados Unidos.</w:t>
            </w:r>
          </w:p>
          <w:p w:rsidR="009A4612" w:rsidRPr="001D149E" w:rsidRDefault="009A4612" w:rsidP="009A4612">
            <w:pPr>
              <w:pStyle w:val="tab1"/>
              <w:shd w:val="clear" w:color="auto" w:fill="FFFFFF"/>
              <w:spacing w:before="0" w:beforeAutospacing="0" w:line="245" w:lineRule="atLeast"/>
              <w:jc w:val="both"/>
              <w:rPr>
                <w:color w:val="000000" w:themeColor="text1"/>
              </w:rPr>
            </w:pPr>
            <w:r w:rsidRPr="001D149E">
              <w:rPr>
                <w:color w:val="000000" w:themeColor="text1"/>
              </w:rPr>
              <w:t>- Australia.</w:t>
            </w:r>
          </w:p>
          <w:p w:rsidR="009A4612" w:rsidRPr="001D149E" w:rsidRDefault="009A4612" w:rsidP="009A4612">
            <w:pPr>
              <w:shd w:val="clear" w:color="auto" w:fill="FFFFFF"/>
              <w:spacing w:before="190"/>
              <w:jc w:val="both"/>
              <w:rPr>
                <w:rFonts w:ascii="Times New Roman" w:eastAsia="Times New Roman" w:hAnsi="Times New Roman" w:cs="Times New Roman"/>
                <w:color w:val="000000" w:themeColor="text1"/>
                <w:sz w:val="24"/>
                <w:szCs w:val="24"/>
              </w:rPr>
            </w:pPr>
          </w:p>
          <w:p w:rsidR="009A4612" w:rsidRPr="009A4612" w:rsidRDefault="00085F0A" w:rsidP="009A4612">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FICHA DEL ESTUDIANTE</w:t>
            </w:r>
          </w:p>
          <w:p w:rsidR="009A4612" w:rsidRPr="001D149E" w:rsidRDefault="009A4612" w:rsidP="009A4612">
            <w:pPr>
              <w:pStyle w:val="Normal1"/>
              <w:shd w:val="clear" w:color="auto" w:fill="FFFFFF"/>
              <w:spacing w:before="136" w:beforeAutospacing="0" w:after="136" w:afterAutospacing="0" w:line="245" w:lineRule="atLeast"/>
              <w:jc w:val="both"/>
              <w:rPr>
                <w:color w:val="000000" w:themeColor="text1"/>
              </w:rPr>
            </w:pPr>
          </w:p>
          <w:p w:rsidR="009A4612" w:rsidRPr="001D149E" w:rsidRDefault="009A4612" w:rsidP="009A4612">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La población mundial está próxima a los</w:t>
            </w:r>
            <w:r w:rsidRPr="001D149E">
              <w:rPr>
                <w:rStyle w:val="apple-converted-space"/>
                <w:color w:val="000000" w:themeColor="text1"/>
              </w:rPr>
              <w:t> </w:t>
            </w:r>
            <w:r w:rsidRPr="001D149E">
              <w:rPr>
                <w:rStyle w:val="negrita"/>
                <w:b/>
                <w:bCs/>
                <w:color w:val="000000" w:themeColor="text1"/>
              </w:rPr>
              <w:t>7000 millones de habitantes</w:t>
            </w:r>
            <w:r w:rsidRPr="001D149E">
              <w:rPr>
                <w:color w:val="000000" w:themeColor="text1"/>
              </w:rPr>
              <w:t>, aunque su distribución por el planeta no es homogénea. Existen zonas muy extensas y poco pobladas, mientras que en otras, mucho más pequeñas, se produce una gran concentración de población.</w:t>
            </w:r>
          </w:p>
          <w:p w:rsidR="009A4612" w:rsidRPr="001D149E" w:rsidRDefault="009A4612" w:rsidP="009A4612">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Esta</w:t>
            </w:r>
            <w:r w:rsidRPr="001D149E">
              <w:rPr>
                <w:rStyle w:val="apple-converted-space"/>
                <w:color w:val="000000" w:themeColor="text1"/>
              </w:rPr>
              <w:t> </w:t>
            </w:r>
            <w:r w:rsidRPr="001D149E">
              <w:rPr>
                <w:rStyle w:val="negrita"/>
                <w:b/>
                <w:bCs/>
                <w:color w:val="000000" w:themeColor="text1"/>
              </w:rPr>
              <w:t>desigual distribución</w:t>
            </w:r>
            <w:r w:rsidRPr="001D149E">
              <w:rPr>
                <w:rStyle w:val="apple-converted-space"/>
                <w:b/>
                <w:bCs/>
                <w:color w:val="000000" w:themeColor="text1"/>
              </w:rPr>
              <w:t> </w:t>
            </w:r>
            <w:r w:rsidRPr="001D149E">
              <w:rPr>
                <w:color w:val="000000" w:themeColor="text1"/>
              </w:rPr>
              <w:t>de la población en el planeta se debe a:</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lastRenderedPageBreak/>
              <w:t>-</w:t>
            </w:r>
            <w:r w:rsidRPr="001D149E">
              <w:rPr>
                <w:rStyle w:val="apple-converted-space"/>
                <w:color w:val="000000" w:themeColor="text1"/>
              </w:rPr>
              <w:t> </w:t>
            </w:r>
            <w:r w:rsidRPr="001D149E">
              <w:rPr>
                <w:rStyle w:val="negrita"/>
                <w:b/>
                <w:bCs/>
                <w:color w:val="000000" w:themeColor="text1"/>
              </w:rPr>
              <w:t>Factores físicos</w:t>
            </w:r>
            <w:r w:rsidRPr="001D149E">
              <w:rPr>
                <w:color w:val="000000" w:themeColor="text1"/>
              </w:rPr>
              <w:t>: la población tiende a concentrarse en valles y zonas llanas de clima templado, en zonas de suelos fértiles y ricos en minerales y, sobre todo, junto a las fuentes de agua.</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Factores históricos</w:t>
            </w:r>
            <w:r w:rsidRPr="001D149E">
              <w:rPr>
                <w:color w:val="000000" w:themeColor="text1"/>
              </w:rPr>
              <w:t xml:space="preserve">: las zonas pobladas desde la </w:t>
            </w:r>
            <w:r w:rsidR="00B66C21">
              <w:rPr>
                <w:color w:val="000000" w:themeColor="text1"/>
              </w:rPr>
              <w:t>A</w:t>
            </w:r>
            <w:r w:rsidRPr="001D149E">
              <w:rPr>
                <w:color w:val="000000" w:themeColor="text1"/>
              </w:rPr>
              <w:t>ntigüedad continúan estando muy pobladas hoy en día.</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Factores económicos</w:t>
            </w:r>
            <w:r w:rsidRPr="001D149E">
              <w:rPr>
                <w:color w:val="000000" w:themeColor="text1"/>
              </w:rPr>
              <w:t>: las zonas ricas en recursos naturales y donde se ha producido un gran desarrollo de las actividades económicas propias del sector secundario y terciario también atraen población.</w:t>
            </w:r>
          </w:p>
          <w:p w:rsidR="009A4612" w:rsidRPr="001D149E" w:rsidRDefault="009A4612" w:rsidP="009A4612">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Las mayores concentraciones de población en el mundo se encuentran en:</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Asia oriental</w:t>
            </w:r>
            <w:r w:rsidRPr="001D149E">
              <w:rPr>
                <w:color w:val="000000" w:themeColor="text1"/>
              </w:rPr>
              <w:t>: 1500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Sur de Asia</w:t>
            </w:r>
            <w:r w:rsidRPr="001D149E">
              <w:rPr>
                <w:color w:val="000000" w:themeColor="text1"/>
              </w:rPr>
              <w:t>: 1300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Sudeste asiático</w:t>
            </w:r>
            <w:r w:rsidRPr="001D149E">
              <w:rPr>
                <w:color w:val="000000" w:themeColor="text1"/>
              </w:rPr>
              <w:t>: 500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Próximo Oriente</w:t>
            </w:r>
            <w:r w:rsidRPr="001D149E">
              <w:rPr>
                <w:color w:val="000000" w:themeColor="text1"/>
              </w:rPr>
              <w:t>: 200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Golfo de Guinea</w:t>
            </w:r>
            <w:r w:rsidRPr="001D149E">
              <w:rPr>
                <w:color w:val="000000" w:themeColor="text1"/>
              </w:rPr>
              <w:t>: 200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Europa occidental</w:t>
            </w:r>
            <w:r w:rsidRPr="001D149E">
              <w:rPr>
                <w:color w:val="000000" w:themeColor="text1"/>
              </w:rPr>
              <w:t>: 580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 xml:space="preserve">Costa </w:t>
            </w:r>
            <w:r w:rsidR="00512ED2">
              <w:rPr>
                <w:rStyle w:val="negrita"/>
                <w:b/>
                <w:bCs/>
                <w:color w:val="000000" w:themeColor="text1"/>
              </w:rPr>
              <w:t>e</w:t>
            </w:r>
            <w:r w:rsidRPr="001D149E">
              <w:rPr>
                <w:rStyle w:val="negrita"/>
                <w:b/>
                <w:bCs/>
                <w:color w:val="000000" w:themeColor="text1"/>
              </w:rPr>
              <w:t>ste de Estados Unidos</w:t>
            </w:r>
            <w:r w:rsidRPr="001D149E">
              <w:rPr>
                <w:color w:val="000000" w:themeColor="text1"/>
              </w:rPr>
              <w:t>: 120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América Central</w:t>
            </w:r>
            <w:r w:rsidRPr="001D149E">
              <w:rPr>
                <w:color w:val="000000" w:themeColor="text1"/>
              </w:rPr>
              <w:t>: 140 millones de habitantes.</w:t>
            </w:r>
          </w:p>
          <w:p w:rsidR="009A4612" w:rsidRPr="001D149E" w:rsidRDefault="009A4612" w:rsidP="009A4612">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Sudeste de Brasil</w:t>
            </w:r>
            <w:r w:rsidRPr="001D149E">
              <w:rPr>
                <w:color w:val="000000" w:themeColor="text1"/>
              </w:rPr>
              <w:t>: 120 millones de habitantes.</w:t>
            </w:r>
          </w:p>
          <w:p w:rsidR="009A4612" w:rsidRPr="001D149E" w:rsidRDefault="009A4612" w:rsidP="009A4612">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Para saber cuáles son las zonas que concentran mayor volumen de población, es necesario conocer su</w:t>
            </w:r>
            <w:r w:rsidRPr="001D149E">
              <w:rPr>
                <w:rStyle w:val="apple-converted-space"/>
                <w:color w:val="000000" w:themeColor="text1"/>
              </w:rPr>
              <w:t> </w:t>
            </w:r>
            <w:r w:rsidRPr="001D149E">
              <w:rPr>
                <w:rStyle w:val="negrita"/>
                <w:b/>
                <w:bCs/>
                <w:color w:val="000000" w:themeColor="text1"/>
              </w:rPr>
              <w:t>densidad de población</w:t>
            </w:r>
            <w:r w:rsidRPr="001D149E">
              <w:rPr>
                <w:color w:val="000000" w:themeColor="text1"/>
              </w:rPr>
              <w:t>, es decir, la relación entre población y territorio:</w:t>
            </w:r>
          </w:p>
          <w:p w:rsidR="009A4612" w:rsidRPr="001D149E" w:rsidRDefault="009A4612" w:rsidP="009A4612">
            <w:pPr>
              <w:pStyle w:val="tab1"/>
              <w:shd w:val="clear" w:color="auto" w:fill="FFFFFF"/>
              <w:spacing w:before="136" w:beforeAutospacing="0" w:after="136" w:afterAutospacing="0" w:line="245" w:lineRule="atLeast"/>
              <w:jc w:val="both"/>
              <w:rPr>
                <w:rStyle w:val="superindice"/>
                <w:color w:val="000000" w:themeColor="text1"/>
                <w:vertAlign w:val="superscript"/>
              </w:rPr>
            </w:pPr>
            <w:r w:rsidRPr="001D149E">
              <w:rPr>
                <w:rStyle w:val="negrita"/>
                <w:b/>
                <w:bCs/>
                <w:color w:val="000000" w:themeColor="text1"/>
              </w:rPr>
              <w:t>Densidad de población</w:t>
            </w:r>
            <w:r w:rsidRPr="001D149E">
              <w:rPr>
                <w:rStyle w:val="apple-converted-space"/>
                <w:b/>
                <w:bCs/>
                <w:color w:val="000000" w:themeColor="text1"/>
              </w:rPr>
              <w:t> </w:t>
            </w:r>
            <w:r w:rsidRPr="001D149E">
              <w:rPr>
                <w:color w:val="000000" w:themeColor="text1"/>
              </w:rPr>
              <w:t>= número de habitantes / superficie en km</w:t>
            </w:r>
            <w:r w:rsidRPr="001D149E">
              <w:rPr>
                <w:rStyle w:val="superindice"/>
                <w:color w:val="000000" w:themeColor="text1"/>
                <w:vertAlign w:val="superscript"/>
              </w:rPr>
              <w:t>2</w:t>
            </w:r>
          </w:p>
          <w:p w:rsidR="002E25C5" w:rsidRPr="001C1BDC" w:rsidRDefault="002E25C5" w:rsidP="009A4612">
            <w:pPr>
              <w:shd w:val="clear" w:color="auto" w:fill="FFFFFF"/>
              <w:spacing w:after="100" w:afterAutospacing="1" w:line="245" w:lineRule="atLeast"/>
              <w:jc w:val="both"/>
              <w:rPr>
                <w:color w:val="000000" w:themeColor="text1"/>
                <w:sz w:val="24"/>
                <w:szCs w:val="24"/>
              </w:rPr>
            </w:pP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E25C5" w:rsidRDefault="002E25C5" w:rsidP="009A4612">
            <w:pPr>
              <w:spacing w:before="2" w:after="2"/>
              <w:rPr>
                <w:rFonts w:ascii="Times New Roman" w:eastAsia="Times New Roman" w:hAnsi="Times New Roman" w:cs="Times New Roman"/>
                <w:color w:val="000000" w:themeColor="text1"/>
                <w:kern w:val="36"/>
                <w:sz w:val="24"/>
                <w:szCs w:val="24"/>
              </w:rPr>
            </w:pPr>
          </w:p>
          <w:p w:rsidR="002E25C5" w:rsidRPr="009A4612" w:rsidRDefault="009A4612" w:rsidP="009A4612">
            <w:pPr>
              <w:pStyle w:val="Sinespaciado"/>
              <w:jc w:val="both"/>
              <w:rPr>
                <w:rFonts w:ascii="Times New Roman" w:hAnsi="Times New Roman" w:cs="Times New Roman"/>
                <w:color w:val="000000" w:themeColor="text1"/>
                <w:sz w:val="24"/>
                <w:szCs w:val="24"/>
              </w:rPr>
            </w:pPr>
            <w:r w:rsidRPr="001D149E">
              <w:rPr>
                <w:rFonts w:ascii="Times New Roman" w:hAnsi="Times New Roman" w:cs="Times New Roman"/>
                <w:color w:val="000000" w:themeColor="text1"/>
                <w:sz w:val="24"/>
                <w:szCs w:val="24"/>
              </w:rPr>
              <w:t>La población del mundo</w:t>
            </w:r>
          </w:p>
          <w:p w:rsidR="002E25C5" w:rsidRPr="001C1BDC" w:rsidRDefault="002E25C5" w:rsidP="009A4612">
            <w:pPr>
              <w:jc w:val="both"/>
              <w:rPr>
                <w:rFonts w:ascii="Times New Roman" w:hAnsi="Times New Roman" w:cs="Times New Roman"/>
                <w:color w:val="000000" w:themeColor="text1"/>
                <w:sz w:val="24"/>
                <w:szCs w:val="24"/>
              </w:rPr>
            </w:pPr>
          </w:p>
        </w:tc>
      </w:tr>
      <w:tr w:rsidR="002E25C5" w:rsidRPr="001C1BDC" w:rsidTr="009A4612">
        <w:tc>
          <w:tcPr>
            <w:tcW w:w="2518" w:type="dxa"/>
          </w:tcPr>
          <w:p w:rsidR="002E25C5" w:rsidRPr="001C1BDC" w:rsidRDefault="002E25C5"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E25C5" w:rsidRPr="001D149E" w:rsidRDefault="009A4612" w:rsidP="009A4612">
            <w:pPr>
              <w:jc w:val="both"/>
              <w:rPr>
                <w:rFonts w:ascii="Times New Roman" w:eastAsia="Times New Roman" w:hAnsi="Times New Roman" w:cs="Times New Roman"/>
                <w:color w:val="000000" w:themeColor="text1"/>
                <w:sz w:val="24"/>
                <w:szCs w:val="24"/>
              </w:rPr>
            </w:pPr>
            <w:r w:rsidRPr="001D149E">
              <w:rPr>
                <w:rFonts w:ascii="Times New Roman" w:hAnsi="Times New Roman" w:cs="Times New Roman"/>
                <w:color w:val="000000" w:themeColor="text1"/>
                <w:sz w:val="24"/>
                <w:szCs w:val="24"/>
                <w:shd w:val="clear" w:color="auto" w:fill="FFFFFF"/>
              </w:rPr>
              <w:t xml:space="preserve">Interactivo destinado a conocer la distribución </w:t>
            </w:r>
            <w:r>
              <w:rPr>
                <w:rFonts w:ascii="Times New Roman" w:hAnsi="Times New Roman" w:cs="Times New Roman"/>
                <w:color w:val="000000" w:themeColor="text1"/>
                <w:sz w:val="24"/>
                <w:szCs w:val="24"/>
                <w:shd w:val="clear" w:color="auto" w:fill="FFFFFF"/>
              </w:rPr>
              <w:t>de la población por continentes</w:t>
            </w:r>
          </w:p>
          <w:p w:rsidR="002E25C5" w:rsidRPr="001D149E" w:rsidRDefault="002E25C5" w:rsidP="009A4612">
            <w:pPr>
              <w:pStyle w:val="NormalWeb"/>
              <w:shd w:val="clear" w:color="auto" w:fill="FFFFFF"/>
              <w:spacing w:before="0" w:beforeAutospacing="0" w:after="210" w:afterAutospacing="0"/>
              <w:jc w:val="both"/>
              <w:rPr>
                <w:color w:val="000000" w:themeColor="text1"/>
              </w:rPr>
            </w:pPr>
            <w:r>
              <w:rPr>
                <w:color w:val="000000" w:themeColor="text1"/>
              </w:rPr>
              <w:t xml:space="preserve"> </w:t>
            </w:r>
          </w:p>
          <w:p w:rsidR="002E25C5" w:rsidRPr="001C1BDC" w:rsidRDefault="002E25C5" w:rsidP="009A4612">
            <w:pPr>
              <w:spacing w:before="2" w:after="2"/>
              <w:rPr>
                <w:rFonts w:ascii="Times New Roman" w:hAnsi="Times New Roman" w:cs="Times New Roman"/>
                <w:color w:val="000000" w:themeColor="text1"/>
                <w:sz w:val="24"/>
                <w:szCs w:val="24"/>
              </w:rPr>
            </w:pPr>
          </w:p>
        </w:tc>
      </w:tr>
    </w:tbl>
    <w:p w:rsidR="006D238D" w:rsidRPr="006D238D" w:rsidRDefault="006D238D" w:rsidP="006D238D"/>
    <w:p w:rsidR="00901BF8" w:rsidRDefault="00901BF8" w:rsidP="004942F4">
      <w:pPr>
        <w:pStyle w:val="Ttulo4"/>
        <w:shd w:val="clear" w:color="auto" w:fill="FFFFFF"/>
        <w:spacing w:before="109" w:beforeAutospacing="0" w:after="109" w:afterAutospacing="0"/>
        <w:jc w:val="both"/>
        <w:rPr>
          <w:bCs w:val="0"/>
          <w:color w:val="000000" w:themeColor="text1"/>
        </w:rPr>
      </w:pPr>
    </w:p>
    <w:p w:rsidR="006D238D" w:rsidRDefault="006D238D" w:rsidP="004942F4">
      <w:pPr>
        <w:pStyle w:val="Ttulo4"/>
        <w:shd w:val="clear" w:color="auto" w:fill="FFFFFF"/>
        <w:spacing w:before="109" w:beforeAutospacing="0" w:after="109" w:afterAutospacing="0"/>
        <w:jc w:val="both"/>
        <w:rPr>
          <w:bCs w:val="0"/>
          <w:color w:val="000000" w:themeColor="text1"/>
        </w:rPr>
      </w:pPr>
    </w:p>
    <w:p w:rsidR="009A4612" w:rsidRPr="001D149E" w:rsidRDefault="009A4612" w:rsidP="004942F4">
      <w:pPr>
        <w:pStyle w:val="Ttulo4"/>
        <w:shd w:val="clear" w:color="auto" w:fill="FFFFFF"/>
        <w:spacing w:before="109" w:beforeAutospacing="0" w:after="109" w:afterAutospacing="0"/>
        <w:jc w:val="both"/>
        <w:rPr>
          <w:bCs w:val="0"/>
          <w:color w:val="000000" w:themeColor="text1"/>
        </w:rPr>
      </w:pPr>
    </w:p>
    <w:p w:rsidR="00901BF8" w:rsidRPr="001D149E" w:rsidRDefault="00901BF8" w:rsidP="004942F4">
      <w:pPr>
        <w:pStyle w:val="Ttulo4"/>
        <w:shd w:val="clear" w:color="auto" w:fill="FFFFFF"/>
        <w:spacing w:before="109" w:beforeAutospacing="0" w:after="109" w:afterAutospacing="0"/>
        <w:jc w:val="both"/>
        <w:rPr>
          <w:bCs w:val="0"/>
          <w:color w:val="000000" w:themeColor="text1"/>
        </w:rPr>
      </w:pPr>
    </w:p>
    <w:tbl>
      <w:tblPr>
        <w:tblStyle w:val="Tablaconcuadrcula"/>
        <w:tblW w:w="0" w:type="auto"/>
        <w:tblLook w:val="04A0" w:firstRow="1" w:lastRow="0" w:firstColumn="1" w:lastColumn="0" w:noHBand="0" w:noVBand="1"/>
      </w:tblPr>
      <w:tblGrid>
        <w:gridCol w:w="2101"/>
        <w:gridCol w:w="6953"/>
      </w:tblGrid>
      <w:tr w:rsidR="009A4612" w:rsidRPr="001C1BDC" w:rsidTr="009A4612">
        <w:tc>
          <w:tcPr>
            <w:tcW w:w="9054" w:type="dxa"/>
            <w:gridSpan w:val="2"/>
            <w:shd w:val="clear" w:color="auto" w:fill="000000" w:themeFill="text1"/>
          </w:tcPr>
          <w:p w:rsidR="009A4612" w:rsidRPr="001C1BDC" w:rsidRDefault="000E20AA" w:rsidP="009A4612">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9A4612" w:rsidRPr="00E23F34">
              <w:rPr>
                <w:rFonts w:ascii="Times New Roman" w:hAnsi="Times New Roman" w:cs="Times New Roman"/>
                <w:b/>
                <w:color w:val="FFFFFF" w:themeColor="background1"/>
                <w:sz w:val="24"/>
                <w:szCs w:val="24"/>
              </w:rPr>
              <w:t>aprovechado</w:t>
            </w:r>
          </w:p>
        </w:tc>
      </w:tr>
      <w:tr w:rsidR="009A4612" w:rsidRPr="001C1BDC" w:rsidTr="009A4612">
        <w:tc>
          <w:tcPr>
            <w:tcW w:w="2518" w:type="dxa"/>
          </w:tcPr>
          <w:p w:rsidR="009A4612" w:rsidRPr="001C1BDC" w:rsidRDefault="009A4612"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A4612" w:rsidRPr="001C1BDC" w:rsidRDefault="009A4612"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0</w:t>
            </w:r>
          </w:p>
        </w:tc>
      </w:tr>
      <w:tr w:rsidR="009A4612" w:rsidRPr="001C1BDC" w:rsidTr="009A4612">
        <w:trPr>
          <w:trHeight w:val="602"/>
        </w:trPr>
        <w:tc>
          <w:tcPr>
            <w:tcW w:w="2518" w:type="dxa"/>
          </w:tcPr>
          <w:p w:rsidR="009A4612" w:rsidRPr="001C1BDC" w:rsidRDefault="009A4612"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9A4612" w:rsidRPr="000564BA" w:rsidRDefault="003B3E39" w:rsidP="009A4612">
            <w:pPr>
              <w:pStyle w:val="u"/>
              <w:shd w:val="clear" w:color="auto" w:fill="FFFFFF"/>
              <w:rPr>
                <w:color w:val="000000" w:themeColor="text1"/>
              </w:rPr>
            </w:pPr>
            <w:r>
              <w:rPr>
                <w:color w:val="000000" w:themeColor="text1"/>
              </w:rPr>
              <w:t>2ESO/</w:t>
            </w:r>
            <w:r w:rsidR="00B66C21">
              <w:rPr>
                <w:color w:val="000000" w:themeColor="text1"/>
              </w:rPr>
              <w:t xml:space="preserve"> </w:t>
            </w:r>
            <w:r w:rsidR="009A4612" w:rsidRPr="000564BA">
              <w:rPr>
                <w:color w:val="000000" w:themeColor="text1"/>
              </w:rPr>
              <w:t xml:space="preserve">Ciencias sociales, geografía e historia </w:t>
            </w:r>
            <w:r w:rsidR="009A4612">
              <w:rPr>
                <w:color w:val="000000" w:themeColor="text1"/>
              </w:rPr>
              <w:t>/L</w:t>
            </w:r>
            <w:r w:rsidR="009A4612" w:rsidRPr="000564BA">
              <w:rPr>
                <w:bCs/>
                <w:color w:val="000000" w:themeColor="text1"/>
              </w:rPr>
              <w:t>a población</w:t>
            </w:r>
            <w:r>
              <w:rPr>
                <w:bCs/>
                <w:color w:val="000000" w:themeColor="text1"/>
              </w:rPr>
              <w:t xml:space="preserve"> y </w:t>
            </w:r>
            <w:r w:rsidR="000047E0">
              <w:rPr>
                <w:bCs/>
                <w:color w:val="000000" w:themeColor="text1"/>
              </w:rPr>
              <w:t>l</w:t>
            </w:r>
            <w:r>
              <w:rPr>
                <w:bCs/>
                <w:color w:val="000000" w:themeColor="text1"/>
              </w:rPr>
              <w:t>os recursos/La densidad de población.</w:t>
            </w:r>
          </w:p>
        </w:tc>
      </w:tr>
      <w:tr w:rsidR="009A4612" w:rsidRPr="001C1BDC" w:rsidTr="009A4612">
        <w:tc>
          <w:tcPr>
            <w:tcW w:w="2518" w:type="dxa"/>
          </w:tcPr>
          <w:p w:rsidR="009A4612" w:rsidRPr="001C1BDC" w:rsidRDefault="009A4612" w:rsidP="009A4612">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A4612" w:rsidRPr="001D149E" w:rsidRDefault="000E20AA" w:rsidP="009A4612">
            <w:pPr>
              <w:shd w:val="clear" w:color="auto" w:fill="FFFFFF"/>
              <w:spacing w:after="190"/>
              <w:jc w:val="both"/>
              <w:rPr>
                <w:bCs/>
                <w:color w:val="000000" w:themeColor="text1"/>
              </w:rPr>
            </w:pPr>
            <w:r>
              <w:rPr>
                <w:bCs/>
                <w:color w:val="000000" w:themeColor="text1"/>
              </w:rPr>
              <w:t xml:space="preserve">Cambiar </w:t>
            </w:r>
            <w:r w:rsidRPr="000E20AA">
              <w:rPr>
                <w:bCs/>
                <w:color w:val="FF0000"/>
              </w:rPr>
              <w:t>EUA</w:t>
            </w:r>
            <w:r>
              <w:rPr>
                <w:bCs/>
                <w:color w:val="000000" w:themeColor="text1"/>
              </w:rPr>
              <w:t xml:space="preserve"> por </w:t>
            </w:r>
            <w:r w:rsidRPr="000E20AA">
              <w:rPr>
                <w:bCs/>
                <w:color w:val="FF0000"/>
              </w:rPr>
              <w:t>EE.</w:t>
            </w:r>
            <w:r w:rsidR="00371535">
              <w:rPr>
                <w:bCs/>
                <w:color w:val="FF0000"/>
              </w:rPr>
              <w:t xml:space="preserve"> </w:t>
            </w:r>
            <w:r w:rsidRPr="000E20AA">
              <w:rPr>
                <w:bCs/>
                <w:color w:val="FF0000"/>
              </w:rPr>
              <w:t>UU.</w:t>
            </w:r>
          </w:p>
          <w:p w:rsidR="009A4612" w:rsidRDefault="009A4612" w:rsidP="009A4612">
            <w:pPr>
              <w:shd w:val="clear" w:color="auto" w:fill="FFFFFF"/>
              <w:spacing w:after="100" w:afterAutospacing="1" w:line="245" w:lineRule="atLeast"/>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7F9402E1" wp14:editId="6C3F5D8F">
                  <wp:extent cx="4278517" cy="2484407"/>
                  <wp:effectExtent l="0" t="0" r="0" b="0"/>
                  <wp:docPr id="14" name="Imagen 14" descr="C:\Users\Usuario\Pictures\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Pictures\practica.png"/>
                          <pic:cNvPicPr>
                            <a:picLocks noChangeAspect="1" noChangeArrowheads="1"/>
                          </pic:cNvPicPr>
                        </pic:nvPicPr>
                        <pic:blipFill>
                          <a:blip r:embed="rId15" cstate="print"/>
                          <a:srcRect/>
                          <a:stretch>
                            <a:fillRect/>
                          </a:stretch>
                        </pic:blipFill>
                        <pic:spPr bwMode="auto">
                          <a:xfrm>
                            <a:off x="0" y="0"/>
                            <a:ext cx="4275907" cy="2482892"/>
                          </a:xfrm>
                          <a:prstGeom prst="rect">
                            <a:avLst/>
                          </a:prstGeom>
                          <a:noFill/>
                          <a:ln w="9525">
                            <a:noFill/>
                            <a:miter lim="800000"/>
                            <a:headEnd/>
                            <a:tailEnd/>
                          </a:ln>
                        </pic:spPr>
                      </pic:pic>
                    </a:graphicData>
                  </a:graphic>
                </wp:inline>
              </w:drawing>
            </w:r>
          </w:p>
          <w:p w:rsidR="009A4612" w:rsidRPr="001C1BDC" w:rsidRDefault="009A4612" w:rsidP="009A4612">
            <w:pPr>
              <w:shd w:val="clear" w:color="auto" w:fill="FFFFFF"/>
              <w:spacing w:after="100" w:afterAutospacing="1" w:line="245" w:lineRule="atLeast"/>
              <w:jc w:val="both"/>
              <w:rPr>
                <w:color w:val="000000" w:themeColor="text1"/>
                <w:sz w:val="24"/>
                <w:szCs w:val="24"/>
              </w:rPr>
            </w:pPr>
          </w:p>
        </w:tc>
      </w:tr>
      <w:tr w:rsidR="009A4612" w:rsidRPr="001C1BDC" w:rsidTr="009A4612">
        <w:tc>
          <w:tcPr>
            <w:tcW w:w="2518" w:type="dxa"/>
          </w:tcPr>
          <w:p w:rsidR="009A4612" w:rsidRPr="001C1BDC" w:rsidRDefault="009A4612"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A4612" w:rsidRDefault="009A4612" w:rsidP="009A4612">
            <w:pPr>
              <w:spacing w:before="2" w:after="2"/>
              <w:rPr>
                <w:rFonts w:ascii="Times New Roman" w:eastAsia="Times New Roman" w:hAnsi="Times New Roman" w:cs="Times New Roman"/>
                <w:color w:val="000000" w:themeColor="text1"/>
                <w:kern w:val="36"/>
                <w:sz w:val="24"/>
                <w:szCs w:val="24"/>
              </w:rPr>
            </w:pPr>
          </w:p>
          <w:p w:rsidR="009A4612" w:rsidRPr="009A4612" w:rsidRDefault="009A4612" w:rsidP="009A4612">
            <w:pPr>
              <w:pStyle w:val="Sinespaciad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Identifica la distribución de la población mundial</w:t>
            </w:r>
          </w:p>
          <w:p w:rsidR="009A4612" w:rsidRPr="001C1BDC" w:rsidRDefault="009A4612" w:rsidP="009A4612">
            <w:pPr>
              <w:jc w:val="both"/>
              <w:rPr>
                <w:rFonts w:ascii="Times New Roman" w:hAnsi="Times New Roman" w:cs="Times New Roman"/>
                <w:color w:val="000000" w:themeColor="text1"/>
                <w:sz w:val="24"/>
                <w:szCs w:val="24"/>
              </w:rPr>
            </w:pPr>
          </w:p>
        </w:tc>
      </w:tr>
      <w:tr w:rsidR="009A4612" w:rsidRPr="001C1BDC" w:rsidTr="009A4612">
        <w:tc>
          <w:tcPr>
            <w:tcW w:w="2518" w:type="dxa"/>
          </w:tcPr>
          <w:p w:rsidR="009A4612" w:rsidRPr="001C1BDC" w:rsidRDefault="009A4612" w:rsidP="009A461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9A4612" w:rsidRPr="001D149E" w:rsidRDefault="009A4612" w:rsidP="009A4612">
            <w:pPr>
              <w:pStyle w:val="Ttulo4"/>
              <w:shd w:val="clear" w:color="auto" w:fill="FFFFFF"/>
              <w:spacing w:before="109" w:beforeAutospacing="0" w:after="109" w:afterAutospacing="0"/>
              <w:jc w:val="both"/>
              <w:outlineLvl w:val="3"/>
              <w:rPr>
                <w:b w:val="0"/>
                <w:bCs w:val="0"/>
                <w:color w:val="000000" w:themeColor="text1"/>
              </w:rPr>
            </w:pPr>
            <w:r w:rsidRPr="001D149E">
              <w:rPr>
                <w:b w:val="0"/>
                <w:bCs w:val="0"/>
                <w:color w:val="000000" w:themeColor="text1"/>
              </w:rPr>
              <w:t>Actividad para identificar la distribución de la población por zonas geog</w:t>
            </w:r>
            <w:r>
              <w:rPr>
                <w:b w:val="0"/>
                <w:bCs w:val="0"/>
                <w:color w:val="000000" w:themeColor="text1"/>
              </w:rPr>
              <w:t>ráficas</w:t>
            </w:r>
          </w:p>
          <w:p w:rsidR="009A4612" w:rsidRPr="001D149E" w:rsidRDefault="009A4612" w:rsidP="009A4612">
            <w:pPr>
              <w:pStyle w:val="NormalWeb"/>
              <w:shd w:val="clear" w:color="auto" w:fill="FFFFFF"/>
              <w:spacing w:before="0" w:beforeAutospacing="0" w:after="210" w:afterAutospacing="0"/>
              <w:jc w:val="both"/>
              <w:rPr>
                <w:color w:val="000000" w:themeColor="text1"/>
              </w:rPr>
            </w:pPr>
          </w:p>
          <w:p w:rsidR="009A4612" w:rsidRPr="001C1BDC" w:rsidRDefault="009A4612" w:rsidP="009A4612">
            <w:pPr>
              <w:spacing w:before="2" w:after="2"/>
              <w:rPr>
                <w:rFonts w:ascii="Times New Roman" w:hAnsi="Times New Roman" w:cs="Times New Roman"/>
                <w:color w:val="000000" w:themeColor="text1"/>
                <w:sz w:val="24"/>
                <w:szCs w:val="24"/>
              </w:rPr>
            </w:pPr>
          </w:p>
        </w:tc>
      </w:tr>
    </w:tbl>
    <w:p w:rsidR="00F34463" w:rsidRPr="001D149E" w:rsidRDefault="00F34463" w:rsidP="004942F4">
      <w:pPr>
        <w:jc w:val="both"/>
        <w:rPr>
          <w:rFonts w:ascii="Times New Roman" w:hAnsi="Times New Roman" w:cs="Times New Roman"/>
          <w:b/>
          <w:color w:val="000000" w:themeColor="text1"/>
          <w:sz w:val="24"/>
          <w:szCs w:val="24"/>
        </w:rPr>
      </w:pPr>
    </w:p>
    <w:p w:rsidR="00316D23" w:rsidRPr="001D149E" w:rsidRDefault="000E20AA" w:rsidP="004942F4">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BE3963">
        <w:rPr>
          <w:rFonts w:ascii="Times New Roman" w:hAnsi="Times New Roman" w:cs="Times New Roman"/>
          <w:b/>
          <w:color w:val="000000" w:themeColor="text1"/>
          <w:sz w:val="24"/>
          <w:szCs w:val="24"/>
          <w:highlight w:val="yellow"/>
        </w:rPr>
        <w:t>]</w:t>
      </w:r>
      <w:r>
        <w:rPr>
          <w:rFonts w:ascii="Times New Roman" w:hAnsi="Times New Roman" w:cs="Times New Roman"/>
          <w:b/>
          <w:color w:val="000000" w:themeColor="text1"/>
          <w:sz w:val="24"/>
          <w:szCs w:val="24"/>
        </w:rPr>
        <w:t xml:space="preserve"> </w:t>
      </w:r>
      <w:r w:rsidR="00FC136F">
        <w:rPr>
          <w:rFonts w:ascii="Times New Roman" w:hAnsi="Times New Roman" w:cs="Times New Roman"/>
          <w:b/>
          <w:color w:val="000000" w:themeColor="text1"/>
          <w:sz w:val="24"/>
          <w:szCs w:val="24"/>
        </w:rPr>
        <w:t>2.1</w:t>
      </w:r>
      <w:r w:rsidR="00316D23" w:rsidRPr="001D149E">
        <w:rPr>
          <w:rFonts w:ascii="Times New Roman" w:hAnsi="Times New Roman" w:cs="Times New Roman"/>
          <w:b/>
          <w:color w:val="000000" w:themeColor="text1"/>
          <w:sz w:val="24"/>
          <w:szCs w:val="24"/>
        </w:rPr>
        <w:t xml:space="preserve"> La</w:t>
      </w:r>
      <w:r w:rsidR="00726578">
        <w:rPr>
          <w:rFonts w:ascii="Times New Roman" w:hAnsi="Times New Roman" w:cs="Times New Roman"/>
          <w:b/>
          <w:color w:val="000000" w:themeColor="text1"/>
          <w:sz w:val="24"/>
          <w:szCs w:val="24"/>
        </w:rPr>
        <w:t>s</w:t>
      </w:r>
      <w:r w:rsidR="00316D23" w:rsidRPr="001D149E">
        <w:rPr>
          <w:rFonts w:ascii="Times New Roman" w:hAnsi="Times New Roman" w:cs="Times New Roman"/>
          <w:b/>
          <w:color w:val="000000" w:themeColor="text1"/>
          <w:sz w:val="24"/>
          <w:szCs w:val="24"/>
        </w:rPr>
        <w:t xml:space="preserve"> estructura</w:t>
      </w:r>
      <w:r w:rsidR="00726578">
        <w:rPr>
          <w:rFonts w:ascii="Times New Roman" w:hAnsi="Times New Roman" w:cs="Times New Roman"/>
          <w:b/>
          <w:color w:val="000000" w:themeColor="text1"/>
          <w:sz w:val="24"/>
          <w:szCs w:val="24"/>
        </w:rPr>
        <w:t>s</w:t>
      </w:r>
      <w:r w:rsidR="00316D23" w:rsidRPr="001D149E">
        <w:rPr>
          <w:rFonts w:ascii="Times New Roman" w:hAnsi="Times New Roman" w:cs="Times New Roman"/>
          <w:b/>
          <w:color w:val="000000" w:themeColor="text1"/>
          <w:sz w:val="24"/>
          <w:szCs w:val="24"/>
        </w:rPr>
        <w:t xml:space="preserve"> de la población</w:t>
      </w:r>
    </w:p>
    <w:p w:rsidR="00F34463" w:rsidRPr="00810A26" w:rsidRDefault="00F34463" w:rsidP="004942F4">
      <w:pPr>
        <w:pStyle w:val="u"/>
        <w:shd w:val="clear" w:color="auto" w:fill="FFFFFF"/>
        <w:spacing w:before="0" w:beforeAutospacing="0" w:after="0" w:afterAutospacing="0" w:line="312" w:lineRule="atLeast"/>
        <w:jc w:val="both"/>
        <w:rPr>
          <w:rStyle w:val="un"/>
          <w:color w:val="000000" w:themeColor="text1"/>
        </w:rPr>
      </w:pPr>
      <w:r w:rsidRPr="00810A26">
        <w:rPr>
          <w:rStyle w:val="un"/>
          <w:color w:val="000000" w:themeColor="text1"/>
        </w:rPr>
        <w:t xml:space="preserve">Las </w:t>
      </w:r>
      <w:r w:rsidRPr="00810A26">
        <w:rPr>
          <w:rStyle w:val="un"/>
          <w:b/>
          <w:color w:val="000000" w:themeColor="text1"/>
        </w:rPr>
        <w:t>pirámides</w:t>
      </w:r>
      <w:r w:rsidRPr="00810A26">
        <w:rPr>
          <w:rStyle w:val="un"/>
          <w:color w:val="000000" w:themeColor="text1"/>
        </w:rPr>
        <w:t xml:space="preserve"> de población son </w:t>
      </w:r>
      <w:r w:rsidRPr="00810A26">
        <w:rPr>
          <w:rStyle w:val="un"/>
          <w:b/>
          <w:color w:val="000000" w:themeColor="text1"/>
        </w:rPr>
        <w:t>gráficos</w:t>
      </w:r>
      <w:r w:rsidRPr="00810A26">
        <w:rPr>
          <w:rStyle w:val="un"/>
          <w:color w:val="000000" w:themeColor="text1"/>
        </w:rPr>
        <w:t xml:space="preserve"> en los que se representa para un per</w:t>
      </w:r>
      <w:r w:rsidR="000047E0">
        <w:rPr>
          <w:rStyle w:val="un"/>
          <w:color w:val="000000" w:themeColor="text1"/>
        </w:rPr>
        <w:t>i</w:t>
      </w:r>
      <w:r w:rsidRPr="00810A26">
        <w:rPr>
          <w:rStyle w:val="un"/>
          <w:color w:val="000000" w:themeColor="text1"/>
        </w:rPr>
        <w:t xml:space="preserve">odo determinado la </w:t>
      </w:r>
      <w:r w:rsidRPr="00810A26">
        <w:rPr>
          <w:rStyle w:val="un"/>
          <w:b/>
          <w:color w:val="000000" w:themeColor="text1"/>
        </w:rPr>
        <w:t>distribución</w:t>
      </w:r>
      <w:r w:rsidRPr="00810A26">
        <w:rPr>
          <w:rStyle w:val="un"/>
          <w:color w:val="000000" w:themeColor="text1"/>
        </w:rPr>
        <w:t xml:space="preserve"> por </w:t>
      </w:r>
      <w:r w:rsidRPr="00810A26">
        <w:rPr>
          <w:rStyle w:val="un"/>
          <w:b/>
          <w:color w:val="000000" w:themeColor="text1"/>
        </w:rPr>
        <w:t>sexos</w:t>
      </w:r>
      <w:r w:rsidRPr="00810A26">
        <w:rPr>
          <w:rStyle w:val="un"/>
          <w:color w:val="000000" w:themeColor="text1"/>
        </w:rPr>
        <w:t xml:space="preserve"> y </w:t>
      </w:r>
      <w:r w:rsidRPr="00810A26">
        <w:rPr>
          <w:rStyle w:val="un"/>
          <w:b/>
          <w:color w:val="000000" w:themeColor="text1"/>
        </w:rPr>
        <w:t>edades</w:t>
      </w:r>
      <w:r w:rsidRPr="00810A26">
        <w:rPr>
          <w:rStyle w:val="un"/>
          <w:color w:val="000000" w:themeColor="text1"/>
        </w:rPr>
        <w:t xml:space="preserve"> de la </w:t>
      </w:r>
      <w:r w:rsidRPr="00810A26">
        <w:rPr>
          <w:rStyle w:val="un"/>
          <w:b/>
          <w:color w:val="000000" w:themeColor="text1"/>
        </w:rPr>
        <w:t>población de un territorio</w:t>
      </w:r>
      <w:r w:rsidRPr="00810A26">
        <w:rPr>
          <w:rStyle w:val="un"/>
          <w:color w:val="000000" w:themeColor="text1"/>
        </w:rPr>
        <w:t>.</w:t>
      </w:r>
      <w:r w:rsidRPr="00810A26">
        <w:rPr>
          <w:rStyle w:val="apple-converted-space"/>
          <w:color w:val="000000" w:themeColor="text1"/>
        </w:rPr>
        <w:t> </w:t>
      </w:r>
      <w:r w:rsidRPr="00810A26">
        <w:rPr>
          <w:rStyle w:val="un"/>
          <w:color w:val="000000" w:themeColor="text1"/>
        </w:rPr>
        <w:t>El conjunto de las características representadas en la pirámide permite conocer la estructura de la población.</w:t>
      </w:r>
    </w:p>
    <w:p w:rsidR="00901BF8" w:rsidRPr="00810A26" w:rsidRDefault="00901BF8" w:rsidP="004942F4">
      <w:pPr>
        <w:pStyle w:val="u"/>
        <w:shd w:val="clear" w:color="auto" w:fill="FFFFFF"/>
        <w:spacing w:before="0" w:beforeAutospacing="0" w:after="0" w:afterAutospacing="0" w:line="312" w:lineRule="atLeast"/>
        <w:jc w:val="both"/>
        <w:rPr>
          <w:color w:val="000000" w:themeColor="text1"/>
        </w:rPr>
      </w:pPr>
    </w:p>
    <w:p w:rsidR="00F34463" w:rsidRPr="001D149E" w:rsidRDefault="00F34463" w:rsidP="004942F4">
      <w:pPr>
        <w:pStyle w:val="u"/>
        <w:shd w:val="clear" w:color="auto" w:fill="FFFFFF"/>
        <w:spacing w:before="0" w:beforeAutospacing="0" w:after="0" w:afterAutospacing="0" w:line="312" w:lineRule="atLeast"/>
        <w:jc w:val="both"/>
        <w:rPr>
          <w:color w:val="000000" w:themeColor="text1"/>
        </w:rPr>
      </w:pPr>
      <w:r w:rsidRPr="00810A26">
        <w:rPr>
          <w:rStyle w:val="un"/>
          <w:color w:val="000000" w:themeColor="text1"/>
        </w:rPr>
        <w:t xml:space="preserve">Si quieres conocer mejor las características de la población </w:t>
      </w:r>
      <w:r w:rsidR="000E20AA" w:rsidRPr="00810A26">
        <w:rPr>
          <w:rStyle w:val="un"/>
          <w:color w:val="000000" w:themeColor="text1"/>
        </w:rPr>
        <w:t>colombiana</w:t>
      </w:r>
      <w:r w:rsidRPr="00810A26">
        <w:rPr>
          <w:rStyle w:val="un"/>
          <w:color w:val="000000" w:themeColor="text1"/>
        </w:rPr>
        <w:t xml:space="preserve">, puedes consultar los datos del </w:t>
      </w:r>
      <w:r w:rsidR="000E20AA" w:rsidRPr="00810A26">
        <w:rPr>
          <w:rStyle w:val="un"/>
          <w:color w:val="000000" w:themeColor="text1"/>
        </w:rPr>
        <w:t>Departamento Nacional de Estadística</w:t>
      </w:r>
      <w:r w:rsidR="00E500A9">
        <w:rPr>
          <w:rStyle w:val="un"/>
          <w:color w:val="000000" w:themeColor="text1"/>
        </w:rPr>
        <w:t xml:space="preserve"> (</w:t>
      </w:r>
      <w:proofErr w:type="spellStart"/>
      <w:r w:rsidR="00E500A9">
        <w:rPr>
          <w:rStyle w:val="un"/>
          <w:color w:val="000000" w:themeColor="text1"/>
        </w:rPr>
        <w:t>Dane</w:t>
      </w:r>
      <w:proofErr w:type="spellEnd"/>
      <w:r w:rsidR="00E500A9">
        <w:rPr>
          <w:rStyle w:val="un"/>
          <w:color w:val="000000" w:themeColor="text1"/>
        </w:rPr>
        <w:t>)</w:t>
      </w:r>
      <w:r w:rsidR="00746261" w:rsidRPr="00810A26">
        <w:rPr>
          <w:rStyle w:val="un"/>
          <w:color w:val="000000" w:themeColor="text1"/>
        </w:rPr>
        <w:t xml:space="preserve"> VER</w:t>
      </w:r>
      <w:r w:rsidR="00940F23" w:rsidRPr="00FC136F">
        <w:rPr>
          <w:rStyle w:val="apple-converted-space"/>
          <w:color w:val="000000" w:themeColor="text1"/>
          <w:highlight w:val="cyan"/>
        </w:rPr>
        <w:t>.</w:t>
      </w:r>
      <w:r w:rsidR="00940F23" w:rsidRPr="001D149E">
        <w:rPr>
          <w:color w:val="000000" w:themeColor="text1"/>
        </w:rPr>
        <w:t xml:space="preserve"> </w:t>
      </w:r>
    </w:p>
    <w:p w:rsidR="00940F23" w:rsidRPr="001D149E" w:rsidRDefault="00940F23" w:rsidP="004942F4">
      <w:pPr>
        <w:pStyle w:val="Ttulo3"/>
        <w:shd w:val="clear" w:color="auto" w:fill="FFFFFF"/>
        <w:spacing w:before="0" w:line="340" w:lineRule="atLeast"/>
        <w:jc w:val="both"/>
        <w:rPr>
          <w:rFonts w:ascii="Times New Roman" w:eastAsiaTheme="minorHAnsi" w:hAnsi="Times New Roman" w:cs="Times New Roman"/>
          <w:b w:val="0"/>
          <w:bCs w:val="0"/>
          <w:color w:val="000000" w:themeColor="text1"/>
          <w:sz w:val="24"/>
          <w:szCs w:val="24"/>
        </w:rPr>
      </w:pPr>
    </w:p>
    <w:p w:rsidR="00F34463" w:rsidRPr="00746261" w:rsidRDefault="00746261" w:rsidP="004942F4">
      <w:pPr>
        <w:pStyle w:val="Ttulo3"/>
        <w:shd w:val="clear" w:color="auto" w:fill="FFFFFF"/>
        <w:spacing w:before="0" w:line="340" w:lineRule="atLeast"/>
        <w:jc w:val="both"/>
        <w:rPr>
          <w:rFonts w:ascii="Times New Roman" w:hAnsi="Times New Roman" w:cs="Times New Roman"/>
          <w:bCs w:val="0"/>
          <w:color w:val="000000" w:themeColor="text1"/>
          <w:sz w:val="24"/>
          <w:szCs w:val="24"/>
        </w:rPr>
      </w:pPr>
      <w:r w:rsidRPr="00746261">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3</w:t>
      </w:r>
      <w:r w:rsidRPr="00746261">
        <w:rPr>
          <w:rFonts w:ascii="Times New Roman" w:hAnsi="Times New Roman" w:cs="Times New Roman"/>
          <w:color w:val="000000" w:themeColor="text1"/>
          <w:sz w:val="24"/>
          <w:szCs w:val="24"/>
          <w:highlight w:val="yellow"/>
        </w:rPr>
        <w:t>]</w:t>
      </w:r>
      <w:r w:rsidRPr="00746261">
        <w:rPr>
          <w:rFonts w:ascii="Times New Roman" w:hAnsi="Times New Roman" w:cs="Times New Roman"/>
          <w:color w:val="000000" w:themeColor="text1"/>
          <w:sz w:val="24"/>
          <w:szCs w:val="24"/>
        </w:rPr>
        <w:t xml:space="preserve"> </w:t>
      </w:r>
      <w:r w:rsidR="009F4F3F">
        <w:rPr>
          <w:rFonts w:ascii="Times New Roman" w:hAnsi="Times New Roman" w:cs="Times New Roman"/>
          <w:bCs w:val="0"/>
          <w:color w:val="000000" w:themeColor="text1"/>
          <w:sz w:val="24"/>
          <w:szCs w:val="24"/>
        </w:rPr>
        <w:t>2</w:t>
      </w:r>
      <w:r w:rsidR="00940F23" w:rsidRPr="00746261">
        <w:rPr>
          <w:rFonts w:ascii="Times New Roman" w:hAnsi="Times New Roman" w:cs="Times New Roman"/>
          <w:bCs w:val="0"/>
          <w:color w:val="000000" w:themeColor="text1"/>
          <w:sz w:val="24"/>
          <w:szCs w:val="24"/>
        </w:rPr>
        <w:t>.</w:t>
      </w:r>
      <w:r w:rsidR="009F4F3F">
        <w:rPr>
          <w:rFonts w:ascii="Times New Roman" w:hAnsi="Times New Roman" w:cs="Times New Roman"/>
          <w:bCs w:val="0"/>
          <w:color w:val="000000" w:themeColor="text1"/>
          <w:sz w:val="24"/>
          <w:szCs w:val="24"/>
        </w:rPr>
        <w:t>1</w:t>
      </w:r>
      <w:r w:rsidR="00940F23" w:rsidRPr="00746261">
        <w:rPr>
          <w:rFonts w:ascii="Times New Roman" w:hAnsi="Times New Roman" w:cs="Times New Roman"/>
          <w:bCs w:val="0"/>
          <w:color w:val="000000" w:themeColor="text1"/>
          <w:sz w:val="24"/>
          <w:szCs w:val="24"/>
        </w:rPr>
        <w:t xml:space="preserve">.1 </w:t>
      </w:r>
      <w:r w:rsidR="00F34463" w:rsidRPr="00746261">
        <w:rPr>
          <w:rFonts w:ascii="Times New Roman" w:hAnsi="Times New Roman" w:cs="Times New Roman"/>
          <w:bCs w:val="0"/>
          <w:color w:val="000000" w:themeColor="text1"/>
          <w:sz w:val="24"/>
          <w:szCs w:val="24"/>
        </w:rPr>
        <w:t>Los tipos de población</w:t>
      </w:r>
    </w:p>
    <w:p w:rsidR="00F34463" w:rsidRPr="001D149E" w:rsidRDefault="00F34463" w:rsidP="00940F23">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F34463" w:rsidRPr="001D149E" w:rsidRDefault="00F34463" w:rsidP="00940F23">
      <w:pPr>
        <w:pStyle w:val="u"/>
        <w:shd w:val="clear" w:color="auto" w:fill="FFFFFF"/>
        <w:spacing w:before="0" w:beforeAutospacing="0" w:after="0" w:afterAutospacing="0" w:line="312" w:lineRule="atLeast"/>
        <w:jc w:val="both"/>
        <w:rPr>
          <w:rStyle w:val="un"/>
          <w:color w:val="000000" w:themeColor="text1"/>
        </w:rPr>
      </w:pPr>
      <w:r w:rsidRPr="001D149E">
        <w:rPr>
          <w:rStyle w:val="un"/>
          <w:color w:val="000000" w:themeColor="text1"/>
        </w:rPr>
        <w:t>Según las dinámicas de población y sus estructuras, podemos distinguir entre tres tipos básicos de población: joven, adulta y anciana.</w:t>
      </w:r>
    </w:p>
    <w:p w:rsidR="00940F23" w:rsidRPr="001D149E" w:rsidRDefault="00940F23" w:rsidP="00940F23">
      <w:pPr>
        <w:pStyle w:val="u"/>
        <w:shd w:val="clear" w:color="auto" w:fill="FFFFFF"/>
        <w:spacing w:before="0" w:beforeAutospacing="0" w:after="0" w:afterAutospacing="0" w:line="312" w:lineRule="atLeast"/>
        <w:jc w:val="both"/>
        <w:rPr>
          <w:color w:val="000000" w:themeColor="text1"/>
        </w:rPr>
      </w:pPr>
    </w:p>
    <w:p w:rsidR="00F34463" w:rsidRPr="00746261" w:rsidRDefault="00746261" w:rsidP="004942F4">
      <w:pPr>
        <w:pStyle w:val="Ttulo3"/>
        <w:shd w:val="clear" w:color="auto" w:fill="FFFFFF"/>
        <w:spacing w:before="0" w:line="340" w:lineRule="atLeast"/>
        <w:jc w:val="both"/>
        <w:rPr>
          <w:rFonts w:ascii="Times New Roman" w:hAnsi="Times New Roman" w:cs="Times New Roman"/>
          <w:bCs w:val="0"/>
          <w:color w:val="000000" w:themeColor="text1"/>
          <w:sz w:val="24"/>
          <w:szCs w:val="24"/>
        </w:rPr>
      </w:pPr>
      <w:r w:rsidRPr="00746261">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3</w:t>
      </w:r>
      <w:r w:rsidRPr="00746261">
        <w:rPr>
          <w:rFonts w:ascii="Times New Roman" w:hAnsi="Times New Roman" w:cs="Times New Roman"/>
          <w:color w:val="000000" w:themeColor="text1"/>
          <w:sz w:val="24"/>
          <w:szCs w:val="24"/>
          <w:highlight w:val="yellow"/>
        </w:rPr>
        <w:t>]</w:t>
      </w:r>
      <w:r w:rsidRPr="00746261">
        <w:rPr>
          <w:rFonts w:ascii="Times New Roman" w:hAnsi="Times New Roman" w:cs="Times New Roman"/>
          <w:color w:val="000000" w:themeColor="text1"/>
          <w:sz w:val="24"/>
          <w:szCs w:val="24"/>
        </w:rPr>
        <w:t xml:space="preserve"> </w:t>
      </w:r>
      <w:r w:rsidR="009F4F3F">
        <w:rPr>
          <w:rFonts w:ascii="Times New Roman" w:hAnsi="Times New Roman" w:cs="Times New Roman"/>
          <w:bCs w:val="0"/>
          <w:color w:val="000000" w:themeColor="text1"/>
          <w:sz w:val="24"/>
          <w:szCs w:val="24"/>
        </w:rPr>
        <w:t>2</w:t>
      </w:r>
      <w:r w:rsidR="00940F23" w:rsidRPr="00746261">
        <w:rPr>
          <w:rFonts w:ascii="Times New Roman" w:hAnsi="Times New Roman" w:cs="Times New Roman"/>
          <w:bCs w:val="0"/>
          <w:color w:val="000000" w:themeColor="text1"/>
          <w:sz w:val="24"/>
          <w:szCs w:val="24"/>
        </w:rPr>
        <w:t>.</w:t>
      </w:r>
      <w:r w:rsidR="009F4F3F">
        <w:rPr>
          <w:rFonts w:ascii="Times New Roman" w:hAnsi="Times New Roman" w:cs="Times New Roman"/>
          <w:bCs w:val="0"/>
          <w:color w:val="000000" w:themeColor="text1"/>
          <w:sz w:val="24"/>
          <w:szCs w:val="24"/>
        </w:rPr>
        <w:t>1</w:t>
      </w:r>
      <w:r w:rsidR="00940F23" w:rsidRPr="00746261">
        <w:rPr>
          <w:rFonts w:ascii="Times New Roman" w:hAnsi="Times New Roman" w:cs="Times New Roman"/>
          <w:bCs w:val="0"/>
          <w:color w:val="000000" w:themeColor="text1"/>
          <w:sz w:val="24"/>
          <w:szCs w:val="24"/>
        </w:rPr>
        <w:t xml:space="preserve">.2 </w:t>
      </w:r>
      <w:r w:rsidR="00F34463" w:rsidRPr="00746261">
        <w:rPr>
          <w:rFonts w:ascii="Times New Roman" w:hAnsi="Times New Roman" w:cs="Times New Roman"/>
          <w:bCs w:val="0"/>
          <w:color w:val="000000" w:themeColor="text1"/>
          <w:sz w:val="24"/>
          <w:szCs w:val="24"/>
        </w:rPr>
        <w:t>Las pirámides de población</w:t>
      </w:r>
    </w:p>
    <w:p w:rsidR="00F34463" w:rsidRPr="001D149E" w:rsidRDefault="00F34463" w:rsidP="00940F23">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F34463" w:rsidRPr="001D149E" w:rsidRDefault="00F34463" w:rsidP="004942F4">
      <w:pPr>
        <w:pStyle w:val="u"/>
        <w:shd w:val="clear" w:color="auto" w:fill="FFFFFF"/>
        <w:spacing w:before="0" w:beforeAutospacing="0" w:after="0" w:afterAutospacing="0" w:line="312" w:lineRule="atLeast"/>
        <w:jc w:val="both"/>
        <w:rPr>
          <w:color w:val="000000" w:themeColor="text1"/>
        </w:rPr>
      </w:pPr>
      <w:r w:rsidRPr="001D149E">
        <w:rPr>
          <w:rStyle w:val="un"/>
          <w:color w:val="000000" w:themeColor="text1"/>
        </w:rPr>
        <w:t>Las pirámides de población representan la estructura de una población en función de la edad y el sexo.</w:t>
      </w:r>
      <w:r w:rsidRPr="001D149E">
        <w:rPr>
          <w:rStyle w:val="apple-converted-space"/>
          <w:color w:val="000000" w:themeColor="text1"/>
        </w:rPr>
        <w:t> </w:t>
      </w:r>
      <w:r w:rsidRPr="001D149E">
        <w:rPr>
          <w:rStyle w:val="un"/>
          <w:color w:val="000000" w:themeColor="text1"/>
        </w:rPr>
        <w:t>Según su forma, se distinguen tres tipos de pirámide.</w:t>
      </w:r>
    </w:p>
    <w:p w:rsidR="00F34463" w:rsidRPr="001D149E" w:rsidRDefault="00F34463" w:rsidP="004942F4">
      <w:pPr>
        <w:jc w:val="both"/>
        <w:rPr>
          <w:rFonts w:ascii="Times New Roman" w:hAnsi="Times New Roman" w:cs="Times New Roman"/>
          <w:b/>
          <w:color w:val="000000" w:themeColor="text1"/>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4448"/>
        <w:gridCol w:w="1351"/>
        <w:gridCol w:w="3257"/>
      </w:tblGrid>
      <w:tr w:rsidR="00F34463" w:rsidRPr="001D149E" w:rsidTr="00F34463">
        <w:tc>
          <w:tcPr>
            <w:tcW w:w="0" w:type="auto"/>
            <w:gridSpan w:val="3"/>
            <w:tcBorders>
              <w:top w:val="nil"/>
              <w:left w:val="nil"/>
              <w:bottom w:val="nil"/>
              <w:right w:val="nil"/>
            </w:tcBorders>
            <w:shd w:val="clear" w:color="auto" w:fill="EFECE6"/>
            <w:tcMar>
              <w:top w:w="82" w:type="dxa"/>
              <w:left w:w="136" w:type="dxa"/>
              <w:bottom w:w="82" w:type="dxa"/>
              <w:right w:w="82" w:type="dxa"/>
            </w:tcMar>
            <w:vAlign w:val="center"/>
            <w:hideMark/>
          </w:tcPr>
          <w:p w:rsidR="00F34463" w:rsidRPr="001D149E" w:rsidRDefault="00F34463" w:rsidP="004942F4">
            <w:pPr>
              <w:shd w:val="clear" w:color="auto" w:fill="958372"/>
              <w:spacing w:after="0" w:line="240" w:lineRule="auto"/>
              <w:jc w:val="both"/>
              <w:rPr>
                <w:rFonts w:ascii="Times New Roman" w:eastAsia="Times New Roman" w:hAnsi="Times New Roman" w:cs="Times New Roman"/>
                <w:b/>
                <w:bCs/>
                <w:color w:val="000000" w:themeColor="text1"/>
                <w:sz w:val="24"/>
                <w:szCs w:val="24"/>
              </w:rPr>
            </w:pPr>
            <w:r w:rsidRPr="001D149E">
              <w:rPr>
                <w:rFonts w:ascii="Times New Roman" w:eastAsia="Times New Roman" w:hAnsi="Times New Roman" w:cs="Times New Roman"/>
                <w:b/>
                <w:bCs/>
                <w:color w:val="000000" w:themeColor="text1"/>
                <w:sz w:val="24"/>
                <w:szCs w:val="24"/>
              </w:rPr>
              <w:t>Los tipos de pirámides de población</w:t>
            </w:r>
          </w:p>
        </w:tc>
      </w:tr>
      <w:tr w:rsidR="00F34463" w:rsidRPr="001D149E" w:rsidTr="00F34463">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REPRESENTACIÓN</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TIPO</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CARACTERÍSTICAS</w:t>
            </w:r>
          </w:p>
        </w:tc>
      </w:tr>
      <w:tr w:rsidR="00F34463" w:rsidRPr="001D149E" w:rsidTr="00F34463">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hd w:val="clear" w:color="auto" w:fill="58585A"/>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55F51F79" wp14:editId="37C54DC8">
                  <wp:extent cx="2665730" cy="2001520"/>
                  <wp:effectExtent l="19050" t="0" r="1270" b="0"/>
                  <wp:docPr id="15" name="Imagen 15" descr="http://profesores.aulaplaneta.com/DNNPlayerPackages/Package14209/InfoGuion/cuadernoestudio/images_xml/tabla_CS_08_01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209/InfoGuion/cuadernoestudio/images_xml/tabla_CS_08_01_img1.jpg"/>
                          <pic:cNvPicPr>
                            <a:picLocks noChangeAspect="1" noChangeArrowheads="1"/>
                          </pic:cNvPicPr>
                        </pic:nvPicPr>
                        <pic:blipFill>
                          <a:blip r:embed="rId16" cstate="print"/>
                          <a:srcRect/>
                          <a:stretch>
                            <a:fillRect/>
                          </a:stretch>
                        </pic:blipFill>
                        <pic:spPr bwMode="auto">
                          <a:xfrm>
                            <a:off x="0" y="0"/>
                            <a:ext cx="2665730" cy="2001520"/>
                          </a:xfrm>
                          <a:prstGeom prst="rect">
                            <a:avLst/>
                          </a:prstGeom>
                          <a:noFill/>
                          <a:ln w="9525">
                            <a:noFill/>
                            <a:miter lim="800000"/>
                            <a:headEnd/>
                            <a:tailEnd/>
                          </a:ln>
                        </pic:spPr>
                      </pic:pic>
                    </a:graphicData>
                  </a:graphic>
                </wp:inline>
              </w:drawing>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b/>
                <w:bCs/>
                <w:color w:val="000000" w:themeColor="text1"/>
                <w:sz w:val="24"/>
                <w:szCs w:val="24"/>
              </w:rPr>
              <w:t>Forma de parasol</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746261">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Población joven.</w:t>
            </w:r>
            <w:r w:rsidRPr="001D149E">
              <w:rPr>
                <w:rFonts w:ascii="Times New Roman" w:eastAsia="Times New Roman" w:hAnsi="Times New Roman" w:cs="Times New Roman"/>
                <w:color w:val="000000" w:themeColor="text1"/>
                <w:sz w:val="24"/>
                <w:szCs w:val="24"/>
              </w:rPr>
              <w:br/>
              <w:t xml:space="preserve">- Representativa de países </w:t>
            </w:r>
            <w:r w:rsidR="00746261" w:rsidRPr="00746261">
              <w:rPr>
                <w:rFonts w:ascii="Times New Roman" w:eastAsia="Times New Roman" w:hAnsi="Times New Roman" w:cs="Times New Roman"/>
                <w:color w:val="FF0000"/>
                <w:sz w:val="24"/>
                <w:szCs w:val="24"/>
              </w:rPr>
              <w:t>en vías de desarrollo</w:t>
            </w:r>
            <w:r w:rsidRPr="001D149E">
              <w:rPr>
                <w:rFonts w:ascii="Times New Roman" w:eastAsia="Times New Roman" w:hAnsi="Times New Roman" w:cs="Times New Roman"/>
                <w:color w:val="000000" w:themeColor="text1"/>
                <w:sz w:val="24"/>
                <w:szCs w:val="24"/>
              </w:rPr>
              <w:t>.</w:t>
            </w:r>
          </w:p>
        </w:tc>
      </w:tr>
      <w:tr w:rsidR="00F34463" w:rsidRPr="001D149E" w:rsidTr="00F34463">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hd w:val="clear" w:color="auto" w:fill="58585A"/>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2745CFEB" wp14:editId="3C46312E">
                  <wp:extent cx="2665730" cy="2001520"/>
                  <wp:effectExtent l="19050" t="0" r="1270" b="0"/>
                  <wp:docPr id="16" name="Imagen 16" descr="http://profesores.aulaplaneta.com/DNNPlayerPackages/Package14209/InfoGuion/cuadernoestudio/images_xml/tabla_CS_08_01_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209/InfoGuion/cuadernoestudio/images_xml/tabla_CS_08_01_img2.jpg"/>
                          <pic:cNvPicPr>
                            <a:picLocks noChangeAspect="1" noChangeArrowheads="1"/>
                          </pic:cNvPicPr>
                        </pic:nvPicPr>
                        <pic:blipFill>
                          <a:blip r:embed="rId17" cstate="print"/>
                          <a:srcRect/>
                          <a:stretch>
                            <a:fillRect/>
                          </a:stretch>
                        </pic:blipFill>
                        <pic:spPr bwMode="auto">
                          <a:xfrm>
                            <a:off x="0" y="0"/>
                            <a:ext cx="2665730" cy="2001520"/>
                          </a:xfrm>
                          <a:prstGeom prst="rect">
                            <a:avLst/>
                          </a:prstGeom>
                          <a:noFill/>
                          <a:ln w="9525">
                            <a:noFill/>
                            <a:miter lim="800000"/>
                            <a:headEnd/>
                            <a:tailEnd/>
                          </a:ln>
                        </pic:spPr>
                      </pic:pic>
                    </a:graphicData>
                  </a:graphic>
                </wp:inline>
              </w:drawing>
            </w:r>
          </w:p>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b/>
                <w:bCs/>
                <w:color w:val="000000" w:themeColor="text1"/>
                <w:sz w:val="24"/>
                <w:szCs w:val="24"/>
              </w:rPr>
              <w:t>Forma de urna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Población en proceso de envejecimiento.</w:t>
            </w:r>
            <w:r w:rsidRPr="001D149E">
              <w:rPr>
                <w:rFonts w:ascii="Times New Roman" w:eastAsia="Times New Roman" w:hAnsi="Times New Roman" w:cs="Times New Roman"/>
                <w:color w:val="000000" w:themeColor="text1"/>
                <w:sz w:val="24"/>
                <w:szCs w:val="24"/>
              </w:rPr>
              <w:br/>
              <w:t>- Propia de países en vías de desarrollo.</w:t>
            </w:r>
          </w:p>
        </w:tc>
      </w:tr>
      <w:tr w:rsidR="00F34463" w:rsidRPr="001D149E" w:rsidTr="00F34463">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hd w:val="clear" w:color="auto" w:fill="58585A"/>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noProof/>
                <w:color w:val="000000" w:themeColor="text1"/>
                <w:sz w:val="24"/>
                <w:szCs w:val="24"/>
              </w:rPr>
              <w:lastRenderedPageBreak/>
              <w:drawing>
                <wp:inline distT="0" distB="0" distL="0" distR="0" wp14:anchorId="6BD97E23" wp14:editId="11C8E90C">
                  <wp:extent cx="2665730" cy="2001520"/>
                  <wp:effectExtent l="19050" t="0" r="1270" b="0"/>
                  <wp:docPr id="17" name="Imagen 17" descr="http://profesores.aulaplaneta.com/DNNPlayerPackages/Package14209/InfoGuion/cuadernoestudio/images_xml/tabla_CS_08_01_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209/InfoGuion/cuadernoestudio/images_xml/tabla_CS_08_01_img3.jpg"/>
                          <pic:cNvPicPr>
                            <a:picLocks noChangeAspect="1" noChangeArrowheads="1"/>
                          </pic:cNvPicPr>
                        </pic:nvPicPr>
                        <pic:blipFill>
                          <a:blip r:embed="rId18" cstate="print"/>
                          <a:srcRect/>
                          <a:stretch>
                            <a:fillRect/>
                          </a:stretch>
                        </pic:blipFill>
                        <pic:spPr bwMode="auto">
                          <a:xfrm>
                            <a:off x="0" y="0"/>
                            <a:ext cx="2665730" cy="2001520"/>
                          </a:xfrm>
                          <a:prstGeom prst="rect">
                            <a:avLst/>
                          </a:prstGeom>
                          <a:noFill/>
                          <a:ln w="9525">
                            <a:noFill/>
                            <a:miter lim="800000"/>
                            <a:headEnd/>
                            <a:tailEnd/>
                          </a:ln>
                        </pic:spPr>
                      </pic:pic>
                    </a:graphicData>
                  </a:graphic>
                </wp:inline>
              </w:drawing>
            </w:r>
          </w:p>
        </w:tc>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b/>
                <w:bCs/>
                <w:color w:val="000000" w:themeColor="text1"/>
                <w:sz w:val="24"/>
                <w:szCs w:val="24"/>
              </w:rPr>
              <w:t>Forma de ojiva</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F34463" w:rsidRPr="001D149E" w:rsidRDefault="00F34463" w:rsidP="004942F4">
            <w:pPr>
              <w:spacing w:after="0" w:line="299"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Población envejecida.</w:t>
            </w:r>
            <w:r w:rsidRPr="001D149E">
              <w:rPr>
                <w:rFonts w:ascii="Times New Roman" w:eastAsia="Times New Roman" w:hAnsi="Times New Roman" w:cs="Times New Roman"/>
                <w:color w:val="000000" w:themeColor="text1"/>
                <w:sz w:val="24"/>
                <w:szCs w:val="24"/>
              </w:rPr>
              <w:br/>
              <w:t>- Típica de países desarrollados.</w:t>
            </w:r>
          </w:p>
        </w:tc>
      </w:tr>
    </w:tbl>
    <w:p w:rsidR="00F34463" w:rsidRPr="001D149E" w:rsidRDefault="00F34463" w:rsidP="004942F4">
      <w:pPr>
        <w:jc w:val="both"/>
        <w:rPr>
          <w:rFonts w:ascii="Times New Roman" w:hAnsi="Times New Roman" w:cs="Times New Roman"/>
          <w:b/>
          <w:i/>
          <w:color w:val="000000" w:themeColor="text1"/>
          <w:sz w:val="24"/>
          <w:szCs w:val="24"/>
        </w:rPr>
      </w:pPr>
    </w:p>
    <w:p w:rsidR="00746261" w:rsidRDefault="00746261" w:rsidP="004942F4">
      <w:pPr>
        <w:jc w:val="both"/>
        <w:rPr>
          <w:rFonts w:ascii="Times New Roman" w:hAnsi="Times New Roman" w:cs="Times New Roman"/>
          <w:b/>
          <w:color w:val="000000" w:themeColor="text1"/>
          <w:sz w:val="24"/>
          <w:szCs w:val="24"/>
        </w:rPr>
      </w:pPr>
    </w:p>
    <w:p w:rsidR="00746261" w:rsidRDefault="00746261" w:rsidP="004942F4">
      <w:pPr>
        <w:jc w:val="both"/>
        <w:rPr>
          <w:rFonts w:ascii="Times New Roman" w:hAnsi="Times New Roman" w:cs="Times New Roman"/>
          <w:b/>
          <w:color w:val="000000" w:themeColor="text1"/>
          <w:sz w:val="24"/>
          <w:szCs w:val="24"/>
        </w:rPr>
      </w:pPr>
    </w:p>
    <w:p w:rsidR="00746261" w:rsidRDefault="00746261" w:rsidP="004942F4">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46261" w:rsidRPr="001C1BDC" w:rsidTr="006D238D">
        <w:tc>
          <w:tcPr>
            <w:tcW w:w="9054" w:type="dxa"/>
            <w:gridSpan w:val="2"/>
            <w:shd w:val="clear" w:color="auto" w:fill="000000" w:themeFill="text1"/>
          </w:tcPr>
          <w:p w:rsidR="00746261" w:rsidRPr="001C1BDC" w:rsidRDefault="00746261" w:rsidP="006D238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746261" w:rsidRPr="001C1BDC" w:rsidTr="006D238D">
        <w:tc>
          <w:tcPr>
            <w:tcW w:w="2518" w:type="dxa"/>
          </w:tcPr>
          <w:p w:rsidR="00746261" w:rsidRPr="001C1BDC" w:rsidRDefault="00746261"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46261" w:rsidRPr="001C1BDC" w:rsidRDefault="00746261"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0</w:t>
            </w:r>
          </w:p>
        </w:tc>
      </w:tr>
      <w:tr w:rsidR="00746261" w:rsidRPr="001C1BDC" w:rsidTr="006D238D">
        <w:trPr>
          <w:trHeight w:val="602"/>
        </w:trPr>
        <w:tc>
          <w:tcPr>
            <w:tcW w:w="2518" w:type="dxa"/>
          </w:tcPr>
          <w:p w:rsidR="00746261" w:rsidRPr="001C1BDC" w:rsidRDefault="00746261"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46261" w:rsidRPr="000564BA" w:rsidRDefault="00622AE6" w:rsidP="006D238D">
            <w:pPr>
              <w:pStyle w:val="u"/>
              <w:shd w:val="clear" w:color="auto" w:fill="FFFFFF"/>
              <w:rPr>
                <w:color w:val="000000" w:themeColor="text1"/>
              </w:rPr>
            </w:pPr>
            <w:r>
              <w:rPr>
                <w:color w:val="000000" w:themeColor="text1"/>
              </w:rPr>
              <w:t>2eso</w:t>
            </w:r>
            <w:r w:rsidR="00746261">
              <w:rPr>
                <w:color w:val="000000" w:themeColor="text1"/>
              </w:rPr>
              <w:t xml:space="preserve"> primaria / </w:t>
            </w:r>
            <w:r w:rsidR="00746261" w:rsidRPr="000564BA">
              <w:rPr>
                <w:color w:val="000000" w:themeColor="text1"/>
              </w:rPr>
              <w:t xml:space="preserve">Ciencias sociales, geografía e historia </w:t>
            </w:r>
            <w:r w:rsidR="00746261">
              <w:rPr>
                <w:color w:val="000000" w:themeColor="text1"/>
              </w:rPr>
              <w:t>/L</w:t>
            </w:r>
            <w:r w:rsidR="00746261" w:rsidRPr="000564BA">
              <w:rPr>
                <w:bCs/>
                <w:color w:val="000000" w:themeColor="text1"/>
              </w:rPr>
              <w:t>a población</w:t>
            </w:r>
            <w:r>
              <w:rPr>
                <w:bCs/>
                <w:color w:val="000000" w:themeColor="text1"/>
              </w:rPr>
              <w:t xml:space="preserve"> y los recursos</w:t>
            </w:r>
          </w:p>
        </w:tc>
      </w:tr>
      <w:tr w:rsidR="00746261" w:rsidRPr="001C1BDC" w:rsidTr="006D238D">
        <w:tc>
          <w:tcPr>
            <w:tcW w:w="2518" w:type="dxa"/>
          </w:tcPr>
          <w:p w:rsidR="00746261" w:rsidRPr="001C1BDC" w:rsidRDefault="00746261"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46261" w:rsidRDefault="00746261" w:rsidP="006D238D">
            <w:pPr>
              <w:pStyle w:val="Ttulo4"/>
              <w:shd w:val="clear" w:color="auto" w:fill="FFFFFF"/>
              <w:spacing w:before="109" w:beforeAutospacing="0" w:after="109" w:afterAutospacing="0"/>
              <w:jc w:val="both"/>
              <w:outlineLvl w:val="3"/>
              <w:rPr>
                <w:bCs w:val="0"/>
                <w:color w:val="000000" w:themeColor="text1"/>
              </w:rPr>
            </w:pPr>
            <w:r w:rsidRPr="00641B7D">
              <w:rPr>
                <w:bCs w:val="0"/>
                <w:color w:val="000000" w:themeColor="text1"/>
              </w:rPr>
              <w:t>FICHA DEL DOCENTE</w:t>
            </w:r>
          </w:p>
          <w:p w:rsidR="00F66200" w:rsidRDefault="0055611A" w:rsidP="0055611A">
            <w:pPr>
              <w:pStyle w:val="Ttulo1"/>
              <w:shd w:val="clear" w:color="auto" w:fill="FFFFFF"/>
              <w:jc w:val="both"/>
              <w:outlineLvl w:val="0"/>
              <w:rPr>
                <w:rFonts w:ascii="Times New Roman" w:hAnsi="Times New Roman" w:cs="Times New Roman"/>
                <w:b w:val="0"/>
                <w:color w:val="000000" w:themeColor="text1"/>
                <w:sz w:val="24"/>
                <w:szCs w:val="24"/>
              </w:rPr>
            </w:pPr>
            <w:r>
              <w:rPr>
                <w:color w:val="000000" w:themeColor="text1"/>
                <w:sz w:val="24"/>
                <w:szCs w:val="24"/>
              </w:rPr>
              <w:t xml:space="preserve">Título: </w:t>
            </w:r>
            <w:r w:rsidRPr="0055611A">
              <w:rPr>
                <w:rFonts w:ascii="Times New Roman" w:hAnsi="Times New Roman" w:cs="Times New Roman"/>
                <w:b w:val="0"/>
                <w:color w:val="000000" w:themeColor="text1"/>
                <w:sz w:val="24"/>
                <w:szCs w:val="24"/>
              </w:rPr>
              <w:t>Las pirámides de población</w:t>
            </w:r>
            <w:r>
              <w:rPr>
                <w:rFonts w:ascii="Times New Roman" w:hAnsi="Times New Roman" w:cs="Times New Roman"/>
                <w:b w:val="0"/>
                <w:color w:val="000000" w:themeColor="text1"/>
                <w:sz w:val="24"/>
                <w:szCs w:val="24"/>
              </w:rPr>
              <w:br/>
            </w:r>
            <w:r w:rsidRPr="0055611A">
              <w:rPr>
                <w:rFonts w:ascii="Times New Roman" w:hAnsi="Times New Roman" w:cs="Times New Roman"/>
                <w:color w:val="000000" w:themeColor="text1"/>
                <w:sz w:val="24"/>
                <w:szCs w:val="24"/>
              </w:rPr>
              <w:t>Descripción:</w:t>
            </w:r>
            <w:r w:rsidRPr="00810A26">
              <w:rPr>
                <w:rFonts w:ascii="Times New Roman" w:hAnsi="Times New Roman" w:cs="Times New Roman"/>
                <w:color w:val="000000" w:themeColor="text1"/>
                <w:sz w:val="24"/>
                <w:szCs w:val="24"/>
              </w:rPr>
              <w:t xml:space="preserve"> </w:t>
            </w:r>
            <w:r w:rsidRPr="001D149E">
              <w:rPr>
                <w:rFonts w:ascii="Times New Roman" w:hAnsi="Times New Roman" w:cs="Times New Roman"/>
                <w:b w:val="0"/>
                <w:color w:val="000000" w:themeColor="text1"/>
                <w:sz w:val="24"/>
                <w:szCs w:val="24"/>
              </w:rPr>
              <w:t>Interactivo para aprender a elaborar y ana</w:t>
            </w:r>
            <w:r>
              <w:rPr>
                <w:rFonts w:ascii="Times New Roman" w:hAnsi="Times New Roman" w:cs="Times New Roman"/>
                <w:b w:val="0"/>
                <w:color w:val="000000" w:themeColor="text1"/>
                <w:sz w:val="24"/>
                <w:szCs w:val="24"/>
              </w:rPr>
              <w:t>lizar una pirámide de población</w:t>
            </w:r>
          </w:p>
          <w:p w:rsidR="0055611A" w:rsidRPr="0055611A" w:rsidRDefault="0055611A" w:rsidP="0055611A">
            <w:pPr>
              <w:pStyle w:val="Ttulo1"/>
              <w:shd w:val="clear" w:color="auto" w:fill="FFFFFF"/>
              <w:jc w:val="both"/>
              <w:outlineLvl w:val="0"/>
              <w:rPr>
                <w:rFonts w:ascii="Times New Roman" w:hAnsi="Times New Roman" w:cs="Times New Roman"/>
                <w:b w:val="0"/>
                <w:color w:val="000000" w:themeColor="text1"/>
                <w:sz w:val="24"/>
                <w:szCs w:val="24"/>
              </w:rPr>
            </w:pPr>
            <w:r w:rsidRPr="00F66200">
              <w:rPr>
                <w:rFonts w:ascii="Times New Roman" w:eastAsia="Times New Roman" w:hAnsi="Times New Roman" w:cs="Times New Roman"/>
                <w:color w:val="000000" w:themeColor="text1"/>
                <w:sz w:val="24"/>
                <w:szCs w:val="24"/>
              </w:rPr>
              <w:t>Temporalización</w:t>
            </w:r>
            <w:r w:rsidRPr="00EB0C0D">
              <w:rPr>
                <w:rFonts w:ascii="Times New Roman" w:eastAsia="Times New Roman" w:hAnsi="Times New Roman" w:cs="Times New Roman"/>
                <w:b w:val="0"/>
                <w:color w:val="000000" w:themeColor="text1"/>
                <w:sz w:val="24"/>
                <w:szCs w:val="24"/>
              </w:rPr>
              <w:t>:</w:t>
            </w:r>
            <w:r w:rsidR="00B66C21">
              <w:rPr>
                <w:rFonts w:ascii="Times New Roman" w:eastAsia="Times New Roman" w:hAnsi="Times New Roman" w:cs="Times New Roman"/>
                <w:color w:val="000000" w:themeColor="text1"/>
                <w:sz w:val="24"/>
                <w:szCs w:val="24"/>
              </w:rPr>
              <w:t xml:space="preserve"> </w:t>
            </w:r>
            <w:r w:rsidRPr="00F66200">
              <w:rPr>
                <w:rFonts w:ascii="Times New Roman" w:hAnsi="Times New Roman" w:cs="Times New Roman"/>
                <w:b w:val="0"/>
                <w:color w:val="000000" w:themeColor="text1"/>
                <w:sz w:val="24"/>
                <w:szCs w:val="24"/>
              </w:rPr>
              <w:t>20 minutos</w:t>
            </w:r>
          </w:p>
          <w:p w:rsidR="0055611A" w:rsidRPr="00622AE6" w:rsidRDefault="0055611A" w:rsidP="0055611A">
            <w:pPr>
              <w:jc w:val="both"/>
              <w:rPr>
                <w:rFonts w:ascii="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Tipo de recurso:</w:t>
            </w:r>
            <w:r w:rsidR="00B66C21">
              <w:rPr>
                <w:rFonts w:ascii="Times New Roman" w:eastAsia="Times New Roman" w:hAnsi="Times New Roman" w:cs="Times New Roman"/>
                <w:color w:val="000000" w:themeColor="text1"/>
                <w:sz w:val="24"/>
                <w:szCs w:val="24"/>
              </w:rPr>
              <w:t xml:space="preserve"> </w:t>
            </w:r>
            <w:r w:rsidRPr="00622AE6">
              <w:rPr>
                <w:rFonts w:ascii="Times New Roman" w:hAnsi="Times New Roman" w:cs="Times New Roman"/>
                <w:color w:val="000000" w:themeColor="text1"/>
                <w:sz w:val="24"/>
                <w:szCs w:val="24"/>
              </w:rPr>
              <w:t>Interactivo</w:t>
            </w:r>
          </w:p>
          <w:p w:rsidR="0055611A" w:rsidRPr="00622AE6" w:rsidRDefault="0055611A" w:rsidP="0055611A">
            <w:pPr>
              <w:jc w:val="both"/>
              <w:rPr>
                <w:rFonts w:ascii="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Acción didáctica:</w:t>
            </w:r>
            <w:r w:rsidR="00B66C21">
              <w:rPr>
                <w:rFonts w:ascii="Times New Roman" w:eastAsia="Times New Roman" w:hAnsi="Times New Roman" w:cs="Times New Roman"/>
                <w:b/>
                <w:color w:val="000000" w:themeColor="text1"/>
                <w:sz w:val="24"/>
                <w:szCs w:val="24"/>
              </w:rPr>
              <w:t xml:space="preserve"> </w:t>
            </w:r>
            <w:r w:rsidRPr="00622AE6">
              <w:rPr>
                <w:rFonts w:ascii="Times New Roman" w:hAnsi="Times New Roman" w:cs="Times New Roman"/>
                <w:color w:val="000000" w:themeColor="text1"/>
                <w:sz w:val="24"/>
                <w:szCs w:val="24"/>
              </w:rPr>
              <w:t>Exposición</w:t>
            </w:r>
          </w:p>
          <w:p w:rsidR="0055611A" w:rsidRPr="001D149E" w:rsidRDefault="0055611A" w:rsidP="0055611A">
            <w:pPr>
              <w:shd w:val="clear" w:color="auto" w:fill="FFFFFF"/>
              <w:spacing w:before="190"/>
              <w:jc w:val="both"/>
              <w:rPr>
                <w:rFonts w:ascii="Times New Roman" w:eastAsia="Times New Roman" w:hAnsi="Times New Roman" w:cs="Times New Roman"/>
                <w:color w:val="000000" w:themeColor="text1"/>
                <w:sz w:val="24"/>
                <w:szCs w:val="24"/>
              </w:rPr>
            </w:pPr>
            <w:r w:rsidRPr="00EB0C0D">
              <w:rPr>
                <w:rFonts w:ascii="Times New Roman" w:eastAsia="Times New Roman" w:hAnsi="Times New Roman" w:cs="Times New Roman"/>
                <w:b/>
                <w:color w:val="000000" w:themeColor="text1"/>
                <w:sz w:val="24"/>
                <w:szCs w:val="24"/>
              </w:rPr>
              <w:t>Competencia:</w:t>
            </w:r>
            <w:r>
              <w:rPr>
                <w:rFonts w:ascii="Times New Roman" w:eastAsia="Times New Roman" w:hAnsi="Times New Roman" w:cs="Times New Roman"/>
                <w:color w:val="000000" w:themeColor="text1"/>
                <w:sz w:val="24"/>
                <w:szCs w:val="24"/>
              </w:rPr>
              <w:t xml:space="preserve"> </w:t>
            </w:r>
            <w:r w:rsidRPr="001D149E">
              <w:rPr>
                <w:rFonts w:ascii="Times New Roman" w:eastAsia="Times New Roman" w:hAnsi="Times New Roman" w:cs="Times New Roman"/>
                <w:color w:val="000000" w:themeColor="text1"/>
                <w:sz w:val="24"/>
                <w:szCs w:val="24"/>
              </w:rPr>
              <w:t>Competencia social y ciudadana</w:t>
            </w:r>
          </w:p>
          <w:p w:rsidR="0055611A" w:rsidRPr="0055611A" w:rsidRDefault="0055611A" w:rsidP="00622AE6">
            <w:pPr>
              <w:spacing w:before="100" w:beforeAutospacing="1" w:after="210" w:line="270" w:lineRule="atLeast"/>
              <w:rPr>
                <w:rFonts w:ascii="Times New Roman" w:eastAsia="Times New Roman" w:hAnsi="Times New Roman" w:cs="Times New Roman"/>
                <w:b/>
                <w:color w:val="000000" w:themeColor="text1"/>
                <w:sz w:val="24"/>
                <w:szCs w:val="24"/>
              </w:rPr>
            </w:pPr>
            <w:r w:rsidRPr="0055611A">
              <w:rPr>
                <w:rFonts w:ascii="Times New Roman" w:eastAsia="Times New Roman" w:hAnsi="Times New Roman" w:cs="Times New Roman"/>
                <w:b/>
                <w:color w:val="000000" w:themeColor="text1"/>
                <w:sz w:val="24"/>
                <w:szCs w:val="24"/>
              </w:rPr>
              <w:t>Objetivo</w:t>
            </w:r>
          </w:p>
          <w:p w:rsidR="00622AE6" w:rsidRPr="00622AE6" w:rsidRDefault="00622AE6" w:rsidP="00622AE6">
            <w:pPr>
              <w:spacing w:before="100" w:beforeAutospacing="1" w:after="210" w:line="270" w:lineRule="atLeast"/>
              <w:rPr>
                <w:rFonts w:ascii="Times New Roman" w:eastAsia="Times New Roman" w:hAnsi="Times New Roman" w:cs="Times New Roman"/>
                <w:color w:val="000000" w:themeColor="text1"/>
                <w:sz w:val="24"/>
                <w:szCs w:val="24"/>
              </w:rPr>
            </w:pPr>
            <w:r w:rsidRPr="00622AE6">
              <w:rPr>
                <w:rFonts w:ascii="Times New Roman" w:eastAsia="Times New Roman" w:hAnsi="Times New Roman" w:cs="Times New Roman"/>
                <w:color w:val="000000" w:themeColor="text1"/>
                <w:sz w:val="24"/>
                <w:szCs w:val="24"/>
              </w:rPr>
              <w:t>Este interactivo muestra, paso a paso, cómo se construye una pirámide de población y presenta los tres modelos de pirámide que definen la población de los países  en vías de desarrollo y desarrollados.</w:t>
            </w:r>
          </w:p>
          <w:p w:rsidR="00622AE6" w:rsidRPr="00622AE6" w:rsidRDefault="00622AE6" w:rsidP="00622AE6">
            <w:pPr>
              <w:spacing w:before="100" w:beforeAutospacing="1" w:after="120" w:line="270" w:lineRule="atLeast"/>
              <w:rPr>
                <w:rFonts w:ascii="Times New Roman" w:eastAsia="Times New Roman" w:hAnsi="Times New Roman" w:cs="Times New Roman"/>
                <w:b/>
                <w:bCs/>
                <w:color w:val="000000" w:themeColor="text1"/>
                <w:sz w:val="24"/>
                <w:szCs w:val="24"/>
              </w:rPr>
            </w:pPr>
            <w:r w:rsidRPr="00622AE6">
              <w:rPr>
                <w:rFonts w:ascii="Times New Roman" w:eastAsia="Times New Roman" w:hAnsi="Times New Roman" w:cs="Times New Roman"/>
                <w:b/>
                <w:bCs/>
                <w:color w:val="000000" w:themeColor="text1"/>
                <w:sz w:val="24"/>
                <w:szCs w:val="24"/>
              </w:rPr>
              <w:t>Propuesta</w:t>
            </w:r>
          </w:p>
          <w:p w:rsidR="00622AE6" w:rsidRPr="00622AE6" w:rsidRDefault="00622AE6" w:rsidP="00622AE6">
            <w:pPr>
              <w:spacing w:before="100" w:beforeAutospacing="1" w:after="210" w:line="270" w:lineRule="atLeast"/>
              <w:rPr>
                <w:rFonts w:ascii="Times New Roman" w:eastAsia="Times New Roman" w:hAnsi="Times New Roman" w:cs="Times New Roman"/>
                <w:b/>
                <w:color w:val="000000" w:themeColor="text1"/>
                <w:sz w:val="24"/>
                <w:szCs w:val="24"/>
              </w:rPr>
            </w:pPr>
            <w:r w:rsidRPr="00622AE6">
              <w:rPr>
                <w:rFonts w:ascii="Times New Roman" w:eastAsia="Times New Roman" w:hAnsi="Times New Roman" w:cs="Times New Roman"/>
                <w:b/>
                <w:color w:val="000000" w:themeColor="text1"/>
                <w:sz w:val="24"/>
                <w:szCs w:val="24"/>
              </w:rPr>
              <w:lastRenderedPageBreak/>
              <w:t>Después de la presentación</w:t>
            </w:r>
          </w:p>
          <w:p w:rsidR="00622AE6" w:rsidRPr="00622AE6" w:rsidRDefault="00622AE6" w:rsidP="00622AE6">
            <w:pPr>
              <w:spacing w:before="100" w:beforeAutospacing="1" w:after="210" w:line="270" w:lineRule="atLeast"/>
              <w:rPr>
                <w:rFonts w:ascii="Times New Roman" w:eastAsia="Times New Roman" w:hAnsi="Times New Roman" w:cs="Times New Roman"/>
                <w:color w:val="000000" w:themeColor="text1"/>
                <w:sz w:val="24"/>
                <w:szCs w:val="24"/>
              </w:rPr>
            </w:pPr>
            <w:r w:rsidRPr="00622AE6">
              <w:rPr>
                <w:rFonts w:ascii="Times New Roman" w:eastAsia="Times New Roman" w:hAnsi="Times New Roman" w:cs="Times New Roman"/>
                <w:color w:val="000000" w:themeColor="text1"/>
                <w:sz w:val="24"/>
                <w:szCs w:val="24"/>
              </w:rPr>
              <w:t xml:space="preserve">Para poner en práctica el procedimiento mostrado, los alumnos deberán construir tres pirámides (Malawi, Argelia y Japón) y compararlas, indicando de qué tipo de pirámide se trata y qué tipo de sociedad representa. Para obtener los datos necesarios para su construcción, pueden utilizar el </w:t>
            </w:r>
            <w:r w:rsidR="00E90055" w:rsidRPr="00E90055">
              <w:rPr>
                <w:rFonts w:ascii="Times New Roman" w:eastAsia="Times New Roman" w:hAnsi="Times New Roman" w:cs="Times New Roman"/>
                <w:iCs/>
                <w:color w:val="000000" w:themeColor="text1"/>
                <w:sz w:val="24"/>
                <w:szCs w:val="24"/>
              </w:rPr>
              <w:t>siguiente sitio web</w:t>
            </w:r>
            <w:r w:rsidRPr="00622AE6">
              <w:rPr>
                <w:rFonts w:ascii="Times New Roman" w:eastAsia="Times New Roman" w:hAnsi="Times New Roman" w:cs="Times New Roman"/>
                <w:i/>
                <w:iCs/>
                <w:color w:val="000000" w:themeColor="text1"/>
                <w:sz w:val="24"/>
                <w:szCs w:val="24"/>
              </w:rPr>
              <w:t xml:space="preserve"> </w:t>
            </w:r>
            <w:r w:rsidRPr="00622AE6">
              <w:rPr>
                <w:rFonts w:ascii="Times New Roman" w:eastAsia="Times New Roman" w:hAnsi="Times New Roman" w:cs="Times New Roman"/>
                <w:color w:val="000000" w:themeColor="text1"/>
                <w:sz w:val="24"/>
                <w:szCs w:val="24"/>
              </w:rPr>
              <w:t>[</w:t>
            </w:r>
            <w:hyperlink r:id="rId19" w:history="1">
              <w:r w:rsidR="00641B7D" w:rsidRPr="00E567BE">
                <w:rPr>
                  <w:rStyle w:val="Hipervnculo"/>
                  <w:rFonts w:ascii="Times New Roman" w:eastAsia="Times New Roman" w:hAnsi="Times New Roman" w:cs="Times New Roman"/>
                  <w:sz w:val="24"/>
                  <w:szCs w:val="24"/>
                </w:rPr>
                <w:t>VER</w:t>
              </w:r>
            </w:hyperlink>
            <w:r w:rsidRPr="00622AE6">
              <w:rPr>
                <w:rFonts w:ascii="Times New Roman" w:eastAsia="Times New Roman" w:hAnsi="Times New Roman" w:cs="Times New Roman"/>
                <w:color w:val="000000" w:themeColor="text1"/>
                <w:sz w:val="24"/>
                <w:szCs w:val="24"/>
              </w:rPr>
              <w:t>]</w:t>
            </w:r>
            <w:r w:rsidR="00E90055">
              <w:t xml:space="preserve"> </w:t>
            </w:r>
            <w:r w:rsidR="00E90055" w:rsidRPr="00E90055">
              <w:rPr>
                <w:rFonts w:ascii="Times New Roman" w:eastAsia="Times New Roman" w:hAnsi="Times New Roman" w:cs="Times New Roman"/>
                <w:color w:val="000000" w:themeColor="text1"/>
                <w:sz w:val="24"/>
                <w:szCs w:val="24"/>
              </w:rPr>
              <w:t>http://www.educaplus.org/geografia/mun_piramides.html</w:t>
            </w:r>
            <w:r w:rsidRPr="00622AE6">
              <w:rPr>
                <w:rFonts w:ascii="Times New Roman" w:eastAsia="Times New Roman" w:hAnsi="Times New Roman" w:cs="Times New Roman"/>
                <w:color w:val="000000" w:themeColor="text1"/>
                <w:sz w:val="24"/>
                <w:szCs w:val="24"/>
              </w:rPr>
              <w:t>.</w:t>
            </w:r>
          </w:p>
          <w:p w:rsidR="00622AE6" w:rsidRPr="00E90055" w:rsidRDefault="00622AE6" w:rsidP="00746261">
            <w:pPr>
              <w:jc w:val="both"/>
              <w:rPr>
                <w:rFonts w:ascii="Times New Roman" w:hAnsi="Times New Roman" w:cs="Times New Roman"/>
                <w:b/>
                <w:color w:val="000000" w:themeColor="text1"/>
                <w:sz w:val="24"/>
                <w:szCs w:val="24"/>
              </w:rPr>
            </w:pPr>
          </w:p>
          <w:p w:rsidR="00622AE6" w:rsidRDefault="00622AE6" w:rsidP="00746261">
            <w:pPr>
              <w:jc w:val="both"/>
              <w:rPr>
                <w:rFonts w:ascii="Times New Roman" w:hAnsi="Times New Roman" w:cs="Times New Roman"/>
                <w:b/>
                <w:color w:val="000000" w:themeColor="text1"/>
                <w:sz w:val="24"/>
                <w:szCs w:val="24"/>
              </w:rPr>
            </w:pPr>
          </w:p>
          <w:p w:rsidR="00746261" w:rsidRPr="001D149E" w:rsidRDefault="00641B7D" w:rsidP="00746261">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46261" w:rsidRPr="001D149E" w:rsidRDefault="00746261" w:rsidP="00746261">
            <w:pPr>
              <w:pStyle w:val="cabecera2"/>
              <w:shd w:val="clear" w:color="auto" w:fill="FFFFFF"/>
              <w:spacing w:before="136" w:beforeAutospacing="0" w:after="136" w:afterAutospacing="0" w:line="245" w:lineRule="atLeast"/>
              <w:jc w:val="both"/>
              <w:rPr>
                <w:color w:val="000000" w:themeColor="text1"/>
              </w:rPr>
            </w:pPr>
          </w:p>
          <w:p w:rsidR="00746261" w:rsidRPr="00746261" w:rsidRDefault="00746261" w:rsidP="00746261">
            <w:pPr>
              <w:pStyle w:val="cabecera2"/>
              <w:shd w:val="clear" w:color="auto" w:fill="FFFFFF"/>
              <w:spacing w:before="136" w:beforeAutospacing="0" w:after="136" w:afterAutospacing="0" w:line="245" w:lineRule="atLeast"/>
              <w:jc w:val="both"/>
              <w:rPr>
                <w:b/>
                <w:color w:val="000000" w:themeColor="text1"/>
              </w:rPr>
            </w:pPr>
            <w:r w:rsidRPr="00746261">
              <w:rPr>
                <w:b/>
                <w:color w:val="000000" w:themeColor="text1"/>
              </w:rPr>
              <w:t>Cómo elaborar una pirámide de población</w:t>
            </w:r>
          </w:p>
          <w:p w:rsidR="00746261" w:rsidRPr="001D149E" w:rsidRDefault="00746261" w:rsidP="00746261">
            <w:pPr>
              <w:pStyle w:val="NormalWeb"/>
              <w:shd w:val="clear" w:color="auto" w:fill="FFFFFF"/>
              <w:spacing w:before="136" w:beforeAutospacing="0" w:after="136" w:afterAutospacing="0" w:line="245" w:lineRule="atLeast"/>
              <w:jc w:val="both"/>
              <w:rPr>
                <w:color w:val="000000" w:themeColor="text1"/>
              </w:rPr>
            </w:pPr>
            <w:r w:rsidRPr="001D149E">
              <w:rPr>
                <w:color w:val="000000" w:themeColor="text1"/>
              </w:rPr>
              <w:t xml:space="preserve">Para construir una pirámide de población, deben seguirse </w:t>
            </w:r>
            <w:r w:rsidR="0048255F">
              <w:rPr>
                <w:color w:val="000000" w:themeColor="text1"/>
              </w:rPr>
              <w:t xml:space="preserve">estos </w:t>
            </w:r>
            <w:r w:rsidRPr="001D149E">
              <w:rPr>
                <w:color w:val="000000" w:themeColor="text1"/>
              </w:rPr>
              <w:t>pasos:</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1.º Obtener los datos estadísticos por grupos de edad y sexo.</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2.º Dibujar los ejes de la pirámide: en horizontal las proporciones</w:t>
            </w:r>
            <w:r w:rsidR="0048255F">
              <w:rPr>
                <w:color w:val="000000" w:themeColor="text1"/>
              </w:rPr>
              <w:t>,</w:t>
            </w:r>
            <w:r w:rsidRPr="001D149E">
              <w:rPr>
                <w:color w:val="000000" w:themeColor="text1"/>
              </w:rPr>
              <w:t xml:space="preserve"> y en vertical</w:t>
            </w:r>
            <w:r w:rsidR="0048255F">
              <w:rPr>
                <w:color w:val="000000" w:themeColor="text1"/>
              </w:rPr>
              <w:t>,</w:t>
            </w:r>
            <w:r w:rsidRPr="001D149E">
              <w:rPr>
                <w:color w:val="000000" w:themeColor="text1"/>
              </w:rPr>
              <w:t xml:space="preserve"> los grupos de edades.</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3.º Plasmar los datos en la pirámide dibujando y coloreando cada grupo de edad por sexos.</w:t>
            </w:r>
          </w:p>
          <w:p w:rsidR="00746261" w:rsidRPr="00746261" w:rsidRDefault="00746261" w:rsidP="00746261">
            <w:pPr>
              <w:pStyle w:val="cabecera2"/>
              <w:shd w:val="clear" w:color="auto" w:fill="FFFFFF"/>
              <w:spacing w:before="136" w:beforeAutospacing="0" w:after="136" w:afterAutospacing="0" w:line="245" w:lineRule="atLeast"/>
              <w:jc w:val="both"/>
              <w:rPr>
                <w:b/>
                <w:color w:val="000000" w:themeColor="text1"/>
              </w:rPr>
            </w:pPr>
            <w:r w:rsidRPr="00746261">
              <w:rPr>
                <w:b/>
                <w:color w:val="000000" w:themeColor="text1"/>
              </w:rPr>
              <w:t>Cómo interpretar una pirámide de población</w:t>
            </w:r>
          </w:p>
          <w:p w:rsidR="00746261" w:rsidRPr="001D149E" w:rsidRDefault="00746261" w:rsidP="00E80BF3">
            <w:pPr>
              <w:pStyle w:val="Normal1"/>
              <w:shd w:val="clear" w:color="auto" w:fill="FFFFFF"/>
              <w:tabs>
                <w:tab w:val="left" w:pos="6160"/>
              </w:tabs>
              <w:spacing w:before="136" w:beforeAutospacing="0" w:after="136" w:afterAutospacing="0" w:line="245" w:lineRule="atLeast"/>
              <w:jc w:val="both"/>
              <w:rPr>
                <w:color w:val="000000" w:themeColor="text1"/>
                <w:lang w:val="es-CO"/>
              </w:rPr>
            </w:pPr>
            <w:r w:rsidRPr="001D149E">
              <w:rPr>
                <w:color w:val="000000" w:themeColor="text1"/>
              </w:rPr>
              <w:t xml:space="preserve">Para analizar una pirámide de población, deben seguirse </w:t>
            </w:r>
            <w:r w:rsidR="0048255F">
              <w:rPr>
                <w:color w:val="000000" w:themeColor="text1"/>
              </w:rPr>
              <w:t xml:space="preserve">estos </w:t>
            </w:r>
            <w:r w:rsidRPr="001D149E">
              <w:rPr>
                <w:color w:val="000000" w:themeColor="text1"/>
              </w:rPr>
              <w:t>pasos:</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proofErr w:type="gramStart"/>
            <w:r w:rsidRPr="001D149E">
              <w:rPr>
                <w:color w:val="000000" w:themeColor="text1"/>
              </w:rPr>
              <w:t>1.º</w:t>
            </w:r>
            <w:proofErr w:type="gramEnd"/>
            <w:r w:rsidRPr="001D149E">
              <w:rPr>
                <w:color w:val="000000" w:themeColor="text1"/>
              </w:rPr>
              <w:t xml:space="preserve"> Analizar la</w:t>
            </w:r>
            <w:r w:rsidRPr="001D149E">
              <w:rPr>
                <w:rStyle w:val="apple-converted-space"/>
                <w:color w:val="000000" w:themeColor="text1"/>
              </w:rPr>
              <w:t> </w:t>
            </w:r>
            <w:r w:rsidRPr="001D149E">
              <w:rPr>
                <w:rStyle w:val="negrita"/>
                <w:b/>
                <w:bCs/>
                <w:color w:val="000000" w:themeColor="text1"/>
              </w:rPr>
              <w:t>forma de la pirámide</w:t>
            </w:r>
            <w:r w:rsidR="0048255F">
              <w:rPr>
                <w:rStyle w:val="apple-converted-space"/>
                <w:color w:val="000000" w:themeColor="text1"/>
              </w:rPr>
              <w:t xml:space="preserve">, </w:t>
            </w:r>
            <w:r w:rsidRPr="001D149E">
              <w:rPr>
                <w:color w:val="000000" w:themeColor="text1"/>
              </w:rPr>
              <w:t>ya que aporta información sobre la evolución de la población.</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2.º Identificar los grandes</w:t>
            </w:r>
            <w:r w:rsidRPr="001D149E">
              <w:rPr>
                <w:rStyle w:val="apple-converted-space"/>
                <w:color w:val="000000" w:themeColor="text1"/>
              </w:rPr>
              <w:t> </w:t>
            </w:r>
            <w:r w:rsidRPr="001D149E">
              <w:rPr>
                <w:rStyle w:val="negrita"/>
                <w:b/>
                <w:bCs/>
                <w:color w:val="000000" w:themeColor="text1"/>
              </w:rPr>
              <w:t>grupos de edades</w:t>
            </w:r>
            <w:r w:rsidRPr="001D149E">
              <w:rPr>
                <w:color w:val="000000" w:themeColor="text1"/>
              </w:rPr>
              <w:t>:</w:t>
            </w:r>
          </w:p>
          <w:p w:rsidR="00746261" w:rsidRPr="001D149E" w:rsidRDefault="00746261" w:rsidP="00746261">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Jóvenes</w:t>
            </w:r>
            <w:r w:rsidRPr="001D149E">
              <w:rPr>
                <w:color w:val="000000" w:themeColor="text1"/>
              </w:rPr>
              <w:t>, en la base (0-14 años).</w:t>
            </w:r>
          </w:p>
          <w:p w:rsidR="00746261" w:rsidRPr="001D149E" w:rsidRDefault="00746261" w:rsidP="00746261">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Adultos</w:t>
            </w:r>
            <w:r w:rsidRPr="001D149E">
              <w:rPr>
                <w:color w:val="000000" w:themeColor="text1"/>
              </w:rPr>
              <w:t>, en el tronco (15-64 años).</w:t>
            </w:r>
          </w:p>
          <w:p w:rsidR="00746261" w:rsidRPr="001D149E" w:rsidRDefault="00746261" w:rsidP="00746261">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Ancianos</w:t>
            </w:r>
            <w:r w:rsidRPr="001D149E">
              <w:rPr>
                <w:color w:val="000000" w:themeColor="text1"/>
              </w:rPr>
              <w:t>, en la cúspide (&gt; 64 años).</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3.º Analizar las</w:t>
            </w:r>
            <w:r w:rsidRPr="001D149E">
              <w:rPr>
                <w:rStyle w:val="apple-converted-space"/>
                <w:color w:val="000000" w:themeColor="text1"/>
              </w:rPr>
              <w:t> </w:t>
            </w:r>
            <w:r w:rsidRPr="001D149E">
              <w:rPr>
                <w:rStyle w:val="negrita"/>
                <w:b/>
                <w:bCs/>
                <w:color w:val="000000" w:themeColor="text1"/>
              </w:rPr>
              <w:t>diferencias entre sexos</w:t>
            </w:r>
            <w:r w:rsidRPr="001D149E">
              <w:rPr>
                <w:color w:val="000000" w:themeColor="text1"/>
              </w:rPr>
              <w:t>.</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4.º Detectar en el gráfico acontecimientos históricos</w:t>
            </w:r>
            <w:r w:rsidR="0048255F">
              <w:rPr>
                <w:color w:val="000000" w:themeColor="text1"/>
              </w:rPr>
              <w:t>,</w:t>
            </w:r>
            <w:r w:rsidRPr="001D149E">
              <w:rPr>
                <w:color w:val="000000" w:themeColor="text1"/>
              </w:rPr>
              <w:t xml:space="preserve"> como guerras, epidemias o fenómenos migratorios.</w:t>
            </w:r>
          </w:p>
          <w:p w:rsidR="00746261" w:rsidRPr="00746261" w:rsidRDefault="00746261" w:rsidP="00746261">
            <w:pPr>
              <w:pStyle w:val="cabecera3"/>
              <w:shd w:val="clear" w:color="auto" w:fill="FFFFFF"/>
              <w:spacing w:before="272" w:beforeAutospacing="0" w:after="136" w:afterAutospacing="0" w:line="245" w:lineRule="atLeast"/>
              <w:jc w:val="both"/>
              <w:rPr>
                <w:b/>
                <w:i/>
                <w:color w:val="000000" w:themeColor="text1"/>
              </w:rPr>
            </w:pPr>
            <w:r w:rsidRPr="00746261">
              <w:rPr>
                <w:b/>
                <w:i/>
                <w:color w:val="000000" w:themeColor="text1"/>
              </w:rPr>
              <w:t>Tipos de pirámides</w:t>
            </w:r>
          </w:p>
          <w:p w:rsidR="00746261" w:rsidRPr="001D149E" w:rsidRDefault="00746261" w:rsidP="00746261">
            <w:pPr>
              <w:pStyle w:val="NormalWeb"/>
              <w:shd w:val="clear" w:color="auto" w:fill="FFFFFF"/>
              <w:spacing w:before="136" w:beforeAutospacing="0" w:after="136" w:afterAutospacing="0" w:line="245" w:lineRule="atLeast"/>
              <w:jc w:val="both"/>
              <w:rPr>
                <w:color w:val="000000" w:themeColor="text1"/>
              </w:rPr>
            </w:pPr>
            <w:r w:rsidRPr="001D149E">
              <w:rPr>
                <w:color w:val="000000" w:themeColor="text1"/>
              </w:rPr>
              <w:t>En función de su forma, existen tres tipos de pirámide:</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Forma de parasol</w:t>
            </w:r>
            <w:r w:rsidRPr="001D149E">
              <w:rPr>
                <w:color w:val="000000" w:themeColor="text1"/>
              </w:rPr>
              <w:t>: representa</w:t>
            </w:r>
            <w:r w:rsidRPr="001D149E">
              <w:rPr>
                <w:rStyle w:val="apple-converted-space"/>
                <w:color w:val="000000" w:themeColor="text1"/>
              </w:rPr>
              <w:t> </w:t>
            </w:r>
            <w:r w:rsidRPr="001D149E">
              <w:rPr>
                <w:rStyle w:val="negrita"/>
                <w:b/>
                <w:bCs/>
                <w:color w:val="000000" w:themeColor="text1"/>
              </w:rPr>
              <w:t>poblaciones jóvenes</w:t>
            </w:r>
            <w:r w:rsidRPr="001D149E">
              <w:rPr>
                <w:color w:val="000000" w:themeColor="text1"/>
              </w:rPr>
              <w:t xml:space="preserve">. La base amplia representa un gran porcentaje de población joven y el </w:t>
            </w:r>
            <w:r w:rsidRPr="001D149E">
              <w:rPr>
                <w:color w:val="000000" w:themeColor="text1"/>
              </w:rPr>
              <w:lastRenderedPageBreak/>
              <w:t>vértice, muy estrecho, indica poca población anciana. Es típica de</w:t>
            </w:r>
            <w:r w:rsidRPr="001D149E">
              <w:rPr>
                <w:rStyle w:val="apple-converted-space"/>
                <w:color w:val="000000" w:themeColor="text1"/>
              </w:rPr>
              <w:t> </w:t>
            </w:r>
            <w:r w:rsidRPr="001D149E">
              <w:rPr>
                <w:rStyle w:val="negrita"/>
                <w:b/>
                <w:bCs/>
                <w:color w:val="000000" w:themeColor="text1"/>
              </w:rPr>
              <w:t>países subdesarrollados</w:t>
            </w:r>
            <w:r w:rsidRPr="001D149E">
              <w:rPr>
                <w:color w:val="000000" w:themeColor="text1"/>
              </w:rPr>
              <w:t>.</w:t>
            </w:r>
          </w:p>
          <w:p w:rsidR="00746261" w:rsidRPr="001D149E" w:rsidRDefault="00746261" w:rsidP="00746261">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Forma de urna</w:t>
            </w:r>
            <w:r w:rsidRPr="001D149E">
              <w:rPr>
                <w:color w:val="000000" w:themeColor="text1"/>
              </w:rPr>
              <w:t>: representa</w:t>
            </w:r>
            <w:r w:rsidRPr="001D149E">
              <w:rPr>
                <w:rStyle w:val="negrita"/>
                <w:b/>
                <w:bCs/>
                <w:color w:val="000000" w:themeColor="text1"/>
              </w:rPr>
              <w:t> poblaciones en proceso de envejecimiento</w:t>
            </w:r>
            <w:r w:rsidRPr="001D149E">
              <w:rPr>
                <w:color w:val="000000" w:themeColor="text1"/>
              </w:rPr>
              <w:t>. La base y el tronco tienen una anchura similar, lo que indica un estancamiento de la natalidad y un aumento de la esperanza de vida. Es típica de</w:t>
            </w:r>
            <w:r w:rsidRPr="001D149E">
              <w:rPr>
                <w:rStyle w:val="apple-converted-space"/>
                <w:color w:val="000000" w:themeColor="text1"/>
              </w:rPr>
              <w:t> </w:t>
            </w:r>
            <w:r w:rsidRPr="001D149E">
              <w:rPr>
                <w:rStyle w:val="negrita"/>
                <w:b/>
                <w:bCs/>
                <w:color w:val="000000" w:themeColor="text1"/>
              </w:rPr>
              <w:t>países en vías de desarrollo</w:t>
            </w:r>
            <w:r w:rsidRPr="001D149E">
              <w:rPr>
                <w:color w:val="000000" w:themeColor="text1"/>
              </w:rPr>
              <w:t>.</w:t>
            </w:r>
          </w:p>
          <w:p w:rsidR="00746261" w:rsidRDefault="00746261" w:rsidP="002A4580">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Forma de ojiva</w:t>
            </w:r>
            <w:r w:rsidRPr="001D149E">
              <w:rPr>
                <w:color w:val="000000" w:themeColor="text1"/>
              </w:rPr>
              <w:t>: representa</w:t>
            </w:r>
            <w:r w:rsidRPr="001D149E">
              <w:rPr>
                <w:rStyle w:val="apple-converted-space"/>
                <w:color w:val="000000" w:themeColor="text1"/>
              </w:rPr>
              <w:t> </w:t>
            </w:r>
            <w:r w:rsidRPr="001D149E">
              <w:rPr>
                <w:rStyle w:val="negrita"/>
                <w:b/>
                <w:bCs/>
                <w:color w:val="000000" w:themeColor="text1"/>
              </w:rPr>
              <w:t>poblaciones envejecidas</w:t>
            </w:r>
            <w:r w:rsidRPr="001D149E">
              <w:rPr>
                <w:color w:val="000000" w:themeColor="text1"/>
              </w:rPr>
              <w:t>. La base es más estrecha que el tronco, muestra de la baja mortalidad y la escasa natalidad. Refleja una población adulta elevada. Es típica de</w:t>
            </w:r>
            <w:r w:rsidRPr="001D149E">
              <w:rPr>
                <w:rStyle w:val="apple-converted-space"/>
                <w:color w:val="000000" w:themeColor="text1"/>
              </w:rPr>
              <w:t> </w:t>
            </w:r>
            <w:r w:rsidRPr="001D149E">
              <w:rPr>
                <w:rStyle w:val="negrita"/>
                <w:b/>
                <w:bCs/>
                <w:color w:val="000000" w:themeColor="text1"/>
              </w:rPr>
              <w:t>países desarrollados</w:t>
            </w:r>
            <w:r w:rsidRPr="001D149E">
              <w:rPr>
                <w:color w:val="000000" w:themeColor="text1"/>
              </w:rPr>
              <w:t>.</w:t>
            </w:r>
          </w:p>
          <w:p w:rsidR="00746261" w:rsidRPr="001C1BDC" w:rsidRDefault="00746261" w:rsidP="006D238D">
            <w:pPr>
              <w:shd w:val="clear" w:color="auto" w:fill="FFFFFF"/>
              <w:spacing w:after="100" w:afterAutospacing="1" w:line="245" w:lineRule="atLeast"/>
              <w:jc w:val="both"/>
              <w:rPr>
                <w:color w:val="000000" w:themeColor="text1"/>
                <w:sz w:val="24"/>
                <w:szCs w:val="24"/>
              </w:rPr>
            </w:pPr>
          </w:p>
        </w:tc>
      </w:tr>
      <w:tr w:rsidR="00746261" w:rsidRPr="001C1BDC" w:rsidTr="006D238D">
        <w:tc>
          <w:tcPr>
            <w:tcW w:w="2518" w:type="dxa"/>
          </w:tcPr>
          <w:p w:rsidR="00746261" w:rsidRPr="001C1BDC" w:rsidRDefault="00746261"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46261" w:rsidRPr="00746261" w:rsidRDefault="00746261" w:rsidP="006D238D">
            <w:pPr>
              <w:pStyle w:val="Sinespaciado"/>
              <w:jc w:val="both"/>
              <w:rPr>
                <w:rFonts w:ascii="Times New Roman" w:hAnsi="Times New Roman" w:cs="Times New Roman"/>
                <w:color w:val="000000" w:themeColor="text1"/>
                <w:sz w:val="24"/>
                <w:szCs w:val="24"/>
              </w:rPr>
            </w:pPr>
            <w:r w:rsidRPr="00746261">
              <w:rPr>
                <w:rFonts w:ascii="Times New Roman" w:hAnsi="Times New Roman" w:cs="Times New Roman"/>
                <w:color w:val="000000" w:themeColor="text1"/>
                <w:sz w:val="24"/>
                <w:szCs w:val="24"/>
              </w:rPr>
              <w:t>Las pirámides de población</w:t>
            </w:r>
          </w:p>
        </w:tc>
      </w:tr>
      <w:tr w:rsidR="00746261" w:rsidRPr="001C1BDC" w:rsidTr="006D238D">
        <w:tc>
          <w:tcPr>
            <w:tcW w:w="2518" w:type="dxa"/>
          </w:tcPr>
          <w:p w:rsidR="00746261" w:rsidRPr="001C1BDC" w:rsidRDefault="00746261"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5611A" w:rsidRPr="00746261" w:rsidRDefault="0055611A" w:rsidP="0055611A">
            <w:pPr>
              <w:pStyle w:val="Ttulo1"/>
              <w:shd w:val="clear" w:color="auto" w:fill="FFFFFF"/>
              <w:jc w:val="both"/>
              <w:outlineLvl w:val="0"/>
              <w:rPr>
                <w:rFonts w:ascii="Times New Roman" w:hAnsi="Times New Roman" w:cs="Times New Roman"/>
                <w:b w:val="0"/>
                <w:color w:val="000000" w:themeColor="text1"/>
                <w:sz w:val="24"/>
                <w:szCs w:val="24"/>
              </w:rPr>
            </w:pPr>
            <w:r w:rsidRPr="001D149E">
              <w:rPr>
                <w:rFonts w:ascii="Times New Roman" w:hAnsi="Times New Roman" w:cs="Times New Roman"/>
                <w:b w:val="0"/>
                <w:color w:val="000000" w:themeColor="text1"/>
                <w:sz w:val="24"/>
                <w:szCs w:val="24"/>
              </w:rPr>
              <w:t>Interactivo para aprender a elaborar y ana</w:t>
            </w:r>
            <w:r>
              <w:rPr>
                <w:rFonts w:ascii="Times New Roman" w:hAnsi="Times New Roman" w:cs="Times New Roman"/>
                <w:b w:val="0"/>
                <w:color w:val="000000" w:themeColor="text1"/>
                <w:sz w:val="24"/>
                <w:szCs w:val="24"/>
              </w:rPr>
              <w:t>lizar una pirámide de población</w:t>
            </w:r>
          </w:p>
          <w:p w:rsidR="00746261" w:rsidRPr="001C1BDC" w:rsidRDefault="00746261" w:rsidP="0055611A">
            <w:pPr>
              <w:pStyle w:val="Ttulo1"/>
              <w:shd w:val="clear" w:color="auto" w:fill="FFFFFF"/>
              <w:jc w:val="both"/>
              <w:outlineLvl w:val="0"/>
              <w:rPr>
                <w:rFonts w:ascii="Times New Roman" w:hAnsi="Times New Roman" w:cs="Times New Roman"/>
                <w:color w:val="000000" w:themeColor="text1"/>
                <w:sz w:val="24"/>
                <w:szCs w:val="24"/>
              </w:rPr>
            </w:pPr>
          </w:p>
        </w:tc>
      </w:tr>
    </w:tbl>
    <w:p w:rsidR="00F34463" w:rsidRPr="001D149E" w:rsidRDefault="00F34463" w:rsidP="004942F4">
      <w:pPr>
        <w:jc w:val="both"/>
        <w:rPr>
          <w:rFonts w:ascii="Times New Roman" w:hAnsi="Times New Roman" w:cs="Times New Roman"/>
          <w:b/>
          <w:color w:val="000000" w:themeColor="text1"/>
          <w:sz w:val="24"/>
          <w:szCs w:val="24"/>
        </w:rPr>
      </w:pPr>
    </w:p>
    <w:p w:rsidR="00062394" w:rsidRDefault="00062394" w:rsidP="004942F4">
      <w:pPr>
        <w:jc w:val="both"/>
        <w:rPr>
          <w:rFonts w:ascii="Times New Roman" w:hAnsi="Times New Roman" w:cs="Times New Roman"/>
          <w:color w:val="000000" w:themeColor="text1"/>
          <w:sz w:val="24"/>
          <w:szCs w:val="24"/>
        </w:rPr>
      </w:pPr>
    </w:p>
    <w:p w:rsidR="00BC2C8C" w:rsidRDefault="00BC2C8C" w:rsidP="004942F4">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C2C8C" w:rsidRPr="001C1BDC" w:rsidTr="002A4580">
        <w:tc>
          <w:tcPr>
            <w:tcW w:w="9054" w:type="dxa"/>
            <w:gridSpan w:val="2"/>
            <w:shd w:val="clear" w:color="auto" w:fill="000000" w:themeFill="text1"/>
          </w:tcPr>
          <w:p w:rsidR="00BC2C8C" w:rsidRPr="001C1BDC" w:rsidRDefault="00BC2C8C" w:rsidP="002A4580">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E23F34">
              <w:rPr>
                <w:rFonts w:ascii="Times New Roman" w:hAnsi="Times New Roman" w:cs="Times New Roman"/>
                <w:b/>
                <w:color w:val="FFFFFF" w:themeColor="background1"/>
                <w:sz w:val="24"/>
                <w:szCs w:val="24"/>
              </w:rPr>
              <w:t>.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BC2C8C" w:rsidRPr="001C1BDC" w:rsidTr="002A4580">
        <w:tc>
          <w:tcPr>
            <w:tcW w:w="2518" w:type="dxa"/>
          </w:tcPr>
          <w:p w:rsidR="00BC2C8C" w:rsidRPr="001C1BDC" w:rsidRDefault="00BC2C8C"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BC2C8C" w:rsidRPr="001C1BDC" w:rsidRDefault="00BC2C8C"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BC2C8C" w:rsidRPr="001C1BDC" w:rsidTr="002A4580">
        <w:trPr>
          <w:trHeight w:val="602"/>
        </w:trPr>
        <w:tc>
          <w:tcPr>
            <w:tcW w:w="2518" w:type="dxa"/>
          </w:tcPr>
          <w:p w:rsidR="00BC2C8C" w:rsidRPr="001C1BDC" w:rsidRDefault="00BC2C8C" w:rsidP="002A4580">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BC2C8C" w:rsidRPr="000564BA" w:rsidRDefault="00BC2C8C" w:rsidP="00BC2C8C">
            <w:pPr>
              <w:pStyle w:val="u"/>
              <w:shd w:val="clear" w:color="auto" w:fill="FFFFFF"/>
              <w:rPr>
                <w:color w:val="000000" w:themeColor="text1"/>
              </w:rPr>
            </w:pPr>
            <w:r>
              <w:rPr>
                <w:color w:val="000000" w:themeColor="text1"/>
              </w:rPr>
              <w:t xml:space="preserve">2eso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recursos/5 Las estructuras de la población</w:t>
            </w:r>
          </w:p>
        </w:tc>
      </w:tr>
      <w:tr w:rsidR="00BC2C8C" w:rsidRPr="001C1BDC" w:rsidTr="002A4580">
        <w:tc>
          <w:tcPr>
            <w:tcW w:w="2518" w:type="dxa"/>
          </w:tcPr>
          <w:p w:rsidR="00BC2C8C" w:rsidRPr="001C1BDC" w:rsidRDefault="00BC2C8C" w:rsidP="002A4580">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BC2C8C" w:rsidRDefault="00BC2C8C" w:rsidP="002A4580">
            <w:pPr>
              <w:shd w:val="clear" w:color="auto" w:fill="FFFFFF"/>
              <w:spacing w:after="100" w:afterAutospacing="1" w:line="245" w:lineRule="atLeast"/>
              <w:jc w:val="both"/>
              <w:rPr>
                <w:color w:val="000000" w:themeColor="text1"/>
                <w:sz w:val="24"/>
                <w:szCs w:val="24"/>
              </w:rPr>
            </w:pPr>
          </w:p>
          <w:p w:rsidR="00BC2C8C" w:rsidRPr="001C1BDC" w:rsidRDefault="00BC2C8C" w:rsidP="002A4580">
            <w:pPr>
              <w:shd w:val="clear" w:color="auto" w:fill="FFFFFF"/>
              <w:spacing w:after="100" w:afterAutospacing="1" w:line="245" w:lineRule="atLeast"/>
              <w:jc w:val="both"/>
              <w:rPr>
                <w:color w:val="000000" w:themeColor="text1"/>
                <w:sz w:val="24"/>
                <w:szCs w:val="24"/>
              </w:rPr>
            </w:pPr>
          </w:p>
        </w:tc>
      </w:tr>
      <w:tr w:rsidR="00BC2C8C" w:rsidRPr="001C1BDC" w:rsidTr="002A4580">
        <w:tc>
          <w:tcPr>
            <w:tcW w:w="2518" w:type="dxa"/>
          </w:tcPr>
          <w:p w:rsidR="00BC2C8C" w:rsidRPr="001C1BDC" w:rsidRDefault="00BC2C8C"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BC2C8C" w:rsidRPr="00746261" w:rsidRDefault="00BC2C8C" w:rsidP="002A4580">
            <w:pPr>
              <w:pStyle w:val="Sinespaciad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Interpreta pirámides de población</w:t>
            </w:r>
          </w:p>
        </w:tc>
      </w:tr>
      <w:tr w:rsidR="00BC2C8C" w:rsidRPr="001C1BDC" w:rsidTr="002A4580">
        <w:tc>
          <w:tcPr>
            <w:tcW w:w="2518" w:type="dxa"/>
          </w:tcPr>
          <w:p w:rsidR="00BC2C8C" w:rsidRPr="001C1BDC" w:rsidRDefault="00BC2C8C"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BC2C8C" w:rsidRPr="00BC2C8C" w:rsidRDefault="00BC2C8C" w:rsidP="00BC2C8C">
            <w:pPr>
              <w:pStyle w:val="Ttulo1"/>
              <w:shd w:val="clear" w:color="auto" w:fill="FFFFFF"/>
              <w:jc w:val="both"/>
              <w:outlineLvl w:val="0"/>
              <w:rPr>
                <w:rFonts w:ascii="Times New Roman" w:hAnsi="Times New Roman" w:cs="Times New Roman"/>
                <w:b w:val="0"/>
                <w:color w:val="000000" w:themeColor="text1"/>
                <w:sz w:val="24"/>
                <w:szCs w:val="24"/>
              </w:rPr>
            </w:pPr>
            <w:r w:rsidRPr="00BC2C8C">
              <w:rPr>
                <w:rFonts w:ascii="Times New Roman" w:hAnsi="Times New Roman" w:cs="Times New Roman"/>
                <w:b w:val="0"/>
                <w:color w:val="000000" w:themeColor="text1"/>
                <w:sz w:val="24"/>
                <w:szCs w:val="24"/>
              </w:rPr>
              <w:t>Actividad para identificar y analizar una pirámide de población</w:t>
            </w:r>
          </w:p>
        </w:tc>
      </w:tr>
    </w:tbl>
    <w:p w:rsidR="00BC2C8C" w:rsidRPr="001D149E" w:rsidRDefault="00BC2C8C" w:rsidP="004942F4">
      <w:pPr>
        <w:jc w:val="both"/>
        <w:rPr>
          <w:rFonts w:ascii="Times New Roman" w:hAnsi="Times New Roman" w:cs="Times New Roman"/>
          <w:b/>
          <w:color w:val="000000" w:themeColor="text1"/>
          <w:sz w:val="24"/>
          <w:szCs w:val="24"/>
        </w:rPr>
      </w:pPr>
    </w:p>
    <w:p w:rsidR="00BA3117" w:rsidRDefault="00BA3117" w:rsidP="00BA3117">
      <w:pPr>
        <w:jc w:val="both"/>
        <w:rPr>
          <w:rFonts w:ascii="Times New Roman" w:hAnsi="Times New Roman" w:cs="Times New Roman"/>
          <w:b/>
          <w:color w:val="000000" w:themeColor="text1"/>
          <w:sz w:val="24"/>
          <w:szCs w:val="24"/>
        </w:rPr>
      </w:pPr>
    </w:p>
    <w:p w:rsidR="009F4F3F" w:rsidRPr="000E312B" w:rsidRDefault="009F4F3F" w:rsidP="009F4F3F">
      <w:pPr>
        <w:pStyle w:val="Ttulo4"/>
        <w:shd w:val="clear" w:color="auto" w:fill="FFFFFF"/>
        <w:spacing w:before="109" w:beforeAutospacing="0" w:after="109" w:afterAutospacing="0"/>
        <w:jc w:val="both"/>
        <w:rPr>
          <w:bCs w:val="0"/>
          <w:color w:val="000000" w:themeColor="text1"/>
        </w:rPr>
      </w:pPr>
      <w:r w:rsidRPr="000E312B">
        <w:rPr>
          <w:color w:val="000000" w:themeColor="text1"/>
          <w:highlight w:val="yellow"/>
        </w:rPr>
        <w:t>[SECCIÓN 2]</w:t>
      </w:r>
      <w:r w:rsidRPr="000E312B">
        <w:rPr>
          <w:color w:val="000000" w:themeColor="text1"/>
        </w:rPr>
        <w:t xml:space="preserve"> </w:t>
      </w:r>
      <w:r w:rsidRPr="000E312B">
        <w:rPr>
          <w:bCs w:val="0"/>
          <w:color w:val="000000" w:themeColor="text1"/>
        </w:rPr>
        <w:t>2.</w:t>
      </w:r>
      <w:r>
        <w:rPr>
          <w:bCs w:val="0"/>
          <w:color w:val="000000" w:themeColor="text1"/>
        </w:rPr>
        <w:t>2</w:t>
      </w:r>
      <w:r w:rsidRPr="000E312B">
        <w:rPr>
          <w:bCs w:val="0"/>
          <w:color w:val="000000" w:themeColor="text1"/>
        </w:rPr>
        <w:t xml:space="preserve"> Consolidación</w:t>
      </w:r>
    </w:p>
    <w:p w:rsidR="009F4F3F" w:rsidRPr="00820C74" w:rsidRDefault="009F4F3F" w:rsidP="009F4F3F">
      <w:pPr>
        <w:shd w:val="clear" w:color="auto" w:fill="FFFFFF"/>
        <w:spacing w:before="100" w:beforeAutospacing="1" w:after="100" w:afterAutospacing="1"/>
        <w:rPr>
          <w:rFonts w:ascii="Times New Roman" w:eastAsia="Times New Roman" w:hAnsi="Times New Roman" w:cs="Times New Roman"/>
          <w:b/>
          <w:sz w:val="24"/>
          <w:szCs w:val="24"/>
          <w:lang w:val="es-ES"/>
        </w:rPr>
      </w:pPr>
      <w:r w:rsidRPr="00E76A5A">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F4F3F" w:rsidRPr="001C1BDC" w:rsidTr="002A4580">
        <w:tc>
          <w:tcPr>
            <w:tcW w:w="9054" w:type="dxa"/>
            <w:gridSpan w:val="2"/>
            <w:shd w:val="clear" w:color="auto" w:fill="000000" w:themeFill="text1"/>
          </w:tcPr>
          <w:p w:rsidR="009F4F3F" w:rsidRPr="001C1BDC" w:rsidRDefault="009F4F3F" w:rsidP="002A4580">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E23F34">
              <w:rPr>
                <w:rFonts w:ascii="Times New Roman" w:hAnsi="Times New Roman" w:cs="Times New Roman"/>
                <w:b/>
                <w:color w:val="FFFFFF" w:themeColor="background1"/>
                <w:sz w:val="24"/>
                <w:szCs w:val="24"/>
              </w:rPr>
              <w:t>. Recurso</w:t>
            </w:r>
            <w:r w:rsidR="00B66C21">
              <w:rPr>
                <w:rFonts w:ascii="Times New Roman" w:hAnsi="Times New Roman" w:cs="Times New Roman"/>
                <w:b/>
                <w:color w:val="FFFFFF" w:themeColor="background1"/>
                <w:sz w:val="24"/>
                <w:szCs w:val="24"/>
              </w:rPr>
              <w:t xml:space="preserve"> </w:t>
            </w:r>
            <w:r w:rsidRPr="00E23F34">
              <w:rPr>
                <w:rFonts w:ascii="Times New Roman" w:hAnsi="Times New Roman" w:cs="Times New Roman"/>
                <w:b/>
                <w:color w:val="FFFFFF" w:themeColor="background1"/>
                <w:sz w:val="24"/>
                <w:szCs w:val="24"/>
              </w:rPr>
              <w:t>aprovechado</w:t>
            </w:r>
          </w:p>
        </w:tc>
      </w:tr>
      <w:tr w:rsidR="009F4F3F" w:rsidRPr="001C1BDC" w:rsidTr="002A4580">
        <w:tc>
          <w:tcPr>
            <w:tcW w:w="2518" w:type="dxa"/>
          </w:tcPr>
          <w:p w:rsidR="009F4F3F" w:rsidRPr="001C1BDC" w:rsidRDefault="009F4F3F"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36" w:type="dxa"/>
          </w:tcPr>
          <w:p w:rsidR="009F4F3F" w:rsidRPr="001C1BDC" w:rsidRDefault="009F4F3F"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100</w:t>
            </w:r>
          </w:p>
        </w:tc>
      </w:tr>
      <w:tr w:rsidR="009F4F3F" w:rsidRPr="001C1BDC" w:rsidTr="002A4580">
        <w:trPr>
          <w:trHeight w:val="602"/>
        </w:trPr>
        <w:tc>
          <w:tcPr>
            <w:tcW w:w="2518" w:type="dxa"/>
          </w:tcPr>
          <w:p w:rsidR="009F4F3F" w:rsidRPr="001C1BDC" w:rsidRDefault="009F4F3F" w:rsidP="002A4580">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9F4F3F" w:rsidRPr="000564BA" w:rsidRDefault="009F4F3F" w:rsidP="002A4580">
            <w:pPr>
              <w:pStyle w:val="u"/>
              <w:shd w:val="clear" w:color="auto" w:fill="FFFFFF"/>
              <w:rPr>
                <w:color w:val="000000" w:themeColor="text1"/>
              </w:rPr>
            </w:pPr>
            <w:r>
              <w:rPr>
                <w:color w:val="000000" w:themeColor="text1"/>
              </w:rPr>
              <w:t xml:space="preserve">2eso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recursos/5 Las estructuras de la población</w:t>
            </w:r>
          </w:p>
        </w:tc>
      </w:tr>
      <w:tr w:rsidR="009F4F3F" w:rsidRPr="001C1BDC" w:rsidTr="002A4580">
        <w:tc>
          <w:tcPr>
            <w:tcW w:w="2518" w:type="dxa"/>
          </w:tcPr>
          <w:p w:rsidR="009F4F3F" w:rsidRPr="001C1BDC" w:rsidRDefault="009F4F3F" w:rsidP="002A4580">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F4F3F" w:rsidRDefault="009F4F3F" w:rsidP="002A4580">
            <w:pPr>
              <w:shd w:val="clear" w:color="auto" w:fill="FFFFFF"/>
              <w:spacing w:after="100" w:afterAutospacing="1" w:line="245" w:lineRule="atLeast"/>
              <w:jc w:val="both"/>
              <w:rPr>
                <w:color w:val="000000" w:themeColor="text1"/>
                <w:sz w:val="24"/>
                <w:szCs w:val="24"/>
              </w:rPr>
            </w:pPr>
          </w:p>
          <w:p w:rsidR="009F4F3F" w:rsidRPr="001C1BDC" w:rsidRDefault="009F4F3F" w:rsidP="002A4580">
            <w:pPr>
              <w:shd w:val="clear" w:color="auto" w:fill="FFFFFF"/>
              <w:spacing w:after="100" w:afterAutospacing="1" w:line="245" w:lineRule="atLeast"/>
              <w:jc w:val="both"/>
              <w:rPr>
                <w:color w:val="000000" w:themeColor="text1"/>
                <w:sz w:val="24"/>
                <w:szCs w:val="24"/>
              </w:rPr>
            </w:pPr>
          </w:p>
        </w:tc>
      </w:tr>
      <w:tr w:rsidR="009F4F3F" w:rsidRPr="001C1BDC" w:rsidTr="002A4580">
        <w:tc>
          <w:tcPr>
            <w:tcW w:w="2518" w:type="dxa"/>
          </w:tcPr>
          <w:p w:rsidR="009F4F3F" w:rsidRPr="001C1BDC" w:rsidRDefault="009F4F3F"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F4F3F" w:rsidRPr="00746261" w:rsidRDefault="009F4F3F" w:rsidP="00B91C99">
            <w:pPr>
              <w:pStyle w:val="Sinespaciad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Refuerza tu aprendizaje: </w:t>
            </w:r>
            <w:r w:rsidR="00B91C99">
              <w:rPr>
                <w:rFonts w:ascii="Times New Roman" w:hAnsi="Times New Roman" w:cs="Times New Roman"/>
                <w:color w:val="000000" w:themeColor="text1"/>
                <w:sz w:val="24"/>
                <w:szCs w:val="24"/>
              </w:rPr>
              <w:t>La d</w:t>
            </w:r>
            <w:r>
              <w:rPr>
                <w:rFonts w:ascii="Times New Roman" w:hAnsi="Times New Roman" w:cs="Times New Roman"/>
                <w:color w:val="000000" w:themeColor="text1"/>
                <w:sz w:val="24"/>
                <w:szCs w:val="24"/>
              </w:rPr>
              <w:t>istribución de la población mundial</w:t>
            </w:r>
          </w:p>
        </w:tc>
      </w:tr>
      <w:tr w:rsidR="009F4F3F" w:rsidRPr="001C1BDC" w:rsidTr="002A4580">
        <w:tc>
          <w:tcPr>
            <w:tcW w:w="2518" w:type="dxa"/>
          </w:tcPr>
          <w:p w:rsidR="009F4F3F" w:rsidRPr="001C1BDC" w:rsidRDefault="009F4F3F" w:rsidP="002A4580">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9F4F3F" w:rsidRPr="00BC2C8C" w:rsidRDefault="009F4F3F" w:rsidP="00B91C99">
            <w:pPr>
              <w:pStyle w:val="Ttulo1"/>
              <w:shd w:val="clear" w:color="auto" w:fill="FFFFFF"/>
              <w:jc w:val="both"/>
              <w:outlineLvl w:val="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Actividades sobre </w:t>
            </w:r>
            <w:r w:rsidR="00B91C99">
              <w:rPr>
                <w:rFonts w:ascii="Times New Roman" w:hAnsi="Times New Roman" w:cs="Times New Roman"/>
                <w:b w:val="0"/>
                <w:color w:val="000000" w:themeColor="text1"/>
                <w:sz w:val="24"/>
                <w:szCs w:val="24"/>
              </w:rPr>
              <w:t>La d</w:t>
            </w:r>
            <w:r w:rsidRPr="002A4580">
              <w:rPr>
                <w:rFonts w:ascii="Times New Roman" w:hAnsi="Times New Roman" w:cs="Times New Roman"/>
                <w:b w:val="0"/>
                <w:color w:val="000000" w:themeColor="text1"/>
                <w:sz w:val="24"/>
                <w:szCs w:val="24"/>
              </w:rPr>
              <w:t>istribución de la población mundial</w:t>
            </w:r>
          </w:p>
        </w:tc>
      </w:tr>
    </w:tbl>
    <w:p w:rsidR="009F4F3F" w:rsidRDefault="009F4F3F" w:rsidP="00BA3117">
      <w:pPr>
        <w:jc w:val="both"/>
        <w:rPr>
          <w:rFonts w:ascii="Times New Roman" w:hAnsi="Times New Roman" w:cs="Times New Roman"/>
          <w:b/>
          <w:color w:val="000000" w:themeColor="text1"/>
          <w:sz w:val="24"/>
          <w:szCs w:val="24"/>
        </w:rPr>
      </w:pPr>
    </w:p>
    <w:p w:rsidR="00A90292" w:rsidRPr="00746261" w:rsidRDefault="00746261" w:rsidP="004942F4">
      <w:pPr>
        <w:jc w:val="both"/>
        <w:rPr>
          <w:rFonts w:ascii="Times New Roman" w:hAnsi="Times New Roman" w:cs="Times New Roman"/>
          <w:b/>
          <w:color w:val="000000" w:themeColor="text1"/>
          <w:sz w:val="24"/>
          <w:szCs w:val="24"/>
        </w:rPr>
      </w:pPr>
      <w:r w:rsidRPr="00746261">
        <w:rPr>
          <w:rFonts w:ascii="Times New Roman" w:hAnsi="Times New Roman" w:cs="Times New Roman"/>
          <w:b/>
          <w:color w:val="000000" w:themeColor="text1"/>
          <w:sz w:val="24"/>
          <w:szCs w:val="24"/>
          <w:highlight w:val="yellow"/>
        </w:rPr>
        <w:t>[SECCIÓN 1]</w:t>
      </w:r>
      <w:r w:rsidRPr="00746261">
        <w:rPr>
          <w:rFonts w:ascii="Times New Roman" w:hAnsi="Times New Roman" w:cs="Times New Roman"/>
          <w:b/>
          <w:color w:val="000000" w:themeColor="text1"/>
          <w:sz w:val="24"/>
          <w:szCs w:val="24"/>
        </w:rPr>
        <w:t xml:space="preserve"> </w:t>
      </w:r>
      <w:r w:rsidR="002A4580">
        <w:rPr>
          <w:rFonts w:ascii="Times New Roman" w:hAnsi="Times New Roman" w:cs="Times New Roman"/>
          <w:b/>
          <w:color w:val="000000" w:themeColor="text1"/>
          <w:sz w:val="24"/>
          <w:szCs w:val="24"/>
        </w:rPr>
        <w:t>3</w:t>
      </w:r>
      <w:r w:rsidR="00A1113F" w:rsidRPr="00746261">
        <w:rPr>
          <w:rFonts w:ascii="Times New Roman" w:hAnsi="Times New Roman" w:cs="Times New Roman"/>
          <w:b/>
          <w:color w:val="000000" w:themeColor="text1"/>
          <w:sz w:val="24"/>
          <w:szCs w:val="24"/>
        </w:rPr>
        <w:t xml:space="preserve"> Los movimientos migratorios</w:t>
      </w:r>
    </w:p>
    <w:p w:rsidR="00EC0051" w:rsidRPr="0055611A" w:rsidRDefault="00EC0051" w:rsidP="004942F4">
      <w:pPr>
        <w:jc w:val="both"/>
        <w:rPr>
          <w:rFonts w:ascii="Times New Roman" w:hAnsi="Times New Roman" w:cs="Times New Roman"/>
          <w:color w:val="000000" w:themeColor="text1"/>
          <w:sz w:val="24"/>
          <w:szCs w:val="24"/>
          <w:shd w:val="clear" w:color="auto" w:fill="FFFFFF"/>
        </w:rPr>
      </w:pPr>
      <w:r w:rsidRPr="0055611A">
        <w:rPr>
          <w:rFonts w:ascii="Times New Roman" w:hAnsi="Times New Roman" w:cs="Times New Roman"/>
          <w:color w:val="000000" w:themeColor="text1"/>
          <w:sz w:val="24"/>
          <w:szCs w:val="24"/>
          <w:shd w:val="clear" w:color="auto" w:fill="FFFFFF"/>
        </w:rPr>
        <w:t>La dinámica de toda población depende del crecimiento natural o vegetativo, pero también de las</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Textoennegrita"/>
          <w:rFonts w:ascii="Times New Roman" w:hAnsi="Times New Roman" w:cs="Times New Roman"/>
          <w:color w:val="000000" w:themeColor="text1"/>
          <w:sz w:val="24"/>
          <w:szCs w:val="24"/>
          <w:shd w:val="clear" w:color="auto" w:fill="FFFFFF"/>
        </w:rPr>
        <w:t>migraciones</w:t>
      </w:r>
      <w:r w:rsidRPr="0055611A">
        <w:rPr>
          <w:rFonts w:ascii="Times New Roman" w:hAnsi="Times New Roman" w:cs="Times New Roman"/>
          <w:color w:val="000000" w:themeColor="text1"/>
          <w:sz w:val="24"/>
          <w:szCs w:val="24"/>
          <w:shd w:val="clear" w:color="auto" w:fill="FFFFFF"/>
        </w:rPr>
        <w:t>.</w:t>
      </w:r>
    </w:p>
    <w:p w:rsidR="00EC0051" w:rsidRPr="0055611A" w:rsidRDefault="00EC0051" w:rsidP="004942F4">
      <w:pPr>
        <w:jc w:val="both"/>
        <w:rPr>
          <w:rStyle w:val="un"/>
          <w:rFonts w:ascii="Times New Roman" w:hAnsi="Times New Roman" w:cs="Times New Roman"/>
          <w:color w:val="000000" w:themeColor="text1"/>
          <w:sz w:val="24"/>
          <w:szCs w:val="24"/>
          <w:shd w:val="clear" w:color="auto" w:fill="FFFFFF"/>
        </w:rPr>
      </w:pPr>
      <w:r w:rsidRPr="0055611A">
        <w:rPr>
          <w:rFonts w:ascii="Times New Roman" w:hAnsi="Times New Roman" w:cs="Times New Roman"/>
          <w:color w:val="000000" w:themeColor="text1"/>
          <w:sz w:val="24"/>
          <w:szCs w:val="24"/>
          <w:shd w:val="clear" w:color="auto" w:fill="FFFFFF"/>
        </w:rPr>
        <w:br/>
      </w:r>
      <w:r w:rsidRPr="0055611A">
        <w:rPr>
          <w:rStyle w:val="un"/>
          <w:rFonts w:ascii="Times New Roman" w:hAnsi="Times New Roman" w:cs="Times New Roman"/>
          <w:color w:val="000000" w:themeColor="text1"/>
          <w:sz w:val="24"/>
          <w:szCs w:val="24"/>
          <w:shd w:val="clear" w:color="auto" w:fill="FFFFFF"/>
        </w:rPr>
        <w:t>El número de personas que llegan o se marchan de un determinado territorio también influye en su población.</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A lo largo de su historia, los seres humanos han migrado, es decir, se han desplazado de un lugar a otro para comenzar una nueva vida.</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 xml:space="preserve">Esto implicaba que su marcha hiciese </w:t>
      </w:r>
      <w:r w:rsidRPr="0055611A">
        <w:rPr>
          <w:rStyle w:val="un"/>
          <w:rFonts w:ascii="Times New Roman" w:hAnsi="Times New Roman" w:cs="Times New Roman"/>
          <w:b/>
          <w:color w:val="000000" w:themeColor="text1"/>
          <w:sz w:val="24"/>
          <w:szCs w:val="24"/>
          <w:shd w:val="clear" w:color="auto" w:fill="FFFFFF"/>
        </w:rPr>
        <w:t>disminuir</w:t>
      </w:r>
      <w:r w:rsidRPr="0055611A">
        <w:rPr>
          <w:rStyle w:val="un"/>
          <w:rFonts w:ascii="Times New Roman" w:hAnsi="Times New Roman" w:cs="Times New Roman"/>
          <w:color w:val="000000" w:themeColor="text1"/>
          <w:sz w:val="24"/>
          <w:szCs w:val="24"/>
          <w:shd w:val="clear" w:color="auto" w:fill="FFFFFF"/>
        </w:rPr>
        <w:t xml:space="preserve"> el número de habitantes de sus </w:t>
      </w:r>
      <w:r w:rsidRPr="0055611A">
        <w:rPr>
          <w:rStyle w:val="un"/>
          <w:rFonts w:ascii="Times New Roman" w:hAnsi="Times New Roman" w:cs="Times New Roman"/>
          <w:b/>
          <w:color w:val="000000" w:themeColor="text1"/>
          <w:sz w:val="24"/>
          <w:szCs w:val="24"/>
          <w:shd w:val="clear" w:color="auto" w:fill="FFFFFF"/>
        </w:rPr>
        <w:t>tierras de origen</w:t>
      </w:r>
      <w:r w:rsidRPr="0055611A">
        <w:rPr>
          <w:rStyle w:val="un"/>
          <w:rFonts w:ascii="Times New Roman" w:hAnsi="Times New Roman" w:cs="Times New Roman"/>
          <w:color w:val="000000" w:themeColor="text1"/>
          <w:sz w:val="24"/>
          <w:szCs w:val="24"/>
          <w:shd w:val="clear" w:color="auto" w:fill="FFFFFF"/>
        </w:rPr>
        <w:t>, mientras que, al mismo tiempo, contribuía a aumentar el número de habitantes de los lugares a los que llegaban.</w:t>
      </w:r>
    </w:p>
    <w:p w:rsidR="00EC0051" w:rsidRDefault="00EC0051" w:rsidP="004942F4">
      <w:pPr>
        <w:jc w:val="both"/>
        <w:rPr>
          <w:rStyle w:val="un"/>
          <w:rFonts w:ascii="Times New Roman" w:hAnsi="Times New Roman" w:cs="Times New Roman"/>
          <w:color w:val="000000" w:themeColor="text1"/>
          <w:sz w:val="24"/>
          <w:szCs w:val="24"/>
          <w:shd w:val="clear" w:color="auto" w:fill="FFFFFF"/>
        </w:rPr>
      </w:pPr>
      <w:r w:rsidRPr="0055611A">
        <w:rPr>
          <w:rStyle w:val="un"/>
          <w:rFonts w:ascii="Times New Roman" w:hAnsi="Times New Roman" w:cs="Times New Roman"/>
          <w:color w:val="000000" w:themeColor="text1"/>
          <w:sz w:val="24"/>
          <w:szCs w:val="24"/>
          <w:shd w:val="clear" w:color="auto" w:fill="FFFFFF"/>
        </w:rPr>
        <w:t>Las migraciones son movimientos que pueden ser</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Textoennegrita"/>
          <w:rFonts w:ascii="Times New Roman" w:hAnsi="Times New Roman" w:cs="Times New Roman"/>
          <w:color w:val="000000" w:themeColor="text1"/>
          <w:sz w:val="24"/>
          <w:szCs w:val="24"/>
          <w:shd w:val="clear" w:color="auto" w:fill="FFFFFF"/>
        </w:rPr>
        <w:t>interiores</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(dentro de un mismo país) o</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Textoennegrita"/>
          <w:rFonts w:ascii="Times New Roman" w:hAnsi="Times New Roman" w:cs="Times New Roman"/>
          <w:color w:val="000000" w:themeColor="text1"/>
          <w:sz w:val="24"/>
          <w:szCs w:val="24"/>
          <w:shd w:val="clear" w:color="auto" w:fill="FFFFFF"/>
        </w:rPr>
        <w:t>exteriores</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o</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Textoennegrita"/>
          <w:rFonts w:ascii="Times New Roman" w:hAnsi="Times New Roman" w:cs="Times New Roman"/>
          <w:color w:val="000000" w:themeColor="text1"/>
          <w:sz w:val="24"/>
          <w:szCs w:val="24"/>
          <w:shd w:val="clear" w:color="auto" w:fill="FFFFFF"/>
        </w:rPr>
        <w:t>internacionales</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(de un país a otro o de un continente a otro).</w:t>
      </w:r>
      <w:r w:rsidRPr="0055611A">
        <w:rPr>
          <w:rStyle w:val="apple-converted-space"/>
          <w:rFonts w:ascii="Times New Roman" w:hAnsi="Times New Roman" w:cs="Times New Roman"/>
          <w:color w:val="000000" w:themeColor="text1"/>
          <w:sz w:val="24"/>
          <w:szCs w:val="24"/>
          <w:shd w:val="clear" w:color="auto" w:fill="FFFFFF"/>
        </w:rPr>
        <w:t> </w:t>
      </w:r>
      <w:r w:rsidRPr="0055611A">
        <w:rPr>
          <w:rStyle w:val="un"/>
          <w:rFonts w:ascii="Times New Roman" w:hAnsi="Times New Roman" w:cs="Times New Roman"/>
          <w:color w:val="000000" w:themeColor="text1"/>
          <w:sz w:val="24"/>
          <w:szCs w:val="24"/>
          <w:shd w:val="clear" w:color="auto" w:fill="FFFFFF"/>
        </w:rPr>
        <w:t>Existen dos tipos de movimientos migratorios: emigración e inmigración.</w:t>
      </w:r>
    </w:p>
    <w:p w:rsidR="00746261" w:rsidRDefault="00746261" w:rsidP="004942F4">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746261" w:rsidRPr="000564BA" w:rsidTr="006D238D">
        <w:tc>
          <w:tcPr>
            <w:tcW w:w="9054" w:type="dxa"/>
            <w:gridSpan w:val="2"/>
            <w:shd w:val="clear" w:color="auto" w:fill="0D0D0D" w:themeFill="text1" w:themeFillTint="F2"/>
          </w:tcPr>
          <w:p w:rsidR="00746261" w:rsidRPr="000564BA" w:rsidRDefault="00746261" w:rsidP="006D238D">
            <w:pPr>
              <w:jc w:val="center"/>
              <w:rPr>
                <w:rFonts w:ascii="Times New Roman" w:hAnsi="Times New Roman" w:cs="Times New Roman"/>
                <w:b/>
                <w:color w:val="FFFFFF" w:themeColor="background1"/>
                <w:sz w:val="24"/>
                <w:szCs w:val="24"/>
              </w:rPr>
            </w:pPr>
            <w:r w:rsidRPr="000564BA">
              <w:rPr>
                <w:rFonts w:ascii="Times New Roman" w:hAnsi="Times New Roman" w:cs="Times New Roman"/>
                <w:b/>
                <w:color w:val="FFFFFF" w:themeColor="background1"/>
                <w:sz w:val="24"/>
                <w:szCs w:val="24"/>
              </w:rPr>
              <w:t>Imagen (fotografía, gráfica o ilustración)</w:t>
            </w:r>
          </w:p>
        </w:tc>
      </w:tr>
      <w:tr w:rsidR="00746261" w:rsidRPr="000564BA" w:rsidTr="006D238D">
        <w:tc>
          <w:tcPr>
            <w:tcW w:w="1668" w:type="dxa"/>
          </w:tcPr>
          <w:p w:rsidR="00746261" w:rsidRPr="00BE3963" w:rsidRDefault="00746261" w:rsidP="006D238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746261" w:rsidRPr="000564BA" w:rsidRDefault="00746261" w:rsidP="006D238D">
            <w:pPr>
              <w:rPr>
                <w:rFonts w:ascii="Times New Roman" w:hAnsi="Times New Roman" w:cs="Times New Roman"/>
                <w:b/>
                <w:color w:val="000000" w:themeColor="text1"/>
                <w:sz w:val="24"/>
                <w:szCs w:val="24"/>
              </w:rPr>
            </w:pPr>
            <w:r w:rsidRPr="000564BA">
              <w:rPr>
                <w:rFonts w:ascii="Times New Roman" w:hAnsi="Times New Roman" w:cs="Times New Roman"/>
                <w:b/>
                <w:color w:val="000000" w:themeColor="text1"/>
                <w:sz w:val="24"/>
                <w:szCs w:val="24"/>
              </w:rPr>
              <w:t>CS_09_10_IMG0</w:t>
            </w:r>
            <w:r w:rsidR="00BA3117">
              <w:rPr>
                <w:rFonts w:ascii="Times New Roman" w:hAnsi="Times New Roman" w:cs="Times New Roman"/>
                <w:b/>
                <w:color w:val="000000" w:themeColor="text1"/>
                <w:sz w:val="24"/>
                <w:szCs w:val="24"/>
              </w:rPr>
              <w:t>3</w:t>
            </w:r>
          </w:p>
        </w:tc>
      </w:tr>
      <w:tr w:rsidR="00746261" w:rsidRPr="00BE3963" w:rsidTr="006D238D">
        <w:tc>
          <w:tcPr>
            <w:tcW w:w="1668" w:type="dxa"/>
          </w:tcPr>
          <w:p w:rsidR="00746261" w:rsidRPr="00BE3963" w:rsidRDefault="00746261" w:rsidP="006D238D">
            <w:pPr>
              <w:rPr>
                <w:rFonts w:ascii="Times New Roman" w:hAnsi="Times New Roman" w:cs="Times New Roman"/>
                <w:b/>
                <w:color w:val="000000" w:themeColor="text1"/>
                <w:sz w:val="24"/>
                <w:szCs w:val="24"/>
              </w:rPr>
            </w:pPr>
          </w:p>
        </w:tc>
        <w:tc>
          <w:tcPr>
            <w:tcW w:w="7386" w:type="dxa"/>
          </w:tcPr>
          <w:p w:rsidR="00746261" w:rsidRPr="00BE3963" w:rsidRDefault="002A4580" w:rsidP="002A4580">
            <w:pPr>
              <w:rPr>
                <w:rStyle w:val="un"/>
                <w:rFonts w:ascii="Times New Roman" w:eastAsia="Times New Roman" w:hAnsi="Times New Roman" w:cs="Times New Roman"/>
                <w:b/>
                <w:bCs/>
                <w:color w:val="000000" w:themeColor="text1"/>
                <w:sz w:val="24"/>
                <w:szCs w:val="24"/>
              </w:rPr>
            </w:pPr>
            <w:r>
              <w:rPr>
                <w:rFonts w:ascii="Times New Roman" w:hAnsi="Times New Roman" w:cs="Times New Roman"/>
                <w:color w:val="000000" w:themeColor="text1"/>
                <w:kern w:val="36"/>
                <w:sz w:val="24"/>
                <w:szCs w:val="24"/>
              </w:rPr>
              <w:t>2 ESO Ciencias sociales y geografía/ La población y los recursos/3.Los movimientos migratorios</w:t>
            </w:r>
          </w:p>
        </w:tc>
      </w:tr>
      <w:tr w:rsidR="00746261" w:rsidRPr="00BE3963" w:rsidTr="006D238D">
        <w:tc>
          <w:tcPr>
            <w:tcW w:w="1668" w:type="dxa"/>
          </w:tcPr>
          <w:p w:rsidR="00746261" w:rsidRPr="00BE3963" w:rsidRDefault="00746261"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746261" w:rsidRPr="00BE3963" w:rsidRDefault="00746261" w:rsidP="006D238D">
            <w:pPr>
              <w:rPr>
                <w:rStyle w:val="un"/>
                <w:rFonts w:ascii="Times New Roman" w:eastAsia="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 xml:space="preserve"> </w:t>
            </w:r>
          </w:p>
          <w:p w:rsidR="00746261" w:rsidRPr="00BE3963" w:rsidRDefault="00746261" w:rsidP="006D238D">
            <w:pPr>
              <w:rPr>
                <w:rFonts w:ascii="Times New Roman" w:hAnsi="Times New Roman" w:cs="Times New Roman"/>
                <w:color w:val="000000" w:themeColor="text1"/>
                <w:sz w:val="24"/>
                <w:szCs w:val="24"/>
              </w:rPr>
            </w:pPr>
          </w:p>
        </w:tc>
      </w:tr>
      <w:tr w:rsidR="00746261" w:rsidRPr="00BE3963" w:rsidTr="006D238D">
        <w:tc>
          <w:tcPr>
            <w:tcW w:w="1668" w:type="dxa"/>
          </w:tcPr>
          <w:p w:rsidR="00746261" w:rsidRPr="00BE3963" w:rsidRDefault="00746261"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746261" w:rsidRPr="00BE3963" w:rsidRDefault="00B66C21" w:rsidP="006D238D">
            <w:pPr>
              <w:spacing w:after="200"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 xml:space="preserve"> </w:t>
            </w:r>
            <w:r w:rsidR="00746261" w:rsidRPr="00BE3963">
              <w:rPr>
                <w:rFonts w:ascii="Times New Roman" w:hAnsi="Times New Roman" w:cs="Times New Roman"/>
                <w:color w:val="000000" w:themeColor="text1"/>
                <w:sz w:val="24"/>
                <w:szCs w:val="24"/>
              </w:rPr>
              <w:t xml:space="preserve"> </w:t>
            </w:r>
            <w:r w:rsidR="00746261" w:rsidRPr="001D149E">
              <w:rPr>
                <w:rFonts w:ascii="Times New Roman" w:hAnsi="Times New Roman" w:cs="Times New Roman"/>
                <w:noProof/>
                <w:color w:val="000000" w:themeColor="text1"/>
                <w:sz w:val="24"/>
                <w:szCs w:val="24"/>
              </w:rPr>
              <w:drawing>
                <wp:inline distT="0" distB="0" distL="0" distR="0" wp14:anchorId="4648E1B4" wp14:editId="75079F4A">
                  <wp:extent cx="2294626" cy="1614890"/>
                  <wp:effectExtent l="0" t="0" r="0" b="0"/>
                  <wp:docPr id="21" name="Imagen 21" descr="http://profesores.aulaplaneta.com/DNNPlayerPackages/Package14209/InfoGuion/cuadernoestudio/images_xml/CS_08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4209/InfoGuion/cuadernoestudio/images_xml/CS_08_01_img3_small.jpg"/>
                          <pic:cNvPicPr>
                            <a:picLocks noChangeAspect="1" noChangeArrowheads="1"/>
                          </pic:cNvPicPr>
                        </pic:nvPicPr>
                        <pic:blipFill>
                          <a:blip r:embed="rId20" cstate="print"/>
                          <a:srcRect/>
                          <a:stretch>
                            <a:fillRect/>
                          </a:stretch>
                        </pic:blipFill>
                        <pic:spPr bwMode="auto">
                          <a:xfrm>
                            <a:off x="0" y="0"/>
                            <a:ext cx="2294704" cy="1614945"/>
                          </a:xfrm>
                          <a:prstGeom prst="rect">
                            <a:avLst/>
                          </a:prstGeom>
                          <a:noFill/>
                          <a:ln w="9525">
                            <a:noFill/>
                            <a:miter lim="800000"/>
                            <a:headEnd/>
                            <a:tailEnd/>
                          </a:ln>
                        </pic:spPr>
                      </pic:pic>
                    </a:graphicData>
                  </a:graphic>
                </wp:inline>
              </w:drawing>
            </w:r>
          </w:p>
        </w:tc>
      </w:tr>
      <w:tr w:rsidR="00746261" w:rsidRPr="00BE3963" w:rsidTr="006D238D">
        <w:tc>
          <w:tcPr>
            <w:tcW w:w="1668" w:type="dxa"/>
          </w:tcPr>
          <w:p w:rsidR="00746261" w:rsidRPr="00BE3963" w:rsidRDefault="00746261"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746261" w:rsidRDefault="00746261" w:rsidP="00746261">
            <w:pPr>
              <w:jc w:val="both"/>
              <w:rPr>
                <w:rStyle w:val="un"/>
                <w:rFonts w:ascii="Times New Roman" w:hAnsi="Times New Roman" w:cs="Times New Roman"/>
                <w:color w:val="000000" w:themeColor="text1"/>
                <w:sz w:val="24"/>
                <w:szCs w:val="24"/>
                <w:shd w:val="clear" w:color="auto" w:fill="FFFFFF"/>
              </w:rPr>
            </w:pPr>
            <w:r w:rsidRPr="001D149E">
              <w:rPr>
                <w:rStyle w:val="un"/>
                <w:rFonts w:ascii="Times New Roman" w:hAnsi="Times New Roman" w:cs="Times New Roman"/>
                <w:color w:val="000000" w:themeColor="text1"/>
                <w:sz w:val="24"/>
                <w:szCs w:val="24"/>
                <w:shd w:val="clear" w:color="auto" w:fill="FFFFFF"/>
              </w:rPr>
              <w:t>Solemos relacionar los </w:t>
            </w:r>
            <w:r w:rsidRPr="001D149E">
              <w:rPr>
                <w:rStyle w:val="un"/>
                <w:rFonts w:ascii="Times New Roman" w:hAnsi="Times New Roman" w:cs="Times New Roman"/>
                <w:b/>
                <w:bCs/>
                <w:color w:val="000000" w:themeColor="text1"/>
                <w:sz w:val="24"/>
                <w:szCs w:val="24"/>
                <w:shd w:val="clear" w:color="auto" w:fill="FFFFFF"/>
              </w:rPr>
              <w:t>movimientos migratorios</w:t>
            </w:r>
            <w:r w:rsidRPr="001D149E">
              <w:rPr>
                <w:rStyle w:val="un"/>
                <w:rFonts w:ascii="Times New Roman" w:hAnsi="Times New Roman" w:cs="Times New Roman"/>
                <w:color w:val="000000" w:themeColor="text1"/>
                <w:sz w:val="24"/>
                <w:szCs w:val="24"/>
                <w:shd w:val="clear" w:color="auto" w:fill="FFFFFF"/>
              </w:rPr>
              <w:t xml:space="preserve"> con causas económicas. Sin embargo, muchas migraciones están motivadas por otras razones, por ejemplo, un clima agradable. </w:t>
            </w:r>
          </w:p>
          <w:p w:rsidR="00746261" w:rsidRPr="00BE3963" w:rsidRDefault="00746261" w:rsidP="00746261">
            <w:pPr>
              <w:jc w:val="both"/>
              <w:rPr>
                <w:color w:val="000000" w:themeColor="text1"/>
              </w:rPr>
            </w:pPr>
          </w:p>
        </w:tc>
      </w:tr>
    </w:tbl>
    <w:p w:rsidR="00746261" w:rsidRPr="001D149E" w:rsidRDefault="00746261" w:rsidP="004942F4">
      <w:pPr>
        <w:jc w:val="both"/>
        <w:rPr>
          <w:rStyle w:val="un"/>
          <w:rFonts w:ascii="Times New Roman" w:hAnsi="Times New Roman" w:cs="Times New Roman"/>
          <w:color w:val="000000" w:themeColor="text1"/>
          <w:sz w:val="24"/>
          <w:szCs w:val="24"/>
          <w:shd w:val="clear" w:color="auto" w:fill="FFFFFF"/>
        </w:rPr>
      </w:pPr>
    </w:p>
    <w:p w:rsidR="00746261" w:rsidRDefault="00746261" w:rsidP="004942F4">
      <w:pPr>
        <w:jc w:val="both"/>
        <w:rPr>
          <w:rFonts w:ascii="Times New Roman" w:hAnsi="Times New Roman" w:cs="Times New Roman"/>
          <w:b/>
          <w:color w:val="000000" w:themeColor="text1"/>
          <w:sz w:val="24"/>
          <w:szCs w:val="24"/>
        </w:rPr>
      </w:pPr>
    </w:p>
    <w:p w:rsidR="00A1113F" w:rsidRPr="001D149E" w:rsidRDefault="00746261" w:rsidP="004942F4">
      <w:pPr>
        <w:jc w:val="both"/>
        <w:rPr>
          <w:rFonts w:ascii="Times New Roman" w:hAnsi="Times New Roman" w:cs="Times New Roman"/>
          <w:b/>
          <w:color w:val="000000" w:themeColor="text1"/>
          <w:sz w:val="24"/>
          <w:szCs w:val="24"/>
        </w:rPr>
      </w:pPr>
      <w:r w:rsidRPr="00746261">
        <w:rPr>
          <w:rFonts w:ascii="Times New Roman" w:hAnsi="Times New Roman" w:cs="Times New Roman"/>
          <w:b/>
          <w:color w:val="000000" w:themeColor="text1"/>
          <w:sz w:val="24"/>
          <w:szCs w:val="24"/>
          <w:highlight w:val="yellow"/>
        </w:rPr>
        <w:t xml:space="preserve">[SECCIÓN </w:t>
      </w:r>
      <w:r w:rsidR="0055611A">
        <w:rPr>
          <w:rFonts w:ascii="Times New Roman" w:hAnsi="Times New Roman" w:cs="Times New Roman"/>
          <w:b/>
          <w:color w:val="000000" w:themeColor="text1"/>
          <w:sz w:val="24"/>
          <w:szCs w:val="24"/>
          <w:highlight w:val="yellow"/>
        </w:rPr>
        <w:t>2</w:t>
      </w:r>
      <w:r w:rsidRPr="00746261">
        <w:rPr>
          <w:rFonts w:ascii="Times New Roman" w:hAnsi="Times New Roman" w:cs="Times New Roman"/>
          <w:b/>
          <w:color w:val="000000" w:themeColor="text1"/>
          <w:sz w:val="24"/>
          <w:szCs w:val="24"/>
          <w:highlight w:val="yellow"/>
        </w:rPr>
        <w:t>]</w:t>
      </w:r>
      <w:r w:rsidRPr="00746261">
        <w:rPr>
          <w:rFonts w:ascii="Times New Roman" w:hAnsi="Times New Roman" w:cs="Times New Roman"/>
          <w:b/>
          <w:color w:val="000000" w:themeColor="text1"/>
          <w:sz w:val="24"/>
          <w:szCs w:val="24"/>
        </w:rPr>
        <w:t xml:space="preserve"> </w:t>
      </w:r>
      <w:r w:rsidR="002A4580">
        <w:rPr>
          <w:rFonts w:ascii="Times New Roman" w:hAnsi="Times New Roman" w:cs="Times New Roman"/>
          <w:b/>
          <w:color w:val="000000" w:themeColor="text1"/>
          <w:sz w:val="24"/>
          <w:szCs w:val="24"/>
        </w:rPr>
        <w:t>3</w:t>
      </w:r>
      <w:r w:rsidR="00A1113F" w:rsidRPr="001D149E">
        <w:rPr>
          <w:rFonts w:ascii="Times New Roman" w:hAnsi="Times New Roman" w:cs="Times New Roman"/>
          <w:b/>
          <w:color w:val="000000" w:themeColor="text1"/>
          <w:sz w:val="24"/>
          <w:szCs w:val="24"/>
        </w:rPr>
        <w:t>.1 La emigración</w:t>
      </w:r>
    </w:p>
    <w:p w:rsidR="009A0FF6" w:rsidRPr="0055611A" w:rsidRDefault="009A0FF6" w:rsidP="004942F4">
      <w:pPr>
        <w:pStyle w:val="u"/>
        <w:shd w:val="clear" w:color="auto" w:fill="FFFFFF"/>
        <w:spacing w:before="0" w:beforeAutospacing="0" w:after="0" w:afterAutospacing="0" w:line="312" w:lineRule="atLeast"/>
        <w:jc w:val="both"/>
        <w:rPr>
          <w:rStyle w:val="un"/>
          <w:color w:val="000000" w:themeColor="text1"/>
        </w:rPr>
      </w:pPr>
      <w:r w:rsidRPr="0055611A">
        <w:rPr>
          <w:rStyle w:val="un"/>
          <w:color w:val="000000" w:themeColor="text1"/>
        </w:rPr>
        <w:t>La</w:t>
      </w:r>
      <w:r w:rsidRPr="0055611A">
        <w:rPr>
          <w:rStyle w:val="apple-converted-space"/>
          <w:color w:val="000000" w:themeColor="text1"/>
        </w:rPr>
        <w:t> </w:t>
      </w:r>
      <w:r w:rsidRPr="0055611A">
        <w:rPr>
          <w:rStyle w:val="Textoennegrita"/>
          <w:color w:val="000000" w:themeColor="text1"/>
        </w:rPr>
        <w:t>emigración</w:t>
      </w:r>
      <w:r w:rsidRPr="0055611A">
        <w:rPr>
          <w:rStyle w:val="apple-converted-space"/>
          <w:color w:val="000000" w:themeColor="text1"/>
        </w:rPr>
        <w:t> </w:t>
      </w:r>
      <w:r w:rsidRPr="0055611A">
        <w:rPr>
          <w:rStyle w:val="un"/>
          <w:color w:val="000000" w:themeColor="text1"/>
        </w:rPr>
        <w:t>es el movimiento de</w:t>
      </w:r>
      <w:r w:rsidRPr="0055611A">
        <w:rPr>
          <w:rStyle w:val="apple-converted-space"/>
          <w:color w:val="000000" w:themeColor="text1"/>
        </w:rPr>
        <w:t> </w:t>
      </w:r>
      <w:r w:rsidRPr="0055611A">
        <w:rPr>
          <w:rStyle w:val="Textoennegrita"/>
          <w:color w:val="000000" w:themeColor="text1"/>
        </w:rPr>
        <w:t>salida</w:t>
      </w:r>
      <w:r w:rsidRPr="0055611A">
        <w:rPr>
          <w:rStyle w:val="apple-converted-space"/>
          <w:color w:val="000000" w:themeColor="text1"/>
        </w:rPr>
        <w:t> </w:t>
      </w:r>
      <w:r w:rsidRPr="0055611A">
        <w:rPr>
          <w:rStyle w:val="un"/>
          <w:color w:val="000000" w:themeColor="text1"/>
        </w:rPr>
        <w:t>de población de un lugar para ir a establecerse a otro distinto en busca de mejores condiciones de vida.</w:t>
      </w:r>
    </w:p>
    <w:p w:rsidR="00901BF8" w:rsidRPr="0055611A" w:rsidRDefault="00901BF8" w:rsidP="004942F4">
      <w:pPr>
        <w:pStyle w:val="u"/>
        <w:shd w:val="clear" w:color="auto" w:fill="FFFFFF"/>
        <w:spacing w:before="0" w:beforeAutospacing="0" w:after="0" w:afterAutospacing="0" w:line="312" w:lineRule="atLeast"/>
        <w:jc w:val="both"/>
        <w:rPr>
          <w:color w:val="000000" w:themeColor="text1"/>
        </w:rPr>
      </w:pPr>
    </w:p>
    <w:p w:rsidR="009A0FF6" w:rsidRPr="0055611A" w:rsidRDefault="009A0FF6" w:rsidP="004942F4">
      <w:pPr>
        <w:pStyle w:val="u"/>
        <w:shd w:val="clear" w:color="auto" w:fill="FFFFFF"/>
        <w:spacing w:before="0" w:beforeAutospacing="0" w:after="0" w:afterAutospacing="0" w:line="312" w:lineRule="atLeast"/>
        <w:jc w:val="both"/>
        <w:rPr>
          <w:rStyle w:val="un"/>
          <w:color w:val="000000" w:themeColor="text1"/>
        </w:rPr>
      </w:pPr>
      <w:r w:rsidRPr="0055611A">
        <w:rPr>
          <w:rStyle w:val="un"/>
          <w:color w:val="000000" w:themeColor="text1"/>
        </w:rPr>
        <w:t>Las causas de las migraciones pueden ser de varios tipos: económicas, políticas, religiosas, socioculturales, guerras o conflictos internacionales y desastres naturales (terremotos, inundaciones, sequías, etc.).</w:t>
      </w:r>
    </w:p>
    <w:p w:rsidR="006300D0" w:rsidRPr="0055611A" w:rsidRDefault="006300D0" w:rsidP="004942F4">
      <w:pPr>
        <w:pStyle w:val="u"/>
        <w:shd w:val="clear" w:color="auto" w:fill="FFFFFF"/>
        <w:spacing w:before="0" w:beforeAutospacing="0" w:after="0" w:afterAutospacing="0" w:line="312" w:lineRule="atLeast"/>
        <w:jc w:val="both"/>
        <w:rPr>
          <w:color w:val="000000" w:themeColor="text1"/>
        </w:rPr>
      </w:pPr>
    </w:p>
    <w:p w:rsidR="009A0FF6" w:rsidRPr="0055611A" w:rsidRDefault="009A0FF6" w:rsidP="004942F4">
      <w:pPr>
        <w:pStyle w:val="u"/>
        <w:shd w:val="clear" w:color="auto" w:fill="FFFFFF"/>
        <w:spacing w:before="0" w:beforeAutospacing="0" w:after="0" w:afterAutospacing="0" w:line="312" w:lineRule="atLeast"/>
        <w:jc w:val="both"/>
        <w:rPr>
          <w:rStyle w:val="un"/>
          <w:color w:val="000000" w:themeColor="text1"/>
        </w:rPr>
      </w:pPr>
      <w:r w:rsidRPr="0055611A">
        <w:rPr>
          <w:rStyle w:val="un"/>
          <w:color w:val="000000" w:themeColor="text1"/>
        </w:rPr>
        <w:t>Este proceso tiene unas consecuencias económicas tanto para el lugar de origen como para el de destino.</w:t>
      </w:r>
      <w:r w:rsidRPr="0055611A">
        <w:rPr>
          <w:rStyle w:val="apple-converted-space"/>
          <w:color w:val="000000" w:themeColor="text1"/>
        </w:rPr>
        <w:t> </w:t>
      </w:r>
      <w:r w:rsidRPr="0055611A">
        <w:rPr>
          <w:rStyle w:val="un"/>
          <w:color w:val="000000" w:themeColor="text1"/>
        </w:rPr>
        <w:t>De este modo, los trabajadores emigrantes suelen mandar una parte de sus ahorros a sus hogares, mientras que el lugar de destino recibe mano de obra que contribuye a generar riqueza.</w:t>
      </w:r>
    </w:p>
    <w:p w:rsidR="00901BF8" w:rsidRPr="0055611A" w:rsidRDefault="00901BF8"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9A0FF6" w:rsidRPr="0055611A" w:rsidRDefault="009A0FF6"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55611A">
        <w:rPr>
          <w:rFonts w:ascii="Times New Roman" w:eastAsia="Times New Roman" w:hAnsi="Times New Roman" w:cs="Times New Roman"/>
          <w:color w:val="000000" w:themeColor="text1"/>
          <w:sz w:val="24"/>
          <w:szCs w:val="24"/>
        </w:rPr>
        <w:t>Existen dos tipos de emigración:</w:t>
      </w:r>
    </w:p>
    <w:p w:rsidR="009A0FF6" w:rsidRPr="0055611A" w:rsidRDefault="009A0FF6" w:rsidP="004942F4">
      <w:pPr>
        <w:numPr>
          <w:ilvl w:val="0"/>
          <w:numId w:val="9"/>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55611A">
        <w:rPr>
          <w:rFonts w:ascii="Times New Roman" w:eastAsia="Times New Roman" w:hAnsi="Times New Roman" w:cs="Times New Roman"/>
          <w:color w:val="000000" w:themeColor="text1"/>
          <w:sz w:val="24"/>
          <w:szCs w:val="24"/>
        </w:rPr>
        <w:t>La </w:t>
      </w:r>
      <w:r w:rsidRPr="0055611A">
        <w:rPr>
          <w:rFonts w:ascii="Times New Roman" w:eastAsia="Times New Roman" w:hAnsi="Times New Roman" w:cs="Times New Roman"/>
          <w:b/>
          <w:bCs/>
          <w:color w:val="000000" w:themeColor="text1"/>
          <w:sz w:val="24"/>
          <w:szCs w:val="24"/>
        </w:rPr>
        <w:t>emigración interna</w:t>
      </w:r>
      <w:r w:rsidRPr="0055611A">
        <w:rPr>
          <w:rFonts w:ascii="Times New Roman" w:eastAsia="Times New Roman" w:hAnsi="Times New Roman" w:cs="Times New Roman"/>
          <w:color w:val="000000" w:themeColor="text1"/>
          <w:sz w:val="24"/>
          <w:szCs w:val="24"/>
        </w:rPr>
        <w:t>: desplazamiento de población de un territorio a otro del mismo país.</w:t>
      </w:r>
    </w:p>
    <w:p w:rsidR="009A0FF6" w:rsidRPr="0055611A" w:rsidRDefault="009A0FF6" w:rsidP="004942F4">
      <w:pPr>
        <w:numPr>
          <w:ilvl w:val="0"/>
          <w:numId w:val="9"/>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55611A">
        <w:rPr>
          <w:rFonts w:ascii="Times New Roman" w:eastAsia="Times New Roman" w:hAnsi="Times New Roman" w:cs="Times New Roman"/>
          <w:color w:val="000000" w:themeColor="text1"/>
          <w:sz w:val="24"/>
          <w:szCs w:val="24"/>
        </w:rPr>
        <w:t>La </w:t>
      </w:r>
      <w:r w:rsidRPr="0055611A">
        <w:rPr>
          <w:rFonts w:ascii="Times New Roman" w:eastAsia="Times New Roman" w:hAnsi="Times New Roman" w:cs="Times New Roman"/>
          <w:b/>
          <w:bCs/>
          <w:color w:val="000000" w:themeColor="text1"/>
          <w:sz w:val="24"/>
          <w:szCs w:val="24"/>
        </w:rPr>
        <w:t>emigración externa</w:t>
      </w:r>
      <w:r w:rsidRPr="0055611A">
        <w:rPr>
          <w:rFonts w:ascii="Times New Roman" w:eastAsia="Times New Roman" w:hAnsi="Times New Roman" w:cs="Times New Roman"/>
          <w:color w:val="000000" w:themeColor="text1"/>
          <w:sz w:val="24"/>
          <w:szCs w:val="24"/>
        </w:rPr>
        <w:t>: desplazamiento de población de un país a otro.</w:t>
      </w:r>
    </w:p>
    <w:p w:rsidR="009A0FF6" w:rsidRPr="001D149E" w:rsidRDefault="009A0FF6" w:rsidP="004942F4">
      <w:pPr>
        <w:pStyle w:val="u"/>
        <w:shd w:val="clear" w:color="auto" w:fill="FFFFFF"/>
        <w:spacing w:before="0" w:beforeAutospacing="0" w:after="0" w:afterAutospacing="0" w:line="312" w:lineRule="atLeast"/>
        <w:jc w:val="both"/>
        <w:rPr>
          <w:color w:val="000000" w:themeColor="text1"/>
        </w:rPr>
      </w:pPr>
    </w:p>
    <w:p w:rsidR="00BA3117" w:rsidRDefault="00BA3117" w:rsidP="004942F4">
      <w:pPr>
        <w:jc w:val="both"/>
        <w:rPr>
          <w:rFonts w:ascii="Times New Roman" w:hAnsi="Times New Roman" w:cs="Times New Roman"/>
          <w:b/>
          <w:color w:val="000000" w:themeColor="text1"/>
          <w:sz w:val="24"/>
          <w:szCs w:val="24"/>
        </w:rPr>
      </w:pPr>
    </w:p>
    <w:p w:rsidR="00A1113F" w:rsidRPr="001D149E" w:rsidRDefault="00BA3117" w:rsidP="004942F4">
      <w:pPr>
        <w:jc w:val="both"/>
        <w:rPr>
          <w:rFonts w:ascii="Times New Roman" w:hAnsi="Times New Roman" w:cs="Times New Roman"/>
          <w:b/>
          <w:color w:val="000000" w:themeColor="text1"/>
          <w:sz w:val="24"/>
          <w:szCs w:val="24"/>
        </w:rPr>
      </w:pPr>
      <w:r w:rsidRPr="00746261">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746261">
        <w:rPr>
          <w:rFonts w:ascii="Times New Roman" w:hAnsi="Times New Roman" w:cs="Times New Roman"/>
          <w:b/>
          <w:color w:val="000000" w:themeColor="text1"/>
          <w:sz w:val="24"/>
          <w:szCs w:val="24"/>
          <w:highlight w:val="yellow"/>
        </w:rPr>
        <w:t>]</w:t>
      </w:r>
      <w:r w:rsidRPr="00746261">
        <w:rPr>
          <w:rFonts w:ascii="Times New Roman" w:hAnsi="Times New Roman" w:cs="Times New Roman"/>
          <w:b/>
          <w:color w:val="000000" w:themeColor="text1"/>
          <w:sz w:val="24"/>
          <w:szCs w:val="24"/>
        </w:rPr>
        <w:t xml:space="preserve"> </w:t>
      </w:r>
      <w:r w:rsidR="002A4580">
        <w:rPr>
          <w:rFonts w:ascii="Times New Roman" w:hAnsi="Times New Roman" w:cs="Times New Roman"/>
          <w:b/>
          <w:color w:val="000000" w:themeColor="text1"/>
          <w:sz w:val="24"/>
          <w:szCs w:val="24"/>
        </w:rPr>
        <w:t>3</w:t>
      </w:r>
      <w:r w:rsidR="00A1113F" w:rsidRPr="001D149E">
        <w:rPr>
          <w:rFonts w:ascii="Times New Roman" w:hAnsi="Times New Roman" w:cs="Times New Roman"/>
          <w:b/>
          <w:color w:val="000000" w:themeColor="text1"/>
          <w:sz w:val="24"/>
          <w:szCs w:val="24"/>
        </w:rPr>
        <w:t>.2 La inmigración</w:t>
      </w:r>
    </w:p>
    <w:p w:rsidR="009A0FF6" w:rsidRPr="001D149E" w:rsidRDefault="009A0FF6" w:rsidP="004942F4">
      <w:pPr>
        <w:pStyle w:val="u"/>
        <w:shd w:val="clear" w:color="auto" w:fill="FFFFFF"/>
        <w:spacing w:before="0" w:beforeAutospacing="0" w:after="0" w:afterAutospacing="0" w:line="312" w:lineRule="atLeast"/>
        <w:jc w:val="both"/>
        <w:rPr>
          <w:color w:val="000000" w:themeColor="text1"/>
        </w:rPr>
      </w:pPr>
      <w:r w:rsidRPr="001D149E">
        <w:rPr>
          <w:rStyle w:val="un"/>
          <w:color w:val="000000" w:themeColor="text1"/>
        </w:rPr>
        <w:t>La</w:t>
      </w:r>
      <w:r w:rsidRPr="001D149E">
        <w:rPr>
          <w:rStyle w:val="apple-converted-space"/>
          <w:color w:val="000000" w:themeColor="text1"/>
        </w:rPr>
        <w:t> </w:t>
      </w:r>
      <w:r w:rsidRPr="001D149E">
        <w:rPr>
          <w:rStyle w:val="Textoennegrita"/>
          <w:color w:val="000000" w:themeColor="text1"/>
        </w:rPr>
        <w:t>inmigración</w:t>
      </w:r>
      <w:r w:rsidRPr="001D149E">
        <w:rPr>
          <w:rStyle w:val="apple-converted-space"/>
          <w:color w:val="000000" w:themeColor="text1"/>
        </w:rPr>
        <w:t> </w:t>
      </w:r>
      <w:r w:rsidRPr="001D149E">
        <w:rPr>
          <w:rStyle w:val="un"/>
          <w:color w:val="000000" w:themeColor="text1"/>
        </w:rPr>
        <w:t>es el movimiento de</w:t>
      </w:r>
      <w:r w:rsidRPr="001D149E">
        <w:rPr>
          <w:rStyle w:val="apple-converted-space"/>
          <w:color w:val="000000" w:themeColor="text1"/>
        </w:rPr>
        <w:t> </w:t>
      </w:r>
      <w:r w:rsidRPr="001D149E">
        <w:rPr>
          <w:rStyle w:val="Textoennegrita"/>
          <w:color w:val="000000" w:themeColor="text1"/>
        </w:rPr>
        <w:t>llegada</w:t>
      </w:r>
      <w:r w:rsidRPr="001D149E">
        <w:rPr>
          <w:rStyle w:val="apple-converted-space"/>
          <w:color w:val="000000" w:themeColor="text1"/>
        </w:rPr>
        <w:t> </w:t>
      </w:r>
      <w:r w:rsidRPr="001D149E">
        <w:rPr>
          <w:rStyle w:val="un"/>
          <w:color w:val="000000" w:themeColor="text1"/>
        </w:rPr>
        <w:t>de población a un lugar donde se establece de manera permanente.</w:t>
      </w:r>
      <w:r w:rsidR="00C605C0" w:rsidRPr="001D149E">
        <w:rPr>
          <w:color w:val="000000" w:themeColor="text1"/>
        </w:rPr>
        <w:t xml:space="preserve"> </w:t>
      </w:r>
      <w:r w:rsidRPr="001D149E">
        <w:rPr>
          <w:rStyle w:val="un"/>
          <w:color w:val="000000" w:themeColor="text1"/>
        </w:rPr>
        <w:t>Estos movimientos no son independientes, ya que en un mismo lugar pueden darse, al mismo tiempo, movimientos de inmigración y de emigración.</w:t>
      </w:r>
      <w:r w:rsidRPr="001D149E">
        <w:rPr>
          <w:rStyle w:val="apple-converted-space"/>
          <w:color w:val="000000" w:themeColor="text1"/>
        </w:rPr>
        <w:t> </w:t>
      </w:r>
      <w:r w:rsidRPr="001D149E">
        <w:rPr>
          <w:rStyle w:val="un"/>
          <w:color w:val="000000" w:themeColor="text1"/>
        </w:rPr>
        <w:t xml:space="preserve">Además, </w:t>
      </w:r>
      <w:r w:rsidRPr="001D149E">
        <w:rPr>
          <w:rStyle w:val="un"/>
          <w:color w:val="000000" w:themeColor="text1"/>
        </w:rPr>
        <w:lastRenderedPageBreak/>
        <w:t>tenemos que pensar que una persona que llega a un determinado lugar es inmigrante en la tierra de acogida y, al mismo tiempo, emigrante en la tierra que deja.</w:t>
      </w:r>
    </w:p>
    <w:p w:rsidR="002E6BFF" w:rsidRPr="001D149E" w:rsidRDefault="002E6BFF" w:rsidP="004942F4">
      <w:pPr>
        <w:jc w:val="both"/>
        <w:rPr>
          <w:rFonts w:ascii="Times New Roman" w:hAnsi="Times New Roman" w:cs="Times New Roman"/>
          <w:b/>
          <w:color w:val="000000" w:themeColor="text1"/>
          <w:sz w:val="24"/>
          <w:szCs w:val="24"/>
        </w:rPr>
      </w:pPr>
    </w:p>
    <w:p w:rsidR="009A0FF6" w:rsidRPr="001D149E" w:rsidRDefault="009A0FF6" w:rsidP="004942F4">
      <w:pPr>
        <w:jc w:val="both"/>
        <w:rPr>
          <w:rFonts w:ascii="Times New Roman" w:hAnsi="Times New Roman" w:cs="Times New Roman"/>
          <w:color w:val="000000" w:themeColor="text1"/>
          <w:sz w:val="24"/>
          <w:szCs w:val="24"/>
          <w:shd w:val="clear" w:color="auto" w:fill="FFFFFF"/>
        </w:rPr>
      </w:pPr>
      <w:r w:rsidRPr="001D149E">
        <w:rPr>
          <w:rStyle w:val="apple-converted-space"/>
          <w:rFonts w:ascii="Times New Roman" w:hAnsi="Times New Roman" w:cs="Times New Roman"/>
          <w:color w:val="000000" w:themeColor="text1"/>
          <w:sz w:val="24"/>
          <w:szCs w:val="24"/>
          <w:shd w:val="clear" w:color="auto" w:fill="FFFFFF"/>
        </w:rPr>
        <w:t> </w:t>
      </w:r>
      <w:r w:rsidRPr="001D149E">
        <w:rPr>
          <w:rStyle w:val="un"/>
          <w:rFonts w:ascii="Times New Roman" w:hAnsi="Times New Roman" w:cs="Times New Roman"/>
          <w:color w:val="000000" w:themeColor="text1"/>
          <w:sz w:val="24"/>
          <w:szCs w:val="24"/>
          <w:shd w:val="clear" w:color="auto" w:fill="FFFFFF"/>
        </w:rPr>
        <w:t>A veces, muchos inmigrantes llegan a otro país de forma ilegal.</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un"/>
          <w:rFonts w:ascii="Times New Roman" w:hAnsi="Times New Roman" w:cs="Times New Roman"/>
          <w:color w:val="000000" w:themeColor="text1"/>
          <w:sz w:val="24"/>
          <w:szCs w:val="24"/>
          <w:shd w:val="clear" w:color="auto" w:fill="FFFFFF"/>
        </w:rPr>
        <w:t>En la actualidad, la</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Textoennegrita"/>
          <w:rFonts w:ascii="Times New Roman" w:hAnsi="Times New Roman" w:cs="Times New Roman"/>
          <w:color w:val="000000" w:themeColor="text1"/>
          <w:sz w:val="24"/>
          <w:szCs w:val="24"/>
          <w:shd w:val="clear" w:color="auto" w:fill="FFFFFF"/>
        </w:rPr>
        <w:t>inmigración ilegal</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un"/>
          <w:rFonts w:ascii="Times New Roman" w:hAnsi="Times New Roman" w:cs="Times New Roman"/>
          <w:color w:val="000000" w:themeColor="text1"/>
          <w:sz w:val="24"/>
          <w:szCs w:val="24"/>
          <w:shd w:val="clear" w:color="auto" w:fill="FFFFFF"/>
        </w:rPr>
        <w:t xml:space="preserve">es un importante problema, pues existen mafias que se aprovechan de los inmigrantes procedentes de los países pobres que desean llegar a los países ricos. </w:t>
      </w:r>
      <w:r w:rsidRPr="001D149E">
        <w:rPr>
          <w:rFonts w:ascii="Times New Roman" w:hAnsi="Times New Roman" w:cs="Times New Roman"/>
          <w:color w:val="000000" w:themeColor="text1"/>
          <w:sz w:val="24"/>
          <w:szCs w:val="24"/>
          <w:shd w:val="clear" w:color="auto" w:fill="FFFFFF"/>
        </w:rPr>
        <w:t>La llegada de inmigrantes favorece la</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Textoennegrita"/>
          <w:rFonts w:ascii="Times New Roman" w:hAnsi="Times New Roman" w:cs="Times New Roman"/>
          <w:color w:val="000000" w:themeColor="text1"/>
          <w:sz w:val="24"/>
          <w:szCs w:val="24"/>
          <w:shd w:val="clear" w:color="auto" w:fill="FFFFFF"/>
        </w:rPr>
        <w:t>diversidad social</w:t>
      </w:r>
      <w:r w:rsidRPr="001D149E">
        <w:rPr>
          <w:rStyle w:val="apple-converted-space"/>
          <w:rFonts w:ascii="Times New Roman" w:hAnsi="Times New Roman" w:cs="Times New Roman"/>
          <w:color w:val="000000" w:themeColor="text1"/>
          <w:sz w:val="24"/>
          <w:szCs w:val="24"/>
          <w:shd w:val="clear" w:color="auto" w:fill="FFFFFF"/>
        </w:rPr>
        <w:t> </w:t>
      </w:r>
      <w:r w:rsidRPr="001D149E">
        <w:rPr>
          <w:rFonts w:ascii="Times New Roman" w:hAnsi="Times New Roman" w:cs="Times New Roman"/>
          <w:color w:val="000000" w:themeColor="text1"/>
          <w:sz w:val="24"/>
          <w:szCs w:val="24"/>
          <w:shd w:val="clear" w:color="auto" w:fill="FFFFFF"/>
        </w:rPr>
        <w:t>y</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Textoennegrita"/>
          <w:rFonts w:ascii="Times New Roman" w:hAnsi="Times New Roman" w:cs="Times New Roman"/>
          <w:color w:val="000000" w:themeColor="text1"/>
          <w:sz w:val="24"/>
          <w:szCs w:val="24"/>
          <w:shd w:val="clear" w:color="auto" w:fill="FFFFFF"/>
        </w:rPr>
        <w:t>enriquece</w:t>
      </w:r>
      <w:r w:rsidRPr="001D149E">
        <w:rPr>
          <w:rStyle w:val="apple-converted-space"/>
          <w:rFonts w:ascii="Times New Roman" w:hAnsi="Times New Roman" w:cs="Times New Roman"/>
          <w:color w:val="000000" w:themeColor="text1"/>
          <w:sz w:val="24"/>
          <w:szCs w:val="24"/>
          <w:shd w:val="clear" w:color="auto" w:fill="FFFFFF"/>
        </w:rPr>
        <w:t> </w:t>
      </w:r>
      <w:r w:rsidRPr="001D149E">
        <w:rPr>
          <w:rFonts w:ascii="Times New Roman" w:hAnsi="Times New Roman" w:cs="Times New Roman"/>
          <w:color w:val="000000" w:themeColor="text1"/>
          <w:sz w:val="24"/>
          <w:szCs w:val="24"/>
          <w:shd w:val="clear" w:color="auto" w:fill="FFFFFF"/>
        </w:rPr>
        <w:t>la tierra de acogida.</w:t>
      </w:r>
    </w:p>
    <w:p w:rsidR="00C605C0" w:rsidRDefault="00C605C0" w:rsidP="004942F4">
      <w:pPr>
        <w:jc w:val="both"/>
        <w:rPr>
          <w:rStyle w:val="un"/>
          <w:rFonts w:ascii="Times New Roman" w:hAnsi="Times New Roman" w:cs="Times New Roman"/>
          <w:color w:val="000000" w:themeColor="text1"/>
          <w:sz w:val="24"/>
          <w:szCs w:val="24"/>
          <w:shd w:val="clear" w:color="auto" w:fill="FFFFFF"/>
        </w:rPr>
      </w:pPr>
      <w:r w:rsidRPr="001D149E">
        <w:rPr>
          <w:rStyle w:val="un"/>
          <w:rFonts w:ascii="Times New Roman" w:hAnsi="Times New Roman" w:cs="Times New Roman"/>
          <w:color w:val="000000" w:themeColor="text1"/>
          <w:sz w:val="24"/>
          <w:szCs w:val="24"/>
          <w:shd w:val="clear" w:color="auto" w:fill="FFFFFF"/>
        </w:rPr>
        <w:t>El</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Textoennegrita"/>
          <w:rFonts w:ascii="Times New Roman" w:hAnsi="Times New Roman" w:cs="Times New Roman"/>
          <w:color w:val="000000" w:themeColor="text1"/>
          <w:sz w:val="24"/>
          <w:szCs w:val="24"/>
          <w:shd w:val="clear" w:color="auto" w:fill="FFFFFF"/>
        </w:rPr>
        <w:t>saldo migratorio</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un"/>
          <w:rFonts w:ascii="Times New Roman" w:hAnsi="Times New Roman" w:cs="Times New Roman"/>
          <w:color w:val="000000" w:themeColor="text1"/>
          <w:sz w:val="24"/>
          <w:szCs w:val="24"/>
          <w:shd w:val="clear" w:color="auto" w:fill="FFFFFF"/>
        </w:rPr>
        <w:t>de una región se determina calculando la diferencia entre la población que llega y la población que se marcha.</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un"/>
          <w:rFonts w:ascii="Times New Roman" w:hAnsi="Times New Roman" w:cs="Times New Roman"/>
          <w:color w:val="000000" w:themeColor="text1"/>
          <w:sz w:val="24"/>
          <w:szCs w:val="24"/>
          <w:shd w:val="clear" w:color="auto" w:fill="FFFFFF"/>
        </w:rPr>
        <w:t>Puede ser</w:t>
      </w:r>
      <w:r w:rsidRPr="001D149E">
        <w:rPr>
          <w:rStyle w:val="apple-converted-space"/>
          <w:rFonts w:ascii="Times New Roman" w:hAnsi="Times New Roman" w:cs="Times New Roman"/>
          <w:color w:val="000000" w:themeColor="text1"/>
          <w:sz w:val="24"/>
          <w:szCs w:val="24"/>
          <w:shd w:val="clear" w:color="auto" w:fill="FFFFFF"/>
        </w:rPr>
        <w:t> </w:t>
      </w:r>
      <w:r w:rsidRPr="001D149E">
        <w:rPr>
          <w:rStyle w:val="Textoennegrita"/>
          <w:rFonts w:ascii="Times New Roman" w:hAnsi="Times New Roman" w:cs="Times New Roman"/>
          <w:color w:val="000000" w:themeColor="text1"/>
          <w:sz w:val="24"/>
          <w:szCs w:val="24"/>
          <w:shd w:val="clear" w:color="auto" w:fill="FFFFFF"/>
        </w:rPr>
        <w:t>positivo</w:t>
      </w:r>
      <w:r w:rsidR="00BA3117">
        <w:rPr>
          <w:rStyle w:val="Textoennegrita"/>
          <w:rFonts w:ascii="Times New Roman" w:hAnsi="Times New Roman" w:cs="Times New Roman"/>
          <w:color w:val="000000" w:themeColor="text1"/>
          <w:sz w:val="24"/>
          <w:szCs w:val="24"/>
          <w:shd w:val="clear" w:color="auto" w:fill="FFFFFF"/>
        </w:rPr>
        <w:t xml:space="preserve"> </w:t>
      </w:r>
      <w:r w:rsidRPr="00A24E4D">
        <w:rPr>
          <w:rStyle w:val="un"/>
          <w:rFonts w:ascii="Times New Roman" w:hAnsi="Times New Roman" w:cs="Times New Roman"/>
          <w:color w:val="000000" w:themeColor="text1"/>
          <w:sz w:val="24"/>
          <w:szCs w:val="24"/>
          <w:shd w:val="clear" w:color="auto" w:fill="FFFFFF"/>
        </w:rPr>
        <w:t>(inmigrantes &gt; emigrantes) o</w:t>
      </w:r>
      <w:r w:rsidRPr="00A24E4D">
        <w:rPr>
          <w:rStyle w:val="apple-converted-space"/>
          <w:rFonts w:ascii="Times New Roman" w:hAnsi="Times New Roman" w:cs="Times New Roman"/>
          <w:color w:val="000000" w:themeColor="text1"/>
          <w:sz w:val="24"/>
          <w:szCs w:val="24"/>
          <w:shd w:val="clear" w:color="auto" w:fill="FFFFFF"/>
        </w:rPr>
        <w:t> </w:t>
      </w:r>
      <w:r w:rsidRPr="00A24E4D">
        <w:rPr>
          <w:rStyle w:val="Textoennegrita"/>
          <w:rFonts w:ascii="Times New Roman" w:hAnsi="Times New Roman" w:cs="Times New Roman"/>
          <w:color w:val="000000" w:themeColor="text1"/>
          <w:sz w:val="24"/>
          <w:szCs w:val="24"/>
          <w:shd w:val="clear" w:color="auto" w:fill="FFFFFF"/>
        </w:rPr>
        <w:t>negativo</w:t>
      </w:r>
      <w:r w:rsidRPr="00A24E4D">
        <w:rPr>
          <w:rStyle w:val="apple-converted-space"/>
          <w:rFonts w:ascii="Times New Roman" w:hAnsi="Times New Roman" w:cs="Times New Roman"/>
          <w:color w:val="000000" w:themeColor="text1"/>
          <w:sz w:val="24"/>
          <w:szCs w:val="24"/>
          <w:shd w:val="clear" w:color="auto" w:fill="FFFFFF"/>
        </w:rPr>
        <w:t> </w:t>
      </w:r>
      <w:r w:rsidRPr="00A24E4D">
        <w:rPr>
          <w:rStyle w:val="un"/>
          <w:rFonts w:ascii="Times New Roman" w:hAnsi="Times New Roman" w:cs="Times New Roman"/>
          <w:color w:val="000000" w:themeColor="text1"/>
          <w:sz w:val="24"/>
          <w:szCs w:val="24"/>
          <w:shd w:val="clear" w:color="auto" w:fill="FFFFFF"/>
        </w:rPr>
        <w:t>(inmigrantes &lt; emigrantes</w:t>
      </w:r>
      <w:r w:rsidRPr="001D149E">
        <w:rPr>
          <w:rStyle w:val="un"/>
          <w:rFonts w:ascii="Times New Roman" w:hAnsi="Times New Roman" w:cs="Times New Roman"/>
          <w:color w:val="000000" w:themeColor="text1"/>
          <w:sz w:val="24"/>
          <w:szCs w:val="24"/>
          <w:shd w:val="clear" w:color="auto" w:fill="FFFFFF"/>
        </w:rPr>
        <w:t>).</w:t>
      </w:r>
    </w:p>
    <w:p w:rsidR="00C565B1" w:rsidRDefault="00C565B1" w:rsidP="004942F4">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9054"/>
      </w:tblGrid>
      <w:tr w:rsidR="0055611A" w:rsidRPr="001C1BDC" w:rsidTr="00B66C21">
        <w:tc>
          <w:tcPr>
            <w:tcW w:w="9054" w:type="dxa"/>
            <w:shd w:val="clear" w:color="auto" w:fill="000000" w:themeFill="text1"/>
          </w:tcPr>
          <w:p w:rsidR="0055611A" w:rsidRPr="001C1BDC" w:rsidRDefault="0055611A" w:rsidP="00B66C21">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55611A" w:rsidRPr="001C1BDC" w:rsidTr="00B66C21">
        <w:tc>
          <w:tcPr>
            <w:tcW w:w="9054" w:type="dxa"/>
          </w:tcPr>
          <w:p w:rsidR="0055611A" w:rsidRPr="0055611A" w:rsidRDefault="0055611A" w:rsidP="0055611A">
            <w:pPr>
              <w:pStyle w:val="Ttulo4"/>
              <w:spacing w:before="312" w:beforeAutospacing="0" w:after="177" w:afterAutospacing="0"/>
              <w:jc w:val="both"/>
              <w:outlineLvl w:val="3"/>
              <w:rPr>
                <w:bCs w:val="0"/>
                <w:color w:val="000000" w:themeColor="text1"/>
              </w:rPr>
            </w:pPr>
            <w:r w:rsidRPr="0055611A">
              <w:rPr>
                <w:bCs w:val="0"/>
                <w:color w:val="000000" w:themeColor="text1"/>
              </w:rPr>
              <w:t>El saldo migratorio</w:t>
            </w:r>
          </w:p>
          <w:p w:rsidR="0055611A" w:rsidRPr="0055611A" w:rsidRDefault="0055611A" w:rsidP="0055611A">
            <w:pPr>
              <w:pStyle w:val="u"/>
              <w:spacing w:before="0" w:beforeAutospacing="0" w:after="0" w:afterAutospacing="0" w:line="312" w:lineRule="atLeast"/>
              <w:jc w:val="both"/>
              <w:rPr>
                <w:color w:val="000000" w:themeColor="text1"/>
              </w:rPr>
            </w:pPr>
            <w:r w:rsidRPr="0055611A">
              <w:rPr>
                <w:rStyle w:val="Textoennegrita"/>
                <w:color w:val="000000" w:themeColor="text1"/>
              </w:rPr>
              <w:t>Saldo migratorio = inmigración – emigración</w:t>
            </w:r>
          </w:p>
          <w:p w:rsidR="0055611A" w:rsidRPr="0055611A" w:rsidRDefault="0055611A" w:rsidP="0055611A">
            <w:pPr>
              <w:pStyle w:val="u"/>
              <w:spacing w:before="0" w:beforeAutospacing="0" w:after="0" w:afterAutospacing="0" w:line="312" w:lineRule="atLeast"/>
              <w:jc w:val="both"/>
              <w:rPr>
                <w:color w:val="000000" w:themeColor="text1"/>
              </w:rPr>
            </w:pPr>
            <w:r w:rsidRPr="0055611A">
              <w:rPr>
                <w:rStyle w:val="un"/>
                <w:color w:val="000000" w:themeColor="text1"/>
              </w:rPr>
              <w:t>Por ejemplo: durante el año 2011 llegaron a Argentina 285</w:t>
            </w:r>
            <w:r w:rsidR="00F66200">
              <w:rPr>
                <w:rStyle w:val="un"/>
                <w:color w:val="000000" w:themeColor="text1"/>
              </w:rPr>
              <w:t xml:space="preserve"> </w:t>
            </w:r>
            <w:r w:rsidRPr="0055611A">
              <w:rPr>
                <w:rStyle w:val="un"/>
                <w:color w:val="000000" w:themeColor="text1"/>
              </w:rPr>
              <w:t>432 inmigrantes y se marcharon 970</w:t>
            </w:r>
            <w:r w:rsidR="00F66200">
              <w:rPr>
                <w:rStyle w:val="un"/>
                <w:color w:val="000000" w:themeColor="text1"/>
              </w:rPr>
              <w:t xml:space="preserve"> </w:t>
            </w:r>
            <w:r w:rsidRPr="0055611A">
              <w:rPr>
                <w:rStyle w:val="un"/>
                <w:color w:val="000000" w:themeColor="text1"/>
              </w:rPr>
              <w:t>568 personas.</w:t>
            </w:r>
            <w:r w:rsidRPr="0055611A">
              <w:rPr>
                <w:rStyle w:val="apple-converted-space"/>
                <w:color w:val="000000" w:themeColor="text1"/>
              </w:rPr>
              <w:t> </w:t>
            </w:r>
            <w:r w:rsidRPr="0055611A">
              <w:rPr>
                <w:rStyle w:val="un"/>
                <w:color w:val="000000" w:themeColor="text1"/>
              </w:rPr>
              <w:t>Si queremos calcular cuál fue su saldo migratorio, tendremos que hacer la siguiente operación:</w:t>
            </w:r>
          </w:p>
          <w:p w:rsidR="0055611A" w:rsidRPr="0055611A" w:rsidRDefault="0055611A" w:rsidP="0055611A">
            <w:pPr>
              <w:pStyle w:val="u"/>
              <w:spacing w:before="0" w:beforeAutospacing="0" w:after="0" w:afterAutospacing="0" w:line="312" w:lineRule="atLeast"/>
              <w:jc w:val="both"/>
              <w:rPr>
                <w:color w:val="000000" w:themeColor="text1"/>
              </w:rPr>
            </w:pPr>
            <w:r w:rsidRPr="0055611A">
              <w:rPr>
                <w:rStyle w:val="Textoennegrita"/>
                <w:color w:val="000000" w:themeColor="text1"/>
              </w:rPr>
              <w:t>285</w:t>
            </w:r>
            <w:r w:rsidR="00F66200">
              <w:rPr>
                <w:rStyle w:val="Textoennegrita"/>
                <w:color w:val="000000" w:themeColor="text1"/>
              </w:rPr>
              <w:t xml:space="preserve"> </w:t>
            </w:r>
            <w:r w:rsidRPr="0055611A">
              <w:rPr>
                <w:rStyle w:val="Textoennegrita"/>
                <w:color w:val="000000" w:themeColor="text1"/>
              </w:rPr>
              <w:t>432 – 970</w:t>
            </w:r>
            <w:r w:rsidR="00F66200">
              <w:rPr>
                <w:rStyle w:val="Textoennegrita"/>
                <w:color w:val="000000" w:themeColor="text1"/>
              </w:rPr>
              <w:t xml:space="preserve"> </w:t>
            </w:r>
            <w:r w:rsidRPr="0055611A">
              <w:rPr>
                <w:rStyle w:val="Textoennegrita"/>
                <w:color w:val="000000" w:themeColor="text1"/>
              </w:rPr>
              <w:t>568 = –</w:t>
            </w:r>
            <w:r w:rsidR="00F66200">
              <w:rPr>
                <w:rStyle w:val="Textoennegrita"/>
                <w:color w:val="000000" w:themeColor="text1"/>
              </w:rPr>
              <w:t xml:space="preserve"> </w:t>
            </w:r>
            <w:r w:rsidRPr="0055611A">
              <w:rPr>
                <w:rStyle w:val="Textoennegrita"/>
                <w:color w:val="000000" w:themeColor="text1"/>
              </w:rPr>
              <w:t>685</w:t>
            </w:r>
            <w:r w:rsidR="00F66200">
              <w:rPr>
                <w:rStyle w:val="Textoennegrita"/>
                <w:color w:val="000000" w:themeColor="text1"/>
              </w:rPr>
              <w:t xml:space="preserve"> </w:t>
            </w:r>
            <w:r w:rsidRPr="0055611A">
              <w:rPr>
                <w:rStyle w:val="Textoennegrita"/>
                <w:color w:val="000000" w:themeColor="text1"/>
              </w:rPr>
              <w:t>136</w:t>
            </w:r>
          </w:p>
          <w:p w:rsidR="0055611A" w:rsidRPr="001D149E" w:rsidRDefault="0055611A" w:rsidP="0055611A">
            <w:pPr>
              <w:pStyle w:val="u"/>
              <w:spacing w:before="0" w:beforeAutospacing="0" w:after="0" w:afterAutospacing="0" w:line="312" w:lineRule="atLeast"/>
              <w:jc w:val="both"/>
              <w:rPr>
                <w:color w:val="000000" w:themeColor="text1"/>
              </w:rPr>
            </w:pPr>
            <w:r w:rsidRPr="0055611A">
              <w:rPr>
                <w:rStyle w:val="un"/>
                <w:color w:val="000000" w:themeColor="text1"/>
              </w:rPr>
              <w:t>Según este resultado, en 2011 llegaron a Argentina menos personas de las que se fueron.</w:t>
            </w:r>
            <w:r w:rsidRPr="0055611A">
              <w:rPr>
                <w:rStyle w:val="apple-converted-space"/>
                <w:color w:val="000000" w:themeColor="text1"/>
              </w:rPr>
              <w:t> </w:t>
            </w:r>
            <w:r w:rsidRPr="0055611A">
              <w:rPr>
                <w:rStyle w:val="un"/>
                <w:color w:val="000000" w:themeColor="text1"/>
              </w:rPr>
              <w:t>Esto significa que el saldo migratorio fue negativo.</w:t>
            </w:r>
          </w:p>
          <w:p w:rsidR="0055611A" w:rsidRPr="001C1BDC" w:rsidRDefault="0055611A" w:rsidP="00B66C21">
            <w:pPr>
              <w:spacing w:before="2" w:after="2"/>
              <w:rPr>
                <w:rFonts w:ascii="Times New Roman" w:hAnsi="Times New Roman" w:cs="Times New Roman"/>
                <w:b/>
                <w:color w:val="000000" w:themeColor="text1"/>
                <w:sz w:val="24"/>
                <w:szCs w:val="24"/>
                <w:lang w:val="es-ES"/>
              </w:rPr>
            </w:pPr>
          </w:p>
        </w:tc>
      </w:tr>
    </w:tbl>
    <w:p w:rsidR="00C605C0" w:rsidRDefault="00C605C0" w:rsidP="004942F4">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BA3117" w:rsidRPr="000564BA" w:rsidTr="006D238D">
        <w:tc>
          <w:tcPr>
            <w:tcW w:w="9054" w:type="dxa"/>
            <w:gridSpan w:val="2"/>
            <w:shd w:val="clear" w:color="auto" w:fill="0D0D0D" w:themeFill="text1" w:themeFillTint="F2"/>
          </w:tcPr>
          <w:p w:rsidR="00BA3117" w:rsidRPr="000564BA" w:rsidRDefault="00BA3117" w:rsidP="006D238D">
            <w:pPr>
              <w:jc w:val="center"/>
              <w:rPr>
                <w:rFonts w:ascii="Times New Roman" w:hAnsi="Times New Roman" w:cs="Times New Roman"/>
                <w:b/>
                <w:color w:val="FFFFFF" w:themeColor="background1"/>
                <w:sz w:val="24"/>
                <w:szCs w:val="24"/>
              </w:rPr>
            </w:pPr>
            <w:r w:rsidRPr="000564BA">
              <w:rPr>
                <w:rFonts w:ascii="Times New Roman" w:hAnsi="Times New Roman" w:cs="Times New Roman"/>
                <w:b/>
                <w:color w:val="FFFFFF" w:themeColor="background1"/>
                <w:sz w:val="24"/>
                <w:szCs w:val="24"/>
              </w:rPr>
              <w:t>Imagen (fotografía, gráfica o ilustración)</w:t>
            </w:r>
          </w:p>
        </w:tc>
      </w:tr>
      <w:tr w:rsidR="00BA3117" w:rsidRPr="000564BA" w:rsidTr="006D238D">
        <w:tc>
          <w:tcPr>
            <w:tcW w:w="1668" w:type="dxa"/>
          </w:tcPr>
          <w:p w:rsidR="00BA3117" w:rsidRPr="00BE3963" w:rsidRDefault="00BA3117" w:rsidP="006D238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BA3117" w:rsidRPr="000564BA" w:rsidRDefault="00BA3117" w:rsidP="006D238D">
            <w:pPr>
              <w:rPr>
                <w:rFonts w:ascii="Times New Roman" w:hAnsi="Times New Roman" w:cs="Times New Roman"/>
                <w:b/>
                <w:color w:val="000000" w:themeColor="text1"/>
                <w:sz w:val="24"/>
                <w:szCs w:val="24"/>
              </w:rPr>
            </w:pPr>
            <w:r w:rsidRPr="000564BA">
              <w:rPr>
                <w:rFonts w:ascii="Times New Roman" w:hAnsi="Times New Roman" w:cs="Times New Roman"/>
                <w:b/>
                <w:color w:val="000000" w:themeColor="text1"/>
                <w:sz w:val="24"/>
                <w:szCs w:val="24"/>
              </w:rPr>
              <w:t>CS_09_10_IMG0</w:t>
            </w:r>
            <w:r>
              <w:rPr>
                <w:rFonts w:ascii="Times New Roman" w:hAnsi="Times New Roman" w:cs="Times New Roman"/>
                <w:b/>
                <w:color w:val="000000" w:themeColor="text1"/>
                <w:sz w:val="24"/>
                <w:szCs w:val="24"/>
              </w:rPr>
              <w:t>3</w:t>
            </w:r>
          </w:p>
        </w:tc>
      </w:tr>
      <w:tr w:rsidR="00BA3117" w:rsidRPr="00BE3963" w:rsidTr="006D238D">
        <w:tc>
          <w:tcPr>
            <w:tcW w:w="1668" w:type="dxa"/>
          </w:tcPr>
          <w:p w:rsidR="00BA3117" w:rsidRPr="00BE3963" w:rsidRDefault="00BA3117" w:rsidP="006D238D">
            <w:pPr>
              <w:rPr>
                <w:rFonts w:ascii="Times New Roman" w:hAnsi="Times New Roman" w:cs="Times New Roman"/>
                <w:b/>
                <w:color w:val="000000" w:themeColor="text1"/>
                <w:sz w:val="24"/>
                <w:szCs w:val="24"/>
              </w:rPr>
            </w:pPr>
          </w:p>
        </w:tc>
        <w:tc>
          <w:tcPr>
            <w:tcW w:w="7386" w:type="dxa"/>
          </w:tcPr>
          <w:p w:rsidR="00BA3117" w:rsidRPr="00BE3963" w:rsidRDefault="00C565B1" w:rsidP="006D238D">
            <w:pPr>
              <w:rPr>
                <w:rStyle w:val="un"/>
                <w:rFonts w:ascii="Times New Roman" w:eastAsia="Times New Roman" w:hAnsi="Times New Roman" w:cs="Times New Roman"/>
                <w:b/>
                <w:bCs/>
                <w:color w:val="000000" w:themeColor="text1"/>
                <w:sz w:val="24"/>
                <w:szCs w:val="24"/>
              </w:rPr>
            </w:pPr>
            <w:r>
              <w:rPr>
                <w:rFonts w:ascii="Times New Roman" w:hAnsi="Times New Roman" w:cs="Times New Roman"/>
                <w:color w:val="000000" w:themeColor="text1"/>
                <w:kern w:val="36"/>
                <w:sz w:val="24"/>
                <w:szCs w:val="24"/>
              </w:rPr>
              <w:t xml:space="preserve">6 ESO / Ciencias sociales y geografía/ </w:t>
            </w:r>
            <w:r w:rsidR="00CE47FE">
              <w:rPr>
                <w:rFonts w:ascii="Times New Roman" w:hAnsi="Times New Roman" w:cs="Times New Roman"/>
                <w:color w:val="000000" w:themeColor="text1"/>
                <w:kern w:val="36"/>
                <w:sz w:val="24"/>
                <w:szCs w:val="24"/>
              </w:rPr>
              <w:t>La población/2 Los movimientos migratorios</w:t>
            </w:r>
          </w:p>
        </w:tc>
      </w:tr>
      <w:tr w:rsidR="00BA3117" w:rsidRPr="00BE3963" w:rsidTr="006D238D">
        <w:tc>
          <w:tcPr>
            <w:tcW w:w="1668" w:type="dxa"/>
          </w:tcPr>
          <w:p w:rsidR="00BA3117" w:rsidRPr="00BE3963" w:rsidRDefault="00BA3117"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BA3117" w:rsidRPr="00BE3963" w:rsidRDefault="00BA3117" w:rsidP="006D238D">
            <w:pPr>
              <w:rPr>
                <w:rStyle w:val="un"/>
                <w:rFonts w:ascii="Times New Roman" w:eastAsia="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 xml:space="preserve"> </w:t>
            </w:r>
          </w:p>
          <w:p w:rsidR="00BA3117" w:rsidRPr="00BE3963" w:rsidRDefault="00BA3117" w:rsidP="006D238D">
            <w:pPr>
              <w:rPr>
                <w:rFonts w:ascii="Times New Roman" w:hAnsi="Times New Roman" w:cs="Times New Roman"/>
                <w:color w:val="000000" w:themeColor="text1"/>
                <w:sz w:val="24"/>
                <w:szCs w:val="24"/>
              </w:rPr>
            </w:pPr>
          </w:p>
        </w:tc>
      </w:tr>
      <w:tr w:rsidR="00BA3117" w:rsidRPr="00BE3963" w:rsidTr="006D238D">
        <w:tc>
          <w:tcPr>
            <w:tcW w:w="1668" w:type="dxa"/>
          </w:tcPr>
          <w:p w:rsidR="00BA3117" w:rsidRPr="00BE3963" w:rsidRDefault="00BA3117"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BA3117" w:rsidRPr="00BE3963" w:rsidRDefault="00BA3117" w:rsidP="006D238D">
            <w:pPr>
              <w:spacing w:after="200" w:line="276" w:lineRule="auto"/>
              <w:rPr>
                <w:rFonts w:ascii="Times New Roman" w:hAnsi="Times New Roman" w:cs="Times New Roman"/>
                <w:color w:val="000000" w:themeColor="text1"/>
                <w:sz w:val="24"/>
                <w:szCs w:val="24"/>
              </w:rPr>
            </w:pPr>
            <w:r w:rsidRPr="001D149E">
              <w:rPr>
                <w:rFonts w:ascii="Times New Roman" w:hAnsi="Times New Roman" w:cs="Times New Roman"/>
                <w:noProof/>
                <w:color w:val="000000" w:themeColor="text1"/>
                <w:sz w:val="24"/>
                <w:szCs w:val="24"/>
              </w:rPr>
              <w:drawing>
                <wp:inline distT="0" distB="0" distL="0" distR="0" wp14:anchorId="4076BF1C" wp14:editId="268E7E4C">
                  <wp:extent cx="2901664" cy="1751162"/>
                  <wp:effectExtent l="0" t="0" r="0" b="0"/>
                  <wp:docPr id="24" name="Imagen 24" descr="http://profesores.aulaplaneta.com/DNNPlayerPackages/Package14784/InfoGuion/cuadernoestudio/images_xml/MS_3C_02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rofesores.aulaplaneta.com/DNNPlayerPackages/Package14784/InfoGuion/cuadernoestudio/images_xml/MS_3C_02_img2_small.jpg"/>
                          <pic:cNvPicPr>
                            <a:picLocks noChangeAspect="1" noChangeArrowheads="1"/>
                          </pic:cNvPicPr>
                        </pic:nvPicPr>
                        <pic:blipFill>
                          <a:blip r:embed="rId21" cstate="print"/>
                          <a:srcRect/>
                          <a:stretch>
                            <a:fillRect/>
                          </a:stretch>
                        </pic:blipFill>
                        <pic:spPr bwMode="auto">
                          <a:xfrm>
                            <a:off x="0" y="0"/>
                            <a:ext cx="2903225" cy="1752104"/>
                          </a:xfrm>
                          <a:prstGeom prst="rect">
                            <a:avLst/>
                          </a:prstGeom>
                          <a:noFill/>
                          <a:ln w="9525">
                            <a:noFill/>
                            <a:miter lim="800000"/>
                            <a:headEnd/>
                            <a:tailEnd/>
                          </a:ln>
                        </pic:spPr>
                      </pic:pic>
                    </a:graphicData>
                  </a:graphic>
                </wp:inline>
              </w:drawing>
            </w:r>
          </w:p>
        </w:tc>
      </w:tr>
      <w:tr w:rsidR="00BA3117" w:rsidRPr="00BE3963" w:rsidTr="006D238D">
        <w:tc>
          <w:tcPr>
            <w:tcW w:w="1668" w:type="dxa"/>
          </w:tcPr>
          <w:p w:rsidR="00BA3117" w:rsidRPr="00BE3963" w:rsidRDefault="00BA3117" w:rsidP="006D238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BA3117" w:rsidRDefault="00BA3117" w:rsidP="00BA3117">
            <w:pPr>
              <w:jc w:val="both"/>
              <w:rPr>
                <w:rStyle w:val="un"/>
                <w:rFonts w:ascii="Times New Roman" w:eastAsia="Times New Roman" w:hAnsi="Times New Roman" w:cs="Times New Roman"/>
                <w:color w:val="000000" w:themeColor="text1"/>
                <w:sz w:val="24"/>
                <w:szCs w:val="24"/>
              </w:rPr>
            </w:pPr>
            <w:r w:rsidRPr="001D149E">
              <w:rPr>
                <w:rFonts w:ascii="Times New Roman" w:hAnsi="Times New Roman" w:cs="Times New Roman"/>
                <w:color w:val="000000" w:themeColor="text1"/>
                <w:sz w:val="24"/>
                <w:szCs w:val="24"/>
              </w:rPr>
              <w:br/>
            </w:r>
            <w:r w:rsidRPr="001D149E">
              <w:rPr>
                <w:rStyle w:val="un"/>
                <w:rFonts w:ascii="Times New Roman" w:eastAsia="Times New Roman" w:hAnsi="Times New Roman" w:cs="Times New Roman"/>
                <w:color w:val="000000" w:themeColor="text1"/>
                <w:sz w:val="24"/>
                <w:szCs w:val="24"/>
              </w:rPr>
              <w:t xml:space="preserve">La llegada </w:t>
            </w:r>
            <w:r w:rsidRPr="00BA3117">
              <w:rPr>
                <w:rStyle w:val="un"/>
                <w:rFonts w:ascii="Times New Roman" w:eastAsia="Times New Roman" w:hAnsi="Times New Roman" w:cs="Times New Roman"/>
                <w:color w:val="000000" w:themeColor="text1"/>
                <w:sz w:val="24"/>
                <w:szCs w:val="24"/>
              </w:rPr>
              <w:t>de </w:t>
            </w:r>
            <w:r w:rsidR="00C565B1">
              <w:rPr>
                <w:rStyle w:val="un"/>
                <w:rFonts w:ascii="Times New Roman" w:eastAsia="Times New Roman" w:hAnsi="Times New Roman" w:cs="Times New Roman"/>
                <w:bCs/>
                <w:color w:val="000000" w:themeColor="text1"/>
                <w:sz w:val="24"/>
                <w:szCs w:val="24"/>
              </w:rPr>
              <w:t>botes</w:t>
            </w:r>
            <w:r w:rsidRPr="00BA3117">
              <w:rPr>
                <w:rStyle w:val="un"/>
                <w:rFonts w:ascii="Times New Roman" w:eastAsia="Times New Roman" w:hAnsi="Times New Roman" w:cs="Times New Roman"/>
                <w:bCs/>
                <w:color w:val="000000" w:themeColor="text1"/>
                <w:sz w:val="24"/>
                <w:szCs w:val="24"/>
              </w:rPr>
              <w:t xml:space="preserve"> inflab</w:t>
            </w:r>
            <w:r>
              <w:rPr>
                <w:rStyle w:val="un"/>
                <w:rFonts w:ascii="Times New Roman" w:eastAsia="Times New Roman" w:hAnsi="Times New Roman" w:cs="Times New Roman"/>
                <w:bCs/>
                <w:color w:val="000000" w:themeColor="text1"/>
                <w:sz w:val="24"/>
                <w:szCs w:val="24"/>
              </w:rPr>
              <w:t>l</w:t>
            </w:r>
            <w:r w:rsidRPr="00BA3117">
              <w:rPr>
                <w:rStyle w:val="un"/>
                <w:rFonts w:ascii="Times New Roman" w:eastAsia="Times New Roman" w:hAnsi="Times New Roman" w:cs="Times New Roman"/>
                <w:bCs/>
                <w:color w:val="000000" w:themeColor="text1"/>
                <w:sz w:val="24"/>
                <w:szCs w:val="24"/>
              </w:rPr>
              <w:t>es</w:t>
            </w:r>
            <w:r w:rsidRPr="001D149E">
              <w:rPr>
                <w:rStyle w:val="un"/>
                <w:rFonts w:ascii="Times New Roman" w:eastAsia="Times New Roman" w:hAnsi="Times New Roman" w:cs="Times New Roman"/>
                <w:color w:val="000000" w:themeColor="text1"/>
                <w:sz w:val="24"/>
                <w:szCs w:val="24"/>
              </w:rPr>
              <w:t xml:space="preserve"> a las costas españolas es un medio muy utilizado por muchos inmigrantes africanos para cruzar el estrecho de Gibraltar. </w:t>
            </w:r>
          </w:p>
          <w:p w:rsidR="00BA3117" w:rsidRPr="00BE3963" w:rsidRDefault="00BA3117" w:rsidP="00BA3117">
            <w:pPr>
              <w:jc w:val="both"/>
              <w:rPr>
                <w:color w:val="000000" w:themeColor="text1"/>
              </w:rPr>
            </w:pPr>
          </w:p>
        </w:tc>
      </w:tr>
    </w:tbl>
    <w:p w:rsidR="00BA3117" w:rsidRPr="001D149E" w:rsidRDefault="00BA3117" w:rsidP="004942F4">
      <w:pPr>
        <w:jc w:val="both"/>
        <w:rPr>
          <w:rStyle w:val="un"/>
          <w:rFonts w:ascii="Times New Roman" w:hAnsi="Times New Roman" w:cs="Times New Roman"/>
          <w:color w:val="000000" w:themeColor="text1"/>
          <w:sz w:val="24"/>
          <w:szCs w:val="24"/>
          <w:shd w:val="clear" w:color="auto" w:fill="FFFFFF"/>
        </w:rPr>
      </w:pPr>
    </w:p>
    <w:p w:rsidR="009A0FF6" w:rsidRPr="001D149E" w:rsidRDefault="009A0FF6" w:rsidP="002E6BFF">
      <w:pPr>
        <w:jc w:val="center"/>
        <w:rPr>
          <w:rFonts w:ascii="Times New Roman" w:hAnsi="Times New Roman" w:cs="Times New Roman"/>
          <w:b/>
          <w:color w:val="000000" w:themeColor="text1"/>
          <w:sz w:val="24"/>
          <w:szCs w:val="24"/>
        </w:rPr>
      </w:pPr>
    </w:p>
    <w:p w:rsidR="0053418F" w:rsidRDefault="0053418F" w:rsidP="004942F4">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BA3117" w:rsidRPr="001C1BDC" w:rsidTr="006D238D">
        <w:tc>
          <w:tcPr>
            <w:tcW w:w="9054" w:type="dxa"/>
            <w:gridSpan w:val="2"/>
            <w:shd w:val="clear" w:color="auto" w:fill="000000" w:themeFill="text1"/>
          </w:tcPr>
          <w:p w:rsidR="00BA3117" w:rsidRPr="001C1BDC" w:rsidRDefault="00085F0A" w:rsidP="006D238D">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Profundiza. Recurso </w:t>
            </w:r>
            <w:r w:rsidR="00BA3117" w:rsidRPr="00E23F34">
              <w:rPr>
                <w:rFonts w:ascii="Times New Roman" w:hAnsi="Times New Roman" w:cs="Times New Roman"/>
                <w:b/>
                <w:color w:val="FFFFFF" w:themeColor="background1"/>
                <w:sz w:val="24"/>
                <w:szCs w:val="24"/>
              </w:rPr>
              <w:t>aprovechado</w:t>
            </w:r>
          </w:p>
        </w:tc>
      </w:tr>
      <w:tr w:rsidR="00BA3117" w:rsidRPr="001C1BDC" w:rsidTr="006D238D">
        <w:tc>
          <w:tcPr>
            <w:tcW w:w="2518" w:type="dxa"/>
          </w:tcPr>
          <w:p w:rsidR="00BA3117" w:rsidRPr="001C1BDC" w:rsidRDefault="00BA3117"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BA3117" w:rsidRPr="001C1BDC" w:rsidRDefault="00BA3117"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11</w:t>
            </w:r>
            <w:r w:rsidRPr="001C1BDC">
              <w:rPr>
                <w:rFonts w:ascii="Times New Roman" w:hAnsi="Times New Roman" w:cs="Times New Roman"/>
                <w:color w:val="000000" w:themeColor="text1"/>
                <w:sz w:val="24"/>
                <w:szCs w:val="24"/>
              </w:rPr>
              <w:t>0</w:t>
            </w:r>
          </w:p>
        </w:tc>
      </w:tr>
      <w:tr w:rsidR="00BA3117" w:rsidRPr="001C1BDC" w:rsidTr="006D238D">
        <w:trPr>
          <w:trHeight w:val="602"/>
        </w:trPr>
        <w:tc>
          <w:tcPr>
            <w:tcW w:w="2518" w:type="dxa"/>
          </w:tcPr>
          <w:p w:rsidR="00BA3117" w:rsidRPr="001C1BDC" w:rsidRDefault="00BA3117"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BA3117" w:rsidRPr="000564BA" w:rsidRDefault="00E655D5" w:rsidP="00260CD7">
            <w:pPr>
              <w:pStyle w:val="u"/>
              <w:shd w:val="clear" w:color="auto" w:fill="FFFFFF"/>
              <w:rPr>
                <w:color w:val="000000" w:themeColor="text1"/>
              </w:rPr>
            </w:pPr>
            <w:r>
              <w:rPr>
                <w:color w:val="000000" w:themeColor="text1"/>
              </w:rPr>
              <w:t xml:space="preserve">2 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recursos/3 Los movimientos migratorios</w:t>
            </w:r>
          </w:p>
        </w:tc>
      </w:tr>
      <w:tr w:rsidR="00BA3117" w:rsidRPr="001C1BDC" w:rsidTr="006D238D">
        <w:tc>
          <w:tcPr>
            <w:tcW w:w="2518" w:type="dxa"/>
          </w:tcPr>
          <w:p w:rsidR="00BA3117" w:rsidRPr="001C1BDC" w:rsidRDefault="00BA3117"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BA3117" w:rsidRPr="001D149E" w:rsidRDefault="00085F0A" w:rsidP="00BA3117">
            <w:pPr>
              <w:jc w:val="both"/>
              <w:rPr>
                <w:rStyle w:val="un"/>
                <w:rFonts w:ascii="Times New Roman" w:eastAsia="Times New Roman" w:hAnsi="Times New Roman" w:cs="Times New Roman"/>
                <w:b/>
                <w:color w:val="000000" w:themeColor="text1"/>
                <w:sz w:val="24"/>
                <w:szCs w:val="24"/>
              </w:rPr>
            </w:pPr>
            <w:r w:rsidRPr="001D149E">
              <w:rPr>
                <w:rStyle w:val="un"/>
                <w:rFonts w:ascii="Times New Roman" w:eastAsia="Times New Roman" w:hAnsi="Times New Roman" w:cs="Times New Roman"/>
                <w:b/>
                <w:color w:val="000000" w:themeColor="text1"/>
                <w:sz w:val="24"/>
                <w:szCs w:val="24"/>
              </w:rPr>
              <w:t>FICHA DE</w:t>
            </w:r>
            <w:r>
              <w:rPr>
                <w:rStyle w:val="un"/>
                <w:rFonts w:ascii="Times New Roman" w:eastAsia="Times New Roman" w:hAnsi="Times New Roman" w:cs="Times New Roman"/>
                <w:b/>
                <w:color w:val="000000" w:themeColor="text1"/>
                <w:sz w:val="24"/>
                <w:szCs w:val="24"/>
              </w:rPr>
              <w:t>L</w:t>
            </w:r>
            <w:r w:rsidRPr="001D149E">
              <w:rPr>
                <w:rStyle w:val="un"/>
                <w:rFonts w:ascii="Times New Roman" w:eastAsia="Times New Roman" w:hAnsi="Times New Roman" w:cs="Times New Roman"/>
                <w:b/>
                <w:color w:val="000000" w:themeColor="text1"/>
                <w:sz w:val="24"/>
                <w:szCs w:val="24"/>
              </w:rPr>
              <w:t xml:space="preserve"> DOCENTE</w:t>
            </w:r>
          </w:p>
          <w:p w:rsidR="0055611A" w:rsidRPr="0055611A" w:rsidRDefault="0055611A" w:rsidP="0055611A">
            <w:pPr>
              <w:shd w:val="clear" w:color="auto" w:fill="FFFFFF"/>
              <w:spacing w:after="190"/>
              <w:rPr>
                <w:rFonts w:ascii="Times New Roman" w:eastAsia="Times New Roman" w:hAnsi="Times New Roman" w:cs="Times New Roman"/>
                <w:color w:val="000000" w:themeColor="text1"/>
                <w:sz w:val="24"/>
                <w:szCs w:val="24"/>
              </w:rPr>
            </w:pPr>
            <w:r w:rsidRPr="0055611A">
              <w:rPr>
                <w:rFonts w:ascii="Times New Roman" w:hAnsi="Times New Roman" w:cs="Times New Roman"/>
                <w:b/>
                <w:color w:val="000000" w:themeColor="text1"/>
                <w:sz w:val="24"/>
                <w:szCs w:val="24"/>
              </w:rPr>
              <w:t>Título</w:t>
            </w:r>
            <w:r w:rsidRPr="00F66200">
              <w:rPr>
                <w:rFonts w:ascii="Times New Roman" w:hAnsi="Times New Roman" w:cs="Times New Roman"/>
                <w:color w:val="000000" w:themeColor="text1"/>
                <w:sz w:val="24"/>
                <w:szCs w:val="24"/>
              </w:rPr>
              <w:t>:</w:t>
            </w:r>
            <w:r w:rsidR="00B66C21">
              <w:rPr>
                <w:rFonts w:ascii="Times New Roman" w:hAnsi="Times New Roman" w:cs="Times New Roman"/>
                <w:color w:val="000000" w:themeColor="text1"/>
                <w:sz w:val="24"/>
                <w:szCs w:val="24"/>
              </w:rPr>
              <w:t xml:space="preserve"> </w:t>
            </w:r>
            <w:r w:rsidRPr="0055611A">
              <w:rPr>
                <w:rFonts w:ascii="Times New Roman" w:hAnsi="Times New Roman" w:cs="Times New Roman"/>
                <w:color w:val="000000" w:themeColor="text1"/>
                <w:sz w:val="24"/>
                <w:szCs w:val="24"/>
              </w:rPr>
              <w:t>Los movimientos migratorios</w:t>
            </w:r>
            <w:r w:rsidRPr="0055611A">
              <w:rPr>
                <w:rFonts w:ascii="Times New Roman" w:hAnsi="Times New Roman" w:cs="Times New Roman"/>
                <w:b/>
                <w:color w:val="000000" w:themeColor="text1"/>
                <w:sz w:val="24"/>
                <w:szCs w:val="24"/>
              </w:rPr>
              <w:br/>
              <w:t>Descripción</w:t>
            </w:r>
            <w:r w:rsidRPr="00F66200">
              <w:rPr>
                <w:rFonts w:ascii="Times New Roman" w:hAnsi="Times New Roman" w:cs="Times New Roman"/>
                <w:color w:val="000000" w:themeColor="text1"/>
                <w:sz w:val="24"/>
                <w:szCs w:val="24"/>
              </w:rPr>
              <w:t>:</w:t>
            </w:r>
            <w:r w:rsidRPr="0055611A">
              <w:rPr>
                <w:rFonts w:ascii="Times New Roman" w:hAnsi="Times New Roman" w:cs="Times New Roman"/>
                <w:color w:val="000000" w:themeColor="text1"/>
                <w:sz w:val="24"/>
                <w:szCs w:val="24"/>
              </w:rPr>
              <w:t xml:space="preserve"> </w:t>
            </w:r>
            <w:r w:rsidRPr="0055611A">
              <w:rPr>
                <w:rFonts w:ascii="Times New Roman" w:eastAsia="Times New Roman" w:hAnsi="Times New Roman" w:cs="Times New Roman"/>
                <w:color w:val="000000" w:themeColor="text1"/>
                <w:sz w:val="24"/>
                <w:szCs w:val="24"/>
              </w:rPr>
              <w:t>Interactivo para mostrar los conceptos de emigrante e inmigrante</w:t>
            </w:r>
            <w:r w:rsidRPr="0055611A">
              <w:rPr>
                <w:rFonts w:ascii="Times New Roman" w:eastAsia="Times New Roman" w:hAnsi="Times New Roman" w:cs="Times New Roman"/>
                <w:color w:val="000000" w:themeColor="text1"/>
                <w:sz w:val="24"/>
                <w:szCs w:val="24"/>
              </w:rPr>
              <w:br/>
            </w:r>
            <w:r w:rsidRPr="0055611A">
              <w:rPr>
                <w:rFonts w:ascii="Times New Roman" w:eastAsia="Times New Roman" w:hAnsi="Times New Roman" w:cs="Times New Roman"/>
                <w:b/>
                <w:color w:val="000000" w:themeColor="text1"/>
                <w:sz w:val="24"/>
                <w:szCs w:val="24"/>
              </w:rPr>
              <w:t>Temporalización</w:t>
            </w:r>
            <w:r w:rsidRPr="00F66200">
              <w:rPr>
                <w:rFonts w:ascii="Times New Roman" w:eastAsia="Times New Roman" w:hAnsi="Times New Roman" w:cs="Times New Roman"/>
                <w:color w:val="000000" w:themeColor="text1"/>
                <w:sz w:val="24"/>
                <w:szCs w:val="24"/>
              </w:rPr>
              <w:t>:</w:t>
            </w:r>
            <w:r w:rsidR="00B66C21" w:rsidRPr="00F66200">
              <w:rPr>
                <w:rFonts w:ascii="Times New Roman" w:eastAsia="Times New Roman" w:hAnsi="Times New Roman" w:cs="Times New Roman"/>
                <w:color w:val="000000" w:themeColor="text1"/>
                <w:sz w:val="24"/>
                <w:szCs w:val="24"/>
              </w:rPr>
              <w:t xml:space="preserve"> </w:t>
            </w:r>
            <w:r w:rsidRPr="00F66200">
              <w:rPr>
                <w:rFonts w:ascii="Times New Roman" w:hAnsi="Times New Roman" w:cs="Times New Roman"/>
                <w:color w:val="000000" w:themeColor="text1"/>
                <w:sz w:val="24"/>
                <w:szCs w:val="24"/>
              </w:rPr>
              <w:t>20 minutos</w:t>
            </w:r>
          </w:p>
          <w:p w:rsidR="0055611A" w:rsidRPr="0055611A" w:rsidRDefault="0055611A" w:rsidP="0055611A">
            <w:pPr>
              <w:jc w:val="both"/>
              <w:rPr>
                <w:rFonts w:ascii="Times New Roman" w:hAnsi="Times New Roman" w:cs="Times New Roman"/>
                <w:color w:val="000000" w:themeColor="text1"/>
                <w:sz w:val="24"/>
                <w:szCs w:val="24"/>
              </w:rPr>
            </w:pPr>
            <w:r w:rsidRPr="0055611A">
              <w:rPr>
                <w:rFonts w:ascii="Times New Roman" w:eastAsia="Times New Roman" w:hAnsi="Times New Roman" w:cs="Times New Roman"/>
                <w:b/>
                <w:color w:val="000000" w:themeColor="text1"/>
                <w:sz w:val="24"/>
                <w:szCs w:val="24"/>
              </w:rPr>
              <w:t>Tipo de recurso</w:t>
            </w:r>
            <w:r w:rsidRPr="00F66200">
              <w:rPr>
                <w:rFonts w:ascii="Times New Roman" w:eastAsia="Times New Roman" w:hAnsi="Times New Roman" w:cs="Times New Roman"/>
                <w:color w:val="000000" w:themeColor="text1"/>
                <w:sz w:val="24"/>
                <w:szCs w:val="24"/>
              </w:rPr>
              <w:t>:</w:t>
            </w:r>
            <w:r w:rsidR="00B66C21">
              <w:rPr>
                <w:rFonts w:ascii="Times New Roman" w:eastAsia="Times New Roman" w:hAnsi="Times New Roman" w:cs="Times New Roman"/>
                <w:color w:val="000000" w:themeColor="text1"/>
                <w:sz w:val="24"/>
                <w:szCs w:val="24"/>
              </w:rPr>
              <w:t xml:space="preserve"> </w:t>
            </w:r>
            <w:r w:rsidRPr="0055611A">
              <w:rPr>
                <w:rFonts w:ascii="Times New Roman" w:hAnsi="Times New Roman" w:cs="Times New Roman"/>
                <w:color w:val="000000" w:themeColor="text1"/>
                <w:sz w:val="24"/>
                <w:szCs w:val="24"/>
              </w:rPr>
              <w:t>Interactivo</w:t>
            </w:r>
          </w:p>
          <w:p w:rsidR="0055611A" w:rsidRPr="0055611A" w:rsidRDefault="0055611A" w:rsidP="0055611A">
            <w:pPr>
              <w:jc w:val="both"/>
              <w:rPr>
                <w:rFonts w:ascii="Times New Roman" w:hAnsi="Times New Roman" w:cs="Times New Roman"/>
                <w:color w:val="000000" w:themeColor="text1"/>
                <w:sz w:val="24"/>
                <w:szCs w:val="24"/>
              </w:rPr>
            </w:pPr>
            <w:r w:rsidRPr="0055611A">
              <w:rPr>
                <w:rFonts w:ascii="Times New Roman" w:eastAsia="Times New Roman" w:hAnsi="Times New Roman" w:cs="Times New Roman"/>
                <w:b/>
                <w:color w:val="000000" w:themeColor="text1"/>
                <w:sz w:val="24"/>
                <w:szCs w:val="24"/>
              </w:rPr>
              <w:t>Acción didáctica</w:t>
            </w:r>
            <w:r w:rsidRPr="00F66200">
              <w:rPr>
                <w:rFonts w:ascii="Times New Roman" w:eastAsia="Times New Roman" w:hAnsi="Times New Roman" w:cs="Times New Roman"/>
                <w:color w:val="000000" w:themeColor="text1"/>
                <w:sz w:val="24"/>
                <w:szCs w:val="24"/>
              </w:rPr>
              <w:t>:</w:t>
            </w:r>
            <w:r w:rsidR="00B66C21">
              <w:rPr>
                <w:rFonts w:ascii="Times New Roman" w:eastAsia="Times New Roman" w:hAnsi="Times New Roman" w:cs="Times New Roman"/>
                <w:b/>
                <w:color w:val="000000" w:themeColor="text1"/>
                <w:sz w:val="24"/>
                <w:szCs w:val="24"/>
              </w:rPr>
              <w:t xml:space="preserve"> </w:t>
            </w:r>
            <w:r w:rsidRPr="0055611A">
              <w:rPr>
                <w:rFonts w:ascii="Times New Roman" w:hAnsi="Times New Roman" w:cs="Times New Roman"/>
                <w:color w:val="000000" w:themeColor="text1"/>
                <w:sz w:val="24"/>
                <w:szCs w:val="24"/>
              </w:rPr>
              <w:t>Exposición</w:t>
            </w:r>
          </w:p>
          <w:p w:rsidR="0055611A" w:rsidRPr="0055611A" w:rsidRDefault="0055611A" w:rsidP="0055611A">
            <w:pPr>
              <w:shd w:val="clear" w:color="auto" w:fill="FFFFFF"/>
              <w:spacing w:before="190"/>
              <w:jc w:val="both"/>
              <w:rPr>
                <w:rFonts w:ascii="Times New Roman" w:eastAsia="Times New Roman" w:hAnsi="Times New Roman" w:cs="Times New Roman"/>
                <w:color w:val="000000" w:themeColor="text1"/>
                <w:sz w:val="24"/>
                <w:szCs w:val="24"/>
              </w:rPr>
            </w:pPr>
            <w:r w:rsidRPr="0055611A">
              <w:rPr>
                <w:rFonts w:ascii="Times New Roman" w:eastAsia="Times New Roman" w:hAnsi="Times New Roman" w:cs="Times New Roman"/>
                <w:b/>
                <w:color w:val="000000" w:themeColor="text1"/>
                <w:sz w:val="24"/>
                <w:szCs w:val="24"/>
              </w:rPr>
              <w:t>Competencia</w:t>
            </w:r>
            <w:r w:rsidRPr="00F66200">
              <w:rPr>
                <w:rFonts w:ascii="Times New Roman" w:eastAsia="Times New Roman" w:hAnsi="Times New Roman" w:cs="Times New Roman"/>
                <w:color w:val="000000" w:themeColor="text1"/>
                <w:sz w:val="24"/>
                <w:szCs w:val="24"/>
              </w:rPr>
              <w:t>:</w:t>
            </w:r>
            <w:r w:rsidRPr="0055611A">
              <w:rPr>
                <w:rFonts w:ascii="Times New Roman" w:eastAsia="Times New Roman" w:hAnsi="Times New Roman" w:cs="Times New Roman"/>
                <w:color w:val="000000" w:themeColor="text1"/>
                <w:sz w:val="24"/>
                <w:szCs w:val="24"/>
              </w:rPr>
              <w:t xml:space="preserve"> Competencia social y ciudadana</w:t>
            </w:r>
          </w:p>
          <w:p w:rsidR="0055611A" w:rsidRPr="001D149E" w:rsidRDefault="0055611A" w:rsidP="00BA3117">
            <w:pPr>
              <w:shd w:val="clear" w:color="auto" w:fill="FFFFFF"/>
              <w:spacing w:before="190"/>
              <w:jc w:val="both"/>
              <w:rPr>
                <w:rFonts w:ascii="Times New Roman" w:eastAsia="Times New Roman" w:hAnsi="Times New Roman" w:cs="Times New Roman"/>
                <w:color w:val="000000" w:themeColor="text1"/>
                <w:sz w:val="24"/>
                <w:szCs w:val="24"/>
              </w:rPr>
            </w:pPr>
          </w:p>
          <w:p w:rsidR="00BA3117" w:rsidRPr="001D149E" w:rsidRDefault="00BA3117" w:rsidP="00BA3117">
            <w:pPr>
              <w:jc w:val="both"/>
              <w:rPr>
                <w:rStyle w:val="un"/>
                <w:rFonts w:ascii="Times New Roman" w:eastAsia="Times New Roman" w:hAnsi="Times New Roman" w:cs="Times New Roman"/>
                <w:color w:val="000000" w:themeColor="text1"/>
                <w:sz w:val="24"/>
                <w:szCs w:val="24"/>
              </w:rPr>
            </w:pPr>
          </w:p>
          <w:p w:rsidR="00BA3117" w:rsidRPr="001D149E" w:rsidRDefault="00BA3117" w:rsidP="00BA3117">
            <w:pPr>
              <w:pStyle w:val="cabecera1"/>
              <w:shd w:val="clear" w:color="auto" w:fill="FFFFFF"/>
              <w:spacing w:before="0" w:beforeAutospacing="0"/>
              <w:jc w:val="both"/>
              <w:rPr>
                <w:b/>
                <w:bCs/>
                <w:color w:val="000000" w:themeColor="text1"/>
              </w:rPr>
            </w:pPr>
            <w:r w:rsidRPr="001D149E">
              <w:rPr>
                <w:b/>
                <w:bCs/>
                <w:color w:val="000000" w:themeColor="text1"/>
              </w:rPr>
              <w:t>Objetivo</w:t>
            </w:r>
          </w:p>
          <w:p w:rsidR="00BA3117" w:rsidRPr="001D149E" w:rsidRDefault="00BA3117" w:rsidP="00BA3117">
            <w:pPr>
              <w:pStyle w:val="Normal1"/>
              <w:shd w:val="clear" w:color="auto" w:fill="FFFFFF"/>
              <w:spacing w:before="0" w:beforeAutospacing="0" w:line="245" w:lineRule="atLeast"/>
              <w:jc w:val="both"/>
              <w:rPr>
                <w:color w:val="000000" w:themeColor="text1"/>
              </w:rPr>
            </w:pPr>
            <w:r w:rsidRPr="001D149E">
              <w:rPr>
                <w:color w:val="000000" w:themeColor="text1"/>
              </w:rPr>
              <w:t>El siguiente interactivo presenta los distintos tipos de migraciones existentes y sintetiza algunas de las causas que llevan a que se produzca un desplazamiento de población de un lugar a otro.</w:t>
            </w:r>
          </w:p>
          <w:p w:rsidR="00BA3117" w:rsidRPr="001D149E" w:rsidRDefault="00BA3117" w:rsidP="00BA3117">
            <w:pPr>
              <w:pStyle w:val="cabecera1"/>
              <w:shd w:val="clear" w:color="auto" w:fill="FFFFFF"/>
              <w:spacing w:before="0" w:beforeAutospacing="0"/>
              <w:jc w:val="both"/>
              <w:rPr>
                <w:b/>
                <w:bCs/>
                <w:color w:val="000000" w:themeColor="text1"/>
              </w:rPr>
            </w:pPr>
            <w:r w:rsidRPr="001D149E">
              <w:rPr>
                <w:b/>
                <w:bCs/>
                <w:color w:val="000000" w:themeColor="text1"/>
              </w:rPr>
              <w:t>Propuesta</w:t>
            </w:r>
          </w:p>
          <w:p w:rsidR="00BA3117" w:rsidRPr="00BA3117" w:rsidRDefault="00BA3117" w:rsidP="00BA3117">
            <w:pPr>
              <w:pStyle w:val="cabecera2"/>
              <w:shd w:val="clear" w:color="auto" w:fill="FFFFFF"/>
              <w:spacing w:before="0" w:beforeAutospacing="0" w:line="245" w:lineRule="atLeast"/>
              <w:jc w:val="both"/>
              <w:rPr>
                <w:b/>
                <w:color w:val="000000" w:themeColor="text1"/>
              </w:rPr>
            </w:pPr>
            <w:r w:rsidRPr="00BA3117">
              <w:rPr>
                <w:b/>
                <w:color w:val="000000" w:themeColor="text1"/>
              </w:rPr>
              <w:lastRenderedPageBreak/>
              <w:t>Antes de la presentación</w:t>
            </w:r>
          </w:p>
          <w:p w:rsidR="00BA3117" w:rsidRPr="001D149E" w:rsidRDefault="00BA3117" w:rsidP="00BA3117">
            <w:pPr>
              <w:pStyle w:val="Normal1"/>
              <w:shd w:val="clear" w:color="auto" w:fill="FFFFFF"/>
              <w:spacing w:before="0" w:beforeAutospacing="0" w:line="245" w:lineRule="atLeast"/>
              <w:jc w:val="both"/>
              <w:rPr>
                <w:color w:val="000000" w:themeColor="text1"/>
              </w:rPr>
            </w:pPr>
            <w:r w:rsidRPr="001D149E">
              <w:rPr>
                <w:color w:val="000000" w:themeColor="text1"/>
              </w:rPr>
              <w:t>Para introducir la cuestión de las migraciones, plante</w:t>
            </w:r>
            <w:r>
              <w:rPr>
                <w:color w:val="000000" w:themeColor="text1"/>
              </w:rPr>
              <w:t>e</w:t>
            </w:r>
            <w:r w:rsidRPr="001D149E">
              <w:rPr>
                <w:color w:val="000000" w:themeColor="text1"/>
              </w:rPr>
              <w:t xml:space="preserve"> a los </w:t>
            </w:r>
            <w:r>
              <w:rPr>
                <w:color w:val="000000" w:themeColor="text1"/>
              </w:rPr>
              <w:t>estudiantes</w:t>
            </w:r>
            <w:r w:rsidRPr="001D149E">
              <w:rPr>
                <w:color w:val="000000" w:themeColor="text1"/>
              </w:rPr>
              <w:t xml:space="preserve"> una serie de preguntas destinadas a comprobar sus conocimientos previos sobre el tema:</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¿Cuál es la diferencia entre emigración e inmigración?</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xml:space="preserve">- ¿Qué razones podrían llevar a una persona a inmigrar a </w:t>
            </w:r>
            <w:r>
              <w:rPr>
                <w:color w:val="000000" w:themeColor="text1"/>
              </w:rPr>
              <w:t>Colombia</w:t>
            </w:r>
            <w:r w:rsidRPr="001D149E">
              <w:rPr>
                <w:color w:val="000000" w:themeColor="text1"/>
              </w:rPr>
              <w:t>?</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xml:space="preserve">- ¿Qué razones podrían llevar a una persona a emigrar de </w:t>
            </w:r>
            <w:r>
              <w:rPr>
                <w:color w:val="000000" w:themeColor="text1"/>
              </w:rPr>
              <w:t>Colombia</w:t>
            </w:r>
            <w:r w:rsidRPr="001D149E">
              <w:rPr>
                <w:color w:val="000000" w:themeColor="text1"/>
              </w:rPr>
              <w:t>?</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¿Qué se entiende por inmigración ilegal? ¿Qué o quién hay tras ella?</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¿Solo emigran aquellas personas que buscan un trabajo mejor?</w:t>
            </w:r>
          </w:p>
          <w:p w:rsidR="00BA3117" w:rsidRPr="00BA3117" w:rsidRDefault="00BA3117" w:rsidP="00BA3117">
            <w:pPr>
              <w:pStyle w:val="cabecera2"/>
              <w:shd w:val="clear" w:color="auto" w:fill="FFFFFF"/>
              <w:spacing w:before="0" w:beforeAutospacing="0" w:line="245" w:lineRule="atLeast"/>
              <w:jc w:val="both"/>
              <w:rPr>
                <w:b/>
                <w:color w:val="000000" w:themeColor="text1"/>
              </w:rPr>
            </w:pPr>
            <w:r w:rsidRPr="00BA3117">
              <w:rPr>
                <w:b/>
                <w:color w:val="000000" w:themeColor="text1"/>
              </w:rPr>
              <w:t>Después de la presentación</w:t>
            </w:r>
          </w:p>
          <w:p w:rsidR="00BA3117" w:rsidRPr="001D149E" w:rsidRDefault="00BA3117" w:rsidP="00BA3117">
            <w:pPr>
              <w:pStyle w:val="Normal1"/>
              <w:shd w:val="clear" w:color="auto" w:fill="FFFFFF"/>
              <w:spacing w:before="0" w:beforeAutospacing="0" w:line="245" w:lineRule="atLeast"/>
              <w:jc w:val="both"/>
              <w:rPr>
                <w:color w:val="000000" w:themeColor="text1"/>
              </w:rPr>
            </w:pPr>
            <w:r w:rsidRPr="001D149E">
              <w:rPr>
                <w:color w:val="000000" w:themeColor="text1"/>
              </w:rPr>
              <w:t xml:space="preserve">Una vez presentados los distintos elementos </w:t>
            </w:r>
            <w:r w:rsidR="001B20D7">
              <w:rPr>
                <w:color w:val="000000" w:themeColor="text1"/>
              </w:rPr>
              <w:t xml:space="preserve">que se deben </w:t>
            </w:r>
            <w:r w:rsidRPr="001D149E">
              <w:rPr>
                <w:color w:val="000000" w:themeColor="text1"/>
              </w:rPr>
              <w:t xml:space="preserve"> tener en cuenta a la hora de analizar los procesos migratorios, sugerimos que los </w:t>
            </w:r>
            <w:r>
              <w:rPr>
                <w:color w:val="000000" w:themeColor="text1"/>
              </w:rPr>
              <w:t>estudiantes</w:t>
            </w:r>
            <w:r w:rsidRPr="001D149E">
              <w:rPr>
                <w:color w:val="000000" w:themeColor="text1"/>
              </w:rPr>
              <w:t xml:space="preserve"> lean dos textos:</w:t>
            </w:r>
          </w:p>
          <w:p w:rsidR="00BA3117" w:rsidRPr="001D149E" w:rsidRDefault="00E655D5" w:rsidP="00BA3117">
            <w:pPr>
              <w:pStyle w:val="tab1"/>
              <w:shd w:val="clear" w:color="auto" w:fill="FFFFFF"/>
              <w:spacing w:before="0" w:beforeAutospacing="0" w:line="245" w:lineRule="atLeast"/>
              <w:jc w:val="both"/>
              <w:rPr>
                <w:color w:val="000000" w:themeColor="text1"/>
              </w:rPr>
            </w:pPr>
            <w:r w:rsidRPr="001D149E">
              <w:rPr>
                <w:color w:val="000000" w:themeColor="text1"/>
              </w:rPr>
              <w:t>- “Cayuquero, mi amor: emigrantes españoles, el pasado de un drama actual”, un reportaje publicado en</w:t>
            </w:r>
            <w:r w:rsidRPr="001D149E">
              <w:rPr>
                <w:rStyle w:val="apple-converted-space"/>
                <w:color w:val="000000" w:themeColor="text1"/>
              </w:rPr>
              <w:t> </w:t>
            </w:r>
            <w:r w:rsidRPr="001D149E">
              <w:rPr>
                <w:rStyle w:val="cursiva"/>
                <w:i/>
                <w:iCs/>
                <w:color w:val="000000" w:themeColor="text1"/>
              </w:rPr>
              <w:t>20</w:t>
            </w:r>
            <w:r>
              <w:rPr>
                <w:rStyle w:val="cursiva"/>
                <w:i/>
                <w:iCs/>
                <w:color w:val="000000" w:themeColor="text1"/>
              </w:rPr>
              <w:t xml:space="preserve"> </w:t>
            </w:r>
            <w:r w:rsidRPr="001D149E">
              <w:rPr>
                <w:rStyle w:val="cursiva"/>
                <w:i/>
                <w:iCs/>
                <w:color w:val="000000" w:themeColor="text1"/>
              </w:rPr>
              <w:t>minutos.es</w:t>
            </w:r>
            <w:r w:rsidRPr="001D149E">
              <w:rPr>
                <w:rStyle w:val="apple-converted-space"/>
                <w:i/>
                <w:iCs/>
                <w:color w:val="000000" w:themeColor="text1"/>
              </w:rPr>
              <w:t>.</w:t>
            </w:r>
          </w:p>
          <w:p w:rsidR="00BA3117" w:rsidRPr="001D149E" w:rsidRDefault="00BA3117" w:rsidP="00BA3117">
            <w:pPr>
              <w:pStyle w:val="tab1"/>
              <w:shd w:val="clear" w:color="auto" w:fill="FFFFFF"/>
              <w:spacing w:before="0" w:beforeAutospacing="0" w:line="245" w:lineRule="atLeast"/>
              <w:jc w:val="both"/>
              <w:rPr>
                <w:color w:val="000000" w:themeColor="text1"/>
              </w:rPr>
            </w:pPr>
            <w:r w:rsidRPr="001D149E">
              <w:rPr>
                <w:color w:val="000000" w:themeColor="text1"/>
              </w:rPr>
              <w:t>- “Cerca del 70 % de los emigrantes españoles fueron también ilegales”, una noticia publicada en el</w:t>
            </w:r>
            <w:r w:rsidRPr="001D149E">
              <w:rPr>
                <w:rStyle w:val="apple-converted-space"/>
                <w:color w:val="000000" w:themeColor="text1"/>
              </w:rPr>
              <w:t> </w:t>
            </w:r>
            <w:r w:rsidRPr="001D149E">
              <w:rPr>
                <w:rStyle w:val="cursiva"/>
                <w:i/>
                <w:iCs/>
                <w:color w:val="000000" w:themeColor="text1"/>
              </w:rPr>
              <w:t>Ideal.es</w:t>
            </w:r>
            <w:r w:rsidRPr="001D149E">
              <w:rPr>
                <w:rStyle w:val="apple-converted-space"/>
                <w:i/>
                <w:iCs/>
                <w:color w:val="000000" w:themeColor="text1"/>
              </w:rPr>
              <w:t>.</w:t>
            </w:r>
          </w:p>
          <w:p w:rsidR="00BA3117" w:rsidRPr="00BA3117" w:rsidRDefault="00BA3117" w:rsidP="00BA3117">
            <w:pPr>
              <w:pStyle w:val="Ttulo4"/>
              <w:shd w:val="clear" w:color="auto" w:fill="FFFFFF"/>
              <w:spacing w:before="109" w:beforeAutospacing="0" w:after="109" w:afterAutospacing="0"/>
              <w:jc w:val="both"/>
              <w:outlineLvl w:val="3"/>
              <w:rPr>
                <w:b w:val="0"/>
                <w:bCs w:val="0"/>
                <w:color w:val="000000" w:themeColor="text1"/>
              </w:rPr>
            </w:pPr>
            <w:r w:rsidRPr="00BA3117">
              <w:rPr>
                <w:b w:val="0"/>
                <w:color w:val="000000" w:themeColor="text1"/>
              </w:rPr>
              <w:t xml:space="preserve">A partir de estas dos propuestas, que deberán ser ampliadas con la búsqueda de otras dos noticias relacionadas, esta vez con la inmigración en </w:t>
            </w:r>
            <w:r>
              <w:rPr>
                <w:b w:val="0"/>
                <w:color w:val="000000" w:themeColor="text1"/>
              </w:rPr>
              <w:t>Colombia</w:t>
            </w:r>
            <w:r w:rsidRPr="00BA3117">
              <w:rPr>
                <w:b w:val="0"/>
                <w:color w:val="000000" w:themeColor="text1"/>
              </w:rPr>
              <w:t xml:space="preserve">, los estudiantes deberán plasmar por escrito una reflexión sobre los movimientos migrantes en </w:t>
            </w:r>
            <w:r>
              <w:rPr>
                <w:b w:val="0"/>
                <w:color w:val="000000" w:themeColor="text1"/>
              </w:rPr>
              <w:t>nuestro país</w:t>
            </w:r>
            <w:r w:rsidRPr="00BA3117">
              <w:rPr>
                <w:b w:val="0"/>
                <w:color w:val="000000" w:themeColor="text1"/>
              </w:rPr>
              <w:t xml:space="preserve"> a lo largo del siglo XX. En su reflexión, deberán incluir una breve introducción sobre el contexto político, económico e histórico en que se producen los movimientos de población descritos.</w:t>
            </w:r>
          </w:p>
          <w:p w:rsidR="00260CD7" w:rsidRDefault="00260CD7" w:rsidP="006D238D">
            <w:pPr>
              <w:pStyle w:val="Ttulo4"/>
              <w:shd w:val="clear" w:color="auto" w:fill="FFFFFF"/>
              <w:spacing w:before="109" w:beforeAutospacing="0" w:after="109" w:afterAutospacing="0"/>
              <w:jc w:val="both"/>
              <w:outlineLvl w:val="3"/>
              <w:rPr>
                <w:bCs w:val="0"/>
                <w:color w:val="000000" w:themeColor="text1"/>
              </w:rPr>
            </w:pPr>
          </w:p>
          <w:p w:rsidR="00260CD7" w:rsidRDefault="00260CD7" w:rsidP="006D238D">
            <w:pPr>
              <w:pStyle w:val="Ttulo4"/>
              <w:shd w:val="clear" w:color="auto" w:fill="FFFFFF"/>
              <w:spacing w:before="109" w:beforeAutospacing="0" w:after="109" w:afterAutospacing="0"/>
              <w:jc w:val="both"/>
              <w:outlineLvl w:val="3"/>
              <w:rPr>
                <w:bCs w:val="0"/>
                <w:color w:val="000000" w:themeColor="text1"/>
              </w:rPr>
            </w:pPr>
          </w:p>
          <w:p w:rsidR="00BA3117" w:rsidRPr="001D149E" w:rsidRDefault="00085F0A" w:rsidP="006D238D">
            <w:pPr>
              <w:pStyle w:val="Ttulo4"/>
              <w:shd w:val="clear" w:color="auto" w:fill="FFFFFF"/>
              <w:spacing w:before="109" w:beforeAutospacing="0" w:after="109" w:afterAutospacing="0"/>
              <w:jc w:val="both"/>
              <w:outlineLvl w:val="3"/>
              <w:rPr>
                <w:bCs w:val="0"/>
                <w:color w:val="000000" w:themeColor="text1"/>
              </w:rPr>
            </w:pPr>
            <w:r>
              <w:rPr>
                <w:bCs w:val="0"/>
                <w:color w:val="000000" w:themeColor="text1"/>
              </w:rPr>
              <w:t>FICHA DEL ESTUDIANTE</w:t>
            </w:r>
          </w:p>
          <w:p w:rsidR="00BA3117" w:rsidRPr="00BA3117" w:rsidRDefault="00BA3117" w:rsidP="00BA3117">
            <w:pPr>
              <w:pStyle w:val="cabecera2"/>
              <w:shd w:val="clear" w:color="auto" w:fill="FFFFFF"/>
              <w:spacing w:before="136" w:beforeAutospacing="0" w:after="136" w:afterAutospacing="0" w:line="245" w:lineRule="atLeast"/>
              <w:jc w:val="both"/>
              <w:rPr>
                <w:b/>
                <w:color w:val="000000" w:themeColor="text1"/>
              </w:rPr>
            </w:pPr>
            <w:r w:rsidRPr="00BA3117">
              <w:rPr>
                <w:b/>
                <w:color w:val="000000" w:themeColor="text1"/>
              </w:rPr>
              <w:t>Las migraciones</w:t>
            </w:r>
          </w:p>
          <w:p w:rsidR="00BA3117" w:rsidRPr="001D149E" w:rsidRDefault="00BA3117" w:rsidP="00BA311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La dinámica de toda población está influida, además de</w:t>
            </w:r>
            <w:r w:rsidR="001B20D7">
              <w:rPr>
                <w:color w:val="000000" w:themeColor="text1"/>
              </w:rPr>
              <w:t>l</w:t>
            </w:r>
            <w:r w:rsidRPr="001D149E">
              <w:rPr>
                <w:color w:val="000000" w:themeColor="text1"/>
              </w:rPr>
              <w:t xml:space="preserve"> </w:t>
            </w:r>
            <w:r w:rsidRPr="001D149E">
              <w:rPr>
                <w:color w:val="000000" w:themeColor="text1"/>
              </w:rPr>
              <w:lastRenderedPageBreak/>
              <w:t>crecimiento natural o vegetativo, por las</w:t>
            </w:r>
            <w:r w:rsidRPr="001D149E">
              <w:rPr>
                <w:rStyle w:val="apple-converted-space"/>
                <w:color w:val="000000" w:themeColor="text1"/>
              </w:rPr>
              <w:t> </w:t>
            </w:r>
            <w:r w:rsidRPr="001D149E">
              <w:rPr>
                <w:rStyle w:val="negrita"/>
                <w:b/>
                <w:bCs/>
                <w:color w:val="000000" w:themeColor="text1"/>
              </w:rPr>
              <w:t>migraciones</w:t>
            </w:r>
            <w:r w:rsidRPr="001D149E">
              <w:rPr>
                <w:color w:val="000000" w:themeColor="text1"/>
              </w:rPr>
              <w:t>. Se puede distinguir entre:</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Emigración</w:t>
            </w:r>
            <w:r w:rsidRPr="001D149E">
              <w:rPr>
                <w:color w:val="000000" w:themeColor="text1"/>
              </w:rPr>
              <w:t>: movimiento de salida de la población de un determinado lugar (región emisora).</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Inmigración</w:t>
            </w:r>
            <w:r w:rsidRPr="001D149E">
              <w:rPr>
                <w:color w:val="000000" w:themeColor="text1"/>
              </w:rPr>
              <w:t>: movimiento de llegada de población a un determinado lugar (región receptora).</w:t>
            </w:r>
          </w:p>
          <w:p w:rsidR="00BA3117" w:rsidRPr="001D149E" w:rsidRDefault="00BA3117" w:rsidP="00BA311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Estos movimientos pueden ser, a su vez, de dos tipos:</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Interiores</w:t>
            </w:r>
            <w:r w:rsidRPr="001D149E">
              <w:rPr>
                <w:color w:val="000000" w:themeColor="text1"/>
              </w:rPr>
              <w:t>: campo-ciudad, ciudad-ciudad o ciudad-campo, dentro de un mismo país.</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Exteriores</w:t>
            </w:r>
            <w:r w:rsidRPr="001D149E">
              <w:rPr>
                <w:rStyle w:val="apple-converted-space"/>
                <w:b/>
                <w:bCs/>
                <w:color w:val="000000" w:themeColor="text1"/>
              </w:rPr>
              <w:t> </w:t>
            </w:r>
            <w:r w:rsidRPr="001D149E">
              <w:rPr>
                <w:color w:val="000000" w:themeColor="text1"/>
              </w:rPr>
              <w:t>o</w:t>
            </w:r>
            <w:r w:rsidRPr="001D149E">
              <w:rPr>
                <w:rStyle w:val="apple-converted-space"/>
                <w:color w:val="000000" w:themeColor="text1"/>
              </w:rPr>
              <w:t> </w:t>
            </w:r>
            <w:r w:rsidRPr="001D149E">
              <w:rPr>
                <w:rStyle w:val="negrita"/>
                <w:b/>
                <w:bCs/>
                <w:color w:val="000000" w:themeColor="text1"/>
              </w:rPr>
              <w:t>internacionales</w:t>
            </w:r>
            <w:r w:rsidRPr="001D149E">
              <w:rPr>
                <w:color w:val="000000" w:themeColor="text1"/>
              </w:rPr>
              <w:t>: de un país a otro o de un continente a otro.</w:t>
            </w:r>
          </w:p>
          <w:p w:rsidR="00BA3117" w:rsidRPr="001D149E" w:rsidRDefault="00BA3117" w:rsidP="00BA311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En un mismo territorio, pueden darse al mismo tiempo movimientos de inmigración y de emigración. El</w:t>
            </w:r>
            <w:r w:rsidRPr="001D149E">
              <w:rPr>
                <w:rStyle w:val="apple-converted-space"/>
                <w:color w:val="000000" w:themeColor="text1"/>
              </w:rPr>
              <w:t> </w:t>
            </w:r>
            <w:r w:rsidRPr="001D149E">
              <w:rPr>
                <w:rStyle w:val="negrita"/>
                <w:b/>
                <w:bCs/>
                <w:color w:val="000000" w:themeColor="text1"/>
              </w:rPr>
              <w:t>saldo migratorio</w:t>
            </w:r>
            <w:r w:rsidRPr="001D149E">
              <w:rPr>
                <w:rStyle w:val="apple-converted-space"/>
                <w:b/>
                <w:bCs/>
                <w:color w:val="000000" w:themeColor="text1"/>
              </w:rPr>
              <w:t> </w:t>
            </w:r>
            <w:r w:rsidRPr="001D149E">
              <w:rPr>
                <w:color w:val="000000" w:themeColor="text1"/>
              </w:rPr>
              <w:t>de una región (diferencia entre el número de inmigrantes y el número de emigrantes) puede ser</w:t>
            </w:r>
            <w:r w:rsidRPr="001D149E">
              <w:rPr>
                <w:rStyle w:val="apple-converted-space"/>
                <w:color w:val="000000" w:themeColor="text1"/>
              </w:rPr>
              <w:t> </w:t>
            </w:r>
            <w:r w:rsidRPr="001D149E">
              <w:rPr>
                <w:rStyle w:val="negrita"/>
                <w:b/>
                <w:bCs/>
                <w:color w:val="000000" w:themeColor="text1"/>
              </w:rPr>
              <w:t>positivo</w:t>
            </w:r>
            <w:r w:rsidRPr="001D149E">
              <w:rPr>
                <w:rStyle w:val="apple-converted-space"/>
                <w:b/>
                <w:bCs/>
                <w:color w:val="000000" w:themeColor="text1"/>
              </w:rPr>
              <w:t> </w:t>
            </w:r>
            <w:r w:rsidRPr="001D149E">
              <w:rPr>
                <w:color w:val="000000" w:themeColor="text1"/>
              </w:rPr>
              <w:t>(llega más gente de la que se va) o</w:t>
            </w:r>
            <w:r w:rsidRPr="001D149E">
              <w:rPr>
                <w:rStyle w:val="apple-converted-space"/>
                <w:color w:val="000000" w:themeColor="text1"/>
              </w:rPr>
              <w:t> </w:t>
            </w:r>
            <w:r w:rsidRPr="001D149E">
              <w:rPr>
                <w:rStyle w:val="negrita"/>
                <w:b/>
                <w:bCs/>
                <w:color w:val="000000" w:themeColor="text1"/>
              </w:rPr>
              <w:t>negativo</w:t>
            </w:r>
            <w:r w:rsidRPr="001D149E">
              <w:rPr>
                <w:rStyle w:val="apple-converted-space"/>
                <w:b/>
                <w:bCs/>
                <w:color w:val="000000" w:themeColor="text1"/>
              </w:rPr>
              <w:t> </w:t>
            </w:r>
            <w:r w:rsidRPr="001D149E">
              <w:rPr>
                <w:color w:val="000000" w:themeColor="text1"/>
              </w:rPr>
              <w:t>(se marcha más gente de la que llega).</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rStyle w:val="negrita"/>
                <w:b/>
                <w:bCs/>
                <w:color w:val="000000" w:themeColor="text1"/>
              </w:rPr>
              <w:t>Saldo migratorio</w:t>
            </w:r>
            <w:r w:rsidRPr="001D149E">
              <w:rPr>
                <w:rStyle w:val="apple-converted-space"/>
                <w:b/>
                <w:bCs/>
                <w:color w:val="000000" w:themeColor="text1"/>
              </w:rPr>
              <w:t> </w:t>
            </w:r>
            <w:r w:rsidRPr="001D149E">
              <w:rPr>
                <w:color w:val="000000" w:themeColor="text1"/>
              </w:rPr>
              <w:t>= inmigración – emigración</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rStyle w:val="negrita"/>
                <w:b/>
                <w:bCs/>
                <w:color w:val="000000" w:themeColor="text1"/>
              </w:rPr>
              <w:t>Crecimiento real</w:t>
            </w:r>
            <w:r w:rsidRPr="001D149E">
              <w:rPr>
                <w:rStyle w:val="apple-converted-space"/>
                <w:b/>
                <w:bCs/>
                <w:color w:val="000000" w:themeColor="text1"/>
              </w:rPr>
              <w:t> </w:t>
            </w:r>
            <w:r w:rsidRPr="001D149E">
              <w:rPr>
                <w:color w:val="000000" w:themeColor="text1"/>
              </w:rPr>
              <w:t>= crecimiento natural +/– saldo migratorio (según sea positivo o negativo)</w:t>
            </w:r>
          </w:p>
          <w:p w:rsidR="00BA3117" w:rsidRPr="001D149E" w:rsidRDefault="00BA3117" w:rsidP="00BA3117">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Las</w:t>
            </w:r>
            <w:r w:rsidRPr="001D149E">
              <w:rPr>
                <w:rStyle w:val="apple-converted-space"/>
                <w:color w:val="000000" w:themeColor="text1"/>
              </w:rPr>
              <w:t> </w:t>
            </w:r>
            <w:r w:rsidRPr="001D149E">
              <w:rPr>
                <w:rStyle w:val="negrita"/>
                <w:b/>
                <w:bCs/>
                <w:color w:val="000000" w:themeColor="text1"/>
              </w:rPr>
              <w:t>causas</w:t>
            </w:r>
            <w:r w:rsidRPr="001D149E">
              <w:rPr>
                <w:rStyle w:val="apple-converted-space"/>
                <w:b/>
                <w:bCs/>
                <w:color w:val="000000" w:themeColor="text1"/>
              </w:rPr>
              <w:t> </w:t>
            </w:r>
            <w:r w:rsidRPr="001D149E">
              <w:rPr>
                <w:color w:val="000000" w:themeColor="text1"/>
              </w:rPr>
              <w:t>de las migraciones pueden ser de distinto tipo:</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Económico.</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Natural.</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Político.</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Religioso.</w:t>
            </w:r>
          </w:p>
          <w:p w:rsidR="00BA3117" w:rsidRPr="001D149E" w:rsidRDefault="00BA3117" w:rsidP="00BA3117">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Sociocultural.</w:t>
            </w:r>
          </w:p>
          <w:p w:rsidR="00BA3117" w:rsidRDefault="00BA3117" w:rsidP="006D238D">
            <w:pPr>
              <w:shd w:val="clear" w:color="auto" w:fill="FFFFFF"/>
              <w:spacing w:after="100" w:afterAutospacing="1" w:line="245" w:lineRule="atLeast"/>
              <w:jc w:val="both"/>
              <w:rPr>
                <w:color w:val="000000" w:themeColor="text1"/>
                <w:sz w:val="24"/>
                <w:szCs w:val="24"/>
              </w:rPr>
            </w:pPr>
          </w:p>
          <w:p w:rsidR="00BA3117" w:rsidRPr="001C1BDC" w:rsidRDefault="00BA3117" w:rsidP="006D238D">
            <w:pPr>
              <w:shd w:val="clear" w:color="auto" w:fill="FFFFFF"/>
              <w:spacing w:after="100" w:afterAutospacing="1" w:line="245" w:lineRule="atLeast"/>
              <w:jc w:val="both"/>
              <w:rPr>
                <w:color w:val="000000" w:themeColor="text1"/>
                <w:sz w:val="24"/>
                <w:szCs w:val="24"/>
              </w:rPr>
            </w:pPr>
          </w:p>
        </w:tc>
      </w:tr>
      <w:tr w:rsidR="00BA3117" w:rsidRPr="001C1BDC" w:rsidTr="006D238D">
        <w:tc>
          <w:tcPr>
            <w:tcW w:w="2518" w:type="dxa"/>
          </w:tcPr>
          <w:p w:rsidR="00BA3117" w:rsidRPr="001C1BDC" w:rsidRDefault="00BA3117"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BA3117" w:rsidRPr="00BA3117" w:rsidRDefault="00BA3117" w:rsidP="006D238D">
            <w:pPr>
              <w:pStyle w:val="Sinespaciado"/>
              <w:jc w:val="both"/>
              <w:rPr>
                <w:rFonts w:ascii="Times New Roman" w:hAnsi="Times New Roman" w:cs="Times New Roman"/>
                <w:color w:val="000000" w:themeColor="text1"/>
                <w:sz w:val="24"/>
                <w:szCs w:val="24"/>
              </w:rPr>
            </w:pPr>
            <w:r w:rsidRPr="00BA3117">
              <w:rPr>
                <w:rFonts w:ascii="Times New Roman" w:hAnsi="Times New Roman" w:cs="Times New Roman"/>
                <w:color w:val="000000" w:themeColor="text1"/>
                <w:sz w:val="24"/>
                <w:szCs w:val="24"/>
              </w:rPr>
              <w:t>Los movimientos migratorios</w:t>
            </w:r>
          </w:p>
        </w:tc>
      </w:tr>
      <w:tr w:rsidR="00BA3117" w:rsidRPr="001C1BDC" w:rsidTr="006D238D">
        <w:tc>
          <w:tcPr>
            <w:tcW w:w="2518" w:type="dxa"/>
          </w:tcPr>
          <w:p w:rsidR="00BA3117" w:rsidRPr="001C1BDC" w:rsidRDefault="00BA3117"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BA3117" w:rsidRPr="001D149E" w:rsidRDefault="00BA3117" w:rsidP="00BA3117">
            <w:pPr>
              <w:pStyle w:val="Ttulo4"/>
              <w:shd w:val="clear" w:color="auto" w:fill="FFFFFF"/>
              <w:spacing w:before="109" w:beforeAutospacing="0" w:after="109" w:afterAutospacing="0"/>
              <w:jc w:val="both"/>
              <w:outlineLvl w:val="3"/>
              <w:rPr>
                <w:bCs w:val="0"/>
                <w:i/>
                <w:color w:val="000000" w:themeColor="text1"/>
              </w:rPr>
            </w:pPr>
            <w:r w:rsidRPr="001D149E">
              <w:rPr>
                <w:b w:val="0"/>
                <w:color w:val="000000" w:themeColor="text1"/>
              </w:rPr>
              <w:t>Interactivo para mostrar los conceptos de emigrante e inmigrante</w:t>
            </w:r>
          </w:p>
          <w:p w:rsidR="00BA3117" w:rsidRPr="00746261" w:rsidRDefault="00BA3117" w:rsidP="006D238D">
            <w:pPr>
              <w:pStyle w:val="Ttulo1"/>
              <w:shd w:val="clear" w:color="auto" w:fill="FFFFFF"/>
              <w:jc w:val="both"/>
              <w:outlineLvl w:val="0"/>
              <w:rPr>
                <w:rFonts w:ascii="Times New Roman" w:hAnsi="Times New Roman" w:cs="Times New Roman"/>
                <w:b w:val="0"/>
                <w:color w:val="000000" w:themeColor="text1"/>
                <w:sz w:val="24"/>
                <w:szCs w:val="24"/>
              </w:rPr>
            </w:pPr>
          </w:p>
          <w:p w:rsidR="00BA3117" w:rsidRPr="001C1BDC" w:rsidRDefault="00BA3117" w:rsidP="006D238D">
            <w:pPr>
              <w:spacing w:before="2" w:after="2"/>
              <w:rPr>
                <w:rFonts w:ascii="Times New Roman" w:hAnsi="Times New Roman" w:cs="Times New Roman"/>
                <w:color w:val="000000" w:themeColor="text1"/>
                <w:sz w:val="24"/>
                <w:szCs w:val="24"/>
              </w:rPr>
            </w:pPr>
          </w:p>
        </w:tc>
      </w:tr>
    </w:tbl>
    <w:p w:rsidR="00EA51D8" w:rsidRPr="00EA51D8" w:rsidRDefault="00EA51D8" w:rsidP="00EA51D8"/>
    <w:p w:rsidR="00E461CB" w:rsidRDefault="00E461CB" w:rsidP="00085D9B">
      <w:pPr>
        <w:pStyle w:val="Ttulo1"/>
        <w:shd w:val="clear" w:color="auto" w:fill="FFFFFF"/>
        <w:jc w:val="both"/>
        <w:rPr>
          <w:rFonts w:ascii="Times New Roman" w:hAnsi="Times New Roman" w:cs="Times New Roman"/>
          <w:bCs w:val="0"/>
          <w:i/>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461CB" w:rsidRPr="001C1BDC" w:rsidTr="006D238D">
        <w:tc>
          <w:tcPr>
            <w:tcW w:w="9054" w:type="dxa"/>
            <w:gridSpan w:val="2"/>
            <w:shd w:val="clear" w:color="auto" w:fill="000000" w:themeFill="text1"/>
          </w:tcPr>
          <w:p w:rsidR="00E461CB" w:rsidRPr="001C1BDC" w:rsidRDefault="00085F0A" w:rsidP="006D238D">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 Recurso</w:t>
            </w:r>
            <w:r w:rsidR="00E461CB" w:rsidRPr="00E23F34">
              <w:rPr>
                <w:rFonts w:ascii="Times New Roman" w:hAnsi="Times New Roman" w:cs="Times New Roman"/>
                <w:b/>
                <w:color w:val="FFFFFF" w:themeColor="background1"/>
                <w:sz w:val="24"/>
                <w:szCs w:val="24"/>
              </w:rPr>
              <w:t xml:space="preserve"> aprovechado</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461CB" w:rsidRPr="001C1BDC" w:rsidRDefault="00E461CB"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EA51D8">
              <w:rPr>
                <w:rFonts w:ascii="Times New Roman" w:hAnsi="Times New Roman" w:cs="Times New Roman"/>
                <w:color w:val="000000" w:themeColor="text1"/>
                <w:sz w:val="24"/>
                <w:szCs w:val="24"/>
              </w:rPr>
              <w:t>12</w:t>
            </w:r>
            <w:r w:rsidRPr="001C1BDC">
              <w:rPr>
                <w:rFonts w:ascii="Times New Roman" w:hAnsi="Times New Roman" w:cs="Times New Roman"/>
                <w:color w:val="000000" w:themeColor="text1"/>
                <w:sz w:val="24"/>
                <w:szCs w:val="24"/>
              </w:rPr>
              <w:t>0</w:t>
            </w:r>
          </w:p>
        </w:tc>
      </w:tr>
      <w:tr w:rsidR="00E461CB" w:rsidRPr="001C1BDC" w:rsidTr="006D238D">
        <w:trPr>
          <w:trHeight w:val="602"/>
        </w:trPr>
        <w:tc>
          <w:tcPr>
            <w:tcW w:w="2518" w:type="dxa"/>
          </w:tcPr>
          <w:p w:rsidR="00E461CB" w:rsidRPr="001C1BDC" w:rsidRDefault="00E461C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461CB" w:rsidRPr="000564BA" w:rsidRDefault="00E461CB" w:rsidP="00A94170">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sidR="00A94170">
              <w:rPr>
                <w:bCs/>
                <w:color w:val="000000" w:themeColor="text1"/>
              </w:rPr>
              <w:t>/2 Los movimientos migratorios/2.2 La inmigración</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461CB" w:rsidRDefault="00E461CB" w:rsidP="006D238D">
            <w:pPr>
              <w:shd w:val="clear" w:color="auto" w:fill="FFFFFF"/>
              <w:spacing w:after="100" w:afterAutospacing="1" w:line="245" w:lineRule="atLeast"/>
              <w:jc w:val="both"/>
              <w:rPr>
                <w:rStyle w:val="un"/>
                <w:rFonts w:ascii="Times New Roman" w:eastAsia="Times New Roman" w:hAnsi="Times New Roman" w:cs="Times New Roman"/>
                <w:b/>
                <w:color w:val="000000" w:themeColor="text1"/>
                <w:sz w:val="24"/>
                <w:szCs w:val="24"/>
              </w:rPr>
            </w:pPr>
          </w:p>
          <w:p w:rsidR="00E461CB" w:rsidRPr="001D149E" w:rsidRDefault="00085F0A" w:rsidP="00E461CB">
            <w:pPr>
              <w:jc w:val="both"/>
              <w:rPr>
                <w:rStyle w:val="un"/>
                <w:rFonts w:ascii="Times New Roman" w:eastAsia="Times New Roman" w:hAnsi="Times New Roman" w:cs="Times New Roman"/>
                <w:b/>
                <w:color w:val="000000" w:themeColor="text1"/>
                <w:sz w:val="24"/>
                <w:szCs w:val="24"/>
              </w:rPr>
            </w:pPr>
            <w:r>
              <w:rPr>
                <w:rStyle w:val="un"/>
                <w:rFonts w:ascii="Times New Roman" w:eastAsia="Times New Roman" w:hAnsi="Times New Roman" w:cs="Times New Roman"/>
                <w:b/>
                <w:color w:val="000000" w:themeColor="text1"/>
                <w:sz w:val="24"/>
                <w:szCs w:val="24"/>
              </w:rPr>
              <w:t>FICHA DEL DOCENTE</w:t>
            </w:r>
          </w:p>
          <w:p w:rsidR="00A94170" w:rsidRDefault="00A94170" w:rsidP="00E461CB">
            <w:pPr>
              <w:shd w:val="clear" w:color="auto" w:fill="FFFFFF"/>
              <w:spacing w:after="190"/>
              <w:jc w:val="both"/>
              <w:rPr>
                <w:rFonts w:ascii="Times New Roman" w:eastAsia="Times New Roman" w:hAnsi="Times New Roman" w:cs="Times New Roman"/>
                <w:color w:val="000000" w:themeColor="text1"/>
                <w:sz w:val="24"/>
                <w:szCs w:val="24"/>
              </w:rPr>
            </w:pPr>
            <w:r w:rsidRPr="00EA51D8">
              <w:rPr>
                <w:rFonts w:ascii="Times New Roman" w:hAnsi="Times New Roman" w:cs="Times New Roman"/>
                <w:b/>
                <w:color w:val="000000" w:themeColor="text1"/>
                <w:sz w:val="24"/>
                <w:szCs w:val="24"/>
              </w:rPr>
              <w:t>Título</w:t>
            </w:r>
            <w:r w:rsidRPr="00F6620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461CB">
              <w:rPr>
                <w:rFonts w:ascii="Times New Roman" w:hAnsi="Times New Roman" w:cs="Times New Roman"/>
                <w:color w:val="000000" w:themeColor="text1"/>
                <w:sz w:val="24"/>
                <w:szCs w:val="24"/>
              </w:rPr>
              <w:t>Los movimientos de población</w:t>
            </w:r>
          </w:p>
          <w:p w:rsidR="00E461CB" w:rsidRPr="001D149E" w:rsidRDefault="00A94170" w:rsidP="00E461CB">
            <w:pPr>
              <w:shd w:val="clear" w:color="auto" w:fill="FFFFFF"/>
              <w:spacing w:after="190"/>
              <w:jc w:val="both"/>
              <w:rPr>
                <w:rFonts w:ascii="Times New Roman" w:eastAsia="Times New Roman" w:hAnsi="Times New Roman" w:cs="Times New Roman"/>
                <w:color w:val="000000" w:themeColor="text1"/>
                <w:sz w:val="24"/>
                <w:szCs w:val="24"/>
              </w:rPr>
            </w:pPr>
            <w:r w:rsidRPr="00EA51D8">
              <w:rPr>
                <w:rFonts w:ascii="Times New Roman" w:eastAsia="Times New Roman" w:hAnsi="Times New Roman" w:cs="Times New Roman"/>
                <w:b/>
                <w:color w:val="000000" w:themeColor="text1"/>
                <w:sz w:val="24"/>
                <w:szCs w:val="24"/>
              </w:rPr>
              <w:t>Descripción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E461CB" w:rsidRPr="001D149E">
              <w:rPr>
                <w:rFonts w:ascii="Times New Roman" w:eastAsia="Times New Roman" w:hAnsi="Times New Roman" w:cs="Times New Roman"/>
                <w:color w:val="000000" w:themeColor="text1"/>
                <w:sz w:val="24"/>
                <w:szCs w:val="24"/>
              </w:rPr>
              <w:t>V</w:t>
            </w:r>
            <w:r>
              <w:rPr>
                <w:rFonts w:ascii="Times New Roman" w:eastAsia="Times New Roman" w:hAnsi="Times New Roman" w:cs="Times New Roman"/>
                <w:color w:val="000000" w:themeColor="text1"/>
                <w:sz w:val="24"/>
                <w:szCs w:val="24"/>
              </w:rPr>
              <w:t>i</w:t>
            </w:r>
            <w:r w:rsidR="00E461CB" w:rsidRPr="001D149E">
              <w:rPr>
                <w:rFonts w:ascii="Times New Roman" w:eastAsia="Times New Roman" w:hAnsi="Times New Roman" w:cs="Times New Roman"/>
                <w:color w:val="000000" w:themeColor="text1"/>
                <w:sz w:val="24"/>
                <w:szCs w:val="24"/>
              </w:rPr>
              <w:t>deo que muestra las causas que llevan a mucha gente a abandonar sus hogares para emigrar</w:t>
            </w:r>
          </w:p>
          <w:p w:rsidR="00E461CB" w:rsidRPr="001D149E" w:rsidRDefault="00EA51D8" w:rsidP="00E461CB">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Temporal</w:t>
            </w:r>
            <w:r w:rsidR="00F66200">
              <w:rPr>
                <w:rFonts w:ascii="Times New Roman" w:eastAsia="Times New Roman" w:hAnsi="Times New Roman" w:cs="Times New Roman"/>
                <w:b/>
                <w:color w:val="000000" w:themeColor="text1"/>
                <w:sz w:val="24"/>
                <w:szCs w:val="24"/>
              </w:rPr>
              <w:t>i</w:t>
            </w:r>
            <w:r w:rsidRPr="005C5510">
              <w:rPr>
                <w:rFonts w:ascii="Times New Roman" w:eastAsia="Times New Roman" w:hAnsi="Times New Roman" w:cs="Times New Roman"/>
                <w:b/>
                <w:color w:val="000000" w:themeColor="text1"/>
                <w:sz w:val="24"/>
                <w:szCs w:val="24"/>
              </w:rPr>
              <w:t>zación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E461CB" w:rsidRPr="001D149E">
              <w:rPr>
                <w:rFonts w:ascii="Times New Roman" w:eastAsia="Times New Roman" w:hAnsi="Times New Roman" w:cs="Times New Roman"/>
                <w:color w:val="000000" w:themeColor="text1"/>
                <w:sz w:val="24"/>
                <w:szCs w:val="24"/>
              </w:rPr>
              <w:t>20 </w:t>
            </w:r>
            <w:r w:rsidR="00F66200">
              <w:rPr>
                <w:rFonts w:ascii="Times New Roman" w:eastAsia="Times New Roman" w:hAnsi="Times New Roman" w:cs="Times New Roman"/>
                <w:color w:val="000000" w:themeColor="text1"/>
                <w:sz w:val="24"/>
                <w:szCs w:val="24"/>
              </w:rPr>
              <w:t>m</w:t>
            </w:r>
            <w:r w:rsidR="00E461CB" w:rsidRPr="001D149E">
              <w:rPr>
                <w:rFonts w:ascii="Times New Roman" w:eastAsia="Times New Roman" w:hAnsi="Times New Roman" w:cs="Times New Roman"/>
                <w:color w:val="000000" w:themeColor="text1"/>
                <w:sz w:val="24"/>
                <w:szCs w:val="24"/>
              </w:rPr>
              <w:t>inutos</w:t>
            </w:r>
          </w:p>
          <w:p w:rsidR="00E461CB" w:rsidRPr="001D149E" w:rsidRDefault="00EA51D8" w:rsidP="00E461CB">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Tipo de recurso</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vi</w:t>
            </w:r>
            <w:r w:rsidR="00E461CB" w:rsidRPr="001D149E">
              <w:rPr>
                <w:rFonts w:ascii="Times New Roman" w:eastAsia="Times New Roman" w:hAnsi="Times New Roman" w:cs="Times New Roman"/>
                <w:color w:val="000000" w:themeColor="text1"/>
                <w:sz w:val="24"/>
                <w:szCs w:val="24"/>
              </w:rPr>
              <w:t>deo</w:t>
            </w:r>
          </w:p>
          <w:p w:rsidR="00E461CB" w:rsidRPr="001D149E" w:rsidRDefault="00EA51D8" w:rsidP="00E461CB">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Acción didáctica</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e</w:t>
            </w:r>
            <w:r w:rsidR="00E461CB" w:rsidRPr="001D149E">
              <w:rPr>
                <w:rFonts w:ascii="Times New Roman" w:eastAsia="Times New Roman" w:hAnsi="Times New Roman" w:cs="Times New Roman"/>
                <w:color w:val="000000" w:themeColor="text1"/>
                <w:sz w:val="24"/>
                <w:szCs w:val="24"/>
              </w:rPr>
              <w:t>xposición</w:t>
            </w:r>
          </w:p>
          <w:p w:rsidR="00E461CB" w:rsidRPr="001D149E" w:rsidRDefault="00EA51D8" w:rsidP="00E461CB">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Competencia</w:t>
            </w:r>
            <w:r w:rsidR="00F66200"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E461CB" w:rsidRPr="001D149E">
              <w:rPr>
                <w:rFonts w:ascii="Times New Roman" w:eastAsia="Times New Roman" w:hAnsi="Times New Roman" w:cs="Times New Roman"/>
                <w:color w:val="000000" w:themeColor="text1"/>
                <w:sz w:val="24"/>
                <w:szCs w:val="24"/>
              </w:rPr>
              <w:t>Competencia social y ciudadana</w:t>
            </w:r>
          </w:p>
          <w:p w:rsidR="00E461CB" w:rsidRPr="001D149E" w:rsidRDefault="00E461CB" w:rsidP="00E461CB">
            <w:pPr>
              <w:jc w:val="both"/>
              <w:rPr>
                <w:rStyle w:val="un"/>
                <w:rFonts w:ascii="Times New Roman" w:eastAsia="Times New Roman" w:hAnsi="Times New Roman" w:cs="Times New Roman"/>
                <w:color w:val="000000" w:themeColor="text1"/>
                <w:sz w:val="24"/>
                <w:szCs w:val="24"/>
              </w:rPr>
            </w:pPr>
          </w:p>
          <w:p w:rsidR="00E461CB" w:rsidRPr="001D149E" w:rsidRDefault="00E461CB" w:rsidP="00E461CB">
            <w:pPr>
              <w:pStyle w:val="cabecera1"/>
              <w:shd w:val="clear" w:color="auto" w:fill="FFFFFF"/>
              <w:spacing w:before="0" w:beforeAutospacing="0"/>
              <w:jc w:val="both"/>
              <w:rPr>
                <w:b/>
                <w:bCs/>
                <w:color w:val="000000" w:themeColor="text1"/>
              </w:rPr>
            </w:pPr>
          </w:p>
          <w:p w:rsidR="00E461CB" w:rsidRPr="001D149E" w:rsidRDefault="00E461CB" w:rsidP="00E461CB">
            <w:pPr>
              <w:pStyle w:val="cabecera1"/>
              <w:shd w:val="clear" w:color="auto" w:fill="FFFFFF"/>
              <w:spacing w:before="0" w:beforeAutospacing="0"/>
              <w:jc w:val="both"/>
              <w:rPr>
                <w:b/>
                <w:bCs/>
                <w:color w:val="000000" w:themeColor="text1"/>
              </w:rPr>
            </w:pPr>
            <w:r w:rsidRPr="001D149E">
              <w:rPr>
                <w:b/>
                <w:bCs/>
                <w:color w:val="000000" w:themeColor="text1"/>
              </w:rPr>
              <w:t>Objetivo</w:t>
            </w:r>
          </w:p>
          <w:p w:rsidR="00E461CB" w:rsidRPr="001D149E" w:rsidRDefault="00E461CB" w:rsidP="00E461CB">
            <w:pPr>
              <w:pStyle w:val="NormalWeb"/>
              <w:shd w:val="clear" w:color="auto" w:fill="FFFFFF"/>
              <w:spacing w:before="0" w:beforeAutospacing="0" w:line="245" w:lineRule="atLeast"/>
              <w:jc w:val="both"/>
              <w:rPr>
                <w:color w:val="000000" w:themeColor="text1"/>
              </w:rPr>
            </w:pPr>
            <w:r w:rsidRPr="001D149E">
              <w:rPr>
                <w:color w:val="000000" w:themeColor="text1"/>
              </w:rPr>
              <w:t>Este v</w:t>
            </w:r>
            <w:r w:rsidR="00A94170">
              <w:rPr>
                <w:color w:val="000000" w:themeColor="text1"/>
              </w:rPr>
              <w:t>i</w:t>
            </w:r>
            <w:r w:rsidRPr="001D149E">
              <w:rPr>
                <w:color w:val="000000" w:themeColor="text1"/>
              </w:rPr>
              <w:t xml:space="preserve">deo pretende mostrar a los </w:t>
            </w:r>
            <w:r>
              <w:rPr>
                <w:color w:val="000000" w:themeColor="text1"/>
              </w:rPr>
              <w:t>estudiantes</w:t>
            </w:r>
            <w:r w:rsidRPr="001D149E">
              <w:rPr>
                <w:color w:val="000000" w:themeColor="text1"/>
              </w:rPr>
              <w:t xml:space="preserve"> cuáles son las razones que explican que mucha gente abandone sus lugares de origen para ir a vivir a otras regiones. Además, con ello se permite que los </w:t>
            </w:r>
            <w:r>
              <w:rPr>
                <w:color w:val="000000" w:themeColor="text1"/>
              </w:rPr>
              <w:t>estudiantes</w:t>
            </w:r>
            <w:r w:rsidRPr="001D149E">
              <w:rPr>
                <w:color w:val="000000" w:themeColor="text1"/>
              </w:rPr>
              <w:t xml:space="preserve"> distingan entre inmigrante y emigrante.</w:t>
            </w:r>
          </w:p>
          <w:p w:rsidR="00E461CB" w:rsidRPr="001D149E" w:rsidRDefault="00E461CB" w:rsidP="00E461CB">
            <w:pPr>
              <w:pStyle w:val="cabecera1"/>
              <w:shd w:val="clear" w:color="auto" w:fill="FFFFFF"/>
              <w:spacing w:before="0" w:beforeAutospacing="0"/>
              <w:jc w:val="both"/>
              <w:rPr>
                <w:b/>
                <w:bCs/>
                <w:color w:val="000000" w:themeColor="text1"/>
              </w:rPr>
            </w:pPr>
            <w:r w:rsidRPr="001D149E">
              <w:rPr>
                <w:b/>
                <w:bCs/>
                <w:color w:val="000000" w:themeColor="text1"/>
              </w:rPr>
              <w:t>Propuesta</w:t>
            </w:r>
          </w:p>
          <w:p w:rsidR="00E461CB" w:rsidRPr="00BA3117" w:rsidRDefault="00E461CB" w:rsidP="00E461CB">
            <w:pPr>
              <w:pStyle w:val="cabecera2"/>
              <w:shd w:val="clear" w:color="auto" w:fill="FFFFFF"/>
              <w:spacing w:before="0" w:beforeAutospacing="0" w:line="245" w:lineRule="atLeast"/>
              <w:jc w:val="both"/>
              <w:rPr>
                <w:b/>
                <w:color w:val="000000" w:themeColor="text1"/>
              </w:rPr>
            </w:pPr>
            <w:r w:rsidRPr="00BA3117">
              <w:rPr>
                <w:b/>
                <w:color w:val="000000" w:themeColor="text1"/>
              </w:rPr>
              <w:t>Antes de la presentación</w:t>
            </w:r>
          </w:p>
          <w:p w:rsidR="00E461CB" w:rsidRPr="001D149E" w:rsidRDefault="00E461CB" w:rsidP="00E461CB">
            <w:pPr>
              <w:pStyle w:val="NormalWeb"/>
              <w:shd w:val="clear" w:color="auto" w:fill="FFFFFF"/>
              <w:spacing w:before="0" w:beforeAutospacing="0" w:line="245" w:lineRule="atLeast"/>
              <w:jc w:val="both"/>
              <w:rPr>
                <w:color w:val="000000" w:themeColor="text1"/>
              </w:rPr>
            </w:pPr>
            <w:r w:rsidRPr="001D149E">
              <w:rPr>
                <w:color w:val="000000" w:themeColor="text1"/>
              </w:rPr>
              <w:t xml:space="preserve">Conceptos como el de inmigrante o inmigración suelen surgir con regularidad en los distintos medios de comunicación, de modo que para el alumno no son del todo ajenos. Para trabajar los términos relacionados con los movimientos de población, </w:t>
            </w:r>
            <w:r w:rsidR="00A94170">
              <w:rPr>
                <w:color w:val="000000" w:themeColor="text1"/>
              </w:rPr>
              <w:t>l</w:t>
            </w:r>
            <w:r w:rsidRPr="001D149E">
              <w:rPr>
                <w:color w:val="000000" w:themeColor="text1"/>
              </w:rPr>
              <w:t xml:space="preserve">e sugerimos plantear algunos interrogantes con el objetivo de que los </w:t>
            </w:r>
            <w:r>
              <w:rPr>
                <w:color w:val="000000" w:themeColor="text1"/>
              </w:rPr>
              <w:t>estudiantes</w:t>
            </w:r>
            <w:r w:rsidRPr="001D149E">
              <w:rPr>
                <w:color w:val="000000" w:themeColor="text1"/>
              </w:rPr>
              <w:t xml:space="preserve"> expongan sus ideas sobre el asunto:</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¿Cuál es la diferencia entre un inmigrante y un emigrante?</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¿Cómo cre</w:t>
            </w:r>
            <w:r>
              <w:rPr>
                <w:color w:val="000000" w:themeColor="text1"/>
              </w:rPr>
              <w:t>en</w:t>
            </w:r>
            <w:r w:rsidRPr="001D149E">
              <w:rPr>
                <w:color w:val="000000" w:themeColor="text1"/>
              </w:rPr>
              <w:t xml:space="preserve"> que influyen los inmigrantes y los emigrantes en la población total de un país?</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P</w:t>
            </w:r>
            <w:r>
              <w:rPr>
                <w:color w:val="000000" w:themeColor="text1"/>
              </w:rPr>
              <w:t>iensen</w:t>
            </w:r>
            <w:r w:rsidRPr="001D149E">
              <w:rPr>
                <w:color w:val="000000" w:themeColor="text1"/>
              </w:rPr>
              <w:t xml:space="preserve"> en una persona que vive en </w:t>
            </w:r>
            <w:r>
              <w:rPr>
                <w:color w:val="000000" w:themeColor="text1"/>
              </w:rPr>
              <w:t>Cartagena</w:t>
            </w:r>
            <w:r w:rsidR="001B20D7">
              <w:rPr>
                <w:color w:val="000000" w:themeColor="text1"/>
              </w:rPr>
              <w:t>,</w:t>
            </w:r>
            <w:r w:rsidRPr="001D149E">
              <w:rPr>
                <w:color w:val="000000" w:themeColor="text1"/>
              </w:rPr>
              <w:t xml:space="preserve"> pero cada día </w:t>
            </w:r>
            <w:r w:rsidRPr="001D149E">
              <w:rPr>
                <w:color w:val="000000" w:themeColor="text1"/>
              </w:rPr>
              <w:lastRenderedPageBreak/>
              <w:t xml:space="preserve">tiene que ir a trabajar a </w:t>
            </w:r>
            <w:r>
              <w:rPr>
                <w:color w:val="000000" w:themeColor="text1"/>
              </w:rPr>
              <w:t>Barranquilla</w:t>
            </w:r>
            <w:r w:rsidRPr="001D149E">
              <w:rPr>
                <w:color w:val="000000" w:themeColor="text1"/>
              </w:rPr>
              <w:t>. ¿Es un emigrante o un inmigrante?</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xml:space="preserve">- </w:t>
            </w:r>
            <w:r>
              <w:rPr>
                <w:color w:val="000000" w:themeColor="text1"/>
              </w:rPr>
              <w:t>Piensen</w:t>
            </w:r>
            <w:r w:rsidRPr="001D149E">
              <w:rPr>
                <w:color w:val="000000" w:themeColor="text1"/>
              </w:rPr>
              <w:t xml:space="preserve"> en una persona de </w:t>
            </w:r>
            <w:r>
              <w:rPr>
                <w:color w:val="000000" w:themeColor="text1"/>
              </w:rPr>
              <w:t>Cali</w:t>
            </w:r>
            <w:r w:rsidRPr="001D149E">
              <w:rPr>
                <w:color w:val="000000" w:themeColor="text1"/>
              </w:rPr>
              <w:t xml:space="preserve"> que trabaja durante todo el año y al llegar agosto se va a </w:t>
            </w:r>
            <w:r>
              <w:rPr>
                <w:color w:val="000000" w:themeColor="text1"/>
              </w:rPr>
              <w:t>Cartagena</w:t>
            </w:r>
            <w:r w:rsidRPr="001D149E">
              <w:rPr>
                <w:color w:val="000000" w:themeColor="text1"/>
              </w:rPr>
              <w:t xml:space="preserve"> de vacaciones. ¿Es un inmigrante o un emigrante?</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xml:space="preserve">- </w:t>
            </w:r>
            <w:r>
              <w:rPr>
                <w:color w:val="000000" w:themeColor="text1"/>
              </w:rPr>
              <w:t>Piensen</w:t>
            </w:r>
            <w:r w:rsidRPr="001D149E">
              <w:rPr>
                <w:color w:val="000000" w:themeColor="text1"/>
              </w:rPr>
              <w:t xml:space="preserve"> en una persona que deja su casa en </w:t>
            </w:r>
            <w:r>
              <w:rPr>
                <w:color w:val="000000" w:themeColor="text1"/>
              </w:rPr>
              <w:t>Leticia</w:t>
            </w:r>
            <w:r w:rsidRPr="001D149E">
              <w:rPr>
                <w:color w:val="000000" w:themeColor="text1"/>
              </w:rPr>
              <w:t xml:space="preserve"> para irse a vivir a </w:t>
            </w:r>
            <w:r>
              <w:rPr>
                <w:color w:val="000000" w:themeColor="text1"/>
              </w:rPr>
              <w:t>Pasto</w:t>
            </w:r>
            <w:r w:rsidRPr="001D149E">
              <w:rPr>
                <w:color w:val="000000" w:themeColor="text1"/>
              </w:rPr>
              <w:t>. ¿Es un emigrante o un inmigrante?</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xml:space="preserve">- </w:t>
            </w:r>
            <w:r>
              <w:rPr>
                <w:color w:val="000000" w:themeColor="text1"/>
              </w:rPr>
              <w:t>Piensen</w:t>
            </w:r>
            <w:r w:rsidRPr="001D149E">
              <w:rPr>
                <w:color w:val="000000" w:themeColor="text1"/>
              </w:rPr>
              <w:t xml:space="preserve"> en una persona de China que deja su casa para irse a vivir a Bruselas. ¿Es un emigrante o un inmigrante?</w:t>
            </w:r>
          </w:p>
          <w:p w:rsidR="00E461CB" w:rsidRPr="001D149E" w:rsidRDefault="00E461CB" w:rsidP="00E461CB">
            <w:pPr>
              <w:pStyle w:val="tab1"/>
              <w:shd w:val="clear" w:color="auto" w:fill="FFFFFF"/>
              <w:spacing w:before="0" w:beforeAutospacing="0" w:line="245" w:lineRule="atLeast"/>
              <w:jc w:val="both"/>
              <w:rPr>
                <w:color w:val="000000" w:themeColor="text1"/>
              </w:rPr>
            </w:pPr>
            <w:r>
              <w:rPr>
                <w:color w:val="000000" w:themeColor="text1"/>
              </w:rPr>
              <w:t>- ¿Por qué creen</w:t>
            </w:r>
            <w:r w:rsidRPr="001D149E">
              <w:rPr>
                <w:color w:val="000000" w:themeColor="text1"/>
              </w:rPr>
              <w:t xml:space="preserve"> que gente procedente de distintas partes del mundo abandona su hogar para venir a vivir a nuestro país?</w:t>
            </w:r>
          </w:p>
          <w:p w:rsidR="00E461CB" w:rsidRPr="00E461CB" w:rsidRDefault="00E461CB" w:rsidP="00E461CB">
            <w:pPr>
              <w:pStyle w:val="cabecera2"/>
              <w:shd w:val="clear" w:color="auto" w:fill="FFFFFF"/>
              <w:spacing w:before="0" w:beforeAutospacing="0" w:line="245" w:lineRule="atLeast"/>
              <w:jc w:val="both"/>
              <w:rPr>
                <w:b/>
                <w:color w:val="000000" w:themeColor="text1"/>
              </w:rPr>
            </w:pPr>
            <w:r w:rsidRPr="00E461CB">
              <w:rPr>
                <w:b/>
                <w:color w:val="000000" w:themeColor="text1"/>
              </w:rPr>
              <w:t>Después de la presentación</w:t>
            </w:r>
          </w:p>
          <w:p w:rsidR="00E461CB" w:rsidRPr="001D149E" w:rsidRDefault="00E461CB" w:rsidP="00E461CB">
            <w:pPr>
              <w:pStyle w:val="NormalWeb"/>
              <w:shd w:val="clear" w:color="auto" w:fill="FFFFFF"/>
              <w:spacing w:before="0" w:beforeAutospacing="0" w:line="245" w:lineRule="atLeast"/>
              <w:jc w:val="both"/>
              <w:rPr>
                <w:color w:val="000000" w:themeColor="text1"/>
              </w:rPr>
            </w:pPr>
            <w:r w:rsidRPr="001D149E">
              <w:rPr>
                <w:color w:val="000000" w:themeColor="text1"/>
              </w:rPr>
              <w:t>Par</w:t>
            </w:r>
            <w:r>
              <w:rPr>
                <w:color w:val="000000" w:themeColor="text1"/>
              </w:rPr>
              <w:t>a asegurar la comprensión del vi</w:t>
            </w:r>
            <w:r w:rsidRPr="001D149E">
              <w:rPr>
                <w:color w:val="000000" w:themeColor="text1"/>
              </w:rPr>
              <w:t>deo y de las ideas q</w:t>
            </w:r>
            <w:r>
              <w:rPr>
                <w:color w:val="000000" w:themeColor="text1"/>
              </w:rPr>
              <w:t>ue se quieren transmitir, puede</w:t>
            </w:r>
            <w:r w:rsidRPr="001D149E">
              <w:rPr>
                <w:color w:val="000000" w:themeColor="text1"/>
              </w:rPr>
              <w:t xml:space="preserve"> plantear una serie de </w:t>
            </w:r>
            <w:r w:rsidR="001B20D7">
              <w:rPr>
                <w:color w:val="000000" w:themeColor="text1"/>
              </w:rPr>
              <w:t xml:space="preserve">preguntas </w:t>
            </w:r>
            <w:r w:rsidRPr="001D149E">
              <w:rPr>
                <w:color w:val="000000" w:themeColor="text1"/>
              </w:rPr>
              <w:t xml:space="preserve">relacionadas tanto con lo que han visto los </w:t>
            </w:r>
            <w:r>
              <w:rPr>
                <w:color w:val="000000" w:themeColor="text1"/>
              </w:rPr>
              <w:t>estudiantes</w:t>
            </w:r>
            <w:r w:rsidRPr="001D149E">
              <w:rPr>
                <w:color w:val="000000" w:themeColor="text1"/>
              </w:rPr>
              <w:t xml:space="preserve"> como con su propia experiencia personal o familiar:</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¿Cuáles son las razones que llevan a los emigrantes a dejar su país?</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¿De dónde proceden los inmigrantes que han llegado a nuestro país en los últimos años?</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w:t>
            </w:r>
            <w:r>
              <w:rPr>
                <w:color w:val="000000" w:themeColor="text1"/>
              </w:rPr>
              <w:t>¿Sab</w:t>
            </w:r>
            <w:r w:rsidR="00A94170">
              <w:rPr>
                <w:color w:val="000000" w:themeColor="text1"/>
              </w:rPr>
              <w:t>e</w:t>
            </w:r>
            <w:r>
              <w:rPr>
                <w:color w:val="000000" w:themeColor="text1"/>
              </w:rPr>
              <w:t>n</w:t>
            </w:r>
            <w:r w:rsidRPr="001D149E">
              <w:rPr>
                <w:color w:val="000000" w:themeColor="text1"/>
              </w:rPr>
              <w:t xml:space="preserve"> cuándo hubo más</w:t>
            </w:r>
            <w:r>
              <w:rPr>
                <w:color w:val="000000" w:themeColor="text1"/>
              </w:rPr>
              <w:t xml:space="preserve"> emigrantes en Colombia</w:t>
            </w:r>
            <w:r w:rsidRPr="001D149E">
              <w:rPr>
                <w:color w:val="000000" w:themeColor="text1"/>
              </w:rPr>
              <w:t>? ¿Por qué abandonaron su hogar? ¿A dónde fueron?</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¿Conoc</w:t>
            </w:r>
            <w:r>
              <w:rPr>
                <w:color w:val="000000" w:themeColor="text1"/>
              </w:rPr>
              <w:t>en</w:t>
            </w:r>
            <w:r w:rsidRPr="001D149E">
              <w:rPr>
                <w:color w:val="000000" w:themeColor="text1"/>
              </w:rPr>
              <w:t xml:space="preserve"> alguna persona en </w:t>
            </w:r>
            <w:r>
              <w:rPr>
                <w:color w:val="000000" w:themeColor="text1"/>
              </w:rPr>
              <w:t>su</w:t>
            </w:r>
            <w:r w:rsidRPr="001D149E">
              <w:rPr>
                <w:color w:val="000000" w:themeColor="text1"/>
              </w:rPr>
              <w:t xml:space="preserve"> familia que dej</w:t>
            </w:r>
            <w:r>
              <w:rPr>
                <w:color w:val="000000" w:themeColor="text1"/>
              </w:rPr>
              <w:t>ó</w:t>
            </w:r>
            <w:r w:rsidRPr="001D149E">
              <w:rPr>
                <w:color w:val="000000" w:themeColor="text1"/>
              </w:rPr>
              <w:t xml:space="preserve"> su tierra para ir a vivir a otro lugar?</w:t>
            </w:r>
          </w:p>
          <w:p w:rsidR="00E461CB" w:rsidRPr="001D149E" w:rsidRDefault="00E461CB" w:rsidP="00E461CB">
            <w:pPr>
              <w:pStyle w:val="tab1"/>
              <w:shd w:val="clear" w:color="auto" w:fill="FFFFFF"/>
              <w:spacing w:before="0" w:beforeAutospacing="0" w:line="245" w:lineRule="atLeast"/>
              <w:jc w:val="both"/>
              <w:rPr>
                <w:color w:val="000000" w:themeColor="text1"/>
              </w:rPr>
            </w:pPr>
            <w:r w:rsidRPr="001D149E">
              <w:rPr>
                <w:color w:val="000000" w:themeColor="text1"/>
              </w:rPr>
              <w:t>- ¿Sab</w:t>
            </w:r>
            <w:r>
              <w:rPr>
                <w:color w:val="000000" w:themeColor="text1"/>
              </w:rPr>
              <w:t>en a qué se refiere el vi</w:t>
            </w:r>
            <w:r w:rsidRPr="001D149E">
              <w:rPr>
                <w:color w:val="000000" w:themeColor="text1"/>
              </w:rPr>
              <w:t>deo cuando habla de inmigración ilegal? ¿Qué tienen que ver las mafias con ello?</w:t>
            </w:r>
          </w:p>
          <w:p w:rsidR="00E461CB" w:rsidRDefault="00E461CB" w:rsidP="00E461CB">
            <w:pPr>
              <w:pStyle w:val="Ttulo4"/>
              <w:shd w:val="clear" w:color="auto" w:fill="FFFFFF"/>
              <w:spacing w:before="109" w:beforeAutospacing="0" w:after="109" w:afterAutospacing="0"/>
              <w:jc w:val="both"/>
              <w:outlineLvl w:val="3"/>
              <w:rPr>
                <w:bCs w:val="0"/>
                <w:color w:val="000000" w:themeColor="text1"/>
              </w:rPr>
            </w:pPr>
          </w:p>
          <w:p w:rsidR="00E461CB" w:rsidRDefault="00E461CB" w:rsidP="00E461CB">
            <w:pPr>
              <w:pStyle w:val="Ttulo4"/>
              <w:shd w:val="clear" w:color="auto" w:fill="FFFFFF"/>
              <w:spacing w:before="109" w:beforeAutospacing="0" w:after="109" w:afterAutospacing="0"/>
              <w:jc w:val="both"/>
              <w:outlineLvl w:val="3"/>
              <w:rPr>
                <w:bCs w:val="0"/>
                <w:color w:val="000000" w:themeColor="text1"/>
              </w:rPr>
            </w:pPr>
          </w:p>
          <w:p w:rsidR="00E461CB" w:rsidRPr="001D149E" w:rsidRDefault="00085F0A" w:rsidP="00E461CB">
            <w:pPr>
              <w:pStyle w:val="Ttulo4"/>
              <w:shd w:val="clear" w:color="auto" w:fill="FFFFFF"/>
              <w:spacing w:before="109" w:beforeAutospacing="0" w:after="109" w:afterAutospacing="0"/>
              <w:jc w:val="both"/>
              <w:outlineLvl w:val="3"/>
              <w:rPr>
                <w:bCs w:val="0"/>
                <w:color w:val="000000" w:themeColor="text1"/>
              </w:rPr>
            </w:pPr>
            <w:r>
              <w:rPr>
                <w:bCs w:val="0"/>
                <w:color w:val="000000" w:themeColor="text1"/>
              </w:rPr>
              <w:t>FICHA DE</w:t>
            </w:r>
            <w:r w:rsidR="005C5510">
              <w:rPr>
                <w:bCs w:val="0"/>
                <w:color w:val="000000" w:themeColor="text1"/>
              </w:rPr>
              <w:t>L</w:t>
            </w:r>
            <w:r>
              <w:rPr>
                <w:bCs w:val="0"/>
                <w:color w:val="000000" w:themeColor="text1"/>
              </w:rPr>
              <w:t xml:space="preserve"> ESTUDIANTE</w:t>
            </w:r>
          </w:p>
          <w:p w:rsidR="00E461CB" w:rsidRPr="001D149E" w:rsidRDefault="00E461CB" w:rsidP="00E461CB">
            <w:pPr>
              <w:pStyle w:val="cabecera2"/>
              <w:shd w:val="clear" w:color="auto" w:fill="FFFFFF"/>
              <w:spacing w:before="136" w:beforeAutospacing="0" w:after="136" w:afterAutospacing="0" w:line="245" w:lineRule="atLeast"/>
              <w:jc w:val="both"/>
              <w:rPr>
                <w:color w:val="000000" w:themeColor="text1"/>
              </w:rPr>
            </w:pPr>
            <w:r w:rsidRPr="001D149E">
              <w:rPr>
                <w:color w:val="000000" w:themeColor="text1"/>
              </w:rPr>
              <w:t>Inmigrantes, emigrantes y saldo migratorio</w:t>
            </w:r>
          </w:p>
          <w:p w:rsidR="00E461CB" w:rsidRPr="001D149E" w:rsidRDefault="00E461CB" w:rsidP="00E461CB">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 xml:space="preserve">Además de los nacimientos y defunciones, otro de los factores que hace cambiar la población de un territorio concreto es el </w:t>
            </w:r>
            <w:r w:rsidRPr="001D149E">
              <w:rPr>
                <w:color w:val="000000" w:themeColor="text1"/>
              </w:rPr>
              <w:lastRenderedPageBreak/>
              <w:t>número de personas que llegan y se marchan:</w:t>
            </w:r>
          </w:p>
          <w:p w:rsidR="00E461CB" w:rsidRPr="001D149E" w:rsidRDefault="00E461CB" w:rsidP="00E461CB">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Inmigrante</w:t>
            </w:r>
            <w:r w:rsidRPr="001D149E">
              <w:rPr>
                <w:color w:val="000000" w:themeColor="text1"/>
              </w:rPr>
              <w:t>: persona que llega a un determinado territorio para vivir en él.</w:t>
            </w:r>
          </w:p>
          <w:p w:rsidR="00E461CB" w:rsidRPr="001D149E" w:rsidRDefault="00E461CB" w:rsidP="00E461CB">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Emigrante</w:t>
            </w:r>
            <w:r w:rsidRPr="001D149E">
              <w:rPr>
                <w:color w:val="000000" w:themeColor="text1"/>
              </w:rPr>
              <w:t>: persona que se marcha de un determinado territorio para ir a vivir a otro.</w:t>
            </w:r>
          </w:p>
          <w:p w:rsidR="00E461CB" w:rsidRPr="001D149E" w:rsidRDefault="00E461CB" w:rsidP="00E461CB">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Emigración externa</w:t>
            </w:r>
            <w:r w:rsidRPr="001D149E">
              <w:rPr>
                <w:color w:val="000000" w:themeColor="text1"/>
              </w:rPr>
              <w:t>: movimiento de emigrantes de un país a otro.</w:t>
            </w:r>
          </w:p>
          <w:p w:rsidR="00E461CB" w:rsidRPr="001D149E" w:rsidRDefault="00E461CB" w:rsidP="00E461CB">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Emigración interna</w:t>
            </w:r>
            <w:r w:rsidRPr="001D149E">
              <w:rPr>
                <w:color w:val="000000" w:themeColor="text1"/>
              </w:rPr>
              <w:t>: movimiento de emigrantes de un lugar a otro del mismo país.</w:t>
            </w:r>
          </w:p>
          <w:p w:rsidR="00E461CB" w:rsidRPr="001D149E" w:rsidRDefault="00E461CB" w:rsidP="00E461CB">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Saldo migratorio</w:t>
            </w:r>
            <w:r w:rsidRPr="001D149E">
              <w:rPr>
                <w:color w:val="000000" w:themeColor="text1"/>
              </w:rPr>
              <w:t>: diferencia entre las personas que llegan (inmigración) y las personas que se marchan (emigración).</w:t>
            </w:r>
          </w:p>
          <w:p w:rsidR="00E461CB" w:rsidRPr="001D149E" w:rsidRDefault="00E461CB" w:rsidP="00E461CB">
            <w:pPr>
              <w:pStyle w:val="tab2"/>
              <w:shd w:val="clear" w:color="auto" w:fill="FFFFFF"/>
              <w:spacing w:before="136" w:beforeAutospacing="0" w:after="136" w:afterAutospacing="0" w:line="245" w:lineRule="atLeast"/>
              <w:jc w:val="both"/>
              <w:rPr>
                <w:color w:val="000000" w:themeColor="text1"/>
              </w:rPr>
            </w:pPr>
            <w:r w:rsidRPr="001D149E">
              <w:rPr>
                <w:rStyle w:val="cursiva"/>
                <w:color w:val="000000" w:themeColor="text1"/>
              </w:rPr>
              <w:t>Saldo migratorio = inmigración – emigración</w:t>
            </w:r>
          </w:p>
          <w:p w:rsidR="00E461CB" w:rsidRPr="001D149E" w:rsidRDefault="00E461CB" w:rsidP="00E461CB">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Saldo migratorio positivo</w:t>
            </w:r>
            <w:r w:rsidRPr="001D149E">
              <w:rPr>
                <w:color w:val="000000" w:themeColor="text1"/>
              </w:rPr>
              <w:t>: son más las personas que llegan que las que se marchan.</w:t>
            </w:r>
          </w:p>
          <w:p w:rsidR="00E461CB" w:rsidRPr="001D149E" w:rsidRDefault="00E461CB" w:rsidP="00E461CB">
            <w:pPr>
              <w:pStyle w:val="tab2"/>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Saldo migratorio negativo</w:t>
            </w:r>
            <w:r w:rsidRPr="001D149E">
              <w:rPr>
                <w:color w:val="000000" w:themeColor="text1"/>
              </w:rPr>
              <w:t>: son menos las personas que llegan que las que se marchan.</w:t>
            </w:r>
          </w:p>
          <w:p w:rsidR="00E461CB" w:rsidRDefault="00E461CB" w:rsidP="006D238D">
            <w:pPr>
              <w:shd w:val="clear" w:color="auto" w:fill="FFFFFF"/>
              <w:spacing w:after="100" w:afterAutospacing="1" w:line="245" w:lineRule="atLeast"/>
              <w:jc w:val="both"/>
              <w:rPr>
                <w:color w:val="000000" w:themeColor="text1"/>
                <w:sz w:val="24"/>
                <w:szCs w:val="24"/>
              </w:rPr>
            </w:pPr>
          </w:p>
          <w:p w:rsidR="00E461CB" w:rsidRPr="001C1BDC" w:rsidRDefault="00E461CB" w:rsidP="006D238D">
            <w:pPr>
              <w:shd w:val="clear" w:color="auto" w:fill="FFFFFF"/>
              <w:spacing w:after="100" w:afterAutospacing="1" w:line="245" w:lineRule="atLeast"/>
              <w:jc w:val="both"/>
              <w:rPr>
                <w:color w:val="000000" w:themeColor="text1"/>
                <w:sz w:val="24"/>
                <w:szCs w:val="24"/>
              </w:rPr>
            </w:pP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461CB" w:rsidRPr="00E461CB" w:rsidRDefault="00E461CB" w:rsidP="006D238D">
            <w:pPr>
              <w:pStyle w:val="Sinespaciado"/>
              <w:jc w:val="both"/>
              <w:rPr>
                <w:rFonts w:ascii="Times New Roman" w:hAnsi="Times New Roman" w:cs="Times New Roman"/>
                <w:color w:val="000000" w:themeColor="text1"/>
                <w:sz w:val="24"/>
                <w:szCs w:val="24"/>
              </w:rPr>
            </w:pPr>
            <w:r w:rsidRPr="00E461CB">
              <w:rPr>
                <w:rFonts w:ascii="Times New Roman" w:hAnsi="Times New Roman" w:cs="Times New Roman"/>
                <w:color w:val="000000" w:themeColor="text1"/>
                <w:sz w:val="24"/>
                <w:szCs w:val="24"/>
              </w:rPr>
              <w:t>Los movimientos de población</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461CB" w:rsidRPr="001D149E" w:rsidRDefault="00E461CB" w:rsidP="00E461CB">
            <w:pPr>
              <w:pStyle w:val="Ttulo1"/>
              <w:shd w:val="clear" w:color="auto" w:fill="FFFFFF"/>
              <w:jc w:val="both"/>
              <w:outlineLvl w:val="0"/>
              <w:rPr>
                <w:rFonts w:ascii="Times New Roman" w:hAnsi="Times New Roman" w:cs="Times New Roman"/>
                <w:bCs w:val="0"/>
                <w:i/>
                <w:color w:val="000000" w:themeColor="text1"/>
                <w:sz w:val="24"/>
                <w:szCs w:val="24"/>
              </w:rPr>
            </w:pPr>
            <w:r w:rsidRPr="001D149E">
              <w:rPr>
                <w:rFonts w:ascii="Times New Roman" w:hAnsi="Times New Roman" w:cs="Times New Roman"/>
                <w:b w:val="0"/>
                <w:color w:val="000000" w:themeColor="text1"/>
                <w:sz w:val="24"/>
                <w:szCs w:val="24"/>
              </w:rPr>
              <w:t>V</w:t>
            </w:r>
            <w:r>
              <w:rPr>
                <w:rFonts w:ascii="Times New Roman" w:hAnsi="Times New Roman" w:cs="Times New Roman"/>
                <w:b w:val="0"/>
                <w:color w:val="000000" w:themeColor="text1"/>
                <w:sz w:val="24"/>
                <w:szCs w:val="24"/>
              </w:rPr>
              <w:t>i</w:t>
            </w:r>
            <w:r w:rsidRPr="001D149E">
              <w:rPr>
                <w:rFonts w:ascii="Times New Roman" w:hAnsi="Times New Roman" w:cs="Times New Roman"/>
                <w:b w:val="0"/>
                <w:color w:val="000000" w:themeColor="text1"/>
                <w:sz w:val="24"/>
                <w:szCs w:val="24"/>
              </w:rPr>
              <w:t>deo que muestra las causas que llevan a mucha gente a abandonar sus hogares para emigrar</w:t>
            </w:r>
          </w:p>
          <w:p w:rsidR="00E461CB" w:rsidRPr="001C1BDC" w:rsidRDefault="00E461CB" w:rsidP="00E461CB">
            <w:pPr>
              <w:pStyle w:val="Ttulo4"/>
              <w:shd w:val="clear" w:color="auto" w:fill="FFFFFF"/>
              <w:spacing w:before="109" w:beforeAutospacing="0" w:after="109" w:afterAutospacing="0"/>
              <w:jc w:val="both"/>
              <w:outlineLvl w:val="3"/>
              <w:rPr>
                <w:color w:val="000000" w:themeColor="text1"/>
              </w:rPr>
            </w:pPr>
          </w:p>
        </w:tc>
      </w:tr>
    </w:tbl>
    <w:p w:rsidR="00085D9B" w:rsidRPr="001D149E" w:rsidRDefault="00085D9B" w:rsidP="004942F4">
      <w:pPr>
        <w:pStyle w:val="Ttulo4"/>
        <w:shd w:val="clear" w:color="auto" w:fill="FFFFFF"/>
        <w:spacing w:before="109" w:beforeAutospacing="0" w:after="109" w:afterAutospacing="0"/>
        <w:jc w:val="both"/>
        <w:rPr>
          <w:bCs w:val="0"/>
          <w:color w:val="000000" w:themeColor="text1"/>
        </w:rPr>
      </w:pPr>
    </w:p>
    <w:p w:rsidR="006663B4" w:rsidRDefault="00E461CB" w:rsidP="004942F4">
      <w:pPr>
        <w:pStyle w:val="Ttulo4"/>
        <w:shd w:val="clear" w:color="auto" w:fill="FFFFFF"/>
        <w:spacing w:before="109" w:beforeAutospacing="0" w:after="109" w:afterAutospacing="0"/>
        <w:jc w:val="both"/>
        <w:rPr>
          <w:b w:val="0"/>
          <w:bCs w:val="0"/>
          <w:color w:val="000000" w:themeColor="text1"/>
        </w:rPr>
      </w:pPr>
      <w:r>
        <w:rPr>
          <w:b w:val="0"/>
          <w:bCs w:val="0"/>
          <w:color w:val="000000" w:themeColor="text1"/>
        </w:rPr>
        <w:t xml:space="preserve"> </w:t>
      </w:r>
    </w:p>
    <w:tbl>
      <w:tblPr>
        <w:tblStyle w:val="Tablaconcuadrcula"/>
        <w:tblW w:w="0" w:type="auto"/>
        <w:tblLook w:val="04A0" w:firstRow="1" w:lastRow="0" w:firstColumn="1" w:lastColumn="0" w:noHBand="0" w:noVBand="1"/>
      </w:tblPr>
      <w:tblGrid>
        <w:gridCol w:w="1283"/>
        <w:gridCol w:w="7771"/>
      </w:tblGrid>
      <w:tr w:rsidR="00E461CB" w:rsidRPr="001C1BDC" w:rsidTr="006D238D">
        <w:tc>
          <w:tcPr>
            <w:tcW w:w="9054" w:type="dxa"/>
            <w:gridSpan w:val="2"/>
            <w:shd w:val="clear" w:color="auto" w:fill="000000" w:themeFill="text1"/>
          </w:tcPr>
          <w:p w:rsidR="00E461CB" w:rsidRPr="001C1BDC" w:rsidRDefault="000E312B" w:rsidP="006D238D">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 Recurso</w:t>
            </w:r>
            <w:r w:rsidR="00E461CB" w:rsidRPr="00E23F34">
              <w:rPr>
                <w:rFonts w:ascii="Times New Roman" w:hAnsi="Times New Roman" w:cs="Times New Roman"/>
                <w:b/>
                <w:color w:val="FFFFFF" w:themeColor="background1"/>
                <w:sz w:val="24"/>
                <w:szCs w:val="24"/>
              </w:rPr>
              <w:t xml:space="preserve"> aprovechado</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461CB" w:rsidRPr="001C1BDC" w:rsidRDefault="00E461CB"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130</w:t>
            </w:r>
          </w:p>
        </w:tc>
      </w:tr>
      <w:tr w:rsidR="00E461CB" w:rsidRPr="001C1BDC" w:rsidTr="006D238D">
        <w:trPr>
          <w:trHeight w:val="602"/>
        </w:trPr>
        <w:tc>
          <w:tcPr>
            <w:tcW w:w="2518" w:type="dxa"/>
          </w:tcPr>
          <w:p w:rsidR="00E461CB" w:rsidRPr="001C1BDC" w:rsidRDefault="00E461C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461CB" w:rsidRPr="000564BA" w:rsidRDefault="00A94170" w:rsidP="006D238D">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/2 Los movimientos migratorios/2.2 La inmigración</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461CB" w:rsidRPr="001D149E" w:rsidRDefault="00E461CB" w:rsidP="00E461CB">
            <w:pPr>
              <w:jc w:val="both"/>
              <w:rPr>
                <w:rStyle w:val="un"/>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t xml:space="preserve">Cambiar: </w:t>
            </w:r>
            <w:r w:rsidRPr="00E461CB">
              <w:rPr>
                <w:rFonts w:ascii="Times New Roman" w:eastAsia="Times New Roman" w:hAnsi="Times New Roman" w:cs="Times New Roman"/>
                <w:noProof/>
                <w:color w:val="FF0000"/>
                <w:sz w:val="24"/>
                <w:szCs w:val="24"/>
              </w:rPr>
              <w:t>Sevilla</w:t>
            </w:r>
            <w:r>
              <w:rPr>
                <w:rFonts w:ascii="Times New Roman" w:eastAsia="Times New Roman" w:hAnsi="Times New Roman" w:cs="Times New Roman"/>
                <w:noProof/>
                <w:color w:val="000000" w:themeColor="text1"/>
                <w:sz w:val="24"/>
                <w:szCs w:val="24"/>
              </w:rPr>
              <w:t xml:space="preserve"> por </w:t>
            </w:r>
            <w:r w:rsidRPr="00E461CB">
              <w:rPr>
                <w:rFonts w:ascii="Times New Roman" w:eastAsia="Times New Roman" w:hAnsi="Times New Roman" w:cs="Times New Roman"/>
                <w:noProof/>
                <w:color w:val="FF0000"/>
                <w:sz w:val="24"/>
                <w:szCs w:val="24"/>
              </w:rPr>
              <w:t>Cali</w:t>
            </w:r>
            <w:r>
              <w:rPr>
                <w:rFonts w:ascii="Times New Roman" w:eastAsia="Times New Roman" w:hAnsi="Times New Roman" w:cs="Times New Roman"/>
                <w:noProof/>
                <w:color w:val="000000" w:themeColor="text1"/>
                <w:sz w:val="24"/>
                <w:szCs w:val="24"/>
              </w:rPr>
              <w:t xml:space="preserve"> y </w:t>
            </w:r>
            <w:r w:rsidRPr="00E461CB">
              <w:rPr>
                <w:rFonts w:ascii="Times New Roman" w:eastAsia="Times New Roman" w:hAnsi="Times New Roman" w:cs="Times New Roman"/>
                <w:noProof/>
                <w:color w:val="FF0000"/>
                <w:sz w:val="24"/>
                <w:szCs w:val="24"/>
              </w:rPr>
              <w:t>Carmona</w:t>
            </w:r>
            <w:r>
              <w:rPr>
                <w:rFonts w:ascii="Times New Roman" w:eastAsia="Times New Roman" w:hAnsi="Times New Roman" w:cs="Times New Roman"/>
                <w:noProof/>
                <w:color w:val="000000" w:themeColor="text1"/>
                <w:sz w:val="24"/>
                <w:szCs w:val="24"/>
              </w:rPr>
              <w:t xml:space="preserve"> por </w:t>
            </w:r>
            <w:r w:rsidRPr="00E461CB">
              <w:rPr>
                <w:rFonts w:ascii="Times New Roman" w:eastAsia="Times New Roman" w:hAnsi="Times New Roman" w:cs="Times New Roman"/>
                <w:noProof/>
                <w:color w:val="FF0000"/>
                <w:sz w:val="24"/>
                <w:szCs w:val="24"/>
              </w:rPr>
              <w:t>Cúcuta</w:t>
            </w:r>
          </w:p>
          <w:p w:rsidR="00E461CB" w:rsidRDefault="00E461CB" w:rsidP="006D238D">
            <w:pPr>
              <w:shd w:val="clear" w:color="auto" w:fill="FFFFFF"/>
              <w:spacing w:after="100" w:afterAutospacing="1" w:line="245" w:lineRule="atLeast"/>
              <w:jc w:val="both"/>
              <w:rPr>
                <w:rStyle w:val="un"/>
                <w:rFonts w:ascii="Times New Roman" w:eastAsia="Times New Roman" w:hAnsi="Times New Roman" w:cs="Times New Roman"/>
                <w:b/>
                <w:color w:val="000000" w:themeColor="text1"/>
                <w:sz w:val="24"/>
                <w:szCs w:val="24"/>
              </w:rPr>
            </w:pPr>
          </w:p>
          <w:p w:rsidR="00E461CB" w:rsidRDefault="00E461CB" w:rsidP="00E461CB">
            <w:pPr>
              <w:shd w:val="clear" w:color="auto" w:fill="FFFFFF"/>
              <w:spacing w:after="190"/>
              <w:jc w:val="both"/>
              <w:rPr>
                <w:rStyle w:val="un"/>
                <w:rFonts w:ascii="Times New Roman" w:eastAsia="Times New Roman" w:hAnsi="Times New Roman" w:cs="Times New Roman"/>
                <w:b/>
                <w:color w:val="000000" w:themeColor="text1"/>
                <w:sz w:val="24"/>
                <w:szCs w:val="24"/>
              </w:rPr>
            </w:pPr>
            <w:r>
              <w:rPr>
                <w:rStyle w:val="un"/>
                <w:rFonts w:ascii="Times New Roman" w:eastAsia="Times New Roman" w:hAnsi="Times New Roman" w:cs="Times New Roman"/>
                <w:b/>
                <w:color w:val="000000" w:themeColor="text1"/>
                <w:sz w:val="24"/>
                <w:szCs w:val="24"/>
              </w:rPr>
              <w:lastRenderedPageBreak/>
              <w:t xml:space="preserve"> </w:t>
            </w:r>
            <w:r w:rsidRPr="001D149E">
              <w:rPr>
                <w:rFonts w:ascii="Times New Roman" w:eastAsia="Times New Roman" w:hAnsi="Times New Roman" w:cs="Times New Roman"/>
                <w:noProof/>
                <w:color w:val="000000" w:themeColor="text1"/>
                <w:sz w:val="24"/>
                <w:szCs w:val="24"/>
              </w:rPr>
              <w:drawing>
                <wp:inline distT="0" distB="0" distL="0" distR="0" wp14:anchorId="53012D2A" wp14:editId="6F2E7E3E">
                  <wp:extent cx="2385320" cy="1518250"/>
                  <wp:effectExtent l="0" t="0" r="0" b="0"/>
                  <wp:docPr id="140" name="Imagen 140" descr="C:\Users\Usuario\Pictures\inmigran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suario\Pictures\inmigrantes 2.png"/>
                          <pic:cNvPicPr>
                            <a:picLocks noChangeAspect="1" noChangeArrowheads="1"/>
                          </pic:cNvPicPr>
                        </pic:nvPicPr>
                        <pic:blipFill>
                          <a:blip r:embed="rId22" cstate="print"/>
                          <a:srcRect/>
                          <a:stretch>
                            <a:fillRect/>
                          </a:stretch>
                        </pic:blipFill>
                        <pic:spPr bwMode="auto">
                          <a:xfrm>
                            <a:off x="0" y="0"/>
                            <a:ext cx="2392104" cy="1522568"/>
                          </a:xfrm>
                          <a:prstGeom prst="rect">
                            <a:avLst/>
                          </a:prstGeom>
                          <a:noFill/>
                          <a:ln w="9525">
                            <a:noFill/>
                            <a:miter lim="800000"/>
                            <a:headEnd/>
                            <a:tailEnd/>
                          </a:ln>
                        </pic:spPr>
                      </pic:pic>
                    </a:graphicData>
                  </a:graphic>
                </wp:inline>
              </w:drawing>
            </w:r>
          </w:p>
          <w:p w:rsidR="00E461CB" w:rsidRDefault="00E461CB" w:rsidP="00E461CB">
            <w:pPr>
              <w:shd w:val="clear" w:color="auto" w:fill="FFFFFF"/>
              <w:spacing w:after="190"/>
              <w:jc w:val="both"/>
              <w:rPr>
                <w:rStyle w:val="un"/>
                <w:rFonts w:ascii="Times New Roman" w:eastAsia="Times New Roman" w:hAnsi="Times New Roman" w:cs="Times New Roman"/>
                <w:b/>
                <w:color w:val="000000" w:themeColor="text1"/>
                <w:sz w:val="24"/>
                <w:szCs w:val="24"/>
              </w:rPr>
            </w:pPr>
          </w:p>
          <w:p w:rsidR="00E461CB" w:rsidRPr="00E461CB" w:rsidRDefault="00E461CB" w:rsidP="00E461CB">
            <w:pPr>
              <w:shd w:val="clear" w:color="auto" w:fill="FFFFFF"/>
              <w:spacing w:after="190"/>
              <w:jc w:val="both"/>
              <w:rPr>
                <w:rStyle w:val="un"/>
                <w:rFonts w:ascii="Times New Roman" w:eastAsia="Times New Roman" w:hAnsi="Times New Roman" w:cs="Times New Roman"/>
                <w:color w:val="000000" w:themeColor="text1"/>
                <w:sz w:val="24"/>
                <w:szCs w:val="24"/>
              </w:rPr>
            </w:pPr>
            <w:r w:rsidRPr="00E461CB">
              <w:rPr>
                <w:rStyle w:val="un"/>
                <w:rFonts w:ascii="Times New Roman" w:eastAsia="Times New Roman" w:hAnsi="Times New Roman" w:cs="Times New Roman"/>
                <w:color w:val="000000" w:themeColor="text1"/>
                <w:sz w:val="24"/>
                <w:szCs w:val="24"/>
              </w:rPr>
              <w:t xml:space="preserve">Cambiar </w:t>
            </w:r>
            <w:r w:rsidRPr="00E461CB">
              <w:rPr>
                <w:rStyle w:val="un"/>
                <w:rFonts w:ascii="Times New Roman" w:eastAsia="Times New Roman" w:hAnsi="Times New Roman" w:cs="Times New Roman"/>
                <w:color w:val="FF0000"/>
                <w:sz w:val="24"/>
                <w:szCs w:val="24"/>
              </w:rPr>
              <w:t>Madrid</w:t>
            </w:r>
            <w:r w:rsidRPr="00E461CB">
              <w:rPr>
                <w:rStyle w:val="un"/>
                <w:rFonts w:ascii="Times New Roman" w:eastAsia="Times New Roman" w:hAnsi="Times New Roman" w:cs="Times New Roman"/>
                <w:color w:val="000000" w:themeColor="text1"/>
                <w:sz w:val="24"/>
                <w:szCs w:val="24"/>
              </w:rPr>
              <w:t xml:space="preserve"> por </w:t>
            </w:r>
            <w:r w:rsidRPr="00E461CB">
              <w:rPr>
                <w:rStyle w:val="un"/>
                <w:rFonts w:ascii="Times New Roman" w:eastAsia="Times New Roman" w:hAnsi="Times New Roman" w:cs="Times New Roman"/>
                <w:color w:val="FF0000"/>
                <w:sz w:val="24"/>
                <w:szCs w:val="24"/>
              </w:rPr>
              <w:t>Tumaco</w:t>
            </w:r>
            <w:r w:rsidRPr="00E461CB">
              <w:rPr>
                <w:rStyle w:val="un"/>
                <w:rFonts w:ascii="Times New Roman" w:eastAsia="Times New Roman" w:hAnsi="Times New Roman" w:cs="Times New Roman"/>
                <w:color w:val="000000" w:themeColor="text1"/>
                <w:sz w:val="24"/>
                <w:szCs w:val="24"/>
              </w:rPr>
              <w:t xml:space="preserve">. Cambiar </w:t>
            </w:r>
            <w:r w:rsidRPr="00E461CB">
              <w:rPr>
                <w:rStyle w:val="un"/>
                <w:rFonts w:ascii="Times New Roman" w:eastAsia="Times New Roman" w:hAnsi="Times New Roman" w:cs="Times New Roman"/>
                <w:color w:val="FF0000"/>
                <w:sz w:val="24"/>
                <w:szCs w:val="24"/>
              </w:rPr>
              <w:t>Santander</w:t>
            </w:r>
            <w:r w:rsidRPr="00E461CB">
              <w:rPr>
                <w:rStyle w:val="un"/>
                <w:rFonts w:ascii="Times New Roman" w:eastAsia="Times New Roman" w:hAnsi="Times New Roman" w:cs="Times New Roman"/>
                <w:color w:val="000000" w:themeColor="text1"/>
                <w:sz w:val="24"/>
                <w:szCs w:val="24"/>
              </w:rPr>
              <w:t xml:space="preserve"> por </w:t>
            </w:r>
            <w:r w:rsidRPr="00E461CB">
              <w:rPr>
                <w:rStyle w:val="un"/>
                <w:rFonts w:ascii="Times New Roman" w:eastAsia="Times New Roman" w:hAnsi="Times New Roman" w:cs="Times New Roman"/>
                <w:color w:val="FF0000"/>
                <w:sz w:val="24"/>
                <w:szCs w:val="24"/>
              </w:rPr>
              <w:t>Popayán</w:t>
            </w:r>
          </w:p>
          <w:p w:rsidR="00E461CB" w:rsidRDefault="00E461CB" w:rsidP="00E461CB">
            <w:pPr>
              <w:shd w:val="clear" w:color="auto" w:fill="FFFFFF"/>
              <w:spacing w:after="190"/>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65AE167E" wp14:editId="62A1D748">
                  <wp:extent cx="2872596" cy="1826421"/>
                  <wp:effectExtent l="0" t="0" r="0" b="0"/>
                  <wp:docPr id="141" name="Imagen 141" descr="C:\Users\Usuario\Pictures\inmigrant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Usuario\Pictures\inmigrantes 3.png"/>
                          <pic:cNvPicPr>
                            <a:picLocks noChangeAspect="1" noChangeArrowheads="1"/>
                          </pic:cNvPicPr>
                        </pic:nvPicPr>
                        <pic:blipFill>
                          <a:blip r:embed="rId23" cstate="print"/>
                          <a:srcRect/>
                          <a:stretch>
                            <a:fillRect/>
                          </a:stretch>
                        </pic:blipFill>
                        <pic:spPr bwMode="auto">
                          <a:xfrm>
                            <a:off x="0" y="0"/>
                            <a:ext cx="2870721" cy="1825229"/>
                          </a:xfrm>
                          <a:prstGeom prst="rect">
                            <a:avLst/>
                          </a:prstGeom>
                          <a:noFill/>
                          <a:ln w="9525">
                            <a:noFill/>
                            <a:miter lim="800000"/>
                            <a:headEnd/>
                            <a:tailEnd/>
                          </a:ln>
                        </pic:spPr>
                      </pic:pic>
                    </a:graphicData>
                  </a:graphic>
                </wp:inline>
              </w:drawing>
            </w:r>
          </w:p>
          <w:p w:rsidR="00E461CB" w:rsidRDefault="00E461CB" w:rsidP="00E461CB">
            <w:pPr>
              <w:shd w:val="clear" w:color="auto" w:fill="FFFFFF"/>
              <w:spacing w:after="190"/>
              <w:jc w:val="both"/>
              <w:rPr>
                <w:color w:val="000000" w:themeColor="text1"/>
                <w:sz w:val="24"/>
                <w:szCs w:val="24"/>
              </w:rPr>
            </w:pPr>
          </w:p>
          <w:p w:rsidR="00E461CB" w:rsidRDefault="00E461CB" w:rsidP="00E461CB">
            <w:pPr>
              <w:shd w:val="clear" w:color="auto" w:fill="FFFFFF"/>
              <w:spacing w:after="190"/>
              <w:jc w:val="both"/>
              <w:rPr>
                <w:color w:val="000000" w:themeColor="text1"/>
                <w:sz w:val="24"/>
                <w:szCs w:val="24"/>
              </w:rPr>
            </w:pPr>
            <w:r>
              <w:rPr>
                <w:color w:val="000000" w:themeColor="text1"/>
                <w:sz w:val="24"/>
                <w:szCs w:val="24"/>
              </w:rPr>
              <w:t xml:space="preserve">Cambiar </w:t>
            </w:r>
            <w:r w:rsidRPr="00E461CB">
              <w:rPr>
                <w:color w:val="FF0000"/>
                <w:sz w:val="24"/>
                <w:szCs w:val="24"/>
              </w:rPr>
              <w:t>Bilbao</w:t>
            </w:r>
            <w:r>
              <w:rPr>
                <w:color w:val="000000" w:themeColor="text1"/>
                <w:sz w:val="24"/>
                <w:szCs w:val="24"/>
              </w:rPr>
              <w:t xml:space="preserve"> por </w:t>
            </w:r>
            <w:r w:rsidRPr="00E461CB">
              <w:rPr>
                <w:color w:val="FF0000"/>
                <w:sz w:val="24"/>
                <w:szCs w:val="24"/>
              </w:rPr>
              <w:t>Mitú</w:t>
            </w:r>
            <w:r>
              <w:rPr>
                <w:color w:val="000000" w:themeColor="text1"/>
                <w:sz w:val="24"/>
                <w:szCs w:val="24"/>
              </w:rPr>
              <w:t xml:space="preserve">. Cambiar </w:t>
            </w:r>
            <w:r w:rsidRPr="00E461CB">
              <w:rPr>
                <w:color w:val="FF0000"/>
                <w:sz w:val="24"/>
                <w:szCs w:val="24"/>
              </w:rPr>
              <w:t>Valencia</w:t>
            </w:r>
            <w:r>
              <w:rPr>
                <w:color w:val="000000" w:themeColor="text1"/>
                <w:sz w:val="24"/>
                <w:szCs w:val="24"/>
              </w:rPr>
              <w:t xml:space="preserve"> por </w:t>
            </w:r>
            <w:r w:rsidRPr="00E461CB">
              <w:rPr>
                <w:color w:val="FF0000"/>
                <w:sz w:val="24"/>
                <w:szCs w:val="24"/>
              </w:rPr>
              <w:t>Florencia</w:t>
            </w:r>
          </w:p>
          <w:p w:rsidR="00E461CB" w:rsidRDefault="00E461CB" w:rsidP="00E461CB">
            <w:pPr>
              <w:shd w:val="clear" w:color="auto" w:fill="FFFFFF"/>
              <w:spacing w:after="190"/>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drawing>
                <wp:inline distT="0" distB="0" distL="0" distR="0" wp14:anchorId="75CCDA7E" wp14:editId="4EE6FED8">
                  <wp:extent cx="3551444" cy="2254126"/>
                  <wp:effectExtent l="0" t="0" r="0" b="0"/>
                  <wp:docPr id="8" name="Imagen 8" descr="C:\Users\Usuario\Pictures\inmigrant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suario\Pictures\inmigrantes 4.png"/>
                          <pic:cNvPicPr>
                            <a:picLocks noChangeAspect="1" noChangeArrowheads="1"/>
                          </pic:cNvPicPr>
                        </pic:nvPicPr>
                        <pic:blipFill>
                          <a:blip r:embed="rId24" cstate="print"/>
                          <a:srcRect/>
                          <a:stretch>
                            <a:fillRect/>
                          </a:stretch>
                        </pic:blipFill>
                        <pic:spPr bwMode="auto">
                          <a:xfrm>
                            <a:off x="0" y="0"/>
                            <a:ext cx="3550794" cy="2253713"/>
                          </a:xfrm>
                          <a:prstGeom prst="rect">
                            <a:avLst/>
                          </a:prstGeom>
                          <a:noFill/>
                          <a:ln w="9525">
                            <a:noFill/>
                            <a:miter lim="800000"/>
                            <a:headEnd/>
                            <a:tailEnd/>
                          </a:ln>
                        </pic:spPr>
                      </pic:pic>
                    </a:graphicData>
                  </a:graphic>
                </wp:inline>
              </w:drawing>
            </w:r>
          </w:p>
          <w:p w:rsidR="000E312B" w:rsidRDefault="000E312B" w:rsidP="00E461CB">
            <w:pPr>
              <w:shd w:val="clear" w:color="auto" w:fill="FFFFFF"/>
              <w:spacing w:after="190"/>
              <w:jc w:val="both"/>
              <w:rPr>
                <w:color w:val="000000" w:themeColor="text1"/>
                <w:sz w:val="24"/>
                <w:szCs w:val="24"/>
              </w:rPr>
            </w:pPr>
          </w:p>
          <w:p w:rsidR="000E312B" w:rsidRDefault="000E312B" w:rsidP="00E461CB">
            <w:pPr>
              <w:shd w:val="clear" w:color="auto" w:fill="FFFFFF"/>
              <w:spacing w:after="190"/>
              <w:jc w:val="both"/>
              <w:rPr>
                <w:color w:val="000000" w:themeColor="text1"/>
                <w:sz w:val="24"/>
                <w:szCs w:val="24"/>
              </w:rPr>
            </w:pPr>
            <w:r>
              <w:rPr>
                <w:color w:val="000000" w:themeColor="text1"/>
                <w:sz w:val="24"/>
                <w:szCs w:val="24"/>
              </w:rPr>
              <w:t xml:space="preserve">Cambiar </w:t>
            </w:r>
            <w:r w:rsidRPr="000E312B">
              <w:rPr>
                <w:color w:val="000000" w:themeColor="text1"/>
                <w:sz w:val="24"/>
                <w:szCs w:val="24"/>
                <w:highlight w:val="red"/>
              </w:rPr>
              <w:t>Alicante</w:t>
            </w:r>
            <w:r>
              <w:rPr>
                <w:color w:val="000000" w:themeColor="text1"/>
                <w:sz w:val="24"/>
                <w:szCs w:val="24"/>
              </w:rPr>
              <w:t xml:space="preserve"> por </w:t>
            </w:r>
            <w:r w:rsidRPr="000E312B">
              <w:rPr>
                <w:color w:val="000000" w:themeColor="text1"/>
                <w:sz w:val="24"/>
                <w:szCs w:val="24"/>
                <w:highlight w:val="red"/>
              </w:rPr>
              <w:t>Ciénaga</w:t>
            </w:r>
          </w:p>
          <w:p w:rsidR="000E312B" w:rsidRDefault="000E312B" w:rsidP="00E461CB">
            <w:pPr>
              <w:shd w:val="clear" w:color="auto" w:fill="FFFFFF"/>
              <w:spacing w:after="190"/>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lastRenderedPageBreak/>
              <w:drawing>
                <wp:inline distT="0" distB="0" distL="0" distR="0" wp14:anchorId="0ECB940A" wp14:editId="32FB08DE">
                  <wp:extent cx="5612130" cy="3571125"/>
                  <wp:effectExtent l="19050" t="0" r="7620" b="0"/>
                  <wp:docPr id="143" name="Imagen 143" descr="C:\Users\Usuario\Pictures\inmigrant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suario\Pictures\inmigrantes 5.png"/>
                          <pic:cNvPicPr>
                            <a:picLocks noChangeAspect="1" noChangeArrowheads="1"/>
                          </pic:cNvPicPr>
                        </pic:nvPicPr>
                        <pic:blipFill>
                          <a:blip r:embed="rId25" cstate="print"/>
                          <a:srcRect/>
                          <a:stretch>
                            <a:fillRect/>
                          </a:stretch>
                        </pic:blipFill>
                        <pic:spPr bwMode="auto">
                          <a:xfrm>
                            <a:off x="0" y="0"/>
                            <a:ext cx="5612130" cy="3571125"/>
                          </a:xfrm>
                          <a:prstGeom prst="rect">
                            <a:avLst/>
                          </a:prstGeom>
                          <a:noFill/>
                          <a:ln w="9525">
                            <a:noFill/>
                            <a:miter lim="800000"/>
                            <a:headEnd/>
                            <a:tailEnd/>
                          </a:ln>
                        </pic:spPr>
                      </pic:pic>
                    </a:graphicData>
                  </a:graphic>
                </wp:inline>
              </w:drawing>
            </w:r>
          </w:p>
          <w:p w:rsidR="00E461CB" w:rsidRPr="001C1BDC" w:rsidRDefault="00E461CB" w:rsidP="00E461CB">
            <w:pPr>
              <w:shd w:val="clear" w:color="auto" w:fill="FFFFFF"/>
              <w:spacing w:after="190"/>
              <w:jc w:val="both"/>
              <w:rPr>
                <w:color w:val="000000" w:themeColor="text1"/>
                <w:sz w:val="24"/>
                <w:szCs w:val="24"/>
              </w:rPr>
            </w:pP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461CB" w:rsidRPr="00E461CB" w:rsidRDefault="00E461CB" w:rsidP="000E312B">
            <w:pPr>
              <w:pStyle w:val="Sinespaciado"/>
              <w:tabs>
                <w:tab w:val="left" w:pos="4850"/>
              </w:tabs>
              <w:jc w:val="both"/>
              <w:rPr>
                <w:rFonts w:ascii="Times New Roman" w:hAnsi="Times New Roman" w:cs="Times New Roman"/>
                <w:color w:val="000000" w:themeColor="text1"/>
                <w:sz w:val="24"/>
                <w:szCs w:val="24"/>
              </w:rPr>
            </w:pPr>
            <w:r w:rsidRPr="001D149E">
              <w:rPr>
                <w:rStyle w:val="un"/>
                <w:rFonts w:ascii="Times New Roman" w:eastAsia="Times New Roman" w:hAnsi="Times New Roman" w:cs="Times New Roman"/>
                <w:color w:val="000000" w:themeColor="text1"/>
                <w:sz w:val="24"/>
                <w:szCs w:val="24"/>
              </w:rPr>
              <w:t>Distingue</w:t>
            </w:r>
            <w:r w:rsidR="000E312B">
              <w:rPr>
                <w:rStyle w:val="un"/>
                <w:rFonts w:ascii="Times New Roman" w:eastAsia="Times New Roman" w:hAnsi="Times New Roman" w:cs="Times New Roman"/>
                <w:color w:val="000000" w:themeColor="text1"/>
                <w:sz w:val="24"/>
                <w:szCs w:val="24"/>
              </w:rPr>
              <w:t xml:space="preserve"> entre inmigración y emigración</w:t>
            </w:r>
          </w:p>
        </w:tc>
      </w:tr>
      <w:tr w:rsidR="00E461CB" w:rsidRPr="001C1BDC" w:rsidTr="006D238D">
        <w:tc>
          <w:tcPr>
            <w:tcW w:w="2518" w:type="dxa"/>
          </w:tcPr>
          <w:p w:rsidR="00E461CB" w:rsidRPr="001C1BDC" w:rsidRDefault="00E461CB" w:rsidP="006D238D">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c>
          <w:tcPr>
            <w:tcW w:w="6536" w:type="dxa"/>
          </w:tcPr>
          <w:p w:rsidR="00E461CB" w:rsidRPr="000E312B" w:rsidRDefault="00E461CB" w:rsidP="000E312B">
            <w:pPr>
              <w:jc w:val="both"/>
              <w:rPr>
                <w:rFonts w:ascii="Times New Roman" w:eastAsia="Times New Roman" w:hAnsi="Times New Roman" w:cs="Times New Roman"/>
                <w:color w:val="000000" w:themeColor="text1"/>
                <w:sz w:val="24"/>
                <w:szCs w:val="24"/>
              </w:rPr>
            </w:pPr>
            <w:r w:rsidRPr="001D149E">
              <w:rPr>
                <w:rStyle w:val="un"/>
                <w:rFonts w:ascii="Times New Roman" w:eastAsia="Times New Roman" w:hAnsi="Times New Roman" w:cs="Times New Roman"/>
                <w:color w:val="000000" w:themeColor="text1"/>
                <w:sz w:val="24"/>
                <w:szCs w:val="24"/>
              </w:rPr>
              <w:t xml:space="preserve">Actividad que presenta distintos supuestos que los </w:t>
            </w:r>
            <w:r>
              <w:rPr>
                <w:rStyle w:val="un"/>
                <w:rFonts w:ascii="Times New Roman" w:eastAsia="Times New Roman" w:hAnsi="Times New Roman" w:cs="Times New Roman"/>
                <w:color w:val="000000" w:themeColor="text1"/>
                <w:sz w:val="24"/>
                <w:szCs w:val="24"/>
              </w:rPr>
              <w:t>estudiantes</w:t>
            </w:r>
            <w:r w:rsidRPr="001D149E">
              <w:rPr>
                <w:rStyle w:val="un"/>
                <w:rFonts w:ascii="Times New Roman" w:eastAsia="Times New Roman" w:hAnsi="Times New Roman" w:cs="Times New Roman"/>
                <w:color w:val="000000" w:themeColor="text1"/>
                <w:sz w:val="24"/>
                <w:szCs w:val="24"/>
              </w:rPr>
              <w:t xml:space="preserve"> tendrán que asoci</w:t>
            </w:r>
            <w:r w:rsidR="000E312B">
              <w:rPr>
                <w:rStyle w:val="un"/>
                <w:rFonts w:ascii="Times New Roman" w:eastAsia="Times New Roman" w:hAnsi="Times New Roman" w:cs="Times New Roman"/>
                <w:color w:val="000000" w:themeColor="text1"/>
                <w:sz w:val="24"/>
                <w:szCs w:val="24"/>
              </w:rPr>
              <w:t>ar a emigración o a inmigración</w:t>
            </w:r>
          </w:p>
          <w:p w:rsidR="00E461CB" w:rsidRPr="001C1BDC" w:rsidRDefault="00E461CB" w:rsidP="006D238D">
            <w:pPr>
              <w:pStyle w:val="Ttulo4"/>
              <w:shd w:val="clear" w:color="auto" w:fill="FFFFFF"/>
              <w:spacing w:before="109" w:beforeAutospacing="0" w:after="109" w:afterAutospacing="0"/>
              <w:jc w:val="both"/>
              <w:outlineLvl w:val="3"/>
              <w:rPr>
                <w:color w:val="000000" w:themeColor="text1"/>
              </w:rPr>
            </w:pPr>
          </w:p>
        </w:tc>
      </w:tr>
    </w:tbl>
    <w:p w:rsidR="00E461CB" w:rsidRPr="001D149E" w:rsidRDefault="00E461CB" w:rsidP="004942F4">
      <w:pPr>
        <w:pStyle w:val="Ttulo4"/>
        <w:shd w:val="clear" w:color="auto" w:fill="FFFFFF"/>
        <w:spacing w:before="109" w:beforeAutospacing="0" w:after="109" w:afterAutospacing="0"/>
        <w:jc w:val="both"/>
        <w:rPr>
          <w:b w:val="0"/>
          <w:bCs w:val="0"/>
          <w:color w:val="000000" w:themeColor="text1"/>
        </w:rPr>
      </w:pPr>
    </w:p>
    <w:p w:rsidR="006476FE" w:rsidRPr="000E312B" w:rsidRDefault="000E312B" w:rsidP="004942F4">
      <w:pPr>
        <w:pStyle w:val="Ttulo4"/>
        <w:shd w:val="clear" w:color="auto" w:fill="FFFFFF"/>
        <w:spacing w:before="109" w:beforeAutospacing="0" w:after="109" w:afterAutospacing="0"/>
        <w:jc w:val="both"/>
        <w:rPr>
          <w:bCs w:val="0"/>
          <w:color w:val="000000" w:themeColor="text1"/>
        </w:rPr>
      </w:pPr>
      <w:r w:rsidRPr="000E312B">
        <w:rPr>
          <w:color w:val="000000" w:themeColor="text1"/>
          <w:highlight w:val="yellow"/>
        </w:rPr>
        <w:t>[SECCIÓN 2]</w:t>
      </w:r>
      <w:r w:rsidRPr="000E312B">
        <w:rPr>
          <w:color w:val="000000" w:themeColor="text1"/>
        </w:rPr>
        <w:t xml:space="preserve"> </w:t>
      </w:r>
      <w:r w:rsidR="002A6A49">
        <w:rPr>
          <w:bCs w:val="0"/>
          <w:color w:val="000000" w:themeColor="text1"/>
        </w:rPr>
        <w:t>3</w:t>
      </w:r>
      <w:r w:rsidR="006476FE" w:rsidRPr="000E312B">
        <w:rPr>
          <w:bCs w:val="0"/>
          <w:color w:val="000000" w:themeColor="text1"/>
        </w:rPr>
        <w:t>.3 Consolidación</w:t>
      </w:r>
    </w:p>
    <w:p w:rsidR="00E461CB" w:rsidRPr="00820C74" w:rsidRDefault="00E461CB" w:rsidP="00E461CB">
      <w:pPr>
        <w:shd w:val="clear" w:color="auto" w:fill="FFFFFF"/>
        <w:spacing w:before="100" w:beforeAutospacing="1" w:after="100" w:afterAutospacing="1"/>
        <w:rPr>
          <w:rFonts w:ascii="Times New Roman" w:eastAsia="Times New Roman" w:hAnsi="Times New Roman" w:cs="Times New Roman"/>
          <w:b/>
          <w:sz w:val="24"/>
          <w:szCs w:val="24"/>
          <w:lang w:val="es-ES"/>
        </w:rPr>
      </w:pPr>
      <w:r w:rsidRPr="00E76A5A">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461"/>
        <w:gridCol w:w="7593"/>
      </w:tblGrid>
      <w:tr w:rsidR="000E312B" w:rsidRPr="001C1BDC" w:rsidTr="006D238D">
        <w:tc>
          <w:tcPr>
            <w:tcW w:w="9054" w:type="dxa"/>
            <w:gridSpan w:val="2"/>
            <w:shd w:val="clear" w:color="auto" w:fill="000000" w:themeFill="text1"/>
          </w:tcPr>
          <w:p w:rsidR="000E312B" w:rsidRPr="001C1BDC" w:rsidRDefault="000E312B" w:rsidP="006D238D">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 Recurso</w:t>
            </w:r>
            <w:r w:rsidRPr="00E23F34">
              <w:rPr>
                <w:rFonts w:ascii="Times New Roman" w:hAnsi="Times New Roman" w:cs="Times New Roman"/>
                <w:b/>
                <w:color w:val="FFFFFF" w:themeColor="background1"/>
                <w:sz w:val="24"/>
                <w:szCs w:val="24"/>
              </w:rPr>
              <w:t xml:space="preserve"> aprovechado</w:t>
            </w:r>
          </w:p>
        </w:tc>
      </w:tr>
      <w:tr w:rsidR="000E312B" w:rsidRPr="001C1BDC" w:rsidTr="006D238D">
        <w:tc>
          <w:tcPr>
            <w:tcW w:w="2518" w:type="dxa"/>
          </w:tcPr>
          <w:p w:rsidR="000E312B" w:rsidRPr="001C1BDC" w:rsidRDefault="000E312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E312B" w:rsidRPr="001C1BDC" w:rsidRDefault="000E312B"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140</w:t>
            </w:r>
          </w:p>
        </w:tc>
      </w:tr>
      <w:tr w:rsidR="000E312B" w:rsidRPr="001C1BDC" w:rsidTr="006D238D">
        <w:trPr>
          <w:trHeight w:val="602"/>
        </w:trPr>
        <w:tc>
          <w:tcPr>
            <w:tcW w:w="2518" w:type="dxa"/>
          </w:tcPr>
          <w:p w:rsidR="000E312B" w:rsidRPr="001C1BDC" w:rsidRDefault="000E312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E312B" w:rsidRPr="000564BA" w:rsidRDefault="002A6A49" w:rsidP="005C5510">
            <w:pPr>
              <w:pStyle w:val="u"/>
              <w:shd w:val="clear" w:color="auto" w:fill="FFFFFF"/>
              <w:rPr>
                <w:color w:val="000000" w:themeColor="text1"/>
              </w:rPr>
            </w:pPr>
            <w:r>
              <w:rPr>
                <w:color w:val="000000" w:themeColor="text1"/>
              </w:rPr>
              <w:t xml:space="preserve">6 primaria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/2 Los</w:t>
            </w:r>
            <w:r w:rsidR="00085F0A">
              <w:rPr>
                <w:bCs/>
                <w:color w:val="000000" w:themeColor="text1"/>
              </w:rPr>
              <w:t xml:space="preserve"> movimientos migratorios/2.3 Consolidaci</w:t>
            </w:r>
            <w:r w:rsidR="005C5510">
              <w:rPr>
                <w:bCs/>
                <w:color w:val="000000" w:themeColor="text1"/>
              </w:rPr>
              <w:t>ó</w:t>
            </w:r>
            <w:r w:rsidR="00085F0A">
              <w:rPr>
                <w:bCs/>
                <w:color w:val="000000" w:themeColor="text1"/>
              </w:rPr>
              <w:t>n</w:t>
            </w:r>
          </w:p>
        </w:tc>
      </w:tr>
      <w:tr w:rsidR="000E312B" w:rsidRPr="001C1BDC" w:rsidTr="006D238D">
        <w:tc>
          <w:tcPr>
            <w:tcW w:w="2518" w:type="dxa"/>
          </w:tcPr>
          <w:p w:rsidR="000E312B" w:rsidRPr="001C1BDC" w:rsidRDefault="000E312B"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E312B" w:rsidRDefault="000E312B" w:rsidP="006D238D">
            <w:pPr>
              <w:shd w:val="clear" w:color="auto" w:fill="FFFFFF"/>
              <w:spacing w:after="190"/>
              <w:jc w:val="both"/>
              <w:rPr>
                <w:color w:val="000000" w:themeColor="text1"/>
                <w:sz w:val="24"/>
                <w:szCs w:val="24"/>
              </w:rPr>
            </w:pPr>
          </w:p>
          <w:p w:rsidR="000E312B" w:rsidRPr="000E312B" w:rsidRDefault="000E312B" w:rsidP="000E312B">
            <w:pPr>
              <w:rPr>
                <w:rFonts w:ascii="Times New Roman" w:hAnsi="Times New Roman" w:cs="Times New Roman"/>
                <w:color w:val="000000" w:themeColor="text1"/>
                <w:sz w:val="24"/>
                <w:szCs w:val="24"/>
              </w:rPr>
            </w:pPr>
            <w:r w:rsidRPr="000E312B">
              <w:t xml:space="preserve">Dice: </w:t>
            </w:r>
            <w:r w:rsidRPr="000E312B">
              <w:rPr>
                <w:color w:val="FF0000"/>
              </w:rPr>
              <w:t xml:space="preserve">¨Si es necesario, entrega las respuestas en mano” </w:t>
            </w:r>
            <w:r w:rsidRPr="000E312B">
              <w:t xml:space="preserve">debe decir: </w:t>
            </w:r>
            <w:r w:rsidRPr="000E312B">
              <w:rPr>
                <w:color w:val="FF0000"/>
              </w:rPr>
              <w:t>¨Si es necesario, entrega las respuestas por escrito”</w:t>
            </w:r>
          </w:p>
          <w:p w:rsidR="000E312B" w:rsidRDefault="000E312B" w:rsidP="006D238D">
            <w:pPr>
              <w:shd w:val="clear" w:color="auto" w:fill="FFFFFF"/>
              <w:spacing w:after="190"/>
              <w:jc w:val="both"/>
              <w:rPr>
                <w:color w:val="000000" w:themeColor="text1"/>
                <w:sz w:val="24"/>
                <w:szCs w:val="24"/>
              </w:rPr>
            </w:pPr>
            <w:r w:rsidRPr="001D149E">
              <w:rPr>
                <w:rFonts w:ascii="Times New Roman" w:eastAsia="Times New Roman" w:hAnsi="Times New Roman" w:cs="Times New Roman"/>
                <w:noProof/>
                <w:color w:val="000000" w:themeColor="text1"/>
                <w:sz w:val="24"/>
                <w:szCs w:val="24"/>
              </w:rPr>
              <w:lastRenderedPageBreak/>
              <w:drawing>
                <wp:inline distT="0" distB="0" distL="0" distR="0" wp14:anchorId="63900031" wp14:editId="266445F2">
                  <wp:extent cx="2383112" cy="1128960"/>
                  <wp:effectExtent l="0" t="0" r="0" b="0"/>
                  <wp:docPr id="30" name="Imagen 30" descr="C:\Users\Usuario\Pictures\s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uario\Pictures\saldo.png"/>
                          <pic:cNvPicPr>
                            <a:picLocks noChangeAspect="1" noChangeArrowheads="1"/>
                          </pic:cNvPicPr>
                        </pic:nvPicPr>
                        <pic:blipFill>
                          <a:blip r:embed="rId26" cstate="print"/>
                          <a:srcRect/>
                          <a:stretch>
                            <a:fillRect/>
                          </a:stretch>
                        </pic:blipFill>
                        <pic:spPr bwMode="auto">
                          <a:xfrm>
                            <a:off x="0" y="0"/>
                            <a:ext cx="2389571" cy="1132020"/>
                          </a:xfrm>
                          <a:prstGeom prst="rect">
                            <a:avLst/>
                          </a:prstGeom>
                          <a:noFill/>
                          <a:ln w="9525">
                            <a:noFill/>
                            <a:miter lim="800000"/>
                            <a:headEnd/>
                            <a:tailEnd/>
                          </a:ln>
                        </pic:spPr>
                      </pic:pic>
                    </a:graphicData>
                  </a:graphic>
                </wp:inline>
              </w:drawing>
            </w:r>
          </w:p>
          <w:p w:rsidR="00A94170" w:rsidRDefault="00A94170" w:rsidP="006D238D">
            <w:pPr>
              <w:shd w:val="clear" w:color="auto" w:fill="FFFFFF"/>
              <w:spacing w:after="190"/>
              <w:jc w:val="both"/>
              <w:rPr>
                <w:color w:val="000000" w:themeColor="text1"/>
                <w:sz w:val="24"/>
                <w:szCs w:val="24"/>
              </w:rPr>
            </w:pPr>
          </w:p>
          <w:p w:rsidR="002A6A49" w:rsidRDefault="002A6A49" w:rsidP="006D238D">
            <w:pPr>
              <w:shd w:val="clear" w:color="auto" w:fill="FFFFFF"/>
              <w:spacing w:after="190"/>
              <w:jc w:val="both"/>
              <w:rPr>
                <w:color w:val="000000" w:themeColor="text1"/>
                <w:sz w:val="24"/>
                <w:szCs w:val="24"/>
              </w:rPr>
            </w:pPr>
          </w:p>
          <w:p w:rsidR="002A6A49" w:rsidRDefault="002A6A49" w:rsidP="006D238D">
            <w:pPr>
              <w:shd w:val="clear" w:color="auto" w:fill="FFFFFF"/>
              <w:spacing w:after="190"/>
              <w:jc w:val="both"/>
              <w:rPr>
                <w:color w:val="000000" w:themeColor="text1"/>
                <w:sz w:val="24"/>
                <w:szCs w:val="24"/>
              </w:rPr>
            </w:pPr>
            <w:r>
              <w:rPr>
                <w:color w:val="000000" w:themeColor="text1"/>
                <w:sz w:val="24"/>
                <w:szCs w:val="24"/>
              </w:rPr>
              <w:t>Cambiar texto</w:t>
            </w:r>
          </w:p>
          <w:p w:rsidR="002A6A49" w:rsidRDefault="002A6A49" w:rsidP="006D238D">
            <w:pPr>
              <w:shd w:val="clear" w:color="auto" w:fill="FFFFFF"/>
              <w:spacing w:after="190"/>
              <w:jc w:val="both"/>
              <w:rPr>
                <w:color w:val="000000" w:themeColor="text1"/>
                <w:sz w:val="24"/>
                <w:szCs w:val="24"/>
              </w:rPr>
            </w:pPr>
            <w:r w:rsidRPr="002A6A49">
              <w:rPr>
                <w:color w:val="FF0000"/>
                <w:sz w:val="24"/>
                <w:szCs w:val="24"/>
              </w:rPr>
              <w:t>Pateras</w:t>
            </w:r>
            <w:r>
              <w:rPr>
                <w:color w:val="000000" w:themeColor="text1"/>
                <w:sz w:val="24"/>
                <w:szCs w:val="24"/>
              </w:rPr>
              <w:t xml:space="preserve"> por </w:t>
            </w:r>
            <w:r w:rsidRPr="002A6A49">
              <w:rPr>
                <w:color w:val="FF0000"/>
                <w:sz w:val="24"/>
                <w:szCs w:val="24"/>
              </w:rPr>
              <w:t>botes</w:t>
            </w:r>
            <w:r>
              <w:rPr>
                <w:color w:val="000000" w:themeColor="text1"/>
                <w:sz w:val="24"/>
                <w:szCs w:val="24"/>
              </w:rPr>
              <w:t xml:space="preserve"> </w:t>
            </w:r>
            <w:r w:rsidRPr="002A6A49">
              <w:rPr>
                <w:color w:val="FF0000"/>
                <w:sz w:val="24"/>
                <w:szCs w:val="24"/>
              </w:rPr>
              <w:t>inflables</w:t>
            </w:r>
          </w:p>
          <w:p w:rsidR="002A6A49" w:rsidRDefault="002A6A49" w:rsidP="006D238D">
            <w:pPr>
              <w:shd w:val="clear" w:color="auto" w:fill="FFFFFF"/>
              <w:spacing w:after="190"/>
              <w:jc w:val="both"/>
              <w:rPr>
                <w:color w:val="000000" w:themeColor="text1"/>
                <w:sz w:val="24"/>
                <w:szCs w:val="24"/>
              </w:rPr>
            </w:pPr>
            <w:r>
              <w:rPr>
                <w:noProof/>
              </w:rPr>
              <w:drawing>
                <wp:inline distT="0" distB="0" distL="0" distR="0" wp14:anchorId="6FDC2F33" wp14:editId="6D0BB302">
                  <wp:extent cx="4718649" cy="2652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2823" cy="2655319"/>
                          </a:xfrm>
                          <a:prstGeom prst="rect">
                            <a:avLst/>
                          </a:prstGeom>
                        </pic:spPr>
                      </pic:pic>
                    </a:graphicData>
                  </a:graphic>
                </wp:inline>
              </w:drawing>
            </w:r>
          </w:p>
          <w:p w:rsidR="00A94170" w:rsidRDefault="00A94170" w:rsidP="006D238D">
            <w:pPr>
              <w:shd w:val="clear" w:color="auto" w:fill="FFFFFF"/>
              <w:spacing w:after="190"/>
              <w:jc w:val="both"/>
              <w:rPr>
                <w:color w:val="000000" w:themeColor="text1"/>
                <w:sz w:val="24"/>
                <w:szCs w:val="24"/>
              </w:rPr>
            </w:pPr>
            <w:r>
              <w:rPr>
                <w:color w:val="000000" w:themeColor="text1"/>
                <w:sz w:val="24"/>
                <w:szCs w:val="24"/>
              </w:rPr>
              <w:t>Agregar preguntas:</w:t>
            </w:r>
          </w:p>
          <w:p w:rsidR="00A94170" w:rsidRDefault="00A94170" w:rsidP="00A94170">
            <w:pPr>
              <w:pStyle w:val="Prrafodelista"/>
              <w:numPr>
                <w:ilvl w:val="0"/>
                <w:numId w:val="13"/>
              </w:numPr>
              <w:shd w:val="clear" w:color="auto" w:fill="FFFFFF"/>
              <w:spacing w:after="190"/>
              <w:jc w:val="both"/>
              <w:rPr>
                <w:color w:val="000000" w:themeColor="text1"/>
                <w:sz w:val="24"/>
                <w:szCs w:val="24"/>
              </w:rPr>
            </w:pPr>
            <w:r>
              <w:rPr>
                <w:color w:val="000000" w:themeColor="text1"/>
                <w:sz w:val="24"/>
                <w:szCs w:val="24"/>
              </w:rPr>
              <w:t>Explica qué es el saldo migratorio de un territorio y cómo se calcula.</w:t>
            </w:r>
          </w:p>
          <w:p w:rsidR="00A94170" w:rsidRDefault="00A94170" w:rsidP="00A94170">
            <w:pPr>
              <w:pStyle w:val="Prrafodelista"/>
              <w:numPr>
                <w:ilvl w:val="0"/>
                <w:numId w:val="13"/>
              </w:numPr>
              <w:shd w:val="clear" w:color="auto" w:fill="FFFFFF"/>
              <w:spacing w:after="190"/>
              <w:jc w:val="both"/>
              <w:rPr>
                <w:color w:val="000000" w:themeColor="text1"/>
                <w:sz w:val="24"/>
                <w:szCs w:val="24"/>
              </w:rPr>
            </w:pPr>
            <w:r>
              <w:rPr>
                <w:color w:val="000000" w:themeColor="text1"/>
                <w:sz w:val="24"/>
                <w:szCs w:val="24"/>
              </w:rPr>
              <w:t xml:space="preserve">Define el concepto de emigración y </w:t>
            </w:r>
            <w:r w:rsidR="00CE00B3">
              <w:rPr>
                <w:color w:val="000000" w:themeColor="text1"/>
                <w:sz w:val="24"/>
                <w:szCs w:val="24"/>
              </w:rPr>
              <w:t xml:space="preserve">escribe </w:t>
            </w:r>
            <w:r>
              <w:rPr>
                <w:color w:val="000000" w:themeColor="text1"/>
                <w:sz w:val="24"/>
                <w:szCs w:val="24"/>
              </w:rPr>
              <w:t>tres ejemplos.</w:t>
            </w:r>
          </w:p>
          <w:p w:rsidR="00A94170" w:rsidRDefault="00A94170" w:rsidP="00A94170">
            <w:pPr>
              <w:pStyle w:val="Prrafodelista"/>
              <w:numPr>
                <w:ilvl w:val="0"/>
                <w:numId w:val="13"/>
              </w:numPr>
              <w:shd w:val="clear" w:color="auto" w:fill="FFFFFF"/>
              <w:spacing w:after="190"/>
              <w:jc w:val="both"/>
              <w:rPr>
                <w:color w:val="000000" w:themeColor="text1"/>
                <w:sz w:val="24"/>
                <w:szCs w:val="24"/>
              </w:rPr>
            </w:pPr>
            <w:r>
              <w:rPr>
                <w:color w:val="000000" w:themeColor="text1"/>
                <w:sz w:val="24"/>
                <w:szCs w:val="24"/>
              </w:rPr>
              <w:t xml:space="preserve">Define el concepto de migración y </w:t>
            </w:r>
            <w:r w:rsidR="00CE00B3">
              <w:rPr>
                <w:color w:val="000000" w:themeColor="text1"/>
                <w:sz w:val="24"/>
                <w:szCs w:val="24"/>
              </w:rPr>
              <w:t xml:space="preserve">presenta </w:t>
            </w:r>
            <w:r>
              <w:rPr>
                <w:color w:val="000000" w:themeColor="text1"/>
                <w:sz w:val="24"/>
                <w:szCs w:val="24"/>
              </w:rPr>
              <w:t>tres ejemplos.</w:t>
            </w:r>
          </w:p>
          <w:p w:rsidR="00AA0F12" w:rsidRPr="00AA0F12" w:rsidRDefault="00AA0F12" w:rsidP="00AA0F12">
            <w:pPr>
              <w:pStyle w:val="Prrafodelista"/>
              <w:numPr>
                <w:ilvl w:val="0"/>
                <w:numId w:val="13"/>
              </w:numPr>
              <w:shd w:val="clear" w:color="auto" w:fill="FFFFFF"/>
              <w:spacing w:after="190"/>
              <w:jc w:val="both"/>
              <w:rPr>
                <w:color w:val="000000" w:themeColor="text1"/>
                <w:sz w:val="24"/>
                <w:szCs w:val="24"/>
              </w:rPr>
            </w:pPr>
            <w:r>
              <w:rPr>
                <w:color w:val="000000" w:themeColor="text1"/>
                <w:sz w:val="24"/>
                <w:szCs w:val="24"/>
              </w:rPr>
              <w:t>Investiga y explica cuáles son las causas de la migración interna de tu país.</w:t>
            </w:r>
          </w:p>
          <w:p w:rsidR="00A94170" w:rsidRDefault="00A94170" w:rsidP="006D238D">
            <w:pPr>
              <w:shd w:val="clear" w:color="auto" w:fill="FFFFFF"/>
              <w:spacing w:after="190"/>
              <w:jc w:val="both"/>
              <w:rPr>
                <w:color w:val="000000" w:themeColor="text1"/>
                <w:sz w:val="24"/>
                <w:szCs w:val="24"/>
              </w:rPr>
            </w:pPr>
          </w:p>
          <w:p w:rsidR="000E312B" w:rsidRPr="001C1BDC" w:rsidRDefault="000E312B" w:rsidP="006D238D">
            <w:pPr>
              <w:shd w:val="clear" w:color="auto" w:fill="FFFFFF"/>
              <w:spacing w:after="190"/>
              <w:jc w:val="both"/>
              <w:rPr>
                <w:color w:val="000000" w:themeColor="text1"/>
                <w:sz w:val="24"/>
                <w:szCs w:val="24"/>
              </w:rPr>
            </w:pPr>
          </w:p>
        </w:tc>
      </w:tr>
      <w:tr w:rsidR="000E312B" w:rsidRPr="001C1BDC" w:rsidTr="006D238D">
        <w:tc>
          <w:tcPr>
            <w:tcW w:w="2518" w:type="dxa"/>
          </w:tcPr>
          <w:p w:rsidR="000E312B" w:rsidRPr="001C1BDC" w:rsidRDefault="000E312B"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E312B" w:rsidRPr="00E461CB" w:rsidRDefault="000E312B" w:rsidP="006D238D">
            <w:pPr>
              <w:pStyle w:val="Sinespaciado"/>
              <w:jc w:val="both"/>
              <w:rPr>
                <w:rFonts w:ascii="Times New Roman" w:hAnsi="Times New Roman" w:cs="Times New Roman"/>
                <w:color w:val="000000" w:themeColor="text1"/>
                <w:sz w:val="24"/>
                <w:szCs w:val="24"/>
              </w:rPr>
            </w:pPr>
            <w:r>
              <w:rPr>
                <w:rStyle w:val="un"/>
                <w:rFonts w:ascii="Times New Roman" w:eastAsia="Times New Roman" w:hAnsi="Times New Roman" w:cs="Times New Roman"/>
                <w:color w:val="000000" w:themeColor="text1"/>
                <w:sz w:val="24"/>
                <w:szCs w:val="24"/>
              </w:rPr>
              <w:t xml:space="preserve">Refuerza tu aprendizaje: </w:t>
            </w:r>
            <w:r w:rsidRPr="001D149E">
              <w:rPr>
                <w:rStyle w:val="un"/>
                <w:rFonts w:ascii="Times New Roman" w:eastAsia="Times New Roman" w:hAnsi="Times New Roman" w:cs="Times New Roman"/>
                <w:color w:val="000000" w:themeColor="text1"/>
                <w:sz w:val="24"/>
                <w:szCs w:val="24"/>
              </w:rPr>
              <w:t>Los movimientos migratorios</w:t>
            </w:r>
          </w:p>
        </w:tc>
      </w:tr>
      <w:tr w:rsidR="000E312B" w:rsidRPr="001C1BDC" w:rsidTr="006D238D">
        <w:tc>
          <w:tcPr>
            <w:tcW w:w="2518" w:type="dxa"/>
          </w:tcPr>
          <w:p w:rsidR="000E312B" w:rsidRPr="001C1BDC" w:rsidRDefault="000E312B" w:rsidP="006D238D">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c>
          <w:tcPr>
            <w:tcW w:w="6536" w:type="dxa"/>
          </w:tcPr>
          <w:p w:rsidR="000E312B" w:rsidRPr="000E312B" w:rsidRDefault="000E312B" w:rsidP="006D238D">
            <w:pPr>
              <w:pStyle w:val="Ttulo1"/>
              <w:shd w:val="clear" w:color="auto" w:fill="FFFFFF"/>
              <w:jc w:val="both"/>
              <w:outlineLvl w:val="0"/>
              <w:rPr>
                <w:rFonts w:ascii="Times New Roman" w:hAnsi="Times New Roman" w:cs="Times New Roman"/>
                <w:b w:val="0"/>
                <w:bCs w:val="0"/>
                <w:i/>
                <w:color w:val="000000" w:themeColor="text1"/>
                <w:sz w:val="24"/>
                <w:szCs w:val="24"/>
              </w:rPr>
            </w:pPr>
            <w:r w:rsidRPr="000E312B">
              <w:rPr>
                <w:rStyle w:val="un"/>
                <w:rFonts w:ascii="Times New Roman" w:eastAsia="Times New Roman" w:hAnsi="Times New Roman" w:cs="Times New Roman"/>
                <w:b w:val="0"/>
                <w:color w:val="000000" w:themeColor="text1"/>
                <w:sz w:val="24"/>
                <w:szCs w:val="24"/>
              </w:rPr>
              <w:t xml:space="preserve">Actividades sobre </w:t>
            </w:r>
            <w:r w:rsidR="00CE00B3">
              <w:rPr>
                <w:rStyle w:val="un"/>
                <w:rFonts w:ascii="Times New Roman" w:eastAsia="Times New Roman" w:hAnsi="Times New Roman" w:cs="Times New Roman"/>
                <w:b w:val="0"/>
                <w:color w:val="000000" w:themeColor="text1"/>
                <w:sz w:val="24"/>
                <w:szCs w:val="24"/>
              </w:rPr>
              <w:t>L</w:t>
            </w:r>
            <w:r w:rsidRPr="000E312B">
              <w:rPr>
                <w:rStyle w:val="un"/>
                <w:rFonts w:ascii="Times New Roman" w:eastAsia="Times New Roman" w:hAnsi="Times New Roman" w:cs="Times New Roman"/>
                <w:b w:val="0"/>
                <w:color w:val="000000" w:themeColor="text1"/>
                <w:sz w:val="24"/>
                <w:szCs w:val="24"/>
              </w:rPr>
              <w:t>os movimientos migratorios</w:t>
            </w:r>
          </w:p>
          <w:p w:rsidR="000E312B" w:rsidRPr="001C1BDC" w:rsidRDefault="000E312B" w:rsidP="006D238D">
            <w:pPr>
              <w:pStyle w:val="Ttulo4"/>
              <w:shd w:val="clear" w:color="auto" w:fill="FFFFFF"/>
              <w:spacing w:before="109" w:beforeAutospacing="0" w:after="109" w:afterAutospacing="0"/>
              <w:jc w:val="both"/>
              <w:outlineLvl w:val="3"/>
              <w:rPr>
                <w:color w:val="000000" w:themeColor="text1"/>
              </w:rPr>
            </w:pPr>
          </w:p>
        </w:tc>
      </w:tr>
    </w:tbl>
    <w:p w:rsidR="006663B4" w:rsidRPr="001D149E" w:rsidRDefault="006663B4" w:rsidP="004942F4">
      <w:pPr>
        <w:jc w:val="both"/>
        <w:rPr>
          <w:rStyle w:val="un"/>
          <w:rFonts w:ascii="Times New Roman" w:eastAsia="Times New Roman" w:hAnsi="Times New Roman" w:cs="Times New Roman"/>
          <w:color w:val="000000" w:themeColor="text1"/>
          <w:sz w:val="24"/>
          <w:szCs w:val="24"/>
        </w:rPr>
      </w:pPr>
      <w:r w:rsidRPr="001D149E">
        <w:rPr>
          <w:rStyle w:val="un"/>
          <w:rFonts w:ascii="Times New Roman" w:eastAsia="Times New Roman" w:hAnsi="Times New Roman" w:cs="Times New Roman"/>
          <w:color w:val="000000" w:themeColor="text1"/>
          <w:sz w:val="24"/>
          <w:szCs w:val="24"/>
        </w:rPr>
        <w:lastRenderedPageBreak/>
        <w:t xml:space="preserve">: </w:t>
      </w:r>
    </w:p>
    <w:p w:rsidR="006663B4" w:rsidRPr="001D149E" w:rsidRDefault="000E312B" w:rsidP="000E312B">
      <w:pPr>
        <w:pStyle w:val="Ttulo4"/>
        <w:shd w:val="clear" w:color="auto" w:fill="FFFFFF"/>
        <w:spacing w:before="109" w:beforeAutospacing="0" w:after="109" w:afterAutospacing="0"/>
        <w:jc w:val="both"/>
        <w:rPr>
          <w:rStyle w:val="un"/>
          <w:color w:val="000000" w:themeColor="text1"/>
        </w:rPr>
      </w:pPr>
      <w:r>
        <w:rPr>
          <w:bCs w:val="0"/>
          <w:color w:val="000000" w:themeColor="text1"/>
        </w:rPr>
        <w:t xml:space="preserve"> </w:t>
      </w:r>
    </w:p>
    <w:p w:rsidR="0079119C" w:rsidRPr="001D149E" w:rsidRDefault="0079119C" w:rsidP="004942F4">
      <w:pPr>
        <w:jc w:val="both"/>
        <w:rPr>
          <w:rStyle w:val="un"/>
          <w:rFonts w:ascii="Times New Roman" w:eastAsia="Times New Roman" w:hAnsi="Times New Roman" w:cs="Times New Roman"/>
          <w:color w:val="000000" w:themeColor="text1"/>
          <w:sz w:val="24"/>
          <w:szCs w:val="24"/>
        </w:rPr>
      </w:pPr>
    </w:p>
    <w:p w:rsidR="0079119C" w:rsidRPr="001D149E" w:rsidRDefault="005B3392" w:rsidP="004942F4">
      <w:pPr>
        <w:jc w:val="both"/>
        <w:rPr>
          <w:rFonts w:ascii="Times New Roman" w:hAnsi="Times New Roman" w:cs="Times New Roman"/>
          <w:b/>
          <w:color w:val="000000" w:themeColor="text1"/>
          <w:sz w:val="24"/>
          <w:szCs w:val="24"/>
        </w:rPr>
      </w:pPr>
      <w:r w:rsidRPr="008574D6">
        <w:rPr>
          <w:rFonts w:ascii="Times New Roman" w:hAnsi="Times New Roman" w:cs="Times New Roman"/>
          <w:b/>
          <w:color w:val="000000" w:themeColor="text1"/>
          <w:sz w:val="24"/>
          <w:szCs w:val="24"/>
          <w:highlight w:val="yellow"/>
        </w:rPr>
        <w:t>[SECCIÓN 1]</w:t>
      </w:r>
      <w:r w:rsidRPr="000E312B">
        <w:rPr>
          <w:rFonts w:ascii="Times New Roman" w:hAnsi="Times New Roman" w:cs="Times New Roman"/>
          <w:color w:val="000000" w:themeColor="text1"/>
          <w:sz w:val="24"/>
          <w:szCs w:val="24"/>
        </w:rPr>
        <w:t xml:space="preserve"> </w:t>
      </w:r>
      <w:r w:rsidR="00E417A7">
        <w:rPr>
          <w:rFonts w:ascii="Times New Roman" w:hAnsi="Times New Roman" w:cs="Times New Roman"/>
          <w:b/>
          <w:color w:val="000000" w:themeColor="text1"/>
          <w:sz w:val="24"/>
          <w:szCs w:val="24"/>
        </w:rPr>
        <w:t xml:space="preserve">4 </w:t>
      </w:r>
      <w:r w:rsidR="0079119C" w:rsidRPr="001D149E">
        <w:rPr>
          <w:rFonts w:ascii="Times New Roman" w:hAnsi="Times New Roman" w:cs="Times New Roman"/>
          <w:b/>
          <w:color w:val="000000" w:themeColor="text1"/>
          <w:sz w:val="24"/>
          <w:szCs w:val="24"/>
        </w:rPr>
        <w:t>El desigual reparto de los recursos</w:t>
      </w:r>
    </w:p>
    <w:p w:rsidR="00E417A7" w:rsidRDefault="00776D7E" w:rsidP="004942F4">
      <w:pPr>
        <w:pStyle w:val="u"/>
        <w:shd w:val="clear" w:color="auto" w:fill="FFFFFF"/>
        <w:spacing w:before="0" w:beforeAutospacing="0" w:after="0" w:afterAutospacing="0" w:line="312" w:lineRule="atLeast"/>
        <w:jc w:val="both"/>
        <w:rPr>
          <w:color w:val="000000" w:themeColor="text1"/>
        </w:rPr>
      </w:pPr>
      <w:r w:rsidRPr="001D149E">
        <w:rPr>
          <w:rStyle w:val="un"/>
          <w:color w:val="000000" w:themeColor="text1"/>
        </w:rPr>
        <w:t>Los seres humanos tienen unas</w:t>
      </w:r>
      <w:r w:rsidRPr="001D149E">
        <w:rPr>
          <w:rStyle w:val="apple-converted-space"/>
          <w:color w:val="000000" w:themeColor="text1"/>
        </w:rPr>
        <w:t> </w:t>
      </w:r>
      <w:r w:rsidRPr="001D149E">
        <w:rPr>
          <w:rStyle w:val="Textoennegrita"/>
          <w:color w:val="000000" w:themeColor="text1"/>
        </w:rPr>
        <w:t>necesidades básicas</w:t>
      </w:r>
      <w:r w:rsidRPr="001D149E">
        <w:rPr>
          <w:rStyle w:val="apple-converted-space"/>
          <w:color w:val="000000" w:themeColor="text1"/>
        </w:rPr>
        <w:t> </w:t>
      </w:r>
      <w:r w:rsidRPr="001D149E">
        <w:rPr>
          <w:rStyle w:val="un"/>
          <w:color w:val="000000" w:themeColor="text1"/>
        </w:rPr>
        <w:t xml:space="preserve">que </w:t>
      </w:r>
      <w:r w:rsidR="000D4DDC">
        <w:rPr>
          <w:rStyle w:val="un"/>
          <w:color w:val="000000" w:themeColor="text1"/>
        </w:rPr>
        <w:t xml:space="preserve">requieren </w:t>
      </w:r>
      <w:r w:rsidRPr="001D149E">
        <w:rPr>
          <w:rStyle w:val="un"/>
          <w:color w:val="000000" w:themeColor="text1"/>
        </w:rPr>
        <w:t>cubrir con unos</w:t>
      </w:r>
      <w:r w:rsidRPr="001D149E">
        <w:rPr>
          <w:rStyle w:val="apple-converted-space"/>
          <w:color w:val="000000" w:themeColor="text1"/>
        </w:rPr>
        <w:t xml:space="preserve"> </w:t>
      </w:r>
      <w:r w:rsidRPr="001D149E">
        <w:rPr>
          <w:rStyle w:val="Textoennegrita"/>
          <w:color w:val="000000" w:themeColor="text1"/>
        </w:rPr>
        <w:t>recursos</w:t>
      </w:r>
      <w:r w:rsidRPr="001D149E">
        <w:rPr>
          <w:rStyle w:val="apple-converted-space"/>
          <w:color w:val="000000" w:themeColor="text1"/>
        </w:rPr>
        <w:t xml:space="preserve"> </w:t>
      </w:r>
      <w:r w:rsidRPr="001D149E">
        <w:rPr>
          <w:rStyle w:val="un"/>
          <w:color w:val="000000" w:themeColor="text1"/>
        </w:rPr>
        <w:t>imprescindibles: aire, agua, alimentos, recursos minerales y recursos energéticos.</w:t>
      </w:r>
      <w:r w:rsidRPr="001D149E">
        <w:rPr>
          <w:color w:val="000000" w:themeColor="text1"/>
        </w:rPr>
        <w:t xml:space="preserve"> </w:t>
      </w:r>
    </w:p>
    <w:p w:rsidR="00E417A7" w:rsidRDefault="00E417A7" w:rsidP="004942F4">
      <w:pPr>
        <w:pStyle w:val="u"/>
        <w:shd w:val="clear" w:color="auto" w:fill="FFFFFF"/>
        <w:spacing w:before="0" w:beforeAutospacing="0" w:after="0" w:afterAutospacing="0" w:line="312" w:lineRule="atLeast"/>
        <w:jc w:val="both"/>
        <w:rPr>
          <w:color w:val="000000" w:themeColor="text1"/>
        </w:rPr>
      </w:pPr>
    </w:p>
    <w:p w:rsidR="00776D7E" w:rsidRPr="001D149E" w:rsidRDefault="00776D7E" w:rsidP="004942F4">
      <w:pPr>
        <w:pStyle w:val="u"/>
        <w:shd w:val="clear" w:color="auto" w:fill="FFFFFF"/>
        <w:spacing w:before="0" w:beforeAutospacing="0" w:after="0" w:afterAutospacing="0" w:line="312" w:lineRule="atLeast"/>
        <w:jc w:val="both"/>
        <w:rPr>
          <w:color w:val="000000" w:themeColor="text1"/>
        </w:rPr>
      </w:pPr>
      <w:r w:rsidRPr="001D149E">
        <w:rPr>
          <w:rStyle w:val="un"/>
          <w:color w:val="000000" w:themeColor="text1"/>
        </w:rPr>
        <w:t>Sin embargo, se produce un</w:t>
      </w:r>
      <w:r w:rsidRPr="001D149E">
        <w:rPr>
          <w:rStyle w:val="apple-converted-space"/>
          <w:color w:val="000000" w:themeColor="text1"/>
        </w:rPr>
        <w:t> </w:t>
      </w:r>
      <w:r w:rsidRPr="001D149E">
        <w:rPr>
          <w:rStyle w:val="Textoennegrita"/>
          <w:color w:val="000000" w:themeColor="text1"/>
        </w:rPr>
        <w:t>reparto desigual</w:t>
      </w:r>
      <w:r w:rsidRPr="001D149E">
        <w:rPr>
          <w:rStyle w:val="apple-converted-space"/>
          <w:color w:val="000000" w:themeColor="text1"/>
        </w:rPr>
        <w:t> </w:t>
      </w:r>
      <w:r w:rsidRPr="001D149E">
        <w:rPr>
          <w:rStyle w:val="un"/>
          <w:color w:val="000000" w:themeColor="text1"/>
        </w:rPr>
        <w:t xml:space="preserve">de los recursos, ya que están controlados y explotados por los países desarrollados, aunque algunos de los recursos (minerales y energéticos) se encuentran en territorio de los Estados </w:t>
      </w:r>
      <w:r w:rsidR="008574D6">
        <w:rPr>
          <w:rStyle w:val="un"/>
          <w:color w:val="000000" w:themeColor="text1"/>
        </w:rPr>
        <w:t>en vía</w:t>
      </w:r>
      <w:r w:rsidR="0090113C">
        <w:rPr>
          <w:rStyle w:val="un"/>
          <w:color w:val="000000" w:themeColor="text1"/>
        </w:rPr>
        <w:t>s</w:t>
      </w:r>
      <w:r w:rsidR="008574D6">
        <w:rPr>
          <w:rStyle w:val="un"/>
          <w:color w:val="000000" w:themeColor="text1"/>
        </w:rPr>
        <w:t xml:space="preserve"> de desarrollo</w:t>
      </w:r>
      <w:r w:rsidRPr="001D149E">
        <w:rPr>
          <w:rStyle w:val="un"/>
          <w:color w:val="000000" w:themeColor="text1"/>
        </w:rPr>
        <w:t>.</w:t>
      </w:r>
    </w:p>
    <w:p w:rsidR="00776D7E" w:rsidRPr="001D149E" w:rsidRDefault="00776D7E" w:rsidP="004942F4">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24953" w:rsidRPr="001C1BDC" w:rsidTr="006D238D">
        <w:tc>
          <w:tcPr>
            <w:tcW w:w="9054" w:type="dxa"/>
            <w:gridSpan w:val="2"/>
            <w:shd w:val="clear" w:color="auto" w:fill="000000" w:themeFill="text1"/>
          </w:tcPr>
          <w:p w:rsidR="00824953" w:rsidRPr="001C1BDC" w:rsidRDefault="003736C1" w:rsidP="006D238D">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824953">
              <w:rPr>
                <w:rFonts w:ascii="Times New Roman" w:hAnsi="Times New Roman" w:cs="Times New Roman"/>
                <w:b/>
                <w:color w:val="FFFFFF" w:themeColor="background1"/>
                <w:sz w:val="24"/>
                <w:szCs w:val="24"/>
              </w:rPr>
              <w:t>. Recurso</w:t>
            </w:r>
            <w:r w:rsidR="00824953" w:rsidRPr="00E23F34">
              <w:rPr>
                <w:rFonts w:ascii="Times New Roman" w:hAnsi="Times New Roman" w:cs="Times New Roman"/>
                <w:b/>
                <w:color w:val="FFFFFF" w:themeColor="background1"/>
                <w:sz w:val="24"/>
                <w:szCs w:val="24"/>
              </w:rPr>
              <w:t xml:space="preserve"> aprovechado</w:t>
            </w:r>
          </w:p>
        </w:tc>
      </w:tr>
      <w:tr w:rsidR="00824953" w:rsidRPr="001C1BDC" w:rsidTr="006D238D">
        <w:tc>
          <w:tcPr>
            <w:tcW w:w="2518" w:type="dxa"/>
          </w:tcPr>
          <w:p w:rsidR="00824953" w:rsidRPr="001C1BDC" w:rsidRDefault="00824953"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24953" w:rsidRPr="001C1BDC" w:rsidRDefault="00824953"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0</w:t>
            </w:r>
          </w:p>
        </w:tc>
      </w:tr>
      <w:tr w:rsidR="00824953" w:rsidRPr="001C1BDC" w:rsidTr="006D238D">
        <w:trPr>
          <w:trHeight w:val="602"/>
        </w:trPr>
        <w:tc>
          <w:tcPr>
            <w:tcW w:w="2518" w:type="dxa"/>
          </w:tcPr>
          <w:p w:rsidR="00824953" w:rsidRPr="001C1BDC" w:rsidRDefault="00824953"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24953" w:rsidRPr="000564BA" w:rsidRDefault="00880975" w:rsidP="006D238D">
            <w:pPr>
              <w:pStyle w:val="u"/>
              <w:shd w:val="clear" w:color="auto" w:fill="FFFFFF"/>
              <w:rPr>
                <w:color w:val="000000" w:themeColor="text1"/>
              </w:rPr>
            </w:pPr>
            <w:r>
              <w:rPr>
                <w:color w:val="000000" w:themeColor="text1"/>
              </w:rPr>
              <w:t>2ESO</w:t>
            </w:r>
            <w:r w:rsidR="00824953">
              <w:rPr>
                <w:color w:val="000000" w:themeColor="text1"/>
              </w:rPr>
              <w:t xml:space="preserve"> / </w:t>
            </w:r>
            <w:r w:rsidR="00824953" w:rsidRPr="000564BA">
              <w:rPr>
                <w:color w:val="000000" w:themeColor="text1"/>
              </w:rPr>
              <w:t xml:space="preserve">Ciencias sociales, geografía e historia </w:t>
            </w:r>
            <w:r w:rsidR="00824953">
              <w:rPr>
                <w:color w:val="000000" w:themeColor="text1"/>
              </w:rPr>
              <w:t>/L</w:t>
            </w:r>
            <w:r w:rsidR="00824953" w:rsidRPr="000564BA">
              <w:rPr>
                <w:bCs/>
                <w:color w:val="000000" w:themeColor="text1"/>
              </w:rPr>
              <w:t>a población</w:t>
            </w:r>
            <w:r w:rsidR="00E417A7">
              <w:rPr>
                <w:bCs/>
                <w:color w:val="000000" w:themeColor="text1"/>
              </w:rPr>
              <w:t xml:space="preserve"> y los recursos /El desigual reparto de los recursos</w:t>
            </w:r>
          </w:p>
        </w:tc>
      </w:tr>
      <w:tr w:rsidR="00824953" w:rsidRPr="001C1BDC" w:rsidTr="006D238D">
        <w:tc>
          <w:tcPr>
            <w:tcW w:w="2518" w:type="dxa"/>
          </w:tcPr>
          <w:p w:rsidR="00824953" w:rsidRPr="001C1BDC" w:rsidRDefault="00824953" w:rsidP="006D238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24953" w:rsidRDefault="00824953" w:rsidP="006D238D">
            <w:pPr>
              <w:shd w:val="clear" w:color="auto" w:fill="FFFFFF"/>
              <w:spacing w:after="190"/>
              <w:jc w:val="both"/>
              <w:rPr>
                <w:color w:val="000000" w:themeColor="text1"/>
                <w:sz w:val="24"/>
                <w:szCs w:val="24"/>
              </w:rPr>
            </w:pPr>
          </w:p>
          <w:p w:rsidR="00824953" w:rsidRPr="001D149E" w:rsidRDefault="00824953" w:rsidP="00824953">
            <w:pPr>
              <w:jc w:val="both"/>
              <w:rPr>
                <w:rFonts w:ascii="Times New Roman" w:hAnsi="Times New Roman" w:cs="Times New Roman"/>
                <w:b/>
                <w:color w:val="000000" w:themeColor="text1"/>
                <w:sz w:val="24"/>
                <w:szCs w:val="24"/>
              </w:rPr>
            </w:pPr>
          </w:p>
          <w:p w:rsidR="00824953" w:rsidRPr="001D149E" w:rsidRDefault="00085F0A" w:rsidP="00824953">
            <w:pPr>
              <w:jc w:val="both"/>
              <w:rPr>
                <w:rFonts w:ascii="Times New Roman" w:hAnsi="Times New Roman" w:cs="Times New Roman"/>
                <w:b/>
                <w:color w:val="000000" w:themeColor="text1"/>
                <w:sz w:val="24"/>
                <w:szCs w:val="24"/>
              </w:rPr>
            </w:pPr>
            <w:r w:rsidRPr="001D149E">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 DOCENTE</w:t>
            </w:r>
          </w:p>
          <w:p w:rsidR="001238CF" w:rsidRPr="001D149E" w:rsidRDefault="005C5510" w:rsidP="001238CF">
            <w:pPr>
              <w:pStyle w:val="Ttulo4"/>
              <w:shd w:val="clear" w:color="auto" w:fill="FFFFFF"/>
              <w:spacing w:before="109" w:beforeAutospacing="0" w:after="109" w:afterAutospacing="0"/>
              <w:jc w:val="both"/>
              <w:outlineLvl w:val="3"/>
              <w:rPr>
                <w:b w:val="0"/>
                <w:bCs w:val="0"/>
                <w:color w:val="000000" w:themeColor="text1"/>
              </w:rPr>
            </w:pPr>
            <w:r w:rsidRPr="001238CF">
              <w:rPr>
                <w:color w:val="000000" w:themeColor="text1"/>
              </w:rPr>
              <w:t>Título</w:t>
            </w:r>
            <w:r w:rsidRPr="00F66200">
              <w:rPr>
                <w:b w:val="0"/>
                <w:color w:val="000000" w:themeColor="text1"/>
              </w:rPr>
              <w:t>:</w:t>
            </w:r>
            <w:r w:rsidR="001238CF">
              <w:rPr>
                <w:b w:val="0"/>
                <w:color w:val="000000" w:themeColor="text1"/>
              </w:rPr>
              <w:t xml:space="preserve"> </w:t>
            </w:r>
            <w:r w:rsidR="001238CF" w:rsidRPr="001D149E">
              <w:rPr>
                <w:b w:val="0"/>
                <w:color w:val="000000" w:themeColor="text1"/>
              </w:rPr>
              <w:t>El de</w:t>
            </w:r>
            <w:r w:rsidR="001238CF">
              <w:rPr>
                <w:b w:val="0"/>
                <w:color w:val="000000" w:themeColor="text1"/>
              </w:rPr>
              <w:t>sigual reparto de los recursos</w:t>
            </w:r>
          </w:p>
          <w:p w:rsidR="005C5510" w:rsidRPr="005C5510" w:rsidRDefault="005C5510" w:rsidP="00824953">
            <w:pPr>
              <w:shd w:val="clear" w:color="auto" w:fill="FFFFFF"/>
              <w:spacing w:after="190"/>
              <w:jc w:val="both"/>
              <w:rPr>
                <w:rFonts w:ascii="Times New Roman" w:eastAsia="Times New Roman" w:hAnsi="Times New Roman" w:cs="Times New Roman"/>
                <w:b/>
                <w:color w:val="000000" w:themeColor="text1"/>
                <w:sz w:val="24"/>
                <w:szCs w:val="24"/>
              </w:rPr>
            </w:pPr>
          </w:p>
          <w:p w:rsidR="00824953" w:rsidRPr="001D149E" w:rsidRDefault="008574D6" w:rsidP="00824953">
            <w:pPr>
              <w:shd w:val="clear" w:color="auto" w:fill="FFFFFF"/>
              <w:spacing w:after="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Descripción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824953" w:rsidRPr="001D149E">
              <w:rPr>
                <w:rFonts w:ascii="Times New Roman" w:eastAsia="Times New Roman" w:hAnsi="Times New Roman" w:cs="Times New Roman"/>
                <w:color w:val="000000" w:themeColor="text1"/>
                <w:sz w:val="24"/>
                <w:szCs w:val="24"/>
              </w:rPr>
              <w:t>Secuencia de imágenes para comparar el desigual reparto de los recursos</w:t>
            </w:r>
          </w:p>
          <w:p w:rsidR="00824953" w:rsidRPr="001D149E" w:rsidRDefault="005C5510" w:rsidP="00824953">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Temporalización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824953" w:rsidRPr="001D149E">
              <w:rPr>
                <w:rFonts w:ascii="Times New Roman" w:eastAsia="Times New Roman" w:hAnsi="Times New Roman" w:cs="Times New Roman"/>
                <w:color w:val="000000" w:themeColor="text1"/>
                <w:sz w:val="24"/>
                <w:szCs w:val="24"/>
              </w:rPr>
              <w:t>30 </w:t>
            </w:r>
            <w:r w:rsidR="00F66200">
              <w:rPr>
                <w:rFonts w:ascii="Times New Roman" w:eastAsia="Times New Roman" w:hAnsi="Times New Roman" w:cs="Times New Roman"/>
                <w:color w:val="000000" w:themeColor="text1"/>
                <w:sz w:val="24"/>
                <w:szCs w:val="24"/>
              </w:rPr>
              <w:t>m</w:t>
            </w:r>
            <w:r w:rsidR="00824953" w:rsidRPr="001D149E">
              <w:rPr>
                <w:rFonts w:ascii="Times New Roman" w:eastAsia="Times New Roman" w:hAnsi="Times New Roman" w:cs="Times New Roman"/>
                <w:color w:val="000000" w:themeColor="text1"/>
                <w:sz w:val="24"/>
                <w:szCs w:val="24"/>
              </w:rPr>
              <w:t>inutos</w:t>
            </w:r>
          </w:p>
          <w:p w:rsidR="00824953" w:rsidRPr="001D149E" w:rsidRDefault="005C5510" w:rsidP="00824953">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Tipo</w:t>
            </w:r>
            <w:r>
              <w:rPr>
                <w:rFonts w:ascii="Times New Roman" w:eastAsia="Times New Roman" w:hAnsi="Times New Roman" w:cs="Times New Roman"/>
                <w:color w:val="000000" w:themeColor="text1"/>
                <w:sz w:val="24"/>
                <w:szCs w:val="24"/>
              </w:rPr>
              <w:t xml:space="preserve"> </w:t>
            </w:r>
            <w:r w:rsidRPr="005C5510">
              <w:rPr>
                <w:rFonts w:ascii="Times New Roman" w:eastAsia="Times New Roman" w:hAnsi="Times New Roman" w:cs="Times New Roman"/>
                <w:b/>
                <w:color w:val="000000" w:themeColor="text1"/>
                <w:sz w:val="24"/>
                <w:szCs w:val="24"/>
              </w:rPr>
              <w:t>de recurso</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824953" w:rsidRPr="001D149E">
              <w:rPr>
                <w:rFonts w:ascii="Times New Roman" w:eastAsia="Times New Roman" w:hAnsi="Times New Roman" w:cs="Times New Roman"/>
                <w:color w:val="000000" w:themeColor="text1"/>
                <w:sz w:val="24"/>
                <w:szCs w:val="24"/>
              </w:rPr>
              <w:t>Secuencia de imágenes</w:t>
            </w:r>
          </w:p>
          <w:p w:rsidR="00824953" w:rsidRPr="001D149E" w:rsidRDefault="005C5510" w:rsidP="00824953">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Acción didáctica</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824953" w:rsidRPr="001D149E">
              <w:rPr>
                <w:rFonts w:ascii="Times New Roman" w:eastAsia="Times New Roman" w:hAnsi="Times New Roman" w:cs="Times New Roman"/>
                <w:color w:val="000000" w:themeColor="text1"/>
                <w:sz w:val="24"/>
                <w:szCs w:val="24"/>
              </w:rPr>
              <w:t>Exposición</w:t>
            </w:r>
          </w:p>
          <w:p w:rsidR="00824953" w:rsidRPr="001D149E" w:rsidRDefault="005C5510" w:rsidP="00824953">
            <w:pPr>
              <w:shd w:val="clear" w:color="auto" w:fill="FFFFFF"/>
              <w:spacing w:before="190"/>
              <w:jc w:val="both"/>
              <w:rPr>
                <w:rFonts w:ascii="Times New Roman" w:eastAsia="Times New Roman" w:hAnsi="Times New Roman" w:cs="Times New Roman"/>
                <w:color w:val="000000" w:themeColor="text1"/>
                <w:sz w:val="24"/>
                <w:szCs w:val="24"/>
              </w:rPr>
            </w:pPr>
            <w:r w:rsidRPr="005C5510">
              <w:rPr>
                <w:rFonts w:ascii="Times New Roman" w:eastAsia="Times New Roman" w:hAnsi="Times New Roman" w:cs="Times New Roman"/>
                <w:b/>
                <w:color w:val="000000" w:themeColor="text1"/>
                <w:sz w:val="24"/>
                <w:szCs w:val="24"/>
              </w:rPr>
              <w:t>Competencia</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824953" w:rsidRPr="001D149E">
              <w:rPr>
                <w:rFonts w:ascii="Times New Roman" w:eastAsia="Times New Roman" w:hAnsi="Times New Roman" w:cs="Times New Roman"/>
                <w:color w:val="000000" w:themeColor="text1"/>
                <w:sz w:val="24"/>
                <w:szCs w:val="24"/>
              </w:rPr>
              <w:t>Competencia social y ciudadana</w:t>
            </w:r>
          </w:p>
          <w:p w:rsidR="00824953" w:rsidRPr="001D149E" w:rsidRDefault="00824953" w:rsidP="00824953">
            <w:pPr>
              <w:pStyle w:val="cabecera1"/>
              <w:shd w:val="clear" w:color="auto" w:fill="FFFFFF"/>
              <w:spacing w:before="0" w:beforeAutospacing="0"/>
              <w:jc w:val="both"/>
              <w:rPr>
                <w:b/>
                <w:bCs/>
                <w:color w:val="000000" w:themeColor="text1"/>
              </w:rPr>
            </w:pPr>
          </w:p>
          <w:p w:rsidR="00824953" w:rsidRPr="001D149E" w:rsidRDefault="00824953" w:rsidP="00824953">
            <w:pPr>
              <w:pStyle w:val="cabecera1"/>
              <w:shd w:val="clear" w:color="auto" w:fill="FFFFFF"/>
              <w:spacing w:before="0" w:beforeAutospacing="0"/>
              <w:jc w:val="both"/>
              <w:rPr>
                <w:b/>
                <w:bCs/>
                <w:color w:val="000000" w:themeColor="text1"/>
              </w:rPr>
            </w:pPr>
            <w:r w:rsidRPr="001D149E">
              <w:rPr>
                <w:b/>
                <w:bCs/>
                <w:color w:val="000000" w:themeColor="text1"/>
              </w:rPr>
              <w:t>Objetivo</w:t>
            </w:r>
          </w:p>
          <w:p w:rsidR="00824953" w:rsidRPr="001D149E" w:rsidRDefault="00824953" w:rsidP="00824953">
            <w:pPr>
              <w:pStyle w:val="Normal1"/>
              <w:shd w:val="clear" w:color="auto" w:fill="FFFFFF"/>
              <w:spacing w:before="0" w:beforeAutospacing="0" w:line="245" w:lineRule="atLeast"/>
              <w:jc w:val="both"/>
              <w:rPr>
                <w:color w:val="000000" w:themeColor="text1"/>
              </w:rPr>
            </w:pPr>
            <w:r w:rsidRPr="001D149E">
              <w:rPr>
                <w:color w:val="000000" w:themeColor="text1"/>
              </w:rPr>
              <w:t xml:space="preserve">La siguiente secuencia de imágenes facilita al alumno la comparación entre la distribución de recursos en el </w:t>
            </w:r>
            <w:r w:rsidR="004807E8">
              <w:rPr>
                <w:color w:val="000000" w:themeColor="text1"/>
              </w:rPr>
              <w:t>p</w:t>
            </w:r>
            <w:r w:rsidRPr="001D149E">
              <w:rPr>
                <w:color w:val="000000" w:themeColor="text1"/>
              </w:rPr>
              <w:t xml:space="preserve">rimer </w:t>
            </w:r>
            <w:r w:rsidR="004807E8">
              <w:rPr>
                <w:color w:val="000000" w:themeColor="text1"/>
              </w:rPr>
              <w:t>m</w:t>
            </w:r>
            <w:r w:rsidRPr="001D149E">
              <w:rPr>
                <w:color w:val="000000" w:themeColor="text1"/>
              </w:rPr>
              <w:t xml:space="preserve">undo y en el </w:t>
            </w:r>
            <w:r w:rsidR="004807E8">
              <w:rPr>
                <w:color w:val="000000" w:themeColor="text1"/>
              </w:rPr>
              <w:t>t</w:t>
            </w:r>
            <w:r w:rsidRPr="001D149E">
              <w:rPr>
                <w:color w:val="000000" w:themeColor="text1"/>
              </w:rPr>
              <w:t xml:space="preserve">ercer </w:t>
            </w:r>
            <w:r w:rsidR="004807E8">
              <w:rPr>
                <w:color w:val="000000" w:themeColor="text1"/>
              </w:rPr>
              <w:t>m</w:t>
            </w:r>
            <w:r w:rsidRPr="001D149E">
              <w:rPr>
                <w:color w:val="000000" w:themeColor="text1"/>
              </w:rPr>
              <w:t>undo.</w:t>
            </w:r>
          </w:p>
          <w:p w:rsidR="00824953" w:rsidRPr="001D149E" w:rsidRDefault="00824953" w:rsidP="00824953">
            <w:pPr>
              <w:pStyle w:val="cabecera1"/>
              <w:shd w:val="clear" w:color="auto" w:fill="FFFFFF"/>
              <w:spacing w:before="0" w:beforeAutospacing="0"/>
              <w:jc w:val="both"/>
              <w:rPr>
                <w:b/>
                <w:bCs/>
                <w:color w:val="000000" w:themeColor="text1"/>
              </w:rPr>
            </w:pPr>
            <w:r w:rsidRPr="001D149E">
              <w:rPr>
                <w:b/>
                <w:bCs/>
                <w:color w:val="000000" w:themeColor="text1"/>
              </w:rPr>
              <w:t>Propuesta</w:t>
            </w:r>
          </w:p>
          <w:p w:rsidR="00824953" w:rsidRPr="001D149E" w:rsidRDefault="00824953" w:rsidP="00824953">
            <w:pPr>
              <w:pStyle w:val="cabecera2"/>
              <w:shd w:val="clear" w:color="auto" w:fill="FFFFFF"/>
              <w:spacing w:before="0" w:beforeAutospacing="0" w:line="245" w:lineRule="atLeast"/>
              <w:jc w:val="both"/>
              <w:rPr>
                <w:color w:val="000000" w:themeColor="text1"/>
              </w:rPr>
            </w:pPr>
            <w:r w:rsidRPr="00E80BF3">
              <w:rPr>
                <w:b/>
                <w:color w:val="000000" w:themeColor="text1"/>
              </w:rPr>
              <w:lastRenderedPageBreak/>
              <w:t>Después de</w:t>
            </w:r>
            <w:r w:rsidR="000D4DDC" w:rsidRPr="00E80BF3">
              <w:rPr>
                <w:b/>
                <w:color w:val="000000" w:themeColor="text1"/>
              </w:rPr>
              <w:t xml:space="preserve"> la presentación</w:t>
            </w:r>
            <w:r w:rsidR="000D4DDC">
              <w:rPr>
                <w:color w:val="000000" w:themeColor="text1"/>
              </w:rPr>
              <w:t xml:space="preserve"> </w:t>
            </w:r>
          </w:p>
          <w:p w:rsidR="00824953" w:rsidRPr="001D149E" w:rsidRDefault="00824953" w:rsidP="00824953">
            <w:pPr>
              <w:pStyle w:val="Normal1"/>
              <w:shd w:val="clear" w:color="auto" w:fill="FFFFFF"/>
              <w:spacing w:before="0" w:beforeAutospacing="0" w:line="245" w:lineRule="atLeast"/>
              <w:jc w:val="both"/>
              <w:rPr>
                <w:color w:val="000000" w:themeColor="text1"/>
              </w:rPr>
            </w:pPr>
            <w:r w:rsidRPr="001D149E">
              <w:rPr>
                <w:color w:val="000000" w:themeColor="text1"/>
              </w:rPr>
              <w:t>Proponemos realizar la lectura conjunta de la noticia “La ONU declara que hay hambruna en dos regiones del sur de Somalia”, aparecida en </w:t>
            </w:r>
            <w:r w:rsidRPr="001D149E">
              <w:rPr>
                <w:rStyle w:val="cursiva"/>
                <w:i/>
                <w:iCs/>
                <w:color w:val="000000" w:themeColor="text1"/>
              </w:rPr>
              <w:t>El País</w:t>
            </w:r>
            <w:r w:rsidRPr="001D149E">
              <w:rPr>
                <w:rStyle w:val="apple-converted-space"/>
                <w:i/>
                <w:iCs/>
                <w:color w:val="000000" w:themeColor="text1"/>
              </w:rPr>
              <w:t> </w:t>
            </w:r>
            <w:r w:rsidRPr="001D149E">
              <w:rPr>
                <w:color w:val="000000" w:themeColor="text1"/>
              </w:rPr>
              <w:t>durante la gran hambruna somalí de 2011 [</w:t>
            </w:r>
            <w:hyperlink r:id="rId28" w:tgtFrame="_blank" w:history="1">
              <w:r w:rsidR="008574D6">
                <w:rPr>
                  <w:rStyle w:val="Hipervnculo"/>
                  <w:color w:val="000000" w:themeColor="text1"/>
                </w:rPr>
                <w:t>VER</w:t>
              </w:r>
            </w:hyperlink>
            <w:r w:rsidRPr="001D149E">
              <w:rPr>
                <w:color w:val="000000" w:themeColor="text1"/>
              </w:rPr>
              <w:t>].</w:t>
            </w:r>
          </w:p>
          <w:p w:rsidR="00824953" w:rsidRPr="001D149E" w:rsidRDefault="00824953" w:rsidP="00824953">
            <w:pPr>
              <w:pStyle w:val="Normal1"/>
              <w:shd w:val="clear" w:color="auto" w:fill="FFFFFF"/>
              <w:spacing w:before="0" w:beforeAutospacing="0" w:line="245" w:lineRule="atLeast"/>
              <w:jc w:val="both"/>
              <w:rPr>
                <w:color w:val="000000" w:themeColor="text1"/>
              </w:rPr>
            </w:pPr>
            <w:r w:rsidRPr="001D149E">
              <w:rPr>
                <w:color w:val="000000" w:themeColor="text1"/>
              </w:rPr>
              <w:t xml:space="preserve">En el análisis del texto, los </w:t>
            </w:r>
            <w:r>
              <w:rPr>
                <w:color w:val="000000" w:themeColor="text1"/>
              </w:rPr>
              <w:t>estudiantes</w:t>
            </w:r>
            <w:r w:rsidRPr="001D149E">
              <w:rPr>
                <w:color w:val="000000" w:themeColor="text1"/>
              </w:rPr>
              <w:t xml:space="preserve"> deberán reparar en los dos factores clave que han provocado la sucesión de hambrunas e</w:t>
            </w:r>
            <w:r w:rsidR="009D62C2">
              <w:rPr>
                <w:color w:val="000000" w:themeColor="text1"/>
              </w:rPr>
              <w:t>n</w:t>
            </w:r>
            <w:r w:rsidRPr="001D149E">
              <w:rPr>
                <w:color w:val="000000" w:themeColor="text1"/>
              </w:rPr>
              <w:t xml:space="preserve"> esta zona del planeta a lo largo del siglo XX: las sequías y la guerra. Sugerimos plantear algunas preguntas para fijar la atención de los </w:t>
            </w:r>
            <w:r>
              <w:rPr>
                <w:color w:val="000000" w:themeColor="text1"/>
              </w:rPr>
              <w:t>estudiantes</w:t>
            </w:r>
            <w:r w:rsidRPr="001D149E">
              <w:rPr>
                <w:color w:val="000000" w:themeColor="text1"/>
              </w:rPr>
              <w:t xml:space="preserve"> en los puntos clave </w:t>
            </w:r>
            <w:r w:rsidR="009D62C2">
              <w:rPr>
                <w:color w:val="000000" w:themeColor="text1"/>
              </w:rPr>
              <w:t xml:space="preserve">que deben </w:t>
            </w:r>
            <w:r w:rsidRPr="001D149E">
              <w:rPr>
                <w:color w:val="000000" w:themeColor="text1"/>
              </w:rPr>
              <w:t xml:space="preserve"> tener en cuenta: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xml:space="preserve">- ¿Qué países forman el llamado </w:t>
            </w:r>
            <w:r w:rsidR="004807E8">
              <w:rPr>
                <w:color w:val="000000" w:themeColor="text1"/>
              </w:rPr>
              <w:t>c</w:t>
            </w:r>
            <w:r w:rsidRPr="001D149E">
              <w:rPr>
                <w:color w:val="000000" w:themeColor="text1"/>
              </w:rPr>
              <w:t>uerno de África?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¿Qué graves problemas ha</w:t>
            </w:r>
            <w:r w:rsidR="00100BBD">
              <w:rPr>
                <w:color w:val="000000" w:themeColor="text1"/>
              </w:rPr>
              <w:t>n</w:t>
            </w:r>
            <w:r w:rsidRPr="001D149E">
              <w:rPr>
                <w:color w:val="000000" w:themeColor="text1"/>
              </w:rPr>
              <w:t xml:space="preserve"> afronta</w:t>
            </w:r>
            <w:r w:rsidR="004807E8">
              <w:rPr>
                <w:color w:val="000000" w:themeColor="text1"/>
              </w:rPr>
              <w:t>do</w:t>
            </w:r>
            <w:r w:rsidRPr="001D149E">
              <w:rPr>
                <w:color w:val="000000" w:themeColor="text1"/>
              </w:rPr>
              <w:t xml:space="preserve"> </w:t>
            </w:r>
            <w:r w:rsidR="004807E8">
              <w:rPr>
                <w:color w:val="000000" w:themeColor="text1"/>
              </w:rPr>
              <w:t xml:space="preserve">en la últimas décadas </w:t>
            </w:r>
            <w:r w:rsidRPr="001D149E">
              <w:rPr>
                <w:color w:val="000000" w:themeColor="text1"/>
              </w:rPr>
              <w:t>la población de esta región del planeta?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¿Cuáles son las consecuencias directas de la hambruna?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¿Hacia dónde se dirige su modelo de población? ¿Por qué?</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¿Cuáles son las condiciones en los campos de refugiados?</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¿Qué razones, además de la sequía, explican esta grave situación de hambruna?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¿Cómo afecta la violencia de la región a la llegada de ayuda humanitaria?</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¿Cómo influye el cambio climático en esta situación?</w:t>
            </w:r>
          </w:p>
          <w:p w:rsidR="00824953" w:rsidRPr="001D149E" w:rsidRDefault="00824953" w:rsidP="00824953">
            <w:pPr>
              <w:pStyle w:val="tab1"/>
              <w:shd w:val="clear" w:color="auto" w:fill="FFFFFF"/>
              <w:spacing w:before="0" w:beforeAutospacing="0" w:line="245" w:lineRule="atLeast"/>
              <w:jc w:val="both"/>
              <w:rPr>
                <w:color w:val="000000" w:themeColor="text1"/>
              </w:rPr>
            </w:pPr>
            <w:r w:rsidRPr="001D149E">
              <w:rPr>
                <w:color w:val="000000" w:themeColor="text1"/>
              </w:rPr>
              <w:t xml:space="preserve">- ¿Qué papel </w:t>
            </w:r>
            <w:r w:rsidR="004807E8">
              <w:rPr>
                <w:color w:val="000000" w:themeColor="text1"/>
              </w:rPr>
              <w:t xml:space="preserve">desempeñan </w:t>
            </w:r>
            <w:r w:rsidRPr="001D149E">
              <w:rPr>
                <w:color w:val="000000" w:themeColor="text1"/>
              </w:rPr>
              <w:t>los países ricos? ¿Se hace alguna referencia en la noticia?</w:t>
            </w:r>
          </w:p>
          <w:p w:rsidR="00824953" w:rsidRPr="001D149E" w:rsidRDefault="00824953" w:rsidP="00824953">
            <w:pPr>
              <w:pStyle w:val="Normal1"/>
              <w:shd w:val="clear" w:color="auto" w:fill="FFFFFF"/>
              <w:spacing w:before="0" w:beforeAutospacing="0" w:line="245" w:lineRule="atLeast"/>
              <w:jc w:val="both"/>
              <w:rPr>
                <w:color w:val="000000" w:themeColor="text1"/>
              </w:rPr>
            </w:pPr>
            <w:r w:rsidRPr="001D149E">
              <w:rPr>
                <w:color w:val="000000" w:themeColor="text1"/>
              </w:rPr>
              <w:t xml:space="preserve">Para acabar, los </w:t>
            </w:r>
            <w:r>
              <w:rPr>
                <w:color w:val="000000" w:themeColor="text1"/>
              </w:rPr>
              <w:t>estudiantes</w:t>
            </w:r>
            <w:r w:rsidRPr="001D149E">
              <w:rPr>
                <w:color w:val="000000" w:themeColor="text1"/>
              </w:rPr>
              <w:t> deberán buscar información en la prensa sobre cómo ha evolucionado la situación de hambruna en Somalia, desde su declaración en el verano de 2011 hasta hoy.</w:t>
            </w:r>
          </w:p>
          <w:p w:rsidR="00824953" w:rsidRDefault="00824953" w:rsidP="00824953">
            <w:pPr>
              <w:shd w:val="clear" w:color="auto" w:fill="FFFFFF"/>
              <w:spacing w:before="136" w:after="136" w:line="245" w:lineRule="atLeast"/>
              <w:jc w:val="both"/>
              <w:rPr>
                <w:rFonts w:ascii="Times New Roman" w:eastAsia="Times New Roman" w:hAnsi="Times New Roman" w:cs="Times New Roman"/>
                <w:b/>
                <w:color w:val="000000" w:themeColor="text1"/>
                <w:sz w:val="24"/>
                <w:szCs w:val="24"/>
              </w:rPr>
            </w:pPr>
          </w:p>
          <w:p w:rsidR="00824953" w:rsidRPr="001D149E" w:rsidRDefault="00085F0A" w:rsidP="00824953">
            <w:pPr>
              <w:shd w:val="clear" w:color="auto" w:fill="FFFFFF"/>
              <w:spacing w:before="136" w:after="136" w:line="245" w:lineRule="atLeast"/>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FICHA DEL ESTUDIANTE</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En el mundo se produce un </w:t>
            </w:r>
            <w:r w:rsidRPr="001D149E">
              <w:rPr>
                <w:rFonts w:ascii="Times New Roman" w:eastAsia="Times New Roman" w:hAnsi="Times New Roman" w:cs="Times New Roman"/>
                <w:b/>
                <w:bCs/>
                <w:color w:val="000000" w:themeColor="text1"/>
                <w:sz w:val="24"/>
                <w:szCs w:val="24"/>
              </w:rPr>
              <w:t>desigual reparto </w:t>
            </w:r>
            <w:r w:rsidRPr="001D149E">
              <w:rPr>
                <w:rFonts w:ascii="Times New Roman" w:eastAsia="Times New Roman" w:hAnsi="Times New Roman" w:cs="Times New Roman"/>
                <w:color w:val="000000" w:themeColor="text1"/>
                <w:sz w:val="24"/>
                <w:szCs w:val="24"/>
              </w:rPr>
              <w:t>de los recursos motivado por la brecha existente entre los </w:t>
            </w:r>
            <w:r w:rsidRPr="001D149E">
              <w:rPr>
                <w:rFonts w:ascii="Times New Roman" w:eastAsia="Times New Roman" w:hAnsi="Times New Roman" w:cs="Times New Roman"/>
                <w:b/>
                <w:bCs/>
                <w:color w:val="000000" w:themeColor="text1"/>
                <w:sz w:val="24"/>
                <w:szCs w:val="24"/>
              </w:rPr>
              <w:t>países ricos </w:t>
            </w:r>
            <w:r w:rsidRPr="001D149E">
              <w:rPr>
                <w:rFonts w:ascii="Times New Roman" w:eastAsia="Times New Roman" w:hAnsi="Times New Roman" w:cs="Times New Roman"/>
                <w:color w:val="000000" w:themeColor="text1"/>
                <w:sz w:val="24"/>
                <w:szCs w:val="24"/>
              </w:rPr>
              <w:t xml:space="preserve">y </w:t>
            </w:r>
            <w:r w:rsidRPr="001D149E">
              <w:rPr>
                <w:rFonts w:ascii="Times New Roman" w:eastAsia="Times New Roman" w:hAnsi="Times New Roman" w:cs="Times New Roman"/>
                <w:color w:val="000000" w:themeColor="text1"/>
                <w:sz w:val="24"/>
                <w:szCs w:val="24"/>
              </w:rPr>
              <w:lastRenderedPageBreak/>
              <w:t>los </w:t>
            </w:r>
            <w:r w:rsidRPr="001D149E">
              <w:rPr>
                <w:rFonts w:ascii="Times New Roman" w:eastAsia="Times New Roman" w:hAnsi="Times New Roman" w:cs="Times New Roman"/>
                <w:b/>
                <w:bCs/>
                <w:color w:val="000000" w:themeColor="text1"/>
                <w:sz w:val="24"/>
                <w:szCs w:val="24"/>
              </w:rPr>
              <w:t>países pobres</w:t>
            </w:r>
            <w:r w:rsidRPr="001D149E">
              <w:rPr>
                <w:rFonts w:ascii="Times New Roman" w:eastAsia="Times New Roman" w:hAnsi="Times New Roman" w:cs="Times New Roman"/>
                <w:color w:val="000000" w:themeColor="text1"/>
                <w:sz w:val="24"/>
                <w:szCs w:val="24"/>
              </w:rPr>
              <w:t>.</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Los países ricos o desarrollados (solo la quinta parte del planeta) se definen por un modelo económico basado en la producción industrial y los servicios. En estas zonas del planeta se consume y produce más de lo necesario.</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Además, estos países ejercen un control sobre la mayor parte de los recursos del planeta (producción agrícola, recursos minerales, recursos energéticos, etc.), que suelen encontrarse en los países pobres o en vías de desarrollo. Estos, al no tener capacidad para explotar sus propios recursos, deben depender de </w:t>
            </w:r>
            <w:r w:rsidRPr="001D149E">
              <w:rPr>
                <w:rFonts w:ascii="Times New Roman" w:eastAsia="Times New Roman" w:hAnsi="Times New Roman" w:cs="Times New Roman"/>
                <w:b/>
                <w:bCs/>
                <w:color w:val="000000" w:themeColor="text1"/>
                <w:sz w:val="24"/>
                <w:szCs w:val="24"/>
              </w:rPr>
              <w:t>multinacionales extranjeras </w:t>
            </w:r>
            <w:r w:rsidRPr="001D149E">
              <w:rPr>
                <w:rFonts w:ascii="Times New Roman" w:eastAsia="Times New Roman" w:hAnsi="Times New Roman" w:cs="Times New Roman"/>
                <w:color w:val="000000" w:themeColor="text1"/>
                <w:sz w:val="24"/>
                <w:szCs w:val="24"/>
              </w:rPr>
              <w:t>que explotan y controlan su </w:t>
            </w:r>
            <w:r w:rsidRPr="001D149E">
              <w:rPr>
                <w:rFonts w:ascii="Times New Roman" w:eastAsia="Times New Roman" w:hAnsi="Times New Roman" w:cs="Times New Roman"/>
                <w:b/>
                <w:bCs/>
                <w:color w:val="000000" w:themeColor="text1"/>
                <w:sz w:val="24"/>
                <w:szCs w:val="24"/>
              </w:rPr>
              <w:t>riqueza natural</w:t>
            </w:r>
            <w:r w:rsidRPr="001D149E">
              <w:rPr>
                <w:rFonts w:ascii="Times New Roman" w:eastAsia="Times New Roman" w:hAnsi="Times New Roman" w:cs="Times New Roman"/>
                <w:color w:val="000000" w:themeColor="text1"/>
                <w:sz w:val="24"/>
                <w:szCs w:val="24"/>
              </w:rPr>
              <w:t>.</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Esta situación, sumada al control que los países ricos ejercen sobre los </w:t>
            </w:r>
            <w:r w:rsidRPr="001D149E">
              <w:rPr>
                <w:rFonts w:ascii="Times New Roman" w:eastAsia="Times New Roman" w:hAnsi="Times New Roman" w:cs="Times New Roman"/>
                <w:b/>
                <w:bCs/>
                <w:color w:val="000000" w:themeColor="text1"/>
                <w:sz w:val="24"/>
                <w:szCs w:val="24"/>
              </w:rPr>
              <w:t>mercados mundiales</w:t>
            </w:r>
            <w:r w:rsidRPr="001D149E">
              <w:rPr>
                <w:rFonts w:ascii="Times New Roman" w:eastAsia="Times New Roman" w:hAnsi="Times New Roman" w:cs="Times New Roman"/>
                <w:color w:val="000000" w:themeColor="text1"/>
                <w:sz w:val="24"/>
                <w:szCs w:val="24"/>
              </w:rPr>
              <w:t>, obstaculiza el desarrollo de los países pobres y l</w:t>
            </w:r>
            <w:r w:rsidR="004807E8">
              <w:rPr>
                <w:rFonts w:ascii="Times New Roman" w:eastAsia="Times New Roman" w:hAnsi="Times New Roman" w:cs="Times New Roman"/>
                <w:color w:val="000000" w:themeColor="text1"/>
                <w:sz w:val="24"/>
                <w:szCs w:val="24"/>
              </w:rPr>
              <w:t>o</w:t>
            </w:r>
            <w:r w:rsidRPr="001D149E">
              <w:rPr>
                <w:rFonts w:ascii="Times New Roman" w:eastAsia="Times New Roman" w:hAnsi="Times New Roman" w:cs="Times New Roman"/>
                <w:color w:val="000000" w:themeColor="text1"/>
                <w:sz w:val="24"/>
                <w:szCs w:val="24"/>
              </w:rPr>
              <w:t xml:space="preserve">s obliga a establecer una </w:t>
            </w:r>
            <w:r w:rsidRPr="001D149E">
              <w:rPr>
                <w:rFonts w:ascii="Times New Roman" w:eastAsia="Times New Roman" w:hAnsi="Times New Roman" w:cs="Times New Roman"/>
                <w:b/>
                <w:bCs/>
                <w:color w:val="000000" w:themeColor="text1"/>
                <w:sz w:val="24"/>
                <w:szCs w:val="24"/>
              </w:rPr>
              <w:t>relación de dependencia</w:t>
            </w:r>
            <w:r w:rsidRPr="001D149E">
              <w:rPr>
                <w:rFonts w:ascii="Times New Roman" w:eastAsia="Times New Roman" w:hAnsi="Times New Roman" w:cs="Times New Roman"/>
                <w:color w:val="000000" w:themeColor="text1"/>
                <w:sz w:val="24"/>
                <w:szCs w:val="24"/>
              </w:rPr>
              <w:t> con los países ricos.</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Este desigual reparto de los recursos puede afectar de modo directo la vida humana, pues mientras en los países desarrollados la </w:t>
            </w:r>
            <w:r w:rsidRPr="001D149E">
              <w:rPr>
                <w:rFonts w:ascii="Times New Roman" w:eastAsia="Times New Roman" w:hAnsi="Times New Roman" w:cs="Times New Roman"/>
                <w:b/>
                <w:bCs/>
                <w:color w:val="000000" w:themeColor="text1"/>
                <w:sz w:val="24"/>
                <w:szCs w:val="24"/>
              </w:rPr>
              <w:t>obesidad </w:t>
            </w:r>
            <w:r w:rsidRPr="001D149E">
              <w:rPr>
                <w:rFonts w:ascii="Times New Roman" w:eastAsia="Times New Roman" w:hAnsi="Times New Roman" w:cs="Times New Roman"/>
                <w:color w:val="000000" w:themeColor="text1"/>
                <w:sz w:val="24"/>
                <w:szCs w:val="24"/>
              </w:rPr>
              <w:t xml:space="preserve">se ha convertido en uno de los mayores problemas de salud, en gran parte de África, Asia y algunas regiones de América del Sur la </w:t>
            </w:r>
            <w:r w:rsidRPr="001D149E">
              <w:rPr>
                <w:rFonts w:ascii="Times New Roman" w:eastAsia="Times New Roman" w:hAnsi="Times New Roman" w:cs="Times New Roman"/>
                <w:b/>
                <w:bCs/>
                <w:color w:val="000000" w:themeColor="text1"/>
                <w:sz w:val="24"/>
                <w:szCs w:val="24"/>
              </w:rPr>
              <w:t>desnutrición </w:t>
            </w:r>
            <w:r w:rsidRPr="001D149E">
              <w:rPr>
                <w:rFonts w:ascii="Times New Roman" w:eastAsia="Times New Roman" w:hAnsi="Times New Roman" w:cs="Times New Roman"/>
                <w:color w:val="000000" w:themeColor="text1"/>
                <w:sz w:val="24"/>
                <w:szCs w:val="24"/>
              </w:rPr>
              <w:t>afecta a millones de personas.</w:t>
            </w:r>
          </w:p>
          <w:p w:rsidR="00824953" w:rsidRPr="001D149E" w:rsidRDefault="00824953" w:rsidP="00824953">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Estas desigualdades también son causa de </w:t>
            </w:r>
            <w:r w:rsidRPr="001D149E">
              <w:rPr>
                <w:rFonts w:ascii="Times New Roman" w:eastAsia="Times New Roman" w:hAnsi="Times New Roman" w:cs="Times New Roman"/>
                <w:b/>
                <w:bCs/>
                <w:color w:val="000000" w:themeColor="text1"/>
                <w:sz w:val="24"/>
                <w:szCs w:val="24"/>
              </w:rPr>
              <w:t>conflictos </w:t>
            </w:r>
            <w:r w:rsidRPr="001D149E">
              <w:rPr>
                <w:rFonts w:ascii="Times New Roman" w:eastAsia="Times New Roman" w:hAnsi="Times New Roman" w:cs="Times New Roman"/>
                <w:color w:val="000000" w:themeColor="text1"/>
                <w:sz w:val="24"/>
                <w:szCs w:val="24"/>
              </w:rPr>
              <w:t>y </w:t>
            </w:r>
            <w:r w:rsidRPr="001D149E">
              <w:rPr>
                <w:rFonts w:ascii="Times New Roman" w:eastAsia="Times New Roman" w:hAnsi="Times New Roman" w:cs="Times New Roman"/>
                <w:b/>
                <w:bCs/>
                <w:color w:val="000000" w:themeColor="text1"/>
                <w:sz w:val="24"/>
                <w:szCs w:val="24"/>
              </w:rPr>
              <w:t>guerras </w:t>
            </w:r>
            <w:r w:rsidRPr="001D149E">
              <w:rPr>
                <w:rFonts w:ascii="Times New Roman" w:eastAsia="Times New Roman" w:hAnsi="Times New Roman" w:cs="Times New Roman"/>
                <w:color w:val="000000" w:themeColor="text1"/>
                <w:sz w:val="24"/>
                <w:szCs w:val="24"/>
              </w:rPr>
              <w:t>por el control de los recursos hídricos, minerales y energéticos.</w:t>
            </w:r>
          </w:p>
          <w:p w:rsidR="00824953" w:rsidRPr="001D149E" w:rsidRDefault="00824953" w:rsidP="00824953">
            <w:pPr>
              <w:shd w:val="clear" w:color="auto" w:fill="E6F6FC"/>
              <w:spacing w:after="136" w:line="272"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Si te interesa conocer más acerca del problema del hambre en el mundo, te proponemos entrar en la página de la FAO (</w:t>
            </w:r>
            <w:r w:rsidR="008574D6" w:rsidRPr="008574D6">
              <w:rPr>
                <w:rFonts w:ascii="Times New Roman" w:eastAsia="Times New Roman" w:hAnsi="Times New Roman" w:cs="Times New Roman"/>
                <w:color w:val="000000" w:themeColor="text1"/>
                <w:sz w:val="24"/>
                <w:szCs w:val="24"/>
              </w:rPr>
              <w:t>http://www.fao.org/home/es/</w:t>
            </w:r>
            <w:r w:rsidRPr="001D149E">
              <w:rPr>
                <w:rFonts w:ascii="Times New Roman" w:eastAsia="Times New Roman" w:hAnsi="Times New Roman" w:cs="Times New Roman"/>
                <w:color w:val="000000" w:themeColor="text1"/>
                <w:sz w:val="24"/>
                <w:szCs w:val="24"/>
              </w:rPr>
              <w:t>).</w:t>
            </w:r>
          </w:p>
          <w:p w:rsidR="00824953" w:rsidRPr="001D149E" w:rsidRDefault="00824953" w:rsidP="00824953">
            <w:pPr>
              <w:jc w:val="both"/>
              <w:rPr>
                <w:rFonts w:ascii="Times New Roman" w:hAnsi="Times New Roman" w:cs="Times New Roman"/>
                <w:b/>
                <w:color w:val="000000" w:themeColor="text1"/>
                <w:sz w:val="24"/>
                <w:szCs w:val="24"/>
              </w:rPr>
            </w:pPr>
          </w:p>
          <w:p w:rsidR="00824953" w:rsidRPr="001C1BDC" w:rsidRDefault="00824953" w:rsidP="00824953">
            <w:pPr>
              <w:shd w:val="clear" w:color="auto" w:fill="FFFFFF"/>
              <w:spacing w:after="190"/>
              <w:jc w:val="both"/>
              <w:rPr>
                <w:color w:val="000000" w:themeColor="text1"/>
                <w:sz w:val="24"/>
                <w:szCs w:val="24"/>
              </w:rPr>
            </w:pPr>
          </w:p>
        </w:tc>
      </w:tr>
      <w:tr w:rsidR="00824953" w:rsidRPr="001C1BDC" w:rsidTr="006D238D">
        <w:tc>
          <w:tcPr>
            <w:tcW w:w="2518" w:type="dxa"/>
          </w:tcPr>
          <w:p w:rsidR="00824953" w:rsidRPr="001C1BDC" w:rsidRDefault="00824953" w:rsidP="006D238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24953" w:rsidRPr="001D149E" w:rsidRDefault="00824953" w:rsidP="00824953">
            <w:pPr>
              <w:pStyle w:val="Ttulo4"/>
              <w:shd w:val="clear" w:color="auto" w:fill="FFFFFF"/>
              <w:spacing w:before="109" w:beforeAutospacing="0" w:after="109" w:afterAutospacing="0"/>
              <w:jc w:val="both"/>
              <w:outlineLvl w:val="3"/>
              <w:rPr>
                <w:b w:val="0"/>
                <w:bCs w:val="0"/>
                <w:color w:val="000000" w:themeColor="text1"/>
              </w:rPr>
            </w:pPr>
            <w:r w:rsidRPr="001D149E">
              <w:rPr>
                <w:b w:val="0"/>
                <w:color w:val="000000" w:themeColor="text1"/>
              </w:rPr>
              <w:t>El de</w:t>
            </w:r>
            <w:r w:rsidR="003736C1">
              <w:rPr>
                <w:b w:val="0"/>
                <w:color w:val="000000" w:themeColor="text1"/>
              </w:rPr>
              <w:t>sigual reparto de los recursos</w:t>
            </w:r>
          </w:p>
          <w:p w:rsidR="00824953" w:rsidRPr="00E461CB" w:rsidRDefault="00824953" w:rsidP="006D238D">
            <w:pPr>
              <w:pStyle w:val="Sinespaciado"/>
              <w:jc w:val="both"/>
              <w:rPr>
                <w:rFonts w:ascii="Times New Roman" w:hAnsi="Times New Roman" w:cs="Times New Roman"/>
                <w:color w:val="000000" w:themeColor="text1"/>
                <w:sz w:val="24"/>
                <w:szCs w:val="24"/>
              </w:rPr>
            </w:pPr>
          </w:p>
        </w:tc>
      </w:tr>
      <w:tr w:rsidR="00824953" w:rsidRPr="001C1BDC" w:rsidTr="006D238D">
        <w:tc>
          <w:tcPr>
            <w:tcW w:w="2518" w:type="dxa"/>
          </w:tcPr>
          <w:p w:rsidR="00824953" w:rsidRPr="001C1BDC" w:rsidRDefault="00824953" w:rsidP="006D238D">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c>
          <w:tcPr>
            <w:tcW w:w="6536" w:type="dxa"/>
          </w:tcPr>
          <w:p w:rsidR="00824953" w:rsidRPr="001C1BDC" w:rsidRDefault="00824953" w:rsidP="00824953">
            <w:pPr>
              <w:pStyle w:val="Ttulo1"/>
              <w:shd w:val="clear" w:color="auto" w:fill="FFFFFF"/>
              <w:jc w:val="both"/>
              <w:outlineLvl w:val="0"/>
              <w:rPr>
                <w:rFonts w:ascii="Times New Roman" w:hAnsi="Times New Roman" w:cs="Times New Roman"/>
                <w:color w:val="000000" w:themeColor="text1"/>
                <w:sz w:val="24"/>
                <w:szCs w:val="24"/>
              </w:rPr>
            </w:pPr>
            <w:r w:rsidRPr="001D149E">
              <w:rPr>
                <w:b w:val="0"/>
                <w:color w:val="000000" w:themeColor="text1"/>
              </w:rPr>
              <w:t>Secuencia de imágenes para comparar el d</w:t>
            </w:r>
            <w:r w:rsidR="003736C1">
              <w:rPr>
                <w:b w:val="0"/>
                <w:color w:val="000000" w:themeColor="text1"/>
              </w:rPr>
              <w:t>esigual reparto de los recursos</w:t>
            </w:r>
          </w:p>
        </w:tc>
      </w:tr>
    </w:tbl>
    <w:p w:rsidR="0071384B" w:rsidRPr="001D149E" w:rsidRDefault="0071384B" w:rsidP="004942F4">
      <w:pPr>
        <w:shd w:val="clear" w:color="auto" w:fill="FFFFFF"/>
        <w:spacing w:before="136" w:after="136" w:line="245" w:lineRule="atLeast"/>
        <w:jc w:val="both"/>
        <w:rPr>
          <w:rFonts w:ascii="Times New Roman" w:eastAsia="Times New Roman" w:hAnsi="Times New Roman" w:cs="Times New Roman"/>
          <w:b/>
          <w:color w:val="000000" w:themeColor="text1"/>
          <w:sz w:val="24"/>
          <w:szCs w:val="24"/>
        </w:rPr>
      </w:pPr>
    </w:p>
    <w:p w:rsidR="00824953" w:rsidRDefault="00824953" w:rsidP="004942F4">
      <w:pPr>
        <w:shd w:val="clear" w:color="auto" w:fill="FFFFFF"/>
        <w:spacing w:before="136" w:after="136" w:line="245" w:lineRule="atLeast"/>
        <w:jc w:val="both"/>
        <w:rPr>
          <w:rFonts w:ascii="Times New Roman" w:eastAsia="Times New Roman" w:hAnsi="Times New Roman" w:cs="Times New Roman"/>
          <w:b/>
          <w:color w:val="000000" w:themeColor="text1"/>
          <w:sz w:val="24"/>
          <w:szCs w:val="24"/>
        </w:rPr>
      </w:pPr>
    </w:p>
    <w:p w:rsidR="00340086" w:rsidRPr="001D149E" w:rsidRDefault="008574D6" w:rsidP="004942F4">
      <w:pPr>
        <w:pStyle w:val="Ttulo3"/>
        <w:shd w:val="clear" w:color="auto" w:fill="FFFFFF"/>
        <w:spacing w:before="0" w:line="375" w:lineRule="atLeast"/>
        <w:jc w:val="both"/>
        <w:rPr>
          <w:rFonts w:ascii="Times New Roman" w:hAnsi="Times New Roman" w:cs="Times New Roman"/>
          <w:bCs w:val="0"/>
          <w:color w:val="000000" w:themeColor="text1"/>
          <w:sz w:val="24"/>
          <w:szCs w:val="24"/>
        </w:rPr>
      </w:pPr>
      <w:r w:rsidRPr="008574D6">
        <w:rPr>
          <w:rFonts w:ascii="Times New Roman" w:hAnsi="Times New Roman" w:cs="Times New Roman"/>
          <w:color w:val="000000" w:themeColor="text1"/>
          <w:sz w:val="24"/>
          <w:szCs w:val="24"/>
          <w:highlight w:val="yellow"/>
        </w:rPr>
        <w:t xml:space="preserve">[SECCIÓN </w:t>
      </w:r>
      <w:r w:rsidR="00880975">
        <w:rPr>
          <w:rFonts w:ascii="Times New Roman" w:hAnsi="Times New Roman" w:cs="Times New Roman"/>
          <w:color w:val="000000" w:themeColor="text1"/>
          <w:sz w:val="24"/>
          <w:szCs w:val="24"/>
          <w:highlight w:val="yellow"/>
        </w:rPr>
        <w:t>2</w:t>
      </w:r>
      <w:r w:rsidRPr="008574D6">
        <w:rPr>
          <w:rFonts w:ascii="Times New Roman" w:hAnsi="Times New Roman" w:cs="Times New Roman"/>
          <w:color w:val="000000" w:themeColor="text1"/>
          <w:sz w:val="24"/>
          <w:szCs w:val="24"/>
          <w:highlight w:val="yellow"/>
        </w:rPr>
        <w:t>]</w:t>
      </w:r>
      <w:r w:rsidRPr="000E312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00340086" w:rsidRPr="001D149E">
        <w:rPr>
          <w:rFonts w:ascii="Times New Roman" w:hAnsi="Times New Roman" w:cs="Times New Roman"/>
          <w:color w:val="000000" w:themeColor="text1"/>
          <w:sz w:val="24"/>
          <w:szCs w:val="24"/>
        </w:rPr>
        <w:t xml:space="preserve">.1 </w:t>
      </w:r>
      <w:r w:rsidR="00340086" w:rsidRPr="001D149E">
        <w:rPr>
          <w:rFonts w:ascii="Times New Roman" w:hAnsi="Times New Roman" w:cs="Times New Roman"/>
          <w:bCs w:val="0"/>
          <w:color w:val="000000" w:themeColor="text1"/>
          <w:sz w:val="24"/>
          <w:szCs w:val="24"/>
        </w:rPr>
        <w:t>La población y los recursos</w:t>
      </w:r>
    </w:p>
    <w:p w:rsidR="00340086" w:rsidRPr="001D149E" w:rsidRDefault="00340086" w:rsidP="004942F4">
      <w:pPr>
        <w:shd w:val="clear" w:color="auto" w:fill="FFFFFF"/>
        <w:spacing w:after="0" w:line="312" w:lineRule="atLeast"/>
        <w:jc w:val="both"/>
        <w:rPr>
          <w:rFonts w:ascii="Times New Roman" w:hAnsi="Times New Roman" w:cs="Times New Roman"/>
          <w:b/>
          <w:color w:val="000000" w:themeColor="text1"/>
          <w:sz w:val="24"/>
          <w:szCs w:val="24"/>
        </w:rPr>
      </w:pPr>
    </w:p>
    <w:p w:rsidR="00340086" w:rsidRPr="001D149E" w:rsidRDefault="00340086" w:rsidP="004942F4">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lastRenderedPageBreak/>
        <w:t>Los principales problemas a los que debe enfrentarse el planeta en materia de recursos son:</w:t>
      </w:r>
    </w:p>
    <w:p w:rsidR="00340086" w:rsidRPr="001D149E" w:rsidRDefault="00340086" w:rsidP="004942F4">
      <w:pPr>
        <w:numPr>
          <w:ilvl w:val="0"/>
          <w:numId w:val="10"/>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El </w:t>
      </w:r>
      <w:r w:rsidRPr="001D149E">
        <w:rPr>
          <w:rFonts w:ascii="Times New Roman" w:eastAsia="Times New Roman" w:hAnsi="Times New Roman" w:cs="Times New Roman"/>
          <w:b/>
          <w:bCs/>
          <w:color w:val="000000" w:themeColor="text1"/>
          <w:sz w:val="24"/>
          <w:szCs w:val="24"/>
        </w:rPr>
        <w:t>desigual reparto</w:t>
      </w:r>
      <w:r w:rsidRPr="001D149E">
        <w:rPr>
          <w:rFonts w:ascii="Times New Roman" w:eastAsia="Times New Roman" w:hAnsi="Times New Roman" w:cs="Times New Roman"/>
          <w:color w:val="000000" w:themeColor="text1"/>
          <w:sz w:val="24"/>
          <w:szCs w:val="24"/>
        </w:rPr>
        <w:t> de los </w:t>
      </w:r>
      <w:r w:rsidRPr="001D149E">
        <w:rPr>
          <w:rFonts w:ascii="Times New Roman" w:eastAsia="Times New Roman" w:hAnsi="Times New Roman" w:cs="Times New Roman"/>
          <w:b/>
          <w:bCs/>
          <w:color w:val="000000" w:themeColor="text1"/>
          <w:sz w:val="24"/>
          <w:szCs w:val="24"/>
        </w:rPr>
        <w:t>recursos</w:t>
      </w:r>
      <w:r w:rsidRPr="001D149E">
        <w:rPr>
          <w:rFonts w:ascii="Times New Roman" w:eastAsia="Times New Roman" w:hAnsi="Times New Roman" w:cs="Times New Roman"/>
          <w:color w:val="000000" w:themeColor="text1"/>
          <w:sz w:val="24"/>
          <w:szCs w:val="24"/>
        </w:rPr>
        <w:t>.</w:t>
      </w:r>
    </w:p>
    <w:p w:rsidR="00340086" w:rsidRPr="001D149E" w:rsidRDefault="00340086" w:rsidP="004942F4">
      <w:pPr>
        <w:numPr>
          <w:ilvl w:val="0"/>
          <w:numId w:val="10"/>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La </w:t>
      </w:r>
      <w:r w:rsidRPr="001D149E">
        <w:rPr>
          <w:rFonts w:ascii="Times New Roman" w:eastAsia="Times New Roman" w:hAnsi="Times New Roman" w:cs="Times New Roman"/>
          <w:b/>
          <w:bCs/>
          <w:color w:val="000000" w:themeColor="text1"/>
          <w:sz w:val="24"/>
          <w:szCs w:val="24"/>
        </w:rPr>
        <w:t>contaminación</w:t>
      </w:r>
      <w:r w:rsidRPr="001D149E">
        <w:rPr>
          <w:rFonts w:ascii="Times New Roman" w:eastAsia="Times New Roman" w:hAnsi="Times New Roman" w:cs="Times New Roman"/>
          <w:color w:val="000000" w:themeColor="text1"/>
          <w:sz w:val="24"/>
          <w:szCs w:val="24"/>
        </w:rPr>
        <w:t> y la </w:t>
      </w:r>
      <w:r w:rsidRPr="001D149E">
        <w:rPr>
          <w:rFonts w:ascii="Times New Roman" w:eastAsia="Times New Roman" w:hAnsi="Times New Roman" w:cs="Times New Roman"/>
          <w:b/>
          <w:bCs/>
          <w:color w:val="000000" w:themeColor="text1"/>
          <w:sz w:val="24"/>
          <w:szCs w:val="24"/>
        </w:rPr>
        <w:t>degradación</w:t>
      </w:r>
      <w:r w:rsidRPr="001D149E">
        <w:rPr>
          <w:rFonts w:ascii="Times New Roman" w:eastAsia="Times New Roman" w:hAnsi="Times New Roman" w:cs="Times New Roman"/>
          <w:color w:val="000000" w:themeColor="text1"/>
          <w:sz w:val="24"/>
          <w:szCs w:val="24"/>
        </w:rPr>
        <w:t> del </w:t>
      </w:r>
      <w:r w:rsidRPr="001D149E">
        <w:rPr>
          <w:rFonts w:ascii="Times New Roman" w:eastAsia="Times New Roman" w:hAnsi="Times New Roman" w:cs="Times New Roman"/>
          <w:b/>
          <w:bCs/>
          <w:color w:val="000000" w:themeColor="text1"/>
          <w:sz w:val="24"/>
          <w:szCs w:val="24"/>
        </w:rPr>
        <w:t>medio ambiente</w:t>
      </w:r>
      <w:r w:rsidRPr="001D149E">
        <w:rPr>
          <w:rFonts w:ascii="Times New Roman" w:eastAsia="Times New Roman" w:hAnsi="Times New Roman" w:cs="Times New Roman"/>
          <w:color w:val="000000" w:themeColor="text1"/>
          <w:sz w:val="24"/>
          <w:szCs w:val="24"/>
        </w:rPr>
        <w:t>.</w:t>
      </w:r>
    </w:p>
    <w:p w:rsidR="00340086" w:rsidRPr="001D149E" w:rsidRDefault="00340086" w:rsidP="004942F4">
      <w:pPr>
        <w:numPr>
          <w:ilvl w:val="0"/>
          <w:numId w:val="10"/>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La </w:t>
      </w:r>
      <w:r w:rsidRPr="001D149E">
        <w:rPr>
          <w:rFonts w:ascii="Times New Roman" w:eastAsia="Times New Roman" w:hAnsi="Times New Roman" w:cs="Times New Roman"/>
          <w:b/>
          <w:bCs/>
          <w:color w:val="000000" w:themeColor="text1"/>
          <w:sz w:val="24"/>
          <w:szCs w:val="24"/>
        </w:rPr>
        <w:t>sobreexplotación</w:t>
      </w:r>
      <w:r w:rsidRPr="001D149E">
        <w:rPr>
          <w:rFonts w:ascii="Times New Roman" w:eastAsia="Times New Roman" w:hAnsi="Times New Roman" w:cs="Times New Roman"/>
          <w:color w:val="000000" w:themeColor="text1"/>
          <w:sz w:val="24"/>
          <w:szCs w:val="24"/>
        </w:rPr>
        <w:t> de los </w:t>
      </w:r>
      <w:r w:rsidRPr="001D149E">
        <w:rPr>
          <w:rFonts w:ascii="Times New Roman" w:eastAsia="Times New Roman" w:hAnsi="Times New Roman" w:cs="Times New Roman"/>
          <w:b/>
          <w:bCs/>
          <w:color w:val="000000" w:themeColor="text1"/>
          <w:sz w:val="24"/>
          <w:szCs w:val="24"/>
        </w:rPr>
        <w:t>recursos naturales</w:t>
      </w:r>
      <w:r w:rsidRPr="001D149E">
        <w:rPr>
          <w:rFonts w:ascii="Times New Roman" w:eastAsia="Times New Roman" w:hAnsi="Times New Roman" w:cs="Times New Roman"/>
          <w:color w:val="000000" w:themeColor="text1"/>
          <w:sz w:val="24"/>
          <w:szCs w:val="24"/>
        </w:rPr>
        <w:t>.</w:t>
      </w:r>
    </w:p>
    <w:p w:rsidR="00340086" w:rsidRDefault="00340086" w:rsidP="004942F4">
      <w:pPr>
        <w:jc w:val="both"/>
        <w:rPr>
          <w:rFonts w:ascii="Times New Roman" w:hAnsi="Times New Roman" w:cs="Times New Roman"/>
          <w:b/>
          <w:color w:val="000000" w:themeColor="text1"/>
          <w:sz w:val="24"/>
          <w:szCs w:val="24"/>
        </w:rPr>
      </w:pPr>
    </w:p>
    <w:p w:rsidR="008574D6" w:rsidRDefault="008574D6" w:rsidP="004942F4">
      <w:pPr>
        <w:jc w:val="both"/>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574D6" w:rsidRPr="000564BA" w:rsidTr="00B66C21">
        <w:tc>
          <w:tcPr>
            <w:tcW w:w="9054" w:type="dxa"/>
            <w:gridSpan w:val="2"/>
            <w:shd w:val="clear" w:color="auto" w:fill="0D0D0D" w:themeFill="text1" w:themeFillTint="F2"/>
          </w:tcPr>
          <w:p w:rsidR="008574D6" w:rsidRPr="000564BA" w:rsidRDefault="008574D6" w:rsidP="00B66C21">
            <w:pPr>
              <w:jc w:val="center"/>
              <w:rPr>
                <w:rFonts w:ascii="Times New Roman" w:hAnsi="Times New Roman" w:cs="Times New Roman"/>
                <w:b/>
                <w:color w:val="FFFFFF" w:themeColor="background1"/>
                <w:sz w:val="24"/>
                <w:szCs w:val="24"/>
              </w:rPr>
            </w:pPr>
            <w:r w:rsidRPr="000564BA">
              <w:rPr>
                <w:rFonts w:ascii="Times New Roman" w:hAnsi="Times New Roman" w:cs="Times New Roman"/>
                <w:b/>
                <w:color w:val="FFFFFF" w:themeColor="background1"/>
                <w:sz w:val="24"/>
                <w:szCs w:val="24"/>
              </w:rPr>
              <w:t>Imagen (fotografía, gráfica o ilustración)</w:t>
            </w:r>
          </w:p>
        </w:tc>
      </w:tr>
      <w:tr w:rsidR="008574D6" w:rsidRPr="000564BA" w:rsidTr="00B66C21">
        <w:tc>
          <w:tcPr>
            <w:tcW w:w="1668" w:type="dxa"/>
          </w:tcPr>
          <w:p w:rsidR="008574D6" w:rsidRPr="00BE3963" w:rsidRDefault="008574D6" w:rsidP="00B66C21">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8574D6" w:rsidRPr="000564BA" w:rsidRDefault="008574D6" w:rsidP="00CB51DD">
            <w:pPr>
              <w:rPr>
                <w:rFonts w:ascii="Times New Roman" w:hAnsi="Times New Roman" w:cs="Times New Roman"/>
                <w:b/>
                <w:color w:val="000000" w:themeColor="text1"/>
                <w:sz w:val="24"/>
                <w:szCs w:val="24"/>
              </w:rPr>
            </w:pPr>
            <w:r w:rsidRPr="000564BA">
              <w:rPr>
                <w:rFonts w:ascii="Times New Roman" w:hAnsi="Times New Roman" w:cs="Times New Roman"/>
                <w:b/>
                <w:color w:val="000000" w:themeColor="text1"/>
                <w:sz w:val="24"/>
                <w:szCs w:val="24"/>
              </w:rPr>
              <w:t>CS_09_10_</w:t>
            </w:r>
            <w:del w:id="6" w:author="ANA MARIA LARA" w:date="2016-02-16T08:03:00Z">
              <w:r w:rsidRPr="000564BA" w:rsidDel="00CB51DD">
                <w:rPr>
                  <w:rFonts w:ascii="Times New Roman" w:hAnsi="Times New Roman" w:cs="Times New Roman"/>
                  <w:b/>
                  <w:color w:val="000000" w:themeColor="text1"/>
                  <w:sz w:val="24"/>
                  <w:szCs w:val="24"/>
                </w:rPr>
                <w:delText>IMG0</w:delText>
              </w:r>
              <w:r w:rsidDel="00CB51DD">
                <w:rPr>
                  <w:rFonts w:ascii="Times New Roman" w:hAnsi="Times New Roman" w:cs="Times New Roman"/>
                  <w:b/>
                  <w:color w:val="000000" w:themeColor="text1"/>
                  <w:sz w:val="24"/>
                  <w:szCs w:val="24"/>
                </w:rPr>
                <w:delText>3</w:delText>
              </w:r>
            </w:del>
            <w:ins w:id="7" w:author="ANA MARIA LARA" w:date="2016-02-16T08:03:00Z">
              <w:r w:rsidR="00CB51DD" w:rsidRPr="000564BA">
                <w:rPr>
                  <w:rFonts w:ascii="Times New Roman" w:hAnsi="Times New Roman" w:cs="Times New Roman"/>
                  <w:b/>
                  <w:color w:val="000000" w:themeColor="text1"/>
                  <w:sz w:val="24"/>
                  <w:szCs w:val="24"/>
                </w:rPr>
                <w:t>IMG0</w:t>
              </w:r>
              <w:r w:rsidR="00CB51DD">
                <w:rPr>
                  <w:rFonts w:ascii="Times New Roman" w:hAnsi="Times New Roman" w:cs="Times New Roman"/>
                  <w:b/>
                  <w:color w:val="000000" w:themeColor="text1"/>
                  <w:sz w:val="24"/>
                  <w:szCs w:val="24"/>
                </w:rPr>
                <w:t>5</w:t>
              </w:r>
            </w:ins>
          </w:p>
        </w:tc>
      </w:tr>
      <w:tr w:rsidR="008574D6" w:rsidRPr="00BE3963" w:rsidTr="00B66C21">
        <w:tc>
          <w:tcPr>
            <w:tcW w:w="1668" w:type="dxa"/>
          </w:tcPr>
          <w:p w:rsidR="008574D6" w:rsidRPr="00BE3963" w:rsidRDefault="008574D6" w:rsidP="00B66C21">
            <w:pPr>
              <w:rPr>
                <w:rFonts w:ascii="Times New Roman" w:hAnsi="Times New Roman" w:cs="Times New Roman"/>
                <w:b/>
                <w:color w:val="000000" w:themeColor="text1"/>
                <w:sz w:val="24"/>
                <w:szCs w:val="24"/>
              </w:rPr>
            </w:pPr>
          </w:p>
        </w:tc>
        <w:tc>
          <w:tcPr>
            <w:tcW w:w="7386" w:type="dxa"/>
          </w:tcPr>
          <w:p w:rsidR="008574D6" w:rsidRPr="00BE3963" w:rsidRDefault="00880975" w:rsidP="00B66C21">
            <w:pPr>
              <w:rPr>
                <w:rStyle w:val="un"/>
                <w:rFonts w:ascii="Times New Roman" w:eastAsia="Times New Roman" w:hAnsi="Times New Roman" w:cs="Times New Roman"/>
                <w:b/>
                <w:bCs/>
                <w:color w:val="000000" w:themeColor="text1"/>
                <w:sz w:val="24"/>
                <w:szCs w:val="24"/>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/El desigual reparto de los recursos</w:t>
            </w:r>
          </w:p>
        </w:tc>
      </w:tr>
      <w:tr w:rsidR="008574D6" w:rsidRPr="00BE3963" w:rsidTr="00B66C21">
        <w:tc>
          <w:tcPr>
            <w:tcW w:w="1668" w:type="dxa"/>
          </w:tcPr>
          <w:p w:rsidR="008574D6" w:rsidRPr="00BE3963" w:rsidRDefault="008574D6" w:rsidP="00B66C21">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8574D6" w:rsidRPr="00BE3963" w:rsidRDefault="008574D6" w:rsidP="00B66C21">
            <w:pPr>
              <w:rPr>
                <w:rStyle w:val="un"/>
                <w:rFonts w:ascii="Times New Roman" w:eastAsia="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 xml:space="preserve"> </w:t>
            </w:r>
          </w:p>
          <w:p w:rsidR="008574D6" w:rsidRPr="00BE3963" w:rsidRDefault="008574D6" w:rsidP="00B66C21">
            <w:pPr>
              <w:rPr>
                <w:rFonts w:ascii="Times New Roman" w:hAnsi="Times New Roman" w:cs="Times New Roman"/>
                <w:color w:val="000000" w:themeColor="text1"/>
                <w:sz w:val="24"/>
                <w:szCs w:val="24"/>
              </w:rPr>
            </w:pPr>
          </w:p>
        </w:tc>
      </w:tr>
      <w:tr w:rsidR="008574D6" w:rsidRPr="00BE3963" w:rsidTr="00B66C21">
        <w:tc>
          <w:tcPr>
            <w:tcW w:w="1668" w:type="dxa"/>
          </w:tcPr>
          <w:p w:rsidR="008574D6" w:rsidRPr="00BE3963" w:rsidRDefault="008574D6" w:rsidP="00B66C21">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8574D6" w:rsidRPr="00BE3963" w:rsidRDefault="008574D6" w:rsidP="00B66C21">
            <w:pPr>
              <w:spacing w:after="200" w:line="276" w:lineRule="auto"/>
              <w:rPr>
                <w:rFonts w:ascii="Times New Roman" w:hAnsi="Times New Roman" w:cs="Times New Roman"/>
                <w:color w:val="000000" w:themeColor="text1"/>
                <w:sz w:val="24"/>
                <w:szCs w:val="24"/>
              </w:rPr>
            </w:pPr>
            <w:r w:rsidRPr="001D149E">
              <w:rPr>
                <w:rFonts w:ascii="Times New Roman" w:hAnsi="Times New Roman" w:cs="Times New Roman"/>
                <w:noProof/>
                <w:color w:val="000000" w:themeColor="text1"/>
                <w:sz w:val="24"/>
                <w:szCs w:val="24"/>
              </w:rPr>
              <w:drawing>
                <wp:inline distT="0" distB="0" distL="0" distR="0" wp14:anchorId="5E7A2824" wp14:editId="0F62E138">
                  <wp:extent cx="2499446" cy="1759225"/>
                  <wp:effectExtent l="0" t="0" r="0" b="0"/>
                  <wp:docPr id="32" name="Imagen 32" descr="http://profesores.aulaplaneta.com/DNNPlayerPackages/Package14209/InfoGuion/cuadernoestudio/images_xml/CS_08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rofesores.aulaplaneta.com/DNNPlayerPackages/Package14209/InfoGuion/cuadernoestudio/images_xml/CS_08_01_img5_small.jpg"/>
                          <pic:cNvPicPr>
                            <a:picLocks noChangeAspect="1" noChangeArrowheads="1"/>
                          </pic:cNvPicPr>
                        </pic:nvPicPr>
                        <pic:blipFill>
                          <a:blip r:embed="rId29" cstate="print"/>
                          <a:srcRect/>
                          <a:stretch>
                            <a:fillRect/>
                          </a:stretch>
                        </pic:blipFill>
                        <pic:spPr bwMode="auto">
                          <a:xfrm>
                            <a:off x="0" y="0"/>
                            <a:ext cx="2501328" cy="1760549"/>
                          </a:xfrm>
                          <a:prstGeom prst="rect">
                            <a:avLst/>
                          </a:prstGeom>
                          <a:noFill/>
                          <a:ln w="9525">
                            <a:noFill/>
                            <a:miter lim="800000"/>
                            <a:headEnd/>
                            <a:tailEnd/>
                          </a:ln>
                        </pic:spPr>
                      </pic:pic>
                    </a:graphicData>
                  </a:graphic>
                </wp:inline>
              </w:drawing>
            </w:r>
          </w:p>
        </w:tc>
      </w:tr>
      <w:tr w:rsidR="008574D6" w:rsidRPr="00BE3963" w:rsidTr="00B66C21">
        <w:tc>
          <w:tcPr>
            <w:tcW w:w="1668" w:type="dxa"/>
          </w:tcPr>
          <w:p w:rsidR="008574D6" w:rsidRPr="00BE3963" w:rsidRDefault="008574D6" w:rsidP="00B66C21">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8574D6" w:rsidRPr="001D149E" w:rsidRDefault="008574D6" w:rsidP="008574D6">
            <w:pPr>
              <w:pStyle w:val="Normal1"/>
              <w:shd w:val="clear" w:color="auto" w:fill="FFFFFF"/>
              <w:spacing w:before="0" w:beforeAutospacing="0" w:line="245" w:lineRule="atLeast"/>
              <w:jc w:val="both"/>
              <w:rPr>
                <w:color w:val="000000" w:themeColor="text1"/>
              </w:rPr>
            </w:pPr>
            <w:r w:rsidRPr="001D149E">
              <w:rPr>
                <w:color w:val="000000" w:themeColor="text1"/>
              </w:rPr>
              <w:br/>
              <w:t xml:space="preserve">A veces no </w:t>
            </w:r>
            <w:r w:rsidR="004807E8">
              <w:rPr>
                <w:color w:val="000000" w:themeColor="text1"/>
              </w:rPr>
              <w:t xml:space="preserve">somos </w:t>
            </w:r>
            <w:r w:rsidRPr="001D149E">
              <w:rPr>
                <w:color w:val="000000" w:themeColor="text1"/>
              </w:rPr>
              <w:t>conscientes de la importancia del agua para nuestras vidas ni de las dificultades que millones de personas tienen en todo el mundo para acceder a ella. E</w:t>
            </w:r>
            <w:r>
              <w:rPr>
                <w:color w:val="000000" w:themeColor="text1"/>
              </w:rPr>
              <w:t xml:space="preserve">n los países desarrollados </w:t>
            </w:r>
            <w:r w:rsidRPr="00D41F16">
              <w:rPr>
                <w:color w:val="000000" w:themeColor="text1"/>
              </w:rPr>
              <w:t xml:space="preserve">se </w:t>
            </w:r>
            <w:r w:rsidR="00D41F16">
              <w:rPr>
                <w:color w:val="000000" w:themeColor="text1"/>
              </w:rPr>
              <w:t>toma d</w:t>
            </w:r>
            <w:r w:rsidRPr="00D41F16">
              <w:rPr>
                <w:color w:val="000000" w:themeColor="text1"/>
              </w:rPr>
              <w:t>el</w:t>
            </w:r>
            <w:r w:rsidRPr="001D149E">
              <w:rPr>
                <w:color w:val="000000" w:themeColor="text1"/>
              </w:rPr>
              <w:t xml:space="preserve"> grifo y </w:t>
            </w:r>
            <w:r>
              <w:rPr>
                <w:color w:val="000000" w:themeColor="text1"/>
              </w:rPr>
              <w:t xml:space="preserve">se tiene </w:t>
            </w:r>
            <w:r w:rsidRPr="001D149E">
              <w:rPr>
                <w:color w:val="000000" w:themeColor="text1"/>
              </w:rPr>
              <w:t xml:space="preserve">toda el agua potable que </w:t>
            </w:r>
            <w:r>
              <w:rPr>
                <w:color w:val="000000" w:themeColor="text1"/>
              </w:rPr>
              <w:t>se quiere</w:t>
            </w:r>
            <w:r w:rsidRPr="001D149E">
              <w:rPr>
                <w:color w:val="000000" w:themeColor="text1"/>
              </w:rPr>
              <w:t xml:space="preserve">. En los países </w:t>
            </w:r>
            <w:r>
              <w:rPr>
                <w:color w:val="000000" w:themeColor="text1"/>
              </w:rPr>
              <w:t>en vías de desarrollo</w:t>
            </w:r>
            <w:r w:rsidRPr="001D149E">
              <w:rPr>
                <w:color w:val="000000" w:themeColor="text1"/>
              </w:rPr>
              <w:t>, en cambio, sus habitantes pueden llegar a recorrer varios kilómetros para llenar unos cuantos cubos.</w:t>
            </w:r>
          </w:p>
          <w:p w:rsidR="008574D6" w:rsidRPr="00BE3963" w:rsidRDefault="008574D6" w:rsidP="00B66C21">
            <w:pPr>
              <w:jc w:val="both"/>
              <w:rPr>
                <w:color w:val="000000" w:themeColor="text1"/>
              </w:rPr>
            </w:pPr>
          </w:p>
        </w:tc>
      </w:tr>
    </w:tbl>
    <w:p w:rsidR="008574D6" w:rsidRPr="001D149E" w:rsidRDefault="008574D6" w:rsidP="004942F4">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736C1" w:rsidRPr="001C1BDC" w:rsidTr="00B66C21">
        <w:tc>
          <w:tcPr>
            <w:tcW w:w="9054" w:type="dxa"/>
            <w:gridSpan w:val="2"/>
            <w:shd w:val="clear" w:color="auto" w:fill="000000" w:themeFill="text1"/>
          </w:tcPr>
          <w:p w:rsidR="003736C1" w:rsidRPr="001C1BDC" w:rsidRDefault="003736C1"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 Recurso</w:t>
            </w:r>
            <w:r w:rsidRPr="00E23F34">
              <w:rPr>
                <w:rFonts w:ascii="Times New Roman" w:hAnsi="Times New Roman" w:cs="Times New Roman"/>
                <w:b/>
                <w:color w:val="FFFFFF" w:themeColor="background1"/>
                <w:sz w:val="24"/>
                <w:szCs w:val="24"/>
              </w:rPr>
              <w:t xml:space="preserve"> aprovechado</w:t>
            </w:r>
          </w:p>
        </w:tc>
      </w:tr>
      <w:tr w:rsidR="003736C1" w:rsidRPr="001C1BDC" w:rsidTr="00B66C21">
        <w:tc>
          <w:tcPr>
            <w:tcW w:w="2518" w:type="dxa"/>
          </w:tcPr>
          <w:p w:rsidR="003736C1" w:rsidRPr="001C1BDC" w:rsidRDefault="003736C1"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3736C1" w:rsidRPr="001C1BDC" w:rsidRDefault="003736C1"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16</w:t>
            </w:r>
            <w:r w:rsidRPr="001C1BDC">
              <w:rPr>
                <w:rFonts w:ascii="Times New Roman" w:hAnsi="Times New Roman" w:cs="Times New Roman"/>
                <w:color w:val="000000" w:themeColor="text1"/>
                <w:sz w:val="24"/>
                <w:szCs w:val="24"/>
              </w:rPr>
              <w:t>0</w:t>
            </w:r>
          </w:p>
        </w:tc>
      </w:tr>
      <w:tr w:rsidR="003736C1" w:rsidRPr="001C1BDC" w:rsidTr="00B66C21">
        <w:trPr>
          <w:trHeight w:val="602"/>
        </w:trPr>
        <w:tc>
          <w:tcPr>
            <w:tcW w:w="2518" w:type="dxa"/>
          </w:tcPr>
          <w:p w:rsidR="003736C1" w:rsidRPr="001C1BDC" w:rsidRDefault="003736C1"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3736C1" w:rsidRPr="000564BA" w:rsidRDefault="00880975" w:rsidP="00B66C21">
            <w:pPr>
              <w:pStyle w:val="u"/>
              <w:shd w:val="clear" w:color="auto" w:fill="FFFFFF"/>
              <w:rPr>
                <w:color w:val="000000" w:themeColor="text1"/>
              </w:rPr>
            </w:pPr>
            <w:r>
              <w:rPr>
                <w:color w:val="000000" w:themeColor="text1"/>
              </w:rPr>
              <w:t>2ESO</w:t>
            </w:r>
            <w:r w:rsidR="003736C1">
              <w:rPr>
                <w:color w:val="000000" w:themeColor="text1"/>
              </w:rPr>
              <w:t xml:space="preserve"> / </w:t>
            </w:r>
            <w:r w:rsidR="003736C1" w:rsidRPr="000564BA">
              <w:rPr>
                <w:color w:val="000000" w:themeColor="text1"/>
              </w:rPr>
              <w:t xml:space="preserve">Ciencias sociales, geografía e historia </w:t>
            </w:r>
            <w:r w:rsidR="003736C1">
              <w:rPr>
                <w:color w:val="000000" w:themeColor="text1"/>
              </w:rPr>
              <w:t>/L</w:t>
            </w:r>
            <w:r w:rsidR="003736C1" w:rsidRPr="000564BA">
              <w:rPr>
                <w:bCs/>
                <w:color w:val="000000" w:themeColor="text1"/>
              </w:rPr>
              <w:t>a población</w:t>
            </w:r>
            <w:r w:rsidR="003736C1">
              <w:rPr>
                <w:bCs/>
                <w:color w:val="000000" w:themeColor="text1"/>
              </w:rPr>
              <w:t xml:space="preserve"> y los recursos /El desigual reparto de los recursos</w:t>
            </w:r>
          </w:p>
        </w:tc>
      </w:tr>
      <w:tr w:rsidR="003736C1" w:rsidRPr="001C1BDC" w:rsidTr="00B66C21">
        <w:tc>
          <w:tcPr>
            <w:tcW w:w="2518" w:type="dxa"/>
          </w:tcPr>
          <w:p w:rsidR="003736C1" w:rsidRPr="001C1BDC" w:rsidRDefault="003736C1"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3736C1" w:rsidRDefault="003736C1" w:rsidP="00B66C21">
            <w:pPr>
              <w:shd w:val="clear" w:color="auto" w:fill="FFFFFF"/>
              <w:spacing w:after="190"/>
              <w:jc w:val="both"/>
              <w:rPr>
                <w:color w:val="000000" w:themeColor="text1"/>
                <w:sz w:val="24"/>
                <w:szCs w:val="24"/>
              </w:rPr>
            </w:pPr>
          </w:p>
          <w:p w:rsidR="00085F0A" w:rsidRPr="001C1BDC" w:rsidRDefault="00085F0A" w:rsidP="00085F0A">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C53FFE" w:rsidRPr="001D149E" w:rsidRDefault="00C53FFE" w:rsidP="00C53FFE">
            <w:pPr>
              <w:pStyle w:val="Ttulo1"/>
              <w:shd w:val="clear" w:color="auto" w:fill="FFFFFF"/>
              <w:jc w:val="both"/>
              <w:outlineLvl w:val="0"/>
              <w:rPr>
                <w:rFonts w:ascii="Times New Roman" w:hAnsi="Times New Roman" w:cs="Times New Roman"/>
                <w:b w:val="0"/>
                <w:color w:val="000000" w:themeColor="text1"/>
                <w:sz w:val="24"/>
                <w:szCs w:val="24"/>
              </w:rPr>
            </w:pPr>
            <w:r w:rsidRPr="001238CF">
              <w:rPr>
                <w:rFonts w:ascii="Times New Roman" w:hAnsi="Times New Roman" w:cs="Times New Roman"/>
                <w:color w:val="000000" w:themeColor="text1"/>
                <w:sz w:val="24"/>
                <w:szCs w:val="24"/>
              </w:rPr>
              <w:t>Título</w:t>
            </w:r>
            <w:r w:rsidRPr="00F66200">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w:t>
            </w:r>
            <w:r w:rsidRPr="001D149E">
              <w:rPr>
                <w:rFonts w:ascii="Times New Roman" w:hAnsi="Times New Roman" w:cs="Times New Roman"/>
                <w:b w:val="0"/>
                <w:color w:val="000000" w:themeColor="text1"/>
                <w:sz w:val="24"/>
                <w:szCs w:val="24"/>
              </w:rPr>
              <w:t>La población y los recursos</w:t>
            </w:r>
          </w:p>
          <w:p w:rsidR="00C53FFE" w:rsidRDefault="00C53FFE" w:rsidP="003736C1">
            <w:pPr>
              <w:shd w:val="clear" w:color="auto" w:fill="FFFFFF"/>
              <w:spacing w:after="190"/>
              <w:jc w:val="both"/>
              <w:rPr>
                <w:rFonts w:ascii="Times New Roman" w:eastAsia="Times New Roman" w:hAnsi="Times New Roman" w:cs="Times New Roman"/>
                <w:color w:val="000000" w:themeColor="text1"/>
                <w:sz w:val="24"/>
                <w:szCs w:val="24"/>
              </w:rPr>
            </w:pPr>
          </w:p>
          <w:p w:rsidR="003736C1" w:rsidRPr="001D149E" w:rsidRDefault="00C53FFE" w:rsidP="003736C1">
            <w:pPr>
              <w:shd w:val="clear" w:color="auto" w:fill="FFFFFF"/>
              <w:spacing w:after="190"/>
              <w:jc w:val="both"/>
              <w:rPr>
                <w:rFonts w:ascii="Times New Roman" w:eastAsia="Times New Roman" w:hAnsi="Times New Roman" w:cs="Times New Roman"/>
                <w:color w:val="000000" w:themeColor="text1"/>
                <w:sz w:val="24"/>
                <w:szCs w:val="24"/>
              </w:rPr>
            </w:pPr>
            <w:r w:rsidRPr="001238CF">
              <w:rPr>
                <w:rFonts w:ascii="Times New Roman" w:eastAsia="Times New Roman" w:hAnsi="Times New Roman" w:cs="Times New Roman"/>
                <w:b/>
                <w:color w:val="000000" w:themeColor="text1"/>
                <w:sz w:val="24"/>
                <w:szCs w:val="24"/>
              </w:rPr>
              <w:t>Descripción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3736C1" w:rsidRPr="001D149E">
              <w:rPr>
                <w:rFonts w:ascii="Times New Roman" w:eastAsia="Times New Roman" w:hAnsi="Times New Roman" w:cs="Times New Roman"/>
                <w:color w:val="000000" w:themeColor="text1"/>
                <w:sz w:val="24"/>
                <w:szCs w:val="24"/>
              </w:rPr>
              <w:t>Secuencia de imágenes sobre la desigual distribución mundial de recursos</w:t>
            </w:r>
          </w:p>
          <w:p w:rsidR="003736C1" w:rsidRPr="001D149E" w:rsidRDefault="001238CF" w:rsidP="003736C1">
            <w:pPr>
              <w:shd w:val="clear" w:color="auto" w:fill="FFFFFF"/>
              <w:spacing w:before="190"/>
              <w:jc w:val="both"/>
              <w:rPr>
                <w:rFonts w:ascii="Times New Roman" w:eastAsia="Times New Roman" w:hAnsi="Times New Roman" w:cs="Times New Roman"/>
                <w:color w:val="000000" w:themeColor="text1"/>
                <w:sz w:val="24"/>
                <w:szCs w:val="24"/>
              </w:rPr>
            </w:pPr>
            <w:r w:rsidRPr="001238CF">
              <w:rPr>
                <w:rFonts w:ascii="Times New Roman" w:eastAsia="Times New Roman" w:hAnsi="Times New Roman" w:cs="Times New Roman"/>
                <w:b/>
                <w:color w:val="000000" w:themeColor="text1"/>
                <w:sz w:val="24"/>
                <w:szCs w:val="24"/>
              </w:rPr>
              <w:t>Temporalización</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3736C1" w:rsidRPr="001D149E">
              <w:rPr>
                <w:rFonts w:ascii="Times New Roman" w:eastAsia="Times New Roman" w:hAnsi="Times New Roman" w:cs="Times New Roman"/>
                <w:color w:val="000000" w:themeColor="text1"/>
                <w:sz w:val="24"/>
                <w:szCs w:val="24"/>
              </w:rPr>
              <w:t>25 </w:t>
            </w:r>
            <w:r w:rsidR="00750D9B">
              <w:rPr>
                <w:rFonts w:ascii="Times New Roman" w:eastAsia="Times New Roman" w:hAnsi="Times New Roman" w:cs="Times New Roman"/>
                <w:color w:val="000000" w:themeColor="text1"/>
                <w:sz w:val="24"/>
                <w:szCs w:val="24"/>
              </w:rPr>
              <w:t>m</w:t>
            </w:r>
            <w:r w:rsidR="003736C1" w:rsidRPr="001D149E">
              <w:rPr>
                <w:rFonts w:ascii="Times New Roman" w:eastAsia="Times New Roman" w:hAnsi="Times New Roman" w:cs="Times New Roman"/>
                <w:color w:val="000000" w:themeColor="text1"/>
                <w:sz w:val="24"/>
                <w:szCs w:val="24"/>
              </w:rPr>
              <w:t>inutos</w:t>
            </w:r>
          </w:p>
          <w:p w:rsidR="003736C1" w:rsidRPr="001D149E" w:rsidRDefault="001238CF" w:rsidP="003736C1">
            <w:pPr>
              <w:shd w:val="clear" w:color="auto" w:fill="FFFFFF"/>
              <w:spacing w:before="190"/>
              <w:jc w:val="both"/>
              <w:rPr>
                <w:rFonts w:ascii="Times New Roman" w:eastAsia="Times New Roman" w:hAnsi="Times New Roman" w:cs="Times New Roman"/>
                <w:color w:val="000000" w:themeColor="text1"/>
                <w:sz w:val="24"/>
                <w:szCs w:val="24"/>
              </w:rPr>
            </w:pPr>
            <w:r w:rsidRPr="001238CF">
              <w:rPr>
                <w:rFonts w:ascii="Times New Roman" w:eastAsia="Times New Roman" w:hAnsi="Times New Roman" w:cs="Times New Roman"/>
                <w:b/>
                <w:color w:val="000000" w:themeColor="text1"/>
                <w:sz w:val="24"/>
                <w:szCs w:val="24"/>
              </w:rPr>
              <w:t>Tipo de actividad</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3736C1" w:rsidRPr="001D149E">
              <w:rPr>
                <w:rFonts w:ascii="Times New Roman" w:eastAsia="Times New Roman" w:hAnsi="Times New Roman" w:cs="Times New Roman"/>
                <w:color w:val="000000" w:themeColor="text1"/>
                <w:sz w:val="24"/>
                <w:szCs w:val="24"/>
              </w:rPr>
              <w:t>Secuencia de imágenes</w:t>
            </w:r>
          </w:p>
          <w:p w:rsidR="003736C1" w:rsidRPr="001D149E" w:rsidRDefault="001238CF" w:rsidP="003736C1">
            <w:pPr>
              <w:shd w:val="clear" w:color="auto" w:fill="FFFFFF"/>
              <w:spacing w:before="190"/>
              <w:jc w:val="both"/>
              <w:rPr>
                <w:rFonts w:ascii="Times New Roman" w:eastAsia="Times New Roman" w:hAnsi="Times New Roman" w:cs="Times New Roman"/>
                <w:color w:val="000000" w:themeColor="text1"/>
                <w:sz w:val="24"/>
                <w:szCs w:val="24"/>
              </w:rPr>
            </w:pPr>
            <w:r w:rsidRPr="001238CF">
              <w:rPr>
                <w:rFonts w:ascii="Times New Roman" w:eastAsia="Times New Roman" w:hAnsi="Times New Roman" w:cs="Times New Roman"/>
                <w:b/>
                <w:color w:val="000000" w:themeColor="text1"/>
                <w:sz w:val="24"/>
                <w:szCs w:val="24"/>
              </w:rPr>
              <w:t>Acción didáctica</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3736C1" w:rsidRPr="001D149E">
              <w:rPr>
                <w:rFonts w:ascii="Times New Roman" w:eastAsia="Times New Roman" w:hAnsi="Times New Roman" w:cs="Times New Roman"/>
                <w:color w:val="000000" w:themeColor="text1"/>
                <w:sz w:val="24"/>
                <w:szCs w:val="24"/>
              </w:rPr>
              <w:t>Exposición</w:t>
            </w:r>
          </w:p>
          <w:p w:rsidR="003736C1" w:rsidRPr="001D149E" w:rsidRDefault="001238CF" w:rsidP="003736C1">
            <w:pPr>
              <w:shd w:val="clear" w:color="auto" w:fill="FFFFFF"/>
              <w:spacing w:before="190"/>
              <w:jc w:val="both"/>
              <w:rPr>
                <w:rFonts w:ascii="Times New Roman" w:eastAsia="Times New Roman" w:hAnsi="Times New Roman" w:cs="Times New Roman"/>
                <w:color w:val="000000" w:themeColor="text1"/>
                <w:sz w:val="24"/>
                <w:szCs w:val="24"/>
              </w:rPr>
            </w:pPr>
            <w:r w:rsidRPr="001238CF">
              <w:rPr>
                <w:rFonts w:ascii="Times New Roman" w:eastAsia="Times New Roman" w:hAnsi="Times New Roman" w:cs="Times New Roman"/>
                <w:b/>
                <w:color w:val="000000" w:themeColor="text1"/>
                <w:sz w:val="24"/>
                <w:szCs w:val="24"/>
              </w:rPr>
              <w:t>Competencia</w:t>
            </w:r>
            <w:r w:rsidRPr="00F66200">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3736C1" w:rsidRPr="001D149E">
              <w:rPr>
                <w:rFonts w:ascii="Times New Roman" w:eastAsia="Times New Roman" w:hAnsi="Times New Roman" w:cs="Times New Roman"/>
                <w:color w:val="000000" w:themeColor="text1"/>
                <w:sz w:val="24"/>
                <w:szCs w:val="24"/>
              </w:rPr>
              <w:t>Autonomía e iniciativa personal</w:t>
            </w:r>
          </w:p>
          <w:p w:rsidR="003736C1" w:rsidRPr="001D149E" w:rsidRDefault="003736C1" w:rsidP="003736C1">
            <w:pPr>
              <w:jc w:val="both"/>
              <w:rPr>
                <w:rFonts w:ascii="Times New Roman" w:hAnsi="Times New Roman" w:cs="Times New Roman"/>
                <w:b/>
                <w:color w:val="000000" w:themeColor="text1"/>
                <w:sz w:val="24"/>
                <w:szCs w:val="24"/>
              </w:rPr>
            </w:pPr>
          </w:p>
          <w:p w:rsidR="003736C1" w:rsidRPr="001D149E" w:rsidRDefault="003736C1" w:rsidP="003736C1">
            <w:pPr>
              <w:pStyle w:val="cabecera1"/>
              <w:shd w:val="clear" w:color="auto" w:fill="FFFFFF"/>
              <w:spacing w:before="0" w:beforeAutospacing="0"/>
              <w:jc w:val="both"/>
              <w:rPr>
                <w:b/>
                <w:bCs/>
                <w:color w:val="000000" w:themeColor="text1"/>
              </w:rPr>
            </w:pPr>
            <w:r w:rsidRPr="001D149E">
              <w:rPr>
                <w:b/>
                <w:bCs/>
                <w:color w:val="000000" w:themeColor="text1"/>
              </w:rPr>
              <w:t>Objetivo</w:t>
            </w:r>
          </w:p>
          <w:p w:rsidR="003736C1" w:rsidRPr="001D149E" w:rsidRDefault="003736C1" w:rsidP="003736C1">
            <w:pPr>
              <w:pStyle w:val="Normal1"/>
              <w:shd w:val="clear" w:color="auto" w:fill="FFFFFF"/>
              <w:spacing w:before="0" w:beforeAutospacing="0" w:line="245" w:lineRule="atLeast"/>
              <w:jc w:val="both"/>
              <w:rPr>
                <w:color w:val="000000" w:themeColor="text1"/>
              </w:rPr>
            </w:pPr>
            <w:r w:rsidRPr="001D149E">
              <w:rPr>
                <w:color w:val="000000" w:themeColor="text1"/>
              </w:rPr>
              <w:t>Esta secuencia de imágenes presenta cuáles son los recursos imprescindibles para cubrir las necesidades básicas de toda persona.</w:t>
            </w:r>
          </w:p>
          <w:p w:rsidR="003736C1" w:rsidRPr="001D149E" w:rsidRDefault="003736C1" w:rsidP="003736C1">
            <w:pPr>
              <w:pStyle w:val="cabecera1"/>
              <w:shd w:val="clear" w:color="auto" w:fill="FFFFFF"/>
              <w:spacing w:before="0" w:beforeAutospacing="0"/>
              <w:jc w:val="both"/>
              <w:rPr>
                <w:b/>
                <w:bCs/>
                <w:color w:val="000000" w:themeColor="text1"/>
              </w:rPr>
            </w:pPr>
            <w:r w:rsidRPr="001D149E">
              <w:rPr>
                <w:b/>
                <w:bCs/>
                <w:color w:val="000000" w:themeColor="text1"/>
              </w:rPr>
              <w:t>Propuesta</w:t>
            </w:r>
          </w:p>
          <w:p w:rsidR="003736C1" w:rsidRPr="003736C1" w:rsidRDefault="003736C1" w:rsidP="003736C1">
            <w:pPr>
              <w:pStyle w:val="cabecera2"/>
              <w:shd w:val="clear" w:color="auto" w:fill="FFFFFF"/>
              <w:spacing w:before="0" w:beforeAutospacing="0" w:line="245" w:lineRule="atLeast"/>
              <w:jc w:val="both"/>
              <w:rPr>
                <w:b/>
                <w:color w:val="000000" w:themeColor="text1"/>
              </w:rPr>
            </w:pPr>
            <w:r w:rsidRPr="003736C1">
              <w:rPr>
                <w:b/>
                <w:color w:val="000000" w:themeColor="text1"/>
              </w:rPr>
              <w:t xml:space="preserve">Durante </w:t>
            </w:r>
            <w:r>
              <w:rPr>
                <w:b/>
                <w:color w:val="000000" w:themeColor="text1"/>
              </w:rPr>
              <w:t>la prese</w:t>
            </w:r>
            <w:r w:rsidRPr="003736C1">
              <w:rPr>
                <w:b/>
                <w:color w:val="000000" w:themeColor="text1"/>
              </w:rPr>
              <w:t>n</w:t>
            </w:r>
            <w:r>
              <w:rPr>
                <w:b/>
                <w:color w:val="000000" w:themeColor="text1"/>
              </w:rPr>
              <w:t>ta</w:t>
            </w:r>
            <w:r w:rsidRPr="003736C1">
              <w:rPr>
                <w:b/>
                <w:color w:val="000000" w:themeColor="text1"/>
              </w:rPr>
              <w:t>ción</w:t>
            </w:r>
          </w:p>
          <w:p w:rsidR="003736C1" w:rsidRPr="001D149E" w:rsidRDefault="003736C1" w:rsidP="003736C1">
            <w:pPr>
              <w:pStyle w:val="Normal1"/>
              <w:shd w:val="clear" w:color="auto" w:fill="FFFFFF"/>
              <w:spacing w:before="0" w:beforeAutospacing="0" w:line="245" w:lineRule="atLeast"/>
              <w:jc w:val="both"/>
              <w:rPr>
                <w:color w:val="000000" w:themeColor="text1"/>
              </w:rPr>
            </w:pPr>
            <w:r w:rsidRPr="001D149E">
              <w:rPr>
                <w:color w:val="000000" w:themeColor="text1"/>
              </w:rPr>
              <w:t xml:space="preserve">Sugerimos plantear una serie de preguntas para que los </w:t>
            </w:r>
            <w:r>
              <w:rPr>
                <w:color w:val="000000" w:themeColor="text1"/>
              </w:rPr>
              <w:t>estudiantes</w:t>
            </w:r>
            <w:r w:rsidRPr="001D149E">
              <w:rPr>
                <w:color w:val="000000" w:themeColor="text1"/>
              </w:rPr>
              <w:t xml:space="preserve"> entiendan mejor cuál es la relación entre población y recursos y por qué es tan importante lograr un acceso equitativo:</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¿Cuál es uno de los recursos esenciales para la vida humana? ¿Por qué?</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¿Qué usos le damos al agua? ¿Un aumento de su consumo a lo largo de las últimas décadas implica que ya no hay personas sin acceso al agua potable?</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¿Cómo puede influir la escasez de agua en el desarrollo de un país? ¿En qué países se da una mayor escasez de agua?</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Dada la cantidad de agua necesaria para producir un kilo de carne o un kilo de trigo, ¿no se deberían plantear nuevas formas de agricultura y ganadería? ¿Tal vez deberíamos cambiar nuestros hábitos de consumo? ¿Qué reformas habría que hacer?</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¿Por qué es tan importante la tierra? ¿En qué regiones del mundo la agricultura representa una parte sustancial del PIB?</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xml:space="preserve">- ¿Cuáles son los recursos minerales y energéticos que necesitan los países ricos para mantener su ritmo de desarrollo y crecimiento? ¿De dónde proceden estos recursos? ¿Puede decirse </w:t>
            </w:r>
            <w:r w:rsidRPr="001D149E">
              <w:rPr>
                <w:color w:val="000000" w:themeColor="text1"/>
              </w:rPr>
              <w:lastRenderedPageBreak/>
              <w:t>que existe un desequilibrio entre población y recursos?</w:t>
            </w:r>
          </w:p>
          <w:p w:rsidR="003736C1" w:rsidRPr="001D149E" w:rsidRDefault="003736C1" w:rsidP="003736C1">
            <w:pPr>
              <w:pStyle w:val="tab1"/>
              <w:shd w:val="clear" w:color="auto" w:fill="FFFFFF"/>
              <w:spacing w:before="0" w:beforeAutospacing="0" w:line="245" w:lineRule="atLeast"/>
              <w:jc w:val="both"/>
              <w:rPr>
                <w:color w:val="000000" w:themeColor="text1"/>
              </w:rPr>
            </w:pPr>
            <w:r w:rsidRPr="001D149E">
              <w:rPr>
                <w:color w:val="000000" w:themeColor="text1"/>
              </w:rPr>
              <w:t>- ¿Cuáles son las principales problemáticas relacionadas con los recursos y la población? ¿Qué medidas deben tomarse para combatirlas?</w:t>
            </w:r>
          </w:p>
          <w:p w:rsidR="003736C1" w:rsidRPr="001D149E" w:rsidRDefault="003736C1" w:rsidP="003736C1">
            <w:pPr>
              <w:jc w:val="both"/>
              <w:rPr>
                <w:rFonts w:ascii="Times New Roman" w:hAnsi="Times New Roman" w:cs="Times New Roman"/>
                <w:b/>
                <w:color w:val="000000" w:themeColor="text1"/>
                <w:sz w:val="24"/>
                <w:szCs w:val="24"/>
              </w:rPr>
            </w:pPr>
          </w:p>
          <w:p w:rsidR="003736C1" w:rsidRPr="001D149E" w:rsidRDefault="00085F0A" w:rsidP="003736C1">
            <w:pPr>
              <w:jc w:val="both"/>
              <w:rPr>
                <w:rFonts w:ascii="Times New Roman" w:hAnsi="Times New Roman" w:cs="Times New Roman"/>
                <w:b/>
                <w:color w:val="000000" w:themeColor="text1"/>
                <w:sz w:val="24"/>
                <w:szCs w:val="24"/>
              </w:rPr>
            </w:pPr>
            <w:r w:rsidRPr="001D149E">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 ESTUDIANTE</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En la actualidad, la población mundial está próxima a los 7000 millones de habitantes. Esta población tiene unas </w:t>
            </w:r>
            <w:r w:rsidRPr="001D149E">
              <w:rPr>
                <w:rFonts w:ascii="Times New Roman" w:eastAsia="Times New Roman" w:hAnsi="Times New Roman" w:cs="Times New Roman"/>
                <w:b/>
                <w:bCs/>
                <w:color w:val="000000" w:themeColor="text1"/>
                <w:sz w:val="24"/>
                <w:szCs w:val="24"/>
              </w:rPr>
              <w:t>necesidades básicas </w:t>
            </w:r>
            <w:r w:rsidRPr="001D149E">
              <w:rPr>
                <w:rFonts w:ascii="Times New Roman" w:eastAsia="Times New Roman" w:hAnsi="Times New Roman" w:cs="Times New Roman"/>
                <w:color w:val="000000" w:themeColor="text1"/>
                <w:sz w:val="24"/>
                <w:szCs w:val="24"/>
              </w:rPr>
              <w:t xml:space="preserve">y para satisfacerlas </w:t>
            </w:r>
            <w:r w:rsidR="00EE614E">
              <w:rPr>
                <w:rFonts w:ascii="Times New Roman" w:eastAsia="Times New Roman" w:hAnsi="Times New Roman" w:cs="Times New Roman"/>
                <w:color w:val="000000" w:themeColor="text1"/>
                <w:sz w:val="24"/>
                <w:szCs w:val="24"/>
              </w:rPr>
              <w:t xml:space="preserve">requiere </w:t>
            </w:r>
            <w:r w:rsidRPr="001D149E">
              <w:rPr>
                <w:rFonts w:ascii="Times New Roman" w:eastAsia="Times New Roman" w:hAnsi="Times New Roman" w:cs="Times New Roman"/>
                <w:color w:val="000000" w:themeColor="text1"/>
                <w:sz w:val="24"/>
                <w:szCs w:val="24"/>
              </w:rPr>
              <w:t>una gran cantidad de </w:t>
            </w:r>
            <w:r w:rsidRPr="001D149E">
              <w:rPr>
                <w:rFonts w:ascii="Times New Roman" w:eastAsia="Times New Roman" w:hAnsi="Times New Roman" w:cs="Times New Roman"/>
                <w:b/>
                <w:bCs/>
                <w:color w:val="000000" w:themeColor="text1"/>
                <w:sz w:val="24"/>
                <w:szCs w:val="24"/>
              </w:rPr>
              <w:t>recursos</w:t>
            </w:r>
            <w:r w:rsidRPr="001D149E">
              <w:rPr>
                <w:rFonts w:ascii="Times New Roman" w:eastAsia="Times New Roman" w:hAnsi="Times New Roman" w:cs="Times New Roman"/>
                <w:color w:val="000000" w:themeColor="text1"/>
                <w:sz w:val="24"/>
                <w:szCs w:val="24"/>
              </w:rPr>
              <w:t>.</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Los recursos imprescindibles para todo ser humano son el </w:t>
            </w:r>
            <w:r w:rsidRPr="001D149E">
              <w:rPr>
                <w:rFonts w:ascii="Times New Roman" w:eastAsia="Times New Roman" w:hAnsi="Times New Roman" w:cs="Times New Roman"/>
                <w:b/>
                <w:bCs/>
                <w:color w:val="000000" w:themeColor="text1"/>
                <w:sz w:val="24"/>
                <w:szCs w:val="24"/>
              </w:rPr>
              <w:t>aire</w:t>
            </w:r>
            <w:r w:rsidRPr="001D149E">
              <w:rPr>
                <w:rFonts w:ascii="Times New Roman" w:eastAsia="Times New Roman" w:hAnsi="Times New Roman" w:cs="Times New Roman"/>
                <w:color w:val="000000" w:themeColor="text1"/>
                <w:sz w:val="24"/>
                <w:szCs w:val="24"/>
              </w:rPr>
              <w:t>, el </w:t>
            </w:r>
            <w:r w:rsidRPr="001D149E">
              <w:rPr>
                <w:rFonts w:ascii="Times New Roman" w:eastAsia="Times New Roman" w:hAnsi="Times New Roman" w:cs="Times New Roman"/>
                <w:b/>
                <w:bCs/>
                <w:color w:val="000000" w:themeColor="text1"/>
                <w:sz w:val="24"/>
                <w:szCs w:val="24"/>
              </w:rPr>
              <w:t>agua </w:t>
            </w:r>
            <w:r w:rsidRPr="001D149E">
              <w:rPr>
                <w:rFonts w:ascii="Times New Roman" w:eastAsia="Times New Roman" w:hAnsi="Times New Roman" w:cs="Times New Roman"/>
                <w:color w:val="000000" w:themeColor="text1"/>
                <w:sz w:val="24"/>
                <w:szCs w:val="24"/>
              </w:rPr>
              <w:t>y los </w:t>
            </w:r>
            <w:r w:rsidRPr="001D149E">
              <w:rPr>
                <w:rFonts w:ascii="Times New Roman" w:eastAsia="Times New Roman" w:hAnsi="Times New Roman" w:cs="Times New Roman"/>
                <w:b/>
                <w:bCs/>
                <w:color w:val="000000" w:themeColor="text1"/>
                <w:sz w:val="24"/>
                <w:szCs w:val="24"/>
              </w:rPr>
              <w:t>alimentos</w:t>
            </w:r>
            <w:r w:rsidR="004855E2">
              <w:rPr>
                <w:rFonts w:ascii="Times New Roman" w:eastAsia="Times New Roman" w:hAnsi="Times New Roman" w:cs="Times New Roman"/>
                <w:b/>
                <w:bCs/>
                <w:color w:val="000000" w:themeColor="text1"/>
                <w:sz w:val="24"/>
                <w:szCs w:val="24"/>
              </w:rPr>
              <w:t xml:space="preserve"> </w:t>
            </w:r>
            <w:r w:rsidRPr="001D149E">
              <w:rPr>
                <w:rFonts w:ascii="Times New Roman" w:eastAsia="Times New Roman" w:hAnsi="Times New Roman" w:cs="Times New Roman"/>
                <w:color w:val="000000" w:themeColor="text1"/>
                <w:sz w:val="24"/>
                <w:szCs w:val="24"/>
              </w:rPr>
              <w:t>(producidos básicamente por la agricultura). Además de estos, los </w:t>
            </w:r>
            <w:r w:rsidRPr="001D149E">
              <w:rPr>
                <w:rFonts w:ascii="Times New Roman" w:eastAsia="Times New Roman" w:hAnsi="Times New Roman" w:cs="Times New Roman"/>
                <w:b/>
                <w:bCs/>
                <w:color w:val="000000" w:themeColor="text1"/>
                <w:sz w:val="24"/>
                <w:szCs w:val="24"/>
              </w:rPr>
              <w:t>recursos minerales </w:t>
            </w:r>
            <w:r w:rsidRPr="001D149E">
              <w:rPr>
                <w:rFonts w:ascii="Times New Roman" w:eastAsia="Times New Roman" w:hAnsi="Times New Roman" w:cs="Times New Roman"/>
                <w:color w:val="000000" w:themeColor="text1"/>
                <w:sz w:val="24"/>
                <w:szCs w:val="24"/>
              </w:rPr>
              <w:t xml:space="preserve">y </w:t>
            </w:r>
            <w:r w:rsidRPr="001D149E">
              <w:rPr>
                <w:rFonts w:ascii="Times New Roman" w:eastAsia="Times New Roman" w:hAnsi="Times New Roman" w:cs="Times New Roman"/>
                <w:b/>
                <w:bCs/>
                <w:color w:val="000000" w:themeColor="text1"/>
                <w:sz w:val="24"/>
                <w:szCs w:val="24"/>
              </w:rPr>
              <w:t>energéticos </w:t>
            </w:r>
            <w:r w:rsidRPr="001D149E">
              <w:rPr>
                <w:rFonts w:ascii="Times New Roman" w:eastAsia="Times New Roman" w:hAnsi="Times New Roman" w:cs="Times New Roman"/>
                <w:color w:val="000000" w:themeColor="text1"/>
                <w:sz w:val="24"/>
                <w:szCs w:val="24"/>
              </w:rPr>
              <w:t>son también muy importantes para el crecimiento y desarrollo de los países ricos e industrializados.</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Los principales </w:t>
            </w:r>
            <w:r w:rsidRPr="001D149E">
              <w:rPr>
                <w:rFonts w:ascii="Times New Roman" w:eastAsia="Times New Roman" w:hAnsi="Times New Roman" w:cs="Times New Roman"/>
                <w:b/>
                <w:bCs/>
                <w:color w:val="000000" w:themeColor="text1"/>
                <w:sz w:val="24"/>
                <w:szCs w:val="24"/>
              </w:rPr>
              <w:t>problemas </w:t>
            </w:r>
            <w:r w:rsidRPr="001D149E">
              <w:rPr>
                <w:rFonts w:ascii="Times New Roman" w:eastAsia="Times New Roman" w:hAnsi="Times New Roman" w:cs="Times New Roman"/>
                <w:color w:val="000000" w:themeColor="text1"/>
                <w:sz w:val="24"/>
                <w:szCs w:val="24"/>
              </w:rPr>
              <w:t>a los que debe enfrentarse el planeta en materia de recursos son:</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El </w:t>
            </w:r>
            <w:r w:rsidRPr="001D149E">
              <w:rPr>
                <w:rFonts w:ascii="Times New Roman" w:eastAsia="Times New Roman" w:hAnsi="Times New Roman" w:cs="Times New Roman"/>
                <w:b/>
                <w:bCs/>
                <w:color w:val="000000" w:themeColor="text1"/>
                <w:sz w:val="24"/>
                <w:szCs w:val="24"/>
              </w:rPr>
              <w:t>desigual reparto de los recursos</w:t>
            </w:r>
            <w:r w:rsidRPr="001D149E">
              <w:rPr>
                <w:rFonts w:ascii="Times New Roman" w:eastAsia="Times New Roman" w:hAnsi="Times New Roman" w:cs="Times New Roman"/>
                <w:color w:val="000000" w:themeColor="text1"/>
                <w:sz w:val="24"/>
                <w:szCs w:val="24"/>
              </w:rPr>
              <w:t xml:space="preserve">, sobre todo del agua y los alimentos, </w:t>
            </w:r>
            <w:r w:rsidR="00EE614E">
              <w:rPr>
                <w:rFonts w:ascii="Times New Roman" w:eastAsia="Times New Roman" w:hAnsi="Times New Roman" w:cs="Times New Roman"/>
                <w:color w:val="000000" w:themeColor="text1"/>
                <w:sz w:val="24"/>
                <w:szCs w:val="24"/>
              </w:rPr>
              <w:t xml:space="preserve">pone en peligro </w:t>
            </w:r>
            <w:r w:rsidRPr="001D149E">
              <w:rPr>
                <w:rFonts w:ascii="Times New Roman" w:eastAsia="Times New Roman" w:hAnsi="Times New Roman" w:cs="Times New Roman"/>
                <w:color w:val="000000" w:themeColor="text1"/>
                <w:sz w:val="24"/>
                <w:szCs w:val="24"/>
              </w:rPr>
              <w:t>la vida de millones de personas.</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La </w:t>
            </w:r>
            <w:r w:rsidRPr="001D149E">
              <w:rPr>
                <w:rFonts w:ascii="Times New Roman" w:eastAsia="Times New Roman" w:hAnsi="Times New Roman" w:cs="Times New Roman"/>
                <w:b/>
                <w:bCs/>
                <w:color w:val="000000" w:themeColor="text1"/>
                <w:sz w:val="24"/>
                <w:szCs w:val="24"/>
              </w:rPr>
              <w:t>contaminación </w:t>
            </w:r>
            <w:r w:rsidRPr="001D149E">
              <w:rPr>
                <w:rFonts w:ascii="Times New Roman" w:eastAsia="Times New Roman" w:hAnsi="Times New Roman" w:cs="Times New Roman"/>
                <w:color w:val="000000" w:themeColor="text1"/>
                <w:sz w:val="24"/>
                <w:szCs w:val="24"/>
              </w:rPr>
              <w:t>y</w:t>
            </w:r>
            <w:r w:rsidRPr="001D149E">
              <w:rPr>
                <w:rFonts w:ascii="Times New Roman" w:eastAsia="Times New Roman" w:hAnsi="Times New Roman" w:cs="Times New Roman"/>
                <w:b/>
                <w:bCs/>
                <w:color w:val="000000" w:themeColor="text1"/>
                <w:sz w:val="24"/>
                <w:szCs w:val="24"/>
              </w:rPr>
              <w:t> </w:t>
            </w:r>
            <w:r w:rsidRPr="001D149E">
              <w:rPr>
                <w:rFonts w:ascii="Times New Roman" w:eastAsia="Times New Roman" w:hAnsi="Times New Roman" w:cs="Times New Roman"/>
                <w:color w:val="000000" w:themeColor="text1"/>
                <w:sz w:val="24"/>
                <w:szCs w:val="24"/>
              </w:rPr>
              <w:t>la </w:t>
            </w:r>
            <w:r w:rsidRPr="001D149E">
              <w:rPr>
                <w:rFonts w:ascii="Times New Roman" w:eastAsia="Times New Roman" w:hAnsi="Times New Roman" w:cs="Times New Roman"/>
                <w:b/>
                <w:bCs/>
                <w:color w:val="000000" w:themeColor="text1"/>
                <w:sz w:val="24"/>
                <w:szCs w:val="24"/>
              </w:rPr>
              <w:t>degradación </w:t>
            </w:r>
            <w:r w:rsidRPr="001D149E">
              <w:rPr>
                <w:rFonts w:ascii="Times New Roman" w:eastAsia="Times New Roman" w:hAnsi="Times New Roman" w:cs="Times New Roman"/>
                <w:color w:val="000000" w:themeColor="text1"/>
                <w:sz w:val="24"/>
                <w:szCs w:val="24"/>
              </w:rPr>
              <w:t>del agua, el aire y la tierra es también un problema que pone en peligro la salud de las personas y repercute negativamente en la economía.</w:t>
            </w:r>
          </w:p>
          <w:p w:rsidR="003736C1" w:rsidRPr="001D149E" w:rsidRDefault="003736C1" w:rsidP="003736C1">
            <w:pPr>
              <w:shd w:val="clear" w:color="auto" w:fill="FFFFFF"/>
              <w:spacing w:before="136" w:after="136" w:line="245"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 La </w:t>
            </w:r>
            <w:r w:rsidRPr="001D149E">
              <w:rPr>
                <w:rFonts w:ascii="Times New Roman" w:eastAsia="Times New Roman" w:hAnsi="Times New Roman" w:cs="Times New Roman"/>
                <w:b/>
                <w:bCs/>
                <w:color w:val="000000" w:themeColor="text1"/>
                <w:sz w:val="24"/>
                <w:szCs w:val="24"/>
              </w:rPr>
              <w:t>sobreexplotación de los recursos naturales </w:t>
            </w:r>
            <w:r w:rsidRPr="001D149E">
              <w:rPr>
                <w:rFonts w:ascii="Times New Roman" w:eastAsia="Times New Roman" w:hAnsi="Times New Roman" w:cs="Times New Roman"/>
                <w:color w:val="000000" w:themeColor="text1"/>
                <w:sz w:val="24"/>
                <w:szCs w:val="24"/>
              </w:rPr>
              <w:t>pone en peligro la supervivencia de las generaciones futuras, pues estos se utilizan a una velocidad mayor que su capacidad para regenerarse.</w:t>
            </w:r>
          </w:p>
          <w:p w:rsidR="003736C1" w:rsidRPr="001D149E" w:rsidRDefault="003736C1" w:rsidP="003736C1">
            <w:pPr>
              <w:shd w:val="clear" w:color="auto" w:fill="E6F6FC"/>
              <w:spacing w:after="136" w:line="272" w:lineRule="atLeast"/>
              <w:jc w:val="both"/>
              <w:rPr>
                <w:rFonts w:ascii="Times New Roman" w:eastAsia="Times New Roman" w:hAnsi="Times New Roman" w:cs="Times New Roman"/>
                <w:color w:val="000000" w:themeColor="text1"/>
                <w:sz w:val="24"/>
                <w:szCs w:val="24"/>
              </w:rPr>
            </w:pPr>
            <w:r w:rsidRPr="001D149E">
              <w:rPr>
                <w:rFonts w:ascii="Times New Roman" w:eastAsia="Times New Roman" w:hAnsi="Times New Roman" w:cs="Times New Roman"/>
                <w:color w:val="000000" w:themeColor="text1"/>
                <w:sz w:val="24"/>
                <w:szCs w:val="24"/>
              </w:rPr>
              <w:t>Si te interesa conocer más acerca del agua y su relación con la agricultura, la seguridad alimentaria y la pobreza, te proponemos entrar en</w:t>
            </w:r>
            <w:r>
              <w:rPr>
                <w:rFonts w:ascii="Times New Roman" w:eastAsia="Times New Roman" w:hAnsi="Times New Roman" w:cs="Times New Roman"/>
                <w:color w:val="000000" w:themeColor="text1"/>
                <w:sz w:val="24"/>
                <w:szCs w:val="24"/>
              </w:rPr>
              <w:t xml:space="preserve"> la página que le dedica la FAO </w:t>
            </w:r>
            <w:r w:rsidR="004A4147" w:rsidRPr="004A4147">
              <w:rPr>
                <w:rFonts w:ascii="Times New Roman" w:eastAsia="Times New Roman" w:hAnsi="Times New Roman" w:cs="Times New Roman"/>
                <w:color w:val="000000" w:themeColor="text1"/>
                <w:sz w:val="24"/>
                <w:szCs w:val="24"/>
              </w:rPr>
              <w:t>http://www.fao.org/water/es/</w:t>
            </w:r>
            <w:r w:rsidRPr="001D149E">
              <w:rPr>
                <w:rFonts w:ascii="Times New Roman" w:eastAsia="Times New Roman" w:hAnsi="Times New Roman" w:cs="Times New Roman"/>
                <w:color w:val="000000" w:themeColor="text1"/>
                <w:sz w:val="24"/>
                <w:szCs w:val="24"/>
              </w:rPr>
              <w:t>).</w:t>
            </w:r>
          </w:p>
          <w:p w:rsidR="003736C1" w:rsidRPr="001D149E" w:rsidRDefault="003736C1" w:rsidP="00B66C21">
            <w:pPr>
              <w:jc w:val="both"/>
              <w:rPr>
                <w:rFonts w:ascii="Times New Roman" w:hAnsi="Times New Roman" w:cs="Times New Roman"/>
                <w:b/>
                <w:color w:val="000000" w:themeColor="text1"/>
                <w:sz w:val="24"/>
                <w:szCs w:val="24"/>
              </w:rPr>
            </w:pPr>
          </w:p>
          <w:p w:rsidR="003736C1" w:rsidRPr="001C1BDC" w:rsidRDefault="003736C1" w:rsidP="00B66C21">
            <w:pPr>
              <w:shd w:val="clear" w:color="auto" w:fill="FFFFFF"/>
              <w:spacing w:after="190"/>
              <w:jc w:val="both"/>
              <w:rPr>
                <w:color w:val="000000" w:themeColor="text1"/>
                <w:sz w:val="24"/>
                <w:szCs w:val="24"/>
              </w:rPr>
            </w:pPr>
          </w:p>
        </w:tc>
      </w:tr>
      <w:tr w:rsidR="003736C1" w:rsidRPr="001C1BDC" w:rsidTr="00B66C21">
        <w:tc>
          <w:tcPr>
            <w:tcW w:w="2518" w:type="dxa"/>
          </w:tcPr>
          <w:p w:rsidR="003736C1" w:rsidRPr="001C1BDC" w:rsidRDefault="003736C1"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3736C1" w:rsidRPr="001D149E" w:rsidRDefault="003736C1" w:rsidP="003736C1">
            <w:pPr>
              <w:pStyle w:val="Ttulo1"/>
              <w:shd w:val="clear" w:color="auto" w:fill="FFFFFF"/>
              <w:jc w:val="both"/>
              <w:outlineLvl w:val="0"/>
              <w:rPr>
                <w:rFonts w:ascii="Times New Roman" w:hAnsi="Times New Roman" w:cs="Times New Roman"/>
                <w:b w:val="0"/>
                <w:color w:val="000000" w:themeColor="text1"/>
                <w:sz w:val="24"/>
                <w:szCs w:val="24"/>
              </w:rPr>
            </w:pPr>
            <w:r w:rsidRPr="001D149E">
              <w:rPr>
                <w:rFonts w:ascii="Times New Roman" w:hAnsi="Times New Roman" w:cs="Times New Roman"/>
                <w:b w:val="0"/>
                <w:color w:val="000000" w:themeColor="text1"/>
                <w:sz w:val="24"/>
                <w:szCs w:val="24"/>
              </w:rPr>
              <w:t>La población y los recursos</w:t>
            </w:r>
          </w:p>
          <w:p w:rsidR="003736C1" w:rsidRPr="00E461CB" w:rsidRDefault="003736C1" w:rsidP="003736C1">
            <w:pPr>
              <w:pStyle w:val="Ttulo4"/>
              <w:shd w:val="clear" w:color="auto" w:fill="FFFFFF"/>
              <w:spacing w:before="109" w:beforeAutospacing="0" w:after="109" w:afterAutospacing="0"/>
              <w:jc w:val="both"/>
              <w:outlineLvl w:val="3"/>
              <w:rPr>
                <w:color w:val="000000" w:themeColor="text1"/>
              </w:rPr>
            </w:pPr>
          </w:p>
        </w:tc>
      </w:tr>
      <w:tr w:rsidR="003736C1" w:rsidRPr="001C1BDC" w:rsidTr="00B66C21">
        <w:tc>
          <w:tcPr>
            <w:tcW w:w="2518" w:type="dxa"/>
          </w:tcPr>
          <w:p w:rsidR="003736C1" w:rsidRPr="001C1BDC" w:rsidRDefault="003736C1" w:rsidP="00B66C2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tc>
        <w:tc>
          <w:tcPr>
            <w:tcW w:w="6536" w:type="dxa"/>
          </w:tcPr>
          <w:p w:rsidR="003736C1" w:rsidRPr="001C1BDC" w:rsidRDefault="003736C1" w:rsidP="003736C1">
            <w:pPr>
              <w:pStyle w:val="Ttulo1"/>
              <w:shd w:val="clear" w:color="auto" w:fill="FFFFFF"/>
              <w:jc w:val="both"/>
              <w:outlineLvl w:val="0"/>
              <w:rPr>
                <w:rFonts w:ascii="Times New Roman" w:hAnsi="Times New Roman" w:cs="Times New Roman"/>
                <w:color w:val="000000" w:themeColor="text1"/>
                <w:sz w:val="24"/>
                <w:szCs w:val="24"/>
              </w:rPr>
            </w:pPr>
            <w:r w:rsidRPr="001D149E">
              <w:rPr>
                <w:rFonts w:ascii="Times New Roman" w:hAnsi="Times New Roman" w:cs="Times New Roman"/>
                <w:b w:val="0"/>
                <w:color w:val="000000" w:themeColor="text1"/>
                <w:sz w:val="24"/>
                <w:szCs w:val="24"/>
              </w:rPr>
              <w:t xml:space="preserve">Secuencia de imágenes sobre la desigual distribución mundial de </w:t>
            </w:r>
            <w:r w:rsidRPr="001D149E">
              <w:rPr>
                <w:rFonts w:ascii="Times New Roman" w:hAnsi="Times New Roman" w:cs="Times New Roman"/>
                <w:b w:val="0"/>
                <w:color w:val="000000" w:themeColor="text1"/>
                <w:sz w:val="24"/>
                <w:szCs w:val="24"/>
              </w:rPr>
              <w:lastRenderedPageBreak/>
              <w:t>recursos</w:t>
            </w:r>
          </w:p>
        </w:tc>
      </w:tr>
    </w:tbl>
    <w:p w:rsidR="006C5BBA" w:rsidRPr="001D149E" w:rsidRDefault="006C5BBA" w:rsidP="004942F4">
      <w:pPr>
        <w:jc w:val="both"/>
        <w:rPr>
          <w:rFonts w:ascii="Times New Roman" w:hAnsi="Times New Roman" w:cs="Times New Roman"/>
          <w:b/>
          <w:color w:val="000000" w:themeColor="text1"/>
          <w:sz w:val="24"/>
          <w:szCs w:val="24"/>
        </w:rPr>
      </w:pPr>
    </w:p>
    <w:p w:rsidR="006C5BBA" w:rsidRPr="001D149E" w:rsidRDefault="006C5BBA" w:rsidP="004942F4">
      <w:pPr>
        <w:jc w:val="both"/>
        <w:rPr>
          <w:rFonts w:ascii="Times New Roman" w:hAnsi="Times New Roman" w:cs="Times New Roman"/>
          <w:b/>
          <w:color w:val="000000" w:themeColor="text1"/>
          <w:sz w:val="24"/>
          <w:szCs w:val="24"/>
        </w:rPr>
      </w:pPr>
    </w:p>
    <w:p w:rsidR="004B0DBC" w:rsidRPr="001D149E" w:rsidRDefault="004B0DBC" w:rsidP="004942F4">
      <w:pPr>
        <w:pStyle w:val="Ttulo3"/>
        <w:shd w:val="clear" w:color="auto" w:fill="FFFFFF"/>
        <w:spacing w:before="0" w:line="375" w:lineRule="atLeast"/>
        <w:jc w:val="both"/>
        <w:rPr>
          <w:rFonts w:ascii="Times New Roman" w:hAnsi="Times New Roman" w:cs="Times New Roman"/>
          <w:b w:val="0"/>
          <w:color w:val="000000" w:themeColor="text1"/>
          <w:sz w:val="24"/>
          <w:szCs w:val="24"/>
        </w:rPr>
      </w:pPr>
    </w:p>
    <w:p w:rsidR="004B0DBC" w:rsidRPr="001D149E" w:rsidRDefault="00880975" w:rsidP="004942F4">
      <w:pPr>
        <w:pStyle w:val="Ttulo3"/>
        <w:shd w:val="clear" w:color="auto" w:fill="FFFFFF"/>
        <w:spacing w:before="0" w:line="375" w:lineRule="atLeast"/>
        <w:jc w:val="both"/>
        <w:rPr>
          <w:rFonts w:ascii="Times New Roman" w:hAnsi="Times New Roman" w:cs="Times New Roman"/>
          <w:bCs w:val="0"/>
          <w:color w:val="000000" w:themeColor="text1"/>
          <w:sz w:val="24"/>
          <w:szCs w:val="24"/>
        </w:rPr>
      </w:pPr>
      <w:r w:rsidRPr="008574D6">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2</w:t>
      </w:r>
      <w:r w:rsidRPr="008574D6">
        <w:rPr>
          <w:rFonts w:ascii="Times New Roman" w:hAnsi="Times New Roman" w:cs="Times New Roman"/>
          <w:color w:val="000000" w:themeColor="text1"/>
          <w:sz w:val="24"/>
          <w:szCs w:val="24"/>
          <w:highlight w:val="yellow"/>
        </w:rPr>
        <w:t>]</w:t>
      </w:r>
      <w:r w:rsidRPr="000E312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004B0DBC" w:rsidRPr="001D149E">
        <w:rPr>
          <w:rFonts w:ascii="Times New Roman" w:hAnsi="Times New Roman" w:cs="Times New Roman"/>
          <w:color w:val="000000" w:themeColor="text1"/>
          <w:sz w:val="24"/>
          <w:szCs w:val="24"/>
        </w:rPr>
        <w:t xml:space="preserve">.2 </w:t>
      </w:r>
      <w:r w:rsidR="004B0DBC" w:rsidRPr="001D149E">
        <w:rPr>
          <w:rFonts w:ascii="Times New Roman" w:hAnsi="Times New Roman" w:cs="Times New Roman"/>
          <w:bCs w:val="0"/>
          <w:color w:val="000000" w:themeColor="text1"/>
          <w:sz w:val="24"/>
          <w:szCs w:val="24"/>
        </w:rPr>
        <w:t>El Índice de Desarrollo Humano (IDH)</w:t>
      </w:r>
    </w:p>
    <w:p w:rsidR="004B0DBC" w:rsidRPr="001D149E" w:rsidRDefault="004B0DBC" w:rsidP="004942F4">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4B0DBC" w:rsidRPr="001D149E" w:rsidRDefault="004B0DBC" w:rsidP="004942F4">
      <w:pPr>
        <w:pStyle w:val="u"/>
        <w:shd w:val="clear" w:color="auto" w:fill="FFFFFF"/>
        <w:spacing w:before="0" w:beforeAutospacing="0" w:after="0" w:afterAutospacing="0" w:line="345" w:lineRule="atLeast"/>
        <w:jc w:val="both"/>
        <w:rPr>
          <w:color w:val="000000" w:themeColor="text1"/>
        </w:rPr>
      </w:pPr>
      <w:r w:rsidRPr="001D149E">
        <w:rPr>
          <w:rStyle w:val="un"/>
          <w:color w:val="000000" w:themeColor="text1"/>
        </w:rPr>
        <w:t>Para medir el grado de desarrollo de un país, se utiliza el</w:t>
      </w:r>
      <w:r w:rsidRPr="001D149E">
        <w:rPr>
          <w:rStyle w:val="apple-converted-space"/>
          <w:color w:val="000000" w:themeColor="text1"/>
        </w:rPr>
        <w:t> </w:t>
      </w:r>
      <w:r w:rsidRPr="001D149E">
        <w:rPr>
          <w:rStyle w:val="Textoennegrita"/>
          <w:color w:val="000000" w:themeColor="text1"/>
        </w:rPr>
        <w:t>Índice de Desarrollo Humano (IDH)</w:t>
      </w:r>
      <w:r w:rsidRPr="001D149E">
        <w:rPr>
          <w:rStyle w:val="un"/>
          <w:color w:val="000000" w:themeColor="text1"/>
        </w:rPr>
        <w:t>.</w:t>
      </w:r>
      <w:r w:rsidRPr="001D149E">
        <w:rPr>
          <w:rStyle w:val="apple-converted-space"/>
          <w:color w:val="000000" w:themeColor="text1"/>
        </w:rPr>
        <w:t> </w:t>
      </w:r>
      <w:r w:rsidRPr="001D149E">
        <w:rPr>
          <w:rStyle w:val="un"/>
          <w:color w:val="000000" w:themeColor="text1"/>
        </w:rPr>
        <w:t>Este instrumento tiene en cuenta diferentes indicadores</w:t>
      </w:r>
      <w:r w:rsidR="007A111C">
        <w:rPr>
          <w:rStyle w:val="un"/>
          <w:color w:val="000000" w:themeColor="text1"/>
        </w:rPr>
        <w:t>,</w:t>
      </w:r>
      <w:r w:rsidRPr="001D149E">
        <w:rPr>
          <w:rStyle w:val="un"/>
          <w:color w:val="000000" w:themeColor="text1"/>
        </w:rPr>
        <w:t xml:space="preserve"> como el </w:t>
      </w:r>
      <w:r w:rsidR="000B24EC">
        <w:rPr>
          <w:rStyle w:val="un"/>
          <w:color w:val="000000" w:themeColor="text1"/>
        </w:rPr>
        <w:t>P</w:t>
      </w:r>
      <w:r w:rsidRPr="001D149E">
        <w:rPr>
          <w:rStyle w:val="un"/>
          <w:color w:val="000000" w:themeColor="text1"/>
        </w:rPr>
        <w:t xml:space="preserve">roducto </w:t>
      </w:r>
      <w:r w:rsidR="000B24EC">
        <w:rPr>
          <w:rStyle w:val="un"/>
          <w:color w:val="000000" w:themeColor="text1"/>
        </w:rPr>
        <w:t>Interno B</w:t>
      </w:r>
      <w:r w:rsidRPr="001D149E">
        <w:rPr>
          <w:rStyle w:val="un"/>
          <w:color w:val="000000" w:themeColor="text1"/>
        </w:rPr>
        <w:t>ruto (PIB), la esperanza de vida, el acceso a servicios sociales y el grado de alfabetización.</w:t>
      </w:r>
      <w:r w:rsidRPr="001D149E">
        <w:rPr>
          <w:rStyle w:val="apple-converted-space"/>
          <w:color w:val="000000" w:themeColor="text1"/>
        </w:rPr>
        <w:t> </w:t>
      </w:r>
      <w:r w:rsidRPr="001D149E">
        <w:rPr>
          <w:rStyle w:val="un"/>
          <w:color w:val="000000" w:themeColor="text1"/>
        </w:rPr>
        <w:t xml:space="preserve">En consecuencia, los países desarrollados cuentan con un IDH más elevado, mientras que en los países </w:t>
      </w:r>
      <w:r w:rsidR="004855E2">
        <w:rPr>
          <w:rStyle w:val="un"/>
          <w:color w:val="000000" w:themeColor="text1"/>
        </w:rPr>
        <w:t>en vías de desarrollo</w:t>
      </w:r>
      <w:r w:rsidRPr="001D149E">
        <w:rPr>
          <w:rStyle w:val="un"/>
          <w:color w:val="000000" w:themeColor="text1"/>
        </w:rPr>
        <w:t xml:space="preserve"> es más bajo.</w:t>
      </w:r>
    </w:p>
    <w:p w:rsidR="004B0DBC" w:rsidRPr="001D149E" w:rsidRDefault="004B0DBC" w:rsidP="004942F4">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80975" w:rsidRPr="001C1BDC" w:rsidTr="00B66C21">
        <w:tc>
          <w:tcPr>
            <w:tcW w:w="9054" w:type="dxa"/>
            <w:gridSpan w:val="2"/>
            <w:shd w:val="clear" w:color="auto" w:fill="000000" w:themeFill="text1"/>
          </w:tcPr>
          <w:p w:rsidR="00880975" w:rsidRPr="001C1BDC" w:rsidRDefault="00880975"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 Recurso</w:t>
            </w:r>
            <w:r w:rsidRPr="00E23F34">
              <w:rPr>
                <w:rFonts w:ascii="Times New Roman" w:hAnsi="Times New Roman" w:cs="Times New Roman"/>
                <w:b/>
                <w:color w:val="FFFFFF" w:themeColor="background1"/>
                <w:sz w:val="24"/>
                <w:szCs w:val="24"/>
              </w:rPr>
              <w:t xml:space="preserve"> aprovechado</w:t>
            </w:r>
          </w:p>
        </w:tc>
      </w:tr>
      <w:tr w:rsidR="00880975" w:rsidRPr="001C1BDC" w:rsidTr="00B66C21">
        <w:tc>
          <w:tcPr>
            <w:tcW w:w="2518" w:type="dxa"/>
          </w:tcPr>
          <w:p w:rsidR="00880975" w:rsidRPr="001C1BDC" w:rsidRDefault="00880975"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80975" w:rsidRPr="001C1BDC" w:rsidRDefault="00880975"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17</w:t>
            </w:r>
            <w:r w:rsidRPr="001C1BDC">
              <w:rPr>
                <w:rFonts w:ascii="Times New Roman" w:hAnsi="Times New Roman" w:cs="Times New Roman"/>
                <w:color w:val="000000" w:themeColor="text1"/>
                <w:sz w:val="24"/>
                <w:szCs w:val="24"/>
              </w:rPr>
              <w:t>0</w:t>
            </w:r>
          </w:p>
        </w:tc>
      </w:tr>
      <w:tr w:rsidR="00880975" w:rsidRPr="001C1BDC" w:rsidTr="00B66C21">
        <w:trPr>
          <w:trHeight w:val="602"/>
        </w:trPr>
        <w:tc>
          <w:tcPr>
            <w:tcW w:w="2518" w:type="dxa"/>
          </w:tcPr>
          <w:p w:rsidR="00880975" w:rsidRPr="001C1BDC" w:rsidRDefault="00880975"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80975" w:rsidRPr="000564BA" w:rsidRDefault="00880975" w:rsidP="00C554BA">
            <w:pPr>
              <w:pStyle w:val="u"/>
              <w:shd w:val="clear" w:color="auto" w:fill="FFFFFF"/>
              <w:rPr>
                <w:color w:val="000000" w:themeColor="text1"/>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/El desigual reparto de los recursos</w:t>
            </w:r>
            <w:r w:rsidR="00C554BA">
              <w:rPr>
                <w:bCs/>
                <w:color w:val="000000" w:themeColor="text1"/>
              </w:rPr>
              <w:t xml:space="preserve">/6.2 El </w:t>
            </w:r>
            <w:r w:rsidR="00E655D5">
              <w:rPr>
                <w:bCs/>
                <w:color w:val="000000" w:themeColor="text1"/>
              </w:rPr>
              <w:t>Índice</w:t>
            </w:r>
            <w:r w:rsidR="00C554BA">
              <w:rPr>
                <w:bCs/>
                <w:color w:val="000000" w:themeColor="text1"/>
              </w:rPr>
              <w:t xml:space="preserve"> de desarrollo Humano</w:t>
            </w:r>
          </w:p>
        </w:tc>
      </w:tr>
      <w:tr w:rsidR="00880975" w:rsidRPr="001C1BDC" w:rsidTr="00B66C21">
        <w:tc>
          <w:tcPr>
            <w:tcW w:w="2518" w:type="dxa"/>
          </w:tcPr>
          <w:p w:rsidR="00880975" w:rsidRPr="001C1BDC" w:rsidRDefault="00880975"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528AE" w:rsidRPr="001D149E" w:rsidRDefault="00085F0A" w:rsidP="009528AE">
            <w:pPr>
              <w:jc w:val="both"/>
              <w:rPr>
                <w:rFonts w:ascii="Times New Roman" w:hAnsi="Times New Roman" w:cs="Times New Roman"/>
                <w:b/>
                <w:color w:val="000000" w:themeColor="text1"/>
                <w:sz w:val="24"/>
                <w:szCs w:val="24"/>
              </w:rPr>
            </w:pPr>
            <w:r w:rsidRPr="001D149E">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1D149E">
              <w:rPr>
                <w:rFonts w:ascii="Times New Roman" w:hAnsi="Times New Roman" w:cs="Times New Roman"/>
                <w:b/>
                <w:color w:val="000000" w:themeColor="text1"/>
                <w:sz w:val="24"/>
                <w:szCs w:val="24"/>
              </w:rPr>
              <w:t xml:space="preserve"> DOCENTE</w:t>
            </w:r>
          </w:p>
          <w:p w:rsidR="001A3A86" w:rsidRDefault="001A3A86" w:rsidP="009528AE">
            <w:pPr>
              <w:shd w:val="clear" w:color="auto" w:fill="FFFFFF"/>
              <w:spacing w:after="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Título</w:t>
            </w:r>
            <w:r w:rsidRPr="007A111C">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1A3A86">
              <w:rPr>
                <w:rFonts w:ascii="Times New Roman" w:hAnsi="Times New Roman" w:cs="Times New Roman"/>
                <w:color w:val="000000" w:themeColor="text1"/>
                <w:sz w:val="24"/>
                <w:szCs w:val="24"/>
              </w:rPr>
              <w:t>El Índice de Desarrollo Humano</w:t>
            </w:r>
          </w:p>
          <w:p w:rsidR="009528AE" w:rsidRPr="001D149E" w:rsidRDefault="001A3A86" w:rsidP="009528AE">
            <w:pPr>
              <w:shd w:val="clear" w:color="auto" w:fill="FFFFFF"/>
              <w:spacing w:after="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Descripción</w:t>
            </w:r>
            <w:r w:rsidRPr="007A111C">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9528AE" w:rsidRPr="001D149E">
              <w:rPr>
                <w:rFonts w:ascii="Times New Roman" w:eastAsia="Times New Roman" w:hAnsi="Times New Roman" w:cs="Times New Roman"/>
                <w:color w:val="000000" w:themeColor="text1"/>
                <w:sz w:val="24"/>
                <w:szCs w:val="24"/>
              </w:rPr>
              <w:t>Secuencia de imágenes sobre los parámetros de desarrollo económico y social</w:t>
            </w:r>
          </w:p>
          <w:p w:rsidR="009528AE" w:rsidRPr="001D149E" w:rsidRDefault="0053174B" w:rsidP="009528AE">
            <w:pPr>
              <w:shd w:val="clear" w:color="auto" w:fill="FFFFFF"/>
              <w:spacing w:before="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Temporalización</w:t>
            </w:r>
            <w:r w:rsidRPr="007A111C">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9528AE" w:rsidRPr="001D149E">
              <w:rPr>
                <w:rFonts w:ascii="Times New Roman" w:eastAsia="Times New Roman" w:hAnsi="Times New Roman" w:cs="Times New Roman"/>
                <w:color w:val="000000" w:themeColor="text1"/>
                <w:sz w:val="24"/>
                <w:szCs w:val="24"/>
              </w:rPr>
              <w:t>30 </w:t>
            </w:r>
            <w:r w:rsidR="000B24EC">
              <w:rPr>
                <w:rFonts w:ascii="Times New Roman" w:eastAsia="Times New Roman" w:hAnsi="Times New Roman" w:cs="Times New Roman"/>
                <w:color w:val="000000" w:themeColor="text1"/>
                <w:sz w:val="24"/>
                <w:szCs w:val="24"/>
              </w:rPr>
              <w:t>m</w:t>
            </w:r>
            <w:r w:rsidR="009528AE" w:rsidRPr="001D149E">
              <w:rPr>
                <w:rFonts w:ascii="Times New Roman" w:eastAsia="Times New Roman" w:hAnsi="Times New Roman" w:cs="Times New Roman"/>
                <w:color w:val="000000" w:themeColor="text1"/>
                <w:sz w:val="24"/>
                <w:szCs w:val="24"/>
              </w:rPr>
              <w:t>inutos</w:t>
            </w:r>
          </w:p>
          <w:p w:rsidR="009528AE" w:rsidRPr="001D149E" w:rsidRDefault="0053174B" w:rsidP="009528AE">
            <w:pPr>
              <w:shd w:val="clear" w:color="auto" w:fill="FFFFFF"/>
              <w:spacing w:before="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Tipo de actividad</w:t>
            </w:r>
            <w:r w:rsidRPr="007A111C">
              <w:rPr>
                <w:rFonts w:ascii="Times New Roman" w:eastAsia="Times New Roman" w:hAnsi="Times New Roman" w:cs="Times New Roman"/>
                <w:color w:val="000000" w:themeColor="text1"/>
                <w:sz w:val="24"/>
                <w:szCs w:val="24"/>
              </w:rPr>
              <w:t>:</w:t>
            </w:r>
            <w:r w:rsidRPr="0053174B">
              <w:rPr>
                <w:rFonts w:ascii="Times New Roman" w:eastAsia="Times New Roman" w:hAnsi="Times New Roman" w:cs="Times New Roman"/>
                <w:b/>
                <w:color w:val="000000" w:themeColor="text1"/>
                <w:sz w:val="24"/>
                <w:szCs w:val="24"/>
              </w:rPr>
              <w:t xml:space="preserve"> </w:t>
            </w:r>
            <w:r w:rsidR="009528AE" w:rsidRPr="001D149E">
              <w:rPr>
                <w:rFonts w:ascii="Times New Roman" w:eastAsia="Times New Roman" w:hAnsi="Times New Roman" w:cs="Times New Roman"/>
                <w:color w:val="000000" w:themeColor="text1"/>
                <w:sz w:val="24"/>
                <w:szCs w:val="24"/>
              </w:rPr>
              <w:t>Secuencia de imágenes</w:t>
            </w:r>
          </w:p>
          <w:p w:rsidR="009528AE" w:rsidRPr="001D149E" w:rsidRDefault="0053174B" w:rsidP="009528AE">
            <w:pPr>
              <w:shd w:val="clear" w:color="auto" w:fill="FFFFFF"/>
              <w:spacing w:before="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Acción didáctica</w:t>
            </w:r>
            <w:r w:rsidRPr="007A111C">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9528AE" w:rsidRPr="001D149E">
              <w:rPr>
                <w:rFonts w:ascii="Times New Roman" w:eastAsia="Times New Roman" w:hAnsi="Times New Roman" w:cs="Times New Roman"/>
                <w:color w:val="000000" w:themeColor="text1"/>
                <w:sz w:val="24"/>
                <w:szCs w:val="24"/>
              </w:rPr>
              <w:t>Exposición</w:t>
            </w:r>
          </w:p>
          <w:p w:rsidR="009528AE" w:rsidRPr="001D149E" w:rsidRDefault="0053174B" w:rsidP="009528AE">
            <w:pPr>
              <w:shd w:val="clear" w:color="auto" w:fill="FFFFFF"/>
              <w:spacing w:before="190"/>
              <w:jc w:val="both"/>
              <w:rPr>
                <w:rFonts w:ascii="Times New Roman" w:eastAsia="Times New Roman" w:hAnsi="Times New Roman" w:cs="Times New Roman"/>
                <w:color w:val="000000" w:themeColor="text1"/>
                <w:sz w:val="24"/>
                <w:szCs w:val="24"/>
              </w:rPr>
            </w:pPr>
            <w:r w:rsidRPr="0053174B">
              <w:rPr>
                <w:rFonts w:ascii="Times New Roman" w:eastAsia="Times New Roman" w:hAnsi="Times New Roman" w:cs="Times New Roman"/>
                <w:b/>
                <w:color w:val="000000" w:themeColor="text1"/>
                <w:sz w:val="24"/>
                <w:szCs w:val="24"/>
              </w:rPr>
              <w:t>Competencia</w:t>
            </w:r>
            <w:r w:rsidRPr="007A111C">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9528AE" w:rsidRPr="001D149E">
              <w:rPr>
                <w:rFonts w:ascii="Times New Roman" w:eastAsia="Times New Roman" w:hAnsi="Times New Roman" w:cs="Times New Roman"/>
                <w:color w:val="000000" w:themeColor="text1"/>
                <w:sz w:val="24"/>
                <w:szCs w:val="24"/>
              </w:rPr>
              <w:t>Competencia social y ciudadana</w:t>
            </w:r>
          </w:p>
          <w:p w:rsidR="009528AE" w:rsidRPr="001D149E" w:rsidRDefault="009528AE" w:rsidP="009528AE">
            <w:pPr>
              <w:jc w:val="both"/>
              <w:rPr>
                <w:rFonts w:ascii="Times New Roman" w:hAnsi="Times New Roman" w:cs="Times New Roman"/>
                <w:b/>
                <w:color w:val="000000" w:themeColor="text1"/>
                <w:sz w:val="24"/>
                <w:szCs w:val="24"/>
              </w:rPr>
            </w:pPr>
          </w:p>
          <w:p w:rsidR="009528AE" w:rsidRPr="001D149E" w:rsidRDefault="009528AE" w:rsidP="009528AE">
            <w:pPr>
              <w:pStyle w:val="cabecera1"/>
              <w:shd w:val="clear" w:color="auto" w:fill="FFFFFF"/>
              <w:spacing w:before="0" w:beforeAutospacing="0"/>
              <w:jc w:val="both"/>
              <w:rPr>
                <w:b/>
                <w:bCs/>
                <w:color w:val="000000" w:themeColor="text1"/>
              </w:rPr>
            </w:pPr>
            <w:r w:rsidRPr="001D149E">
              <w:rPr>
                <w:b/>
                <w:bCs/>
                <w:color w:val="000000" w:themeColor="text1"/>
              </w:rPr>
              <w:t>Objetivo</w:t>
            </w:r>
          </w:p>
          <w:p w:rsidR="009528AE" w:rsidRPr="001D149E" w:rsidRDefault="009528AE" w:rsidP="009528AE">
            <w:pPr>
              <w:pStyle w:val="Normal1"/>
              <w:shd w:val="clear" w:color="auto" w:fill="FFFFFF"/>
              <w:spacing w:before="0" w:beforeAutospacing="0" w:line="245" w:lineRule="atLeast"/>
              <w:jc w:val="both"/>
              <w:rPr>
                <w:color w:val="000000" w:themeColor="text1"/>
              </w:rPr>
            </w:pPr>
            <w:r w:rsidRPr="001D149E">
              <w:rPr>
                <w:color w:val="000000" w:themeColor="text1"/>
              </w:rPr>
              <w:t>La siguiente secuencia de imágenes define qué es el Índice de Desarrollo Humano (IDH) y presenta algunos de los parámetros que se tienen en cuenta a la hora de establecerlo.</w:t>
            </w:r>
          </w:p>
          <w:p w:rsidR="009528AE" w:rsidRPr="001D149E" w:rsidRDefault="009528AE" w:rsidP="009528AE">
            <w:pPr>
              <w:pStyle w:val="cabecera1"/>
              <w:shd w:val="clear" w:color="auto" w:fill="FFFFFF"/>
              <w:spacing w:before="0" w:beforeAutospacing="0"/>
              <w:jc w:val="both"/>
              <w:rPr>
                <w:b/>
                <w:bCs/>
                <w:color w:val="000000" w:themeColor="text1"/>
              </w:rPr>
            </w:pPr>
            <w:r w:rsidRPr="001D149E">
              <w:rPr>
                <w:b/>
                <w:bCs/>
                <w:color w:val="000000" w:themeColor="text1"/>
              </w:rPr>
              <w:t>Propuesta</w:t>
            </w:r>
          </w:p>
          <w:p w:rsidR="009528AE" w:rsidRPr="00C554BA" w:rsidRDefault="009528AE" w:rsidP="009528AE">
            <w:pPr>
              <w:pStyle w:val="cabecera2"/>
              <w:shd w:val="clear" w:color="auto" w:fill="FFFFFF"/>
              <w:spacing w:before="0" w:beforeAutospacing="0" w:line="245" w:lineRule="atLeast"/>
              <w:jc w:val="both"/>
              <w:rPr>
                <w:b/>
                <w:color w:val="000000" w:themeColor="text1"/>
              </w:rPr>
            </w:pPr>
            <w:r w:rsidRPr="00C554BA">
              <w:rPr>
                <w:b/>
                <w:color w:val="000000" w:themeColor="text1"/>
              </w:rPr>
              <w:t>Antes de la presen</w:t>
            </w:r>
            <w:r>
              <w:rPr>
                <w:b/>
                <w:color w:val="000000" w:themeColor="text1"/>
              </w:rPr>
              <w:t>t</w:t>
            </w:r>
            <w:r w:rsidRPr="00C554BA">
              <w:rPr>
                <w:b/>
                <w:color w:val="000000" w:themeColor="text1"/>
              </w:rPr>
              <w:t>ación</w:t>
            </w:r>
          </w:p>
          <w:p w:rsidR="009528AE" w:rsidRPr="001D149E" w:rsidRDefault="009528AE" w:rsidP="009528AE">
            <w:pPr>
              <w:pStyle w:val="Normal1"/>
              <w:shd w:val="clear" w:color="auto" w:fill="FFFFFF"/>
              <w:spacing w:before="0" w:beforeAutospacing="0" w:line="245" w:lineRule="atLeast"/>
              <w:jc w:val="both"/>
              <w:rPr>
                <w:color w:val="000000" w:themeColor="text1"/>
              </w:rPr>
            </w:pPr>
            <w:r w:rsidRPr="001D149E">
              <w:rPr>
                <w:color w:val="000000" w:themeColor="text1"/>
              </w:rPr>
              <w:t xml:space="preserve">Sugerimos plantear a los </w:t>
            </w:r>
            <w:r>
              <w:rPr>
                <w:color w:val="000000" w:themeColor="text1"/>
              </w:rPr>
              <w:t>estudiantes</w:t>
            </w:r>
            <w:r w:rsidRPr="001D149E">
              <w:rPr>
                <w:color w:val="000000" w:themeColor="text1"/>
              </w:rPr>
              <w:t xml:space="preserve"> algunas preguntas previas para comprobar cuáles consideran que son los indicadores que </w:t>
            </w:r>
            <w:r w:rsidRPr="001D149E">
              <w:rPr>
                <w:color w:val="000000" w:themeColor="text1"/>
              </w:rPr>
              <w:lastRenderedPageBreak/>
              <w:t>ayudan a conocer el IDH de un país:</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¿Conocer el </w:t>
            </w:r>
            <w:r w:rsidR="000B24EC">
              <w:rPr>
                <w:color w:val="000000" w:themeColor="text1"/>
              </w:rPr>
              <w:t>P</w:t>
            </w:r>
            <w:r w:rsidRPr="001D149E">
              <w:rPr>
                <w:color w:val="000000" w:themeColor="text1"/>
              </w:rPr>
              <w:t xml:space="preserve">roducto </w:t>
            </w:r>
            <w:r w:rsidR="000B24EC">
              <w:rPr>
                <w:color w:val="000000" w:themeColor="text1"/>
              </w:rPr>
              <w:t>Interno B</w:t>
            </w:r>
            <w:r w:rsidRPr="001D149E">
              <w:rPr>
                <w:color w:val="000000" w:themeColor="text1"/>
              </w:rPr>
              <w:t>ruto (PIB) aporta suficiente información para poder determinar el IDH? ¿Por qué?</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¿Qué otros indicadores se pueden considerar necesarios para conocer el nivel de desarrollo de un país?</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¿Cómo puede influir el grado de alfabetización y formación de la población de un país en su desarrollo? ¿Por qué?</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¿Cómo puede influir el número de médicos por habitante y el acceso a la sanidad en el desarrollo de un país? ¿Por qué?</w:t>
            </w:r>
          </w:p>
          <w:p w:rsidR="009528AE" w:rsidRPr="00C554BA" w:rsidRDefault="009528AE" w:rsidP="009528AE">
            <w:pPr>
              <w:pStyle w:val="cabecera2"/>
              <w:shd w:val="clear" w:color="auto" w:fill="FFFFFF"/>
              <w:spacing w:before="0" w:beforeAutospacing="0" w:line="245" w:lineRule="atLeast"/>
              <w:jc w:val="both"/>
              <w:rPr>
                <w:b/>
                <w:color w:val="000000" w:themeColor="text1"/>
              </w:rPr>
            </w:pPr>
            <w:r w:rsidRPr="00C554BA">
              <w:rPr>
                <w:b/>
                <w:color w:val="000000" w:themeColor="text1"/>
              </w:rPr>
              <w:t>Después de la presentación</w:t>
            </w:r>
          </w:p>
          <w:p w:rsidR="009528AE" w:rsidRPr="001D149E" w:rsidRDefault="009528AE" w:rsidP="009528AE">
            <w:pPr>
              <w:pStyle w:val="Normal1"/>
              <w:shd w:val="clear" w:color="auto" w:fill="FFFFFF"/>
              <w:spacing w:before="0" w:beforeAutospacing="0" w:line="245" w:lineRule="atLeast"/>
              <w:jc w:val="both"/>
              <w:rPr>
                <w:color w:val="000000" w:themeColor="text1"/>
              </w:rPr>
            </w:pPr>
            <w:r w:rsidRPr="001D149E">
              <w:rPr>
                <w:color w:val="000000" w:themeColor="text1"/>
              </w:rPr>
              <w:t xml:space="preserve">Para aprender a trasladar unos datos a un mapa, los </w:t>
            </w:r>
            <w:r>
              <w:rPr>
                <w:color w:val="000000" w:themeColor="text1"/>
              </w:rPr>
              <w:t>estudiantes</w:t>
            </w:r>
            <w:r w:rsidRPr="001D149E">
              <w:rPr>
                <w:color w:val="000000" w:themeColor="text1"/>
              </w:rPr>
              <w:t> deberán utilizar la información que aporta el Programa de las Naciones Unidas para el Desarrollo (PNUD) y situarla en un planisferio mudo. Pueden obtener los datos en la página de Informes sobre el Desarrollo Humano [</w:t>
            </w:r>
            <w:hyperlink r:id="rId30" w:history="1">
              <w:r w:rsidRPr="00132438">
                <w:rPr>
                  <w:rStyle w:val="Hipervnculo"/>
                </w:rPr>
                <w:t>VER</w:t>
              </w:r>
            </w:hyperlink>
            <w:r w:rsidRPr="001D149E">
              <w:rPr>
                <w:color w:val="000000" w:themeColor="text1"/>
              </w:rPr>
              <w:t>]</w:t>
            </w:r>
            <w:r>
              <w:rPr>
                <w:color w:val="000000" w:themeColor="text1"/>
              </w:rPr>
              <w:t xml:space="preserve"> </w:t>
            </w:r>
            <w:r w:rsidR="001A3A86">
              <w:rPr>
                <w:color w:val="000000" w:themeColor="text1"/>
              </w:rPr>
              <w:t>[</w:t>
            </w:r>
            <w:r w:rsidRPr="009528AE">
              <w:rPr>
                <w:color w:val="000000" w:themeColor="text1"/>
              </w:rPr>
              <w:t>http://hdr.undp.org/es/2014-report</w:t>
            </w:r>
            <w:r w:rsidR="001A3A86">
              <w:rPr>
                <w:color w:val="000000" w:themeColor="text1"/>
              </w:rPr>
              <w:t>]</w:t>
            </w:r>
            <w:r w:rsidRPr="001D149E">
              <w:rPr>
                <w:color w:val="000000" w:themeColor="text1"/>
              </w:rPr>
              <w:t>. Deberán establecer una distinción entre:</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Desarrollo bajo: menor de 0,5.</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Desarrollo medio: entre 0,5 y 0,7.</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Desarrollo alto: entre 0,7 y 0,8.</w:t>
            </w:r>
          </w:p>
          <w:p w:rsidR="009528AE" w:rsidRPr="001D149E" w:rsidRDefault="009528AE" w:rsidP="009528AE">
            <w:pPr>
              <w:pStyle w:val="tab1"/>
              <w:shd w:val="clear" w:color="auto" w:fill="FFFFFF"/>
              <w:spacing w:before="0" w:beforeAutospacing="0" w:line="245" w:lineRule="atLeast"/>
              <w:jc w:val="both"/>
              <w:rPr>
                <w:color w:val="000000" w:themeColor="text1"/>
              </w:rPr>
            </w:pPr>
            <w:r w:rsidRPr="001D149E">
              <w:rPr>
                <w:color w:val="000000" w:themeColor="text1"/>
              </w:rPr>
              <w:t>- Desarrollo muy alto: entre 0,8 y 1.</w:t>
            </w:r>
          </w:p>
          <w:p w:rsidR="009528AE" w:rsidRPr="001D149E" w:rsidRDefault="009528AE" w:rsidP="009528AE">
            <w:pPr>
              <w:pStyle w:val="Normal1"/>
              <w:shd w:val="clear" w:color="auto" w:fill="FFFFFF"/>
              <w:spacing w:before="0" w:beforeAutospacing="0" w:line="245" w:lineRule="atLeast"/>
              <w:jc w:val="both"/>
              <w:rPr>
                <w:rStyle w:val="apple-converted-space"/>
                <w:color w:val="000000" w:themeColor="text1"/>
              </w:rPr>
            </w:pPr>
            <w:r w:rsidRPr="001D149E">
              <w:rPr>
                <w:color w:val="000000" w:themeColor="text1"/>
              </w:rPr>
              <w:t xml:space="preserve">Para completar la actividad, los </w:t>
            </w:r>
            <w:r>
              <w:rPr>
                <w:color w:val="000000" w:themeColor="text1"/>
              </w:rPr>
              <w:t>estudiantes</w:t>
            </w:r>
            <w:r w:rsidRPr="001D149E">
              <w:rPr>
                <w:color w:val="000000" w:themeColor="text1"/>
              </w:rPr>
              <w:t xml:space="preserve"> construir</w:t>
            </w:r>
            <w:r w:rsidR="00407265">
              <w:rPr>
                <w:color w:val="000000" w:themeColor="text1"/>
              </w:rPr>
              <w:t>án</w:t>
            </w:r>
            <w:r w:rsidRPr="001D149E">
              <w:rPr>
                <w:color w:val="000000" w:themeColor="text1"/>
              </w:rPr>
              <w:t xml:space="preserve"> un gráfico en el que comparen la evolución del IDH de cuatro países con distinto nivel de desarrollo en el per</w:t>
            </w:r>
            <w:r w:rsidR="00407265">
              <w:rPr>
                <w:color w:val="000000" w:themeColor="text1"/>
              </w:rPr>
              <w:t>i</w:t>
            </w:r>
            <w:r w:rsidRPr="001D149E">
              <w:rPr>
                <w:color w:val="000000" w:themeColor="text1"/>
              </w:rPr>
              <w:t>odo 1970-2010. Para ello deberán acceder a la sección “Tendencias” y descargar los datos necesarios</w:t>
            </w:r>
            <w:r w:rsidRPr="001D149E">
              <w:rPr>
                <w:rStyle w:val="apple-converted-space"/>
                <w:color w:val="000000" w:themeColor="text1"/>
              </w:rPr>
              <w:t> (http://hdr.undp.org/es/datos/tendencias/).</w:t>
            </w:r>
          </w:p>
          <w:p w:rsidR="009528AE" w:rsidRPr="001D149E" w:rsidRDefault="009528AE" w:rsidP="009528AE">
            <w:pPr>
              <w:jc w:val="both"/>
              <w:rPr>
                <w:rFonts w:ascii="Times New Roman" w:hAnsi="Times New Roman" w:cs="Times New Roman"/>
                <w:b/>
                <w:color w:val="000000" w:themeColor="text1"/>
                <w:sz w:val="24"/>
                <w:szCs w:val="24"/>
              </w:rPr>
            </w:pPr>
          </w:p>
          <w:p w:rsidR="009528AE" w:rsidRPr="001D149E" w:rsidRDefault="00085F0A" w:rsidP="009528A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9528AE" w:rsidRPr="001D149E" w:rsidRDefault="009528AE" w:rsidP="009528AE">
            <w:pPr>
              <w:pStyle w:val="cabecera2"/>
              <w:shd w:val="clear" w:color="auto" w:fill="FFFFFF"/>
              <w:spacing w:before="136" w:beforeAutospacing="0" w:after="136" w:afterAutospacing="0" w:line="245" w:lineRule="atLeast"/>
              <w:jc w:val="both"/>
              <w:rPr>
                <w:color w:val="000000" w:themeColor="text1"/>
              </w:rPr>
            </w:pPr>
          </w:p>
          <w:p w:rsidR="009528AE" w:rsidRPr="00C554BA" w:rsidRDefault="009528AE" w:rsidP="009528AE">
            <w:pPr>
              <w:pStyle w:val="cabecera2"/>
              <w:shd w:val="clear" w:color="auto" w:fill="FFFFFF"/>
              <w:spacing w:before="136" w:beforeAutospacing="0" w:after="136" w:afterAutospacing="0" w:line="245" w:lineRule="atLeast"/>
              <w:jc w:val="both"/>
              <w:rPr>
                <w:b/>
                <w:color w:val="000000" w:themeColor="text1"/>
              </w:rPr>
            </w:pPr>
            <w:r w:rsidRPr="00C554BA">
              <w:rPr>
                <w:b/>
                <w:color w:val="000000" w:themeColor="text1"/>
              </w:rPr>
              <w:t xml:space="preserve">El </w:t>
            </w:r>
            <w:r w:rsidRPr="001D149E">
              <w:rPr>
                <w:rStyle w:val="negrita"/>
                <w:b/>
                <w:bCs/>
                <w:color w:val="000000" w:themeColor="text1"/>
              </w:rPr>
              <w:t>Índice de Desarrollo Humano (IDH)</w:t>
            </w:r>
            <w:r w:rsidRPr="001D149E">
              <w:rPr>
                <w:rStyle w:val="apple-converted-space"/>
                <w:color w:val="000000" w:themeColor="text1"/>
              </w:rPr>
              <w:t> </w:t>
            </w:r>
          </w:p>
          <w:p w:rsidR="009528AE" w:rsidRPr="001D149E" w:rsidRDefault="009528AE" w:rsidP="009528AE">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El</w:t>
            </w:r>
            <w:r w:rsidRPr="001D149E">
              <w:rPr>
                <w:rStyle w:val="apple-converted-space"/>
                <w:color w:val="000000" w:themeColor="text1"/>
              </w:rPr>
              <w:t> </w:t>
            </w:r>
            <w:r w:rsidRPr="001D149E">
              <w:rPr>
                <w:rStyle w:val="negrita"/>
                <w:b/>
                <w:bCs/>
                <w:color w:val="000000" w:themeColor="text1"/>
              </w:rPr>
              <w:t>Índice de Desarrollo Humano (IDH)</w:t>
            </w:r>
            <w:r w:rsidRPr="001D149E">
              <w:rPr>
                <w:rStyle w:val="apple-converted-space"/>
                <w:color w:val="000000" w:themeColor="text1"/>
              </w:rPr>
              <w:t> </w:t>
            </w:r>
            <w:r w:rsidRPr="001D149E">
              <w:rPr>
                <w:color w:val="000000" w:themeColor="text1"/>
              </w:rPr>
              <w:t>es el instrumento utilizado para medir el desarrollo de un país en función de:</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lastRenderedPageBreak/>
              <w:t xml:space="preserve">- El </w:t>
            </w:r>
            <w:r w:rsidR="00407265">
              <w:rPr>
                <w:color w:val="000000" w:themeColor="text1"/>
              </w:rPr>
              <w:t>P</w:t>
            </w:r>
            <w:r w:rsidRPr="001D149E">
              <w:rPr>
                <w:color w:val="000000" w:themeColor="text1"/>
              </w:rPr>
              <w:t xml:space="preserve">roducto </w:t>
            </w:r>
            <w:r w:rsidR="00407265">
              <w:rPr>
                <w:color w:val="000000" w:themeColor="text1"/>
              </w:rPr>
              <w:t>Interno B</w:t>
            </w:r>
            <w:r w:rsidRPr="001D149E">
              <w:rPr>
                <w:color w:val="000000" w:themeColor="text1"/>
              </w:rPr>
              <w:t>ruto (PIB).</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La esperanza de vida al nacer.</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El grado de alfabetización.</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 El acceso a recursos y servicios sociales: alimentos, sanidad, vivienda, tecnología, transportes, seguridad, etc.</w:t>
            </w:r>
          </w:p>
          <w:p w:rsidR="009528AE" w:rsidRPr="001D149E" w:rsidRDefault="009528AE" w:rsidP="009528AE">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El PIB, aunque es un buen indicador para mostrar la riqueza de un país, no siempre revela hasta qué punto se producen</w:t>
            </w:r>
            <w:r w:rsidRPr="001D149E">
              <w:rPr>
                <w:rStyle w:val="apple-converted-space"/>
                <w:color w:val="000000" w:themeColor="text1"/>
              </w:rPr>
              <w:t> </w:t>
            </w:r>
            <w:r w:rsidRPr="001D149E">
              <w:rPr>
                <w:rStyle w:val="negrita"/>
                <w:b/>
                <w:bCs/>
                <w:color w:val="000000" w:themeColor="text1"/>
              </w:rPr>
              <w:t>desigualdades</w:t>
            </w:r>
            <w:r w:rsidRPr="001D149E">
              <w:rPr>
                <w:rStyle w:val="apple-converted-space"/>
                <w:b/>
                <w:bCs/>
                <w:color w:val="000000" w:themeColor="text1"/>
              </w:rPr>
              <w:t> </w:t>
            </w:r>
            <w:r w:rsidRPr="001D149E">
              <w:rPr>
                <w:color w:val="000000" w:themeColor="text1"/>
              </w:rPr>
              <w:t>entre ricos y pobres.</w:t>
            </w:r>
          </w:p>
          <w:p w:rsidR="009528AE" w:rsidRPr="001D149E" w:rsidRDefault="009528AE" w:rsidP="009528AE">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En función de su IDH, se pueden distinguir cuatro grupos de países:</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Desarrollo bajo</w:t>
            </w:r>
            <w:r w:rsidRPr="001D149E">
              <w:rPr>
                <w:color w:val="000000" w:themeColor="text1"/>
              </w:rPr>
              <w:t>: menor de 0,5.</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Desarrollo medio</w:t>
            </w:r>
            <w:r w:rsidRPr="001D149E">
              <w:rPr>
                <w:color w:val="000000" w:themeColor="text1"/>
              </w:rPr>
              <w:t>: entre 0,5 y 0,7.</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Desarrollo alto</w:t>
            </w:r>
            <w:r w:rsidRPr="001D149E">
              <w:rPr>
                <w:color w:val="000000" w:themeColor="text1"/>
              </w:rPr>
              <w:t>: entre 0,7 y 0,8.</w:t>
            </w:r>
          </w:p>
          <w:p w:rsidR="009528AE" w:rsidRPr="001D149E" w:rsidRDefault="009528AE" w:rsidP="009528AE">
            <w:pPr>
              <w:pStyle w:val="tab1"/>
              <w:shd w:val="clear" w:color="auto" w:fill="FFFFFF"/>
              <w:spacing w:before="136" w:beforeAutospacing="0" w:after="136" w:afterAutospacing="0" w:line="245" w:lineRule="atLeast"/>
              <w:jc w:val="both"/>
              <w:rPr>
                <w:color w:val="000000" w:themeColor="text1"/>
              </w:rPr>
            </w:pPr>
            <w:r w:rsidRPr="001D149E">
              <w:rPr>
                <w:color w:val="000000" w:themeColor="text1"/>
              </w:rPr>
              <w:t>-</w:t>
            </w:r>
            <w:r w:rsidRPr="001D149E">
              <w:rPr>
                <w:rStyle w:val="apple-converted-space"/>
                <w:color w:val="000000" w:themeColor="text1"/>
              </w:rPr>
              <w:t> </w:t>
            </w:r>
            <w:r w:rsidRPr="001D149E">
              <w:rPr>
                <w:rStyle w:val="negrita"/>
                <w:b/>
                <w:bCs/>
                <w:color w:val="000000" w:themeColor="text1"/>
              </w:rPr>
              <w:t>Desarrollo muy alto</w:t>
            </w:r>
            <w:r w:rsidRPr="001D149E">
              <w:rPr>
                <w:color w:val="000000" w:themeColor="text1"/>
              </w:rPr>
              <w:t>: entre 0,8 y 1.</w:t>
            </w:r>
          </w:p>
          <w:p w:rsidR="00C554BA" w:rsidRPr="001C1BDC" w:rsidRDefault="00C554BA" w:rsidP="001A3A86">
            <w:pPr>
              <w:shd w:val="clear" w:color="auto" w:fill="FFFFFF"/>
              <w:spacing w:after="190"/>
              <w:jc w:val="both"/>
              <w:rPr>
                <w:color w:val="000000" w:themeColor="text1"/>
                <w:sz w:val="24"/>
                <w:szCs w:val="24"/>
              </w:rPr>
            </w:pPr>
          </w:p>
        </w:tc>
      </w:tr>
      <w:tr w:rsidR="00880975" w:rsidRPr="001C1BDC" w:rsidTr="00B66C21">
        <w:tc>
          <w:tcPr>
            <w:tcW w:w="2518" w:type="dxa"/>
          </w:tcPr>
          <w:p w:rsidR="00880975" w:rsidRPr="001C1BDC" w:rsidRDefault="00880975"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80975" w:rsidRPr="00E461CB" w:rsidRDefault="00880975" w:rsidP="00880975">
            <w:pPr>
              <w:pStyle w:val="Ttulo1"/>
              <w:shd w:val="clear" w:color="auto" w:fill="FFFFFF"/>
              <w:jc w:val="both"/>
              <w:outlineLvl w:val="0"/>
              <w:rPr>
                <w:rFonts w:ascii="Times New Roman" w:hAnsi="Times New Roman" w:cs="Times New Roman"/>
                <w:color w:val="000000" w:themeColor="text1"/>
                <w:sz w:val="24"/>
                <w:szCs w:val="24"/>
              </w:rPr>
            </w:pPr>
            <w:r w:rsidRPr="001D149E">
              <w:rPr>
                <w:rFonts w:ascii="Times New Roman" w:hAnsi="Times New Roman" w:cs="Times New Roman"/>
                <w:b w:val="0"/>
                <w:color w:val="000000" w:themeColor="text1"/>
                <w:sz w:val="24"/>
                <w:szCs w:val="24"/>
              </w:rPr>
              <w:t>El Índice de Desarrollo Humano</w:t>
            </w:r>
          </w:p>
        </w:tc>
      </w:tr>
      <w:tr w:rsidR="00880975" w:rsidRPr="001C1BDC" w:rsidTr="00B66C21">
        <w:tc>
          <w:tcPr>
            <w:tcW w:w="2518" w:type="dxa"/>
          </w:tcPr>
          <w:p w:rsidR="00880975" w:rsidRPr="001C1BDC" w:rsidRDefault="00880975" w:rsidP="00B66C2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roofErr w:type="spellStart"/>
            <w:r w:rsidR="006E5E3F">
              <w:rPr>
                <w:rFonts w:ascii="Times New Roman" w:hAnsi="Times New Roman" w:cs="Times New Roman"/>
                <w:b/>
                <w:color w:val="000000" w:themeColor="text1"/>
                <w:sz w:val="24"/>
                <w:szCs w:val="24"/>
              </w:rPr>
              <w:t>Descrpción</w:t>
            </w:r>
            <w:proofErr w:type="spellEnd"/>
          </w:p>
        </w:tc>
        <w:tc>
          <w:tcPr>
            <w:tcW w:w="6536" w:type="dxa"/>
          </w:tcPr>
          <w:p w:rsidR="00880975" w:rsidRPr="001C1BDC" w:rsidRDefault="00C554BA" w:rsidP="00B66C21">
            <w:pPr>
              <w:pStyle w:val="Ttulo1"/>
              <w:shd w:val="clear" w:color="auto" w:fill="FFFFFF"/>
              <w:jc w:val="both"/>
              <w:outlineLvl w:val="0"/>
              <w:rPr>
                <w:rFonts w:ascii="Times New Roman" w:hAnsi="Times New Roman" w:cs="Times New Roman"/>
                <w:color w:val="000000" w:themeColor="text1"/>
                <w:sz w:val="24"/>
                <w:szCs w:val="24"/>
              </w:rPr>
            </w:pPr>
            <w:r w:rsidRPr="001D149E">
              <w:rPr>
                <w:rFonts w:ascii="Times New Roman" w:hAnsi="Times New Roman" w:cs="Times New Roman"/>
                <w:b w:val="0"/>
                <w:color w:val="000000" w:themeColor="text1"/>
                <w:sz w:val="24"/>
                <w:szCs w:val="24"/>
              </w:rPr>
              <w:t>Secuencia de imágenes sobre los parámetros de desarrollo económico y social</w:t>
            </w:r>
          </w:p>
        </w:tc>
      </w:tr>
    </w:tbl>
    <w:p w:rsidR="001A3A86" w:rsidRDefault="001A3A86" w:rsidP="001A3A86">
      <w:pPr>
        <w:pStyle w:val="Ttulo3"/>
        <w:shd w:val="clear" w:color="auto" w:fill="FFFFFF"/>
        <w:spacing w:before="0" w:line="375" w:lineRule="atLeast"/>
        <w:jc w:val="both"/>
        <w:rPr>
          <w:rFonts w:ascii="Times New Roman" w:eastAsiaTheme="minorHAnsi" w:hAnsi="Times New Roman" w:cs="Times New Roman"/>
          <w:bCs w:val="0"/>
          <w:color w:val="000000" w:themeColor="text1"/>
          <w:sz w:val="24"/>
          <w:szCs w:val="24"/>
        </w:rPr>
      </w:pPr>
    </w:p>
    <w:p w:rsidR="00A50936" w:rsidRPr="001D149E" w:rsidRDefault="00A50936" w:rsidP="00A50936">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 xml:space="preserve">Los IDH más elevados se </w:t>
      </w:r>
      <w:r w:rsidR="00407265">
        <w:rPr>
          <w:color w:val="000000" w:themeColor="text1"/>
        </w:rPr>
        <w:t xml:space="preserve">presentan </w:t>
      </w:r>
      <w:r w:rsidRPr="001D149E">
        <w:rPr>
          <w:color w:val="000000" w:themeColor="text1"/>
        </w:rPr>
        <w:t xml:space="preserve">en los países desarrollados (América del Norte, Europa occidental, Australia, Nueva Zelanda y Japón), mientras que los más bajos se dan </w:t>
      </w:r>
      <w:r w:rsidR="00407265">
        <w:rPr>
          <w:color w:val="000000" w:themeColor="text1"/>
        </w:rPr>
        <w:t xml:space="preserve">en </w:t>
      </w:r>
      <w:r w:rsidRPr="001D149E">
        <w:rPr>
          <w:color w:val="000000" w:themeColor="text1"/>
        </w:rPr>
        <w:t>África central y algunas regiones de Asia y América del Sur.</w:t>
      </w:r>
    </w:p>
    <w:p w:rsidR="00A50936" w:rsidRPr="001D149E" w:rsidRDefault="00A50936" w:rsidP="00A50936">
      <w:pPr>
        <w:pStyle w:val="Normal1"/>
        <w:shd w:val="clear" w:color="auto" w:fill="FFFFFF"/>
        <w:spacing w:before="136" w:beforeAutospacing="0" w:after="136" w:afterAutospacing="0" w:line="245" w:lineRule="atLeast"/>
        <w:jc w:val="both"/>
        <w:rPr>
          <w:color w:val="000000" w:themeColor="text1"/>
        </w:rPr>
      </w:pPr>
      <w:r w:rsidRPr="001D149E">
        <w:rPr>
          <w:color w:val="000000" w:themeColor="text1"/>
        </w:rPr>
        <w:t>El gran obstáculo al crecimiento del IDH es la</w:t>
      </w:r>
      <w:r w:rsidRPr="001D149E">
        <w:rPr>
          <w:rStyle w:val="apple-converted-space"/>
          <w:color w:val="000000" w:themeColor="text1"/>
        </w:rPr>
        <w:t> </w:t>
      </w:r>
      <w:r w:rsidRPr="001D149E">
        <w:rPr>
          <w:rStyle w:val="negrita"/>
          <w:b/>
          <w:bCs/>
          <w:color w:val="000000" w:themeColor="text1"/>
        </w:rPr>
        <w:t>pobreza</w:t>
      </w:r>
      <w:r w:rsidRPr="001D149E">
        <w:rPr>
          <w:color w:val="000000" w:themeColor="text1"/>
        </w:rPr>
        <w:t>, que lleva en los países pobres o en vías de desarrollo a no contar con una población bien formada; a la falta de médicos y deficiencias sanitarias e higiénicas que provocan una alta mortalidad infantil y una baja esperanza de vida; a unas vías de comunicación que dificultan el desplazamiento de personas y el transporte de mercancías, como los alimentos, el agua, etc. En definitiva, la pobreza produce la escasez de toda una serie de</w:t>
      </w:r>
      <w:r w:rsidRPr="001D149E">
        <w:rPr>
          <w:rStyle w:val="apple-converted-space"/>
          <w:color w:val="000000" w:themeColor="text1"/>
        </w:rPr>
        <w:t> </w:t>
      </w:r>
      <w:r w:rsidRPr="001D149E">
        <w:rPr>
          <w:rStyle w:val="negrita"/>
          <w:b/>
          <w:bCs/>
          <w:color w:val="000000" w:themeColor="text1"/>
        </w:rPr>
        <w:t>servicios básicos</w:t>
      </w:r>
      <w:r w:rsidRPr="001D149E">
        <w:rPr>
          <w:rStyle w:val="apple-converted-space"/>
          <w:b/>
          <w:bCs/>
          <w:color w:val="000000" w:themeColor="text1"/>
        </w:rPr>
        <w:t> </w:t>
      </w:r>
      <w:r w:rsidRPr="001D149E">
        <w:rPr>
          <w:color w:val="000000" w:themeColor="text1"/>
        </w:rPr>
        <w:t>que contribuirían a la mejora de la vida de sus habitantes.</w:t>
      </w:r>
    </w:p>
    <w:p w:rsidR="00A50936" w:rsidRDefault="00A50936" w:rsidP="00A50936"/>
    <w:tbl>
      <w:tblPr>
        <w:tblStyle w:val="Tablaconcuadrcula"/>
        <w:tblW w:w="0" w:type="auto"/>
        <w:tblLook w:val="04A0" w:firstRow="1" w:lastRow="0" w:firstColumn="1" w:lastColumn="0" w:noHBand="0" w:noVBand="1"/>
      </w:tblPr>
      <w:tblGrid>
        <w:gridCol w:w="2518"/>
        <w:gridCol w:w="6536"/>
      </w:tblGrid>
      <w:tr w:rsidR="00721526" w:rsidRPr="001C1BDC" w:rsidTr="00B66C21">
        <w:tc>
          <w:tcPr>
            <w:tcW w:w="9054" w:type="dxa"/>
            <w:gridSpan w:val="2"/>
            <w:shd w:val="clear" w:color="auto" w:fill="000000" w:themeFill="text1"/>
          </w:tcPr>
          <w:p w:rsidR="00721526" w:rsidRPr="001C1BDC" w:rsidRDefault="00721526"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 Recurso</w:t>
            </w:r>
            <w:r w:rsidRPr="00E23F34">
              <w:rPr>
                <w:rFonts w:ascii="Times New Roman" w:hAnsi="Times New Roman" w:cs="Times New Roman"/>
                <w:b/>
                <w:color w:val="FFFFFF" w:themeColor="background1"/>
                <w:sz w:val="24"/>
                <w:szCs w:val="24"/>
              </w:rPr>
              <w:t xml:space="preserve"> aprovechado</w:t>
            </w:r>
          </w:p>
        </w:tc>
      </w:tr>
      <w:tr w:rsidR="00721526" w:rsidRPr="001C1BDC" w:rsidTr="00B66C21">
        <w:tc>
          <w:tcPr>
            <w:tcW w:w="2518" w:type="dxa"/>
          </w:tcPr>
          <w:p w:rsidR="00721526" w:rsidRPr="001C1BDC" w:rsidRDefault="00721526"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21526" w:rsidRPr="001C1BDC" w:rsidRDefault="00721526"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18</w:t>
            </w:r>
            <w:r w:rsidRPr="001C1BDC">
              <w:rPr>
                <w:rFonts w:ascii="Times New Roman" w:hAnsi="Times New Roman" w:cs="Times New Roman"/>
                <w:color w:val="000000" w:themeColor="text1"/>
                <w:sz w:val="24"/>
                <w:szCs w:val="24"/>
              </w:rPr>
              <w:t>0</w:t>
            </w:r>
          </w:p>
        </w:tc>
      </w:tr>
      <w:tr w:rsidR="00721526" w:rsidRPr="001C1BDC" w:rsidTr="00B66C21">
        <w:trPr>
          <w:trHeight w:val="602"/>
        </w:trPr>
        <w:tc>
          <w:tcPr>
            <w:tcW w:w="2518" w:type="dxa"/>
          </w:tcPr>
          <w:p w:rsidR="00721526" w:rsidRPr="001C1BDC" w:rsidRDefault="00721526"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21526" w:rsidRPr="000564BA" w:rsidRDefault="00721526" w:rsidP="00721526">
            <w:pPr>
              <w:pStyle w:val="u"/>
              <w:shd w:val="clear" w:color="auto" w:fill="FFFFFF"/>
              <w:rPr>
                <w:color w:val="000000" w:themeColor="text1"/>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/7 Ejercitación, proyectos y competencias</w:t>
            </w:r>
          </w:p>
        </w:tc>
      </w:tr>
      <w:tr w:rsidR="00721526" w:rsidRPr="001C1BDC" w:rsidTr="00B66C21">
        <w:tc>
          <w:tcPr>
            <w:tcW w:w="2518" w:type="dxa"/>
          </w:tcPr>
          <w:p w:rsidR="00721526" w:rsidRPr="001C1BDC" w:rsidRDefault="00721526"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721526" w:rsidRPr="001C1BDC" w:rsidRDefault="00721526" w:rsidP="00F33625">
            <w:pPr>
              <w:shd w:val="clear" w:color="auto" w:fill="FFFFFF"/>
              <w:spacing w:after="190"/>
              <w:jc w:val="both"/>
              <w:rPr>
                <w:color w:val="000000" w:themeColor="text1"/>
                <w:sz w:val="24"/>
                <w:szCs w:val="24"/>
              </w:rPr>
            </w:pPr>
          </w:p>
        </w:tc>
      </w:tr>
      <w:tr w:rsidR="00721526" w:rsidRPr="001C1BDC" w:rsidTr="00B66C21">
        <w:tc>
          <w:tcPr>
            <w:tcW w:w="2518" w:type="dxa"/>
          </w:tcPr>
          <w:p w:rsidR="00721526" w:rsidRPr="001C1BDC" w:rsidRDefault="00721526"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21526" w:rsidRPr="00E461CB" w:rsidRDefault="00721526" w:rsidP="00B66C21">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Reconoce las desigualdades de nuestro mundo</w:t>
            </w:r>
          </w:p>
        </w:tc>
      </w:tr>
      <w:tr w:rsidR="00721526" w:rsidRPr="001C1BDC" w:rsidTr="00B66C21">
        <w:tc>
          <w:tcPr>
            <w:tcW w:w="2518" w:type="dxa"/>
          </w:tcPr>
          <w:p w:rsidR="00721526" w:rsidRPr="001C1BDC" w:rsidRDefault="00721526" w:rsidP="00B66C2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6E5E3F">
              <w:rPr>
                <w:rFonts w:ascii="Times New Roman" w:hAnsi="Times New Roman" w:cs="Times New Roman"/>
                <w:b/>
                <w:color w:val="000000" w:themeColor="text1"/>
                <w:sz w:val="24"/>
                <w:szCs w:val="24"/>
              </w:rPr>
              <w:t>Descripción</w:t>
            </w:r>
          </w:p>
        </w:tc>
        <w:tc>
          <w:tcPr>
            <w:tcW w:w="6536" w:type="dxa"/>
          </w:tcPr>
          <w:p w:rsidR="00721526" w:rsidRPr="001C1BDC" w:rsidRDefault="00721526" w:rsidP="00407265">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 xml:space="preserve">Actividad para conocer las desigualdades entre el primer y el </w:t>
            </w:r>
            <w:r w:rsidR="00407265">
              <w:rPr>
                <w:rFonts w:ascii="Times New Roman" w:hAnsi="Times New Roman" w:cs="Times New Roman"/>
                <w:b w:val="0"/>
                <w:color w:val="000000" w:themeColor="text1"/>
                <w:sz w:val="24"/>
                <w:szCs w:val="24"/>
              </w:rPr>
              <w:t>t</w:t>
            </w:r>
            <w:r>
              <w:rPr>
                <w:rFonts w:ascii="Times New Roman" w:hAnsi="Times New Roman" w:cs="Times New Roman"/>
                <w:b w:val="0"/>
                <w:color w:val="000000" w:themeColor="text1"/>
                <w:sz w:val="24"/>
                <w:szCs w:val="24"/>
              </w:rPr>
              <w:t xml:space="preserve">ercer </w:t>
            </w:r>
            <w:r w:rsidR="00407265">
              <w:rPr>
                <w:rFonts w:ascii="Times New Roman" w:hAnsi="Times New Roman" w:cs="Times New Roman"/>
                <w:b w:val="0"/>
                <w:color w:val="000000" w:themeColor="text1"/>
                <w:sz w:val="24"/>
                <w:szCs w:val="24"/>
              </w:rPr>
              <w:t>m</w:t>
            </w:r>
            <w:r>
              <w:rPr>
                <w:rFonts w:ascii="Times New Roman" w:hAnsi="Times New Roman" w:cs="Times New Roman"/>
                <w:b w:val="0"/>
                <w:color w:val="000000" w:themeColor="text1"/>
                <w:sz w:val="24"/>
                <w:szCs w:val="24"/>
              </w:rPr>
              <w:t xml:space="preserve">undo </w:t>
            </w:r>
          </w:p>
        </w:tc>
      </w:tr>
    </w:tbl>
    <w:p w:rsidR="00721526" w:rsidRDefault="00721526" w:rsidP="00A50936"/>
    <w:p w:rsidR="00721526" w:rsidRPr="00A50936" w:rsidRDefault="00721526" w:rsidP="00A50936"/>
    <w:p w:rsidR="001A3A86" w:rsidRDefault="001A3A86" w:rsidP="001A3A86">
      <w:pPr>
        <w:pStyle w:val="Ttulo3"/>
        <w:shd w:val="clear" w:color="auto" w:fill="FFFFFF"/>
        <w:spacing w:before="0" w:line="375" w:lineRule="atLeast"/>
        <w:jc w:val="both"/>
        <w:rPr>
          <w:rFonts w:ascii="Times New Roman" w:hAnsi="Times New Roman" w:cs="Times New Roman"/>
          <w:bCs w:val="0"/>
          <w:color w:val="000000" w:themeColor="text1"/>
          <w:sz w:val="24"/>
          <w:szCs w:val="24"/>
        </w:rPr>
      </w:pPr>
      <w:r w:rsidRPr="008574D6">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2</w:t>
      </w:r>
      <w:r w:rsidRPr="008574D6">
        <w:rPr>
          <w:rFonts w:ascii="Times New Roman" w:hAnsi="Times New Roman" w:cs="Times New Roman"/>
          <w:color w:val="000000" w:themeColor="text1"/>
          <w:sz w:val="24"/>
          <w:szCs w:val="24"/>
          <w:highlight w:val="yellow"/>
        </w:rPr>
        <w:t>]</w:t>
      </w:r>
      <w:r w:rsidRPr="000E312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1D149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1D149E">
        <w:rPr>
          <w:rFonts w:ascii="Times New Roman" w:hAnsi="Times New Roman" w:cs="Times New Roman"/>
          <w:color w:val="000000" w:themeColor="text1"/>
          <w:sz w:val="24"/>
          <w:szCs w:val="24"/>
        </w:rPr>
        <w:t xml:space="preserve"> </w:t>
      </w:r>
      <w:r>
        <w:rPr>
          <w:rFonts w:ascii="Times New Roman" w:hAnsi="Times New Roman" w:cs="Times New Roman"/>
          <w:bCs w:val="0"/>
          <w:color w:val="000000" w:themeColor="text1"/>
          <w:sz w:val="24"/>
          <w:szCs w:val="24"/>
        </w:rPr>
        <w:t>Consolidación</w:t>
      </w:r>
    </w:p>
    <w:p w:rsidR="00A50936" w:rsidRDefault="00A50936" w:rsidP="00A50936">
      <w:pPr>
        <w:pStyle w:val="Normal1"/>
        <w:shd w:val="clear" w:color="auto" w:fill="FFFFFF"/>
        <w:spacing w:before="0" w:beforeAutospacing="0" w:line="245" w:lineRule="atLeast"/>
        <w:jc w:val="both"/>
        <w:rPr>
          <w:rFonts w:asciiTheme="minorHAnsi" w:eastAsiaTheme="minorHAnsi" w:hAnsiTheme="minorHAnsi" w:cstheme="minorBidi"/>
          <w:sz w:val="22"/>
          <w:szCs w:val="22"/>
          <w:lang w:eastAsia="en-US"/>
        </w:rPr>
      </w:pPr>
    </w:p>
    <w:p w:rsidR="00A50936" w:rsidRPr="001D149E" w:rsidRDefault="00A50936" w:rsidP="00A50936">
      <w:pPr>
        <w:pStyle w:val="Normal1"/>
        <w:shd w:val="clear" w:color="auto" w:fill="FFFFFF"/>
        <w:spacing w:before="0" w:beforeAutospacing="0" w:line="245" w:lineRule="atLeast"/>
        <w:jc w:val="both"/>
        <w:rPr>
          <w:color w:val="000000" w:themeColor="text1"/>
          <w:shd w:val="clear" w:color="auto" w:fill="FFFFFF"/>
        </w:rPr>
      </w:pPr>
      <w:r w:rsidRPr="001D149E">
        <w:rPr>
          <w:color w:val="000000" w:themeColor="text1"/>
          <w:shd w:val="clear" w:color="auto" w:fill="FFFFFF"/>
        </w:rPr>
        <w:t>Actividades para consolidar lo que has aprendido en esta sección.</w:t>
      </w:r>
    </w:p>
    <w:p w:rsidR="009066BB" w:rsidRPr="001D149E" w:rsidRDefault="009066BB" w:rsidP="001A3A86">
      <w:pPr>
        <w:pStyle w:val="Normal1"/>
        <w:shd w:val="clear" w:color="auto" w:fill="FFFFFF"/>
        <w:spacing w:before="0" w:beforeAutospacing="0" w:line="245" w:lineRule="atLeast"/>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9066BB" w:rsidRPr="001C1BDC" w:rsidTr="00B66C21">
        <w:tc>
          <w:tcPr>
            <w:tcW w:w="9054" w:type="dxa"/>
            <w:gridSpan w:val="2"/>
            <w:shd w:val="clear" w:color="auto" w:fill="000000" w:themeFill="text1"/>
          </w:tcPr>
          <w:p w:rsidR="009066BB" w:rsidRPr="001C1BDC" w:rsidRDefault="00721526"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009066BB">
              <w:rPr>
                <w:rFonts w:ascii="Times New Roman" w:hAnsi="Times New Roman" w:cs="Times New Roman"/>
                <w:b/>
                <w:color w:val="FFFFFF" w:themeColor="background1"/>
                <w:sz w:val="24"/>
                <w:szCs w:val="24"/>
              </w:rPr>
              <w:t>. Recurso</w:t>
            </w:r>
            <w:r w:rsidR="009066BB" w:rsidRPr="00E23F34">
              <w:rPr>
                <w:rFonts w:ascii="Times New Roman" w:hAnsi="Times New Roman" w:cs="Times New Roman"/>
                <w:b/>
                <w:color w:val="FFFFFF" w:themeColor="background1"/>
                <w:sz w:val="24"/>
                <w:szCs w:val="24"/>
              </w:rPr>
              <w:t xml:space="preserve"> aprovechado</w:t>
            </w:r>
          </w:p>
        </w:tc>
      </w:tr>
      <w:tr w:rsidR="009066BB" w:rsidRPr="001C1BDC" w:rsidTr="00B66C21">
        <w:tc>
          <w:tcPr>
            <w:tcW w:w="2518" w:type="dxa"/>
          </w:tcPr>
          <w:p w:rsidR="009066BB" w:rsidRPr="001C1BDC" w:rsidRDefault="009066BB"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066BB" w:rsidRPr="001C1BDC" w:rsidRDefault="009066BB" w:rsidP="00085F0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085F0A">
              <w:rPr>
                <w:rFonts w:ascii="Times New Roman" w:hAnsi="Times New Roman" w:cs="Times New Roman"/>
                <w:color w:val="000000" w:themeColor="text1"/>
                <w:sz w:val="24"/>
                <w:szCs w:val="24"/>
              </w:rPr>
              <w:t>190</w:t>
            </w:r>
          </w:p>
        </w:tc>
      </w:tr>
      <w:tr w:rsidR="009066BB" w:rsidRPr="001C1BDC" w:rsidTr="00B66C21">
        <w:trPr>
          <w:trHeight w:val="602"/>
        </w:trPr>
        <w:tc>
          <w:tcPr>
            <w:tcW w:w="2518" w:type="dxa"/>
          </w:tcPr>
          <w:p w:rsidR="009066BB" w:rsidRPr="001C1BDC" w:rsidRDefault="009066BB"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F1A99" w:rsidRPr="00AF1A99" w:rsidRDefault="009066BB" w:rsidP="00AF1A99">
            <w:pPr>
              <w:pStyle w:val="u"/>
              <w:shd w:val="clear" w:color="auto" w:fill="FFFFFF"/>
              <w:rPr>
                <w:bCs/>
                <w:color w:val="000000" w:themeColor="text1"/>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/El desigual reparto de los recursos/6.</w:t>
            </w:r>
            <w:r w:rsidR="00A50936">
              <w:rPr>
                <w:bCs/>
                <w:color w:val="000000" w:themeColor="text1"/>
              </w:rPr>
              <w:t>3</w:t>
            </w:r>
            <w:r>
              <w:rPr>
                <w:bCs/>
                <w:color w:val="000000" w:themeColor="text1"/>
              </w:rPr>
              <w:t xml:space="preserve"> </w:t>
            </w:r>
            <w:r w:rsidR="00AF1A99">
              <w:rPr>
                <w:bCs/>
                <w:color w:val="000000" w:themeColor="text1"/>
              </w:rPr>
              <w:t>Consolidación</w:t>
            </w:r>
          </w:p>
        </w:tc>
      </w:tr>
      <w:tr w:rsidR="009066BB" w:rsidRPr="001C1BDC" w:rsidTr="00B66C21">
        <w:tc>
          <w:tcPr>
            <w:tcW w:w="2518" w:type="dxa"/>
          </w:tcPr>
          <w:p w:rsidR="009066BB" w:rsidRPr="001C1BDC" w:rsidRDefault="009066BB"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4855E2" w:rsidRDefault="004855E2" w:rsidP="00B66C21">
            <w:pPr>
              <w:shd w:val="clear" w:color="auto" w:fill="FFFFFF"/>
              <w:spacing w:after="19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Cambiar texto en el enunciado</w:t>
            </w:r>
          </w:p>
          <w:p w:rsidR="006B31E2" w:rsidRPr="000E312B" w:rsidRDefault="006B31E2" w:rsidP="006B31E2">
            <w:pPr>
              <w:rPr>
                <w:rFonts w:ascii="Times New Roman" w:hAnsi="Times New Roman" w:cs="Times New Roman"/>
                <w:color w:val="000000" w:themeColor="text1"/>
                <w:sz w:val="24"/>
                <w:szCs w:val="24"/>
              </w:rPr>
            </w:pPr>
            <w:r w:rsidRPr="000E312B">
              <w:t xml:space="preserve">Dice: </w:t>
            </w:r>
            <w:r w:rsidRPr="000E312B">
              <w:rPr>
                <w:color w:val="FF0000"/>
              </w:rPr>
              <w:t xml:space="preserve">¨Si es necesario, entrega las respuestas en mano” </w:t>
            </w:r>
            <w:r w:rsidRPr="000E312B">
              <w:t xml:space="preserve">debe decir: </w:t>
            </w:r>
            <w:r w:rsidRPr="000E312B">
              <w:rPr>
                <w:color w:val="FF0000"/>
              </w:rPr>
              <w:t>¨Si es necesario, entrega las respuestas por escrito”</w:t>
            </w:r>
          </w:p>
          <w:p w:rsidR="004855E2" w:rsidRDefault="004855E2" w:rsidP="00B66C21">
            <w:pPr>
              <w:shd w:val="clear" w:color="auto" w:fill="FFFFFF"/>
              <w:spacing w:after="190"/>
              <w:jc w:val="both"/>
              <w:rPr>
                <w:rFonts w:ascii="Times New Roman" w:hAnsi="Times New Roman" w:cs="Times New Roman"/>
                <w:b/>
                <w:color w:val="000000" w:themeColor="text1"/>
                <w:sz w:val="24"/>
                <w:szCs w:val="24"/>
              </w:rPr>
            </w:pPr>
          </w:p>
          <w:p w:rsidR="009066BB" w:rsidRDefault="004855E2" w:rsidP="00B66C21">
            <w:pPr>
              <w:shd w:val="clear" w:color="auto" w:fill="FFFFFF"/>
              <w:spacing w:after="19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Agregar preguntas </w:t>
            </w:r>
          </w:p>
          <w:p w:rsidR="004855E2" w:rsidRPr="004855E2" w:rsidRDefault="004855E2" w:rsidP="00B66C21">
            <w:pPr>
              <w:shd w:val="clear" w:color="auto" w:fill="FFFFFF"/>
              <w:spacing w:after="190"/>
              <w:jc w:val="both"/>
              <w:rPr>
                <w:rFonts w:ascii="Times New Roman" w:hAnsi="Times New Roman" w:cs="Times New Roman"/>
                <w:color w:val="000000" w:themeColor="text1"/>
                <w:sz w:val="24"/>
                <w:szCs w:val="24"/>
              </w:rPr>
            </w:pPr>
            <w:r w:rsidRPr="004855E2">
              <w:rPr>
                <w:rFonts w:ascii="Times New Roman" w:hAnsi="Times New Roman" w:cs="Times New Roman"/>
                <w:color w:val="000000" w:themeColor="text1"/>
                <w:sz w:val="24"/>
                <w:szCs w:val="24"/>
              </w:rPr>
              <w:t xml:space="preserve">Investiga y explica cuáles fueron las recomendaciones de la cumbre sobre cambio climático que se llevó a cabo en París en 2015. </w:t>
            </w:r>
          </w:p>
          <w:p w:rsidR="004855E2" w:rsidRDefault="004855E2" w:rsidP="00B66C21">
            <w:pPr>
              <w:shd w:val="clear" w:color="auto" w:fill="FFFFFF"/>
              <w:spacing w:after="19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Entre el agua y el petróleo, ¿cuál de los dos recursos consideras más importante para elevar el Índice de Desarrollo Humano?</w:t>
            </w:r>
          </w:p>
          <w:p w:rsidR="009066BB" w:rsidRPr="001D149E" w:rsidRDefault="009066BB" w:rsidP="00B66C21">
            <w:pPr>
              <w:jc w:val="both"/>
              <w:rPr>
                <w:rFonts w:ascii="Times New Roman" w:hAnsi="Times New Roman" w:cs="Times New Roman"/>
                <w:b/>
                <w:color w:val="000000" w:themeColor="text1"/>
                <w:sz w:val="24"/>
                <w:szCs w:val="24"/>
              </w:rPr>
            </w:pPr>
          </w:p>
          <w:p w:rsidR="009066BB" w:rsidRDefault="004855E2" w:rsidP="009066BB">
            <w:pPr>
              <w:pStyle w:val="cabecera1"/>
              <w:shd w:val="clear" w:color="auto" w:fill="FFFFFF"/>
              <w:spacing w:before="0" w:beforeAutospacing="0"/>
              <w:jc w:val="both"/>
              <w:rPr>
                <w:color w:val="000000" w:themeColor="text1"/>
              </w:rPr>
            </w:pPr>
            <w:r>
              <w:rPr>
                <w:color w:val="000000" w:themeColor="text1"/>
              </w:rPr>
              <w:t xml:space="preserve">¿Cuáles son los </w:t>
            </w:r>
            <w:r w:rsidRPr="001D149E">
              <w:rPr>
                <w:color w:val="000000" w:themeColor="text1"/>
              </w:rPr>
              <w:t xml:space="preserve">principales problemas </w:t>
            </w:r>
            <w:r w:rsidR="00AA0CCF">
              <w:rPr>
                <w:color w:val="000000" w:themeColor="text1"/>
              </w:rPr>
              <w:t xml:space="preserve">de recursos </w:t>
            </w:r>
            <w:r w:rsidRPr="001D149E">
              <w:rPr>
                <w:color w:val="000000" w:themeColor="text1"/>
              </w:rPr>
              <w:t>a los que debe enfrentarse el planeta</w:t>
            </w:r>
            <w:r>
              <w:rPr>
                <w:color w:val="000000" w:themeColor="text1"/>
              </w:rPr>
              <w:t>?</w:t>
            </w:r>
          </w:p>
          <w:p w:rsidR="004855E2" w:rsidRDefault="004855E2" w:rsidP="009066BB">
            <w:pPr>
              <w:pStyle w:val="cabecera1"/>
              <w:shd w:val="clear" w:color="auto" w:fill="FFFFFF"/>
              <w:spacing w:before="0" w:beforeAutospacing="0"/>
              <w:jc w:val="both"/>
              <w:rPr>
                <w:color w:val="000000" w:themeColor="text1"/>
              </w:rPr>
            </w:pPr>
            <w:r>
              <w:rPr>
                <w:color w:val="000000" w:themeColor="text1"/>
              </w:rPr>
              <w:t xml:space="preserve">Bolivia es un país que ha mejorado su </w:t>
            </w:r>
            <w:r w:rsidR="00407265">
              <w:rPr>
                <w:color w:val="000000" w:themeColor="text1"/>
              </w:rPr>
              <w:t xml:space="preserve"> </w:t>
            </w:r>
            <w:r w:rsidR="00E655D5" w:rsidRPr="00407265">
              <w:rPr>
                <w:color w:val="000000" w:themeColor="text1"/>
              </w:rPr>
              <w:t>Índice</w:t>
            </w:r>
            <w:r>
              <w:rPr>
                <w:color w:val="000000" w:themeColor="text1"/>
              </w:rPr>
              <w:t xml:space="preserve"> de Desarrollo Humano. Escribe un texto que justifique esta afirmación. Para ello puedes buscar información en el sitio web de la </w:t>
            </w:r>
            <w:r>
              <w:rPr>
                <w:color w:val="000000" w:themeColor="text1"/>
              </w:rPr>
              <w:lastRenderedPageBreak/>
              <w:t xml:space="preserve">Organización de las Naciones Unidas y en la Cepal. </w:t>
            </w:r>
          </w:p>
          <w:p w:rsidR="004855E2" w:rsidRPr="001C1BDC" w:rsidRDefault="004855E2" w:rsidP="009066BB">
            <w:pPr>
              <w:pStyle w:val="cabecera1"/>
              <w:shd w:val="clear" w:color="auto" w:fill="FFFFFF"/>
              <w:spacing w:before="0" w:beforeAutospacing="0"/>
              <w:jc w:val="both"/>
              <w:rPr>
                <w:color w:val="000000" w:themeColor="text1"/>
              </w:rPr>
            </w:pPr>
          </w:p>
        </w:tc>
      </w:tr>
      <w:tr w:rsidR="009066BB" w:rsidRPr="001C1BDC" w:rsidTr="00B66C21">
        <w:tc>
          <w:tcPr>
            <w:tcW w:w="2518" w:type="dxa"/>
          </w:tcPr>
          <w:p w:rsidR="009066BB" w:rsidRPr="001C1BDC" w:rsidRDefault="009066BB"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9066BB" w:rsidRPr="00E461CB" w:rsidRDefault="009066BB" w:rsidP="00B66C21">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Refuerza tu aprendizaje: El desigual reparto de los recursos</w:t>
            </w:r>
          </w:p>
        </w:tc>
      </w:tr>
      <w:tr w:rsidR="009066BB" w:rsidRPr="001C1BDC" w:rsidTr="00B66C21">
        <w:tc>
          <w:tcPr>
            <w:tcW w:w="2518" w:type="dxa"/>
          </w:tcPr>
          <w:p w:rsidR="009066BB" w:rsidRPr="001C1BDC" w:rsidRDefault="009066BB" w:rsidP="00B66C2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6E5E3F">
              <w:rPr>
                <w:rFonts w:ascii="Times New Roman" w:hAnsi="Times New Roman" w:cs="Times New Roman"/>
                <w:b/>
                <w:color w:val="000000" w:themeColor="text1"/>
                <w:sz w:val="24"/>
                <w:szCs w:val="24"/>
              </w:rPr>
              <w:t>Des</w:t>
            </w:r>
          </w:p>
        </w:tc>
        <w:tc>
          <w:tcPr>
            <w:tcW w:w="6536" w:type="dxa"/>
          </w:tcPr>
          <w:p w:rsidR="009066BB" w:rsidRPr="001C1BDC" w:rsidRDefault="009066BB" w:rsidP="00B66C21">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 xml:space="preserve">Actividades sobre El desigual reparto de los recursos </w:t>
            </w:r>
          </w:p>
        </w:tc>
      </w:tr>
    </w:tbl>
    <w:p w:rsidR="001A3A86" w:rsidRPr="001D149E" w:rsidRDefault="001A3A86" w:rsidP="001A3A86">
      <w:pPr>
        <w:pStyle w:val="Normal1"/>
        <w:shd w:val="clear" w:color="auto" w:fill="FFFFFF"/>
        <w:spacing w:before="0" w:beforeAutospacing="0" w:line="245" w:lineRule="atLeast"/>
        <w:jc w:val="both"/>
        <w:rPr>
          <w:b/>
          <w:color w:val="000000" w:themeColor="text1"/>
        </w:rPr>
      </w:pPr>
    </w:p>
    <w:p w:rsidR="006B31E2" w:rsidRDefault="006B31E2" w:rsidP="001A3A86">
      <w:pPr>
        <w:pStyle w:val="Ttulo4"/>
        <w:shd w:val="clear" w:color="auto" w:fill="FFFFFF"/>
        <w:spacing w:before="109" w:beforeAutospacing="0" w:after="109" w:afterAutospacing="0"/>
        <w:jc w:val="both"/>
        <w:rPr>
          <w:bCs w:val="0"/>
          <w:color w:val="000000" w:themeColor="text1"/>
        </w:rPr>
      </w:pPr>
    </w:p>
    <w:p w:rsidR="00721526" w:rsidRDefault="00721526" w:rsidP="001A3A86">
      <w:pPr>
        <w:pStyle w:val="Ttulo4"/>
        <w:shd w:val="clear" w:color="auto" w:fill="FFFFFF"/>
        <w:spacing w:before="109" w:beforeAutospacing="0" w:after="109" w:afterAutospacing="0"/>
        <w:jc w:val="both"/>
        <w:rPr>
          <w:bCs w:val="0"/>
          <w:color w:val="000000" w:themeColor="text1"/>
        </w:rPr>
      </w:pPr>
      <w:r w:rsidRPr="008574D6">
        <w:rPr>
          <w:color w:val="000000" w:themeColor="text1"/>
          <w:highlight w:val="yellow"/>
        </w:rPr>
        <w:t xml:space="preserve">[SECCIÓN </w:t>
      </w:r>
      <w:r>
        <w:rPr>
          <w:color w:val="000000" w:themeColor="text1"/>
          <w:highlight w:val="yellow"/>
        </w:rPr>
        <w:t>1</w:t>
      </w:r>
      <w:r w:rsidRPr="008574D6">
        <w:rPr>
          <w:color w:val="000000" w:themeColor="text1"/>
          <w:highlight w:val="yellow"/>
        </w:rPr>
        <w:t>]</w:t>
      </w:r>
      <w:r w:rsidRPr="000E312B">
        <w:rPr>
          <w:color w:val="000000" w:themeColor="text1"/>
        </w:rPr>
        <w:t xml:space="preserve"> </w:t>
      </w:r>
      <w:r>
        <w:rPr>
          <w:bCs w:val="0"/>
          <w:color w:val="000000" w:themeColor="text1"/>
        </w:rPr>
        <w:t>5 Competencias</w:t>
      </w:r>
    </w:p>
    <w:p w:rsidR="00721526" w:rsidRPr="00721526" w:rsidRDefault="00721526" w:rsidP="00F33625">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721526">
        <w:rPr>
          <w:rFonts w:ascii="Times New Roman" w:eastAsia="Times New Roman" w:hAnsi="Times New Roman" w:cs="Times New Roman"/>
          <w:sz w:val="24"/>
          <w:szCs w:val="24"/>
        </w:rPr>
        <w:t>Pon a prueba tus capacidades y aplica lo aprendido con estos recursos.</w:t>
      </w:r>
    </w:p>
    <w:p w:rsidR="00721526" w:rsidRDefault="00721526" w:rsidP="001A3A86">
      <w:pPr>
        <w:pStyle w:val="Ttulo4"/>
        <w:shd w:val="clear" w:color="auto" w:fill="FFFFFF"/>
        <w:spacing w:before="109" w:beforeAutospacing="0" w:after="109" w:afterAutospacing="0"/>
        <w:jc w:val="both"/>
        <w:rPr>
          <w:bCs w:val="0"/>
          <w:color w:val="000000" w:themeColor="text1"/>
        </w:rPr>
      </w:pPr>
    </w:p>
    <w:tbl>
      <w:tblPr>
        <w:tblStyle w:val="Tablaconcuadrcula"/>
        <w:tblW w:w="0" w:type="auto"/>
        <w:tblLook w:val="04A0" w:firstRow="1" w:lastRow="0" w:firstColumn="1" w:lastColumn="0" w:noHBand="0" w:noVBand="1"/>
      </w:tblPr>
      <w:tblGrid>
        <w:gridCol w:w="1910"/>
        <w:gridCol w:w="7144"/>
      </w:tblGrid>
      <w:tr w:rsidR="002657E7" w:rsidRPr="001C1BDC" w:rsidTr="00B66C21">
        <w:tc>
          <w:tcPr>
            <w:tcW w:w="9054" w:type="dxa"/>
            <w:gridSpan w:val="2"/>
            <w:shd w:val="clear" w:color="auto" w:fill="000000" w:themeFill="text1"/>
          </w:tcPr>
          <w:p w:rsidR="002657E7" w:rsidRPr="001C1BDC" w:rsidRDefault="002657E7"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 Recurso</w:t>
            </w:r>
            <w:r w:rsidRPr="00E23F34">
              <w:rPr>
                <w:rFonts w:ascii="Times New Roman" w:hAnsi="Times New Roman" w:cs="Times New Roman"/>
                <w:b/>
                <w:color w:val="FFFFFF" w:themeColor="background1"/>
                <w:sz w:val="24"/>
                <w:szCs w:val="24"/>
              </w:rPr>
              <w:t xml:space="preserve"> aprovechado</w:t>
            </w:r>
          </w:p>
        </w:tc>
      </w:tr>
      <w:tr w:rsidR="002657E7" w:rsidRPr="001C1BDC" w:rsidTr="00B66C21">
        <w:tc>
          <w:tcPr>
            <w:tcW w:w="2518" w:type="dxa"/>
          </w:tcPr>
          <w:p w:rsidR="002657E7" w:rsidRPr="001C1BDC" w:rsidRDefault="002657E7"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657E7" w:rsidRPr="001C1BDC" w:rsidRDefault="002657E7" w:rsidP="00220BA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220BA5">
              <w:rPr>
                <w:rFonts w:ascii="Times New Roman" w:hAnsi="Times New Roman" w:cs="Times New Roman"/>
                <w:color w:val="000000" w:themeColor="text1"/>
                <w:sz w:val="24"/>
                <w:szCs w:val="24"/>
              </w:rPr>
              <w:t>20</w:t>
            </w:r>
            <w:r w:rsidRPr="001C1BDC">
              <w:rPr>
                <w:rFonts w:ascii="Times New Roman" w:hAnsi="Times New Roman" w:cs="Times New Roman"/>
                <w:color w:val="000000" w:themeColor="text1"/>
                <w:sz w:val="24"/>
                <w:szCs w:val="24"/>
              </w:rPr>
              <w:t>0</w:t>
            </w:r>
          </w:p>
        </w:tc>
      </w:tr>
      <w:tr w:rsidR="002657E7" w:rsidRPr="001C1BDC" w:rsidTr="00B66C21">
        <w:trPr>
          <w:trHeight w:val="602"/>
        </w:trPr>
        <w:tc>
          <w:tcPr>
            <w:tcW w:w="2518" w:type="dxa"/>
          </w:tcPr>
          <w:p w:rsidR="002657E7" w:rsidRPr="001C1BDC" w:rsidRDefault="002657E7"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657E7" w:rsidRPr="000564BA" w:rsidRDefault="002657E7" w:rsidP="00345529">
            <w:pPr>
              <w:pStyle w:val="u"/>
              <w:shd w:val="clear" w:color="auto" w:fill="FFFFFF"/>
              <w:rPr>
                <w:color w:val="000000" w:themeColor="text1"/>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/El desigual reparto de los recursos/</w:t>
            </w:r>
            <w:r w:rsidR="00345529">
              <w:rPr>
                <w:bCs/>
                <w:color w:val="000000" w:themeColor="text1"/>
              </w:rPr>
              <w:t>7 Ejercitación, proyectos y competencias</w:t>
            </w:r>
          </w:p>
        </w:tc>
      </w:tr>
      <w:tr w:rsidR="002657E7" w:rsidRPr="001C1BDC" w:rsidTr="00B66C21">
        <w:tc>
          <w:tcPr>
            <w:tcW w:w="2518" w:type="dxa"/>
          </w:tcPr>
          <w:p w:rsidR="002657E7" w:rsidRPr="001C1BDC" w:rsidRDefault="002657E7"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345529" w:rsidRDefault="00345529" w:rsidP="002657E7">
            <w:pPr>
              <w:pStyle w:val="cabecera1"/>
              <w:shd w:val="clear" w:color="auto" w:fill="FFFFFF"/>
              <w:spacing w:before="0" w:beforeAutospacing="0"/>
              <w:jc w:val="both"/>
              <w:rPr>
                <w:color w:val="000000" w:themeColor="text1"/>
              </w:rPr>
            </w:pPr>
            <w:r>
              <w:rPr>
                <w:color w:val="000000" w:themeColor="text1"/>
              </w:rPr>
              <w:t xml:space="preserve">Cambiar sitio web INE por </w:t>
            </w:r>
          </w:p>
          <w:p w:rsidR="00345529" w:rsidRDefault="00345529" w:rsidP="002657E7">
            <w:pPr>
              <w:pStyle w:val="cabecera1"/>
              <w:shd w:val="clear" w:color="auto" w:fill="FFFFFF"/>
              <w:spacing w:before="0" w:beforeAutospacing="0"/>
              <w:jc w:val="both"/>
              <w:rPr>
                <w:color w:val="000000" w:themeColor="text1"/>
              </w:rPr>
            </w:pPr>
            <w:r>
              <w:rPr>
                <w:color w:val="000000" w:themeColor="text1"/>
              </w:rPr>
              <w:t>Dane: dane.gov.co</w:t>
            </w:r>
          </w:p>
          <w:p w:rsidR="00345529" w:rsidRPr="001C1BDC" w:rsidRDefault="00345529" w:rsidP="002657E7">
            <w:pPr>
              <w:pStyle w:val="cabecera1"/>
              <w:shd w:val="clear" w:color="auto" w:fill="FFFFFF"/>
              <w:spacing w:before="0" w:beforeAutospacing="0"/>
              <w:jc w:val="both"/>
              <w:rPr>
                <w:color w:val="000000" w:themeColor="text1"/>
              </w:rPr>
            </w:pPr>
            <w:r>
              <w:rPr>
                <w:noProof/>
              </w:rPr>
              <w:drawing>
                <wp:inline distT="0" distB="0" distL="0" distR="0" wp14:anchorId="55748CD0" wp14:editId="734AFE05">
                  <wp:extent cx="4399472" cy="2473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3364" cy="2475708"/>
                          </a:xfrm>
                          <a:prstGeom prst="rect">
                            <a:avLst/>
                          </a:prstGeom>
                        </pic:spPr>
                      </pic:pic>
                    </a:graphicData>
                  </a:graphic>
                </wp:inline>
              </w:drawing>
            </w:r>
          </w:p>
        </w:tc>
      </w:tr>
      <w:tr w:rsidR="002657E7" w:rsidRPr="001C1BDC" w:rsidTr="00B66C21">
        <w:tc>
          <w:tcPr>
            <w:tcW w:w="2518" w:type="dxa"/>
          </w:tcPr>
          <w:p w:rsidR="002657E7" w:rsidRPr="001C1BDC" w:rsidRDefault="002657E7"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657E7" w:rsidRPr="00E461CB" w:rsidRDefault="00345529" w:rsidP="00345529">
            <w:pPr>
              <w:pStyle w:val="Ttulo1"/>
              <w:shd w:val="clear" w:color="auto" w:fill="FFFFFF"/>
              <w:jc w:val="both"/>
              <w:outlineLvl w:val="0"/>
              <w:rPr>
                <w:rFonts w:ascii="Times New Roman" w:hAnsi="Times New Roman" w:cs="Times New Roman"/>
                <w:color w:val="000000" w:themeColor="text1"/>
                <w:sz w:val="24"/>
                <w:szCs w:val="24"/>
              </w:rPr>
            </w:pPr>
            <w:r>
              <w:rPr>
                <w:rFonts w:ascii="Times New Roman" w:hAnsi="Times New Roman" w:cs="Times New Roman"/>
                <w:b w:val="0"/>
                <w:color w:val="000000" w:themeColor="text1"/>
                <w:sz w:val="24"/>
                <w:szCs w:val="24"/>
              </w:rPr>
              <w:t>Competencias: elaboración de proyecciones demográficas</w:t>
            </w:r>
          </w:p>
        </w:tc>
      </w:tr>
      <w:tr w:rsidR="002657E7" w:rsidRPr="001C1BDC" w:rsidTr="00B66C21">
        <w:tc>
          <w:tcPr>
            <w:tcW w:w="2518" w:type="dxa"/>
          </w:tcPr>
          <w:p w:rsidR="002657E7" w:rsidRPr="001C1BDC" w:rsidRDefault="00345529" w:rsidP="00B66C2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2657E7" w:rsidRPr="001C1BDC" w:rsidRDefault="00345529" w:rsidP="00345529">
            <w:pPr>
              <w:pStyle w:val="Normal1"/>
              <w:shd w:val="clear" w:color="auto" w:fill="FFFFFF"/>
              <w:spacing w:before="0" w:beforeAutospacing="0" w:line="245" w:lineRule="atLeast"/>
              <w:jc w:val="both"/>
              <w:rPr>
                <w:color w:val="000000" w:themeColor="text1"/>
              </w:rPr>
            </w:pPr>
            <w:r>
              <w:rPr>
                <w:noProof/>
                <w:color w:val="000000" w:themeColor="text1"/>
              </w:rPr>
              <w:t>Actividad que propone realizar la proyección demográfica de distintos territorios y presentar los resultados en forma de gráfico lineal</w:t>
            </w:r>
          </w:p>
        </w:tc>
      </w:tr>
    </w:tbl>
    <w:p w:rsidR="002657E7" w:rsidRDefault="002657E7" w:rsidP="001A3A86">
      <w:pPr>
        <w:pStyle w:val="Ttulo4"/>
        <w:shd w:val="clear" w:color="auto" w:fill="FFFFFF"/>
        <w:spacing w:before="109" w:beforeAutospacing="0" w:after="109" w:afterAutospacing="0"/>
        <w:jc w:val="both"/>
        <w:rPr>
          <w:bCs w:val="0"/>
          <w:color w:val="000000" w:themeColor="text1"/>
        </w:rPr>
      </w:pPr>
    </w:p>
    <w:p w:rsidR="002657E7" w:rsidRDefault="002657E7" w:rsidP="001A3A86">
      <w:pPr>
        <w:pStyle w:val="Ttulo4"/>
        <w:shd w:val="clear" w:color="auto" w:fill="FFFFFF"/>
        <w:spacing w:before="109" w:beforeAutospacing="0" w:after="109" w:afterAutospacing="0"/>
        <w:jc w:val="both"/>
        <w:rPr>
          <w:bCs w:val="0"/>
          <w:color w:val="000000" w:themeColor="text1"/>
        </w:rPr>
      </w:pPr>
    </w:p>
    <w:p w:rsidR="00F200FA" w:rsidRPr="001D149E" w:rsidRDefault="00F200FA" w:rsidP="00F200FA">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200FA" w:rsidRPr="001C1BDC" w:rsidTr="00B66C21">
        <w:tc>
          <w:tcPr>
            <w:tcW w:w="9054" w:type="dxa"/>
            <w:gridSpan w:val="2"/>
            <w:shd w:val="clear" w:color="auto" w:fill="000000" w:themeFill="text1"/>
          </w:tcPr>
          <w:p w:rsidR="00F200FA" w:rsidRPr="001C1BDC" w:rsidRDefault="00F200FA" w:rsidP="00B66C2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 Recurso</w:t>
            </w:r>
            <w:r w:rsidRPr="00E23F34">
              <w:rPr>
                <w:rFonts w:ascii="Times New Roman" w:hAnsi="Times New Roman" w:cs="Times New Roman"/>
                <w:b/>
                <w:color w:val="FFFFFF" w:themeColor="background1"/>
                <w:sz w:val="24"/>
                <w:szCs w:val="24"/>
              </w:rPr>
              <w:t xml:space="preserve"> aprovechado</w:t>
            </w:r>
          </w:p>
        </w:tc>
      </w:tr>
      <w:tr w:rsidR="00F200FA" w:rsidRPr="001C1BDC" w:rsidTr="00B66C21">
        <w:tc>
          <w:tcPr>
            <w:tcW w:w="2518" w:type="dxa"/>
          </w:tcPr>
          <w:p w:rsidR="00F200FA" w:rsidRPr="001C1BDC" w:rsidRDefault="00F200FA" w:rsidP="00B66C2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200FA" w:rsidRPr="001C1BDC" w:rsidRDefault="00F200FA" w:rsidP="00220BA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w:t>
            </w:r>
            <w:r>
              <w:rPr>
                <w:rFonts w:ascii="Times New Roman" w:hAnsi="Times New Roman" w:cs="Times New Roman"/>
                <w:color w:val="000000" w:themeColor="text1"/>
                <w:sz w:val="24"/>
                <w:szCs w:val="24"/>
              </w:rPr>
              <w:t>10</w:t>
            </w:r>
            <w:r w:rsidRPr="001C1BDC">
              <w:rPr>
                <w:rFonts w:ascii="Times New Roman" w:hAnsi="Times New Roman" w:cs="Times New Roman"/>
                <w:color w:val="000000" w:themeColor="text1"/>
                <w:sz w:val="24"/>
                <w:szCs w:val="24"/>
              </w:rPr>
              <w:t>_REC</w:t>
            </w:r>
            <w:r w:rsidR="00220BA5">
              <w:rPr>
                <w:rFonts w:ascii="Times New Roman" w:hAnsi="Times New Roman" w:cs="Times New Roman"/>
                <w:color w:val="000000" w:themeColor="text1"/>
                <w:sz w:val="24"/>
                <w:szCs w:val="24"/>
              </w:rPr>
              <w:t>21</w:t>
            </w:r>
            <w:r w:rsidRPr="001C1BDC">
              <w:rPr>
                <w:rFonts w:ascii="Times New Roman" w:hAnsi="Times New Roman" w:cs="Times New Roman"/>
                <w:color w:val="000000" w:themeColor="text1"/>
                <w:sz w:val="24"/>
                <w:szCs w:val="24"/>
              </w:rPr>
              <w:t>0</w:t>
            </w:r>
          </w:p>
        </w:tc>
      </w:tr>
      <w:tr w:rsidR="00F200FA" w:rsidRPr="001C1BDC" w:rsidTr="00B66C21">
        <w:trPr>
          <w:trHeight w:val="602"/>
        </w:trPr>
        <w:tc>
          <w:tcPr>
            <w:tcW w:w="2518" w:type="dxa"/>
          </w:tcPr>
          <w:p w:rsidR="00F200FA" w:rsidRPr="001C1BDC" w:rsidRDefault="00F200FA"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200FA" w:rsidRPr="000564BA" w:rsidRDefault="00F200FA" w:rsidP="00B66C21">
            <w:pPr>
              <w:pStyle w:val="u"/>
              <w:shd w:val="clear" w:color="auto" w:fill="FFFFFF"/>
              <w:rPr>
                <w:color w:val="000000" w:themeColor="text1"/>
              </w:rPr>
            </w:pPr>
            <w:r>
              <w:rPr>
                <w:color w:val="000000" w:themeColor="text1"/>
              </w:rPr>
              <w:t xml:space="preserve">2ESO / </w:t>
            </w:r>
            <w:r w:rsidRPr="000564BA">
              <w:rPr>
                <w:color w:val="000000" w:themeColor="text1"/>
              </w:rPr>
              <w:t xml:space="preserve">Ciencias sociales, geografía e historia </w:t>
            </w:r>
            <w:r>
              <w:rPr>
                <w:color w:val="000000" w:themeColor="text1"/>
              </w:rPr>
              <w:t>/L</w:t>
            </w:r>
            <w:r w:rsidRPr="000564BA">
              <w:rPr>
                <w:bCs/>
                <w:color w:val="000000" w:themeColor="text1"/>
              </w:rPr>
              <w:t>a población</w:t>
            </w:r>
            <w:r>
              <w:rPr>
                <w:bCs/>
                <w:color w:val="000000" w:themeColor="text1"/>
              </w:rPr>
              <w:t xml:space="preserve"> y los recursos /El desigual reparto de los recursos/6.2 El índice de Desarrollo Humano</w:t>
            </w:r>
          </w:p>
        </w:tc>
      </w:tr>
      <w:tr w:rsidR="00F200FA" w:rsidRPr="001C1BDC" w:rsidTr="00B66C21">
        <w:tc>
          <w:tcPr>
            <w:tcW w:w="2518" w:type="dxa"/>
          </w:tcPr>
          <w:p w:rsidR="00F200FA" w:rsidRPr="001C1BDC" w:rsidRDefault="00F200FA" w:rsidP="00B66C21">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200FA" w:rsidRPr="001C1BDC" w:rsidRDefault="00F200FA" w:rsidP="00B66C21">
            <w:pPr>
              <w:pStyle w:val="cabecera1"/>
              <w:shd w:val="clear" w:color="auto" w:fill="FFFFFF"/>
              <w:spacing w:before="0" w:beforeAutospacing="0"/>
              <w:jc w:val="both"/>
              <w:rPr>
                <w:color w:val="000000" w:themeColor="text1"/>
              </w:rPr>
            </w:pPr>
          </w:p>
        </w:tc>
      </w:tr>
      <w:tr w:rsidR="00F200FA" w:rsidRPr="001C1BDC" w:rsidTr="00B66C21">
        <w:tc>
          <w:tcPr>
            <w:tcW w:w="2518" w:type="dxa"/>
          </w:tcPr>
          <w:p w:rsidR="00F200FA" w:rsidRPr="00AF1A99" w:rsidRDefault="00F200FA" w:rsidP="00B66C21">
            <w:pPr>
              <w:spacing w:before="2" w:after="2"/>
              <w:rPr>
                <w:rFonts w:ascii="Times New Roman" w:hAnsi="Times New Roman" w:cs="Times New Roman"/>
                <w:b/>
                <w:color w:val="000000" w:themeColor="text1"/>
                <w:sz w:val="24"/>
                <w:szCs w:val="24"/>
              </w:rPr>
            </w:pPr>
            <w:r w:rsidRPr="00AF1A99">
              <w:rPr>
                <w:rFonts w:ascii="Times New Roman" w:hAnsi="Times New Roman" w:cs="Times New Roman"/>
                <w:b/>
                <w:color w:val="000000" w:themeColor="text1"/>
                <w:sz w:val="24"/>
                <w:szCs w:val="24"/>
              </w:rPr>
              <w:t>Título</w:t>
            </w:r>
          </w:p>
        </w:tc>
        <w:tc>
          <w:tcPr>
            <w:tcW w:w="6536" w:type="dxa"/>
          </w:tcPr>
          <w:p w:rsidR="00F200FA" w:rsidRPr="00F200FA" w:rsidRDefault="00F200FA" w:rsidP="00B66C21">
            <w:pPr>
              <w:pStyle w:val="Ttulo1"/>
              <w:shd w:val="clear" w:color="auto" w:fill="FFFFFF"/>
              <w:jc w:val="both"/>
              <w:outlineLvl w:val="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 xml:space="preserve">Proyecto: </w:t>
            </w:r>
            <w:r w:rsidRPr="00F200FA">
              <w:rPr>
                <w:rFonts w:ascii="Times New Roman" w:hAnsi="Times New Roman" w:cs="Times New Roman"/>
                <w:b w:val="0"/>
                <w:color w:val="000000" w:themeColor="text1"/>
                <w:sz w:val="24"/>
                <w:szCs w:val="24"/>
              </w:rPr>
              <w:t>Análisis de los movimientos migratorios</w:t>
            </w:r>
          </w:p>
        </w:tc>
      </w:tr>
      <w:tr w:rsidR="00F200FA" w:rsidRPr="001C1BDC" w:rsidTr="00B66C21">
        <w:tc>
          <w:tcPr>
            <w:tcW w:w="2518" w:type="dxa"/>
          </w:tcPr>
          <w:p w:rsidR="00F200FA" w:rsidRPr="00AF1A99" w:rsidRDefault="00F200FA" w:rsidP="00B66C21">
            <w:pPr>
              <w:spacing w:before="2" w:after="2"/>
              <w:rPr>
                <w:rFonts w:ascii="Times New Roman" w:hAnsi="Times New Roman" w:cs="Times New Roman"/>
                <w:b/>
                <w:color w:val="000000" w:themeColor="text1"/>
                <w:sz w:val="24"/>
                <w:szCs w:val="24"/>
              </w:rPr>
            </w:pPr>
            <w:r w:rsidRPr="00AF1A99">
              <w:rPr>
                <w:rFonts w:ascii="Times New Roman" w:hAnsi="Times New Roman" w:cs="Times New Roman"/>
                <w:b/>
                <w:color w:val="000000" w:themeColor="text1"/>
                <w:sz w:val="24"/>
                <w:szCs w:val="24"/>
              </w:rPr>
              <w:t>Descripción</w:t>
            </w:r>
          </w:p>
        </w:tc>
        <w:tc>
          <w:tcPr>
            <w:tcW w:w="6536" w:type="dxa"/>
          </w:tcPr>
          <w:p w:rsidR="00F200FA" w:rsidRPr="00AF1A99" w:rsidRDefault="00F200FA" w:rsidP="00B66C21">
            <w:pPr>
              <w:pStyle w:val="Normal1"/>
              <w:shd w:val="clear" w:color="auto" w:fill="FFFFFF"/>
              <w:spacing w:before="0" w:beforeAutospacing="0" w:line="245" w:lineRule="atLeast"/>
              <w:jc w:val="both"/>
              <w:rPr>
                <w:color w:val="000000" w:themeColor="text1"/>
              </w:rPr>
            </w:pPr>
            <w:r w:rsidRPr="00AF1A99">
              <w:rPr>
                <w:color w:val="000000" w:themeColor="text1"/>
              </w:rPr>
              <w:t>Actividad que guía el trabajo colaborativo de investigación sobre los movimientos migratorios en el propio territorio</w:t>
            </w:r>
          </w:p>
          <w:p w:rsidR="00F200FA" w:rsidRPr="00AF1A99" w:rsidRDefault="00F200FA" w:rsidP="00B66C21">
            <w:pPr>
              <w:pStyle w:val="Normal1"/>
              <w:shd w:val="clear" w:color="auto" w:fill="FFFFFF"/>
              <w:spacing w:before="0" w:beforeAutospacing="0" w:line="245" w:lineRule="atLeast"/>
              <w:jc w:val="both"/>
              <w:rPr>
                <w:color w:val="000000" w:themeColor="text1"/>
              </w:rPr>
            </w:pPr>
          </w:p>
        </w:tc>
      </w:tr>
    </w:tbl>
    <w:p w:rsidR="00F200FA" w:rsidRPr="001D149E" w:rsidRDefault="00F200FA" w:rsidP="00F200FA">
      <w:pPr>
        <w:jc w:val="both"/>
        <w:rPr>
          <w:rFonts w:ascii="Times New Roman" w:hAnsi="Times New Roman" w:cs="Times New Roman"/>
          <w:b/>
          <w:color w:val="000000" w:themeColor="text1"/>
          <w:sz w:val="24"/>
          <w:szCs w:val="24"/>
        </w:rPr>
      </w:pPr>
    </w:p>
    <w:p w:rsidR="00F200FA" w:rsidRPr="00F638CE" w:rsidRDefault="00F200FA" w:rsidP="00F200FA">
      <w:pPr>
        <w:rPr>
          <w:rFonts w:ascii="Times New Roman" w:hAnsi="Times New Roman" w:cs="Times New Roman"/>
          <w:b/>
          <w:sz w:val="24"/>
          <w:szCs w:val="24"/>
        </w:rPr>
      </w:pPr>
      <w:r w:rsidRPr="00F638CE">
        <w:rPr>
          <w:rFonts w:ascii="Times New Roman" w:hAnsi="Times New Roman" w:cs="Times New Roman"/>
          <w:b/>
          <w:sz w:val="24"/>
          <w:szCs w:val="24"/>
        </w:rPr>
        <w:t>Fin de tema</w:t>
      </w:r>
    </w:p>
    <w:p w:rsidR="00F200FA" w:rsidRPr="00F638CE" w:rsidRDefault="00F200FA" w:rsidP="00F200FA">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F200FA" w:rsidRPr="00F638CE" w:rsidTr="00B66C21">
        <w:tc>
          <w:tcPr>
            <w:tcW w:w="9033" w:type="dxa"/>
            <w:gridSpan w:val="2"/>
            <w:shd w:val="clear" w:color="auto" w:fill="000000" w:themeFill="text1"/>
          </w:tcPr>
          <w:p w:rsidR="00F200FA" w:rsidRPr="00F638CE" w:rsidRDefault="00F200FA" w:rsidP="00B66C21">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F200FA" w:rsidRPr="00F638CE" w:rsidTr="00B66C21">
        <w:tc>
          <w:tcPr>
            <w:tcW w:w="2518" w:type="dxa"/>
          </w:tcPr>
          <w:p w:rsidR="00F200FA" w:rsidRPr="00F638CE" w:rsidRDefault="00F200FA" w:rsidP="00B66C21">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F200FA" w:rsidRPr="00F638CE" w:rsidRDefault="00F200FA" w:rsidP="00220BA5">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Pr>
                <w:rFonts w:ascii="Times New Roman" w:hAnsi="Times New Roman" w:cs="Times New Roman"/>
                <w:color w:val="000000"/>
                <w:sz w:val="24"/>
                <w:szCs w:val="24"/>
              </w:rPr>
              <w:t>10_</w:t>
            </w:r>
            <w:r w:rsidRPr="00F638CE">
              <w:rPr>
                <w:rFonts w:ascii="Times New Roman" w:hAnsi="Times New Roman" w:cs="Times New Roman"/>
                <w:color w:val="000000"/>
                <w:sz w:val="24"/>
                <w:szCs w:val="24"/>
              </w:rPr>
              <w:t>REC</w:t>
            </w:r>
            <w:r>
              <w:rPr>
                <w:rFonts w:ascii="Times New Roman" w:hAnsi="Times New Roman" w:cs="Times New Roman"/>
                <w:color w:val="000000"/>
                <w:sz w:val="24"/>
                <w:szCs w:val="24"/>
              </w:rPr>
              <w:t>2</w:t>
            </w:r>
            <w:r w:rsidR="00220BA5">
              <w:rPr>
                <w:rFonts w:ascii="Times New Roman" w:hAnsi="Times New Roman" w:cs="Times New Roman"/>
                <w:color w:val="000000"/>
                <w:sz w:val="24"/>
                <w:szCs w:val="24"/>
              </w:rPr>
              <w:t>2</w:t>
            </w:r>
            <w:r>
              <w:rPr>
                <w:rFonts w:ascii="Times New Roman" w:hAnsi="Times New Roman" w:cs="Times New Roman"/>
                <w:color w:val="000000"/>
                <w:sz w:val="24"/>
                <w:szCs w:val="24"/>
              </w:rPr>
              <w:t>0</w:t>
            </w:r>
          </w:p>
        </w:tc>
      </w:tr>
      <w:tr w:rsidR="00F200FA" w:rsidRPr="00F638CE" w:rsidTr="00B66C21">
        <w:tc>
          <w:tcPr>
            <w:tcW w:w="2518" w:type="dxa"/>
          </w:tcPr>
          <w:p w:rsidR="00F200FA" w:rsidRPr="00F638CE" w:rsidRDefault="00F200FA" w:rsidP="00B66C21">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F200FA" w:rsidRPr="00F638CE" w:rsidRDefault="00F200FA" w:rsidP="00B66C21">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F200FA" w:rsidRPr="00F638CE" w:rsidTr="00B66C21">
        <w:tc>
          <w:tcPr>
            <w:tcW w:w="2518" w:type="dxa"/>
          </w:tcPr>
          <w:p w:rsidR="00F200FA" w:rsidRPr="00F638CE" w:rsidRDefault="00F200FA" w:rsidP="00B66C21">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F200FA" w:rsidRPr="001D149E" w:rsidRDefault="00F200FA" w:rsidP="00F200FA">
            <w:pPr>
              <w:jc w:val="both"/>
              <w:rPr>
                <w:rFonts w:ascii="Times New Roman" w:hAnsi="Times New Roman" w:cs="Times New Roman"/>
                <w:b/>
                <w:color w:val="000000" w:themeColor="text1"/>
                <w:sz w:val="24"/>
                <w:szCs w:val="24"/>
              </w:rPr>
            </w:pPr>
            <w:r>
              <w:rPr>
                <w:rFonts w:ascii="Times New Roman" w:hAnsi="Times New Roman" w:cs="Times New Roman"/>
                <w:color w:val="000000"/>
                <w:sz w:val="24"/>
                <w:szCs w:val="24"/>
              </w:rPr>
              <w:t xml:space="preserve">Mapa conceptual </w:t>
            </w:r>
            <w:r w:rsidR="00EB701D">
              <w:rPr>
                <w:rFonts w:ascii="Times New Roman" w:hAnsi="Times New Roman" w:cs="Times New Roman"/>
                <w:color w:val="000000"/>
                <w:sz w:val="24"/>
                <w:szCs w:val="24"/>
              </w:rPr>
              <w:t xml:space="preserve">sobre </w:t>
            </w:r>
            <w:r>
              <w:rPr>
                <w:rFonts w:ascii="Times New Roman" w:hAnsi="Times New Roman" w:cs="Times New Roman"/>
                <w:color w:val="000000"/>
                <w:sz w:val="24"/>
                <w:szCs w:val="24"/>
              </w:rPr>
              <w:t xml:space="preserve">el tema </w:t>
            </w:r>
            <w:r w:rsidRPr="00F200FA">
              <w:rPr>
                <w:rFonts w:ascii="Times New Roman" w:hAnsi="Times New Roman" w:cs="Times New Roman"/>
                <w:color w:val="000000" w:themeColor="text1"/>
                <w:sz w:val="24"/>
                <w:szCs w:val="24"/>
              </w:rPr>
              <w:t>Demografía</w:t>
            </w:r>
          </w:p>
          <w:p w:rsidR="00F200FA" w:rsidRPr="00F638CE" w:rsidRDefault="00F200FA" w:rsidP="00B66C21">
            <w:pPr>
              <w:spacing w:before="2" w:after="2"/>
              <w:rPr>
                <w:rFonts w:ascii="Times New Roman" w:hAnsi="Times New Roman" w:cs="Times New Roman"/>
                <w:color w:val="000000"/>
                <w:sz w:val="24"/>
                <w:szCs w:val="24"/>
              </w:rPr>
            </w:pPr>
          </w:p>
        </w:tc>
      </w:tr>
    </w:tbl>
    <w:p w:rsidR="00F200FA" w:rsidRPr="005B28A1" w:rsidRDefault="00F200FA" w:rsidP="00F200FA">
      <w:pPr>
        <w:shd w:val="clear" w:color="auto" w:fill="FFFFFF"/>
        <w:spacing w:before="100" w:beforeAutospacing="1" w:after="100" w:afterAutospacing="1"/>
        <w:rPr>
          <w:rFonts w:ascii="Times New Roman" w:eastAsia="Times New Roman" w:hAnsi="Times New Roman" w:cs="Times New Roman"/>
          <w:sz w:val="24"/>
          <w:szCs w:val="24"/>
        </w:rPr>
      </w:pPr>
    </w:p>
    <w:tbl>
      <w:tblPr>
        <w:tblStyle w:val="Tablaconcuadrcula"/>
        <w:tblW w:w="0" w:type="auto"/>
        <w:tblLook w:val="04A0" w:firstRow="1" w:lastRow="0" w:firstColumn="1" w:lastColumn="0" w:noHBand="0" w:noVBand="1"/>
      </w:tblPr>
      <w:tblGrid>
        <w:gridCol w:w="1668"/>
        <w:gridCol w:w="7386"/>
      </w:tblGrid>
      <w:tr w:rsidR="00F200FA" w:rsidRPr="00086EBB" w:rsidTr="00B66C21">
        <w:tc>
          <w:tcPr>
            <w:tcW w:w="9054" w:type="dxa"/>
            <w:gridSpan w:val="2"/>
            <w:shd w:val="clear" w:color="auto" w:fill="000000" w:themeFill="text1"/>
          </w:tcPr>
          <w:p w:rsidR="00F200FA" w:rsidRPr="009901F4" w:rsidRDefault="00F200FA" w:rsidP="00B66C21">
            <w:pPr>
              <w:spacing w:before="2" w:after="2"/>
              <w:jc w:val="center"/>
              <w:rPr>
                <w:rFonts w:ascii="Times New Roman" w:hAnsi="Times New Roman" w:cs="Times New Roman"/>
                <w:b/>
                <w:color w:val="FFFFFF" w:themeColor="background1"/>
                <w:sz w:val="24"/>
                <w:szCs w:val="24"/>
              </w:rPr>
            </w:pPr>
            <w:r w:rsidRPr="009901F4">
              <w:rPr>
                <w:rFonts w:ascii="Times New Roman" w:hAnsi="Times New Roman" w:cs="Times New Roman"/>
                <w:b/>
                <w:color w:val="FFFFFF" w:themeColor="background1"/>
                <w:sz w:val="24"/>
                <w:szCs w:val="24"/>
              </w:rPr>
              <w:t>Autoevaluación. Recurso nuevo</w:t>
            </w:r>
          </w:p>
        </w:tc>
      </w:tr>
      <w:tr w:rsidR="00F200FA" w:rsidRPr="00086EBB" w:rsidTr="00B66C21">
        <w:tc>
          <w:tcPr>
            <w:tcW w:w="1668" w:type="dxa"/>
          </w:tcPr>
          <w:p w:rsidR="00F200FA" w:rsidRPr="000B4D7E" w:rsidRDefault="00F200FA" w:rsidP="00B66C21">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F200FA" w:rsidRPr="000B4D7E" w:rsidRDefault="00F200FA" w:rsidP="00220BA5">
            <w:pPr>
              <w:spacing w:before="2" w:after="2"/>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CS_09_10</w:t>
            </w:r>
            <w:r w:rsidRPr="000B4D7E">
              <w:rPr>
                <w:rFonts w:ascii="Times New Roman" w:hAnsi="Times New Roman" w:cs="Times New Roman"/>
                <w:color w:val="000000" w:themeColor="text1"/>
                <w:sz w:val="24"/>
                <w:szCs w:val="24"/>
              </w:rPr>
              <w:t>_REC 2</w:t>
            </w:r>
            <w:r w:rsidR="00220BA5">
              <w:rPr>
                <w:rFonts w:ascii="Times New Roman" w:hAnsi="Times New Roman" w:cs="Times New Roman"/>
                <w:color w:val="000000" w:themeColor="text1"/>
                <w:sz w:val="24"/>
                <w:szCs w:val="24"/>
              </w:rPr>
              <w:t>3</w:t>
            </w:r>
            <w:r w:rsidRPr="000B4D7E">
              <w:rPr>
                <w:rFonts w:ascii="Times New Roman" w:hAnsi="Times New Roman" w:cs="Times New Roman"/>
                <w:color w:val="000000" w:themeColor="text1"/>
                <w:sz w:val="24"/>
                <w:szCs w:val="24"/>
              </w:rPr>
              <w:t>0</w:t>
            </w:r>
          </w:p>
        </w:tc>
      </w:tr>
      <w:tr w:rsidR="00F200FA" w:rsidRPr="00086EBB" w:rsidTr="00B66C21">
        <w:tc>
          <w:tcPr>
            <w:tcW w:w="1668" w:type="dxa"/>
          </w:tcPr>
          <w:p w:rsidR="00F200FA" w:rsidRPr="000B4D7E" w:rsidRDefault="00F200FA" w:rsidP="00B66C21">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F200FA" w:rsidRDefault="00F200FA" w:rsidP="00B66C21">
            <w:pPr>
              <w:pStyle w:val="Encabezado"/>
              <w:ind w:right="360"/>
              <w:rPr>
                <w:color w:val="000000" w:themeColor="text1"/>
                <w:lang w:val="es-ES"/>
              </w:rPr>
            </w:pPr>
            <w:r w:rsidRPr="000B4D7E">
              <w:rPr>
                <w:color w:val="000000" w:themeColor="text1"/>
                <w:lang w:val="es-ES"/>
              </w:rPr>
              <w:t>Evaluación</w:t>
            </w:r>
          </w:p>
          <w:p w:rsidR="00F200FA" w:rsidRPr="00DE1062" w:rsidRDefault="00F200FA" w:rsidP="00B66C21">
            <w:pPr>
              <w:pStyle w:val="Encabezado"/>
              <w:ind w:right="360"/>
              <w:rPr>
                <w:color w:val="000000" w:themeColor="text1"/>
              </w:rPr>
            </w:pPr>
          </w:p>
        </w:tc>
      </w:tr>
      <w:tr w:rsidR="00F200FA" w:rsidRPr="006F562D" w:rsidTr="00B66C21">
        <w:tc>
          <w:tcPr>
            <w:tcW w:w="1668" w:type="dxa"/>
          </w:tcPr>
          <w:p w:rsidR="00F200FA" w:rsidRPr="000B4D7E" w:rsidRDefault="00F200FA" w:rsidP="00B66C21">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F200FA" w:rsidRPr="001D149E" w:rsidRDefault="00F200FA" w:rsidP="00F200FA">
            <w:pPr>
              <w:jc w:val="both"/>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lang w:val="es-ES_tradnl"/>
              </w:rPr>
              <w:t xml:space="preserve">Evalúa tus conocimientos </w:t>
            </w:r>
            <w:r w:rsidR="00EB701D">
              <w:rPr>
                <w:rFonts w:ascii="Times New Roman" w:hAnsi="Times New Roman" w:cs="Times New Roman"/>
                <w:color w:val="000000" w:themeColor="text1"/>
                <w:sz w:val="24"/>
                <w:szCs w:val="24"/>
                <w:lang w:val="es-ES_tradnl"/>
              </w:rPr>
              <w:t xml:space="preserve">sobre el tema </w:t>
            </w:r>
            <w:r w:rsidRPr="00F200FA">
              <w:rPr>
                <w:rFonts w:ascii="Times New Roman" w:hAnsi="Times New Roman" w:cs="Times New Roman"/>
                <w:color w:val="000000" w:themeColor="text1"/>
                <w:sz w:val="24"/>
                <w:szCs w:val="24"/>
              </w:rPr>
              <w:t>Demografía</w:t>
            </w:r>
          </w:p>
          <w:p w:rsidR="00F200FA" w:rsidRDefault="00F200FA" w:rsidP="00B66C21">
            <w:pPr>
              <w:rPr>
                <w:rFonts w:ascii="Times New Roman" w:hAnsi="Times New Roman" w:cs="Times New Roman"/>
                <w:sz w:val="24"/>
                <w:szCs w:val="24"/>
                <w:lang w:val="es-ES_tradnl"/>
              </w:rPr>
            </w:pPr>
          </w:p>
          <w:p w:rsidR="00F200FA" w:rsidRDefault="00F200FA" w:rsidP="00B66C21">
            <w:pPr>
              <w:rPr>
                <w:rFonts w:ascii="Times New Roman" w:hAnsi="Times New Roman" w:cs="Times New Roman"/>
                <w:sz w:val="24"/>
                <w:szCs w:val="24"/>
                <w:lang w:val="es-ES_tradnl"/>
              </w:rPr>
            </w:pPr>
          </w:p>
          <w:p w:rsidR="00F200FA" w:rsidRPr="000B4D7E" w:rsidRDefault="00F200FA" w:rsidP="00B66C21">
            <w:pPr>
              <w:rPr>
                <w:rFonts w:ascii="Times New Roman" w:hAnsi="Times New Roman" w:cs="Times New Roman"/>
                <w:color w:val="000000" w:themeColor="text1"/>
                <w:sz w:val="24"/>
                <w:szCs w:val="24"/>
                <w:lang w:val="es-ES_tradnl"/>
              </w:rPr>
            </w:pPr>
          </w:p>
        </w:tc>
      </w:tr>
    </w:tbl>
    <w:p w:rsidR="00F200FA" w:rsidRPr="006626FF" w:rsidRDefault="00F200FA" w:rsidP="00F200FA">
      <w:pPr>
        <w:rPr>
          <w:rFonts w:ascii="Times New Roman" w:hAnsi="Times New Roman" w:cs="Times New Roman"/>
          <w:color w:val="000000" w:themeColor="text1"/>
          <w:sz w:val="24"/>
          <w:szCs w:val="24"/>
        </w:rPr>
      </w:pPr>
    </w:p>
    <w:p w:rsidR="00F200FA" w:rsidRPr="00FC750D" w:rsidRDefault="00F200FA" w:rsidP="00F200FA">
      <w:pPr>
        <w:spacing w:after="0"/>
        <w:rPr>
          <w:rFonts w:ascii="Times New Roman" w:hAnsi="Times New Roman" w:cs="Times New Roman"/>
          <w:highlight w:val="yellow"/>
        </w:rPr>
      </w:pPr>
    </w:p>
    <w:p w:rsidR="00F200FA" w:rsidRPr="00FC750D" w:rsidRDefault="00F200FA" w:rsidP="00F200FA">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200FA" w:rsidRPr="00FC750D" w:rsidTr="00B66C21">
        <w:tc>
          <w:tcPr>
            <w:tcW w:w="9054" w:type="dxa"/>
            <w:gridSpan w:val="3"/>
            <w:shd w:val="clear" w:color="auto" w:fill="000000" w:themeFill="text1"/>
          </w:tcPr>
          <w:p w:rsidR="00F200FA" w:rsidRPr="00FC750D" w:rsidRDefault="00F200FA" w:rsidP="00B66C21">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F200FA" w:rsidRPr="00FC750D" w:rsidTr="00B66C21">
        <w:tc>
          <w:tcPr>
            <w:tcW w:w="959" w:type="dxa"/>
          </w:tcPr>
          <w:p w:rsidR="00F200FA" w:rsidRPr="00FC750D" w:rsidRDefault="00F200FA" w:rsidP="00B66C21">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F200FA" w:rsidRPr="00FC750D" w:rsidRDefault="00F200FA" w:rsidP="00F200FA">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9_10</w:t>
            </w:r>
            <w:r w:rsidRPr="00A47304">
              <w:rPr>
                <w:rFonts w:ascii="Times" w:hAnsi="Times"/>
                <w:sz w:val="20"/>
                <w:szCs w:val="20"/>
                <w:lang w:val="en-US"/>
              </w:rPr>
              <w:t>_CO</w:t>
            </w:r>
          </w:p>
        </w:tc>
      </w:tr>
      <w:tr w:rsidR="00F200FA" w:rsidRPr="00FC750D" w:rsidTr="00B66C21">
        <w:tc>
          <w:tcPr>
            <w:tcW w:w="959" w:type="dxa"/>
          </w:tcPr>
          <w:p w:rsidR="00F200FA" w:rsidRPr="00FC750D" w:rsidRDefault="00F200FA" w:rsidP="00B66C21">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Web 01</w:t>
            </w:r>
          </w:p>
        </w:tc>
        <w:tc>
          <w:tcPr>
            <w:tcW w:w="2977" w:type="dxa"/>
          </w:tcPr>
          <w:p w:rsidR="00F200FA" w:rsidRPr="009475E9" w:rsidRDefault="00F200FA" w:rsidP="00B66C21">
            <w:pPr>
              <w:rPr>
                <w:rFonts w:ascii="Times New Roman" w:hAnsi="Times New Roman" w:cs="Times New Roman"/>
                <w:sz w:val="24"/>
                <w:szCs w:val="24"/>
              </w:rPr>
            </w:pPr>
            <w:r>
              <w:rPr>
                <w:rFonts w:ascii="Times New Roman" w:hAnsi="Times New Roman" w:cs="Times New Roman"/>
                <w:sz w:val="24"/>
                <w:szCs w:val="24"/>
              </w:rPr>
              <w:t xml:space="preserve"> Las pirámides de población, interactivo para conocer</w:t>
            </w:r>
            <w:r w:rsidR="00B66C21">
              <w:rPr>
                <w:rFonts w:ascii="Times New Roman" w:hAnsi="Times New Roman" w:cs="Times New Roman"/>
                <w:sz w:val="24"/>
                <w:szCs w:val="24"/>
              </w:rPr>
              <w:t xml:space="preserve"> </w:t>
            </w:r>
            <w:r>
              <w:rPr>
                <w:rFonts w:ascii="Times New Roman" w:hAnsi="Times New Roman" w:cs="Times New Roman"/>
                <w:sz w:val="24"/>
                <w:szCs w:val="24"/>
              </w:rPr>
              <w:t>cómo se construyen estas gráficas.</w:t>
            </w:r>
          </w:p>
        </w:tc>
        <w:tc>
          <w:tcPr>
            <w:tcW w:w="5118" w:type="dxa"/>
          </w:tcPr>
          <w:p w:rsidR="00F200FA" w:rsidRPr="002C72CE" w:rsidRDefault="00F200FA" w:rsidP="00B66C21">
            <w:pPr>
              <w:rPr>
                <w:rFonts w:ascii="Times New Roman" w:hAnsi="Times New Roman" w:cs="Times New Roman"/>
                <w:i/>
                <w:sz w:val="24"/>
                <w:szCs w:val="24"/>
              </w:rPr>
            </w:pPr>
            <w:r w:rsidRPr="00F200FA">
              <w:rPr>
                <w:rFonts w:ascii="Times New Roman" w:hAnsi="Times New Roman" w:cs="Times New Roman"/>
                <w:i/>
                <w:sz w:val="24"/>
                <w:szCs w:val="24"/>
              </w:rPr>
              <w:t>http://conteni2.educarex.es/mats/14468/contenido/</w:t>
            </w:r>
          </w:p>
        </w:tc>
      </w:tr>
      <w:tr w:rsidR="00F200FA" w:rsidRPr="00FC750D" w:rsidTr="00B66C21">
        <w:tc>
          <w:tcPr>
            <w:tcW w:w="959" w:type="dxa"/>
          </w:tcPr>
          <w:p w:rsidR="00F200FA" w:rsidRPr="00FC750D" w:rsidRDefault="00F200FA" w:rsidP="00B66C21">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F200FA" w:rsidRPr="002C72CE" w:rsidRDefault="00F200FA" w:rsidP="00B66C21">
            <w:pPr>
              <w:rPr>
                <w:rFonts w:ascii="Times New Roman" w:hAnsi="Times New Roman" w:cs="Times New Roman"/>
                <w:sz w:val="24"/>
                <w:szCs w:val="24"/>
              </w:rPr>
            </w:pPr>
            <w:r>
              <w:rPr>
                <w:rFonts w:ascii="Times New Roman" w:hAnsi="Times New Roman" w:cs="Times New Roman"/>
                <w:sz w:val="24"/>
                <w:szCs w:val="24"/>
              </w:rPr>
              <w:t>Datos sobre demografía colombiana</w:t>
            </w:r>
          </w:p>
          <w:p w:rsidR="00F200FA" w:rsidRPr="002C72CE" w:rsidRDefault="00F200FA" w:rsidP="00B66C21">
            <w:pPr>
              <w:jc w:val="center"/>
              <w:rPr>
                <w:rFonts w:ascii="Times New Roman" w:hAnsi="Times New Roman" w:cs="Times New Roman"/>
                <w:i/>
                <w:sz w:val="24"/>
                <w:szCs w:val="24"/>
                <w:lang w:val="es-ES_tradnl"/>
              </w:rPr>
            </w:pPr>
          </w:p>
        </w:tc>
        <w:tc>
          <w:tcPr>
            <w:tcW w:w="5118" w:type="dxa"/>
          </w:tcPr>
          <w:p w:rsidR="00F200FA" w:rsidRPr="002C72CE" w:rsidRDefault="001C29EB" w:rsidP="00F200FA">
            <w:pPr>
              <w:rPr>
                <w:rFonts w:ascii="Times New Roman" w:hAnsi="Times New Roman" w:cs="Times New Roman"/>
                <w:i/>
                <w:sz w:val="24"/>
                <w:szCs w:val="24"/>
              </w:rPr>
            </w:pPr>
            <w:hyperlink r:id="rId32" w:history="1"/>
            <w:r w:rsidR="00F200FA">
              <w:rPr>
                <w:rStyle w:val="Hipervnculo"/>
                <w:rFonts w:ascii="Times New Roman" w:hAnsi="Times New Roman" w:cs="Times New Roman"/>
                <w:i/>
                <w:sz w:val="24"/>
                <w:szCs w:val="24"/>
              </w:rPr>
              <w:t xml:space="preserve"> </w:t>
            </w:r>
            <w:r w:rsidR="00F200FA" w:rsidRPr="00F200FA">
              <w:rPr>
                <w:rStyle w:val="Hipervnculo"/>
                <w:rFonts w:ascii="Times New Roman" w:hAnsi="Times New Roman" w:cs="Times New Roman"/>
                <w:i/>
                <w:sz w:val="24"/>
                <w:szCs w:val="24"/>
              </w:rPr>
              <w:t>http://www.dane.gov.co/</w:t>
            </w:r>
          </w:p>
        </w:tc>
      </w:tr>
      <w:tr w:rsidR="00F200FA" w:rsidRPr="00FC750D" w:rsidTr="00B66C21">
        <w:tc>
          <w:tcPr>
            <w:tcW w:w="959" w:type="dxa"/>
          </w:tcPr>
          <w:p w:rsidR="00F200FA" w:rsidRPr="00FC750D" w:rsidRDefault="00F200FA" w:rsidP="00B66C21">
            <w:pPr>
              <w:rPr>
                <w:rFonts w:ascii="Times New Roman" w:hAnsi="Times New Roman" w:cs="Times New Roman"/>
                <w:b/>
                <w:color w:val="000000"/>
                <w:sz w:val="24"/>
                <w:szCs w:val="24"/>
              </w:rPr>
            </w:pPr>
          </w:p>
        </w:tc>
        <w:tc>
          <w:tcPr>
            <w:tcW w:w="2977" w:type="dxa"/>
          </w:tcPr>
          <w:p w:rsidR="00F200FA" w:rsidRDefault="00F200FA" w:rsidP="00F200FA">
            <w:pPr>
              <w:rPr>
                <w:rFonts w:ascii="Times New Roman" w:hAnsi="Times New Roman" w:cs="Times New Roman"/>
                <w:sz w:val="24"/>
                <w:szCs w:val="24"/>
              </w:rPr>
            </w:pPr>
            <w:r>
              <w:rPr>
                <w:rFonts w:ascii="Times New Roman" w:hAnsi="Times New Roman" w:cs="Times New Roman"/>
                <w:sz w:val="24"/>
                <w:szCs w:val="24"/>
              </w:rPr>
              <w:t>Sitio de la Comisión Económica para América Latina y el Caribe sobre población y desarrollo</w:t>
            </w:r>
          </w:p>
        </w:tc>
        <w:tc>
          <w:tcPr>
            <w:tcW w:w="5118" w:type="dxa"/>
          </w:tcPr>
          <w:p w:rsidR="00F200FA" w:rsidRDefault="001C29EB" w:rsidP="00F200FA">
            <w:hyperlink r:id="rId33" w:history="1">
              <w:r w:rsidR="00D41BA5" w:rsidRPr="00132438">
                <w:rPr>
                  <w:rStyle w:val="Hipervnculo"/>
                </w:rPr>
                <w:t>http://www.cepal.org/es/areas-de-trabajo/poblacion-y-desarrollo</w:t>
              </w:r>
            </w:hyperlink>
          </w:p>
          <w:p w:rsidR="00D41BA5" w:rsidRDefault="00D41BA5" w:rsidP="00F200FA"/>
        </w:tc>
      </w:tr>
    </w:tbl>
    <w:p w:rsidR="00F200FA" w:rsidRPr="006C5F3C" w:rsidRDefault="00F200FA" w:rsidP="00F200FA">
      <w:pPr>
        <w:rPr>
          <w:rFonts w:ascii="Times New Roman" w:hAnsi="Times New Roman" w:cs="Times New Roman"/>
          <w:color w:val="000000" w:themeColor="text1"/>
          <w:sz w:val="24"/>
          <w:szCs w:val="24"/>
        </w:rPr>
      </w:pPr>
    </w:p>
    <w:p w:rsidR="006C5BBA" w:rsidRPr="001D149E" w:rsidRDefault="00AF1A99" w:rsidP="00E80BF3">
      <w:pPr>
        <w:pStyle w:val="Ttulo4"/>
        <w:shd w:val="clear" w:color="auto" w:fill="FFFFFF"/>
        <w:spacing w:before="109" w:beforeAutospacing="0" w:after="109" w:afterAutospacing="0"/>
        <w:jc w:val="both"/>
        <w:rPr>
          <w:color w:val="000000" w:themeColor="text1"/>
        </w:rPr>
      </w:pPr>
      <w:r>
        <w:rPr>
          <w:bCs w:val="0"/>
          <w:color w:val="000000" w:themeColor="text1"/>
          <w:highlight w:val="green"/>
        </w:rPr>
        <w:t xml:space="preserve"> </w:t>
      </w:r>
    </w:p>
    <w:p w:rsidR="006C5BBA" w:rsidRPr="001D149E" w:rsidRDefault="006C5BBA" w:rsidP="004942F4">
      <w:pPr>
        <w:pStyle w:val="Normal1"/>
        <w:shd w:val="clear" w:color="auto" w:fill="FFFFFF"/>
        <w:spacing w:before="0" w:beforeAutospacing="0" w:line="245" w:lineRule="atLeast"/>
        <w:jc w:val="both"/>
        <w:rPr>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6C5BBA" w:rsidRPr="001D149E" w:rsidRDefault="006C5BBA" w:rsidP="004942F4">
      <w:pPr>
        <w:pStyle w:val="Normal1"/>
        <w:shd w:val="clear" w:color="auto" w:fill="FFFFFF"/>
        <w:spacing w:before="0" w:beforeAutospacing="0" w:line="245" w:lineRule="atLeast"/>
        <w:jc w:val="both"/>
        <w:rPr>
          <w:b/>
          <w:color w:val="000000" w:themeColor="text1"/>
        </w:rPr>
      </w:pPr>
    </w:p>
    <w:p w:rsidR="00901BF8" w:rsidRPr="001D149E" w:rsidRDefault="00901BF8" w:rsidP="004942F4">
      <w:pPr>
        <w:pStyle w:val="Normal1"/>
        <w:shd w:val="clear" w:color="auto" w:fill="FFFFFF"/>
        <w:spacing w:before="0" w:beforeAutospacing="0" w:line="245" w:lineRule="atLeast"/>
        <w:jc w:val="both"/>
        <w:rPr>
          <w:b/>
          <w:color w:val="000000" w:themeColor="text1"/>
        </w:rPr>
      </w:pPr>
    </w:p>
    <w:p w:rsidR="00E82FA8" w:rsidRPr="001D149E" w:rsidRDefault="00E82FA8" w:rsidP="004942F4">
      <w:pPr>
        <w:jc w:val="both"/>
        <w:rPr>
          <w:rFonts w:ascii="Times New Roman" w:hAnsi="Times New Roman" w:cs="Times New Roman"/>
          <w:b/>
          <w:color w:val="000000" w:themeColor="text1"/>
          <w:sz w:val="24"/>
          <w:szCs w:val="24"/>
        </w:rPr>
      </w:pPr>
    </w:p>
    <w:sectPr w:rsidR="00E82FA8" w:rsidRPr="001D149E" w:rsidSect="003F45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1135"/>
    <w:multiLevelType w:val="multilevel"/>
    <w:tmpl w:val="AC8C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322A3"/>
    <w:multiLevelType w:val="multilevel"/>
    <w:tmpl w:val="E9D2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84E2A"/>
    <w:multiLevelType w:val="hybridMultilevel"/>
    <w:tmpl w:val="06AC2CA6"/>
    <w:lvl w:ilvl="0" w:tplc="9D5E9394">
      <w:start w:val="1"/>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9D2BEF"/>
    <w:multiLevelType w:val="multilevel"/>
    <w:tmpl w:val="54A6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A677FB"/>
    <w:multiLevelType w:val="multilevel"/>
    <w:tmpl w:val="4AB2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04C35"/>
    <w:multiLevelType w:val="multilevel"/>
    <w:tmpl w:val="9FE0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87CF6"/>
    <w:multiLevelType w:val="multilevel"/>
    <w:tmpl w:val="6EB2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D07952"/>
    <w:multiLevelType w:val="multilevel"/>
    <w:tmpl w:val="30A2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B0420"/>
    <w:multiLevelType w:val="hybridMultilevel"/>
    <w:tmpl w:val="FCA4D71A"/>
    <w:lvl w:ilvl="0" w:tplc="6CF2FE44">
      <w:start w:val="1"/>
      <w:numFmt w:val="decimal"/>
      <w:lvlText w:val="%1."/>
      <w:lvlJc w:val="left"/>
      <w:pPr>
        <w:ind w:left="720" w:hanging="360"/>
      </w:pPr>
      <w:rPr>
        <w:rFonts w:asciiTheme="minorHAnsi" w:eastAsiaTheme="minorHAnsi" w:hAnsiTheme="minorHAnsi" w:cstheme="minorBidi" w:hint="default"/>
        <w:b w:val="0"/>
        <w:color w:val="auto"/>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FC21197"/>
    <w:multiLevelType w:val="multilevel"/>
    <w:tmpl w:val="2150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2F5BDA"/>
    <w:multiLevelType w:val="multilevel"/>
    <w:tmpl w:val="28D0F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BF0E4F"/>
    <w:multiLevelType w:val="multilevel"/>
    <w:tmpl w:val="4B24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6B2D02"/>
    <w:multiLevelType w:val="multilevel"/>
    <w:tmpl w:val="DB48F4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AB7320D"/>
    <w:multiLevelType w:val="multilevel"/>
    <w:tmpl w:val="D3B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BC6CC0"/>
    <w:multiLevelType w:val="multilevel"/>
    <w:tmpl w:val="B704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A33E39"/>
    <w:multiLevelType w:val="multilevel"/>
    <w:tmpl w:val="C7F4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3"/>
  </w:num>
  <w:num w:numId="3">
    <w:abstractNumId w:val="14"/>
  </w:num>
  <w:num w:numId="4">
    <w:abstractNumId w:val="0"/>
  </w:num>
  <w:num w:numId="5">
    <w:abstractNumId w:val="9"/>
  </w:num>
  <w:num w:numId="6">
    <w:abstractNumId w:val="3"/>
  </w:num>
  <w:num w:numId="7">
    <w:abstractNumId w:val="7"/>
  </w:num>
  <w:num w:numId="8">
    <w:abstractNumId w:val="1"/>
  </w:num>
  <w:num w:numId="9">
    <w:abstractNumId w:val="15"/>
  </w:num>
  <w:num w:numId="10">
    <w:abstractNumId w:val="6"/>
  </w:num>
  <w:num w:numId="11">
    <w:abstractNumId w:val="11"/>
  </w:num>
  <w:num w:numId="12">
    <w:abstractNumId w:val="8"/>
  </w:num>
  <w:num w:numId="13">
    <w:abstractNumId w:val="2"/>
  </w:num>
  <w:num w:numId="14">
    <w:abstractNumId w:val="5"/>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3E0"/>
    <w:rsid w:val="000047E0"/>
    <w:rsid w:val="000564BA"/>
    <w:rsid w:val="00062394"/>
    <w:rsid w:val="00066981"/>
    <w:rsid w:val="00073664"/>
    <w:rsid w:val="00073AA5"/>
    <w:rsid w:val="000825EB"/>
    <w:rsid w:val="00085D9B"/>
    <w:rsid w:val="00085F0A"/>
    <w:rsid w:val="000B24EC"/>
    <w:rsid w:val="000C1E59"/>
    <w:rsid w:val="000D4DDC"/>
    <w:rsid w:val="000E20AA"/>
    <w:rsid w:val="000E312B"/>
    <w:rsid w:val="000F176C"/>
    <w:rsid w:val="00100BBD"/>
    <w:rsid w:val="001238CF"/>
    <w:rsid w:val="00136839"/>
    <w:rsid w:val="00156022"/>
    <w:rsid w:val="0016452F"/>
    <w:rsid w:val="00173818"/>
    <w:rsid w:val="00174808"/>
    <w:rsid w:val="00174DB5"/>
    <w:rsid w:val="00177992"/>
    <w:rsid w:val="0019108E"/>
    <w:rsid w:val="001A3A86"/>
    <w:rsid w:val="001B20D7"/>
    <w:rsid w:val="001C29EB"/>
    <w:rsid w:val="001D149E"/>
    <w:rsid w:val="001D49D3"/>
    <w:rsid w:val="001E2383"/>
    <w:rsid w:val="001E5521"/>
    <w:rsid w:val="001E761C"/>
    <w:rsid w:val="001F79EA"/>
    <w:rsid w:val="001F7C58"/>
    <w:rsid w:val="00220BA5"/>
    <w:rsid w:val="00235902"/>
    <w:rsid w:val="002447C1"/>
    <w:rsid w:val="00251CF4"/>
    <w:rsid w:val="00260CD7"/>
    <w:rsid w:val="002657E7"/>
    <w:rsid w:val="00282CB5"/>
    <w:rsid w:val="002963EF"/>
    <w:rsid w:val="00296441"/>
    <w:rsid w:val="002A04DF"/>
    <w:rsid w:val="002A4580"/>
    <w:rsid w:val="002A6A49"/>
    <w:rsid w:val="002D1B1E"/>
    <w:rsid w:val="002E1433"/>
    <w:rsid w:val="002E25C5"/>
    <w:rsid w:val="002E6BFF"/>
    <w:rsid w:val="002F54D8"/>
    <w:rsid w:val="00304D56"/>
    <w:rsid w:val="00316D23"/>
    <w:rsid w:val="00317A6B"/>
    <w:rsid w:val="00326BB8"/>
    <w:rsid w:val="00340086"/>
    <w:rsid w:val="00345529"/>
    <w:rsid w:val="00371535"/>
    <w:rsid w:val="003736C1"/>
    <w:rsid w:val="003A2D18"/>
    <w:rsid w:val="003B3E39"/>
    <w:rsid w:val="003C1321"/>
    <w:rsid w:val="003F174F"/>
    <w:rsid w:val="003F4567"/>
    <w:rsid w:val="00402062"/>
    <w:rsid w:val="00406B64"/>
    <w:rsid w:val="00407265"/>
    <w:rsid w:val="00411D37"/>
    <w:rsid w:val="0041570B"/>
    <w:rsid w:val="00426399"/>
    <w:rsid w:val="00441808"/>
    <w:rsid w:val="00462A1A"/>
    <w:rsid w:val="004807E8"/>
    <w:rsid w:val="00481634"/>
    <w:rsid w:val="0048255F"/>
    <w:rsid w:val="004855E2"/>
    <w:rsid w:val="00487775"/>
    <w:rsid w:val="004942F4"/>
    <w:rsid w:val="004A4147"/>
    <w:rsid w:val="004B0DBC"/>
    <w:rsid w:val="004B36BC"/>
    <w:rsid w:val="004E2BF3"/>
    <w:rsid w:val="00503024"/>
    <w:rsid w:val="00512ED2"/>
    <w:rsid w:val="005163E8"/>
    <w:rsid w:val="0053174B"/>
    <w:rsid w:val="0053418F"/>
    <w:rsid w:val="00551E70"/>
    <w:rsid w:val="0055611A"/>
    <w:rsid w:val="005A2DB8"/>
    <w:rsid w:val="005A45F7"/>
    <w:rsid w:val="005B3392"/>
    <w:rsid w:val="005C5510"/>
    <w:rsid w:val="005D179F"/>
    <w:rsid w:val="005F7472"/>
    <w:rsid w:val="006152B1"/>
    <w:rsid w:val="00622AE6"/>
    <w:rsid w:val="006300D0"/>
    <w:rsid w:val="00632C0F"/>
    <w:rsid w:val="00641B7D"/>
    <w:rsid w:val="006476FE"/>
    <w:rsid w:val="006663B4"/>
    <w:rsid w:val="006706EC"/>
    <w:rsid w:val="006714BE"/>
    <w:rsid w:val="006859B8"/>
    <w:rsid w:val="006A1C87"/>
    <w:rsid w:val="006A3464"/>
    <w:rsid w:val="006B31E2"/>
    <w:rsid w:val="006B603D"/>
    <w:rsid w:val="006C5BBA"/>
    <w:rsid w:val="006C675A"/>
    <w:rsid w:val="006D238D"/>
    <w:rsid w:val="006E5E3F"/>
    <w:rsid w:val="006F4EA1"/>
    <w:rsid w:val="006F53D3"/>
    <w:rsid w:val="0071384B"/>
    <w:rsid w:val="00721526"/>
    <w:rsid w:val="00726578"/>
    <w:rsid w:val="00746261"/>
    <w:rsid w:val="00750D9B"/>
    <w:rsid w:val="0077051C"/>
    <w:rsid w:val="007705CF"/>
    <w:rsid w:val="007729D2"/>
    <w:rsid w:val="00776D7E"/>
    <w:rsid w:val="0079119C"/>
    <w:rsid w:val="007A0E30"/>
    <w:rsid w:val="007A111C"/>
    <w:rsid w:val="007C31E4"/>
    <w:rsid w:val="007E35A5"/>
    <w:rsid w:val="007F716E"/>
    <w:rsid w:val="00802257"/>
    <w:rsid w:val="008071BA"/>
    <w:rsid w:val="00810A26"/>
    <w:rsid w:val="0081162E"/>
    <w:rsid w:val="008158A2"/>
    <w:rsid w:val="00824953"/>
    <w:rsid w:val="008574D6"/>
    <w:rsid w:val="0086248B"/>
    <w:rsid w:val="008640DA"/>
    <w:rsid w:val="00880975"/>
    <w:rsid w:val="0089151D"/>
    <w:rsid w:val="008B3EE7"/>
    <w:rsid w:val="008D6586"/>
    <w:rsid w:val="008D6EA1"/>
    <w:rsid w:val="0090113C"/>
    <w:rsid w:val="00901BF8"/>
    <w:rsid w:val="009066BB"/>
    <w:rsid w:val="00911C39"/>
    <w:rsid w:val="009277A4"/>
    <w:rsid w:val="00940F23"/>
    <w:rsid w:val="00950070"/>
    <w:rsid w:val="009528AE"/>
    <w:rsid w:val="009564F3"/>
    <w:rsid w:val="009579D9"/>
    <w:rsid w:val="0096465D"/>
    <w:rsid w:val="00976D0B"/>
    <w:rsid w:val="009901F4"/>
    <w:rsid w:val="009A0FF6"/>
    <w:rsid w:val="009A4612"/>
    <w:rsid w:val="009B69CA"/>
    <w:rsid w:val="009C4B60"/>
    <w:rsid w:val="009D02A1"/>
    <w:rsid w:val="009D2B45"/>
    <w:rsid w:val="009D62C2"/>
    <w:rsid w:val="009E4773"/>
    <w:rsid w:val="009F4F3F"/>
    <w:rsid w:val="00A00C05"/>
    <w:rsid w:val="00A1113F"/>
    <w:rsid w:val="00A24E4D"/>
    <w:rsid w:val="00A3309C"/>
    <w:rsid w:val="00A4739C"/>
    <w:rsid w:val="00A50936"/>
    <w:rsid w:val="00A72EB5"/>
    <w:rsid w:val="00A90292"/>
    <w:rsid w:val="00A94170"/>
    <w:rsid w:val="00A95AF8"/>
    <w:rsid w:val="00AA0CCF"/>
    <w:rsid w:val="00AA0F12"/>
    <w:rsid w:val="00AA402D"/>
    <w:rsid w:val="00AA4DFC"/>
    <w:rsid w:val="00AB4D7B"/>
    <w:rsid w:val="00AD5748"/>
    <w:rsid w:val="00AF0144"/>
    <w:rsid w:val="00AF1A99"/>
    <w:rsid w:val="00B067CA"/>
    <w:rsid w:val="00B26784"/>
    <w:rsid w:val="00B30FD4"/>
    <w:rsid w:val="00B4486A"/>
    <w:rsid w:val="00B660E0"/>
    <w:rsid w:val="00B66C21"/>
    <w:rsid w:val="00B70548"/>
    <w:rsid w:val="00B77EC5"/>
    <w:rsid w:val="00B91C99"/>
    <w:rsid w:val="00B962E0"/>
    <w:rsid w:val="00BA2D33"/>
    <w:rsid w:val="00BA3117"/>
    <w:rsid w:val="00BC2C8C"/>
    <w:rsid w:val="00BC321D"/>
    <w:rsid w:val="00BD20D9"/>
    <w:rsid w:val="00BD7E70"/>
    <w:rsid w:val="00BE7689"/>
    <w:rsid w:val="00C223E0"/>
    <w:rsid w:val="00C24C3C"/>
    <w:rsid w:val="00C45B03"/>
    <w:rsid w:val="00C53FFE"/>
    <w:rsid w:val="00C554BA"/>
    <w:rsid w:val="00C565B1"/>
    <w:rsid w:val="00C605C0"/>
    <w:rsid w:val="00C6228E"/>
    <w:rsid w:val="00CB51DD"/>
    <w:rsid w:val="00CD53CA"/>
    <w:rsid w:val="00CE00B3"/>
    <w:rsid w:val="00CE47FE"/>
    <w:rsid w:val="00CF4AE6"/>
    <w:rsid w:val="00D36109"/>
    <w:rsid w:val="00D41BA5"/>
    <w:rsid w:val="00D41F16"/>
    <w:rsid w:val="00D439F8"/>
    <w:rsid w:val="00D5019F"/>
    <w:rsid w:val="00D63695"/>
    <w:rsid w:val="00D77559"/>
    <w:rsid w:val="00D80772"/>
    <w:rsid w:val="00D957FD"/>
    <w:rsid w:val="00DA0307"/>
    <w:rsid w:val="00DE3424"/>
    <w:rsid w:val="00DF0EA1"/>
    <w:rsid w:val="00E07A64"/>
    <w:rsid w:val="00E1557E"/>
    <w:rsid w:val="00E257A2"/>
    <w:rsid w:val="00E417A7"/>
    <w:rsid w:val="00E461CB"/>
    <w:rsid w:val="00E500A9"/>
    <w:rsid w:val="00E615D7"/>
    <w:rsid w:val="00E63282"/>
    <w:rsid w:val="00E655D5"/>
    <w:rsid w:val="00E80BF3"/>
    <w:rsid w:val="00E82FA8"/>
    <w:rsid w:val="00E90055"/>
    <w:rsid w:val="00EA34CD"/>
    <w:rsid w:val="00EA48A3"/>
    <w:rsid w:val="00EA51D8"/>
    <w:rsid w:val="00EB0C0D"/>
    <w:rsid w:val="00EB701D"/>
    <w:rsid w:val="00EC0051"/>
    <w:rsid w:val="00ED3911"/>
    <w:rsid w:val="00ED7A85"/>
    <w:rsid w:val="00EE373C"/>
    <w:rsid w:val="00EE614E"/>
    <w:rsid w:val="00EF0646"/>
    <w:rsid w:val="00F109C5"/>
    <w:rsid w:val="00F15124"/>
    <w:rsid w:val="00F200FA"/>
    <w:rsid w:val="00F33625"/>
    <w:rsid w:val="00F34463"/>
    <w:rsid w:val="00F66200"/>
    <w:rsid w:val="00F721A8"/>
    <w:rsid w:val="00F73AE8"/>
    <w:rsid w:val="00F91CBC"/>
    <w:rsid w:val="00FA60F5"/>
    <w:rsid w:val="00FB1198"/>
    <w:rsid w:val="00FC136F"/>
    <w:rsid w:val="00FE69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36B552-FB2B-4B46-A369-85421CD13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60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unhideWhenUsed/>
    <w:qFormat/>
    <w:rsid w:val="00FE692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8640D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2447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
    <w:name w:val="un"/>
    <w:basedOn w:val="Fuentedeprrafopredeter"/>
    <w:rsid w:val="002447C1"/>
  </w:style>
  <w:style w:type="character" w:customStyle="1" w:styleId="apple-converted-space">
    <w:name w:val="apple-converted-space"/>
    <w:basedOn w:val="Fuentedeprrafopredeter"/>
    <w:rsid w:val="002447C1"/>
  </w:style>
  <w:style w:type="character" w:styleId="Textoennegrita">
    <w:name w:val="Strong"/>
    <w:basedOn w:val="Fuentedeprrafopredeter"/>
    <w:uiPriority w:val="22"/>
    <w:qFormat/>
    <w:rsid w:val="002447C1"/>
    <w:rPr>
      <w:b/>
      <w:bCs/>
    </w:rPr>
  </w:style>
  <w:style w:type="paragraph" w:styleId="Textodeglobo">
    <w:name w:val="Balloon Text"/>
    <w:basedOn w:val="Normal"/>
    <w:link w:val="TextodegloboCar"/>
    <w:uiPriority w:val="99"/>
    <w:semiHidden/>
    <w:unhideWhenUsed/>
    <w:rsid w:val="00C24C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4C3C"/>
    <w:rPr>
      <w:rFonts w:ascii="Tahoma" w:hAnsi="Tahoma" w:cs="Tahoma"/>
      <w:sz w:val="16"/>
      <w:szCs w:val="16"/>
    </w:rPr>
  </w:style>
  <w:style w:type="character" w:customStyle="1" w:styleId="Ttulo4Car">
    <w:name w:val="Título 4 Car"/>
    <w:basedOn w:val="Fuentedeprrafopredeter"/>
    <w:link w:val="Ttulo4"/>
    <w:uiPriority w:val="9"/>
    <w:rsid w:val="008640DA"/>
    <w:rPr>
      <w:rFonts w:ascii="Times New Roman" w:eastAsia="Times New Roman" w:hAnsi="Times New Roman" w:cs="Times New Roman"/>
      <w:b/>
      <w:bCs/>
      <w:sz w:val="24"/>
      <w:szCs w:val="24"/>
      <w:lang w:eastAsia="es-CO"/>
    </w:rPr>
  </w:style>
  <w:style w:type="character" w:customStyle="1" w:styleId="Ttulo1Car">
    <w:name w:val="Título 1 Car"/>
    <w:basedOn w:val="Fuentedeprrafopredeter"/>
    <w:link w:val="Ttulo1"/>
    <w:uiPriority w:val="9"/>
    <w:rsid w:val="00FA60F5"/>
    <w:rPr>
      <w:rFonts w:asciiTheme="majorHAnsi" w:eastAsiaTheme="majorEastAsia" w:hAnsiTheme="majorHAnsi" w:cstheme="majorBidi"/>
      <w:b/>
      <w:bCs/>
      <w:color w:val="365F91" w:themeColor="accent1" w:themeShade="BF"/>
      <w:sz w:val="28"/>
      <w:szCs w:val="28"/>
    </w:rPr>
  </w:style>
  <w:style w:type="paragraph" w:customStyle="1" w:styleId="Normal1">
    <w:name w:val="Normal1"/>
    <w:basedOn w:val="Normal"/>
    <w:rsid w:val="00FA60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grita">
    <w:name w:val="negrita"/>
    <w:basedOn w:val="Fuentedeprrafopredeter"/>
    <w:rsid w:val="00FA60F5"/>
  </w:style>
  <w:style w:type="paragraph" w:customStyle="1" w:styleId="tab1">
    <w:name w:val="tab1"/>
    <w:basedOn w:val="Normal"/>
    <w:rsid w:val="00FA60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perindice">
    <w:name w:val="superindice"/>
    <w:basedOn w:val="Fuentedeprrafopredeter"/>
    <w:rsid w:val="00FA60F5"/>
  </w:style>
  <w:style w:type="paragraph" w:styleId="Sinespaciado">
    <w:name w:val="No Spacing"/>
    <w:uiPriority w:val="1"/>
    <w:qFormat/>
    <w:rsid w:val="00FA60F5"/>
    <w:pPr>
      <w:spacing w:after="0" w:line="240" w:lineRule="auto"/>
    </w:pPr>
  </w:style>
  <w:style w:type="paragraph" w:styleId="NormalWeb">
    <w:name w:val="Normal (Web)"/>
    <w:basedOn w:val="Normal"/>
    <w:uiPriority w:val="99"/>
    <w:unhideWhenUsed/>
    <w:rsid w:val="00FA60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1">
    <w:name w:val="cabecera1"/>
    <w:basedOn w:val="Normal"/>
    <w:rsid w:val="00FA60F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2">
    <w:name w:val="cabecera2"/>
    <w:basedOn w:val="Normal"/>
    <w:rsid w:val="00FA60F5"/>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FA60F5"/>
    <w:rPr>
      <w:color w:val="0000FF"/>
      <w:u w:val="single"/>
    </w:rPr>
  </w:style>
  <w:style w:type="paragraph" w:customStyle="1" w:styleId="tab2">
    <w:name w:val="tab2"/>
    <w:basedOn w:val="Normal"/>
    <w:rsid w:val="007729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ursiva">
    <w:name w:val="cursiva"/>
    <w:basedOn w:val="Fuentedeprrafopredeter"/>
    <w:rsid w:val="007729D2"/>
  </w:style>
  <w:style w:type="character" w:customStyle="1" w:styleId="Ttulo3Car">
    <w:name w:val="Título 3 Car"/>
    <w:basedOn w:val="Fuentedeprrafopredeter"/>
    <w:link w:val="Ttulo3"/>
    <w:uiPriority w:val="9"/>
    <w:rsid w:val="00FE692E"/>
    <w:rPr>
      <w:rFonts w:asciiTheme="majorHAnsi" w:eastAsiaTheme="majorEastAsia" w:hAnsiTheme="majorHAnsi" w:cstheme="majorBidi"/>
      <w:b/>
      <w:bCs/>
      <w:color w:val="4F81BD" w:themeColor="accent1"/>
    </w:rPr>
  </w:style>
  <w:style w:type="paragraph" w:customStyle="1" w:styleId="cabecera3">
    <w:name w:val="cabecera3"/>
    <w:basedOn w:val="Normal"/>
    <w:rsid w:val="00F34463"/>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rsid w:val="001D149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w-mmv-image-desc">
    <w:name w:val="mw-mmv-image-desc"/>
    <w:basedOn w:val="Normal"/>
    <w:rsid w:val="001D14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11">
    <w:name w:val="tab11"/>
    <w:basedOn w:val="Normal"/>
    <w:rsid w:val="000564BA"/>
    <w:pPr>
      <w:spacing w:before="100" w:beforeAutospacing="1" w:after="210" w:line="270" w:lineRule="atLeast"/>
    </w:pPr>
    <w:rPr>
      <w:rFonts w:ascii="Times New Roman" w:eastAsia="Times New Roman" w:hAnsi="Times New Roman" w:cs="Times New Roman"/>
      <w:color w:val="0D3158"/>
      <w:sz w:val="20"/>
      <w:szCs w:val="20"/>
    </w:rPr>
  </w:style>
  <w:style w:type="paragraph" w:customStyle="1" w:styleId="normal10">
    <w:name w:val="normal1"/>
    <w:basedOn w:val="Normal"/>
    <w:rsid w:val="000564BA"/>
    <w:pPr>
      <w:spacing w:before="100" w:beforeAutospacing="1" w:after="210" w:line="270" w:lineRule="atLeast"/>
    </w:pPr>
    <w:rPr>
      <w:rFonts w:ascii="Times New Roman" w:eastAsia="Times New Roman" w:hAnsi="Times New Roman" w:cs="Times New Roman"/>
      <w:color w:val="0D3158"/>
      <w:sz w:val="20"/>
      <w:szCs w:val="20"/>
    </w:rPr>
  </w:style>
  <w:style w:type="paragraph" w:customStyle="1" w:styleId="tab21">
    <w:name w:val="tab21"/>
    <w:basedOn w:val="Normal"/>
    <w:rsid w:val="000564BA"/>
    <w:pPr>
      <w:spacing w:before="100" w:beforeAutospacing="1" w:after="210" w:line="270" w:lineRule="atLeast"/>
    </w:pPr>
    <w:rPr>
      <w:rFonts w:ascii="Times New Roman" w:eastAsia="Times New Roman" w:hAnsi="Times New Roman" w:cs="Times New Roman"/>
      <w:color w:val="0D3158"/>
      <w:sz w:val="20"/>
      <w:szCs w:val="20"/>
    </w:rPr>
  </w:style>
  <w:style w:type="character" w:customStyle="1" w:styleId="negrita6">
    <w:name w:val="negrita6"/>
    <w:basedOn w:val="Fuentedeprrafopredeter"/>
    <w:rsid w:val="000564BA"/>
    <w:rPr>
      <w:b/>
      <w:bCs/>
    </w:rPr>
  </w:style>
  <w:style w:type="paragraph" w:styleId="Prrafodelista">
    <w:name w:val="List Paragraph"/>
    <w:basedOn w:val="Normal"/>
    <w:uiPriority w:val="34"/>
    <w:qFormat/>
    <w:rsid w:val="00E07A64"/>
    <w:pPr>
      <w:ind w:left="720"/>
      <w:contextualSpacing/>
    </w:pPr>
  </w:style>
  <w:style w:type="character" w:styleId="Hipervnculovisitado">
    <w:name w:val="FollowedHyperlink"/>
    <w:basedOn w:val="Fuentedeprrafopredeter"/>
    <w:uiPriority w:val="99"/>
    <w:semiHidden/>
    <w:unhideWhenUsed/>
    <w:rsid w:val="009528AE"/>
    <w:rPr>
      <w:color w:val="800080" w:themeColor="followedHyperlink"/>
      <w:u w:val="single"/>
    </w:rPr>
  </w:style>
  <w:style w:type="character" w:customStyle="1" w:styleId="lozenge-static">
    <w:name w:val="lozenge-static"/>
    <w:basedOn w:val="Fuentedeprrafopredeter"/>
    <w:rsid w:val="009528AE"/>
  </w:style>
  <w:style w:type="paragraph" w:styleId="Encabezado">
    <w:name w:val="header"/>
    <w:basedOn w:val="Normal"/>
    <w:link w:val="EncabezadoCar"/>
    <w:uiPriority w:val="99"/>
    <w:unhideWhenUsed/>
    <w:rsid w:val="00F200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00FA"/>
  </w:style>
  <w:style w:type="character" w:styleId="Refdecomentario">
    <w:name w:val="annotation reference"/>
    <w:basedOn w:val="Fuentedeprrafopredeter"/>
    <w:uiPriority w:val="99"/>
    <w:semiHidden/>
    <w:unhideWhenUsed/>
    <w:rsid w:val="00EF0646"/>
    <w:rPr>
      <w:sz w:val="16"/>
      <w:szCs w:val="16"/>
    </w:rPr>
  </w:style>
  <w:style w:type="paragraph" w:styleId="Textocomentario">
    <w:name w:val="annotation text"/>
    <w:basedOn w:val="Normal"/>
    <w:link w:val="TextocomentarioCar"/>
    <w:uiPriority w:val="99"/>
    <w:semiHidden/>
    <w:unhideWhenUsed/>
    <w:rsid w:val="00EF06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F0646"/>
    <w:rPr>
      <w:sz w:val="20"/>
      <w:szCs w:val="20"/>
    </w:rPr>
  </w:style>
  <w:style w:type="paragraph" w:styleId="Asuntodelcomentario">
    <w:name w:val="annotation subject"/>
    <w:basedOn w:val="Textocomentario"/>
    <w:next w:val="Textocomentario"/>
    <w:link w:val="AsuntodelcomentarioCar"/>
    <w:uiPriority w:val="99"/>
    <w:semiHidden/>
    <w:unhideWhenUsed/>
    <w:rsid w:val="00EF0646"/>
    <w:rPr>
      <w:b/>
      <w:bCs/>
    </w:rPr>
  </w:style>
  <w:style w:type="character" w:customStyle="1" w:styleId="AsuntodelcomentarioCar">
    <w:name w:val="Asunto del comentario Car"/>
    <w:basedOn w:val="TextocomentarioCar"/>
    <w:link w:val="Asuntodelcomentario"/>
    <w:uiPriority w:val="99"/>
    <w:semiHidden/>
    <w:rsid w:val="00EF06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09875">
      <w:bodyDiv w:val="1"/>
      <w:marLeft w:val="0"/>
      <w:marRight w:val="0"/>
      <w:marTop w:val="0"/>
      <w:marBottom w:val="0"/>
      <w:divBdr>
        <w:top w:val="none" w:sz="0" w:space="0" w:color="auto"/>
        <w:left w:val="none" w:sz="0" w:space="0" w:color="auto"/>
        <w:bottom w:val="none" w:sz="0" w:space="0" w:color="auto"/>
        <w:right w:val="none" w:sz="0" w:space="0" w:color="auto"/>
      </w:divBdr>
    </w:div>
    <w:div w:id="129130274">
      <w:bodyDiv w:val="1"/>
      <w:marLeft w:val="0"/>
      <w:marRight w:val="0"/>
      <w:marTop w:val="0"/>
      <w:marBottom w:val="0"/>
      <w:divBdr>
        <w:top w:val="none" w:sz="0" w:space="0" w:color="auto"/>
        <w:left w:val="none" w:sz="0" w:space="0" w:color="auto"/>
        <w:bottom w:val="none" w:sz="0" w:space="0" w:color="auto"/>
        <w:right w:val="none" w:sz="0" w:space="0" w:color="auto"/>
      </w:divBdr>
      <w:divsChild>
        <w:div w:id="2144040315">
          <w:marLeft w:val="0"/>
          <w:marRight w:val="0"/>
          <w:marTop w:val="0"/>
          <w:marBottom w:val="0"/>
          <w:divBdr>
            <w:top w:val="single" w:sz="6" w:space="1" w:color="FFFFFF"/>
            <w:left w:val="none" w:sz="0" w:space="0" w:color="auto"/>
            <w:bottom w:val="none" w:sz="0" w:space="0" w:color="auto"/>
            <w:right w:val="none" w:sz="0" w:space="0" w:color="auto"/>
          </w:divBdr>
        </w:div>
        <w:div w:id="145976064">
          <w:marLeft w:val="0"/>
          <w:marRight w:val="0"/>
          <w:marTop w:val="0"/>
          <w:marBottom w:val="0"/>
          <w:divBdr>
            <w:top w:val="single" w:sz="6" w:space="1" w:color="FFFFFF"/>
            <w:left w:val="none" w:sz="0" w:space="0" w:color="auto"/>
            <w:bottom w:val="none" w:sz="0" w:space="0" w:color="auto"/>
            <w:right w:val="none" w:sz="0" w:space="0" w:color="auto"/>
          </w:divBdr>
        </w:div>
        <w:div w:id="167523696">
          <w:marLeft w:val="0"/>
          <w:marRight w:val="0"/>
          <w:marTop w:val="0"/>
          <w:marBottom w:val="0"/>
          <w:divBdr>
            <w:top w:val="single" w:sz="6" w:space="1" w:color="FFFFFF"/>
            <w:left w:val="none" w:sz="0" w:space="0" w:color="auto"/>
            <w:bottom w:val="none" w:sz="0" w:space="0" w:color="auto"/>
            <w:right w:val="none" w:sz="0" w:space="0" w:color="auto"/>
          </w:divBdr>
        </w:div>
        <w:div w:id="681316333">
          <w:marLeft w:val="0"/>
          <w:marRight w:val="0"/>
          <w:marTop w:val="0"/>
          <w:marBottom w:val="0"/>
          <w:divBdr>
            <w:top w:val="single" w:sz="6" w:space="1" w:color="FFFFFF"/>
            <w:left w:val="none" w:sz="0" w:space="0" w:color="auto"/>
            <w:bottom w:val="none" w:sz="0" w:space="0" w:color="auto"/>
            <w:right w:val="none" w:sz="0" w:space="0" w:color="auto"/>
          </w:divBdr>
        </w:div>
      </w:divsChild>
    </w:div>
    <w:div w:id="269553484">
      <w:bodyDiv w:val="1"/>
      <w:marLeft w:val="0"/>
      <w:marRight w:val="0"/>
      <w:marTop w:val="0"/>
      <w:marBottom w:val="0"/>
      <w:divBdr>
        <w:top w:val="none" w:sz="0" w:space="0" w:color="auto"/>
        <w:left w:val="none" w:sz="0" w:space="0" w:color="auto"/>
        <w:bottom w:val="none" w:sz="0" w:space="0" w:color="auto"/>
        <w:right w:val="none" w:sz="0" w:space="0" w:color="auto"/>
      </w:divBdr>
    </w:div>
    <w:div w:id="278532947">
      <w:bodyDiv w:val="1"/>
      <w:marLeft w:val="0"/>
      <w:marRight w:val="0"/>
      <w:marTop w:val="0"/>
      <w:marBottom w:val="0"/>
      <w:divBdr>
        <w:top w:val="none" w:sz="0" w:space="0" w:color="auto"/>
        <w:left w:val="none" w:sz="0" w:space="0" w:color="auto"/>
        <w:bottom w:val="none" w:sz="0" w:space="0" w:color="auto"/>
        <w:right w:val="none" w:sz="0" w:space="0" w:color="auto"/>
      </w:divBdr>
    </w:div>
    <w:div w:id="280647872">
      <w:bodyDiv w:val="1"/>
      <w:marLeft w:val="0"/>
      <w:marRight w:val="0"/>
      <w:marTop w:val="0"/>
      <w:marBottom w:val="0"/>
      <w:divBdr>
        <w:top w:val="none" w:sz="0" w:space="0" w:color="auto"/>
        <w:left w:val="none" w:sz="0" w:space="0" w:color="auto"/>
        <w:bottom w:val="none" w:sz="0" w:space="0" w:color="auto"/>
        <w:right w:val="none" w:sz="0" w:space="0" w:color="auto"/>
      </w:divBdr>
      <w:divsChild>
        <w:div w:id="2065134907">
          <w:marLeft w:val="0"/>
          <w:marRight w:val="0"/>
          <w:marTop w:val="0"/>
          <w:marBottom w:val="0"/>
          <w:divBdr>
            <w:top w:val="none" w:sz="0" w:space="0" w:color="auto"/>
            <w:left w:val="none" w:sz="0" w:space="0" w:color="auto"/>
            <w:bottom w:val="none" w:sz="0" w:space="0" w:color="auto"/>
            <w:right w:val="none" w:sz="0" w:space="0" w:color="auto"/>
          </w:divBdr>
          <w:divsChild>
            <w:div w:id="736241830">
              <w:marLeft w:val="0"/>
              <w:marRight w:val="0"/>
              <w:marTop w:val="0"/>
              <w:marBottom w:val="0"/>
              <w:divBdr>
                <w:top w:val="none" w:sz="0" w:space="0" w:color="auto"/>
                <w:left w:val="none" w:sz="0" w:space="0" w:color="auto"/>
                <w:bottom w:val="none" w:sz="0" w:space="0" w:color="auto"/>
                <w:right w:val="none" w:sz="0" w:space="0" w:color="auto"/>
              </w:divBdr>
              <w:divsChild>
                <w:div w:id="2016878655">
                  <w:marLeft w:val="0"/>
                  <w:marRight w:val="0"/>
                  <w:marTop w:val="0"/>
                  <w:marBottom w:val="0"/>
                  <w:divBdr>
                    <w:top w:val="none" w:sz="0" w:space="0" w:color="auto"/>
                    <w:left w:val="none" w:sz="0" w:space="0" w:color="auto"/>
                    <w:bottom w:val="none" w:sz="0" w:space="0" w:color="auto"/>
                    <w:right w:val="none" w:sz="0" w:space="0" w:color="auto"/>
                  </w:divBdr>
                  <w:divsChild>
                    <w:div w:id="1731657858">
                      <w:marLeft w:val="0"/>
                      <w:marRight w:val="0"/>
                      <w:marTop w:val="0"/>
                      <w:marBottom w:val="0"/>
                      <w:divBdr>
                        <w:top w:val="none" w:sz="0" w:space="0" w:color="auto"/>
                        <w:left w:val="none" w:sz="0" w:space="0" w:color="auto"/>
                        <w:bottom w:val="none" w:sz="0" w:space="0" w:color="auto"/>
                        <w:right w:val="none" w:sz="0" w:space="0" w:color="auto"/>
                      </w:divBdr>
                      <w:divsChild>
                        <w:div w:id="637612228">
                          <w:marLeft w:val="0"/>
                          <w:marRight w:val="0"/>
                          <w:marTop w:val="0"/>
                          <w:marBottom w:val="0"/>
                          <w:divBdr>
                            <w:top w:val="none" w:sz="0" w:space="0" w:color="auto"/>
                            <w:left w:val="none" w:sz="0" w:space="0" w:color="auto"/>
                            <w:bottom w:val="none" w:sz="0" w:space="0" w:color="auto"/>
                            <w:right w:val="none" w:sz="0" w:space="0" w:color="auto"/>
                          </w:divBdr>
                          <w:divsChild>
                            <w:div w:id="860164792">
                              <w:marLeft w:val="0"/>
                              <w:marRight w:val="0"/>
                              <w:marTop w:val="0"/>
                              <w:marBottom w:val="0"/>
                              <w:divBdr>
                                <w:top w:val="none" w:sz="0" w:space="0" w:color="auto"/>
                                <w:left w:val="none" w:sz="0" w:space="0" w:color="auto"/>
                                <w:bottom w:val="none" w:sz="0" w:space="0" w:color="auto"/>
                                <w:right w:val="none" w:sz="0" w:space="0" w:color="auto"/>
                              </w:divBdr>
                              <w:divsChild>
                                <w:div w:id="60905730">
                                  <w:marLeft w:val="0"/>
                                  <w:marRight w:val="0"/>
                                  <w:marTop w:val="0"/>
                                  <w:marBottom w:val="0"/>
                                  <w:divBdr>
                                    <w:top w:val="none" w:sz="0" w:space="0" w:color="auto"/>
                                    <w:left w:val="none" w:sz="0" w:space="0" w:color="auto"/>
                                    <w:bottom w:val="none" w:sz="0" w:space="0" w:color="auto"/>
                                    <w:right w:val="none" w:sz="0" w:space="0" w:color="auto"/>
                                  </w:divBdr>
                                  <w:divsChild>
                                    <w:div w:id="723912514">
                                      <w:marLeft w:val="0"/>
                                      <w:marRight w:val="0"/>
                                      <w:marTop w:val="0"/>
                                      <w:marBottom w:val="0"/>
                                      <w:divBdr>
                                        <w:top w:val="none" w:sz="0" w:space="0" w:color="auto"/>
                                        <w:left w:val="none" w:sz="0" w:space="0" w:color="auto"/>
                                        <w:bottom w:val="none" w:sz="0" w:space="0" w:color="auto"/>
                                        <w:right w:val="none" w:sz="0" w:space="0" w:color="auto"/>
                                      </w:divBdr>
                                      <w:divsChild>
                                        <w:div w:id="1562515706">
                                          <w:marLeft w:val="0"/>
                                          <w:marRight w:val="0"/>
                                          <w:marTop w:val="0"/>
                                          <w:marBottom w:val="0"/>
                                          <w:divBdr>
                                            <w:top w:val="none" w:sz="0" w:space="0" w:color="auto"/>
                                            <w:left w:val="none" w:sz="0" w:space="0" w:color="auto"/>
                                            <w:bottom w:val="none" w:sz="0" w:space="0" w:color="auto"/>
                                            <w:right w:val="none" w:sz="0" w:space="0" w:color="auto"/>
                                          </w:divBdr>
                                          <w:divsChild>
                                            <w:div w:id="1382049645">
                                              <w:marLeft w:val="0"/>
                                              <w:marRight w:val="0"/>
                                              <w:marTop w:val="0"/>
                                              <w:marBottom w:val="0"/>
                                              <w:divBdr>
                                                <w:top w:val="none" w:sz="0" w:space="0" w:color="auto"/>
                                                <w:left w:val="none" w:sz="0" w:space="0" w:color="auto"/>
                                                <w:bottom w:val="none" w:sz="0" w:space="0" w:color="auto"/>
                                                <w:right w:val="none" w:sz="0" w:space="0" w:color="auto"/>
                                              </w:divBdr>
                                              <w:divsChild>
                                                <w:div w:id="1580021462">
                                                  <w:marLeft w:val="0"/>
                                                  <w:marRight w:val="0"/>
                                                  <w:marTop w:val="0"/>
                                                  <w:marBottom w:val="0"/>
                                                  <w:divBdr>
                                                    <w:top w:val="none" w:sz="0" w:space="0" w:color="auto"/>
                                                    <w:left w:val="none" w:sz="0" w:space="0" w:color="auto"/>
                                                    <w:bottom w:val="none" w:sz="0" w:space="0" w:color="auto"/>
                                                    <w:right w:val="none" w:sz="0" w:space="0" w:color="auto"/>
                                                  </w:divBdr>
                                                  <w:divsChild>
                                                    <w:div w:id="14863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057736">
      <w:bodyDiv w:val="1"/>
      <w:marLeft w:val="0"/>
      <w:marRight w:val="0"/>
      <w:marTop w:val="0"/>
      <w:marBottom w:val="0"/>
      <w:divBdr>
        <w:top w:val="none" w:sz="0" w:space="0" w:color="auto"/>
        <w:left w:val="none" w:sz="0" w:space="0" w:color="auto"/>
        <w:bottom w:val="none" w:sz="0" w:space="0" w:color="auto"/>
        <w:right w:val="none" w:sz="0" w:space="0" w:color="auto"/>
      </w:divBdr>
    </w:div>
    <w:div w:id="295259839">
      <w:bodyDiv w:val="1"/>
      <w:marLeft w:val="0"/>
      <w:marRight w:val="0"/>
      <w:marTop w:val="0"/>
      <w:marBottom w:val="0"/>
      <w:divBdr>
        <w:top w:val="none" w:sz="0" w:space="0" w:color="auto"/>
        <w:left w:val="none" w:sz="0" w:space="0" w:color="auto"/>
        <w:bottom w:val="none" w:sz="0" w:space="0" w:color="auto"/>
        <w:right w:val="none" w:sz="0" w:space="0" w:color="auto"/>
      </w:divBdr>
    </w:div>
    <w:div w:id="307712766">
      <w:bodyDiv w:val="1"/>
      <w:marLeft w:val="0"/>
      <w:marRight w:val="0"/>
      <w:marTop w:val="0"/>
      <w:marBottom w:val="0"/>
      <w:divBdr>
        <w:top w:val="none" w:sz="0" w:space="0" w:color="auto"/>
        <w:left w:val="none" w:sz="0" w:space="0" w:color="auto"/>
        <w:bottom w:val="none" w:sz="0" w:space="0" w:color="auto"/>
        <w:right w:val="none" w:sz="0" w:space="0" w:color="auto"/>
      </w:divBdr>
    </w:div>
    <w:div w:id="362294996">
      <w:bodyDiv w:val="1"/>
      <w:marLeft w:val="0"/>
      <w:marRight w:val="0"/>
      <w:marTop w:val="0"/>
      <w:marBottom w:val="0"/>
      <w:divBdr>
        <w:top w:val="none" w:sz="0" w:space="0" w:color="auto"/>
        <w:left w:val="none" w:sz="0" w:space="0" w:color="auto"/>
        <w:bottom w:val="none" w:sz="0" w:space="0" w:color="auto"/>
        <w:right w:val="none" w:sz="0" w:space="0" w:color="auto"/>
      </w:divBdr>
    </w:div>
    <w:div w:id="370501678">
      <w:bodyDiv w:val="1"/>
      <w:marLeft w:val="0"/>
      <w:marRight w:val="0"/>
      <w:marTop w:val="0"/>
      <w:marBottom w:val="0"/>
      <w:divBdr>
        <w:top w:val="none" w:sz="0" w:space="0" w:color="auto"/>
        <w:left w:val="none" w:sz="0" w:space="0" w:color="auto"/>
        <w:bottom w:val="none" w:sz="0" w:space="0" w:color="auto"/>
        <w:right w:val="none" w:sz="0" w:space="0" w:color="auto"/>
      </w:divBdr>
    </w:div>
    <w:div w:id="416169070">
      <w:bodyDiv w:val="1"/>
      <w:marLeft w:val="0"/>
      <w:marRight w:val="0"/>
      <w:marTop w:val="0"/>
      <w:marBottom w:val="0"/>
      <w:divBdr>
        <w:top w:val="none" w:sz="0" w:space="0" w:color="auto"/>
        <w:left w:val="none" w:sz="0" w:space="0" w:color="auto"/>
        <w:bottom w:val="none" w:sz="0" w:space="0" w:color="auto"/>
        <w:right w:val="none" w:sz="0" w:space="0" w:color="auto"/>
      </w:divBdr>
    </w:div>
    <w:div w:id="434331640">
      <w:bodyDiv w:val="1"/>
      <w:marLeft w:val="0"/>
      <w:marRight w:val="0"/>
      <w:marTop w:val="0"/>
      <w:marBottom w:val="0"/>
      <w:divBdr>
        <w:top w:val="none" w:sz="0" w:space="0" w:color="auto"/>
        <w:left w:val="none" w:sz="0" w:space="0" w:color="auto"/>
        <w:bottom w:val="none" w:sz="0" w:space="0" w:color="auto"/>
        <w:right w:val="none" w:sz="0" w:space="0" w:color="auto"/>
      </w:divBdr>
    </w:div>
    <w:div w:id="455487840">
      <w:bodyDiv w:val="1"/>
      <w:marLeft w:val="0"/>
      <w:marRight w:val="0"/>
      <w:marTop w:val="0"/>
      <w:marBottom w:val="0"/>
      <w:divBdr>
        <w:top w:val="none" w:sz="0" w:space="0" w:color="auto"/>
        <w:left w:val="none" w:sz="0" w:space="0" w:color="auto"/>
        <w:bottom w:val="none" w:sz="0" w:space="0" w:color="auto"/>
        <w:right w:val="none" w:sz="0" w:space="0" w:color="auto"/>
      </w:divBdr>
    </w:div>
    <w:div w:id="459960671">
      <w:bodyDiv w:val="1"/>
      <w:marLeft w:val="0"/>
      <w:marRight w:val="0"/>
      <w:marTop w:val="0"/>
      <w:marBottom w:val="0"/>
      <w:divBdr>
        <w:top w:val="none" w:sz="0" w:space="0" w:color="auto"/>
        <w:left w:val="none" w:sz="0" w:space="0" w:color="auto"/>
        <w:bottom w:val="none" w:sz="0" w:space="0" w:color="auto"/>
        <w:right w:val="none" w:sz="0" w:space="0" w:color="auto"/>
      </w:divBdr>
    </w:div>
    <w:div w:id="466437913">
      <w:bodyDiv w:val="1"/>
      <w:marLeft w:val="0"/>
      <w:marRight w:val="0"/>
      <w:marTop w:val="0"/>
      <w:marBottom w:val="0"/>
      <w:divBdr>
        <w:top w:val="none" w:sz="0" w:space="0" w:color="auto"/>
        <w:left w:val="none" w:sz="0" w:space="0" w:color="auto"/>
        <w:bottom w:val="none" w:sz="0" w:space="0" w:color="auto"/>
        <w:right w:val="none" w:sz="0" w:space="0" w:color="auto"/>
      </w:divBdr>
    </w:div>
    <w:div w:id="468596162">
      <w:bodyDiv w:val="1"/>
      <w:marLeft w:val="0"/>
      <w:marRight w:val="0"/>
      <w:marTop w:val="0"/>
      <w:marBottom w:val="0"/>
      <w:divBdr>
        <w:top w:val="none" w:sz="0" w:space="0" w:color="auto"/>
        <w:left w:val="none" w:sz="0" w:space="0" w:color="auto"/>
        <w:bottom w:val="none" w:sz="0" w:space="0" w:color="auto"/>
        <w:right w:val="none" w:sz="0" w:space="0" w:color="auto"/>
      </w:divBdr>
      <w:divsChild>
        <w:div w:id="1615285344">
          <w:marLeft w:val="0"/>
          <w:marRight w:val="0"/>
          <w:marTop w:val="0"/>
          <w:marBottom w:val="0"/>
          <w:divBdr>
            <w:top w:val="single" w:sz="6" w:space="1" w:color="FFFFFF"/>
            <w:left w:val="none" w:sz="0" w:space="0" w:color="auto"/>
            <w:bottom w:val="none" w:sz="0" w:space="0" w:color="auto"/>
            <w:right w:val="none" w:sz="0" w:space="0" w:color="auto"/>
          </w:divBdr>
        </w:div>
        <w:div w:id="534774612">
          <w:marLeft w:val="0"/>
          <w:marRight w:val="0"/>
          <w:marTop w:val="0"/>
          <w:marBottom w:val="0"/>
          <w:divBdr>
            <w:top w:val="single" w:sz="6" w:space="1" w:color="FFFFFF"/>
            <w:left w:val="none" w:sz="0" w:space="0" w:color="auto"/>
            <w:bottom w:val="none" w:sz="0" w:space="0" w:color="auto"/>
            <w:right w:val="none" w:sz="0" w:space="0" w:color="auto"/>
          </w:divBdr>
        </w:div>
        <w:div w:id="912811567">
          <w:marLeft w:val="0"/>
          <w:marRight w:val="0"/>
          <w:marTop w:val="0"/>
          <w:marBottom w:val="0"/>
          <w:divBdr>
            <w:top w:val="single" w:sz="6" w:space="1" w:color="FFFFFF"/>
            <w:left w:val="none" w:sz="0" w:space="0" w:color="auto"/>
            <w:bottom w:val="none" w:sz="0" w:space="0" w:color="auto"/>
            <w:right w:val="none" w:sz="0" w:space="0" w:color="auto"/>
          </w:divBdr>
        </w:div>
        <w:div w:id="851646056">
          <w:marLeft w:val="0"/>
          <w:marRight w:val="0"/>
          <w:marTop w:val="0"/>
          <w:marBottom w:val="0"/>
          <w:divBdr>
            <w:top w:val="single" w:sz="6" w:space="1" w:color="FFFFFF"/>
            <w:left w:val="none" w:sz="0" w:space="0" w:color="auto"/>
            <w:bottom w:val="none" w:sz="0" w:space="0" w:color="auto"/>
            <w:right w:val="none" w:sz="0" w:space="0" w:color="auto"/>
          </w:divBdr>
        </w:div>
      </w:divsChild>
    </w:div>
    <w:div w:id="485897005">
      <w:bodyDiv w:val="1"/>
      <w:marLeft w:val="0"/>
      <w:marRight w:val="0"/>
      <w:marTop w:val="0"/>
      <w:marBottom w:val="0"/>
      <w:divBdr>
        <w:top w:val="none" w:sz="0" w:space="0" w:color="auto"/>
        <w:left w:val="none" w:sz="0" w:space="0" w:color="auto"/>
        <w:bottom w:val="none" w:sz="0" w:space="0" w:color="auto"/>
        <w:right w:val="none" w:sz="0" w:space="0" w:color="auto"/>
      </w:divBdr>
    </w:div>
    <w:div w:id="488374873">
      <w:bodyDiv w:val="1"/>
      <w:marLeft w:val="0"/>
      <w:marRight w:val="0"/>
      <w:marTop w:val="0"/>
      <w:marBottom w:val="0"/>
      <w:divBdr>
        <w:top w:val="none" w:sz="0" w:space="0" w:color="auto"/>
        <w:left w:val="none" w:sz="0" w:space="0" w:color="auto"/>
        <w:bottom w:val="none" w:sz="0" w:space="0" w:color="auto"/>
        <w:right w:val="none" w:sz="0" w:space="0" w:color="auto"/>
      </w:divBdr>
    </w:div>
    <w:div w:id="491222049">
      <w:bodyDiv w:val="1"/>
      <w:marLeft w:val="0"/>
      <w:marRight w:val="0"/>
      <w:marTop w:val="0"/>
      <w:marBottom w:val="0"/>
      <w:divBdr>
        <w:top w:val="none" w:sz="0" w:space="0" w:color="auto"/>
        <w:left w:val="none" w:sz="0" w:space="0" w:color="auto"/>
        <w:bottom w:val="none" w:sz="0" w:space="0" w:color="auto"/>
        <w:right w:val="none" w:sz="0" w:space="0" w:color="auto"/>
      </w:divBdr>
    </w:div>
    <w:div w:id="512107601">
      <w:bodyDiv w:val="1"/>
      <w:marLeft w:val="0"/>
      <w:marRight w:val="0"/>
      <w:marTop w:val="0"/>
      <w:marBottom w:val="0"/>
      <w:divBdr>
        <w:top w:val="none" w:sz="0" w:space="0" w:color="auto"/>
        <w:left w:val="none" w:sz="0" w:space="0" w:color="auto"/>
        <w:bottom w:val="none" w:sz="0" w:space="0" w:color="auto"/>
        <w:right w:val="none" w:sz="0" w:space="0" w:color="auto"/>
      </w:divBdr>
    </w:div>
    <w:div w:id="513812199">
      <w:bodyDiv w:val="1"/>
      <w:marLeft w:val="0"/>
      <w:marRight w:val="0"/>
      <w:marTop w:val="0"/>
      <w:marBottom w:val="0"/>
      <w:divBdr>
        <w:top w:val="none" w:sz="0" w:space="0" w:color="auto"/>
        <w:left w:val="none" w:sz="0" w:space="0" w:color="auto"/>
        <w:bottom w:val="none" w:sz="0" w:space="0" w:color="auto"/>
        <w:right w:val="none" w:sz="0" w:space="0" w:color="auto"/>
      </w:divBdr>
      <w:divsChild>
        <w:div w:id="2114543761">
          <w:marLeft w:val="0"/>
          <w:marRight w:val="0"/>
          <w:marTop w:val="0"/>
          <w:marBottom w:val="0"/>
          <w:divBdr>
            <w:top w:val="single" w:sz="6" w:space="1" w:color="FFFFFF"/>
            <w:left w:val="none" w:sz="0" w:space="0" w:color="auto"/>
            <w:bottom w:val="none" w:sz="0" w:space="0" w:color="auto"/>
            <w:right w:val="none" w:sz="0" w:space="0" w:color="auto"/>
          </w:divBdr>
        </w:div>
        <w:div w:id="1327588967">
          <w:marLeft w:val="0"/>
          <w:marRight w:val="0"/>
          <w:marTop w:val="0"/>
          <w:marBottom w:val="0"/>
          <w:divBdr>
            <w:top w:val="single" w:sz="6" w:space="1" w:color="FFFFFF"/>
            <w:left w:val="none" w:sz="0" w:space="0" w:color="auto"/>
            <w:bottom w:val="none" w:sz="0" w:space="0" w:color="auto"/>
            <w:right w:val="none" w:sz="0" w:space="0" w:color="auto"/>
          </w:divBdr>
        </w:div>
        <w:div w:id="403645932">
          <w:marLeft w:val="0"/>
          <w:marRight w:val="0"/>
          <w:marTop w:val="0"/>
          <w:marBottom w:val="0"/>
          <w:divBdr>
            <w:top w:val="single" w:sz="6" w:space="1" w:color="FFFFFF"/>
            <w:left w:val="none" w:sz="0" w:space="0" w:color="auto"/>
            <w:bottom w:val="none" w:sz="0" w:space="0" w:color="auto"/>
            <w:right w:val="none" w:sz="0" w:space="0" w:color="auto"/>
          </w:divBdr>
        </w:div>
        <w:div w:id="1754474880">
          <w:marLeft w:val="0"/>
          <w:marRight w:val="0"/>
          <w:marTop w:val="0"/>
          <w:marBottom w:val="0"/>
          <w:divBdr>
            <w:top w:val="single" w:sz="6" w:space="1" w:color="FFFFFF"/>
            <w:left w:val="none" w:sz="0" w:space="0" w:color="auto"/>
            <w:bottom w:val="none" w:sz="0" w:space="0" w:color="auto"/>
            <w:right w:val="none" w:sz="0" w:space="0" w:color="auto"/>
          </w:divBdr>
        </w:div>
      </w:divsChild>
    </w:div>
    <w:div w:id="528836072">
      <w:bodyDiv w:val="1"/>
      <w:marLeft w:val="0"/>
      <w:marRight w:val="0"/>
      <w:marTop w:val="0"/>
      <w:marBottom w:val="0"/>
      <w:divBdr>
        <w:top w:val="none" w:sz="0" w:space="0" w:color="auto"/>
        <w:left w:val="none" w:sz="0" w:space="0" w:color="auto"/>
        <w:bottom w:val="none" w:sz="0" w:space="0" w:color="auto"/>
        <w:right w:val="none" w:sz="0" w:space="0" w:color="auto"/>
      </w:divBdr>
    </w:div>
    <w:div w:id="555895185">
      <w:bodyDiv w:val="1"/>
      <w:marLeft w:val="0"/>
      <w:marRight w:val="0"/>
      <w:marTop w:val="0"/>
      <w:marBottom w:val="0"/>
      <w:divBdr>
        <w:top w:val="none" w:sz="0" w:space="0" w:color="auto"/>
        <w:left w:val="none" w:sz="0" w:space="0" w:color="auto"/>
        <w:bottom w:val="none" w:sz="0" w:space="0" w:color="auto"/>
        <w:right w:val="none" w:sz="0" w:space="0" w:color="auto"/>
      </w:divBdr>
    </w:div>
    <w:div w:id="578440495">
      <w:bodyDiv w:val="1"/>
      <w:marLeft w:val="0"/>
      <w:marRight w:val="0"/>
      <w:marTop w:val="0"/>
      <w:marBottom w:val="0"/>
      <w:divBdr>
        <w:top w:val="none" w:sz="0" w:space="0" w:color="auto"/>
        <w:left w:val="none" w:sz="0" w:space="0" w:color="auto"/>
        <w:bottom w:val="none" w:sz="0" w:space="0" w:color="auto"/>
        <w:right w:val="none" w:sz="0" w:space="0" w:color="auto"/>
      </w:divBdr>
    </w:div>
    <w:div w:id="595483103">
      <w:bodyDiv w:val="1"/>
      <w:marLeft w:val="0"/>
      <w:marRight w:val="0"/>
      <w:marTop w:val="0"/>
      <w:marBottom w:val="0"/>
      <w:divBdr>
        <w:top w:val="none" w:sz="0" w:space="0" w:color="auto"/>
        <w:left w:val="none" w:sz="0" w:space="0" w:color="auto"/>
        <w:bottom w:val="none" w:sz="0" w:space="0" w:color="auto"/>
        <w:right w:val="none" w:sz="0" w:space="0" w:color="auto"/>
      </w:divBdr>
      <w:divsChild>
        <w:div w:id="849489145">
          <w:marLeft w:val="0"/>
          <w:marRight w:val="0"/>
          <w:marTop w:val="0"/>
          <w:marBottom w:val="0"/>
          <w:divBdr>
            <w:top w:val="single" w:sz="6" w:space="1" w:color="FFFFFF"/>
            <w:left w:val="none" w:sz="0" w:space="0" w:color="auto"/>
            <w:bottom w:val="none" w:sz="0" w:space="0" w:color="auto"/>
            <w:right w:val="none" w:sz="0" w:space="0" w:color="auto"/>
          </w:divBdr>
        </w:div>
        <w:div w:id="1902129653">
          <w:marLeft w:val="0"/>
          <w:marRight w:val="0"/>
          <w:marTop w:val="0"/>
          <w:marBottom w:val="0"/>
          <w:divBdr>
            <w:top w:val="single" w:sz="6" w:space="1" w:color="FFFFFF"/>
            <w:left w:val="none" w:sz="0" w:space="0" w:color="auto"/>
            <w:bottom w:val="none" w:sz="0" w:space="0" w:color="auto"/>
            <w:right w:val="none" w:sz="0" w:space="0" w:color="auto"/>
          </w:divBdr>
        </w:div>
        <w:div w:id="677122027">
          <w:marLeft w:val="0"/>
          <w:marRight w:val="0"/>
          <w:marTop w:val="0"/>
          <w:marBottom w:val="0"/>
          <w:divBdr>
            <w:top w:val="single" w:sz="6" w:space="1" w:color="FFFFFF"/>
            <w:left w:val="none" w:sz="0" w:space="0" w:color="auto"/>
            <w:bottom w:val="none" w:sz="0" w:space="0" w:color="auto"/>
            <w:right w:val="none" w:sz="0" w:space="0" w:color="auto"/>
          </w:divBdr>
        </w:div>
        <w:div w:id="969899681">
          <w:marLeft w:val="0"/>
          <w:marRight w:val="0"/>
          <w:marTop w:val="0"/>
          <w:marBottom w:val="0"/>
          <w:divBdr>
            <w:top w:val="single" w:sz="6" w:space="1" w:color="FFFFFF"/>
            <w:left w:val="none" w:sz="0" w:space="0" w:color="auto"/>
            <w:bottom w:val="none" w:sz="0" w:space="0" w:color="auto"/>
            <w:right w:val="none" w:sz="0" w:space="0" w:color="auto"/>
          </w:divBdr>
        </w:div>
      </w:divsChild>
    </w:div>
    <w:div w:id="638341618">
      <w:bodyDiv w:val="1"/>
      <w:marLeft w:val="0"/>
      <w:marRight w:val="0"/>
      <w:marTop w:val="0"/>
      <w:marBottom w:val="0"/>
      <w:divBdr>
        <w:top w:val="none" w:sz="0" w:space="0" w:color="auto"/>
        <w:left w:val="none" w:sz="0" w:space="0" w:color="auto"/>
        <w:bottom w:val="none" w:sz="0" w:space="0" w:color="auto"/>
        <w:right w:val="none" w:sz="0" w:space="0" w:color="auto"/>
      </w:divBdr>
    </w:div>
    <w:div w:id="644434877">
      <w:bodyDiv w:val="1"/>
      <w:marLeft w:val="0"/>
      <w:marRight w:val="0"/>
      <w:marTop w:val="0"/>
      <w:marBottom w:val="0"/>
      <w:divBdr>
        <w:top w:val="none" w:sz="0" w:space="0" w:color="auto"/>
        <w:left w:val="none" w:sz="0" w:space="0" w:color="auto"/>
        <w:bottom w:val="none" w:sz="0" w:space="0" w:color="auto"/>
        <w:right w:val="none" w:sz="0" w:space="0" w:color="auto"/>
      </w:divBdr>
    </w:div>
    <w:div w:id="683556305">
      <w:bodyDiv w:val="1"/>
      <w:marLeft w:val="0"/>
      <w:marRight w:val="0"/>
      <w:marTop w:val="0"/>
      <w:marBottom w:val="0"/>
      <w:divBdr>
        <w:top w:val="none" w:sz="0" w:space="0" w:color="auto"/>
        <w:left w:val="none" w:sz="0" w:space="0" w:color="auto"/>
        <w:bottom w:val="none" w:sz="0" w:space="0" w:color="auto"/>
        <w:right w:val="none" w:sz="0" w:space="0" w:color="auto"/>
      </w:divBdr>
    </w:div>
    <w:div w:id="697436465">
      <w:bodyDiv w:val="1"/>
      <w:marLeft w:val="0"/>
      <w:marRight w:val="0"/>
      <w:marTop w:val="0"/>
      <w:marBottom w:val="0"/>
      <w:divBdr>
        <w:top w:val="none" w:sz="0" w:space="0" w:color="auto"/>
        <w:left w:val="none" w:sz="0" w:space="0" w:color="auto"/>
        <w:bottom w:val="none" w:sz="0" w:space="0" w:color="auto"/>
        <w:right w:val="none" w:sz="0" w:space="0" w:color="auto"/>
      </w:divBdr>
    </w:div>
    <w:div w:id="725880662">
      <w:bodyDiv w:val="1"/>
      <w:marLeft w:val="0"/>
      <w:marRight w:val="0"/>
      <w:marTop w:val="0"/>
      <w:marBottom w:val="0"/>
      <w:divBdr>
        <w:top w:val="none" w:sz="0" w:space="0" w:color="auto"/>
        <w:left w:val="none" w:sz="0" w:space="0" w:color="auto"/>
        <w:bottom w:val="none" w:sz="0" w:space="0" w:color="auto"/>
        <w:right w:val="none" w:sz="0" w:space="0" w:color="auto"/>
      </w:divBdr>
      <w:divsChild>
        <w:div w:id="1446580660">
          <w:marLeft w:val="0"/>
          <w:marRight w:val="0"/>
          <w:marTop w:val="272"/>
          <w:marBottom w:val="136"/>
          <w:divBdr>
            <w:top w:val="none" w:sz="0" w:space="0" w:color="auto"/>
            <w:left w:val="none" w:sz="0" w:space="0" w:color="auto"/>
            <w:bottom w:val="none" w:sz="0" w:space="0" w:color="auto"/>
            <w:right w:val="none" w:sz="0" w:space="0" w:color="auto"/>
          </w:divBdr>
        </w:div>
      </w:divsChild>
    </w:div>
    <w:div w:id="736319129">
      <w:bodyDiv w:val="1"/>
      <w:marLeft w:val="0"/>
      <w:marRight w:val="0"/>
      <w:marTop w:val="0"/>
      <w:marBottom w:val="0"/>
      <w:divBdr>
        <w:top w:val="none" w:sz="0" w:space="0" w:color="auto"/>
        <w:left w:val="none" w:sz="0" w:space="0" w:color="auto"/>
        <w:bottom w:val="none" w:sz="0" w:space="0" w:color="auto"/>
        <w:right w:val="none" w:sz="0" w:space="0" w:color="auto"/>
      </w:divBdr>
    </w:div>
    <w:div w:id="737242993">
      <w:bodyDiv w:val="1"/>
      <w:marLeft w:val="0"/>
      <w:marRight w:val="0"/>
      <w:marTop w:val="0"/>
      <w:marBottom w:val="0"/>
      <w:divBdr>
        <w:top w:val="none" w:sz="0" w:space="0" w:color="auto"/>
        <w:left w:val="none" w:sz="0" w:space="0" w:color="auto"/>
        <w:bottom w:val="none" w:sz="0" w:space="0" w:color="auto"/>
        <w:right w:val="none" w:sz="0" w:space="0" w:color="auto"/>
      </w:divBdr>
    </w:div>
    <w:div w:id="747774842">
      <w:bodyDiv w:val="1"/>
      <w:marLeft w:val="0"/>
      <w:marRight w:val="0"/>
      <w:marTop w:val="0"/>
      <w:marBottom w:val="0"/>
      <w:divBdr>
        <w:top w:val="none" w:sz="0" w:space="0" w:color="auto"/>
        <w:left w:val="none" w:sz="0" w:space="0" w:color="auto"/>
        <w:bottom w:val="none" w:sz="0" w:space="0" w:color="auto"/>
        <w:right w:val="none" w:sz="0" w:space="0" w:color="auto"/>
      </w:divBdr>
    </w:div>
    <w:div w:id="762147119">
      <w:bodyDiv w:val="1"/>
      <w:marLeft w:val="150"/>
      <w:marRight w:val="150"/>
      <w:marTop w:val="0"/>
      <w:marBottom w:val="0"/>
      <w:divBdr>
        <w:top w:val="none" w:sz="0" w:space="0" w:color="auto"/>
        <w:left w:val="none" w:sz="0" w:space="0" w:color="auto"/>
        <w:bottom w:val="none" w:sz="0" w:space="0" w:color="auto"/>
        <w:right w:val="none" w:sz="0" w:space="0" w:color="auto"/>
      </w:divBdr>
      <w:divsChild>
        <w:div w:id="866406270">
          <w:marLeft w:val="0"/>
          <w:marRight w:val="0"/>
          <w:marTop w:val="0"/>
          <w:marBottom w:val="0"/>
          <w:divBdr>
            <w:top w:val="none" w:sz="0" w:space="0" w:color="auto"/>
            <w:left w:val="none" w:sz="0" w:space="0" w:color="auto"/>
            <w:bottom w:val="none" w:sz="0" w:space="0" w:color="auto"/>
            <w:right w:val="none" w:sz="0" w:space="0" w:color="auto"/>
          </w:divBdr>
          <w:divsChild>
            <w:div w:id="2010862659">
              <w:marLeft w:val="0"/>
              <w:marRight w:val="0"/>
              <w:marTop w:val="0"/>
              <w:marBottom w:val="0"/>
              <w:divBdr>
                <w:top w:val="none" w:sz="0" w:space="0" w:color="auto"/>
                <w:left w:val="none" w:sz="0" w:space="0" w:color="auto"/>
                <w:bottom w:val="none" w:sz="0" w:space="0" w:color="auto"/>
                <w:right w:val="none" w:sz="0" w:space="0" w:color="auto"/>
              </w:divBdr>
              <w:divsChild>
                <w:div w:id="1307777659">
                  <w:marLeft w:val="0"/>
                  <w:marRight w:val="0"/>
                  <w:marTop w:val="0"/>
                  <w:marBottom w:val="0"/>
                  <w:divBdr>
                    <w:top w:val="none" w:sz="0" w:space="0" w:color="auto"/>
                    <w:left w:val="none" w:sz="0" w:space="0" w:color="auto"/>
                    <w:bottom w:val="none" w:sz="0" w:space="0" w:color="auto"/>
                    <w:right w:val="none" w:sz="0" w:space="0" w:color="auto"/>
                  </w:divBdr>
                  <w:divsChild>
                    <w:div w:id="2113360150">
                      <w:marLeft w:val="0"/>
                      <w:marRight w:val="0"/>
                      <w:marTop w:val="0"/>
                      <w:marBottom w:val="0"/>
                      <w:divBdr>
                        <w:top w:val="none" w:sz="0" w:space="0" w:color="auto"/>
                        <w:left w:val="none" w:sz="0" w:space="0" w:color="auto"/>
                        <w:bottom w:val="none" w:sz="0" w:space="0" w:color="auto"/>
                        <w:right w:val="none" w:sz="0" w:space="0" w:color="auto"/>
                      </w:divBdr>
                      <w:divsChild>
                        <w:div w:id="81993460">
                          <w:marLeft w:val="0"/>
                          <w:marRight w:val="0"/>
                          <w:marTop w:val="0"/>
                          <w:marBottom w:val="0"/>
                          <w:divBdr>
                            <w:top w:val="none" w:sz="0" w:space="0" w:color="auto"/>
                            <w:left w:val="none" w:sz="0" w:space="0" w:color="auto"/>
                            <w:bottom w:val="none" w:sz="0" w:space="0" w:color="auto"/>
                            <w:right w:val="none" w:sz="0" w:space="0" w:color="auto"/>
                          </w:divBdr>
                          <w:divsChild>
                            <w:div w:id="897395985">
                              <w:marLeft w:val="0"/>
                              <w:marRight w:val="0"/>
                              <w:marTop w:val="0"/>
                              <w:marBottom w:val="0"/>
                              <w:divBdr>
                                <w:top w:val="none" w:sz="0" w:space="0" w:color="auto"/>
                                <w:left w:val="none" w:sz="0" w:space="0" w:color="auto"/>
                                <w:bottom w:val="none" w:sz="0" w:space="0" w:color="auto"/>
                                <w:right w:val="none" w:sz="0" w:space="0" w:color="auto"/>
                              </w:divBdr>
                              <w:divsChild>
                                <w:div w:id="1343317711">
                                  <w:marLeft w:val="0"/>
                                  <w:marRight w:val="0"/>
                                  <w:marTop w:val="0"/>
                                  <w:marBottom w:val="0"/>
                                  <w:divBdr>
                                    <w:top w:val="none" w:sz="0" w:space="0" w:color="auto"/>
                                    <w:left w:val="none" w:sz="0" w:space="0" w:color="auto"/>
                                    <w:bottom w:val="none" w:sz="0" w:space="0" w:color="auto"/>
                                    <w:right w:val="none" w:sz="0" w:space="0" w:color="auto"/>
                                  </w:divBdr>
                                  <w:divsChild>
                                    <w:div w:id="1843080988">
                                      <w:marLeft w:val="0"/>
                                      <w:marRight w:val="0"/>
                                      <w:marTop w:val="0"/>
                                      <w:marBottom w:val="0"/>
                                      <w:divBdr>
                                        <w:top w:val="none" w:sz="0" w:space="0" w:color="auto"/>
                                        <w:left w:val="none" w:sz="0" w:space="0" w:color="auto"/>
                                        <w:bottom w:val="none" w:sz="0" w:space="0" w:color="auto"/>
                                        <w:right w:val="none" w:sz="0" w:space="0" w:color="auto"/>
                                      </w:divBdr>
                                      <w:divsChild>
                                        <w:div w:id="1799294092">
                                          <w:marLeft w:val="0"/>
                                          <w:marRight w:val="0"/>
                                          <w:marTop w:val="0"/>
                                          <w:marBottom w:val="0"/>
                                          <w:divBdr>
                                            <w:top w:val="none" w:sz="0" w:space="0" w:color="auto"/>
                                            <w:left w:val="none" w:sz="0" w:space="0" w:color="auto"/>
                                            <w:bottom w:val="none" w:sz="0" w:space="0" w:color="auto"/>
                                            <w:right w:val="none" w:sz="0" w:space="0" w:color="auto"/>
                                          </w:divBdr>
                                          <w:divsChild>
                                            <w:div w:id="880096446">
                                              <w:marLeft w:val="0"/>
                                              <w:marRight w:val="0"/>
                                              <w:marTop w:val="0"/>
                                              <w:marBottom w:val="0"/>
                                              <w:divBdr>
                                                <w:top w:val="none" w:sz="0" w:space="0" w:color="auto"/>
                                                <w:left w:val="none" w:sz="0" w:space="0" w:color="auto"/>
                                                <w:bottom w:val="none" w:sz="0" w:space="0" w:color="auto"/>
                                                <w:right w:val="none" w:sz="0" w:space="0" w:color="auto"/>
                                              </w:divBdr>
                                              <w:divsChild>
                                                <w:div w:id="452022776">
                                                  <w:marLeft w:val="0"/>
                                                  <w:marRight w:val="0"/>
                                                  <w:marTop w:val="0"/>
                                                  <w:marBottom w:val="0"/>
                                                  <w:divBdr>
                                                    <w:top w:val="none" w:sz="0" w:space="0" w:color="auto"/>
                                                    <w:left w:val="none" w:sz="0" w:space="0" w:color="auto"/>
                                                    <w:bottom w:val="none" w:sz="0" w:space="0" w:color="auto"/>
                                                    <w:right w:val="none" w:sz="0" w:space="0" w:color="auto"/>
                                                  </w:divBdr>
                                                  <w:divsChild>
                                                    <w:div w:id="1626236232">
                                                      <w:marLeft w:val="0"/>
                                                      <w:marRight w:val="0"/>
                                                      <w:marTop w:val="0"/>
                                                      <w:marBottom w:val="0"/>
                                                      <w:divBdr>
                                                        <w:top w:val="none" w:sz="0" w:space="0" w:color="auto"/>
                                                        <w:left w:val="none" w:sz="0" w:space="0" w:color="auto"/>
                                                        <w:bottom w:val="none" w:sz="0" w:space="0" w:color="auto"/>
                                                        <w:right w:val="none" w:sz="0" w:space="0" w:color="auto"/>
                                                      </w:divBdr>
                                                      <w:divsChild>
                                                        <w:div w:id="1615164707">
                                                          <w:marLeft w:val="0"/>
                                                          <w:marRight w:val="0"/>
                                                          <w:marTop w:val="0"/>
                                                          <w:marBottom w:val="0"/>
                                                          <w:divBdr>
                                                            <w:top w:val="none" w:sz="0" w:space="0" w:color="auto"/>
                                                            <w:left w:val="none" w:sz="0" w:space="0" w:color="auto"/>
                                                            <w:bottom w:val="none" w:sz="0" w:space="0" w:color="auto"/>
                                                            <w:right w:val="none" w:sz="0" w:space="0" w:color="auto"/>
                                                          </w:divBdr>
                                                          <w:divsChild>
                                                            <w:div w:id="1823615375">
                                                              <w:marLeft w:val="0"/>
                                                              <w:marRight w:val="0"/>
                                                              <w:marTop w:val="0"/>
                                                              <w:marBottom w:val="0"/>
                                                              <w:divBdr>
                                                                <w:top w:val="none" w:sz="0" w:space="0" w:color="auto"/>
                                                                <w:left w:val="none" w:sz="0" w:space="0" w:color="auto"/>
                                                                <w:bottom w:val="none" w:sz="0" w:space="0" w:color="auto"/>
                                                                <w:right w:val="none" w:sz="0" w:space="0" w:color="auto"/>
                                                              </w:divBdr>
                                                              <w:divsChild>
                                                                <w:div w:id="1150487088">
                                                                  <w:marLeft w:val="0"/>
                                                                  <w:marRight w:val="0"/>
                                                                  <w:marTop w:val="0"/>
                                                                  <w:marBottom w:val="0"/>
                                                                  <w:divBdr>
                                                                    <w:top w:val="none" w:sz="0" w:space="0" w:color="auto"/>
                                                                    <w:left w:val="none" w:sz="0" w:space="0" w:color="auto"/>
                                                                    <w:bottom w:val="none" w:sz="0" w:space="0" w:color="auto"/>
                                                                    <w:right w:val="none" w:sz="0" w:space="0" w:color="auto"/>
                                                                  </w:divBdr>
                                                                  <w:divsChild>
                                                                    <w:div w:id="1158689430">
                                                                      <w:marLeft w:val="0"/>
                                                                      <w:marRight w:val="0"/>
                                                                      <w:marTop w:val="0"/>
                                                                      <w:marBottom w:val="0"/>
                                                                      <w:divBdr>
                                                                        <w:top w:val="none" w:sz="0" w:space="0" w:color="auto"/>
                                                                        <w:left w:val="none" w:sz="0" w:space="0" w:color="auto"/>
                                                                        <w:bottom w:val="none" w:sz="0" w:space="0" w:color="auto"/>
                                                                        <w:right w:val="none" w:sz="0" w:space="0" w:color="auto"/>
                                                                      </w:divBdr>
                                                                      <w:divsChild>
                                                                        <w:div w:id="2027439386">
                                                                          <w:marLeft w:val="0"/>
                                                                          <w:marRight w:val="0"/>
                                                                          <w:marTop w:val="0"/>
                                                                          <w:marBottom w:val="0"/>
                                                                          <w:divBdr>
                                                                            <w:top w:val="none" w:sz="0" w:space="0" w:color="auto"/>
                                                                            <w:left w:val="none" w:sz="0" w:space="0" w:color="auto"/>
                                                                            <w:bottom w:val="none" w:sz="0" w:space="0" w:color="auto"/>
                                                                            <w:right w:val="none" w:sz="0" w:space="0" w:color="auto"/>
                                                                          </w:divBdr>
                                                                          <w:divsChild>
                                                                            <w:div w:id="796686044">
                                                                              <w:marLeft w:val="0"/>
                                                                              <w:marRight w:val="0"/>
                                                                              <w:marTop w:val="0"/>
                                                                              <w:marBottom w:val="0"/>
                                                                              <w:divBdr>
                                                                                <w:top w:val="none" w:sz="0" w:space="0" w:color="auto"/>
                                                                                <w:left w:val="none" w:sz="0" w:space="0" w:color="auto"/>
                                                                                <w:bottom w:val="none" w:sz="0" w:space="0" w:color="auto"/>
                                                                                <w:right w:val="none" w:sz="0" w:space="0" w:color="auto"/>
                                                                              </w:divBdr>
                                                                            </w:div>
                                                                          </w:divsChild>
                                                                        </w:div>
                                                                        <w:div w:id="1178545914">
                                                                          <w:marLeft w:val="0"/>
                                                                          <w:marRight w:val="0"/>
                                                                          <w:marTop w:val="0"/>
                                                                          <w:marBottom w:val="0"/>
                                                                          <w:divBdr>
                                                                            <w:top w:val="none" w:sz="0" w:space="0" w:color="auto"/>
                                                                            <w:left w:val="none" w:sz="0" w:space="0" w:color="auto"/>
                                                                            <w:bottom w:val="none" w:sz="0" w:space="0" w:color="auto"/>
                                                                            <w:right w:val="none" w:sz="0" w:space="0" w:color="auto"/>
                                                                          </w:divBdr>
                                                                          <w:divsChild>
                                                                            <w:div w:id="1096286220">
                                                                              <w:marLeft w:val="0"/>
                                                                              <w:marRight w:val="0"/>
                                                                              <w:marTop w:val="0"/>
                                                                              <w:marBottom w:val="0"/>
                                                                              <w:divBdr>
                                                                                <w:top w:val="none" w:sz="0" w:space="0" w:color="auto"/>
                                                                                <w:left w:val="none" w:sz="0" w:space="0" w:color="auto"/>
                                                                                <w:bottom w:val="none" w:sz="0" w:space="0" w:color="auto"/>
                                                                                <w:right w:val="none" w:sz="0" w:space="0" w:color="auto"/>
                                                                              </w:divBdr>
                                                                              <w:divsChild>
                                                                                <w:div w:id="4779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5885850">
      <w:bodyDiv w:val="1"/>
      <w:marLeft w:val="0"/>
      <w:marRight w:val="0"/>
      <w:marTop w:val="0"/>
      <w:marBottom w:val="0"/>
      <w:divBdr>
        <w:top w:val="none" w:sz="0" w:space="0" w:color="auto"/>
        <w:left w:val="none" w:sz="0" w:space="0" w:color="auto"/>
        <w:bottom w:val="none" w:sz="0" w:space="0" w:color="auto"/>
        <w:right w:val="none" w:sz="0" w:space="0" w:color="auto"/>
      </w:divBdr>
    </w:div>
    <w:div w:id="766197470">
      <w:bodyDiv w:val="1"/>
      <w:marLeft w:val="0"/>
      <w:marRight w:val="0"/>
      <w:marTop w:val="0"/>
      <w:marBottom w:val="0"/>
      <w:divBdr>
        <w:top w:val="none" w:sz="0" w:space="0" w:color="auto"/>
        <w:left w:val="none" w:sz="0" w:space="0" w:color="auto"/>
        <w:bottom w:val="none" w:sz="0" w:space="0" w:color="auto"/>
        <w:right w:val="none" w:sz="0" w:space="0" w:color="auto"/>
      </w:divBdr>
      <w:divsChild>
        <w:div w:id="975573748">
          <w:marLeft w:val="0"/>
          <w:marRight w:val="0"/>
          <w:marTop w:val="0"/>
          <w:marBottom w:val="0"/>
          <w:divBdr>
            <w:top w:val="none" w:sz="0" w:space="0" w:color="auto"/>
            <w:left w:val="none" w:sz="0" w:space="0" w:color="auto"/>
            <w:bottom w:val="none" w:sz="0" w:space="0" w:color="auto"/>
            <w:right w:val="none" w:sz="0" w:space="0" w:color="auto"/>
          </w:divBdr>
        </w:div>
        <w:div w:id="638656278">
          <w:marLeft w:val="0"/>
          <w:marRight w:val="0"/>
          <w:marTop w:val="0"/>
          <w:marBottom w:val="0"/>
          <w:divBdr>
            <w:top w:val="none" w:sz="0" w:space="0" w:color="auto"/>
            <w:left w:val="none" w:sz="0" w:space="0" w:color="auto"/>
            <w:bottom w:val="none" w:sz="0" w:space="0" w:color="auto"/>
            <w:right w:val="none" w:sz="0" w:space="0" w:color="auto"/>
          </w:divBdr>
        </w:div>
        <w:div w:id="841043551">
          <w:marLeft w:val="0"/>
          <w:marRight w:val="0"/>
          <w:marTop w:val="0"/>
          <w:marBottom w:val="0"/>
          <w:divBdr>
            <w:top w:val="none" w:sz="0" w:space="0" w:color="auto"/>
            <w:left w:val="none" w:sz="0" w:space="0" w:color="auto"/>
            <w:bottom w:val="none" w:sz="0" w:space="0" w:color="auto"/>
            <w:right w:val="none" w:sz="0" w:space="0" w:color="auto"/>
          </w:divBdr>
        </w:div>
      </w:divsChild>
    </w:div>
    <w:div w:id="772825474">
      <w:bodyDiv w:val="1"/>
      <w:marLeft w:val="0"/>
      <w:marRight w:val="0"/>
      <w:marTop w:val="0"/>
      <w:marBottom w:val="0"/>
      <w:divBdr>
        <w:top w:val="none" w:sz="0" w:space="0" w:color="auto"/>
        <w:left w:val="none" w:sz="0" w:space="0" w:color="auto"/>
        <w:bottom w:val="none" w:sz="0" w:space="0" w:color="auto"/>
        <w:right w:val="none" w:sz="0" w:space="0" w:color="auto"/>
      </w:divBdr>
    </w:div>
    <w:div w:id="790897636">
      <w:bodyDiv w:val="1"/>
      <w:marLeft w:val="0"/>
      <w:marRight w:val="0"/>
      <w:marTop w:val="0"/>
      <w:marBottom w:val="0"/>
      <w:divBdr>
        <w:top w:val="none" w:sz="0" w:space="0" w:color="auto"/>
        <w:left w:val="none" w:sz="0" w:space="0" w:color="auto"/>
        <w:bottom w:val="none" w:sz="0" w:space="0" w:color="auto"/>
        <w:right w:val="none" w:sz="0" w:space="0" w:color="auto"/>
      </w:divBdr>
    </w:div>
    <w:div w:id="821582957">
      <w:bodyDiv w:val="1"/>
      <w:marLeft w:val="0"/>
      <w:marRight w:val="0"/>
      <w:marTop w:val="0"/>
      <w:marBottom w:val="0"/>
      <w:divBdr>
        <w:top w:val="none" w:sz="0" w:space="0" w:color="auto"/>
        <w:left w:val="none" w:sz="0" w:space="0" w:color="auto"/>
        <w:bottom w:val="none" w:sz="0" w:space="0" w:color="auto"/>
        <w:right w:val="none" w:sz="0" w:space="0" w:color="auto"/>
      </w:divBdr>
    </w:div>
    <w:div w:id="828791164">
      <w:bodyDiv w:val="1"/>
      <w:marLeft w:val="0"/>
      <w:marRight w:val="0"/>
      <w:marTop w:val="0"/>
      <w:marBottom w:val="0"/>
      <w:divBdr>
        <w:top w:val="none" w:sz="0" w:space="0" w:color="auto"/>
        <w:left w:val="none" w:sz="0" w:space="0" w:color="auto"/>
        <w:bottom w:val="none" w:sz="0" w:space="0" w:color="auto"/>
        <w:right w:val="none" w:sz="0" w:space="0" w:color="auto"/>
      </w:divBdr>
    </w:div>
    <w:div w:id="837381938">
      <w:bodyDiv w:val="1"/>
      <w:marLeft w:val="0"/>
      <w:marRight w:val="0"/>
      <w:marTop w:val="0"/>
      <w:marBottom w:val="0"/>
      <w:divBdr>
        <w:top w:val="none" w:sz="0" w:space="0" w:color="auto"/>
        <w:left w:val="none" w:sz="0" w:space="0" w:color="auto"/>
        <w:bottom w:val="none" w:sz="0" w:space="0" w:color="auto"/>
        <w:right w:val="none" w:sz="0" w:space="0" w:color="auto"/>
      </w:divBdr>
      <w:divsChild>
        <w:div w:id="1161578462">
          <w:marLeft w:val="0"/>
          <w:marRight w:val="0"/>
          <w:marTop w:val="0"/>
          <w:marBottom w:val="0"/>
          <w:divBdr>
            <w:top w:val="single" w:sz="6" w:space="1" w:color="FFFFFF"/>
            <w:left w:val="none" w:sz="0" w:space="0" w:color="auto"/>
            <w:bottom w:val="none" w:sz="0" w:space="0" w:color="auto"/>
            <w:right w:val="none" w:sz="0" w:space="0" w:color="auto"/>
          </w:divBdr>
        </w:div>
        <w:div w:id="909072914">
          <w:marLeft w:val="0"/>
          <w:marRight w:val="0"/>
          <w:marTop w:val="0"/>
          <w:marBottom w:val="0"/>
          <w:divBdr>
            <w:top w:val="single" w:sz="6" w:space="1" w:color="FFFFFF"/>
            <w:left w:val="none" w:sz="0" w:space="0" w:color="auto"/>
            <w:bottom w:val="none" w:sz="0" w:space="0" w:color="auto"/>
            <w:right w:val="none" w:sz="0" w:space="0" w:color="auto"/>
          </w:divBdr>
        </w:div>
        <w:div w:id="362707934">
          <w:marLeft w:val="0"/>
          <w:marRight w:val="0"/>
          <w:marTop w:val="0"/>
          <w:marBottom w:val="0"/>
          <w:divBdr>
            <w:top w:val="single" w:sz="6" w:space="1" w:color="FFFFFF"/>
            <w:left w:val="none" w:sz="0" w:space="0" w:color="auto"/>
            <w:bottom w:val="none" w:sz="0" w:space="0" w:color="auto"/>
            <w:right w:val="none" w:sz="0" w:space="0" w:color="auto"/>
          </w:divBdr>
        </w:div>
        <w:div w:id="260531752">
          <w:marLeft w:val="0"/>
          <w:marRight w:val="0"/>
          <w:marTop w:val="0"/>
          <w:marBottom w:val="0"/>
          <w:divBdr>
            <w:top w:val="single" w:sz="6" w:space="1" w:color="FFFFFF"/>
            <w:left w:val="none" w:sz="0" w:space="0" w:color="auto"/>
            <w:bottom w:val="none" w:sz="0" w:space="0" w:color="auto"/>
            <w:right w:val="none" w:sz="0" w:space="0" w:color="auto"/>
          </w:divBdr>
        </w:div>
      </w:divsChild>
    </w:div>
    <w:div w:id="853811275">
      <w:bodyDiv w:val="1"/>
      <w:marLeft w:val="0"/>
      <w:marRight w:val="0"/>
      <w:marTop w:val="0"/>
      <w:marBottom w:val="0"/>
      <w:divBdr>
        <w:top w:val="none" w:sz="0" w:space="0" w:color="auto"/>
        <w:left w:val="none" w:sz="0" w:space="0" w:color="auto"/>
        <w:bottom w:val="none" w:sz="0" w:space="0" w:color="auto"/>
        <w:right w:val="none" w:sz="0" w:space="0" w:color="auto"/>
      </w:divBdr>
    </w:div>
    <w:div w:id="922878049">
      <w:bodyDiv w:val="1"/>
      <w:marLeft w:val="0"/>
      <w:marRight w:val="0"/>
      <w:marTop w:val="0"/>
      <w:marBottom w:val="0"/>
      <w:divBdr>
        <w:top w:val="none" w:sz="0" w:space="0" w:color="auto"/>
        <w:left w:val="none" w:sz="0" w:space="0" w:color="auto"/>
        <w:bottom w:val="none" w:sz="0" w:space="0" w:color="auto"/>
        <w:right w:val="none" w:sz="0" w:space="0" w:color="auto"/>
      </w:divBdr>
      <w:divsChild>
        <w:div w:id="1416440096">
          <w:marLeft w:val="0"/>
          <w:marRight w:val="0"/>
          <w:marTop w:val="0"/>
          <w:marBottom w:val="0"/>
          <w:divBdr>
            <w:top w:val="none" w:sz="0" w:space="0" w:color="auto"/>
            <w:left w:val="none" w:sz="0" w:space="0" w:color="auto"/>
            <w:bottom w:val="none" w:sz="0" w:space="0" w:color="auto"/>
            <w:right w:val="none" w:sz="0" w:space="0" w:color="auto"/>
          </w:divBdr>
          <w:divsChild>
            <w:div w:id="1178697022">
              <w:marLeft w:val="0"/>
              <w:marRight w:val="0"/>
              <w:marTop w:val="0"/>
              <w:marBottom w:val="0"/>
              <w:divBdr>
                <w:top w:val="none" w:sz="0" w:space="0" w:color="auto"/>
                <w:left w:val="none" w:sz="0" w:space="0" w:color="auto"/>
                <w:bottom w:val="none" w:sz="0" w:space="0" w:color="auto"/>
                <w:right w:val="none" w:sz="0" w:space="0" w:color="auto"/>
              </w:divBdr>
              <w:divsChild>
                <w:div w:id="566646798">
                  <w:marLeft w:val="0"/>
                  <w:marRight w:val="0"/>
                  <w:marTop w:val="0"/>
                  <w:marBottom w:val="0"/>
                  <w:divBdr>
                    <w:top w:val="none" w:sz="0" w:space="0" w:color="auto"/>
                    <w:left w:val="none" w:sz="0" w:space="0" w:color="auto"/>
                    <w:bottom w:val="none" w:sz="0" w:space="0" w:color="auto"/>
                    <w:right w:val="none" w:sz="0" w:space="0" w:color="auto"/>
                  </w:divBdr>
                  <w:divsChild>
                    <w:div w:id="1470434459">
                      <w:marLeft w:val="0"/>
                      <w:marRight w:val="0"/>
                      <w:marTop w:val="0"/>
                      <w:marBottom w:val="0"/>
                      <w:divBdr>
                        <w:top w:val="none" w:sz="0" w:space="0" w:color="auto"/>
                        <w:left w:val="none" w:sz="0" w:space="0" w:color="auto"/>
                        <w:bottom w:val="none" w:sz="0" w:space="0" w:color="auto"/>
                        <w:right w:val="none" w:sz="0" w:space="0" w:color="auto"/>
                      </w:divBdr>
                      <w:divsChild>
                        <w:div w:id="1330406950">
                          <w:marLeft w:val="0"/>
                          <w:marRight w:val="0"/>
                          <w:marTop w:val="0"/>
                          <w:marBottom w:val="0"/>
                          <w:divBdr>
                            <w:top w:val="none" w:sz="0" w:space="0" w:color="auto"/>
                            <w:left w:val="none" w:sz="0" w:space="0" w:color="auto"/>
                            <w:bottom w:val="none" w:sz="0" w:space="0" w:color="auto"/>
                            <w:right w:val="none" w:sz="0" w:space="0" w:color="auto"/>
                          </w:divBdr>
                          <w:divsChild>
                            <w:div w:id="14424228">
                              <w:marLeft w:val="0"/>
                              <w:marRight w:val="0"/>
                              <w:marTop w:val="0"/>
                              <w:marBottom w:val="0"/>
                              <w:divBdr>
                                <w:top w:val="none" w:sz="0" w:space="0" w:color="auto"/>
                                <w:left w:val="none" w:sz="0" w:space="0" w:color="auto"/>
                                <w:bottom w:val="none" w:sz="0" w:space="0" w:color="auto"/>
                                <w:right w:val="none" w:sz="0" w:space="0" w:color="auto"/>
                              </w:divBdr>
                              <w:divsChild>
                                <w:div w:id="1048724274">
                                  <w:marLeft w:val="0"/>
                                  <w:marRight w:val="0"/>
                                  <w:marTop w:val="0"/>
                                  <w:marBottom w:val="0"/>
                                  <w:divBdr>
                                    <w:top w:val="none" w:sz="0" w:space="0" w:color="auto"/>
                                    <w:left w:val="none" w:sz="0" w:space="0" w:color="auto"/>
                                    <w:bottom w:val="none" w:sz="0" w:space="0" w:color="auto"/>
                                    <w:right w:val="none" w:sz="0" w:space="0" w:color="auto"/>
                                  </w:divBdr>
                                  <w:divsChild>
                                    <w:div w:id="1531602636">
                                      <w:marLeft w:val="0"/>
                                      <w:marRight w:val="0"/>
                                      <w:marTop w:val="0"/>
                                      <w:marBottom w:val="0"/>
                                      <w:divBdr>
                                        <w:top w:val="none" w:sz="0" w:space="0" w:color="auto"/>
                                        <w:left w:val="none" w:sz="0" w:space="0" w:color="auto"/>
                                        <w:bottom w:val="none" w:sz="0" w:space="0" w:color="auto"/>
                                        <w:right w:val="none" w:sz="0" w:space="0" w:color="auto"/>
                                      </w:divBdr>
                                      <w:divsChild>
                                        <w:div w:id="219678105">
                                          <w:marLeft w:val="0"/>
                                          <w:marRight w:val="0"/>
                                          <w:marTop w:val="0"/>
                                          <w:marBottom w:val="0"/>
                                          <w:divBdr>
                                            <w:top w:val="none" w:sz="0" w:space="0" w:color="auto"/>
                                            <w:left w:val="none" w:sz="0" w:space="0" w:color="auto"/>
                                            <w:bottom w:val="none" w:sz="0" w:space="0" w:color="auto"/>
                                            <w:right w:val="none" w:sz="0" w:space="0" w:color="auto"/>
                                          </w:divBdr>
                                          <w:divsChild>
                                            <w:div w:id="1875654540">
                                              <w:marLeft w:val="0"/>
                                              <w:marRight w:val="0"/>
                                              <w:marTop w:val="0"/>
                                              <w:marBottom w:val="0"/>
                                              <w:divBdr>
                                                <w:top w:val="none" w:sz="0" w:space="0" w:color="auto"/>
                                                <w:left w:val="none" w:sz="0" w:space="0" w:color="auto"/>
                                                <w:bottom w:val="none" w:sz="0" w:space="0" w:color="auto"/>
                                                <w:right w:val="none" w:sz="0" w:space="0" w:color="auto"/>
                                              </w:divBdr>
                                              <w:divsChild>
                                                <w:div w:id="363486551">
                                                  <w:marLeft w:val="0"/>
                                                  <w:marRight w:val="0"/>
                                                  <w:marTop w:val="0"/>
                                                  <w:marBottom w:val="0"/>
                                                  <w:divBdr>
                                                    <w:top w:val="none" w:sz="0" w:space="0" w:color="auto"/>
                                                    <w:left w:val="none" w:sz="0" w:space="0" w:color="auto"/>
                                                    <w:bottom w:val="none" w:sz="0" w:space="0" w:color="auto"/>
                                                    <w:right w:val="none" w:sz="0" w:space="0" w:color="auto"/>
                                                  </w:divBdr>
                                                  <w:divsChild>
                                                    <w:div w:id="13969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8655294">
      <w:bodyDiv w:val="1"/>
      <w:marLeft w:val="0"/>
      <w:marRight w:val="0"/>
      <w:marTop w:val="0"/>
      <w:marBottom w:val="0"/>
      <w:divBdr>
        <w:top w:val="none" w:sz="0" w:space="0" w:color="auto"/>
        <w:left w:val="none" w:sz="0" w:space="0" w:color="auto"/>
        <w:bottom w:val="none" w:sz="0" w:space="0" w:color="auto"/>
        <w:right w:val="none" w:sz="0" w:space="0" w:color="auto"/>
      </w:divBdr>
    </w:div>
    <w:div w:id="1050687752">
      <w:bodyDiv w:val="1"/>
      <w:marLeft w:val="0"/>
      <w:marRight w:val="0"/>
      <w:marTop w:val="0"/>
      <w:marBottom w:val="0"/>
      <w:divBdr>
        <w:top w:val="none" w:sz="0" w:space="0" w:color="auto"/>
        <w:left w:val="none" w:sz="0" w:space="0" w:color="auto"/>
        <w:bottom w:val="none" w:sz="0" w:space="0" w:color="auto"/>
        <w:right w:val="none" w:sz="0" w:space="0" w:color="auto"/>
      </w:divBdr>
    </w:div>
    <w:div w:id="1055663761">
      <w:bodyDiv w:val="1"/>
      <w:marLeft w:val="0"/>
      <w:marRight w:val="0"/>
      <w:marTop w:val="0"/>
      <w:marBottom w:val="0"/>
      <w:divBdr>
        <w:top w:val="none" w:sz="0" w:space="0" w:color="auto"/>
        <w:left w:val="none" w:sz="0" w:space="0" w:color="auto"/>
        <w:bottom w:val="none" w:sz="0" w:space="0" w:color="auto"/>
        <w:right w:val="none" w:sz="0" w:space="0" w:color="auto"/>
      </w:divBdr>
    </w:div>
    <w:div w:id="1065377782">
      <w:bodyDiv w:val="1"/>
      <w:marLeft w:val="0"/>
      <w:marRight w:val="0"/>
      <w:marTop w:val="0"/>
      <w:marBottom w:val="0"/>
      <w:divBdr>
        <w:top w:val="none" w:sz="0" w:space="0" w:color="auto"/>
        <w:left w:val="none" w:sz="0" w:space="0" w:color="auto"/>
        <w:bottom w:val="none" w:sz="0" w:space="0" w:color="auto"/>
        <w:right w:val="none" w:sz="0" w:space="0" w:color="auto"/>
      </w:divBdr>
    </w:div>
    <w:div w:id="1093168104">
      <w:bodyDiv w:val="1"/>
      <w:marLeft w:val="0"/>
      <w:marRight w:val="0"/>
      <w:marTop w:val="0"/>
      <w:marBottom w:val="0"/>
      <w:divBdr>
        <w:top w:val="none" w:sz="0" w:space="0" w:color="auto"/>
        <w:left w:val="none" w:sz="0" w:space="0" w:color="auto"/>
        <w:bottom w:val="none" w:sz="0" w:space="0" w:color="auto"/>
        <w:right w:val="none" w:sz="0" w:space="0" w:color="auto"/>
      </w:divBdr>
    </w:div>
    <w:div w:id="1106733940">
      <w:bodyDiv w:val="1"/>
      <w:marLeft w:val="0"/>
      <w:marRight w:val="0"/>
      <w:marTop w:val="0"/>
      <w:marBottom w:val="0"/>
      <w:divBdr>
        <w:top w:val="none" w:sz="0" w:space="0" w:color="auto"/>
        <w:left w:val="none" w:sz="0" w:space="0" w:color="auto"/>
        <w:bottom w:val="none" w:sz="0" w:space="0" w:color="auto"/>
        <w:right w:val="none" w:sz="0" w:space="0" w:color="auto"/>
      </w:divBdr>
    </w:div>
    <w:div w:id="1110734182">
      <w:bodyDiv w:val="1"/>
      <w:marLeft w:val="0"/>
      <w:marRight w:val="0"/>
      <w:marTop w:val="0"/>
      <w:marBottom w:val="0"/>
      <w:divBdr>
        <w:top w:val="none" w:sz="0" w:space="0" w:color="auto"/>
        <w:left w:val="none" w:sz="0" w:space="0" w:color="auto"/>
        <w:bottom w:val="none" w:sz="0" w:space="0" w:color="auto"/>
        <w:right w:val="none" w:sz="0" w:space="0" w:color="auto"/>
      </w:divBdr>
    </w:div>
    <w:div w:id="1145271890">
      <w:bodyDiv w:val="1"/>
      <w:marLeft w:val="0"/>
      <w:marRight w:val="0"/>
      <w:marTop w:val="0"/>
      <w:marBottom w:val="0"/>
      <w:divBdr>
        <w:top w:val="none" w:sz="0" w:space="0" w:color="auto"/>
        <w:left w:val="none" w:sz="0" w:space="0" w:color="auto"/>
        <w:bottom w:val="none" w:sz="0" w:space="0" w:color="auto"/>
        <w:right w:val="none" w:sz="0" w:space="0" w:color="auto"/>
      </w:divBdr>
      <w:divsChild>
        <w:div w:id="991368172">
          <w:marLeft w:val="0"/>
          <w:marRight w:val="0"/>
          <w:marTop w:val="0"/>
          <w:marBottom w:val="225"/>
          <w:divBdr>
            <w:top w:val="none" w:sz="0" w:space="0" w:color="auto"/>
            <w:left w:val="none" w:sz="0" w:space="0" w:color="auto"/>
            <w:bottom w:val="none" w:sz="0" w:space="0" w:color="auto"/>
            <w:right w:val="none" w:sz="0" w:space="0" w:color="auto"/>
          </w:divBdr>
          <w:divsChild>
            <w:div w:id="1716587259">
              <w:marLeft w:val="0"/>
              <w:marRight w:val="0"/>
              <w:marTop w:val="0"/>
              <w:marBottom w:val="0"/>
              <w:divBdr>
                <w:top w:val="none" w:sz="0" w:space="0" w:color="auto"/>
                <w:left w:val="none" w:sz="0" w:space="0" w:color="auto"/>
                <w:bottom w:val="none" w:sz="0" w:space="0" w:color="auto"/>
                <w:right w:val="none" w:sz="0" w:space="0" w:color="auto"/>
              </w:divBdr>
            </w:div>
          </w:divsChild>
        </w:div>
        <w:div w:id="393309846">
          <w:marLeft w:val="0"/>
          <w:marRight w:val="0"/>
          <w:marTop w:val="0"/>
          <w:marBottom w:val="0"/>
          <w:divBdr>
            <w:top w:val="none" w:sz="0" w:space="0" w:color="auto"/>
            <w:left w:val="none" w:sz="0" w:space="0" w:color="auto"/>
            <w:bottom w:val="none" w:sz="0" w:space="0" w:color="auto"/>
            <w:right w:val="none" w:sz="0" w:space="0" w:color="auto"/>
          </w:divBdr>
          <w:divsChild>
            <w:div w:id="76487399">
              <w:marLeft w:val="90"/>
              <w:marRight w:val="90"/>
              <w:marTop w:val="90"/>
              <w:marBottom w:val="90"/>
              <w:divBdr>
                <w:top w:val="none" w:sz="0" w:space="0" w:color="auto"/>
                <w:left w:val="none" w:sz="0" w:space="0" w:color="auto"/>
                <w:bottom w:val="none" w:sz="0" w:space="0" w:color="auto"/>
                <w:right w:val="none" w:sz="0" w:space="0" w:color="auto"/>
              </w:divBdr>
            </w:div>
          </w:divsChild>
        </w:div>
        <w:div w:id="40131348">
          <w:marLeft w:val="0"/>
          <w:marRight w:val="0"/>
          <w:marTop w:val="0"/>
          <w:marBottom w:val="0"/>
          <w:divBdr>
            <w:top w:val="none" w:sz="0" w:space="0" w:color="auto"/>
            <w:left w:val="none" w:sz="0" w:space="0" w:color="auto"/>
            <w:bottom w:val="none" w:sz="0" w:space="0" w:color="auto"/>
            <w:right w:val="none" w:sz="0" w:space="0" w:color="auto"/>
          </w:divBdr>
          <w:divsChild>
            <w:div w:id="262805876">
              <w:marLeft w:val="0"/>
              <w:marRight w:val="0"/>
              <w:marTop w:val="0"/>
              <w:marBottom w:val="0"/>
              <w:divBdr>
                <w:top w:val="none" w:sz="0" w:space="0" w:color="auto"/>
                <w:left w:val="none" w:sz="0" w:space="0" w:color="auto"/>
                <w:bottom w:val="none" w:sz="0" w:space="0" w:color="auto"/>
                <w:right w:val="none" w:sz="0" w:space="0" w:color="auto"/>
              </w:divBdr>
              <w:divsChild>
                <w:div w:id="3942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20271">
      <w:bodyDiv w:val="1"/>
      <w:marLeft w:val="0"/>
      <w:marRight w:val="0"/>
      <w:marTop w:val="0"/>
      <w:marBottom w:val="0"/>
      <w:divBdr>
        <w:top w:val="none" w:sz="0" w:space="0" w:color="auto"/>
        <w:left w:val="none" w:sz="0" w:space="0" w:color="auto"/>
        <w:bottom w:val="none" w:sz="0" w:space="0" w:color="auto"/>
        <w:right w:val="none" w:sz="0" w:space="0" w:color="auto"/>
      </w:divBdr>
      <w:divsChild>
        <w:div w:id="1274745727">
          <w:marLeft w:val="0"/>
          <w:marRight w:val="0"/>
          <w:marTop w:val="0"/>
          <w:marBottom w:val="0"/>
          <w:divBdr>
            <w:top w:val="single" w:sz="6" w:space="1" w:color="FFFFFF"/>
            <w:left w:val="none" w:sz="0" w:space="0" w:color="auto"/>
            <w:bottom w:val="none" w:sz="0" w:space="0" w:color="auto"/>
            <w:right w:val="none" w:sz="0" w:space="0" w:color="auto"/>
          </w:divBdr>
        </w:div>
        <w:div w:id="139464282">
          <w:marLeft w:val="0"/>
          <w:marRight w:val="0"/>
          <w:marTop w:val="0"/>
          <w:marBottom w:val="0"/>
          <w:divBdr>
            <w:top w:val="single" w:sz="6" w:space="1" w:color="FFFFFF"/>
            <w:left w:val="none" w:sz="0" w:space="0" w:color="auto"/>
            <w:bottom w:val="none" w:sz="0" w:space="0" w:color="auto"/>
            <w:right w:val="none" w:sz="0" w:space="0" w:color="auto"/>
          </w:divBdr>
        </w:div>
        <w:div w:id="333146045">
          <w:marLeft w:val="0"/>
          <w:marRight w:val="0"/>
          <w:marTop w:val="0"/>
          <w:marBottom w:val="0"/>
          <w:divBdr>
            <w:top w:val="single" w:sz="6" w:space="1" w:color="FFFFFF"/>
            <w:left w:val="none" w:sz="0" w:space="0" w:color="auto"/>
            <w:bottom w:val="none" w:sz="0" w:space="0" w:color="auto"/>
            <w:right w:val="none" w:sz="0" w:space="0" w:color="auto"/>
          </w:divBdr>
        </w:div>
        <w:div w:id="1635789208">
          <w:marLeft w:val="0"/>
          <w:marRight w:val="0"/>
          <w:marTop w:val="0"/>
          <w:marBottom w:val="0"/>
          <w:divBdr>
            <w:top w:val="single" w:sz="6" w:space="1" w:color="FFFFFF"/>
            <w:left w:val="none" w:sz="0" w:space="0" w:color="auto"/>
            <w:bottom w:val="none" w:sz="0" w:space="0" w:color="auto"/>
            <w:right w:val="none" w:sz="0" w:space="0" w:color="auto"/>
          </w:divBdr>
        </w:div>
      </w:divsChild>
    </w:div>
    <w:div w:id="1252424250">
      <w:bodyDiv w:val="1"/>
      <w:marLeft w:val="0"/>
      <w:marRight w:val="0"/>
      <w:marTop w:val="0"/>
      <w:marBottom w:val="0"/>
      <w:divBdr>
        <w:top w:val="none" w:sz="0" w:space="0" w:color="auto"/>
        <w:left w:val="none" w:sz="0" w:space="0" w:color="auto"/>
        <w:bottom w:val="none" w:sz="0" w:space="0" w:color="auto"/>
        <w:right w:val="none" w:sz="0" w:space="0" w:color="auto"/>
      </w:divBdr>
    </w:div>
    <w:div w:id="1256590802">
      <w:bodyDiv w:val="1"/>
      <w:marLeft w:val="0"/>
      <w:marRight w:val="0"/>
      <w:marTop w:val="0"/>
      <w:marBottom w:val="0"/>
      <w:divBdr>
        <w:top w:val="none" w:sz="0" w:space="0" w:color="auto"/>
        <w:left w:val="none" w:sz="0" w:space="0" w:color="auto"/>
        <w:bottom w:val="none" w:sz="0" w:space="0" w:color="auto"/>
        <w:right w:val="none" w:sz="0" w:space="0" w:color="auto"/>
      </w:divBdr>
    </w:div>
    <w:div w:id="1258321045">
      <w:bodyDiv w:val="1"/>
      <w:marLeft w:val="0"/>
      <w:marRight w:val="0"/>
      <w:marTop w:val="0"/>
      <w:marBottom w:val="0"/>
      <w:divBdr>
        <w:top w:val="none" w:sz="0" w:space="0" w:color="auto"/>
        <w:left w:val="none" w:sz="0" w:space="0" w:color="auto"/>
        <w:bottom w:val="none" w:sz="0" w:space="0" w:color="auto"/>
        <w:right w:val="none" w:sz="0" w:space="0" w:color="auto"/>
      </w:divBdr>
    </w:div>
    <w:div w:id="1274677272">
      <w:bodyDiv w:val="1"/>
      <w:marLeft w:val="0"/>
      <w:marRight w:val="0"/>
      <w:marTop w:val="0"/>
      <w:marBottom w:val="0"/>
      <w:divBdr>
        <w:top w:val="none" w:sz="0" w:space="0" w:color="auto"/>
        <w:left w:val="none" w:sz="0" w:space="0" w:color="auto"/>
        <w:bottom w:val="none" w:sz="0" w:space="0" w:color="auto"/>
        <w:right w:val="none" w:sz="0" w:space="0" w:color="auto"/>
      </w:divBdr>
    </w:div>
    <w:div w:id="1316374889">
      <w:bodyDiv w:val="1"/>
      <w:marLeft w:val="0"/>
      <w:marRight w:val="0"/>
      <w:marTop w:val="0"/>
      <w:marBottom w:val="0"/>
      <w:divBdr>
        <w:top w:val="none" w:sz="0" w:space="0" w:color="auto"/>
        <w:left w:val="none" w:sz="0" w:space="0" w:color="auto"/>
        <w:bottom w:val="none" w:sz="0" w:space="0" w:color="auto"/>
        <w:right w:val="none" w:sz="0" w:space="0" w:color="auto"/>
      </w:divBdr>
    </w:div>
    <w:div w:id="1418670420">
      <w:bodyDiv w:val="1"/>
      <w:marLeft w:val="0"/>
      <w:marRight w:val="0"/>
      <w:marTop w:val="0"/>
      <w:marBottom w:val="0"/>
      <w:divBdr>
        <w:top w:val="none" w:sz="0" w:space="0" w:color="auto"/>
        <w:left w:val="none" w:sz="0" w:space="0" w:color="auto"/>
        <w:bottom w:val="none" w:sz="0" w:space="0" w:color="auto"/>
        <w:right w:val="none" w:sz="0" w:space="0" w:color="auto"/>
      </w:divBdr>
    </w:div>
    <w:div w:id="1434201605">
      <w:bodyDiv w:val="1"/>
      <w:marLeft w:val="0"/>
      <w:marRight w:val="0"/>
      <w:marTop w:val="0"/>
      <w:marBottom w:val="0"/>
      <w:divBdr>
        <w:top w:val="none" w:sz="0" w:space="0" w:color="auto"/>
        <w:left w:val="none" w:sz="0" w:space="0" w:color="auto"/>
        <w:bottom w:val="none" w:sz="0" w:space="0" w:color="auto"/>
        <w:right w:val="none" w:sz="0" w:space="0" w:color="auto"/>
      </w:divBdr>
    </w:div>
    <w:div w:id="1471678092">
      <w:bodyDiv w:val="1"/>
      <w:marLeft w:val="0"/>
      <w:marRight w:val="0"/>
      <w:marTop w:val="0"/>
      <w:marBottom w:val="0"/>
      <w:divBdr>
        <w:top w:val="none" w:sz="0" w:space="0" w:color="auto"/>
        <w:left w:val="none" w:sz="0" w:space="0" w:color="auto"/>
        <w:bottom w:val="none" w:sz="0" w:space="0" w:color="auto"/>
        <w:right w:val="none" w:sz="0" w:space="0" w:color="auto"/>
      </w:divBdr>
      <w:divsChild>
        <w:div w:id="1378123368">
          <w:marLeft w:val="0"/>
          <w:marRight w:val="0"/>
          <w:marTop w:val="0"/>
          <w:marBottom w:val="204"/>
          <w:divBdr>
            <w:top w:val="none" w:sz="0" w:space="0" w:color="auto"/>
            <w:left w:val="none" w:sz="0" w:space="0" w:color="auto"/>
            <w:bottom w:val="none" w:sz="0" w:space="0" w:color="auto"/>
            <w:right w:val="none" w:sz="0" w:space="0" w:color="auto"/>
          </w:divBdr>
          <w:divsChild>
            <w:div w:id="348652516">
              <w:marLeft w:val="0"/>
              <w:marRight w:val="0"/>
              <w:marTop w:val="0"/>
              <w:marBottom w:val="0"/>
              <w:divBdr>
                <w:top w:val="none" w:sz="0" w:space="0" w:color="auto"/>
                <w:left w:val="none" w:sz="0" w:space="0" w:color="auto"/>
                <w:bottom w:val="none" w:sz="0" w:space="0" w:color="auto"/>
                <w:right w:val="none" w:sz="0" w:space="0" w:color="auto"/>
              </w:divBdr>
            </w:div>
          </w:divsChild>
        </w:div>
        <w:div w:id="1770154935">
          <w:marLeft w:val="0"/>
          <w:marRight w:val="0"/>
          <w:marTop w:val="0"/>
          <w:marBottom w:val="0"/>
          <w:divBdr>
            <w:top w:val="none" w:sz="0" w:space="0" w:color="auto"/>
            <w:left w:val="none" w:sz="0" w:space="0" w:color="auto"/>
            <w:bottom w:val="none" w:sz="0" w:space="0" w:color="auto"/>
            <w:right w:val="none" w:sz="0" w:space="0" w:color="auto"/>
          </w:divBdr>
          <w:divsChild>
            <w:div w:id="1752001379">
              <w:marLeft w:val="82"/>
              <w:marRight w:val="82"/>
              <w:marTop w:val="82"/>
              <w:marBottom w:val="82"/>
              <w:divBdr>
                <w:top w:val="none" w:sz="0" w:space="0" w:color="auto"/>
                <w:left w:val="none" w:sz="0" w:space="0" w:color="auto"/>
                <w:bottom w:val="none" w:sz="0" w:space="0" w:color="auto"/>
                <w:right w:val="none" w:sz="0" w:space="0" w:color="auto"/>
              </w:divBdr>
            </w:div>
          </w:divsChild>
        </w:div>
        <w:div w:id="768503418">
          <w:marLeft w:val="0"/>
          <w:marRight w:val="0"/>
          <w:marTop w:val="0"/>
          <w:marBottom w:val="0"/>
          <w:divBdr>
            <w:top w:val="none" w:sz="0" w:space="0" w:color="auto"/>
            <w:left w:val="none" w:sz="0" w:space="0" w:color="auto"/>
            <w:bottom w:val="none" w:sz="0" w:space="0" w:color="auto"/>
            <w:right w:val="none" w:sz="0" w:space="0" w:color="auto"/>
          </w:divBdr>
          <w:divsChild>
            <w:div w:id="2123575581">
              <w:marLeft w:val="0"/>
              <w:marRight w:val="0"/>
              <w:marTop w:val="0"/>
              <w:marBottom w:val="0"/>
              <w:divBdr>
                <w:top w:val="none" w:sz="0" w:space="0" w:color="auto"/>
                <w:left w:val="none" w:sz="0" w:space="0" w:color="auto"/>
                <w:bottom w:val="none" w:sz="0" w:space="0" w:color="auto"/>
                <w:right w:val="none" w:sz="0" w:space="0" w:color="auto"/>
              </w:divBdr>
              <w:divsChild>
                <w:div w:id="16964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42619">
      <w:bodyDiv w:val="1"/>
      <w:marLeft w:val="0"/>
      <w:marRight w:val="0"/>
      <w:marTop w:val="0"/>
      <w:marBottom w:val="0"/>
      <w:divBdr>
        <w:top w:val="none" w:sz="0" w:space="0" w:color="auto"/>
        <w:left w:val="none" w:sz="0" w:space="0" w:color="auto"/>
        <w:bottom w:val="none" w:sz="0" w:space="0" w:color="auto"/>
        <w:right w:val="none" w:sz="0" w:space="0" w:color="auto"/>
      </w:divBdr>
    </w:div>
    <w:div w:id="1553926291">
      <w:bodyDiv w:val="1"/>
      <w:marLeft w:val="0"/>
      <w:marRight w:val="0"/>
      <w:marTop w:val="0"/>
      <w:marBottom w:val="0"/>
      <w:divBdr>
        <w:top w:val="none" w:sz="0" w:space="0" w:color="auto"/>
        <w:left w:val="none" w:sz="0" w:space="0" w:color="auto"/>
        <w:bottom w:val="none" w:sz="0" w:space="0" w:color="auto"/>
        <w:right w:val="none" w:sz="0" w:space="0" w:color="auto"/>
      </w:divBdr>
    </w:div>
    <w:div w:id="1556040306">
      <w:bodyDiv w:val="1"/>
      <w:marLeft w:val="0"/>
      <w:marRight w:val="0"/>
      <w:marTop w:val="0"/>
      <w:marBottom w:val="0"/>
      <w:divBdr>
        <w:top w:val="none" w:sz="0" w:space="0" w:color="auto"/>
        <w:left w:val="none" w:sz="0" w:space="0" w:color="auto"/>
        <w:bottom w:val="none" w:sz="0" w:space="0" w:color="auto"/>
        <w:right w:val="none" w:sz="0" w:space="0" w:color="auto"/>
      </w:divBdr>
    </w:div>
    <w:div w:id="1600024598">
      <w:bodyDiv w:val="1"/>
      <w:marLeft w:val="0"/>
      <w:marRight w:val="0"/>
      <w:marTop w:val="0"/>
      <w:marBottom w:val="0"/>
      <w:divBdr>
        <w:top w:val="none" w:sz="0" w:space="0" w:color="auto"/>
        <w:left w:val="none" w:sz="0" w:space="0" w:color="auto"/>
        <w:bottom w:val="none" w:sz="0" w:space="0" w:color="auto"/>
        <w:right w:val="none" w:sz="0" w:space="0" w:color="auto"/>
      </w:divBdr>
      <w:divsChild>
        <w:div w:id="2018534900">
          <w:marLeft w:val="0"/>
          <w:marRight w:val="0"/>
          <w:marTop w:val="0"/>
          <w:marBottom w:val="0"/>
          <w:divBdr>
            <w:top w:val="single" w:sz="6" w:space="1" w:color="FFFFFF"/>
            <w:left w:val="none" w:sz="0" w:space="0" w:color="auto"/>
            <w:bottom w:val="none" w:sz="0" w:space="0" w:color="auto"/>
            <w:right w:val="none" w:sz="0" w:space="0" w:color="auto"/>
          </w:divBdr>
        </w:div>
        <w:div w:id="1636445339">
          <w:marLeft w:val="0"/>
          <w:marRight w:val="0"/>
          <w:marTop w:val="0"/>
          <w:marBottom w:val="0"/>
          <w:divBdr>
            <w:top w:val="single" w:sz="6" w:space="1" w:color="FFFFFF"/>
            <w:left w:val="none" w:sz="0" w:space="0" w:color="auto"/>
            <w:bottom w:val="none" w:sz="0" w:space="0" w:color="auto"/>
            <w:right w:val="none" w:sz="0" w:space="0" w:color="auto"/>
          </w:divBdr>
        </w:div>
        <w:div w:id="994335500">
          <w:marLeft w:val="0"/>
          <w:marRight w:val="0"/>
          <w:marTop w:val="0"/>
          <w:marBottom w:val="0"/>
          <w:divBdr>
            <w:top w:val="single" w:sz="6" w:space="1" w:color="FFFFFF"/>
            <w:left w:val="none" w:sz="0" w:space="0" w:color="auto"/>
            <w:bottom w:val="none" w:sz="0" w:space="0" w:color="auto"/>
            <w:right w:val="none" w:sz="0" w:space="0" w:color="auto"/>
          </w:divBdr>
        </w:div>
        <w:div w:id="250625671">
          <w:marLeft w:val="0"/>
          <w:marRight w:val="0"/>
          <w:marTop w:val="0"/>
          <w:marBottom w:val="0"/>
          <w:divBdr>
            <w:top w:val="single" w:sz="6" w:space="1" w:color="FFFFFF"/>
            <w:left w:val="none" w:sz="0" w:space="0" w:color="auto"/>
            <w:bottom w:val="none" w:sz="0" w:space="0" w:color="auto"/>
            <w:right w:val="none" w:sz="0" w:space="0" w:color="auto"/>
          </w:divBdr>
        </w:div>
      </w:divsChild>
    </w:div>
    <w:div w:id="1606234217">
      <w:bodyDiv w:val="1"/>
      <w:marLeft w:val="0"/>
      <w:marRight w:val="0"/>
      <w:marTop w:val="0"/>
      <w:marBottom w:val="0"/>
      <w:divBdr>
        <w:top w:val="none" w:sz="0" w:space="0" w:color="auto"/>
        <w:left w:val="none" w:sz="0" w:space="0" w:color="auto"/>
        <w:bottom w:val="none" w:sz="0" w:space="0" w:color="auto"/>
        <w:right w:val="none" w:sz="0" w:space="0" w:color="auto"/>
      </w:divBdr>
    </w:div>
    <w:div w:id="1612515477">
      <w:bodyDiv w:val="1"/>
      <w:marLeft w:val="0"/>
      <w:marRight w:val="0"/>
      <w:marTop w:val="0"/>
      <w:marBottom w:val="0"/>
      <w:divBdr>
        <w:top w:val="none" w:sz="0" w:space="0" w:color="auto"/>
        <w:left w:val="none" w:sz="0" w:space="0" w:color="auto"/>
        <w:bottom w:val="none" w:sz="0" w:space="0" w:color="auto"/>
        <w:right w:val="none" w:sz="0" w:space="0" w:color="auto"/>
      </w:divBdr>
    </w:div>
    <w:div w:id="1648364236">
      <w:bodyDiv w:val="1"/>
      <w:marLeft w:val="0"/>
      <w:marRight w:val="0"/>
      <w:marTop w:val="0"/>
      <w:marBottom w:val="0"/>
      <w:divBdr>
        <w:top w:val="none" w:sz="0" w:space="0" w:color="auto"/>
        <w:left w:val="none" w:sz="0" w:space="0" w:color="auto"/>
        <w:bottom w:val="none" w:sz="0" w:space="0" w:color="auto"/>
        <w:right w:val="none" w:sz="0" w:space="0" w:color="auto"/>
      </w:divBdr>
    </w:div>
    <w:div w:id="1674723779">
      <w:bodyDiv w:val="1"/>
      <w:marLeft w:val="0"/>
      <w:marRight w:val="0"/>
      <w:marTop w:val="0"/>
      <w:marBottom w:val="0"/>
      <w:divBdr>
        <w:top w:val="none" w:sz="0" w:space="0" w:color="auto"/>
        <w:left w:val="none" w:sz="0" w:space="0" w:color="auto"/>
        <w:bottom w:val="none" w:sz="0" w:space="0" w:color="auto"/>
        <w:right w:val="none" w:sz="0" w:space="0" w:color="auto"/>
      </w:divBdr>
    </w:div>
    <w:div w:id="1685279707">
      <w:bodyDiv w:val="1"/>
      <w:marLeft w:val="0"/>
      <w:marRight w:val="0"/>
      <w:marTop w:val="0"/>
      <w:marBottom w:val="0"/>
      <w:divBdr>
        <w:top w:val="none" w:sz="0" w:space="0" w:color="auto"/>
        <w:left w:val="none" w:sz="0" w:space="0" w:color="auto"/>
        <w:bottom w:val="none" w:sz="0" w:space="0" w:color="auto"/>
        <w:right w:val="none" w:sz="0" w:space="0" w:color="auto"/>
      </w:divBdr>
      <w:divsChild>
        <w:div w:id="915044399">
          <w:marLeft w:val="0"/>
          <w:marRight w:val="0"/>
          <w:marTop w:val="0"/>
          <w:marBottom w:val="0"/>
          <w:divBdr>
            <w:top w:val="none" w:sz="0" w:space="0" w:color="auto"/>
            <w:left w:val="none" w:sz="0" w:space="0" w:color="auto"/>
            <w:bottom w:val="none" w:sz="0" w:space="0" w:color="auto"/>
            <w:right w:val="none" w:sz="0" w:space="0" w:color="auto"/>
          </w:divBdr>
        </w:div>
        <w:div w:id="1004167844">
          <w:marLeft w:val="0"/>
          <w:marRight w:val="0"/>
          <w:marTop w:val="0"/>
          <w:marBottom w:val="340"/>
          <w:divBdr>
            <w:top w:val="none" w:sz="0" w:space="0" w:color="auto"/>
            <w:left w:val="none" w:sz="0" w:space="0" w:color="auto"/>
            <w:bottom w:val="none" w:sz="0" w:space="0" w:color="auto"/>
            <w:right w:val="none" w:sz="0" w:space="0" w:color="auto"/>
          </w:divBdr>
        </w:div>
      </w:divsChild>
    </w:div>
    <w:div w:id="1750154706">
      <w:bodyDiv w:val="1"/>
      <w:marLeft w:val="0"/>
      <w:marRight w:val="0"/>
      <w:marTop w:val="0"/>
      <w:marBottom w:val="0"/>
      <w:divBdr>
        <w:top w:val="none" w:sz="0" w:space="0" w:color="auto"/>
        <w:left w:val="none" w:sz="0" w:space="0" w:color="auto"/>
        <w:bottom w:val="none" w:sz="0" w:space="0" w:color="auto"/>
        <w:right w:val="none" w:sz="0" w:space="0" w:color="auto"/>
      </w:divBdr>
    </w:div>
    <w:div w:id="1796025374">
      <w:bodyDiv w:val="1"/>
      <w:marLeft w:val="0"/>
      <w:marRight w:val="0"/>
      <w:marTop w:val="0"/>
      <w:marBottom w:val="0"/>
      <w:divBdr>
        <w:top w:val="none" w:sz="0" w:space="0" w:color="auto"/>
        <w:left w:val="none" w:sz="0" w:space="0" w:color="auto"/>
        <w:bottom w:val="none" w:sz="0" w:space="0" w:color="auto"/>
        <w:right w:val="none" w:sz="0" w:space="0" w:color="auto"/>
      </w:divBdr>
    </w:div>
    <w:div w:id="1818644930">
      <w:bodyDiv w:val="1"/>
      <w:marLeft w:val="0"/>
      <w:marRight w:val="0"/>
      <w:marTop w:val="0"/>
      <w:marBottom w:val="0"/>
      <w:divBdr>
        <w:top w:val="none" w:sz="0" w:space="0" w:color="auto"/>
        <w:left w:val="none" w:sz="0" w:space="0" w:color="auto"/>
        <w:bottom w:val="none" w:sz="0" w:space="0" w:color="auto"/>
        <w:right w:val="none" w:sz="0" w:space="0" w:color="auto"/>
      </w:divBdr>
      <w:divsChild>
        <w:div w:id="800152577">
          <w:marLeft w:val="0"/>
          <w:marRight w:val="0"/>
          <w:marTop w:val="0"/>
          <w:marBottom w:val="0"/>
          <w:divBdr>
            <w:top w:val="none" w:sz="0" w:space="0" w:color="auto"/>
            <w:left w:val="none" w:sz="0" w:space="0" w:color="auto"/>
            <w:bottom w:val="none" w:sz="0" w:space="0" w:color="auto"/>
            <w:right w:val="none" w:sz="0" w:space="0" w:color="auto"/>
          </w:divBdr>
          <w:divsChild>
            <w:div w:id="901714386">
              <w:marLeft w:val="0"/>
              <w:marRight w:val="0"/>
              <w:marTop w:val="0"/>
              <w:marBottom w:val="0"/>
              <w:divBdr>
                <w:top w:val="none" w:sz="0" w:space="0" w:color="auto"/>
                <w:left w:val="none" w:sz="0" w:space="0" w:color="auto"/>
                <w:bottom w:val="none" w:sz="0" w:space="0" w:color="auto"/>
                <w:right w:val="none" w:sz="0" w:space="0" w:color="auto"/>
              </w:divBdr>
              <w:divsChild>
                <w:div w:id="484514783">
                  <w:marLeft w:val="0"/>
                  <w:marRight w:val="0"/>
                  <w:marTop w:val="0"/>
                  <w:marBottom w:val="0"/>
                  <w:divBdr>
                    <w:top w:val="none" w:sz="0" w:space="0" w:color="auto"/>
                    <w:left w:val="none" w:sz="0" w:space="0" w:color="auto"/>
                    <w:bottom w:val="none" w:sz="0" w:space="0" w:color="auto"/>
                    <w:right w:val="none" w:sz="0" w:space="0" w:color="auto"/>
                  </w:divBdr>
                </w:div>
                <w:div w:id="11474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5928">
          <w:marLeft w:val="0"/>
          <w:marRight w:val="0"/>
          <w:marTop w:val="136"/>
          <w:marBottom w:val="0"/>
          <w:divBdr>
            <w:top w:val="none" w:sz="0" w:space="0" w:color="auto"/>
            <w:left w:val="none" w:sz="0" w:space="0" w:color="auto"/>
            <w:bottom w:val="none" w:sz="0" w:space="0" w:color="auto"/>
            <w:right w:val="none" w:sz="0" w:space="0" w:color="auto"/>
          </w:divBdr>
          <w:divsChild>
            <w:div w:id="1826778779">
              <w:marLeft w:val="0"/>
              <w:marRight w:val="0"/>
              <w:marTop w:val="136"/>
              <w:marBottom w:val="0"/>
              <w:divBdr>
                <w:top w:val="none" w:sz="0" w:space="0" w:color="auto"/>
                <w:left w:val="none" w:sz="0" w:space="0" w:color="auto"/>
                <w:bottom w:val="none" w:sz="0" w:space="0" w:color="auto"/>
                <w:right w:val="none" w:sz="0" w:space="0" w:color="auto"/>
              </w:divBdr>
              <w:divsChild>
                <w:div w:id="118575451">
                  <w:marLeft w:val="0"/>
                  <w:marRight w:val="0"/>
                  <w:marTop w:val="0"/>
                  <w:marBottom w:val="204"/>
                  <w:divBdr>
                    <w:top w:val="none" w:sz="0" w:space="0" w:color="auto"/>
                    <w:left w:val="none" w:sz="0" w:space="0" w:color="auto"/>
                    <w:bottom w:val="none" w:sz="0" w:space="0" w:color="auto"/>
                    <w:right w:val="none" w:sz="0" w:space="0" w:color="auto"/>
                  </w:divBdr>
                  <w:divsChild>
                    <w:div w:id="395861262">
                      <w:marLeft w:val="0"/>
                      <w:marRight w:val="0"/>
                      <w:marTop w:val="0"/>
                      <w:marBottom w:val="0"/>
                      <w:divBdr>
                        <w:top w:val="none" w:sz="0" w:space="0" w:color="auto"/>
                        <w:left w:val="none" w:sz="0" w:space="0" w:color="auto"/>
                        <w:bottom w:val="none" w:sz="0" w:space="0" w:color="auto"/>
                        <w:right w:val="none" w:sz="0" w:space="0" w:color="auto"/>
                      </w:divBdr>
                      <w:divsChild>
                        <w:div w:id="614483980">
                          <w:marLeft w:val="0"/>
                          <w:marRight w:val="326"/>
                          <w:marTop w:val="0"/>
                          <w:marBottom w:val="0"/>
                          <w:divBdr>
                            <w:top w:val="none" w:sz="0" w:space="0" w:color="auto"/>
                            <w:left w:val="none" w:sz="0" w:space="0" w:color="auto"/>
                            <w:bottom w:val="none" w:sz="0" w:space="0" w:color="auto"/>
                            <w:right w:val="none" w:sz="0" w:space="0" w:color="auto"/>
                          </w:divBdr>
                        </w:div>
                      </w:divsChild>
                    </w:div>
                    <w:div w:id="256133192">
                      <w:marLeft w:val="0"/>
                      <w:marRight w:val="0"/>
                      <w:marTop w:val="0"/>
                      <w:marBottom w:val="0"/>
                      <w:divBdr>
                        <w:top w:val="none" w:sz="0" w:space="0" w:color="auto"/>
                        <w:left w:val="none" w:sz="0" w:space="0" w:color="auto"/>
                        <w:bottom w:val="none" w:sz="0" w:space="0" w:color="auto"/>
                        <w:right w:val="none" w:sz="0" w:space="0" w:color="auto"/>
                      </w:divBdr>
                    </w:div>
                  </w:divsChild>
                </w:div>
                <w:div w:id="2066678390">
                  <w:marLeft w:val="0"/>
                  <w:marRight w:val="0"/>
                  <w:marTop w:val="0"/>
                  <w:marBottom w:val="0"/>
                  <w:divBdr>
                    <w:top w:val="none" w:sz="0" w:space="0" w:color="auto"/>
                    <w:left w:val="none" w:sz="0" w:space="0" w:color="auto"/>
                    <w:bottom w:val="none" w:sz="0" w:space="0" w:color="auto"/>
                    <w:right w:val="none" w:sz="0" w:space="0" w:color="auto"/>
                  </w:divBdr>
                  <w:divsChild>
                    <w:div w:id="749039138">
                      <w:marLeft w:val="0"/>
                      <w:marRight w:val="0"/>
                      <w:marTop w:val="0"/>
                      <w:marBottom w:val="0"/>
                      <w:divBdr>
                        <w:top w:val="none" w:sz="0" w:space="0" w:color="auto"/>
                        <w:left w:val="none" w:sz="0" w:space="0" w:color="auto"/>
                        <w:bottom w:val="none" w:sz="0" w:space="0" w:color="auto"/>
                        <w:right w:val="none" w:sz="0" w:space="0" w:color="auto"/>
                      </w:divBdr>
                      <w:divsChild>
                        <w:div w:id="314801579">
                          <w:marLeft w:val="82"/>
                          <w:marRight w:val="82"/>
                          <w:marTop w:val="82"/>
                          <w:marBottom w:val="82"/>
                          <w:divBdr>
                            <w:top w:val="none" w:sz="0" w:space="0" w:color="auto"/>
                            <w:left w:val="none" w:sz="0" w:space="0" w:color="auto"/>
                            <w:bottom w:val="none" w:sz="0" w:space="0" w:color="auto"/>
                            <w:right w:val="none" w:sz="0" w:space="0" w:color="auto"/>
                          </w:divBdr>
                        </w:div>
                      </w:divsChild>
                    </w:div>
                    <w:div w:id="1202791323">
                      <w:marLeft w:val="0"/>
                      <w:marRight w:val="0"/>
                      <w:marTop w:val="0"/>
                      <w:marBottom w:val="0"/>
                      <w:divBdr>
                        <w:top w:val="none" w:sz="0" w:space="0" w:color="auto"/>
                        <w:left w:val="none" w:sz="0" w:space="0" w:color="auto"/>
                        <w:bottom w:val="none" w:sz="0" w:space="0" w:color="auto"/>
                        <w:right w:val="none" w:sz="0" w:space="0" w:color="auto"/>
                      </w:divBdr>
                      <w:divsChild>
                        <w:div w:id="144249879">
                          <w:marLeft w:val="0"/>
                          <w:marRight w:val="0"/>
                          <w:marTop w:val="0"/>
                          <w:marBottom w:val="0"/>
                          <w:divBdr>
                            <w:top w:val="none" w:sz="0" w:space="0" w:color="auto"/>
                            <w:left w:val="none" w:sz="0" w:space="0" w:color="auto"/>
                            <w:bottom w:val="none" w:sz="0" w:space="0" w:color="auto"/>
                            <w:right w:val="none" w:sz="0" w:space="0" w:color="auto"/>
                          </w:divBdr>
                          <w:divsChild>
                            <w:div w:id="11730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0533">
          <w:marLeft w:val="0"/>
          <w:marRight w:val="0"/>
          <w:marTop w:val="136"/>
          <w:marBottom w:val="0"/>
          <w:divBdr>
            <w:top w:val="none" w:sz="0" w:space="0" w:color="auto"/>
            <w:left w:val="none" w:sz="0" w:space="0" w:color="auto"/>
            <w:bottom w:val="none" w:sz="0" w:space="0" w:color="auto"/>
            <w:right w:val="none" w:sz="0" w:space="0" w:color="auto"/>
          </w:divBdr>
          <w:divsChild>
            <w:div w:id="239944068">
              <w:marLeft w:val="0"/>
              <w:marRight w:val="0"/>
              <w:marTop w:val="136"/>
              <w:marBottom w:val="0"/>
              <w:divBdr>
                <w:top w:val="none" w:sz="0" w:space="0" w:color="auto"/>
                <w:left w:val="none" w:sz="0" w:space="0" w:color="auto"/>
                <w:bottom w:val="none" w:sz="0" w:space="0" w:color="auto"/>
                <w:right w:val="none" w:sz="0" w:space="0" w:color="auto"/>
              </w:divBdr>
              <w:divsChild>
                <w:div w:id="1234317719">
                  <w:marLeft w:val="0"/>
                  <w:marRight w:val="0"/>
                  <w:marTop w:val="0"/>
                  <w:marBottom w:val="204"/>
                  <w:divBdr>
                    <w:top w:val="none" w:sz="0" w:space="0" w:color="auto"/>
                    <w:left w:val="none" w:sz="0" w:space="0" w:color="auto"/>
                    <w:bottom w:val="none" w:sz="0" w:space="0" w:color="auto"/>
                    <w:right w:val="none" w:sz="0" w:space="0" w:color="auto"/>
                  </w:divBdr>
                  <w:divsChild>
                    <w:div w:id="99449244">
                      <w:marLeft w:val="0"/>
                      <w:marRight w:val="0"/>
                      <w:marTop w:val="0"/>
                      <w:marBottom w:val="0"/>
                      <w:divBdr>
                        <w:top w:val="none" w:sz="0" w:space="0" w:color="auto"/>
                        <w:left w:val="none" w:sz="0" w:space="0" w:color="auto"/>
                        <w:bottom w:val="none" w:sz="0" w:space="0" w:color="auto"/>
                        <w:right w:val="none" w:sz="0" w:space="0" w:color="auto"/>
                      </w:divBdr>
                      <w:divsChild>
                        <w:div w:id="407508300">
                          <w:marLeft w:val="0"/>
                          <w:marRight w:val="326"/>
                          <w:marTop w:val="0"/>
                          <w:marBottom w:val="0"/>
                          <w:divBdr>
                            <w:top w:val="none" w:sz="0" w:space="0" w:color="auto"/>
                            <w:left w:val="none" w:sz="0" w:space="0" w:color="auto"/>
                            <w:bottom w:val="none" w:sz="0" w:space="0" w:color="auto"/>
                            <w:right w:val="none" w:sz="0" w:space="0" w:color="auto"/>
                          </w:divBdr>
                        </w:div>
                      </w:divsChild>
                    </w:div>
                    <w:div w:id="13574488">
                      <w:marLeft w:val="0"/>
                      <w:marRight w:val="0"/>
                      <w:marTop w:val="0"/>
                      <w:marBottom w:val="0"/>
                      <w:divBdr>
                        <w:top w:val="none" w:sz="0" w:space="0" w:color="auto"/>
                        <w:left w:val="none" w:sz="0" w:space="0" w:color="auto"/>
                        <w:bottom w:val="none" w:sz="0" w:space="0" w:color="auto"/>
                        <w:right w:val="none" w:sz="0" w:space="0" w:color="auto"/>
                      </w:divBdr>
                    </w:div>
                  </w:divsChild>
                </w:div>
                <w:div w:id="1941059178">
                  <w:marLeft w:val="0"/>
                  <w:marRight w:val="0"/>
                  <w:marTop w:val="0"/>
                  <w:marBottom w:val="0"/>
                  <w:divBdr>
                    <w:top w:val="none" w:sz="0" w:space="0" w:color="auto"/>
                    <w:left w:val="none" w:sz="0" w:space="0" w:color="auto"/>
                    <w:bottom w:val="none" w:sz="0" w:space="0" w:color="auto"/>
                    <w:right w:val="none" w:sz="0" w:space="0" w:color="auto"/>
                  </w:divBdr>
                  <w:divsChild>
                    <w:div w:id="1416977211">
                      <w:marLeft w:val="0"/>
                      <w:marRight w:val="0"/>
                      <w:marTop w:val="0"/>
                      <w:marBottom w:val="0"/>
                      <w:divBdr>
                        <w:top w:val="none" w:sz="0" w:space="0" w:color="auto"/>
                        <w:left w:val="none" w:sz="0" w:space="0" w:color="auto"/>
                        <w:bottom w:val="none" w:sz="0" w:space="0" w:color="auto"/>
                        <w:right w:val="none" w:sz="0" w:space="0" w:color="auto"/>
                      </w:divBdr>
                      <w:divsChild>
                        <w:div w:id="1140999385">
                          <w:marLeft w:val="82"/>
                          <w:marRight w:val="82"/>
                          <w:marTop w:val="82"/>
                          <w:marBottom w:val="82"/>
                          <w:divBdr>
                            <w:top w:val="none" w:sz="0" w:space="0" w:color="auto"/>
                            <w:left w:val="none" w:sz="0" w:space="0" w:color="auto"/>
                            <w:bottom w:val="none" w:sz="0" w:space="0" w:color="auto"/>
                            <w:right w:val="none" w:sz="0" w:space="0" w:color="auto"/>
                          </w:divBdr>
                        </w:div>
                      </w:divsChild>
                    </w:div>
                    <w:div w:id="1258711691">
                      <w:marLeft w:val="0"/>
                      <w:marRight w:val="0"/>
                      <w:marTop w:val="0"/>
                      <w:marBottom w:val="0"/>
                      <w:divBdr>
                        <w:top w:val="none" w:sz="0" w:space="0" w:color="auto"/>
                        <w:left w:val="none" w:sz="0" w:space="0" w:color="auto"/>
                        <w:bottom w:val="none" w:sz="0" w:space="0" w:color="auto"/>
                        <w:right w:val="none" w:sz="0" w:space="0" w:color="auto"/>
                      </w:divBdr>
                      <w:divsChild>
                        <w:div w:id="50885268">
                          <w:marLeft w:val="0"/>
                          <w:marRight w:val="0"/>
                          <w:marTop w:val="0"/>
                          <w:marBottom w:val="0"/>
                          <w:divBdr>
                            <w:top w:val="none" w:sz="0" w:space="0" w:color="auto"/>
                            <w:left w:val="none" w:sz="0" w:space="0" w:color="auto"/>
                            <w:bottom w:val="none" w:sz="0" w:space="0" w:color="auto"/>
                            <w:right w:val="none" w:sz="0" w:space="0" w:color="auto"/>
                          </w:divBdr>
                          <w:divsChild>
                            <w:div w:id="3895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877427">
      <w:bodyDiv w:val="1"/>
      <w:marLeft w:val="0"/>
      <w:marRight w:val="0"/>
      <w:marTop w:val="0"/>
      <w:marBottom w:val="0"/>
      <w:divBdr>
        <w:top w:val="none" w:sz="0" w:space="0" w:color="auto"/>
        <w:left w:val="none" w:sz="0" w:space="0" w:color="auto"/>
        <w:bottom w:val="none" w:sz="0" w:space="0" w:color="auto"/>
        <w:right w:val="none" w:sz="0" w:space="0" w:color="auto"/>
      </w:divBdr>
    </w:div>
    <w:div w:id="1833182998">
      <w:bodyDiv w:val="1"/>
      <w:marLeft w:val="0"/>
      <w:marRight w:val="0"/>
      <w:marTop w:val="0"/>
      <w:marBottom w:val="0"/>
      <w:divBdr>
        <w:top w:val="none" w:sz="0" w:space="0" w:color="auto"/>
        <w:left w:val="none" w:sz="0" w:space="0" w:color="auto"/>
        <w:bottom w:val="none" w:sz="0" w:space="0" w:color="auto"/>
        <w:right w:val="none" w:sz="0" w:space="0" w:color="auto"/>
      </w:divBdr>
    </w:div>
    <w:div w:id="1844931608">
      <w:bodyDiv w:val="1"/>
      <w:marLeft w:val="0"/>
      <w:marRight w:val="0"/>
      <w:marTop w:val="0"/>
      <w:marBottom w:val="0"/>
      <w:divBdr>
        <w:top w:val="none" w:sz="0" w:space="0" w:color="auto"/>
        <w:left w:val="none" w:sz="0" w:space="0" w:color="auto"/>
        <w:bottom w:val="none" w:sz="0" w:space="0" w:color="auto"/>
        <w:right w:val="none" w:sz="0" w:space="0" w:color="auto"/>
      </w:divBdr>
      <w:divsChild>
        <w:div w:id="584651143">
          <w:marLeft w:val="136"/>
          <w:marRight w:val="0"/>
          <w:marTop w:val="136"/>
          <w:marBottom w:val="204"/>
          <w:divBdr>
            <w:top w:val="none" w:sz="0" w:space="0" w:color="auto"/>
            <w:left w:val="none" w:sz="0" w:space="0" w:color="auto"/>
            <w:bottom w:val="none" w:sz="0" w:space="0" w:color="auto"/>
            <w:right w:val="none" w:sz="0" w:space="0" w:color="auto"/>
          </w:divBdr>
          <w:divsChild>
            <w:div w:id="866648102">
              <w:marLeft w:val="0"/>
              <w:marRight w:val="0"/>
              <w:marTop w:val="0"/>
              <w:marBottom w:val="0"/>
              <w:divBdr>
                <w:top w:val="none" w:sz="0" w:space="0" w:color="auto"/>
                <w:left w:val="none" w:sz="0" w:space="0" w:color="auto"/>
                <w:bottom w:val="none" w:sz="0" w:space="0" w:color="auto"/>
                <w:right w:val="none" w:sz="0" w:space="0" w:color="auto"/>
              </w:divBdr>
            </w:div>
            <w:div w:id="1086421306">
              <w:marLeft w:val="0"/>
              <w:marRight w:val="0"/>
              <w:marTop w:val="0"/>
              <w:marBottom w:val="0"/>
              <w:divBdr>
                <w:top w:val="none" w:sz="0" w:space="0" w:color="auto"/>
                <w:left w:val="none" w:sz="0" w:space="0" w:color="auto"/>
                <w:bottom w:val="none" w:sz="0" w:space="0" w:color="auto"/>
                <w:right w:val="none" w:sz="0" w:space="0" w:color="auto"/>
              </w:divBdr>
            </w:div>
            <w:div w:id="1088624405">
              <w:marLeft w:val="0"/>
              <w:marRight w:val="0"/>
              <w:marTop w:val="0"/>
              <w:marBottom w:val="0"/>
              <w:divBdr>
                <w:top w:val="none" w:sz="0" w:space="0" w:color="auto"/>
                <w:left w:val="none" w:sz="0" w:space="0" w:color="auto"/>
                <w:bottom w:val="none" w:sz="0" w:space="0" w:color="auto"/>
                <w:right w:val="none" w:sz="0" w:space="0" w:color="auto"/>
              </w:divBdr>
            </w:div>
            <w:div w:id="4147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2146">
      <w:bodyDiv w:val="1"/>
      <w:marLeft w:val="0"/>
      <w:marRight w:val="0"/>
      <w:marTop w:val="0"/>
      <w:marBottom w:val="0"/>
      <w:divBdr>
        <w:top w:val="none" w:sz="0" w:space="0" w:color="auto"/>
        <w:left w:val="none" w:sz="0" w:space="0" w:color="auto"/>
        <w:bottom w:val="none" w:sz="0" w:space="0" w:color="auto"/>
        <w:right w:val="none" w:sz="0" w:space="0" w:color="auto"/>
      </w:divBdr>
    </w:div>
    <w:div w:id="1883012187">
      <w:bodyDiv w:val="1"/>
      <w:marLeft w:val="0"/>
      <w:marRight w:val="0"/>
      <w:marTop w:val="0"/>
      <w:marBottom w:val="0"/>
      <w:divBdr>
        <w:top w:val="none" w:sz="0" w:space="0" w:color="auto"/>
        <w:left w:val="none" w:sz="0" w:space="0" w:color="auto"/>
        <w:bottom w:val="none" w:sz="0" w:space="0" w:color="auto"/>
        <w:right w:val="none" w:sz="0" w:space="0" w:color="auto"/>
      </w:divBdr>
      <w:divsChild>
        <w:div w:id="1166551040">
          <w:marLeft w:val="0"/>
          <w:marRight w:val="0"/>
          <w:marTop w:val="0"/>
          <w:marBottom w:val="0"/>
          <w:divBdr>
            <w:top w:val="single" w:sz="6" w:space="1" w:color="FFFFFF"/>
            <w:left w:val="none" w:sz="0" w:space="0" w:color="auto"/>
            <w:bottom w:val="none" w:sz="0" w:space="0" w:color="auto"/>
            <w:right w:val="none" w:sz="0" w:space="0" w:color="auto"/>
          </w:divBdr>
        </w:div>
        <w:div w:id="393088688">
          <w:marLeft w:val="0"/>
          <w:marRight w:val="0"/>
          <w:marTop w:val="0"/>
          <w:marBottom w:val="0"/>
          <w:divBdr>
            <w:top w:val="single" w:sz="6" w:space="1" w:color="FFFFFF"/>
            <w:left w:val="none" w:sz="0" w:space="0" w:color="auto"/>
            <w:bottom w:val="none" w:sz="0" w:space="0" w:color="auto"/>
            <w:right w:val="none" w:sz="0" w:space="0" w:color="auto"/>
          </w:divBdr>
        </w:div>
        <w:div w:id="2132433064">
          <w:marLeft w:val="0"/>
          <w:marRight w:val="0"/>
          <w:marTop w:val="0"/>
          <w:marBottom w:val="0"/>
          <w:divBdr>
            <w:top w:val="single" w:sz="6" w:space="1" w:color="FFFFFF"/>
            <w:left w:val="none" w:sz="0" w:space="0" w:color="auto"/>
            <w:bottom w:val="none" w:sz="0" w:space="0" w:color="auto"/>
            <w:right w:val="none" w:sz="0" w:space="0" w:color="auto"/>
          </w:divBdr>
        </w:div>
        <w:div w:id="1511800175">
          <w:marLeft w:val="0"/>
          <w:marRight w:val="0"/>
          <w:marTop w:val="0"/>
          <w:marBottom w:val="0"/>
          <w:divBdr>
            <w:top w:val="single" w:sz="6" w:space="1" w:color="FFFFFF"/>
            <w:left w:val="none" w:sz="0" w:space="0" w:color="auto"/>
            <w:bottom w:val="none" w:sz="0" w:space="0" w:color="auto"/>
            <w:right w:val="none" w:sz="0" w:space="0" w:color="auto"/>
          </w:divBdr>
        </w:div>
      </w:divsChild>
    </w:div>
    <w:div w:id="1888293803">
      <w:bodyDiv w:val="1"/>
      <w:marLeft w:val="150"/>
      <w:marRight w:val="150"/>
      <w:marTop w:val="0"/>
      <w:marBottom w:val="0"/>
      <w:divBdr>
        <w:top w:val="none" w:sz="0" w:space="0" w:color="auto"/>
        <w:left w:val="none" w:sz="0" w:space="0" w:color="auto"/>
        <w:bottom w:val="none" w:sz="0" w:space="0" w:color="auto"/>
        <w:right w:val="none" w:sz="0" w:space="0" w:color="auto"/>
      </w:divBdr>
      <w:divsChild>
        <w:div w:id="1301305910">
          <w:marLeft w:val="0"/>
          <w:marRight w:val="0"/>
          <w:marTop w:val="0"/>
          <w:marBottom w:val="0"/>
          <w:divBdr>
            <w:top w:val="none" w:sz="0" w:space="0" w:color="auto"/>
            <w:left w:val="none" w:sz="0" w:space="0" w:color="auto"/>
            <w:bottom w:val="none" w:sz="0" w:space="0" w:color="auto"/>
            <w:right w:val="none" w:sz="0" w:space="0" w:color="auto"/>
          </w:divBdr>
          <w:divsChild>
            <w:div w:id="1926573505">
              <w:marLeft w:val="0"/>
              <w:marRight w:val="0"/>
              <w:marTop w:val="0"/>
              <w:marBottom w:val="0"/>
              <w:divBdr>
                <w:top w:val="none" w:sz="0" w:space="0" w:color="auto"/>
                <w:left w:val="none" w:sz="0" w:space="0" w:color="auto"/>
                <w:bottom w:val="none" w:sz="0" w:space="0" w:color="auto"/>
                <w:right w:val="none" w:sz="0" w:space="0" w:color="auto"/>
              </w:divBdr>
              <w:divsChild>
                <w:div w:id="991984401">
                  <w:marLeft w:val="0"/>
                  <w:marRight w:val="0"/>
                  <w:marTop w:val="0"/>
                  <w:marBottom w:val="0"/>
                  <w:divBdr>
                    <w:top w:val="none" w:sz="0" w:space="0" w:color="auto"/>
                    <w:left w:val="none" w:sz="0" w:space="0" w:color="auto"/>
                    <w:bottom w:val="none" w:sz="0" w:space="0" w:color="auto"/>
                    <w:right w:val="none" w:sz="0" w:space="0" w:color="auto"/>
                  </w:divBdr>
                  <w:divsChild>
                    <w:div w:id="1725445415">
                      <w:marLeft w:val="0"/>
                      <w:marRight w:val="0"/>
                      <w:marTop w:val="0"/>
                      <w:marBottom w:val="0"/>
                      <w:divBdr>
                        <w:top w:val="none" w:sz="0" w:space="0" w:color="auto"/>
                        <w:left w:val="none" w:sz="0" w:space="0" w:color="auto"/>
                        <w:bottom w:val="none" w:sz="0" w:space="0" w:color="auto"/>
                        <w:right w:val="none" w:sz="0" w:space="0" w:color="auto"/>
                      </w:divBdr>
                      <w:divsChild>
                        <w:div w:id="462845966">
                          <w:marLeft w:val="0"/>
                          <w:marRight w:val="0"/>
                          <w:marTop w:val="0"/>
                          <w:marBottom w:val="0"/>
                          <w:divBdr>
                            <w:top w:val="none" w:sz="0" w:space="0" w:color="auto"/>
                            <w:left w:val="none" w:sz="0" w:space="0" w:color="auto"/>
                            <w:bottom w:val="none" w:sz="0" w:space="0" w:color="auto"/>
                            <w:right w:val="none" w:sz="0" w:space="0" w:color="auto"/>
                          </w:divBdr>
                          <w:divsChild>
                            <w:div w:id="863057711">
                              <w:marLeft w:val="0"/>
                              <w:marRight w:val="0"/>
                              <w:marTop w:val="0"/>
                              <w:marBottom w:val="0"/>
                              <w:divBdr>
                                <w:top w:val="none" w:sz="0" w:space="0" w:color="auto"/>
                                <w:left w:val="none" w:sz="0" w:space="0" w:color="auto"/>
                                <w:bottom w:val="none" w:sz="0" w:space="0" w:color="auto"/>
                                <w:right w:val="none" w:sz="0" w:space="0" w:color="auto"/>
                              </w:divBdr>
                              <w:divsChild>
                                <w:div w:id="191765570">
                                  <w:marLeft w:val="0"/>
                                  <w:marRight w:val="0"/>
                                  <w:marTop w:val="0"/>
                                  <w:marBottom w:val="0"/>
                                  <w:divBdr>
                                    <w:top w:val="none" w:sz="0" w:space="0" w:color="auto"/>
                                    <w:left w:val="none" w:sz="0" w:space="0" w:color="auto"/>
                                    <w:bottom w:val="none" w:sz="0" w:space="0" w:color="auto"/>
                                    <w:right w:val="none" w:sz="0" w:space="0" w:color="auto"/>
                                  </w:divBdr>
                                  <w:divsChild>
                                    <w:div w:id="2084184367">
                                      <w:marLeft w:val="0"/>
                                      <w:marRight w:val="0"/>
                                      <w:marTop w:val="0"/>
                                      <w:marBottom w:val="0"/>
                                      <w:divBdr>
                                        <w:top w:val="none" w:sz="0" w:space="0" w:color="auto"/>
                                        <w:left w:val="none" w:sz="0" w:space="0" w:color="auto"/>
                                        <w:bottom w:val="none" w:sz="0" w:space="0" w:color="auto"/>
                                        <w:right w:val="none" w:sz="0" w:space="0" w:color="auto"/>
                                      </w:divBdr>
                                      <w:divsChild>
                                        <w:div w:id="1431198639">
                                          <w:marLeft w:val="0"/>
                                          <w:marRight w:val="0"/>
                                          <w:marTop w:val="0"/>
                                          <w:marBottom w:val="0"/>
                                          <w:divBdr>
                                            <w:top w:val="none" w:sz="0" w:space="0" w:color="auto"/>
                                            <w:left w:val="none" w:sz="0" w:space="0" w:color="auto"/>
                                            <w:bottom w:val="none" w:sz="0" w:space="0" w:color="auto"/>
                                            <w:right w:val="none" w:sz="0" w:space="0" w:color="auto"/>
                                          </w:divBdr>
                                          <w:divsChild>
                                            <w:div w:id="1184788510">
                                              <w:marLeft w:val="0"/>
                                              <w:marRight w:val="0"/>
                                              <w:marTop w:val="0"/>
                                              <w:marBottom w:val="0"/>
                                              <w:divBdr>
                                                <w:top w:val="none" w:sz="0" w:space="0" w:color="auto"/>
                                                <w:left w:val="none" w:sz="0" w:space="0" w:color="auto"/>
                                                <w:bottom w:val="none" w:sz="0" w:space="0" w:color="auto"/>
                                                <w:right w:val="none" w:sz="0" w:space="0" w:color="auto"/>
                                              </w:divBdr>
                                              <w:divsChild>
                                                <w:div w:id="1228110855">
                                                  <w:marLeft w:val="0"/>
                                                  <w:marRight w:val="0"/>
                                                  <w:marTop w:val="0"/>
                                                  <w:marBottom w:val="0"/>
                                                  <w:divBdr>
                                                    <w:top w:val="none" w:sz="0" w:space="0" w:color="auto"/>
                                                    <w:left w:val="none" w:sz="0" w:space="0" w:color="auto"/>
                                                    <w:bottom w:val="none" w:sz="0" w:space="0" w:color="auto"/>
                                                    <w:right w:val="none" w:sz="0" w:space="0" w:color="auto"/>
                                                  </w:divBdr>
                                                  <w:divsChild>
                                                    <w:div w:id="212931897">
                                                      <w:marLeft w:val="0"/>
                                                      <w:marRight w:val="0"/>
                                                      <w:marTop w:val="0"/>
                                                      <w:marBottom w:val="0"/>
                                                      <w:divBdr>
                                                        <w:top w:val="none" w:sz="0" w:space="0" w:color="auto"/>
                                                        <w:left w:val="none" w:sz="0" w:space="0" w:color="auto"/>
                                                        <w:bottom w:val="none" w:sz="0" w:space="0" w:color="auto"/>
                                                        <w:right w:val="none" w:sz="0" w:space="0" w:color="auto"/>
                                                      </w:divBdr>
                                                      <w:divsChild>
                                                        <w:div w:id="86578067">
                                                          <w:marLeft w:val="0"/>
                                                          <w:marRight w:val="0"/>
                                                          <w:marTop w:val="0"/>
                                                          <w:marBottom w:val="0"/>
                                                          <w:divBdr>
                                                            <w:top w:val="none" w:sz="0" w:space="0" w:color="auto"/>
                                                            <w:left w:val="none" w:sz="0" w:space="0" w:color="auto"/>
                                                            <w:bottom w:val="none" w:sz="0" w:space="0" w:color="auto"/>
                                                            <w:right w:val="none" w:sz="0" w:space="0" w:color="auto"/>
                                                          </w:divBdr>
                                                          <w:divsChild>
                                                            <w:div w:id="2384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8123615">
      <w:bodyDiv w:val="1"/>
      <w:marLeft w:val="0"/>
      <w:marRight w:val="0"/>
      <w:marTop w:val="0"/>
      <w:marBottom w:val="0"/>
      <w:divBdr>
        <w:top w:val="none" w:sz="0" w:space="0" w:color="auto"/>
        <w:left w:val="none" w:sz="0" w:space="0" w:color="auto"/>
        <w:bottom w:val="none" w:sz="0" w:space="0" w:color="auto"/>
        <w:right w:val="none" w:sz="0" w:space="0" w:color="auto"/>
      </w:divBdr>
    </w:div>
    <w:div w:id="1968465080">
      <w:bodyDiv w:val="1"/>
      <w:marLeft w:val="0"/>
      <w:marRight w:val="0"/>
      <w:marTop w:val="0"/>
      <w:marBottom w:val="0"/>
      <w:divBdr>
        <w:top w:val="none" w:sz="0" w:space="0" w:color="auto"/>
        <w:left w:val="none" w:sz="0" w:space="0" w:color="auto"/>
        <w:bottom w:val="none" w:sz="0" w:space="0" w:color="auto"/>
        <w:right w:val="none" w:sz="0" w:space="0" w:color="auto"/>
      </w:divBdr>
    </w:div>
    <w:div w:id="1968851377">
      <w:bodyDiv w:val="1"/>
      <w:marLeft w:val="0"/>
      <w:marRight w:val="0"/>
      <w:marTop w:val="0"/>
      <w:marBottom w:val="0"/>
      <w:divBdr>
        <w:top w:val="none" w:sz="0" w:space="0" w:color="auto"/>
        <w:left w:val="none" w:sz="0" w:space="0" w:color="auto"/>
        <w:bottom w:val="none" w:sz="0" w:space="0" w:color="auto"/>
        <w:right w:val="none" w:sz="0" w:space="0" w:color="auto"/>
      </w:divBdr>
    </w:div>
    <w:div w:id="2048721175">
      <w:bodyDiv w:val="1"/>
      <w:marLeft w:val="0"/>
      <w:marRight w:val="0"/>
      <w:marTop w:val="0"/>
      <w:marBottom w:val="0"/>
      <w:divBdr>
        <w:top w:val="none" w:sz="0" w:space="0" w:color="auto"/>
        <w:left w:val="none" w:sz="0" w:space="0" w:color="auto"/>
        <w:bottom w:val="none" w:sz="0" w:space="0" w:color="auto"/>
        <w:right w:val="none" w:sz="0" w:space="0" w:color="auto"/>
      </w:divBdr>
    </w:div>
    <w:div w:id="2052993275">
      <w:bodyDiv w:val="1"/>
      <w:marLeft w:val="0"/>
      <w:marRight w:val="0"/>
      <w:marTop w:val="0"/>
      <w:marBottom w:val="0"/>
      <w:divBdr>
        <w:top w:val="none" w:sz="0" w:space="0" w:color="auto"/>
        <w:left w:val="none" w:sz="0" w:space="0" w:color="auto"/>
        <w:bottom w:val="none" w:sz="0" w:space="0" w:color="auto"/>
        <w:right w:val="none" w:sz="0" w:space="0" w:color="auto"/>
      </w:divBdr>
      <w:divsChild>
        <w:div w:id="726035106">
          <w:marLeft w:val="0"/>
          <w:marRight w:val="0"/>
          <w:marTop w:val="272"/>
          <w:marBottom w:val="136"/>
          <w:divBdr>
            <w:top w:val="none" w:sz="0" w:space="0" w:color="auto"/>
            <w:left w:val="none" w:sz="0" w:space="0" w:color="auto"/>
            <w:bottom w:val="none" w:sz="0" w:space="0" w:color="auto"/>
            <w:right w:val="none" w:sz="0" w:space="0" w:color="auto"/>
          </w:divBdr>
        </w:div>
      </w:divsChild>
    </w:div>
    <w:div w:id="2101371203">
      <w:bodyDiv w:val="1"/>
      <w:marLeft w:val="0"/>
      <w:marRight w:val="0"/>
      <w:marTop w:val="0"/>
      <w:marBottom w:val="0"/>
      <w:divBdr>
        <w:top w:val="none" w:sz="0" w:space="0" w:color="auto"/>
        <w:left w:val="none" w:sz="0" w:space="0" w:color="auto"/>
        <w:bottom w:val="none" w:sz="0" w:space="0" w:color="auto"/>
        <w:right w:val="none" w:sz="0" w:space="0" w:color="auto"/>
      </w:divBdr>
    </w:div>
    <w:div w:id="210915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png"/><Relationship Id="rId33" Type="http://schemas.openxmlformats.org/officeDocument/2006/relationships/hyperlink" Target="http://www.cepal.org/es/areas-de-trabajo/poblacion-y-desarrollo"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www.latinamerica.undp.org/content/rblac/es/hom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www.elpais.com/articulo/internacional/ONU/declara/hay/hambruna/regiones/sur/Somalia/elpepuint/20110720elpepuint_3/Tes" TargetMode="External"/><Relationship Id="rId10" Type="http://schemas.openxmlformats.org/officeDocument/2006/relationships/image" Target="media/image5.png"/><Relationship Id="rId19" Type="http://schemas.openxmlformats.org/officeDocument/2006/relationships/hyperlink" Target="file:///C:\Users\TOSHIBA\Downloads\VER"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file:///C:\Users\TOSHIBA\Downloads\VER"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23B44-F6BA-4E0F-AEBA-E7E92685D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9337</Words>
  <Characters>51354</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MCMarquez</cp:lastModifiedBy>
  <cp:revision>2</cp:revision>
  <dcterms:created xsi:type="dcterms:W3CDTF">2016-02-19T21:03:00Z</dcterms:created>
  <dcterms:modified xsi:type="dcterms:W3CDTF">2016-02-19T21:03:00Z</dcterms:modified>
</cp:coreProperties>
</file>