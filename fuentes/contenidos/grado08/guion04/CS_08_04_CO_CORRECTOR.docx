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E3E" w:rsidRPr="000A1D02" w:rsidRDefault="007C4E3E" w:rsidP="007C4E3E">
      <w:pPr>
        <w:tabs>
          <w:tab w:val="right" w:pos="8498"/>
        </w:tabs>
        <w:rPr>
          <w:lang w:val="es-ES"/>
        </w:rPr>
      </w:pPr>
    </w:p>
    <w:tbl>
      <w:tblPr>
        <w:tblStyle w:val="Tablaconcuadrcula"/>
        <w:tblW w:w="0" w:type="auto"/>
        <w:tblLook w:val="04A0"/>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sz w:val="24"/>
                <w:szCs w:val="24"/>
              </w:rPr>
            </w:pPr>
            <w:r w:rsidRPr="000A1D02">
              <w:rPr>
                <w:b/>
                <w:color w:val="000000" w:themeColor="text1"/>
                <w:sz w:val="24"/>
                <w:szCs w:val="24"/>
              </w:rPr>
              <w:t>La Restauración, el liberalismo y los nacionalismos</w:t>
            </w:r>
          </w:p>
          <w:p w:rsidR="007C4E3E" w:rsidRPr="000A1D02" w:rsidRDefault="007C4E3E" w:rsidP="007C4E3E">
            <w:pPr>
              <w:tabs>
                <w:tab w:val="right" w:pos="8498"/>
              </w:tabs>
              <w:rPr>
                <w:sz w:val="24"/>
                <w:szCs w:val="24"/>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rPr>
              <w:t>¿Qué consecuencias tuvieron las guerras napoleónicas</w:t>
            </w:r>
            <w:ins w:id="0" w:author="RAUL MAZO" w:date="2015-05-01T18:44:00Z">
              <w:r w:rsidR="00E36DC3">
                <w:rPr>
                  <w:sz w:val="24"/>
                  <w:szCs w:val="24"/>
                </w:rPr>
                <w:t>?</w:t>
              </w:r>
            </w:ins>
            <w:r w:rsidRPr="000A1D02">
              <w:rPr>
                <w:sz w:val="24"/>
                <w:szCs w:val="24"/>
              </w:rPr>
              <w:t xml:space="preserve"> ¿Cuál fue la importancia de las revoluciones liberales? Descubre cómo surgieron las naciones contemporáneas. </w:t>
            </w:r>
          </w:p>
        </w:tc>
      </w:tr>
    </w:tbl>
    <w:p w:rsidR="007C4E3E" w:rsidRPr="000A1D02" w:rsidRDefault="007C4E3E"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 xml:space="preserve">Las guerras </w:t>
      </w:r>
      <w:del w:id="1" w:author="RAUL MAZO" w:date="2015-05-01T18:44:00Z">
        <w:r w:rsidR="00D923D4" w:rsidRPr="00D923D4" w:rsidDel="00E36DC3">
          <w:rPr>
            <w:b/>
            <w:color w:val="000000" w:themeColor="text1"/>
          </w:rPr>
          <w:delText>Napoleónicas</w:delText>
        </w:r>
      </w:del>
      <w:ins w:id="2" w:author="RAUL MAZO" w:date="2015-05-01T18:44:00Z">
        <w:r w:rsidR="00E36DC3">
          <w:rPr>
            <w:b/>
            <w:color w:val="000000" w:themeColor="text1"/>
          </w:rPr>
          <w:t>n</w:t>
        </w:r>
        <w:r w:rsidR="00E36DC3" w:rsidRPr="00D923D4">
          <w:rPr>
            <w:b/>
            <w:color w:val="000000" w:themeColor="text1"/>
          </w:rPr>
          <w:t>apoleónicas</w:t>
        </w:r>
      </w:ins>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 xml:space="preserve">se propuso continuar la guerra contra Gran Bretaña y las potencias absolutistas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Francesa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0A1D02">
        <w:rPr>
          <w:rStyle w:val="un"/>
          <w:color w:val="000000" w:themeColor="text1"/>
        </w:rPr>
        <w:t>(1806-1815) llevaron a la conquista de gran parte de Europa por parte de los ejércitos franceses.</w:t>
      </w:r>
      <w:r w:rsidR="007C4E3E" w:rsidRPr="000A1D02">
        <w:rPr>
          <w:rStyle w:val="un"/>
          <w:color w:val="000000" w:themeColor="text1"/>
        </w:rPr>
        <w:t xml:space="preserve"> </w:t>
      </w:r>
      <w:r w:rsidRPr="000A1D02">
        <w:rPr>
          <w:rStyle w:val="un"/>
          <w:color w:val="000000" w:themeColor="text1"/>
        </w:rPr>
        <w:t xml:space="preserve">Durante aquel </w:t>
      </w:r>
      <w:del w:id="3" w:author="RAUL MAZO" w:date="2015-05-01T18:44:00Z">
        <w:r w:rsidRPr="000A1D02" w:rsidDel="00E36DC3">
          <w:rPr>
            <w:rStyle w:val="un"/>
            <w:color w:val="000000" w:themeColor="text1"/>
          </w:rPr>
          <w:delText>período</w:delText>
        </w:r>
      </w:del>
      <w:ins w:id="4" w:author="RAUL MAZO" w:date="2015-05-01T18:44:00Z">
        <w:r w:rsidR="00E36DC3" w:rsidRPr="000A1D02">
          <w:rPr>
            <w:rStyle w:val="un"/>
            <w:color w:val="000000" w:themeColor="text1"/>
          </w:rPr>
          <w:t>per</w:t>
        </w:r>
        <w:r w:rsidR="00E36DC3">
          <w:rPr>
            <w:rStyle w:val="un"/>
            <w:color w:val="000000" w:themeColor="text1"/>
          </w:rPr>
          <w:t>i</w:t>
        </w:r>
        <w:r w:rsidR="00E36DC3" w:rsidRPr="000A1D02">
          <w:rPr>
            <w:rStyle w:val="un"/>
            <w:color w:val="000000" w:themeColor="text1"/>
          </w:rPr>
          <w:t>odo</w:t>
        </w:r>
      </w:ins>
      <w:r w:rsidRPr="000A1D02">
        <w:rPr>
          <w:rStyle w:val="un"/>
          <w:color w:val="000000" w:themeColor="text1"/>
        </w:rPr>
        <w:t>, el Imperio napoleónico invadió la península Ibérica,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vio frustrado.</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0A1D02">
        <w:rPr>
          <w:rStyle w:val="un"/>
          <w:color w:val="000000" w:themeColor="text1"/>
        </w:rPr>
        <w:t>(1808-1815).</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sz w:val="24"/>
                <w:szCs w:val="24"/>
              </w:rPr>
            </w:pPr>
            <w:r w:rsidRPr="000A1D02">
              <w:rPr>
                <w:b/>
                <w:color w:val="FFFFFF" w:themeColor="background1"/>
                <w:sz w:val="24"/>
                <w:szCs w:val="24"/>
              </w:rPr>
              <w:t>Imagen (fotografía, gráfica o ilustración)</w:t>
            </w:r>
          </w:p>
        </w:tc>
      </w:tr>
      <w:tr w:rsidR="007C4E3E" w:rsidRPr="000A1D02" w:rsidTr="007C4E3E">
        <w:tc>
          <w:tcPr>
            <w:tcW w:w="1668" w:type="dxa"/>
          </w:tcPr>
          <w:p w:rsidR="007C4E3E" w:rsidRPr="000A1D02" w:rsidRDefault="007C4E3E" w:rsidP="007C4E3E">
            <w:pPr>
              <w:rPr>
                <w:b/>
                <w:color w:val="000000"/>
                <w:sz w:val="24"/>
                <w:szCs w:val="24"/>
              </w:rPr>
            </w:pPr>
            <w:r w:rsidRPr="000A1D02">
              <w:rPr>
                <w:b/>
                <w:color w:val="000000"/>
                <w:sz w:val="24"/>
                <w:szCs w:val="24"/>
              </w:rPr>
              <w:t>Código</w:t>
            </w:r>
          </w:p>
        </w:tc>
        <w:tc>
          <w:tcPr>
            <w:tcW w:w="7386" w:type="dxa"/>
          </w:tcPr>
          <w:p w:rsidR="007C4E3E" w:rsidRPr="000A1D02" w:rsidRDefault="007C4E3E" w:rsidP="007C4E3E">
            <w:pPr>
              <w:rPr>
                <w:b/>
                <w:color w:val="000000"/>
                <w:sz w:val="24"/>
                <w:szCs w:val="24"/>
              </w:rPr>
            </w:pPr>
            <w:r w:rsidRPr="000A1D02">
              <w:rPr>
                <w:b/>
                <w:color w:val="000000"/>
                <w:sz w:val="24"/>
                <w:szCs w:val="24"/>
              </w:rPr>
              <w:t>CS_08_04_IMG01</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Descripción</w:t>
            </w:r>
          </w:p>
        </w:tc>
        <w:tc>
          <w:tcPr>
            <w:tcW w:w="7386" w:type="dxa"/>
          </w:tcPr>
          <w:p w:rsidR="007C4E3E" w:rsidRPr="000A1D02" w:rsidRDefault="007C4E3E" w:rsidP="007C4E3E">
            <w:pPr>
              <w:rPr>
                <w:color w:val="000000"/>
                <w:sz w:val="24"/>
                <w:szCs w:val="24"/>
              </w:rPr>
            </w:pPr>
            <w:r w:rsidRPr="000A1D02">
              <w:rPr>
                <w:color w:val="000000"/>
                <w:sz w:val="24"/>
                <w:szCs w:val="24"/>
              </w:rPr>
              <w:t xml:space="preserve"> </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C4E3E" w:rsidRPr="000A1D02" w:rsidRDefault="007C4E3E" w:rsidP="007C4E3E">
            <w:pPr>
              <w:rPr>
                <w:color w:val="000000"/>
                <w:sz w:val="24"/>
                <w:szCs w:val="24"/>
              </w:rPr>
            </w:pPr>
            <w:r w:rsidRPr="000A1D02">
              <w:rPr>
                <w:noProof/>
                <w:color w:val="000000" w:themeColor="text1"/>
              </w:rPr>
              <w:drawing>
                <wp:inline distT="0" distB="0" distL="0" distR="0">
                  <wp:extent cx="1190051" cy="862641"/>
                  <wp:effectExtent l="0" t="0" r="0" b="0"/>
                  <wp:docPr id="1" name="Imagen 1" descr="http://profesores.aulaplaneta.com/DNNPlayerPackages/Package12189/InfoGuion/cuadernoestudio/images_xml/CS_10_02_img1_small.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7"/>
                          </pic:cNvPr>
                          <pic:cNvPicPr>
                            <a:picLocks noChangeAspect="1" noChangeArrowheads="1"/>
                          </pic:cNvPicPr>
                        </pic:nvPicPr>
                        <pic:blipFill>
                          <a:blip r:embed="rId8"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Pie de imagen</w:t>
            </w:r>
          </w:p>
        </w:tc>
        <w:tc>
          <w:tcPr>
            <w:tcW w:w="7386" w:type="dxa"/>
          </w:tcPr>
          <w:p w:rsidR="007C4E3E" w:rsidRPr="000A1D02" w:rsidRDefault="007C4E3E" w:rsidP="00E36DC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w:t>
            </w:r>
            <w:ins w:id="5" w:author="RAUL MAZO" w:date="2015-05-01T18:45:00Z">
              <w:r w:rsidR="00E36DC3">
                <w:rPr>
                  <w:rStyle w:val="un"/>
                  <w:color w:val="000000" w:themeColor="text1"/>
                </w:rPr>
                <w:t xml:space="preserve">de </w:t>
              </w:r>
            </w:ins>
            <w:r w:rsidRPr="000A1D02">
              <w:rPr>
                <w:rStyle w:val="un"/>
                <w:color w:val="000000" w:themeColor="text1"/>
              </w:rPr>
              <w:t>500</w:t>
            </w:r>
            <w:ins w:id="6" w:author="RAUL MAZO" w:date="2015-05-01T18:45:00Z">
              <w:r w:rsidR="00E36DC3">
                <w:rPr>
                  <w:rStyle w:val="un"/>
                  <w:color w:val="000000" w:themeColor="text1"/>
                </w:rPr>
                <w:t xml:space="preserve"> </w:t>
              </w:r>
            </w:ins>
            <w:del w:id="7" w:author="RAUL MAZO" w:date="2015-05-01T18:45:00Z">
              <w:r w:rsidRPr="000A1D02" w:rsidDel="00E36DC3">
                <w:rPr>
                  <w:rStyle w:val="un"/>
                  <w:color w:val="000000" w:themeColor="text1"/>
                </w:rPr>
                <w:delText>.</w:delText>
              </w:r>
            </w:del>
            <w:r w:rsidRPr="000A1D02">
              <w:rPr>
                <w:rStyle w:val="un"/>
                <w:color w:val="000000" w:themeColor="text1"/>
              </w:rPr>
              <w:t xml:space="preserve">000 hombres) iniciaron la conquista de Rusia en </w:t>
            </w:r>
            <w:ins w:id="8" w:author="RAUL MAZO" w:date="2015-05-01T18:45:00Z">
              <w:r w:rsidR="00E36DC3">
                <w:rPr>
                  <w:rStyle w:val="un"/>
                  <w:color w:val="000000" w:themeColor="text1"/>
                </w:rPr>
                <w:t xml:space="preserve">el </w:t>
              </w:r>
            </w:ins>
            <w:r w:rsidRPr="000A1D02">
              <w:rPr>
                <w:rStyle w:val="un"/>
                <w:color w:val="000000" w:themeColor="text1"/>
              </w:rPr>
              <w:t xml:space="preserve">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les llevó a imponerse a los franceses en la decisiva </w:t>
            </w:r>
            <w:r w:rsidRPr="000A1D02">
              <w:rPr>
                <w:rStyle w:val="un"/>
                <w:b/>
                <w:bCs/>
                <w:color w:val="000000" w:themeColor="text1"/>
              </w:rPr>
              <w:t>batalla de Leipzig</w:t>
            </w:r>
            <w:r w:rsidRPr="000A1D02">
              <w:rPr>
                <w:rStyle w:val="un"/>
                <w:color w:val="000000" w:themeColor="text1"/>
              </w:rPr>
              <w:t xml:space="preserve"> (1813).</w:t>
            </w:r>
          </w:p>
        </w:tc>
      </w:tr>
    </w:tbl>
    <w:p w:rsidR="00EB76FE" w:rsidRPr="000A1D02" w:rsidRDefault="00EB76FE" w:rsidP="00704A9E">
      <w:pPr>
        <w:jc w:val="center"/>
        <w:rPr>
          <w:color w:val="000000" w:themeColor="text1"/>
        </w:rPr>
      </w:pPr>
    </w:p>
    <w:p w:rsidR="00EB76FE" w:rsidRPr="000A1D02" w:rsidRDefault="00EB76FE" w:rsidP="00A802CE">
      <w:pPr>
        <w:jc w:val="both"/>
        <w:rPr>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Tras esta fue enviado como prisionero de guerra a la isla de Santa </w:t>
      </w:r>
      <w:r w:rsidRPr="000A1D02">
        <w:rPr>
          <w:rStyle w:val="un"/>
          <w:color w:val="000000" w:themeColor="text1"/>
          <w:shd w:val="clear" w:color="auto" w:fill="FFFFFF"/>
        </w:rPr>
        <w:lastRenderedPageBreak/>
        <w:t>Elena, mientras que en el trono de Francia se restituía la monarquía absoluta de los Borbones en la persona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532AC4" w:rsidRPr="00D923D4" w:rsidRDefault="00532AC4" w:rsidP="00532AC4">
            <w:pPr>
              <w:spacing w:before="312" w:after="177"/>
              <w:jc w:val="both"/>
              <w:outlineLvl w:val="3"/>
              <w:rPr>
                <w:b/>
                <w:color w:val="000000" w:themeColor="text1"/>
                <w:sz w:val="24"/>
                <w:szCs w:val="24"/>
              </w:rPr>
            </w:pPr>
            <w:r w:rsidRPr="00D923D4">
              <w:rPr>
                <w:b/>
                <w:color w:val="000000" w:themeColor="text1"/>
                <w:sz w:val="24"/>
                <w:szCs w:val="24"/>
              </w:rPr>
              <w:t>Los Cien Días</w:t>
            </w:r>
          </w:p>
          <w:p w:rsidR="00532AC4" w:rsidRPr="000A1D02" w:rsidRDefault="00532AC4" w:rsidP="0057760C">
            <w:pPr>
              <w:spacing w:line="360" w:lineRule="auto"/>
              <w:rPr>
                <w:b/>
                <w:color w:val="000000" w:themeColor="text1"/>
                <w:sz w:val="24"/>
                <w:szCs w:val="24"/>
              </w:rPr>
            </w:pP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532AC4" w:rsidRPr="000A1D02" w:rsidRDefault="00532AC4" w:rsidP="00532AC4">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 xml:space="preserve">Tras la ocupación de París por parte de las tropas aliadas, Napoleón se vio forzado a abdicar (6 de abril de 1814) y a exiliarse a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w:t>
            </w:r>
            <w:del w:id="9" w:author="RAUL MAZO" w:date="2015-05-01T18:46:00Z">
              <w:r w:rsidRPr="000A1D02" w:rsidDel="00E36DC3">
                <w:rPr>
                  <w:rStyle w:val="un"/>
                  <w:color w:val="000000" w:themeColor="text1"/>
                  <w:shd w:val="clear" w:color="auto" w:fill="FFFFFF"/>
                </w:rPr>
                <w:delText>1.000</w:delText>
              </w:r>
            </w:del>
            <w:ins w:id="10" w:author="RAUL MAZO" w:date="2015-05-01T18:46:00Z">
              <w:r w:rsidR="00E36DC3">
                <w:rPr>
                  <w:rStyle w:val="un"/>
                  <w:color w:val="000000" w:themeColor="text1"/>
                  <w:shd w:val="clear" w:color="auto" w:fill="FFFFFF"/>
                </w:rPr>
                <w:t>mil</w:t>
              </w:r>
            </w:ins>
            <w:r w:rsidRPr="000A1D02">
              <w:rPr>
                <w:rStyle w:val="un"/>
                <w:color w:val="000000" w:themeColor="text1"/>
                <w:shd w:val="clear" w:color="auto" w:fill="FFFFFF"/>
              </w:rPr>
              <w:t xml:space="preserve"> hombres y ocupó París (20 de marzo de 1815). Con ello se abrió el </w:t>
            </w:r>
            <w:del w:id="11" w:author="RAUL MAZO" w:date="2015-05-01T18:46:00Z">
              <w:r w:rsidRPr="000A1D02" w:rsidDel="00E36DC3">
                <w:rPr>
                  <w:rStyle w:val="un"/>
                  <w:color w:val="000000" w:themeColor="text1"/>
                  <w:shd w:val="clear" w:color="auto" w:fill="FFFFFF"/>
                </w:rPr>
                <w:delText xml:space="preserve">período </w:delText>
              </w:r>
            </w:del>
            <w:ins w:id="12" w:author="RAUL MAZO" w:date="2015-05-01T18:46:00Z">
              <w:r w:rsidR="00E36DC3" w:rsidRPr="000A1D02">
                <w:rPr>
                  <w:rStyle w:val="un"/>
                  <w:color w:val="000000" w:themeColor="text1"/>
                  <w:shd w:val="clear" w:color="auto" w:fill="FFFFFF"/>
                </w:rPr>
                <w:t>per</w:t>
              </w:r>
              <w:r w:rsidR="00E36DC3">
                <w:rPr>
                  <w:rStyle w:val="un"/>
                  <w:color w:val="000000" w:themeColor="text1"/>
                  <w:shd w:val="clear" w:color="auto" w:fill="FFFFFF"/>
                </w:rPr>
                <w:t>i</w:t>
              </w:r>
              <w:r w:rsidR="00E36DC3" w:rsidRPr="000A1D02">
                <w:rPr>
                  <w:rStyle w:val="un"/>
                  <w:color w:val="000000" w:themeColor="text1"/>
                  <w:shd w:val="clear" w:color="auto" w:fill="FFFFFF"/>
                </w:rPr>
                <w:t xml:space="preserve">odo </w:t>
              </w:r>
            </w:ins>
            <w:r w:rsidRPr="000A1D02">
              <w:rPr>
                <w:rStyle w:val="un"/>
                <w:color w:val="000000" w:themeColor="text1"/>
                <w:shd w:val="clear" w:color="auto" w:fill="FFFFFF"/>
              </w:rPr>
              <w:t xml:space="preserve">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 xml:space="preserve"> (18 de junio de 1815). El 8 de julio de 1815, se restableció la monarquía de Luis XVIII, mientras que Napoleón fue desterrado a la isla de </w:t>
            </w:r>
            <w:r w:rsidRPr="000A1D02">
              <w:rPr>
                <w:rStyle w:val="un"/>
                <w:b/>
                <w:bCs/>
                <w:color w:val="000000" w:themeColor="text1"/>
                <w:shd w:val="clear" w:color="auto" w:fill="FFFFFF"/>
              </w:rPr>
              <w:t>Santa Elena</w:t>
            </w:r>
            <w:r w:rsidRPr="000A1D02">
              <w:rPr>
                <w:rStyle w:val="un"/>
                <w:color w:val="000000" w:themeColor="text1"/>
                <w:shd w:val="clear" w:color="auto" w:fill="FFFFFF"/>
              </w:rPr>
              <w:t xml:space="preserve">, frente a las costas de </w:t>
            </w:r>
            <w:r w:rsidR="005B6DD0" w:rsidRPr="00392369">
              <w:rPr>
                <w:rStyle w:val="un"/>
                <w:color w:val="000000" w:themeColor="text1"/>
                <w:shd w:val="clear" w:color="auto" w:fill="FFFFFF"/>
              </w:rPr>
              <w:t>África del Sur.</w:t>
            </w:r>
          </w:p>
          <w:p w:rsidR="00532AC4" w:rsidRPr="000A1D02" w:rsidRDefault="00532AC4" w:rsidP="0057760C">
            <w:pPr>
              <w:tabs>
                <w:tab w:val="right" w:pos="8498"/>
              </w:tabs>
              <w:spacing w:line="360" w:lineRule="auto"/>
              <w:rPr>
                <w:sz w:val="24"/>
                <w:szCs w:val="24"/>
              </w:rPr>
            </w:pP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tblPr>
      <w:tblGrid>
        <w:gridCol w:w="2518"/>
        <w:gridCol w:w="6536"/>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sz w:val="24"/>
                <w:szCs w:val="24"/>
              </w:rPr>
            </w:pPr>
            <w:r w:rsidRPr="000A1D02">
              <w:rPr>
                <w:b/>
                <w:color w:val="FFFFFF" w:themeColor="background1"/>
                <w:sz w:val="24"/>
                <w:szCs w:val="24"/>
              </w:rPr>
              <w:t>Profundiza. Recurso aprovechado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Código</w:t>
            </w:r>
          </w:p>
        </w:tc>
        <w:tc>
          <w:tcPr>
            <w:tcW w:w="6536" w:type="dxa"/>
          </w:tcPr>
          <w:p w:rsidR="00532AC4" w:rsidRPr="000A1D02" w:rsidRDefault="00532AC4" w:rsidP="00532AC4">
            <w:pPr>
              <w:rPr>
                <w:b/>
                <w:color w:val="000000" w:themeColor="text1"/>
                <w:sz w:val="24"/>
                <w:szCs w:val="24"/>
              </w:rPr>
            </w:pPr>
            <w:r w:rsidRPr="000A1D02">
              <w:rPr>
                <w:color w:val="000000" w:themeColor="text1"/>
                <w:sz w:val="24"/>
                <w:szCs w:val="24"/>
              </w:rPr>
              <w:t>CS_08_04_REC10</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Ubicación en Aula Planeta</w:t>
            </w:r>
          </w:p>
        </w:tc>
        <w:tc>
          <w:tcPr>
            <w:tcW w:w="6536" w:type="dxa"/>
          </w:tcPr>
          <w:p w:rsidR="00532AC4" w:rsidRPr="000A1D02" w:rsidRDefault="00F57AA1" w:rsidP="00532AC4">
            <w:pPr>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Cambio (descripción o capturas de pantallas)</w:t>
            </w:r>
          </w:p>
        </w:tc>
        <w:tc>
          <w:tcPr>
            <w:tcW w:w="6536" w:type="dxa"/>
          </w:tcPr>
          <w:p w:rsidR="00532AC4" w:rsidRPr="000A1D02" w:rsidRDefault="00532AC4" w:rsidP="00532AC4">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DOCENTE</w:t>
            </w:r>
            <w:del w:id="13" w:author="RAUL MAZO" w:date="2015-05-02T06:41:00Z">
              <w:r w:rsidRPr="000A1D02" w:rsidDel="00030C21">
                <w:rPr>
                  <w:b/>
                  <w:color w:val="000000" w:themeColor="text1"/>
                  <w:sz w:val="24"/>
                  <w:szCs w:val="24"/>
                </w:rPr>
                <w:delText>:</w:delText>
              </w:r>
            </w:del>
          </w:p>
          <w:p w:rsidR="00532AC4" w:rsidRPr="000A1D02" w:rsidRDefault="00532AC4" w:rsidP="00532AC4">
            <w:pPr>
              <w:rPr>
                <w:b/>
                <w:color w:val="000000" w:themeColor="text1"/>
                <w:sz w:val="24"/>
                <w:szCs w:val="24"/>
              </w:rPr>
            </w:pPr>
            <w:r w:rsidRPr="000A1D02">
              <w:rPr>
                <w:b/>
                <w:color w:val="000000" w:themeColor="text1"/>
                <w:sz w:val="24"/>
                <w:szCs w:val="24"/>
              </w:rPr>
              <w:t>Título</w:t>
            </w:r>
            <w:r w:rsidRPr="000A1D02">
              <w:rPr>
                <w:b/>
                <w:color w:val="000000" w:themeColor="text1"/>
                <w:kern w:val="36"/>
                <w:sz w:val="24"/>
                <w:szCs w:val="24"/>
              </w:rPr>
              <w:t>:</w:t>
            </w:r>
            <w:r w:rsidRPr="000A1D02">
              <w:rPr>
                <w:color w:val="000000" w:themeColor="text1"/>
                <w:sz w:val="24"/>
                <w:szCs w:val="24"/>
              </w:rPr>
              <w:t xml:space="preserve"> </w:t>
            </w:r>
            <w:r w:rsidRPr="000A1D02">
              <w:rPr>
                <w:color w:val="000000"/>
                <w:sz w:val="24"/>
                <w:szCs w:val="24"/>
              </w:rPr>
              <w:t>El Imperio napoleónico</w:t>
            </w:r>
            <w:r w:rsidRPr="000A1D02">
              <w:rPr>
                <w:b/>
                <w:sz w:val="24"/>
                <w:szCs w:val="24"/>
              </w:rPr>
              <w:br/>
            </w:r>
            <w:r w:rsidRPr="000A1D02">
              <w:rPr>
                <w:b/>
                <w:color w:val="000000" w:themeColor="text1"/>
                <w:kern w:val="36"/>
                <w:sz w:val="24"/>
                <w:szCs w:val="24"/>
              </w:rPr>
              <w:t>Temporalización:</w:t>
            </w:r>
            <w:r w:rsidRPr="000A1D02">
              <w:rPr>
                <w:color w:val="000000" w:themeColor="text1"/>
                <w:kern w:val="36"/>
                <w:sz w:val="24"/>
                <w:szCs w:val="24"/>
              </w:rPr>
              <w:t xml:space="preserve"> 30 minutos</w:t>
            </w:r>
            <w:r w:rsidRPr="000A1D02">
              <w:rPr>
                <w:color w:val="000000" w:themeColor="text1"/>
                <w:kern w:val="36"/>
                <w:sz w:val="24"/>
                <w:szCs w:val="24"/>
              </w:rPr>
              <w:br/>
            </w:r>
            <w:r w:rsidRPr="000A1D02">
              <w:rPr>
                <w:b/>
                <w:color w:val="000000" w:themeColor="text1"/>
                <w:sz w:val="24"/>
                <w:szCs w:val="24"/>
              </w:rPr>
              <w:t>Descripción:</w:t>
            </w:r>
            <w:r w:rsidR="00167AB7" w:rsidRPr="000A1D02">
              <w:rPr>
                <w:color w:val="000000" w:themeColor="text1"/>
                <w:sz w:val="24"/>
                <w:szCs w:val="24"/>
              </w:rPr>
              <w:t xml:space="preserve"> Video que repasa la historia del Imperio napoleónico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Pr="000A1D02">
              <w:rPr>
                <w:b/>
                <w:color w:val="000000" w:themeColor="text1"/>
              </w:rPr>
              <w:t>Competencia relacionada 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Pr="000A1D02">
              <w:rPr>
                <w:color w:val="000000" w:themeColor="text1"/>
              </w:rPr>
              <w:t xml:space="preserve"> la historia del Imperio napoleónico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lastRenderedPageBreak/>
              <w:t xml:space="preserve">Antes </w:t>
            </w:r>
            <w:r w:rsidR="00167AB7" w:rsidRPr="000A1D02">
              <w:rPr>
                <w:b/>
                <w:color w:val="000000" w:themeColor="text1"/>
              </w:rPr>
              <w:t>de la presentación</w:t>
            </w:r>
          </w:p>
          <w:p w:rsidR="00532AC4" w:rsidRPr="000A1D02" w:rsidRDefault="00167AB7" w:rsidP="00532AC4">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le proponemos que visite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como una cronología sobre el peri</w:t>
            </w:r>
            <w:r w:rsidR="00532AC4" w:rsidRPr="000A1D02">
              <w:rPr>
                <w:color w:val="000000" w:themeColor="text1"/>
              </w:rPr>
              <w:t xml:space="preserve">odo. Para utilizarla, </w:t>
            </w:r>
            <w:del w:id="14" w:author="RAUL MAZO" w:date="2015-05-01T18:48:00Z">
              <w:r w:rsidR="00532AC4" w:rsidRPr="000A1D02" w:rsidDel="00E36DC3">
                <w:rPr>
                  <w:color w:val="000000" w:themeColor="text1"/>
                </w:rPr>
                <w:delText>entr</w:delText>
              </w:r>
              <w:r w:rsidRPr="000A1D02" w:rsidDel="00E36DC3">
                <w:rPr>
                  <w:color w:val="000000" w:themeColor="text1"/>
                </w:rPr>
                <w:delText>e</w:delText>
              </w:r>
              <w:r w:rsidR="00532AC4" w:rsidRPr="000A1D02" w:rsidDel="00E36DC3">
                <w:rPr>
                  <w:color w:val="000000" w:themeColor="text1"/>
                </w:rPr>
                <w:delText xml:space="preserve"> </w:delText>
              </w:r>
            </w:del>
            <w:ins w:id="15" w:author="RAUL MAZO" w:date="2015-05-01T18:48:00Z">
              <w:r w:rsidR="00E36DC3">
                <w:rPr>
                  <w:color w:val="000000" w:themeColor="text1"/>
                </w:rPr>
                <w:t>ingres</w:t>
              </w:r>
              <w:r w:rsidR="00E36DC3" w:rsidRPr="000A1D02">
                <w:rPr>
                  <w:color w:val="000000" w:themeColor="text1"/>
                </w:rPr>
                <w:t xml:space="preserve">e </w:t>
              </w:r>
            </w:ins>
            <w:r w:rsidR="00532AC4" w:rsidRPr="000A1D02">
              <w:rPr>
                <w:color w:val="000000" w:themeColor="text1"/>
              </w:rPr>
              <w:t xml:space="preserve">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hyperlink r:id="rId9" w:tgtFrame="_blank" w:history="1">
              <w:r w:rsidRPr="000A1D02">
                <w:rPr>
                  <w:rStyle w:val="Hipervnculo"/>
                  <w:color w:val="000000" w:themeColor="text1"/>
                </w:rPr>
                <w:t>VER</w:t>
              </w:r>
            </w:hyperlink>
            <w:r w:rsidR="00532AC4" w:rsidRPr="000A1D02">
              <w:rPr>
                <w:color w:val="000000" w:themeColor="text1"/>
              </w:rPr>
              <w:t xml:space="preserve">]. </w:t>
            </w:r>
            <w:r w:rsidRPr="000A1D02">
              <w:rPr>
                <w:color w:val="000000" w:themeColor="text1"/>
              </w:rPr>
              <w:t xml:space="preserve">A continuación, puede </w:t>
            </w:r>
            <w:r w:rsidR="00532AC4" w:rsidRPr="000A1D02">
              <w:rPr>
                <w:color w:val="000000" w:themeColor="text1"/>
              </w:rPr>
              <w:t>presentar las caricaturas publicadas en Fran</w:t>
            </w:r>
            <w:r w:rsidRPr="000A1D02">
              <w:rPr>
                <w:color w:val="000000" w:themeColor="text1"/>
              </w:rPr>
              <w:t>cia e Inglaterra durante el peri</w:t>
            </w:r>
            <w:r w:rsidR="00532AC4" w:rsidRPr="000A1D02">
              <w:rPr>
                <w:color w:val="000000" w:themeColor="text1"/>
              </w:rPr>
              <w:t xml:space="preserve">odo y pedir a los </w:t>
            </w:r>
            <w:del w:id="16" w:author="RAUL MAZO" w:date="2015-05-01T18:48:00Z">
              <w:r w:rsidR="00532AC4" w:rsidRPr="000A1D02" w:rsidDel="00E36DC3">
                <w:rPr>
                  <w:color w:val="000000" w:themeColor="text1"/>
                </w:rPr>
                <w:delText xml:space="preserve">alumnos </w:delText>
              </w:r>
            </w:del>
            <w:ins w:id="17" w:author="RAUL MAZO" w:date="2015-05-01T18:48:00Z">
              <w:r w:rsidR="00E36DC3">
                <w:rPr>
                  <w:color w:val="000000" w:themeColor="text1"/>
                </w:rPr>
                <w:t>estudiante</w:t>
              </w:r>
              <w:r w:rsidR="00E36DC3" w:rsidRPr="000A1D02">
                <w:rPr>
                  <w:color w:val="000000" w:themeColor="text1"/>
                </w:rPr>
                <w:t xml:space="preserve">s </w:t>
              </w:r>
            </w:ins>
            <w:r w:rsidR="00532AC4" w:rsidRPr="000A1D02">
              <w:rPr>
                <w:color w:val="000000" w:themeColor="text1"/>
              </w:rPr>
              <w:t xml:space="preserve">que las analicen y comparen. Para ello, </w:t>
            </w:r>
            <w:r w:rsidRPr="000A1D02">
              <w:rPr>
                <w:color w:val="000000" w:themeColor="text1"/>
              </w:rPr>
              <w:t xml:space="preserve">puede </w:t>
            </w:r>
            <w:r w:rsidR="00532AC4" w:rsidRPr="000A1D02">
              <w:rPr>
                <w:color w:val="000000" w:themeColor="text1"/>
              </w:rPr>
              <w:t>accede</w:t>
            </w:r>
            <w:r w:rsidRPr="000A1D02">
              <w:rPr>
                <w:color w:val="000000" w:themeColor="text1"/>
              </w:rPr>
              <w:t>r</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w:t>
            </w:r>
            <w:proofErr w:type="spellStart"/>
            <w:r w:rsidRPr="000A1D02">
              <w:rPr>
                <w:rStyle w:val="cursiva"/>
                <w:i/>
                <w:iCs/>
                <w:color w:val="000000" w:themeColor="text1"/>
              </w:rPr>
              <w:t>French</w:t>
            </w:r>
            <w:proofErr w:type="spellEnd"/>
            <w:r w:rsidRPr="000A1D02">
              <w:rPr>
                <w:rStyle w:val="cursiva"/>
                <w:i/>
                <w:iCs/>
                <w:color w:val="000000" w:themeColor="text1"/>
              </w:rPr>
              <w:t xml:space="preserve"> &amp; </w:t>
            </w:r>
            <w:proofErr w:type="spellStart"/>
            <w:r w:rsidRPr="000A1D02">
              <w:rPr>
                <w:rStyle w:val="cursiva"/>
                <w:i/>
                <w:iCs/>
                <w:color w:val="000000" w:themeColor="text1"/>
              </w:rPr>
              <w:t>English</w:t>
            </w:r>
            <w:proofErr w:type="spellEnd"/>
            <w:r w:rsidRPr="000A1D02">
              <w:rPr>
                <w:rStyle w:val="cursiva"/>
                <w:i/>
                <w:iCs/>
                <w:color w:val="000000" w:themeColor="text1"/>
              </w:rPr>
              <w:t xml:space="preserve">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hyperlink r:id="rId10" w:tgtFrame="_blank" w:history="1">
              <w:r w:rsidRPr="000A1D02">
                <w:rPr>
                  <w:rStyle w:val="Hipervnculo"/>
                  <w:color w:val="000000" w:themeColor="text1"/>
                </w:rPr>
                <w:t>VER</w:t>
              </w:r>
            </w:hyperlink>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167AB7" w:rsidRPr="000A1D02">
              <w:rPr>
                <w:color w:val="000000" w:themeColor="text1"/>
              </w:rPr>
              <w:t>i</w:t>
            </w:r>
            <w:r w:rsidR="00A60EF5" w:rsidRPr="000A1D02">
              <w:rPr>
                <w:color w:val="000000" w:themeColor="text1"/>
              </w:rPr>
              <w:t>deo, l</w:t>
            </w:r>
            <w:r w:rsidRPr="000A1D02">
              <w:rPr>
                <w:color w:val="000000" w:themeColor="text1"/>
              </w:rPr>
              <w:t xml:space="preserve">e sugerimos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fueron sometidos por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era la Confederación del Rin? ¿Qué otros territorios se anexionó Francia aquel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produjo la invasión napoleónica de la península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Estados formaron las coaliciones </w:t>
            </w:r>
            <w:r w:rsidR="00A60EF5" w:rsidRPr="000A1D02">
              <w:rPr>
                <w:color w:val="000000" w:themeColor="text1"/>
              </w:rPr>
              <w:t>anti</w:t>
            </w:r>
            <w:del w:id="18" w:author="RAUL MAZO" w:date="2015-05-01T18:49:00Z">
              <w:r w:rsidR="00A60EF5" w:rsidRPr="000A1D02" w:rsidDel="00E36DC3">
                <w:rPr>
                  <w:color w:val="000000" w:themeColor="text1"/>
                </w:rPr>
                <w:delText xml:space="preserve"> </w:delText>
              </w:r>
            </w:del>
            <w:ins w:id="19" w:author="RAUL MAZO" w:date="2015-05-01T18:49:00Z">
              <w:r w:rsidR="00E36DC3">
                <w:rPr>
                  <w:color w:val="000000" w:themeColor="text1"/>
                </w:rPr>
                <w:t>-</w:t>
              </w:r>
            </w:ins>
            <w:r w:rsidR="00A60EF5" w:rsidRPr="000A1D02">
              <w:rPr>
                <w:color w:val="000000" w:themeColor="text1"/>
              </w:rPr>
              <w:t>francesas</w:t>
            </w:r>
            <w:r w:rsidRPr="000A1D02">
              <w:rPr>
                <w:color w:val="000000" w:themeColor="text1"/>
              </w:rPr>
              <w:t xml:space="preserve"> que se enfrentaron a los ejércitos napoleónicos? ¿Cuáles consider</w:t>
            </w:r>
            <w:r w:rsidR="00A60EF5" w:rsidRPr="000A1D02">
              <w:rPr>
                <w:color w:val="000000" w:themeColor="text1"/>
              </w:rPr>
              <w:t xml:space="preserve">an </w:t>
            </w:r>
            <w:r w:rsidRPr="000A1D02">
              <w:rPr>
                <w:color w:val="000000" w:themeColor="text1"/>
              </w:rPr>
              <w:t>que eran sus características más destacadas?</w:t>
            </w:r>
          </w:p>
          <w:p w:rsidR="00C6759A" w:rsidRPr="000A1D02" w:rsidRDefault="00C6759A" w:rsidP="00C6759A">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ESTUDIANTE</w:t>
            </w:r>
            <w:del w:id="20" w:author="RAUL MAZO" w:date="2015-05-01T18:49:00Z">
              <w:r w:rsidRPr="000A1D02" w:rsidDel="00E36DC3">
                <w:rPr>
                  <w:b/>
                  <w:color w:val="000000" w:themeColor="text1"/>
                  <w:sz w:val="24"/>
                  <w:szCs w:val="24"/>
                </w:rPr>
                <w:delText>:</w:delText>
              </w:r>
            </w:del>
          </w:p>
          <w:p w:rsidR="00C6759A" w:rsidRPr="000A1D02" w:rsidRDefault="00C6759A" w:rsidP="00C6759A">
            <w:pPr>
              <w:pStyle w:val="cabecera2"/>
              <w:shd w:val="clear" w:color="auto" w:fill="FFFFFF"/>
              <w:spacing w:before="136" w:beforeAutospacing="0" w:after="136" w:afterAutospacing="0" w:line="245" w:lineRule="atLeast"/>
              <w:jc w:val="both"/>
              <w:rPr>
                <w:b/>
                <w:color w:val="000000" w:themeColor="text1"/>
              </w:rPr>
            </w:pPr>
            <w:r w:rsidRPr="000A1D02">
              <w:rPr>
                <w:b/>
                <w:color w:val="000000" w:themeColor="text1"/>
              </w:rPr>
              <w:t>Napoleón Bonaparte y el Imperio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hyperlink r:id="rId11" w:history="1">
              <w:r w:rsidRPr="000A1D02">
                <w:rPr>
                  <w:rStyle w:val="Hipervnculo"/>
                  <w:bCs/>
                </w:rPr>
                <w:t>VER</w:t>
              </w:r>
            </w:hyperlink>
            <w:r w:rsidRPr="000A1D02">
              <w:rPr>
                <w:rStyle w:val="negrita"/>
                <w:bCs/>
                <w:color w:val="000000" w:themeColor="text1"/>
              </w:rPr>
              <w:t>]</w:t>
            </w:r>
            <w:r w:rsidRPr="000A1D02">
              <w:rPr>
                <w:rStyle w:val="negrita"/>
                <w:b/>
                <w:bCs/>
                <w:color w:val="000000" w:themeColor="text1"/>
              </w:rPr>
              <w:t xml:space="preserve"> </w:t>
            </w:r>
            <w:r w:rsidRPr="000A1D02">
              <w:rPr>
                <w:color w:val="000000" w:themeColor="text1"/>
              </w:rPr>
              <w:t>ante el auge de los jacobinos, la burguesía conservadora respaldase el golpe de Estado del general. Napoleón</w:t>
            </w:r>
            <w:del w:id="21" w:author="RAUL MAZO" w:date="2015-05-01T18:49:00Z">
              <w:r w:rsidRPr="000A1D02" w:rsidDel="00E36DC3">
                <w:rPr>
                  <w:color w:val="000000" w:themeColor="text1"/>
                </w:rPr>
                <w:delText>,</w:delText>
              </w:r>
            </w:del>
            <w:r w:rsidRPr="000A1D02">
              <w:rPr>
                <w:color w:val="000000" w:themeColor="text1"/>
              </w:rPr>
              <w:t xml:space="preserve"> inauguró un nuevo periodo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0A1D02">
              <w:rPr>
                <w:color w:val="000000" w:themeColor="text1"/>
              </w:rPr>
              <w:t>(1799-1804).</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xml:space="preserve">. Modernizó el Estado francés con un nuevo cuerpo de </w:t>
            </w:r>
            <w:r w:rsidRPr="000A1D02">
              <w:rPr>
                <w:color w:val="000000" w:themeColor="text1"/>
              </w:rPr>
              <w:lastRenderedPageBreak/>
              <w:t>funcionarios más eficaces, reformó la Hacienda [</w:t>
            </w:r>
            <w:hyperlink r:id="rId12" w:history="1">
              <w:r w:rsidRPr="000A1D02">
                <w:rPr>
                  <w:rStyle w:val="Hipervnculo"/>
                </w:rPr>
                <w:t>VER</w:t>
              </w:r>
            </w:hyperlink>
            <w:r w:rsidRPr="000A1D02">
              <w:rPr>
                <w:color w:val="000000" w:themeColor="text1"/>
              </w:rPr>
              <w:t>] y creó un 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emperador de Francia</w:t>
            </w:r>
            <w:r w:rsidRPr="000A1D02">
              <w:rPr>
                <w:rStyle w:val="apple-converted-space"/>
                <w:b/>
                <w:bCs/>
                <w:color w:val="000000" w:themeColor="text1"/>
              </w:rPr>
              <w:t xml:space="preserve"> </w:t>
            </w:r>
            <w:r w:rsidRPr="000A1D02">
              <w:rPr>
                <w:color w:val="000000" w:themeColor="text1"/>
              </w:rPr>
              <w:t>en 1804,</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color w:val="000000" w:themeColor="text1"/>
              </w:rPr>
            </w:pP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fracasado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Trafalgar </w:t>
            </w:r>
            <w:r w:rsidRPr="000A1D02">
              <w:rPr>
                <w:color w:val="000000" w:themeColor="text1"/>
              </w:rPr>
              <w:t>(1805), Napoleón Bonaparte se dispuso a iniciar la conquista del continente. Ante el temor al expansionismo francés, el Reino Unido y las potencias absolutistas no dudaron en coligarse para combatir al Imperio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una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Pr="000A1D02">
              <w:rPr>
                <w:rStyle w:val="negrita"/>
                <w:b/>
                <w:bCs/>
                <w:color w:val="000000" w:themeColor="text1"/>
              </w:rPr>
              <w:t>Reino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Pr="000A1D02">
              <w:rPr>
                <w:rStyle w:val="negrita"/>
                <w:b/>
                <w:bCs/>
                <w:color w:val="000000" w:themeColor="text1"/>
              </w:rPr>
              <w:t>península Ibérica</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1811, el Imperio napoleónico controlaba la mayor parte de Europa, lo que llevó a que Francia se lanzase a la</w:t>
            </w:r>
            <w:r w:rsidRPr="000A1D02">
              <w:rPr>
                <w:rStyle w:val="apple-converted-space"/>
                <w:color w:val="000000" w:themeColor="text1"/>
              </w:rPr>
              <w:t> </w:t>
            </w:r>
            <w:r w:rsidRPr="000A1D02">
              <w:rPr>
                <w:rStyle w:val="negrita"/>
                <w:b/>
                <w:bCs/>
                <w:color w:val="000000" w:themeColor="text1"/>
              </w:rPr>
              <w:t>conquista de Rusia</w:t>
            </w:r>
            <w:r w:rsidRPr="000A1D02">
              <w:rPr>
                <w:rStyle w:val="apple-converted-space"/>
                <w:color w:val="000000" w:themeColor="text1"/>
              </w:rPr>
              <w:t> </w:t>
            </w:r>
            <w:r w:rsidRPr="000A1D02">
              <w:rPr>
                <w:color w:val="000000" w:themeColor="text1"/>
              </w:rPr>
              <w:t xml:space="preserve">en 1812. Sin embargo, el duro </w:t>
            </w:r>
            <w:r w:rsidRPr="000A1D02">
              <w:rPr>
                <w:b/>
                <w:color w:val="000000" w:themeColor="text1"/>
              </w:rPr>
              <w:t>invierno</w:t>
            </w:r>
            <w:r w:rsidRPr="000A1D02">
              <w:rPr>
                <w:color w:val="000000" w:themeColor="text1"/>
              </w:rPr>
              <w:t xml:space="preserve"> ruso obligó a los ejércitos franceses a retirarse hacia Alemania, mientras en la península Ibérica perdían terreno frente a la coalición anglo</w:t>
            </w:r>
            <w:ins w:id="22" w:author="RAUL MAZO" w:date="2015-05-01T18:51:00Z">
              <w:r w:rsidR="00E36DC3">
                <w:rPr>
                  <w:color w:val="000000" w:themeColor="text1"/>
                </w:rPr>
                <w:t>-</w:t>
              </w:r>
            </w:ins>
            <w:del w:id="23" w:author="RAUL MAZO" w:date="2015-05-01T18:51:00Z">
              <w:r w:rsidRPr="000A1D02" w:rsidDel="00E36DC3">
                <w:rPr>
                  <w:color w:val="000000" w:themeColor="text1"/>
                </w:rPr>
                <w:delText xml:space="preserve"> </w:delText>
              </w:r>
            </w:del>
            <w:r w:rsidRPr="000A1D02">
              <w:rPr>
                <w:color w:val="000000" w:themeColor="text1"/>
              </w:rPr>
              <w:t>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1813, tras una nueva intervención de Prusia y Austria en el conflicto, 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0A1D02">
              <w:rPr>
                <w:color w:val="000000" w:themeColor="text1"/>
              </w:rPr>
              <w:t>(Bélgica)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 xml:space="preserve">El </w:t>
            </w:r>
            <w:del w:id="24" w:author="RAUL MAZO" w:date="2015-05-01T18:52:00Z">
              <w:r w:rsidRPr="000A1D02" w:rsidDel="00E36DC3">
                <w:rPr>
                  <w:b/>
                  <w:color w:val="000000" w:themeColor="text1"/>
                </w:rPr>
                <w:delText xml:space="preserve">congreso </w:delText>
              </w:r>
            </w:del>
            <w:ins w:id="25" w:author="RAUL MAZO" w:date="2015-05-01T18:52:00Z">
              <w:r w:rsidR="00E36DC3">
                <w:rPr>
                  <w:b/>
                  <w:color w:val="000000" w:themeColor="text1"/>
                </w:rPr>
                <w:t>C</w:t>
              </w:r>
              <w:r w:rsidR="00E36DC3" w:rsidRPr="000A1D02">
                <w:rPr>
                  <w:b/>
                  <w:color w:val="000000" w:themeColor="text1"/>
                </w:rPr>
                <w:t xml:space="preserve">ongreso </w:t>
              </w:r>
            </w:ins>
            <w:r w:rsidRPr="000A1D02">
              <w:rPr>
                <w:b/>
                <w:color w:val="000000" w:themeColor="text1"/>
              </w:rPr>
              <w:t>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derrota del Imperio napoleónico, las potencias vencedoras (Austria, Prusia, Rusia y el Reino Unido) se reunieron en el</w:t>
            </w:r>
            <w:r w:rsidRPr="000A1D02">
              <w:rPr>
                <w:rStyle w:val="apple-converted-space"/>
                <w:color w:val="000000" w:themeColor="text1"/>
              </w:rPr>
              <w:t> </w:t>
            </w:r>
            <w:del w:id="26" w:author="RAUL MAZO" w:date="2015-05-01T18:52:00Z">
              <w:r w:rsidR="0035158C" w:rsidDel="00E36DC3">
                <w:rPr>
                  <w:rStyle w:val="negrita"/>
                  <w:b/>
                  <w:bCs/>
                  <w:color w:val="000000" w:themeColor="text1"/>
                </w:rPr>
                <w:delText>c</w:delText>
              </w:r>
              <w:r w:rsidRPr="000A1D02" w:rsidDel="00E36DC3">
                <w:rPr>
                  <w:rStyle w:val="negrita"/>
                  <w:b/>
                  <w:bCs/>
                  <w:color w:val="000000" w:themeColor="text1"/>
                </w:rPr>
                <w:delText xml:space="preserve">ongreso </w:delText>
              </w:r>
            </w:del>
            <w:ins w:id="27" w:author="RAUL MAZO" w:date="2015-05-01T18:52:00Z">
              <w:r w:rsidR="00E36DC3">
                <w:rPr>
                  <w:rStyle w:val="negrita"/>
                  <w:b/>
                  <w:bCs/>
                  <w:color w:val="000000" w:themeColor="text1"/>
                </w:rPr>
                <w:t>C</w:t>
              </w:r>
              <w:r w:rsidR="00E36DC3" w:rsidRPr="000A1D02">
                <w:rPr>
                  <w:rStyle w:val="negrita"/>
                  <w:b/>
                  <w:bCs/>
                  <w:color w:val="000000" w:themeColor="text1"/>
                </w:rPr>
                <w:t xml:space="preserve">ongreso </w:t>
              </w:r>
            </w:ins>
            <w:r w:rsidRPr="000A1D02">
              <w:rPr>
                <w:rStyle w:val="negrita"/>
                <w:b/>
                <w:bCs/>
                <w:color w:val="000000" w:themeColor="text1"/>
              </w:rPr>
              <w:t>de Viena</w:t>
            </w:r>
            <w:r w:rsidRPr="000A1D02">
              <w:rPr>
                <w:rStyle w:val="apple-converted-space"/>
                <w:b/>
                <w:bCs/>
                <w:color w:val="000000" w:themeColor="text1"/>
              </w:rPr>
              <w:t> </w:t>
            </w:r>
            <w:r w:rsidRPr="000A1D02">
              <w:rPr>
                <w:color w:val="000000" w:themeColor="text1"/>
              </w:rPr>
              <w:t>(1814-1815), donde se acordaron los términos de la paz y se definieron las nuevas fronteras del continente. El objetivo último era establecer un nuevo orden político y territorial destinado a impedir el predominio excesivo de una potencia sobre el resto.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 que no estaban dispuestos a aceptar la </w:t>
            </w:r>
            <w:r w:rsidRPr="000A1D02">
              <w:rPr>
                <w:rStyle w:val="negrita"/>
                <w:b/>
                <w:bCs/>
                <w:color w:val="000000" w:themeColor="text1"/>
              </w:rPr>
              <w:t>Restauración del absolutismo</w:t>
            </w:r>
            <w:r w:rsidRPr="000A1D02">
              <w:rPr>
                <w:color w:val="000000" w:themeColor="text1"/>
              </w:rPr>
              <w:t xml:space="preserve">. Ello llevó a que las potencias absolutistas, incluida Francia (los Borbones habían sido </w:t>
            </w:r>
            <w:r w:rsidRPr="000A1D02">
              <w:rPr>
                <w:color w:val="000000" w:themeColor="text1"/>
              </w:rPr>
              <w:lastRenderedPageBreak/>
              <w:t>restaurados en el trono), formasen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principios del 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viesen amenazados por las ideas liberales.</w:t>
            </w:r>
          </w:p>
          <w:p w:rsidR="00167AB7" w:rsidRPr="000A1D02" w:rsidRDefault="00167AB7" w:rsidP="00167AB7">
            <w:pPr>
              <w:pStyle w:val="cabecera2"/>
              <w:shd w:val="clear" w:color="auto" w:fill="FFFFFF"/>
              <w:spacing w:before="0" w:beforeAutospacing="0" w:line="245" w:lineRule="atLeast"/>
              <w:jc w:val="both"/>
              <w:rPr>
                <w:color w:val="000000" w:themeColor="text1"/>
                <w:lang w:val="es-CO"/>
              </w:rPr>
            </w:pP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lastRenderedPageBreak/>
              <w:t>Título</w:t>
            </w:r>
          </w:p>
        </w:tc>
        <w:tc>
          <w:tcPr>
            <w:tcW w:w="6536" w:type="dxa"/>
          </w:tcPr>
          <w:p w:rsidR="00532AC4" w:rsidRPr="000A1D02" w:rsidRDefault="00167AB7" w:rsidP="0057760C">
            <w:pPr>
              <w:pStyle w:val="Textocomentario"/>
              <w:rPr>
                <w:rFonts w:ascii="Times New Roman" w:hAnsi="Times New Roman"/>
                <w:color w:val="000000" w:themeColor="text1"/>
                <w:sz w:val="24"/>
                <w:szCs w:val="24"/>
              </w:rPr>
            </w:pPr>
            <w:r w:rsidRPr="000A1D02">
              <w:rPr>
                <w:rFonts w:ascii="Times New Roman" w:hAnsi="Times New Roman"/>
                <w:color w:val="000000" w:themeColor="text1"/>
                <w:sz w:val="24"/>
                <w:szCs w:val="24"/>
              </w:rPr>
              <w:t>El Imperio napoleónico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Video que repasa la historia del Imperio napoleónico desde su nacimiento hasta su desaparición</w:t>
            </w:r>
          </w:p>
        </w:tc>
      </w:tr>
    </w:tbl>
    <w:p w:rsidR="00BC49B0" w:rsidRPr="000A1D02" w:rsidRDefault="00BC49B0"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sz w:val="24"/>
                <w:szCs w:val="24"/>
              </w:rPr>
            </w:pPr>
            <w:r w:rsidRPr="00FC750D">
              <w:rPr>
                <w:b/>
                <w:color w:val="FFFFFF" w:themeColor="background1"/>
                <w:sz w:val="24"/>
                <w:szCs w:val="24"/>
              </w:rPr>
              <w:t>Practica. Recurso aprovechado</w:t>
            </w: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Código</w:t>
            </w:r>
          </w:p>
        </w:tc>
        <w:tc>
          <w:tcPr>
            <w:tcW w:w="6536" w:type="dxa"/>
          </w:tcPr>
          <w:p w:rsidR="000A1D02" w:rsidRPr="00FC750D" w:rsidRDefault="000A1D02" w:rsidP="000A1D02">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2</w:t>
            </w:r>
            <w:r w:rsidRPr="00FC750D">
              <w:rPr>
                <w:color w:val="000000"/>
                <w:sz w:val="24"/>
                <w:szCs w:val="24"/>
              </w:rPr>
              <w:t>0</w:t>
            </w: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 xml:space="preserve">/1 Las guerras napoleónicas/Consolidación /Practica - </w:t>
            </w:r>
            <w:r w:rsidRPr="000A1D02">
              <w:rPr>
                <w:color w:val="000000" w:themeColor="text1"/>
                <w:sz w:val="24"/>
                <w:szCs w:val="24"/>
              </w:rPr>
              <w:t>Refuerza tu aprendizaje: Las g</w:t>
            </w:r>
            <w:r>
              <w:rPr>
                <w:color w:val="000000" w:themeColor="text1"/>
                <w:sz w:val="24"/>
                <w:szCs w:val="24"/>
              </w:rPr>
              <w:t>uerras napoleónicas</w:t>
            </w:r>
          </w:p>
          <w:p w:rsidR="000A1D02" w:rsidRPr="00FC750D" w:rsidRDefault="000A1D02" w:rsidP="0057760C">
            <w:pPr>
              <w:rPr>
                <w:color w:val="000000" w:themeColor="text1"/>
                <w:sz w:val="24"/>
                <w:szCs w:val="24"/>
              </w:rPr>
            </w:pP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0A1D02" w:rsidRDefault="000A1D02" w:rsidP="0057760C">
            <w:pPr>
              <w:rPr>
                <w:sz w:val="24"/>
                <w:szCs w:val="24"/>
                <w:lang w:val="es-ES"/>
              </w:rPr>
            </w:pPr>
          </w:p>
          <w:p w:rsidR="000A1D02" w:rsidRDefault="000A1D02" w:rsidP="0057760C">
            <w:pPr>
              <w:rPr>
                <w:sz w:val="24"/>
                <w:szCs w:val="24"/>
                <w:lang w:val="es-ES"/>
              </w:rPr>
            </w:pPr>
            <w:r>
              <w:rPr>
                <w:sz w:val="24"/>
                <w:szCs w:val="24"/>
                <w:lang w:val="es-ES"/>
              </w:rPr>
              <w:t>En el enunciado:</w:t>
            </w:r>
          </w:p>
          <w:p w:rsidR="000A1D02" w:rsidRPr="00FC750D" w:rsidRDefault="000A1D02" w:rsidP="0057760C">
            <w:pPr>
              <w:rPr>
                <w:color w:val="000000" w:themeColor="text1"/>
                <w:sz w:val="24"/>
                <w:szCs w:val="24"/>
              </w:rPr>
            </w:pPr>
            <w:r>
              <w:t xml:space="preserve">Dice: </w:t>
            </w:r>
            <w:r w:rsidRPr="00EF3FE2">
              <w:rPr>
                <w:color w:val="FF0000"/>
              </w:rPr>
              <w:t>¨</w:t>
            </w:r>
            <w:r w:rsidR="00173734">
              <w:rPr>
                <w:color w:val="FF0000"/>
              </w:rPr>
              <w:t xml:space="preserve">Realiza la siguiente actividad. Cuando termines haz clic en Enviar. </w:t>
            </w:r>
            <w:r w:rsidRPr="00EF3FE2">
              <w:rPr>
                <w:color w:val="FF0000"/>
              </w:rPr>
              <w:t>Si es necesario, entrega las respuestas en mano</w:t>
            </w:r>
            <w:r w:rsidR="00173734">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sidR="00173734">
              <w:rPr>
                <w:color w:val="FF0000"/>
              </w:rPr>
              <w:t xml:space="preserve"> Realiza la siguiente actividad. Cuando termines haz clic en Enviar. </w:t>
            </w:r>
            <w:r w:rsidRPr="00EF3FE2">
              <w:rPr>
                <w:color w:val="FF0000"/>
              </w:rPr>
              <w:t>Si es necesario, entrega la</w:t>
            </w:r>
            <w:r>
              <w:rPr>
                <w:color w:val="FF0000"/>
              </w:rPr>
              <w:t>s respuestas por escrito</w:t>
            </w:r>
            <w:r w:rsidR="00173734">
              <w:rPr>
                <w:color w:val="FF0000"/>
              </w:rPr>
              <w:t>.</w:t>
            </w:r>
          </w:p>
          <w:p w:rsidR="000A1D02" w:rsidRPr="00D95F9D" w:rsidRDefault="000A1D02" w:rsidP="0057760C">
            <w:pPr>
              <w:rPr>
                <w:sz w:val="24"/>
                <w:szCs w:val="24"/>
              </w:rPr>
            </w:pPr>
          </w:p>
          <w:p w:rsidR="000A1D02" w:rsidRDefault="000A1D02" w:rsidP="0057760C">
            <w:pPr>
              <w:rPr>
                <w:sz w:val="24"/>
                <w:szCs w:val="24"/>
                <w:lang w:val="es-ES"/>
              </w:rPr>
            </w:pPr>
          </w:p>
          <w:p w:rsidR="000A1D02" w:rsidRPr="00173734" w:rsidRDefault="00173734" w:rsidP="0057760C">
            <w:pPr>
              <w:rPr>
                <w:color w:val="FF0000"/>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sidRPr="00173734">
              <w:rPr>
                <w:color w:val="FF0000"/>
                <w:sz w:val="24"/>
                <w:szCs w:val="24"/>
                <w:lang w:val="es-ES"/>
              </w:rPr>
              <w:t>Enumera qué países conquistó el Imperio Napoleónico entre 1806 y 1815 y cuáles no pudo ocupar.</w:t>
            </w:r>
          </w:p>
          <w:p w:rsidR="00173734" w:rsidRDefault="00173734" w:rsidP="0057760C">
            <w:pPr>
              <w:rPr>
                <w:sz w:val="24"/>
                <w:szCs w:val="24"/>
                <w:lang w:val="es-ES"/>
              </w:rPr>
            </w:pPr>
            <w:r>
              <w:rPr>
                <w:sz w:val="24"/>
                <w:szCs w:val="24"/>
                <w:lang w:val="es-ES"/>
              </w:rPr>
              <w:t xml:space="preserve">Debe decir: </w:t>
            </w:r>
            <w:r w:rsidRPr="00173734">
              <w:rPr>
                <w:color w:val="FF0000"/>
                <w:sz w:val="24"/>
                <w:szCs w:val="24"/>
                <w:lang w:val="es-ES"/>
              </w:rPr>
              <w:t xml:space="preserve">Haz una lista de los países que conquistó el Imperio </w:t>
            </w:r>
            <w:del w:id="28" w:author="RAUL MAZO" w:date="2015-05-01T18:54:00Z">
              <w:r w:rsidRPr="00173734" w:rsidDel="00B3344E">
                <w:rPr>
                  <w:color w:val="FF0000"/>
                  <w:sz w:val="24"/>
                  <w:szCs w:val="24"/>
                  <w:lang w:val="es-ES"/>
                </w:rPr>
                <w:delText xml:space="preserve">Napoleónico </w:delText>
              </w:r>
            </w:del>
            <w:ins w:id="29" w:author="RAUL MAZO" w:date="2015-05-01T18:54:00Z">
              <w:r w:rsidR="00B3344E">
                <w:rPr>
                  <w:color w:val="FF0000"/>
                  <w:sz w:val="24"/>
                  <w:szCs w:val="24"/>
                  <w:lang w:val="es-ES"/>
                </w:rPr>
                <w:t>n</w:t>
              </w:r>
              <w:r w:rsidR="00B3344E" w:rsidRPr="00173734">
                <w:rPr>
                  <w:color w:val="FF0000"/>
                  <w:sz w:val="24"/>
                  <w:szCs w:val="24"/>
                  <w:lang w:val="es-ES"/>
                </w:rPr>
                <w:t xml:space="preserve">apoleónico </w:t>
              </w:r>
            </w:ins>
            <w:r w:rsidRPr="00173734">
              <w:rPr>
                <w:color w:val="FF0000"/>
                <w:sz w:val="24"/>
                <w:szCs w:val="24"/>
                <w:lang w:val="es-ES"/>
              </w:rPr>
              <w:t>entre 1806 y 1815. Indica también cuáles</w:t>
            </w:r>
            <w:r>
              <w:rPr>
                <w:color w:val="FF0000"/>
                <w:sz w:val="24"/>
                <w:szCs w:val="24"/>
                <w:lang w:val="es-ES"/>
              </w:rPr>
              <w:t xml:space="preserve"> países</w:t>
            </w:r>
            <w:r w:rsidRPr="00173734">
              <w:rPr>
                <w:color w:val="FF0000"/>
                <w:sz w:val="24"/>
                <w:szCs w:val="24"/>
                <w:lang w:val="es-ES"/>
              </w:rPr>
              <w:t xml:space="preserve"> no pudo ocupar.</w:t>
            </w:r>
          </w:p>
          <w:p w:rsidR="00173734" w:rsidRDefault="00173734" w:rsidP="0057760C">
            <w:pPr>
              <w:rPr>
                <w:sz w:val="24"/>
                <w:szCs w:val="24"/>
                <w:lang w:val="es-ES"/>
              </w:rPr>
            </w:pPr>
            <w:r>
              <w:rPr>
                <w:noProof/>
              </w:rPr>
              <w:lastRenderedPageBreak/>
              <w:drawing>
                <wp:inline distT="0" distB="0" distL="0" distR="0">
                  <wp:extent cx="3820451" cy="21479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823831" cy="2149877"/>
                          </a:xfrm>
                          <a:prstGeom prst="rect">
                            <a:avLst/>
                          </a:prstGeom>
                        </pic:spPr>
                      </pic:pic>
                    </a:graphicData>
                  </a:graphic>
                </wp:inline>
              </w:drawing>
            </w:r>
          </w:p>
          <w:p w:rsidR="00173734" w:rsidRDefault="00173734" w:rsidP="0057760C">
            <w:pPr>
              <w:rPr>
                <w:sz w:val="24"/>
                <w:szCs w:val="24"/>
                <w:lang w:val="es-ES"/>
              </w:rPr>
            </w:pPr>
          </w:p>
          <w:p w:rsidR="00173734" w:rsidRDefault="00173734" w:rsidP="0057760C">
            <w:pPr>
              <w:rPr>
                <w:sz w:val="24"/>
                <w:szCs w:val="24"/>
                <w:lang w:val="es-ES"/>
              </w:rPr>
            </w:pPr>
            <w:proofErr w:type="spellStart"/>
            <w:r>
              <w:rPr>
                <w:sz w:val="24"/>
                <w:szCs w:val="24"/>
                <w:lang w:val="es-ES"/>
              </w:rPr>
              <w:t>Slide</w:t>
            </w:r>
            <w:proofErr w:type="spellEnd"/>
            <w:r>
              <w:rPr>
                <w:sz w:val="24"/>
                <w:szCs w:val="24"/>
                <w:lang w:val="es-ES"/>
              </w:rPr>
              <w:t xml:space="preserve"> 2. En la formulación de la pregunta dice: </w:t>
            </w:r>
            <w:r w:rsidRPr="00173734">
              <w:rPr>
                <w:color w:val="FF0000"/>
                <w:sz w:val="24"/>
                <w:szCs w:val="24"/>
                <w:lang w:val="es-ES"/>
              </w:rPr>
              <w:t>Busca información sobre la batalla de Waterloo. Indica sus principales acontecimientos, cuándo tuvo lugar y los personajes más importantes que tomaron parte en ella.</w:t>
            </w:r>
          </w:p>
          <w:p w:rsidR="00173734" w:rsidRDefault="00173734" w:rsidP="0057760C">
            <w:pPr>
              <w:rPr>
                <w:sz w:val="24"/>
                <w:szCs w:val="24"/>
                <w:lang w:val="es-ES"/>
              </w:rPr>
            </w:pPr>
            <w:r>
              <w:rPr>
                <w:sz w:val="24"/>
                <w:szCs w:val="24"/>
                <w:lang w:val="es-ES"/>
              </w:rPr>
              <w:t xml:space="preserve">Debe decir: </w:t>
            </w:r>
          </w:p>
          <w:p w:rsidR="00173734" w:rsidRDefault="00173734" w:rsidP="0057760C">
            <w:pPr>
              <w:rPr>
                <w:sz w:val="24"/>
                <w:szCs w:val="24"/>
                <w:lang w:val="es-ES"/>
              </w:rPr>
            </w:pPr>
            <w:r w:rsidRPr="00173734">
              <w:rPr>
                <w:color w:val="FF0000"/>
                <w:sz w:val="24"/>
                <w:szCs w:val="24"/>
                <w:lang w:val="es-ES"/>
              </w:rPr>
              <w:t>Busca información sobre la batalla de Waterloo. Escribe cuáles fueron sus principales acontecimientos, cuándo y dónde ocurrió. Incluye quiénes fueron los personajes más importantes que participaron en ella.</w:t>
            </w:r>
            <w:r>
              <w:rPr>
                <w:sz w:val="24"/>
                <w:szCs w:val="24"/>
                <w:lang w:val="es-ES"/>
              </w:rPr>
              <w:t xml:space="preserve"> </w:t>
            </w:r>
          </w:p>
          <w:p w:rsidR="00173734" w:rsidRDefault="00173734" w:rsidP="0057760C">
            <w:pPr>
              <w:rPr>
                <w:sz w:val="24"/>
                <w:szCs w:val="24"/>
                <w:lang w:val="es-ES"/>
              </w:rPr>
            </w:pPr>
          </w:p>
          <w:p w:rsidR="00173734" w:rsidRDefault="00173734" w:rsidP="0057760C">
            <w:pPr>
              <w:rPr>
                <w:sz w:val="24"/>
                <w:szCs w:val="24"/>
                <w:lang w:val="es-ES"/>
              </w:rPr>
            </w:pPr>
            <w:r>
              <w:rPr>
                <w:noProof/>
              </w:rPr>
              <w:drawing>
                <wp:inline distT="0" distB="0" distL="0" distR="0">
                  <wp:extent cx="3407434" cy="191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10448" cy="1917461"/>
                          </a:xfrm>
                          <a:prstGeom prst="rect">
                            <a:avLst/>
                          </a:prstGeom>
                        </pic:spPr>
                      </pic:pic>
                    </a:graphicData>
                  </a:graphic>
                </wp:inline>
              </w:drawing>
            </w:r>
          </w:p>
          <w:p w:rsidR="000A1D02" w:rsidRPr="00FC750D" w:rsidRDefault="000A1D02" w:rsidP="00173734">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0A1D02" w:rsidRPr="000A1D02" w:rsidRDefault="000A1D02" w:rsidP="000A1D02">
            <w:pPr>
              <w:shd w:val="clear" w:color="auto" w:fill="FFFFFF"/>
              <w:jc w:val="both"/>
              <w:rPr>
                <w:color w:val="000000" w:themeColor="text1"/>
                <w:sz w:val="24"/>
                <w:szCs w:val="24"/>
              </w:rPr>
            </w:pPr>
            <w:r w:rsidRPr="000A1D02">
              <w:rPr>
                <w:color w:val="000000" w:themeColor="text1"/>
                <w:sz w:val="24"/>
                <w:szCs w:val="24"/>
              </w:rPr>
              <w:t>Refuerza tu aprendizaje: Las g</w:t>
            </w:r>
            <w:r w:rsidR="00D923D4">
              <w:rPr>
                <w:color w:val="000000" w:themeColor="text1"/>
                <w:sz w:val="24"/>
                <w:szCs w:val="24"/>
              </w:rPr>
              <w:t>uerras napoleónicas</w:t>
            </w:r>
          </w:p>
          <w:p w:rsidR="000A1D02" w:rsidRPr="00FC750D" w:rsidRDefault="000A1D02" w:rsidP="000A1D02">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Descripción</w:t>
            </w:r>
          </w:p>
        </w:tc>
        <w:tc>
          <w:tcPr>
            <w:tcW w:w="6536" w:type="dxa"/>
          </w:tcPr>
          <w:p w:rsidR="000A1D02" w:rsidRPr="00FC750D" w:rsidRDefault="00D923D4" w:rsidP="00D923D4">
            <w:pPr>
              <w:rPr>
                <w:color w:val="000000" w:themeColor="text1"/>
                <w:sz w:val="24"/>
                <w:szCs w:val="24"/>
              </w:rPr>
            </w:pPr>
            <w:r>
              <w:rPr>
                <w:color w:val="000000" w:themeColor="text1"/>
                <w:sz w:val="24"/>
                <w:szCs w:val="24"/>
              </w:rPr>
              <w:t>Actividad sobre las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hundimiento del Imperio napoleónico llevó a la celebración del </w:t>
      </w:r>
      <w:del w:id="30" w:author="RAUL MAZO" w:date="2015-05-01T18:55:00Z">
        <w:r w:rsidR="0035158C" w:rsidDel="00B3344E">
          <w:rPr>
            <w:b/>
            <w:color w:val="000000" w:themeColor="text1"/>
          </w:rPr>
          <w:delText>c</w:delText>
        </w:r>
        <w:r w:rsidRPr="000A1D02" w:rsidDel="00B3344E">
          <w:rPr>
            <w:b/>
            <w:bCs/>
            <w:color w:val="000000" w:themeColor="text1"/>
          </w:rPr>
          <w:delText xml:space="preserve">ongreso </w:delText>
        </w:r>
      </w:del>
      <w:ins w:id="31" w:author="RAUL MAZO" w:date="2015-05-01T18:55:00Z">
        <w:r w:rsidR="00B3344E">
          <w:rPr>
            <w:b/>
            <w:color w:val="000000" w:themeColor="text1"/>
          </w:rPr>
          <w:t>C</w:t>
        </w:r>
        <w:r w:rsidR="00B3344E" w:rsidRPr="000A1D02">
          <w:rPr>
            <w:b/>
            <w:bCs/>
            <w:color w:val="000000" w:themeColor="text1"/>
          </w:rPr>
          <w:t xml:space="preserve">ongreso </w:t>
        </w:r>
      </w:ins>
      <w:r w:rsidRPr="000A1D02">
        <w:rPr>
          <w:b/>
          <w:bCs/>
          <w:color w:val="000000" w:themeColor="text1"/>
        </w:rPr>
        <w:t>de Viena</w:t>
      </w:r>
      <w:r w:rsidRPr="000A1D02">
        <w:rPr>
          <w:color w:val="000000" w:themeColor="text1"/>
        </w:rPr>
        <w:t> (1814-1815), donde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allí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lastRenderedPageBreak/>
        <w:t>La restauración del </w:t>
      </w:r>
      <w:r w:rsidRPr="000A1D02">
        <w:rPr>
          <w:b/>
          <w:bCs/>
          <w:color w:val="000000" w:themeColor="text1"/>
        </w:rPr>
        <w:t>Antiguo Régimen</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del w:id="32" w:author="RAUL MAZO" w:date="2015-05-01T18:55:00Z">
        <w:r w:rsidR="0035158C" w:rsidDel="00B3344E">
          <w:rPr>
            <w:color w:val="000000" w:themeColor="text1"/>
          </w:rPr>
          <w:delText>congreso</w:delText>
        </w:r>
        <w:r w:rsidRPr="000A1D02" w:rsidDel="00B3344E">
          <w:rPr>
            <w:color w:val="000000" w:themeColor="text1"/>
          </w:rPr>
          <w:delText xml:space="preserve"> </w:delText>
        </w:r>
      </w:del>
      <w:ins w:id="33" w:author="RAUL MAZO" w:date="2015-05-01T18:55:00Z">
        <w:r w:rsidR="00B3344E">
          <w:rPr>
            <w:color w:val="000000" w:themeColor="text1"/>
          </w:rPr>
          <w:t>Congreso</w:t>
        </w:r>
        <w:r w:rsidR="00B3344E" w:rsidRPr="000A1D02">
          <w:rPr>
            <w:color w:val="000000" w:themeColor="text1"/>
          </w:rPr>
          <w:t xml:space="preserve"> </w:t>
        </w:r>
      </w:ins>
      <w:r w:rsidRPr="000A1D02">
        <w:rPr>
          <w:color w:val="000000" w:themeColor="text1"/>
        </w:rPr>
        <w:t xml:space="preserve">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w:t>
      </w:r>
      <w:r w:rsidRPr="00365374">
        <w:rPr>
          <w:color w:val="000000" w:themeColor="text1"/>
        </w:rPr>
        <w:t>y </w:t>
      </w:r>
      <w:r w:rsidRPr="00365374">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EA238C" w:rsidRPr="000A1D02" w:rsidTr="0057760C">
        <w:tc>
          <w:tcPr>
            <w:tcW w:w="1668" w:type="dxa"/>
          </w:tcPr>
          <w:p w:rsidR="00EA238C" w:rsidRPr="000A1D02" w:rsidRDefault="00EA238C" w:rsidP="0057760C">
            <w:pPr>
              <w:rPr>
                <w:b/>
                <w:color w:val="000000"/>
                <w:sz w:val="24"/>
                <w:szCs w:val="24"/>
              </w:rPr>
            </w:pPr>
            <w:r w:rsidRPr="000A1D02">
              <w:rPr>
                <w:b/>
                <w:color w:val="000000"/>
                <w:sz w:val="24"/>
                <w:szCs w:val="24"/>
              </w:rPr>
              <w:t>Código</w:t>
            </w:r>
          </w:p>
        </w:tc>
        <w:tc>
          <w:tcPr>
            <w:tcW w:w="7386" w:type="dxa"/>
          </w:tcPr>
          <w:p w:rsidR="00EA238C" w:rsidRPr="000A1D02" w:rsidRDefault="00EA238C" w:rsidP="00EA238C">
            <w:pPr>
              <w:rPr>
                <w:b/>
                <w:color w:val="000000"/>
                <w:sz w:val="24"/>
                <w:szCs w:val="24"/>
              </w:rPr>
            </w:pPr>
            <w:r w:rsidRPr="000A1D02">
              <w:rPr>
                <w:b/>
                <w:color w:val="000000"/>
                <w:sz w:val="24"/>
                <w:szCs w:val="24"/>
              </w:rPr>
              <w:t>CS_08_04_IMG0</w:t>
            </w:r>
            <w:r>
              <w:rPr>
                <w:b/>
                <w:color w:val="000000"/>
                <w:sz w:val="24"/>
                <w:szCs w:val="24"/>
              </w:rPr>
              <w:t>2</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Descripción</w:t>
            </w:r>
          </w:p>
        </w:tc>
        <w:tc>
          <w:tcPr>
            <w:tcW w:w="7386" w:type="dxa"/>
          </w:tcPr>
          <w:p w:rsidR="00EA238C" w:rsidRPr="000A1D02" w:rsidRDefault="00EA238C" w:rsidP="00EA238C">
            <w:pPr>
              <w:rPr>
                <w:color w:val="000000"/>
                <w:sz w:val="24"/>
                <w:szCs w:val="24"/>
              </w:rPr>
            </w:pPr>
            <w:r>
              <w:rPr>
                <w:color w:val="000000"/>
                <w:sz w:val="24"/>
                <w:szCs w:val="24"/>
              </w:rPr>
              <w:t>La Santa Alianza</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EA238C" w:rsidRPr="000A1D02" w:rsidRDefault="00EA238C" w:rsidP="0057760C">
            <w:pPr>
              <w:rPr>
                <w:color w:val="000000"/>
                <w:sz w:val="24"/>
                <w:szCs w:val="24"/>
              </w:rPr>
            </w:pPr>
            <w:r>
              <w:rPr>
                <w:noProof/>
                <w:color w:val="000000" w:themeColor="text1"/>
                <w:sz w:val="24"/>
                <w:szCs w:val="24"/>
              </w:rPr>
              <w:t xml:space="preserve"> </w:t>
            </w:r>
            <w:r w:rsidRPr="000A1D02">
              <w:rPr>
                <w:noProof/>
                <w:color w:val="000000" w:themeColor="text1"/>
              </w:rPr>
              <w:drawing>
                <wp:inline distT="0" distB="0" distL="0" distR="0">
                  <wp:extent cx="1943775" cy="1328110"/>
                  <wp:effectExtent l="0" t="0" r="0" b="0"/>
                  <wp:docPr id="3" name="Imagen 3" descr="http://profesores.aulaplaneta.com/DNNPlayerPackages/Package12189/InfoGuion/cuadernoestudio/images_xml/CS_10_02_img2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5"/>
                          </pic:cNvPr>
                          <pic:cNvPicPr>
                            <a:picLocks noChangeAspect="1" noChangeArrowheads="1"/>
                          </pic:cNvPicPr>
                        </pic:nvPicPr>
                        <pic:blipFill>
                          <a:blip r:embed="rId16"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Pie de imagen</w:t>
            </w:r>
          </w:p>
        </w:tc>
        <w:tc>
          <w:tcPr>
            <w:tcW w:w="7386" w:type="dxa"/>
          </w:tcPr>
          <w:p w:rsidR="00EA238C" w:rsidRPr="000A1D02" w:rsidRDefault="00EA238C" w:rsidP="00EA238C">
            <w:pPr>
              <w:spacing w:before="68" w:line="272" w:lineRule="atLeast"/>
              <w:jc w:val="both"/>
              <w:rPr>
                <w:color w:val="000000" w:themeColor="text1"/>
                <w:sz w:val="24"/>
                <w:szCs w:val="24"/>
              </w:rPr>
            </w:pPr>
            <w:r>
              <w:rPr>
                <w:rStyle w:val="un"/>
                <w:color w:val="000000" w:themeColor="text1"/>
              </w:rPr>
              <w:t xml:space="preserve"> </w:t>
            </w:r>
            <w:r w:rsidRPr="000A1D02">
              <w:rPr>
                <w:color w:val="000000" w:themeColor="text1"/>
                <w:sz w:val="24"/>
                <w:szCs w:val="24"/>
              </w:rPr>
              <w:t>La </w:t>
            </w:r>
            <w:r w:rsidRPr="000A1D02">
              <w:rPr>
                <w:b/>
                <w:bCs/>
                <w:color w:val="000000" w:themeColor="text1"/>
                <w:sz w:val="24"/>
                <w:szCs w:val="24"/>
              </w:rPr>
              <w:t>Santa Alianza</w:t>
            </w:r>
            <w:r w:rsidRPr="000A1D02">
              <w:rPr>
                <w:color w:val="000000" w:themeColor="text1"/>
                <w:sz w:val="24"/>
                <w:szCs w:val="24"/>
              </w:rPr>
              <w:t> fue el resultado del pacto entre </w:t>
            </w:r>
            <w:r w:rsidRPr="000A1D02">
              <w:rPr>
                <w:b/>
                <w:bCs/>
                <w:color w:val="000000" w:themeColor="text1"/>
                <w:sz w:val="24"/>
                <w:szCs w:val="24"/>
              </w:rPr>
              <w:t>Alejandro I de Rusia</w:t>
            </w:r>
            <w:r w:rsidRPr="000A1D02">
              <w:rPr>
                <w:color w:val="000000" w:themeColor="text1"/>
                <w:sz w:val="24"/>
                <w:szCs w:val="24"/>
              </w:rPr>
              <w:t xml:space="preserve">, </w:t>
            </w:r>
            <w:r w:rsidRPr="000A1D02">
              <w:rPr>
                <w:b/>
                <w:bCs/>
                <w:color w:val="000000" w:themeColor="text1"/>
                <w:sz w:val="24"/>
                <w:szCs w:val="24"/>
              </w:rPr>
              <w:t>Francisco II de Austria </w:t>
            </w:r>
            <w:r w:rsidRPr="000A1D02">
              <w:rPr>
                <w:color w:val="000000" w:themeColor="text1"/>
                <w:sz w:val="24"/>
                <w:szCs w:val="24"/>
              </w:rPr>
              <w:t>y </w:t>
            </w:r>
            <w:r w:rsidRPr="000A1D02">
              <w:rPr>
                <w:b/>
                <w:bCs/>
                <w:color w:val="000000" w:themeColor="text1"/>
                <w:sz w:val="24"/>
                <w:szCs w:val="24"/>
              </w:rPr>
              <w:t>Federico Guillermo III de Prusia</w:t>
            </w:r>
            <w:r w:rsidRPr="000A1D02">
              <w:rPr>
                <w:color w:val="000000" w:themeColor="text1"/>
                <w:sz w:val="24"/>
                <w:szCs w:val="24"/>
              </w:rPr>
              <w:t> </w:t>
            </w:r>
            <w:r>
              <w:rPr>
                <w:color w:val="000000" w:themeColor="text1"/>
                <w:sz w:val="24"/>
                <w:szCs w:val="24"/>
              </w:rPr>
              <w:t>luego de</w:t>
            </w:r>
            <w:r w:rsidRPr="000A1D02">
              <w:rPr>
                <w:color w:val="000000" w:themeColor="text1"/>
                <w:sz w:val="24"/>
                <w:szCs w:val="24"/>
              </w:rPr>
              <w:t xml:space="preserve"> la derrota de Napoleón (1815). A ellos se unió </w:t>
            </w:r>
            <w:r w:rsidRPr="000A1D02">
              <w:rPr>
                <w:b/>
                <w:bCs/>
                <w:color w:val="000000" w:themeColor="text1"/>
                <w:sz w:val="24"/>
                <w:szCs w:val="24"/>
              </w:rPr>
              <w:t>Luis XVIII</w:t>
            </w:r>
            <w:r w:rsidRPr="000A1D02">
              <w:rPr>
                <w:color w:val="000000" w:themeColor="text1"/>
                <w:sz w:val="24"/>
                <w:szCs w:val="24"/>
              </w:rPr>
              <w:t xml:space="preserve"> de Francia </w:t>
            </w:r>
            <w:r>
              <w:rPr>
                <w:color w:val="000000" w:themeColor="text1"/>
                <w:sz w:val="24"/>
                <w:szCs w:val="24"/>
              </w:rPr>
              <w:t xml:space="preserve">quien había restaurado </w:t>
            </w:r>
            <w:r w:rsidRPr="000A1D02">
              <w:rPr>
                <w:color w:val="000000" w:themeColor="text1"/>
                <w:sz w:val="24"/>
                <w:szCs w:val="24"/>
              </w:rPr>
              <w:t>el absolutismo en su país. Se trataba de una alianza militar mediante la cual sus miembros se comprometían a intervenir militarmente cuando algún país se vie</w:t>
            </w:r>
            <w:r>
              <w:rPr>
                <w:color w:val="000000" w:themeColor="text1"/>
                <w:sz w:val="24"/>
                <w:szCs w:val="24"/>
              </w:rPr>
              <w:t>ra</w:t>
            </w:r>
            <w:r w:rsidRPr="000A1D02">
              <w:rPr>
                <w:color w:val="000000" w:themeColor="text1"/>
                <w:sz w:val="24"/>
                <w:szCs w:val="24"/>
              </w:rPr>
              <w:t xml:space="preserve"> amenazado por las ideas liberales.</w:t>
            </w:r>
          </w:p>
          <w:p w:rsidR="00EA238C" w:rsidRPr="000A1D02" w:rsidRDefault="00EA238C" w:rsidP="0057760C">
            <w:pPr>
              <w:pStyle w:val="u"/>
              <w:shd w:val="clear" w:color="auto" w:fill="FFFFFF"/>
              <w:spacing w:before="0" w:beforeAutospacing="0" w:after="0" w:afterAutospacing="0" w:line="312" w:lineRule="atLeast"/>
              <w:jc w:val="both"/>
              <w:rPr>
                <w:color w:val="000000" w:themeColor="text1"/>
              </w:rPr>
            </w:pPr>
          </w:p>
        </w:tc>
      </w:tr>
    </w:tbl>
    <w:p w:rsidR="00EA238C" w:rsidRPr="000A1D02" w:rsidRDefault="00EA238C" w:rsidP="00A802CE">
      <w:pPr>
        <w:jc w:val="both"/>
        <w:rPr>
          <w:b/>
          <w:color w:val="000000" w:themeColor="text1"/>
        </w:rPr>
      </w:pPr>
    </w:p>
    <w:p w:rsidR="00327CFD" w:rsidRPr="000A1D02" w:rsidRDefault="00327CFD" w:rsidP="00A802CE">
      <w:pPr>
        <w:jc w:val="both"/>
        <w:rPr>
          <w:color w:val="000000" w:themeColor="text1"/>
        </w:rPr>
      </w:pPr>
    </w:p>
    <w:p w:rsidR="00327CFD" w:rsidRPr="000A1D02" w:rsidRDefault="00327CFD" w:rsidP="00A802CE">
      <w:pPr>
        <w:spacing w:before="68" w:line="272" w:lineRule="atLeast"/>
        <w:jc w:val="both"/>
        <w:rPr>
          <w:color w:val="000000" w:themeColor="text1"/>
        </w:rPr>
      </w:pPr>
    </w:p>
    <w:tbl>
      <w:tblPr>
        <w:tblStyle w:val="Tablaconcuadrcula"/>
        <w:tblW w:w="0" w:type="auto"/>
        <w:tblLook w:val="04A0"/>
      </w:tblPr>
      <w:tblGrid>
        <w:gridCol w:w="1283"/>
        <w:gridCol w:w="7771"/>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sz w:val="24"/>
                <w:szCs w:val="24"/>
              </w:rPr>
            </w:pPr>
            <w:r w:rsidRPr="00FC750D">
              <w:rPr>
                <w:b/>
                <w:color w:val="FFFFFF" w:themeColor="background1"/>
                <w:sz w:val="24"/>
                <w:szCs w:val="24"/>
              </w:rPr>
              <w:t>Practica. Recurso aprovechado</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Código</w:t>
            </w:r>
          </w:p>
        </w:tc>
        <w:tc>
          <w:tcPr>
            <w:tcW w:w="6536" w:type="dxa"/>
          </w:tcPr>
          <w:p w:rsidR="00D5320D" w:rsidRPr="00FC750D" w:rsidRDefault="00D5320D" w:rsidP="00D5320D">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3</w:t>
            </w:r>
            <w:r w:rsidRPr="00FC750D">
              <w:rPr>
                <w:color w:val="000000"/>
                <w:sz w:val="24"/>
                <w:szCs w:val="24"/>
              </w:rPr>
              <w:t>0</w:t>
            </w: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 Practica -</w:t>
            </w:r>
            <w:r w:rsidRPr="00E457AF">
              <w:rPr>
                <w:color w:val="000000" w:themeColor="text1"/>
                <w:sz w:val="24"/>
                <w:szCs w:val="24"/>
              </w:rPr>
              <w:t xml:space="preserve"> </w:t>
            </w:r>
            <w:r w:rsidRPr="00E457AF">
              <w:rPr>
                <w:color w:val="000000" w:themeColor="text1"/>
                <w:sz w:val="24"/>
                <w:szCs w:val="24"/>
                <w:lang w:val="es-ES"/>
              </w:rPr>
              <w:t xml:space="preserve">Entiende </w:t>
            </w:r>
            <w:del w:id="34" w:author="RAUL MAZO" w:date="2015-05-01T18:56:00Z">
              <w:r w:rsidRPr="00E457AF" w:rsidDel="00B3344E">
                <w:rPr>
                  <w:color w:val="000000" w:themeColor="text1"/>
                  <w:sz w:val="24"/>
                  <w:szCs w:val="24"/>
                  <w:lang w:val="es-ES"/>
                </w:rPr>
                <w:delText xml:space="preserve">que </w:delText>
              </w:r>
            </w:del>
            <w:ins w:id="35" w:author="RAUL MAZO" w:date="2015-05-01T18:56:00Z">
              <w:r w:rsidR="00B3344E" w:rsidRPr="00E457AF">
                <w:rPr>
                  <w:color w:val="000000" w:themeColor="text1"/>
                  <w:sz w:val="24"/>
                  <w:szCs w:val="24"/>
                  <w:lang w:val="es-ES"/>
                </w:rPr>
                <w:t>qu</w:t>
              </w:r>
              <w:r w:rsidR="00B3344E">
                <w:rPr>
                  <w:color w:val="000000" w:themeColor="text1"/>
                  <w:sz w:val="24"/>
                  <w:szCs w:val="24"/>
                  <w:lang w:val="es-ES"/>
                </w:rPr>
                <w:t>é</w:t>
              </w:r>
              <w:r w:rsidR="00B3344E" w:rsidRPr="00E457AF">
                <w:rPr>
                  <w:color w:val="000000" w:themeColor="text1"/>
                  <w:sz w:val="24"/>
                  <w:szCs w:val="24"/>
                  <w:lang w:val="es-ES"/>
                </w:rPr>
                <w:t xml:space="preserve"> </w:t>
              </w:r>
            </w:ins>
            <w:r w:rsidRPr="00E457AF">
              <w:rPr>
                <w:color w:val="000000" w:themeColor="text1"/>
                <w:sz w:val="24"/>
                <w:szCs w:val="24"/>
                <w:lang w:val="es-ES"/>
              </w:rPr>
              <w:t xml:space="preserve">fue el </w:t>
            </w:r>
            <w:del w:id="36" w:author="RAUL MAZO" w:date="2015-05-01T18:56:00Z">
              <w:r w:rsidRPr="00E457AF" w:rsidDel="00B3344E">
                <w:rPr>
                  <w:color w:val="000000" w:themeColor="text1"/>
                  <w:sz w:val="24"/>
                  <w:szCs w:val="24"/>
                  <w:lang w:val="es-ES"/>
                </w:rPr>
                <w:delText xml:space="preserve">congreso </w:delText>
              </w:r>
            </w:del>
            <w:ins w:id="37" w:author="RAUL MAZO" w:date="2015-05-01T18:56:00Z">
              <w:r w:rsidR="00B3344E">
                <w:rPr>
                  <w:color w:val="000000" w:themeColor="text1"/>
                  <w:sz w:val="24"/>
                  <w:szCs w:val="24"/>
                  <w:lang w:val="es-ES"/>
                </w:rPr>
                <w:t>C</w:t>
              </w:r>
              <w:r w:rsidR="00B3344E" w:rsidRPr="00E457AF">
                <w:rPr>
                  <w:color w:val="000000" w:themeColor="text1"/>
                  <w:sz w:val="24"/>
                  <w:szCs w:val="24"/>
                  <w:lang w:val="es-ES"/>
                </w:rPr>
                <w:t xml:space="preserve">ongreso </w:t>
              </w:r>
            </w:ins>
            <w:r w:rsidRPr="00E457AF">
              <w:rPr>
                <w:color w:val="000000" w:themeColor="text1"/>
                <w:sz w:val="24"/>
                <w:szCs w:val="24"/>
                <w:lang w:val="es-ES"/>
              </w:rPr>
              <w:t>de Viena</w:t>
            </w: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D5320D" w:rsidRDefault="00D5320D" w:rsidP="0057760C">
            <w:pPr>
              <w:rPr>
                <w:sz w:val="24"/>
                <w:szCs w:val="24"/>
                <w:lang w:val="es-ES"/>
              </w:rPr>
            </w:pPr>
          </w:p>
          <w:p w:rsidR="00D5320D" w:rsidRPr="00D5320D" w:rsidRDefault="00D5320D" w:rsidP="0057760C">
            <w:pPr>
              <w:rPr>
                <w:sz w:val="24"/>
                <w:szCs w:val="24"/>
                <w:lang w:val="es-ES"/>
              </w:rPr>
            </w:pPr>
            <w:r>
              <w:rPr>
                <w:sz w:val="24"/>
                <w:szCs w:val="24"/>
                <w:lang w:val="es-ES"/>
              </w:rPr>
              <w:t xml:space="preserve">En el título de la actividad dice: </w:t>
            </w:r>
            <w:r w:rsidRPr="00D5320D">
              <w:rPr>
                <w:color w:val="FF0000"/>
                <w:sz w:val="24"/>
                <w:szCs w:val="24"/>
                <w:lang w:val="es-ES"/>
              </w:rPr>
              <w:t>Entiende que fue el cong</w:t>
            </w:r>
            <w:r>
              <w:rPr>
                <w:color w:val="FF0000"/>
                <w:sz w:val="24"/>
                <w:szCs w:val="24"/>
                <w:lang w:val="es-ES"/>
              </w:rPr>
              <w:t>reso de Viena</w:t>
            </w:r>
            <w:r w:rsidRPr="00D5320D">
              <w:rPr>
                <w:sz w:val="24"/>
                <w:szCs w:val="24"/>
                <w:lang w:val="es-ES"/>
              </w:rPr>
              <w:t xml:space="preserve"> </w:t>
            </w:r>
          </w:p>
          <w:p w:rsidR="00D5320D" w:rsidRPr="00D5320D" w:rsidRDefault="00D5320D" w:rsidP="0057760C">
            <w:pPr>
              <w:rPr>
                <w:color w:val="FF0000"/>
                <w:sz w:val="24"/>
                <w:szCs w:val="24"/>
                <w:lang w:val="es-ES"/>
              </w:rPr>
            </w:pPr>
            <w:r>
              <w:rPr>
                <w:sz w:val="24"/>
                <w:szCs w:val="24"/>
                <w:lang w:val="es-ES"/>
              </w:rPr>
              <w:t xml:space="preserve">Debe decir solamente: </w:t>
            </w:r>
            <w:r w:rsidRPr="00D5320D">
              <w:rPr>
                <w:color w:val="FF0000"/>
                <w:sz w:val="24"/>
                <w:szCs w:val="24"/>
                <w:lang w:val="es-ES"/>
              </w:rPr>
              <w:t xml:space="preserve">El </w:t>
            </w:r>
            <w:del w:id="38" w:author="RAUL MAZO" w:date="2015-05-01T18:56:00Z">
              <w:r w:rsidR="0035158C" w:rsidDel="00B3344E">
                <w:rPr>
                  <w:color w:val="FF0000"/>
                  <w:sz w:val="24"/>
                  <w:szCs w:val="24"/>
                  <w:lang w:val="es-ES"/>
                </w:rPr>
                <w:delText>congreso</w:delText>
              </w:r>
              <w:r w:rsidRPr="00D5320D" w:rsidDel="00B3344E">
                <w:rPr>
                  <w:color w:val="FF0000"/>
                  <w:sz w:val="24"/>
                  <w:szCs w:val="24"/>
                  <w:lang w:val="es-ES"/>
                </w:rPr>
                <w:delText xml:space="preserve"> </w:delText>
              </w:r>
            </w:del>
            <w:ins w:id="39" w:author="RAUL MAZO" w:date="2015-05-01T18:56:00Z">
              <w:r w:rsidR="00B3344E">
                <w:rPr>
                  <w:color w:val="FF0000"/>
                  <w:sz w:val="24"/>
                  <w:szCs w:val="24"/>
                  <w:lang w:val="es-ES"/>
                </w:rPr>
                <w:t>Congreso</w:t>
              </w:r>
              <w:r w:rsidR="00B3344E" w:rsidRPr="00D5320D">
                <w:rPr>
                  <w:color w:val="FF0000"/>
                  <w:sz w:val="24"/>
                  <w:szCs w:val="24"/>
                  <w:lang w:val="es-ES"/>
                </w:rPr>
                <w:t xml:space="preserve"> </w:t>
              </w:r>
            </w:ins>
            <w:r w:rsidRPr="00D5320D">
              <w:rPr>
                <w:color w:val="FF0000"/>
                <w:sz w:val="24"/>
                <w:szCs w:val="24"/>
                <w:lang w:val="es-ES"/>
              </w:rPr>
              <w:t>de Viena</w:t>
            </w:r>
          </w:p>
          <w:p w:rsidR="00D5320D" w:rsidRDefault="00D5320D" w:rsidP="0057760C">
            <w:pPr>
              <w:rPr>
                <w:sz w:val="24"/>
                <w:szCs w:val="24"/>
              </w:rPr>
            </w:pP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rPr>
            </w:pPr>
            <w:r w:rsidRPr="000A1D02">
              <w:rPr>
                <w:noProof/>
                <w:color w:val="000000" w:themeColor="text1"/>
              </w:rPr>
              <w:lastRenderedPageBreak/>
              <w:drawing>
                <wp:inline distT="0" distB="0" distL="0" distR="0">
                  <wp:extent cx="5612130" cy="3568522"/>
                  <wp:effectExtent l="19050" t="0" r="7620" b="0"/>
                  <wp:docPr id="5" name="Imagen 5" descr="C:\Users\Usuario\Pictures\Congreso de Vi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greso de Viena.png"/>
                          <pic:cNvPicPr>
                            <a:picLocks noChangeAspect="1" noChangeArrowheads="1"/>
                          </pic:cNvPicPr>
                        </pic:nvPicPr>
                        <pic:blipFill>
                          <a:blip r:embed="rId17" cstate="print"/>
                          <a:srcRect/>
                          <a:stretch>
                            <a:fillRect/>
                          </a:stretch>
                        </pic:blipFill>
                        <pic:spPr bwMode="auto">
                          <a:xfrm>
                            <a:off x="0" y="0"/>
                            <a:ext cx="5612130" cy="3568522"/>
                          </a:xfrm>
                          <a:prstGeom prst="rect">
                            <a:avLst/>
                          </a:prstGeom>
                          <a:noFill/>
                          <a:ln w="9525">
                            <a:noFill/>
                            <a:miter lim="800000"/>
                            <a:headEnd/>
                            <a:tailEnd/>
                          </a:ln>
                        </pic:spPr>
                      </pic:pic>
                    </a:graphicData>
                  </a:graphic>
                </wp:inline>
              </w:drawing>
            </w:r>
          </w:p>
          <w:p w:rsidR="00625F1A" w:rsidRDefault="00625F1A" w:rsidP="0057760C">
            <w:pPr>
              <w:rPr>
                <w:sz w:val="24"/>
                <w:szCs w:val="24"/>
              </w:rPr>
            </w:pPr>
          </w:p>
          <w:p w:rsidR="00625F1A" w:rsidRDefault="00625F1A" w:rsidP="0057760C">
            <w:pPr>
              <w:rPr>
                <w:sz w:val="24"/>
                <w:szCs w:val="24"/>
                <w:lang w:val="es-ES"/>
              </w:rPr>
            </w:pPr>
          </w:p>
          <w:p w:rsidR="00D5320D" w:rsidRDefault="00D5320D" w:rsidP="0057760C">
            <w:pPr>
              <w:rPr>
                <w:sz w:val="24"/>
                <w:szCs w:val="24"/>
                <w:lang w:val="es-ES"/>
              </w:rPr>
            </w:pP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b/>
                <w:color w:val="000000" w:themeColor="text1"/>
                <w:sz w:val="24"/>
                <w:szCs w:val="24"/>
              </w:rPr>
            </w:pPr>
            <w:bookmarkStart w:id="40" w:name="_GoBack"/>
            <w:r w:rsidRPr="00FC750D">
              <w:rPr>
                <w:b/>
                <w:color w:val="000000" w:themeColor="text1"/>
                <w:sz w:val="24"/>
                <w:szCs w:val="24"/>
              </w:rPr>
              <w:lastRenderedPageBreak/>
              <w:t>Título</w:t>
            </w:r>
            <w:bookmarkEnd w:id="40"/>
          </w:p>
        </w:tc>
        <w:tc>
          <w:tcPr>
            <w:tcW w:w="6536" w:type="dxa"/>
          </w:tcPr>
          <w:p w:rsidR="00D5320D" w:rsidRPr="00FC750D" w:rsidRDefault="00D5320D" w:rsidP="00B3344E">
            <w:pPr>
              <w:rPr>
                <w:color w:val="000000" w:themeColor="text1"/>
                <w:sz w:val="24"/>
                <w:szCs w:val="24"/>
              </w:rPr>
            </w:pPr>
            <w:r>
              <w:rPr>
                <w:b/>
                <w:bCs/>
                <w:color w:val="000000" w:themeColor="text1"/>
                <w:sz w:val="24"/>
                <w:szCs w:val="24"/>
              </w:rPr>
              <w:t xml:space="preserve">El </w:t>
            </w:r>
            <w:del w:id="41" w:author="RAUL MAZO" w:date="2015-05-01T18:56:00Z">
              <w:r w:rsidR="0035158C" w:rsidDel="00B3344E">
                <w:rPr>
                  <w:b/>
                  <w:bCs/>
                  <w:color w:val="000000" w:themeColor="text1"/>
                  <w:sz w:val="24"/>
                  <w:szCs w:val="24"/>
                </w:rPr>
                <w:delText>congreso</w:delText>
              </w:r>
              <w:r w:rsidDel="00B3344E">
                <w:rPr>
                  <w:b/>
                  <w:bCs/>
                  <w:color w:val="000000" w:themeColor="text1"/>
                  <w:sz w:val="24"/>
                  <w:szCs w:val="24"/>
                </w:rPr>
                <w:delText xml:space="preserve"> </w:delText>
              </w:r>
            </w:del>
            <w:ins w:id="42" w:author="RAUL MAZO" w:date="2015-05-01T18:56:00Z">
              <w:r w:rsidR="00B3344E">
                <w:rPr>
                  <w:b/>
                  <w:bCs/>
                  <w:color w:val="000000" w:themeColor="text1"/>
                  <w:sz w:val="24"/>
                  <w:szCs w:val="24"/>
                </w:rPr>
                <w:t xml:space="preserve">Congreso </w:t>
              </w:r>
            </w:ins>
            <w:r>
              <w:rPr>
                <w:b/>
                <w:bCs/>
                <w:color w:val="000000" w:themeColor="text1"/>
                <w:sz w:val="24"/>
                <w:szCs w:val="24"/>
              </w:rPr>
              <w:t>de Viena</w:t>
            </w:r>
            <w:r w:rsidRPr="000A1D02">
              <w:rPr>
                <w:b/>
                <w:bCs/>
                <w:color w:val="000000" w:themeColor="text1"/>
                <w:sz w:val="24"/>
                <w:szCs w:val="24"/>
              </w:rPr>
              <w:t xml:space="preserve"> </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Descripción</w:t>
            </w:r>
          </w:p>
        </w:tc>
        <w:tc>
          <w:tcPr>
            <w:tcW w:w="6536"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Pr>
                <w:b w:val="0"/>
                <w:bCs w:val="0"/>
                <w:color w:val="000000" w:themeColor="text1"/>
              </w:rPr>
              <w:t>que consiste en comple</w:t>
            </w:r>
            <w:r w:rsidRPr="000A1D02">
              <w:rPr>
                <w:b w:val="0"/>
                <w:bCs w:val="0"/>
                <w:color w:val="000000" w:themeColor="text1"/>
              </w:rPr>
              <w:t xml:space="preserve">tar un texto </w:t>
            </w:r>
            <w:r>
              <w:rPr>
                <w:b w:val="0"/>
                <w:bCs w:val="0"/>
                <w:color w:val="000000" w:themeColor="text1"/>
              </w:rPr>
              <w:t xml:space="preserve">sobre </w:t>
            </w:r>
            <w:r w:rsidRPr="000A1D02">
              <w:rPr>
                <w:b w:val="0"/>
                <w:bCs w:val="0"/>
                <w:color w:val="000000" w:themeColor="text1"/>
              </w:rPr>
              <w:t xml:space="preserve">la reputación que tuvo en la Europa de su tiempo el </w:t>
            </w:r>
            <w:del w:id="43" w:author="RAUL MAZO" w:date="2015-05-01T18:56:00Z">
              <w:r w:rsidR="0035158C" w:rsidDel="00B3344E">
                <w:rPr>
                  <w:b w:val="0"/>
                  <w:bCs w:val="0"/>
                  <w:color w:val="000000" w:themeColor="text1"/>
                </w:rPr>
                <w:delText>congreso</w:delText>
              </w:r>
              <w:r w:rsidDel="00B3344E">
                <w:rPr>
                  <w:b w:val="0"/>
                  <w:bCs w:val="0"/>
                  <w:color w:val="000000" w:themeColor="text1"/>
                </w:rPr>
                <w:delText xml:space="preserve"> </w:delText>
              </w:r>
            </w:del>
            <w:ins w:id="44" w:author="RAUL MAZO" w:date="2015-05-01T18:56:00Z">
              <w:r w:rsidR="00B3344E">
                <w:rPr>
                  <w:b w:val="0"/>
                  <w:bCs w:val="0"/>
                  <w:color w:val="000000" w:themeColor="text1"/>
                </w:rPr>
                <w:t xml:space="preserve">Congreso </w:t>
              </w:r>
            </w:ins>
            <w:r>
              <w:rPr>
                <w:b w:val="0"/>
                <w:bCs w:val="0"/>
                <w:color w:val="000000" w:themeColor="text1"/>
              </w:rPr>
              <w:t>de Viena</w:t>
            </w:r>
          </w:p>
          <w:p w:rsidR="00D5320D" w:rsidRPr="00FC750D" w:rsidRDefault="00D5320D" w:rsidP="0057760C">
            <w:pPr>
              <w:rPr>
                <w:color w:val="000000" w:themeColor="text1"/>
                <w:sz w:val="24"/>
                <w:szCs w:val="24"/>
              </w:rPr>
            </w:pPr>
            <w:r>
              <w:rPr>
                <w:color w:val="000000" w:themeColor="text1"/>
                <w:sz w:val="24"/>
                <w:szCs w:val="24"/>
              </w:rPr>
              <w:t xml:space="preserve"> </w:t>
            </w:r>
          </w:p>
        </w:tc>
      </w:tr>
    </w:tbl>
    <w:p w:rsidR="004C16FC" w:rsidRPr="000A1D02" w:rsidRDefault="004C16FC" w:rsidP="00A802CE">
      <w:pPr>
        <w:spacing w:before="68" w:line="272" w:lineRule="atLeast"/>
        <w:jc w:val="both"/>
        <w:rPr>
          <w:color w:val="000000" w:themeColor="text1"/>
        </w:rPr>
      </w:pPr>
    </w:p>
    <w:p w:rsidR="00AA0D64" w:rsidRPr="000A1D02" w:rsidRDefault="00AA0D64" w:rsidP="00A802CE">
      <w:pPr>
        <w:shd w:val="clear" w:color="auto" w:fill="FFFFFF"/>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tblPr>
      <w:tblGrid>
        <w:gridCol w:w="2269"/>
        <w:gridCol w:w="6785"/>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sz w:val="24"/>
                <w:szCs w:val="24"/>
              </w:rPr>
            </w:pPr>
            <w:r w:rsidRPr="00FC750D">
              <w:rPr>
                <w:b/>
                <w:color w:val="FFFFFF" w:themeColor="background1"/>
                <w:sz w:val="24"/>
                <w:szCs w:val="24"/>
              </w:rPr>
              <w:t>Practica. Recurso aprovechado</w:t>
            </w: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Código</w:t>
            </w:r>
          </w:p>
        </w:tc>
        <w:tc>
          <w:tcPr>
            <w:tcW w:w="6536" w:type="dxa"/>
          </w:tcPr>
          <w:p w:rsidR="00625F1A" w:rsidRPr="00FC750D" w:rsidRDefault="00625F1A" w:rsidP="00625F1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4</w:t>
            </w:r>
            <w:r w:rsidRPr="00FC750D">
              <w:rPr>
                <w:color w:val="000000"/>
                <w:sz w:val="24"/>
                <w:szCs w:val="24"/>
              </w:rPr>
              <w:t>0</w:t>
            </w: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Ubicación en Aula Planeta</w:t>
            </w:r>
          </w:p>
        </w:tc>
        <w:tc>
          <w:tcPr>
            <w:tcW w:w="6536" w:type="dxa"/>
          </w:tcPr>
          <w:p w:rsidR="003F1F95" w:rsidRPr="000A1D02" w:rsidRDefault="003F1F95" w:rsidP="003F1F95">
            <w:pPr>
              <w:pStyle w:val="Ttulo4"/>
              <w:shd w:val="clear" w:color="auto" w:fill="FFFFFF"/>
              <w:spacing w:before="109" w:beforeAutospacing="0" w:after="109" w:afterAutospacing="0"/>
              <w:jc w:val="both"/>
              <w:outlineLvl w:val="3"/>
              <w:rPr>
                <w:b w:val="0"/>
                <w:bCs w:val="0"/>
                <w:color w:val="000000" w:themeColor="text1"/>
              </w:rPr>
            </w:pPr>
            <w:r w:rsidRPr="00B837BC">
              <w:rPr>
                <w:b w:val="0"/>
                <w:color w:val="000000" w:themeColor="text1"/>
                <w:sz w:val="24"/>
                <w:szCs w:val="24"/>
              </w:rPr>
              <w:t>4º ESO/</w:t>
            </w:r>
            <w:r w:rsidRPr="00B837BC">
              <w:rPr>
                <w:b w:val="0"/>
              </w:rPr>
              <w:t xml:space="preserve"> </w:t>
            </w:r>
            <w:r w:rsidRPr="00B837BC">
              <w:rPr>
                <w:b w:val="0"/>
                <w:color w:val="000000" w:themeColor="text1"/>
                <w:sz w:val="24"/>
                <w:szCs w:val="24"/>
              </w:rPr>
              <w:t>La Restauración, el liberalismo y los nacionalismos/2</w:t>
            </w:r>
            <w:r w:rsidR="00B837BC">
              <w:rPr>
                <w:b w:val="0"/>
                <w:color w:val="000000" w:themeColor="text1"/>
                <w:sz w:val="24"/>
                <w:szCs w:val="24"/>
              </w:rPr>
              <w:t xml:space="preserve"> </w:t>
            </w:r>
            <w:r w:rsidRPr="00B837BC">
              <w:rPr>
                <w:b w:val="0"/>
                <w:color w:val="000000" w:themeColor="text1"/>
                <w:sz w:val="24"/>
                <w:szCs w:val="24"/>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p w:rsidR="003F1F95" w:rsidRPr="000A1D02" w:rsidRDefault="003F1F95" w:rsidP="003F1F95">
            <w:pPr>
              <w:shd w:val="clear" w:color="auto" w:fill="FFFFFF"/>
              <w:jc w:val="both"/>
              <w:rPr>
                <w:color w:val="000000" w:themeColor="text1"/>
                <w:sz w:val="24"/>
                <w:szCs w:val="24"/>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625F1A" w:rsidRDefault="00625F1A" w:rsidP="00625F1A">
            <w:pPr>
              <w:rPr>
                <w:sz w:val="24"/>
                <w:szCs w:val="24"/>
                <w:lang w:val="es-ES"/>
              </w:rPr>
            </w:pPr>
            <w:r>
              <w:rPr>
                <w:sz w:val="24"/>
                <w:szCs w:val="24"/>
                <w:lang w:val="es-ES"/>
              </w:rPr>
              <w:t>En el enunciado:</w:t>
            </w:r>
          </w:p>
          <w:p w:rsidR="00625F1A" w:rsidRPr="00FC750D" w:rsidRDefault="00625F1A" w:rsidP="00625F1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w:t>
            </w:r>
            <w:r>
              <w:rPr>
                <w:color w:val="FF0000"/>
              </w:rPr>
              <w:lastRenderedPageBreak/>
              <w:t xml:space="preserve">Cuando termines haz clic en Enviar. </w:t>
            </w:r>
            <w:r w:rsidRPr="00EF3FE2">
              <w:rPr>
                <w:color w:val="FF0000"/>
              </w:rPr>
              <w:t>Si es necesario, entrega la</w:t>
            </w:r>
            <w:r>
              <w:rPr>
                <w:color w:val="FF0000"/>
              </w:rPr>
              <w:t>s respuestas por escrito</w:t>
            </w:r>
            <w:r w:rsidR="001D0319">
              <w:rPr>
                <w:color w:val="FF0000"/>
              </w:rPr>
              <w:t>.</w:t>
            </w: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lang w:val="es-ES"/>
              </w:rPr>
            </w:pPr>
            <w:r w:rsidRPr="000A1D02">
              <w:rPr>
                <w:b/>
                <w:bCs/>
                <w:noProof/>
                <w:color w:val="000000" w:themeColor="text1"/>
              </w:rPr>
              <w:drawing>
                <wp:inline distT="0" distB="0" distL="0" distR="0">
                  <wp:extent cx="4170746" cy="2435415"/>
                  <wp:effectExtent l="0" t="0" r="0" b="0"/>
                  <wp:docPr id="6" name="Imagen 6" descr="C:\Users\Usuario\Pictures\Europa Resta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Europa Restauración.png"/>
                          <pic:cNvPicPr>
                            <a:picLocks noChangeAspect="1" noChangeArrowheads="1"/>
                          </pic:cNvPicPr>
                        </pic:nvPicPr>
                        <pic:blipFill>
                          <a:blip r:embed="rId18" cstate="print"/>
                          <a:srcRect/>
                          <a:stretch>
                            <a:fillRect/>
                          </a:stretch>
                        </pic:blipFill>
                        <pic:spPr bwMode="auto">
                          <a:xfrm>
                            <a:off x="0" y="0"/>
                            <a:ext cx="4175928" cy="2438441"/>
                          </a:xfrm>
                          <a:prstGeom prst="rect">
                            <a:avLst/>
                          </a:prstGeom>
                          <a:noFill/>
                          <a:ln w="9525">
                            <a:noFill/>
                            <a:miter lim="800000"/>
                            <a:headEnd/>
                            <a:tailEnd/>
                          </a:ln>
                        </pic:spPr>
                      </pic:pic>
                    </a:graphicData>
                  </a:graphic>
                </wp:inline>
              </w:drawing>
            </w:r>
          </w:p>
          <w:p w:rsidR="00625F1A" w:rsidRDefault="00625F1A" w:rsidP="0057760C">
            <w:pPr>
              <w:rPr>
                <w:sz w:val="24"/>
                <w:szCs w:val="24"/>
                <w:lang w:val="es-ES"/>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625F1A" w:rsidRPr="000A1D02" w:rsidRDefault="00625F1A" w:rsidP="00625F1A">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Descripción</w:t>
            </w:r>
          </w:p>
        </w:tc>
        <w:tc>
          <w:tcPr>
            <w:tcW w:w="6536" w:type="dxa"/>
          </w:tcPr>
          <w:p w:rsidR="00625F1A" w:rsidRPr="006C0E7D" w:rsidRDefault="00625F1A" w:rsidP="0057760C">
            <w:pPr>
              <w:rPr>
                <w:color w:val="000000" w:themeColor="text1"/>
                <w:sz w:val="24"/>
                <w:szCs w:val="24"/>
              </w:rPr>
            </w:pPr>
            <w:r w:rsidRPr="006C0E7D">
              <w:rPr>
                <w:bCs/>
                <w:color w:val="000000" w:themeColor="text1"/>
                <w:sz w:val="24"/>
                <w:szCs w:val="24"/>
              </w:rPr>
              <w:t>Actividad sobre la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Pr="000A1D02">
        <w:rPr>
          <w:color w:val="000000" w:themeColor="text1"/>
        </w:rPr>
        <w:t>Aquellas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tbl>
      <w:tblPr>
        <w:tblStyle w:val="Tablaconcuadrcula"/>
        <w:tblW w:w="0" w:type="auto"/>
        <w:tblLook w:val="04A0"/>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6C0E7D" w:rsidRPr="000A1D02" w:rsidTr="0057760C">
        <w:tc>
          <w:tcPr>
            <w:tcW w:w="1668" w:type="dxa"/>
          </w:tcPr>
          <w:p w:rsidR="006C0E7D" w:rsidRPr="000A1D02" w:rsidRDefault="006C0E7D" w:rsidP="0057760C">
            <w:pPr>
              <w:rPr>
                <w:b/>
                <w:color w:val="000000"/>
                <w:sz w:val="24"/>
                <w:szCs w:val="24"/>
              </w:rPr>
            </w:pPr>
            <w:r w:rsidRPr="000A1D02">
              <w:rPr>
                <w:b/>
                <w:color w:val="000000"/>
                <w:sz w:val="24"/>
                <w:szCs w:val="24"/>
              </w:rPr>
              <w:t>Código</w:t>
            </w:r>
          </w:p>
        </w:tc>
        <w:tc>
          <w:tcPr>
            <w:tcW w:w="7386" w:type="dxa"/>
          </w:tcPr>
          <w:p w:rsidR="006C0E7D" w:rsidRPr="000A1D02" w:rsidRDefault="006C0E7D" w:rsidP="006C0E7D">
            <w:pPr>
              <w:rPr>
                <w:b/>
                <w:color w:val="000000"/>
                <w:sz w:val="24"/>
                <w:szCs w:val="24"/>
              </w:rPr>
            </w:pPr>
            <w:r w:rsidRPr="000A1D02">
              <w:rPr>
                <w:b/>
                <w:color w:val="000000"/>
                <w:sz w:val="24"/>
                <w:szCs w:val="24"/>
              </w:rPr>
              <w:t>CS_08_04_IMG0</w:t>
            </w:r>
            <w:r>
              <w:rPr>
                <w:b/>
                <w:color w:val="000000"/>
                <w:sz w:val="24"/>
                <w:szCs w:val="24"/>
              </w:rPr>
              <w:t>3</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Descripción</w:t>
            </w:r>
          </w:p>
        </w:tc>
        <w:tc>
          <w:tcPr>
            <w:tcW w:w="7386" w:type="dxa"/>
          </w:tcPr>
          <w:p w:rsidR="006C0E7D" w:rsidRPr="000A1D02" w:rsidRDefault="006C0E7D" w:rsidP="0057760C">
            <w:pPr>
              <w:rPr>
                <w:color w:val="000000"/>
                <w:sz w:val="24"/>
                <w:szCs w:val="24"/>
              </w:rPr>
            </w:pPr>
            <w:r w:rsidRPr="006C0E7D">
              <w:rPr>
                <w:b/>
                <w:bCs/>
                <w:color w:val="000000" w:themeColor="text1"/>
                <w:sz w:val="24"/>
                <w:szCs w:val="24"/>
              </w:rPr>
              <w:t>Alexis de Tocqueville</w:t>
            </w:r>
            <w:r w:rsidRPr="006C0E7D">
              <w:rPr>
                <w:color w:val="000000" w:themeColor="text1"/>
                <w:sz w:val="24"/>
                <w:szCs w:val="24"/>
              </w:rPr>
              <w:t> </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lastRenderedPageBreak/>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6C0E7D" w:rsidRPr="000A1D02" w:rsidRDefault="006C0E7D" w:rsidP="0057760C">
            <w:pPr>
              <w:rPr>
                <w:color w:val="000000"/>
                <w:sz w:val="24"/>
                <w:szCs w:val="24"/>
              </w:rPr>
            </w:pPr>
            <w:r w:rsidRPr="000A1D02">
              <w:rPr>
                <w:noProof/>
                <w:color w:val="000000" w:themeColor="text1"/>
              </w:rPr>
              <w:drawing>
                <wp:inline distT="0" distB="0" distL="0" distR="0">
                  <wp:extent cx="1202423" cy="1605657"/>
                  <wp:effectExtent l="0" t="0" r="0" b="0"/>
                  <wp:docPr id="7" name="Imagen 7" descr="http://profesores.aulaplaneta.com/DNNPlayerPackages/Package12189/InfoGuion/cuadernoestudio/images_xml/CS_10_02_img3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19"/>
                          </pic:cNvPr>
                          <pic:cNvPicPr>
                            <a:picLocks noChangeAspect="1" noChangeArrowheads="1"/>
                          </pic:cNvPicPr>
                        </pic:nvPicPr>
                        <pic:blipFill>
                          <a:blip r:embed="rId20"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Pie de imagen</w:t>
            </w:r>
          </w:p>
        </w:tc>
        <w:tc>
          <w:tcPr>
            <w:tcW w:w="7386" w:type="dxa"/>
          </w:tcPr>
          <w:p w:rsidR="006C0E7D" w:rsidRPr="000A1D02" w:rsidRDefault="006C0E7D" w:rsidP="0057760C">
            <w:pPr>
              <w:spacing w:before="68" w:line="272" w:lineRule="atLeast"/>
              <w:jc w:val="both"/>
              <w:rPr>
                <w:color w:val="000000" w:themeColor="text1"/>
                <w:sz w:val="24"/>
                <w:szCs w:val="24"/>
              </w:rPr>
            </w:pPr>
            <w:r w:rsidRPr="006C0E7D">
              <w:rPr>
                <w:color w:val="000000" w:themeColor="text1"/>
                <w:sz w:val="24"/>
                <w:szCs w:val="24"/>
              </w:rPr>
              <w:t>El escritor y político francés </w:t>
            </w:r>
            <w:r w:rsidRPr="006C0E7D">
              <w:rPr>
                <w:b/>
                <w:bCs/>
                <w:color w:val="000000" w:themeColor="text1"/>
                <w:sz w:val="24"/>
                <w:szCs w:val="24"/>
              </w:rPr>
              <w:t>Alexis de Tocqueville</w:t>
            </w:r>
            <w:r w:rsidRPr="006C0E7D">
              <w:rPr>
                <w:color w:val="000000" w:themeColor="text1"/>
                <w:sz w:val="24"/>
                <w:szCs w:val="24"/>
              </w:rPr>
              <w:t> fue uno de los grandes teóricos del liberalismo político en el siglo XIX. Defendía el modelo político implantado en Estados Unidos tras su independencia.</w:t>
            </w:r>
            <w:r>
              <w:rPr>
                <w:rStyle w:val="un"/>
                <w:color w:val="000000" w:themeColor="text1"/>
              </w:rPr>
              <w:t xml:space="preserve"> </w:t>
            </w:r>
          </w:p>
          <w:p w:rsidR="006C0E7D" w:rsidRPr="000A1D02" w:rsidRDefault="006C0E7D" w:rsidP="0057760C">
            <w:pPr>
              <w:pStyle w:val="u"/>
              <w:shd w:val="clear" w:color="auto" w:fill="FFFFFF"/>
              <w:spacing w:before="0" w:beforeAutospacing="0" w:after="0" w:afterAutospacing="0" w:line="312" w:lineRule="atLeast"/>
              <w:jc w:val="both"/>
              <w:rPr>
                <w:color w:val="000000" w:themeColor="text1"/>
              </w:rPr>
            </w:pPr>
          </w:p>
        </w:tc>
      </w:tr>
    </w:tbl>
    <w:p w:rsidR="00440E1A" w:rsidRPr="000A1D02" w:rsidRDefault="00440E1A" w:rsidP="006C0E7D">
      <w:pPr>
        <w:shd w:val="clear" w:color="auto" w:fill="FFFFFF"/>
        <w:spacing w:line="312" w:lineRule="atLeast"/>
        <w:jc w:val="both"/>
        <w:rPr>
          <w:color w:val="000000" w:themeColor="text1"/>
        </w:rPr>
      </w:pP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sidR="006C0E7D">
        <w:rPr>
          <w:rStyle w:val="un"/>
          <w:color w:val="000000" w:themeColor="text1"/>
        </w:rPr>
        <w:t>tomaron fuerza</w:t>
      </w:r>
      <w:r w:rsidRPr="000A1D02">
        <w:rPr>
          <w:rStyle w:val="un"/>
          <w:color w:val="000000" w:themeColor="text1"/>
        </w:rPr>
        <w:t xml:space="preserve"> en las</w:t>
      </w:r>
      <w:r w:rsidR="00E93F90" w:rsidRPr="000A1D02">
        <w:rPr>
          <w:rStyle w:val="un"/>
          <w:color w:val="000000" w:themeColor="text1"/>
        </w:rPr>
        <w:t xml:space="preserve"> </w:t>
      </w:r>
      <w:r w:rsidRPr="000A1D02">
        <w:rPr>
          <w:rStyle w:val="Textoennegrita"/>
          <w:color w:val="000000" w:themeColor="text1"/>
        </w:rPr>
        <w:t>colonias españolas en América</w:t>
      </w:r>
      <w:r w:rsidRPr="000A1D02">
        <w:rPr>
          <w:rStyle w:val="un"/>
          <w:color w:val="000000" w:themeColor="text1"/>
        </w:rPr>
        <w:t>.</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 extensión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 a pesar de compartir una cultura.</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w:t>
      </w:r>
      <w:del w:id="45" w:author="RAUL MAZO" w:date="2015-05-01T18:59:00Z">
        <w:r w:rsidR="006C0E7D" w:rsidDel="00B3344E">
          <w:rPr>
            <w:rStyle w:val="un"/>
            <w:color w:val="000000" w:themeColor="text1"/>
          </w:rPr>
          <w:delText xml:space="preserve">otras </w:delText>
        </w:r>
      </w:del>
      <w:ins w:id="46" w:author="RAUL MAZO" w:date="2015-05-01T18:59:00Z">
        <w:r w:rsidR="00B3344E">
          <w:rPr>
            <w:rStyle w:val="un"/>
            <w:color w:val="000000" w:themeColor="text1"/>
          </w:rPr>
          <w:t xml:space="preserve">otros </w:t>
        </w:r>
      </w:ins>
      <w:del w:id="47" w:author="RAUL MAZO" w:date="2015-05-01T18:59:00Z">
        <w:r w:rsidR="006C0E7D" w:rsidDel="00B3344E">
          <w:rPr>
            <w:rStyle w:val="un"/>
            <w:color w:val="000000" w:themeColor="text1"/>
          </w:rPr>
          <w:delText>cosas</w:delText>
        </w:r>
      </w:del>
      <w:ins w:id="48" w:author="RAUL MAZO" w:date="2015-05-01T18:59:00Z">
        <w:r w:rsidR="00B3344E">
          <w:rPr>
            <w:rStyle w:val="un"/>
            <w:color w:val="000000" w:themeColor="text1"/>
          </w:rPr>
          <w:t>aspectos</w:t>
        </w:r>
      </w:ins>
      <w:r w:rsidR="006C0E7D">
        <w:rPr>
          <w:rStyle w:val="un"/>
          <w:color w:val="000000" w:themeColor="text1"/>
        </w:rPr>
        <w:t xml:space="preserve">: </w:t>
      </w:r>
      <w:r w:rsidRPr="000A1D02">
        <w:rPr>
          <w:rStyle w:val="Textoennegrita"/>
          <w:color w:val="000000" w:themeColor="text1"/>
        </w:rPr>
        <w:t>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Pr="000A1D02">
        <w:rPr>
          <w:rStyle w:val="Textoennegrita"/>
          <w:color w:val="000000" w:themeColor="text1"/>
        </w:rPr>
        <w:t>historia común</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3804EC" w:rsidRPr="003804EC" w:rsidRDefault="003804EC" w:rsidP="00B3344E">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w:t>
            </w:r>
            <w:del w:id="49" w:author="RAUL MAZO" w:date="2015-05-01T18:59:00Z">
              <w:r w:rsidDel="00B3344E">
                <w:rPr>
                  <w:b w:val="0"/>
                  <w:bCs w:val="0"/>
                  <w:color w:val="000000" w:themeColor="text1"/>
                </w:rPr>
                <w:delText xml:space="preserve">romanticismo </w:delText>
              </w:r>
            </w:del>
            <w:ins w:id="50" w:author="RAUL MAZO" w:date="2015-05-01T18:59:00Z">
              <w:r w:rsidR="00B3344E">
                <w:rPr>
                  <w:b w:val="0"/>
                  <w:bCs w:val="0"/>
                  <w:color w:val="000000" w:themeColor="text1"/>
                </w:rPr>
                <w:t xml:space="preserve">Romanticismo </w:t>
              </w:r>
            </w:ins>
            <w:r>
              <w:rPr>
                <w:b w:val="0"/>
                <w:bCs w:val="0"/>
                <w:color w:val="000000" w:themeColor="text1"/>
              </w:rPr>
              <w:t>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3804EC" w:rsidRPr="000A1D02" w:rsidRDefault="003804EC" w:rsidP="003804EC">
            <w:pPr>
              <w:pStyle w:val="u"/>
              <w:spacing w:before="0" w:beforeAutospacing="0" w:after="0" w:afterAutospacing="0" w:line="312" w:lineRule="atLeast"/>
              <w:jc w:val="both"/>
              <w:rPr>
                <w:color w:val="000000" w:themeColor="text1"/>
              </w:rPr>
            </w:pPr>
            <w:r w:rsidRPr="000A1D02">
              <w:rPr>
                <w:rStyle w:val="un"/>
                <w:color w:val="000000" w:themeColor="text1"/>
              </w:rPr>
              <w:t>El</w:t>
            </w:r>
            <w:r w:rsidRPr="000A1D02">
              <w:rPr>
                <w:rStyle w:val="apple-converted-space"/>
                <w:color w:val="000000" w:themeColor="text1"/>
              </w:rPr>
              <w:t> </w:t>
            </w:r>
            <w:del w:id="51" w:author="RAUL MAZO" w:date="2015-05-01T18:59:00Z">
              <w:r w:rsidRPr="000A1D02" w:rsidDel="00B3344E">
                <w:rPr>
                  <w:rStyle w:val="Textoennegrita"/>
                  <w:color w:val="000000" w:themeColor="text1"/>
                </w:rPr>
                <w:delText>romanticismo</w:delText>
              </w:r>
            </w:del>
            <w:ins w:id="52" w:author="RAUL MAZO" w:date="2015-05-01T18:59:00Z">
              <w:r w:rsidR="00B3344E">
                <w:rPr>
                  <w:rStyle w:val="Textoennegrita"/>
                  <w:color w:val="000000" w:themeColor="text1"/>
                </w:rPr>
                <w:t>R</w:t>
              </w:r>
              <w:r w:rsidR="00B3344E" w:rsidRPr="000A1D02">
                <w:rPr>
                  <w:rStyle w:val="Textoennegrita"/>
                  <w:color w:val="000000" w:themeColor="text1"/>
                </w:rPr>
                <w:t>omanticismo</w:t>
              </w:r>
            </w:ins>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 xml:space="preserve">en un pasado remoto (la </w:t>
            </w:r>
            <w:del w:id="53" w:author="RAUL MAZO" w:date="2015-05-01T18:59:00Z">
              <w:r w:rsidRPr="000A1D02" w:rsidDel="00B3344E">
                <w:rPr>
                  <w:rStyle w:val="un"/>
                  <w:color w:val="000000" w:themeColor="text1"/>
                </w:rPr>
                <w:delText xml:space="preserve">edad </w:delText>
              </w:r>
            </w:del>
            <w:ins w:id="54" w:author="RAUL MAZO" w:date="2015-05-01T18:59:00Z">
              <w:r w:rsidR="00B3344E">
                <w:rPr>
                  <w:rStyle w:val="un"/>
                  <w:color w:val="000000" w:themeColor="text1"/>
                </w:rPr>
                <w:t>E</w:t>
              </w:r>
              <w:r w:rsidR="00B3344E" w:rsidRPr="000A1D02">
                <w:rPr>
                  <w:rStyle w:val="un"/>
                  <w:color w:val="000000" w:themeColor="text1"/>
                </w:rPr>
                <w:t xml:space="preserve">dad </w:t>
              </w:r>
            </w:ins>
            <w:del w:id="55" w:author="RAUL MAZO" w:date="2015-05-01T18:59:00Z">
              <w:r w:rsidRPr="000A1D02" w:rsidDel="00B3344E">
                <w:rPr>
                  <w:rStyle w:val="un"/>
                  <w:color w:val="000000" w:themeColor="text1"/>
                </w:rPr>
                <w:delText>media</w:delText>
              </w:r>
            </w:del>
            <w:ins w:id="56" w:author="RAUL MAZO" w:date="2015-05-01T18:59:00Z">
              <w:r w:rsidR="00B3344E">
                <w:rPr>
                  <w:rStyle w:val="un"/>
                  <w:color w:val="000000" w:themeColor="text1"/>
                </w:rPr>
                <w:t>M</w:t>
              </w:r>
              <w:r w:rsidR="00B3344E" w:rsidRPr="000A1D02">
                <w:rPr>
                  <w:rStyle w:val="un"/>
                  <w:color w:val="000000" w:themeColor="text1"/>
                </w:rPr>
                <w:t>edia</w:t>
              </w:r>
            </w:ins>
            <w:r w:rsidRPr="000A1D02">
              <w:rPr>
                <w:rStyle w:val="un"/>
                <w:color w:val="000000" w:themeColor="text1"/>
              </w:rPr>
              <w:t>).</w:t>
            </w:r>
          </w:p>
          <w:p w:rsidR="003804EC" w:rsidRPr="000A1D02" w:rsidRDefault="003804EC" w:rsidP="0057760C">
            <w:pPr>
              <w:tabs>
                <w:tab w:val="right" w:pos="8498"/>
              </w:tabs>
              <w:spacing w:line="360" w:lineRule="auto"/>
              <w:rPr>
                <w:sz w:val="24"/>
                <w:szCs w:val="24"/>
              </w:rPr>
            </w:pP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del w:id="57" w:author="RAUL MAZO" w:date="2015-05-01T18:59:00Z">
        <w:r w:rsidR="0035158C" w:rsidDel="00B3344E">
          <w:rPr>
            <w:rStyle w:val="Textoennegrita"/>
            <w:color w:val="000000" w:themeColor="text1"/>
          </w:rPr>
          <w:delText>c</w:delText>
        </w:r>
        <w:r w:rsidRPr="000A1D02" w:rsidDel="00B3344E">
          <w:rPr>
            <w:rStyle w:val="Textoennegrita"/>
            <w:color w:val="000000" w:themeColor="text1"/>
          </w:rPr>
          <w:delText xml:space="preserve">ongreso </w:delText>
        </w:r>
      </w:del>
      <w:ins w:id="58" w:author="RAUL MAZO" w:date="2015-05-01T18:59:00Z">
        <w:r w:rsidR="00B3344E">
          <w:rPr>
            <w:rStyle w:val="Textoennegrita"/>
            <w:color w:val="000000" w:themeColor="text1"/>
          </w:rPr>
          <w:t>C</w:t>
        </w:r>
        <w:r w:rsidR="00B3344E" w:rsidRPr="000A1D02">
          <w:rPr>
            <w:rStyle w:val="Textoennegrita"/>
            <w:color w:val="000000" w:themeColor="text1"/>
          </w:rPr>
          <w:t xml:space="preserve">ongreso </w:t>
        </w:r>
      </w:ins>
      <w:r w:rsidRPr="000A1D02">
        <w:rPr>
          <w:rStyle w:val="Textoennegrita"/>
          <w:color w:val="000000" w:themeColor="text1"/>
        </w:rPr>
        <w:t>de Viena</w:t>
      </w:r>
      <w:r w:rsidRPr="000A1D02">
        <w:rPr>
          <w:rStyle w:val="apple-converted-space"/>
          <w:color w:val="000000" w:themeColor="text1"/>
        </w:rPr>
        <w:t> </w:t>
      </w:r>
      <w:r w:rsidRPr="000A1D02">
        <w:rPr>
          <w:rStyle w:val="un"/>
          <w:color w:val="000000" w:themeColor="text1"/>
        </w:rPr>
        <w:t xml:space="preserve">(1815), junto a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entre aquellas naciones divididas en distintos Estados (Alemania e Italia), como entre aquellos pueblos sometidos a otros (Hungría, Bulgaria, etc.).</w:t>
      </w:r>
    </w:p>
    <w:p w:rsidR="00D61332" w:rsidRPr="000A1D02" w:rsidRDefault="00D61332" w:rsidP="00A802CE">
      <w:pPr>
        <w:pStyle w:val="Ttulo4"/>
        <w:shd w:val="clear" w:color="auto" w:fill="FFFFFF"/>
        <w:spacing w:before="109" w:beforeAutospacing="0" w:after="109" w:afterAutospacing="0"/>
        <w:jc w:val="both"/>
        <w:rPr>
          <w:bCs w:val="0"/>
          <w:color w:val="000000" w:themeColor="text1"/>
        </w:rPr>
      </w:pP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tblPr>
      <w:tblGrid>
        <w:gridCol w:w="1286"/>
        <w:gridCol w:w="7768"/>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Código</w:t>
            </w:r>
          </w:p>
        </w:tc>
        <w:tc>
          <w:tcPr>
            <w:tcW w:w="6536" w:type="dxa"/>
          </w:tcPr>
          <w:p w:rsidR="009E2A14" w:rsidRPr="00FC750D" w:rsidRDefault="009E2A14" w:rsidP="009E2A14">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50</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Ubicación en Aula Planeta</w:t>
            </w:r>
          </w:p>
        </w:tc>
        <w:tc>
          <w:tcPr>
            <w:tcW w:w="6536" w:type="dxa"/>
          </w:tcPr>
          <w:p w:rsidR="009E2A14" w:rsidRPr="00B837BC"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9F579F" w:rsidRPr="009F579F" w:rsidRDefault="009F579F" w:rsidP="00E76E83">
            <w:pPr>
              <w:shd w:val="clear" w:color="auto" w:fill="FFFFFF"/>
              <w:spacing w:before="190"/>
              <w:rPr>
                <w:color w:val="FF0000"/>
                <w:sz w:val="24"/>
                <w:szCs w:val="24"/>
              </w:rPr>
            </w:pPr>
            <w:r>
              <w:rPr>
                <w:b/>
                <w:color w:val="000000" w:themeColor="text1"/>
                <w:sz w:val="24"/>
                <w:szCs w:val="24"/>
              </w:rPr>
              <w:t xml:space="preserve">En la descripción del recurso dice: </w:t>
            </w:r>
            <w:r w:rsidRPr="009F579F">
              <w:rPr>
                <w:color w:val="FF0000"/>
                <w:sz w:val="24"/>
                <w:szCs w:val="24"/>
              </w:rPr>
              <w:t>Interactivo que permite contraponer las ideas liberales y nacionalistas</w:t>
            </w:r>
          </w:p>
          <w:p w:rsidR="009F579F" w:rsidRDefault="009F579F" w:rsidP="00E76E83">
            <w:pPr>
              <w:shd w:val="clear" w:color="auto" w:fill="FFFFFF"/>
              <w:spacing w:before="190"/>
              <w:rPr>
                <w:b/>
                <w:color w:val="000000" w:themeColor="text1"/>
                <w:sz w:val="24"/>
                <w:szCs w:val="24"/>
              </w:rPr>
            </w:pPr>
          </w:p>
          <w:p w:rsidR="009F579F" w:rsidRPr="009F579F" w:rsidRDefault="009F579F" w:rsidP="009F579F">
            <w:pPr>
              <w:pStyle w:val="Ttulo4"/>
              <w:shd w:val="clear" w:color="auto" w:fill="FFFFFF"/>
              <w:spacing w:before="109" w:beforeAutospacing="0" w:after="109" w:afterAutospacing="0"/>
              <w:jc w:val="both"/>
              <w:outlineLvl w:val="3"/>
              <w:rPr>
                <w:b w:val="0"/>
                <w:bCs w:val="0"/>
                <w:color w:val="FF0000"/>
              </w:rPr>
            </w:pPr>
            <w:r>
              <w:rPr>
                <w:b w:val="0"/>
                <w:color w:val="000000" w:themeColor="text1"/>
              </w:rPr>
              <w:t xml:space="preserve">Debe decir: </w:t>
            </w:r>
            <w:r w:rsidRPr="009F579F">
              <w:rPr>
                <w:b w:val="0"/>
                <w:bCs w:val="0"/>
                <w:color w:val="FF0000"/>
              </w:rPr>
              <w:t>Interactivo que permite contraponer las ideas liberales y las ideas</w:t>
            </w:r>
            <w:r w:rsidR="007D663F">
              <w:rPr>
                <w:b w:val="0"/>
                <w:bCs w:val="0"/>
                <w:color w:val="FF0000"/>
              </w:rPr>
              <w:t xml:space="preserve"> </w:t>
            </w:r>
            <w:r w:rsidRPr="009F579F">
              <w:rPr>
                <w:b w:val="0"/>
                <w:bCs w:val="0"/>
                <w:color w:val="FF0000"/>
              </w:rPr>
              <w:t>nacionalistas</w:t>
            </w:r>
          </w:p>
          <w:p w:rsidR="009F579F" w:rsidRDefault="001C5152" w:rsidP="00E76E83">
            <w:pPr>
              <w:shd w:val="clear" w:color="auto" w:fill="FFFFFF"/>
              <w:spacing w:before="190"/>
              <w:rPr>
                <w:b/>
                <w:color w:val="000000" w:themeColor="text1"/>
                <w:sz w:val="24"/>
                <w:szCs w:val="24"/>
              </w:rPr>
            </w:pPr>
            <w:r>
              <w:rPr>
                <w:b/>
                <w:color w:val="000000" w:themeColor="text1"/>
                <w:sz w:val="24"/>
                <w:szCs w:val="24"/>
              </w:rPr>
              <w:t xml:space="preserve">En el texto que acompaña la ficha debe ponerse mayúscula a revolución francesa: </w:t>
            </w:r>
            <w:r w:rsidRPr="001C5152">
              <w:rPr>
                <w:b/>
                <w:color w:val="FF0000"/>
                <w:sz w:val="24"/>
                <w:szCs w:val="24"/>
              </w:rPr>
              <w:t>Revolución</w:t>
            </w:r>
            <w:r>
              <w:rPr>
                <w:b/>
                <w:color w:val="000000" w:themeColor="text1"/>
                <w:sz w:val="24"/>
                <w:szCs w:val="24"/>
              </w:rPr>
              <w:t xml:space="preserve"> </w:t>
            </w:r>
            <w:commentRangeStart w:id="59"/>
            <w:r w:rsidRPr="001C5152">
              <w:rPr>
                <w:b/>
                <w:color w:val="FF0000"/>
                <w:sz w:val="24"/>
                <w:szCs w:val="24"/>
              </w:rPr>
              <w:t>Francesa</w:t>
            </w:r>
            <w:commentRangeEnd w:id="59"/>
            <w:r w:rsidR="00054D0E">
              <w:rPr>
                <w:rStyle w:val="Refdecomentario"/>
                <w:rFonts w:ascii="Calibri" w:eastAsia="Calibri" w:hAnsi="Calibri"/>
              </w:rPr>
              <w:commentReference w:id="59"/>
            </w:r>
            <w:r>
              <w:rPr>
                <w:b/>
                <w:color w:val="000000" w:themeColor="text1"/>
                <w:sz w:val="24"/>
                <w:szCs w:val="24"/>
              </w:rPr>
              <w:t>.</w:t>
            </w:r>
          </w:p>
          <w:p w:rsidR="009F579F" w:rsidRDefault="009F579F" w:rsidP="00E76E83">
            <w:pPr>
              <w:shd w:val="clear" w:color="auto" w:fill="FFFFFF"/>
              <w:spacing w:before="190"/>
              <w:rPr>
                <w:b/>
                <w:color w:val="000000" w:themeColor="text1"/>
                <w:sz w:val="24"/>
                <w:szCs w:val="24"/>
              </w:rPr>
            </w:pPr>
            <w:r>
              <w:rPr>
                <w:noProof/>
              </w:rPr>
              <w:drawing>
                <wp:inline distT="0" distB="0" distL="0" distR="0">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155315"/>
                          </a:xfrm>
                          <a:prstGeom prst="rect">
                            <a:avLst/>
                          </a:prstGeom>
                        </pic:spPr>
                      </pic:pic>
                    </a:graphicData>
                  </a:graphic>
                </wp:inline>
              </w:drawing>
            </w:r>
          </w:p>
          <w:p w:rsidR="00E76E83" w:rsidRPr="000A1D02" w:rsidRDefault="00E76E83" w:rsidP="00E76E83">
            <w:pPr>
              <w:shd w:val="clear" w:color="auto" w:fill="FFFFFF"/>
              <w:spacing w:before="190"/>
              <w:rPr>
                <w:b/>
                <w:color w:val="000000" w:themeColor="text1"/>
                <w:sz w:val="24"/>
                <w:szCs w:val="24"/>
              </w:rPr>
            </w:pPr>
            <w:r w:rsidRPr="000A1D02">
              <w:rPr>
                <w:b/>
                <w:color w:val="000000" w:themeColor="text1"/>
                <w:sz w:val="24"/>
                <w:szCs w:val="24"/>
              </w:rPr>
              <w:t>FICHA</w:t>
            </w:r>
            <w:r>
              <w:rPr>
                <w:b/>
                <w:color w:val="000000" w:themeColor="text1"/>
                <w:sz w:val="24"/>
                <w:szCs w:val="24"/>
              </w:rPr>
              <w:t xml:space="preserve"> DEL</w:t>
            </w:r>
            <w:r w:rsidRPr="000A1D02">
              <w:rPr>
                <w:b/>
                <w:color w:val="000000" w:themeColor="text1"/>
                <w:sz w:val="24"/>
                <w:szCs w:val="24"/>
              </w:rPr>
              <w:t xml:space="preserve"> DOCENTE</w:t>
            </w:r>
            <w:del w:id="60" w:author="RAUL MAZO" w:date="2015-05-01T19:00:00Z">
              <w:r w:rsidRPr="000A1D02" w:rsidDel="00B3344E">
                <w:rPr>
                  <w:b/>
                  <w:color w:val="000000" w:themeColor="text1"/>
                  <w:sz w:val="24"/>
                  <w:szCs w:val="24"/>
                </w:rPr>
                <w:delText>:</w:delText>
              </w:r>
            </w:del>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Pr>
                <w:b w:val="0"/>
                <w:bCs w:val="0"/>
                <w:color w:val="000000" w:themeColor="text1"/>
              </w:rPr>
              <w:t xml:space="preserve"> las</w:t>
            </w:r>
            <w:r w:rsidR="007D663F">
              <w:rPr>
                <w:b w:val="0"/>
                <w:bCs w:val="0"/>
                <w:color w:val="000000" w:themeColor="text1"/>
              </w:rPr>
              <w:t xml:space="preserve">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005B6DD0" w:rsidRPr="005B6DD0">
              <w:rPr>
                <w:b w:val="0"/>
                <w:color w:val="000000" w:themeColor="text1"/>
                <w:rPrChange w:id="61" w:author="RAUL MAZO" w:date="2015-05-01T19:00:00Z">
                  <w:rPr>
                    <w:color w:val="000000" w:themeColor="text1"/>
                  </w:rPr>
                </w:rPrChange>
              </w:rPr>
              <w:t>Video</w:t>
            </w:r>
            <w:r w:rsidRPr="000A1D02">
              <w:rPr>
                <w:color w:val="000000" w:themeColor="text1"/>
              </w:rPr>
              <w:br/>
              <w:t xml:space="preserve">Acción didáctica: </w:t>
            </w:r>
            <w:r w:rsidR="005B6DD0" w:rsidRPr="005B6DD0">
              <w:rPr>
                <w:b w:val="0"/>
                <w:color w:val="000000" w:themeColor="text1"/>
                <w:rPrChange w:id="62" w:author="RAUL MAZO" w:date="2015-05-01T19:00:00Z">
                  <w:rPr>
                    <w:color w:val="000000" w:themeColor="text1"/>
                  </w:rPr>
                </w:rPrChange>
              </w:rPr>
              <w:t>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E76E83" w:rsidRPr="000A1D02" w:rsidRDefault="00E76E83" w:rsidP="00E76E83">
            <w:pPr>
              <w:pStyle w:val="NormalWeb"/>
              <w:shd w:val="clear" w:color="auto" w:fill="FFFFFF"/>
              <w:spacing w:before="0" w:beforeAutospacing="0" w:line="245" w:lineRule="atLeast"/>
              <w:jc w:val="both"/>
              <w:rPr>
                <w:color w:val="000000" w:themeColor="text1"/>
              </w:rPr>
            </w:pPr>
            <w:r w:rsidRPr="000A1D02">
              <w:rPr>
                <w:color w:val="000000" w:themeColor="text1"/>
              </w:rPr>
              <w:t>Este interactivo permitirá contrastar los principios básicos sobre los que se construyeron el liberalismo y el nacionalismo</w:t>
            </w:r>
            <w:del w:id="63" w:author="RAUL MAZO" w:date="2015-05-01T19:01:00Z">
              <w:r w:rsidRPr="000A1D02" w:rsidDel="00B3344E">
                <w:rPr>
                  <w:color w:val="000000" w:themeColor="text1"/>
                </w:rPr>
                <w:delText>,</w:delText>
              </w:r>
            </w:del>
            <w:r w:rsidRPr="000A1D02">
              <w:rPr>
                <w:color w:val="000000" w:themeColor="text1"/>
              </w:rPr>
              <w:t xml:space="preserve"> y, al tiempo,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puede realizar la lectura </w:t>
            </w:r>
            <w:r>
              <w:rPr>
                <w:color w:val="000000" w:themeColor="text1"/>
              </w:rPr>
              <w:t xml:space="preserve">de </w:t>
            </w:r>
            <w:del w:id="64" w:author="RAUL MAZO" w:date="2015-05-01T19:01:00Z">
              <w:r w:rsidDel="00B3344E">
                <w:rPr>
                  <w:color w:val="000000" w:themeColor="text1"/>
                </w:rPr>
                <w:delText xml:space="preserve">un </w:delText>
              </w:r>
            </w:del>
            <w:ins w:id="65" w:author="RAUL MAZO" w:date="2015-05-01T19:01:00Z">
              <w:r w:rsidR="00B3344E">
                <w:rPr>
                  <w:color w:val="000000" w:themeColor="text1"/>
                </w:rPr>
                <w:t xml:space="preserve">este </w:t>
              </w:r>
            </w:ins>
            <w:r>
              <w:rPr>
                <w:color w:val="000000" w:themeColor="text1"/>
              </w:rPr>
              <w:t>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w:t>
            </w:r>
            <w:proofErr w:type="spellStart"/>
            <w:r w:rsidRPr="000A1D02">
              <w:rPr>
                <w:color w:val="000000" w:themeColor="text1"/>
              </w:rPr>
              <w:t>Fichte</w:t>
            </w:r>
            <w:proofErr w:type="spellEnd"/>
            <w:r w:rsidRPr="000A1D02">
              <w:rPr>
                <w:color w:val="000000" w:themeColor="text1"/>
              </w:rPr>
              <w:t>, dirigido a la nación alemana</w:t>
            </w:r>
            <w:r>
              <w:rPr>
                <w:color w:val="000000" w:themeColor="text1"/>
              </w:rPr>
              <w:t>:</w:t>
            </w:r>
          </w:p>
          <w:p w:rsidR="00E76E83" w:rsidRPr="00BF47B6" w:rsidRDefault="00E76E83" w:rsidP="00E76E83">
            <w:pPr>
              <w:rPr>
                <w:b/>
                <w:sz w:val="24"/>
                <w:szCs w:val="24"/>
              </w:rPr>
            </w:pPr>
            <w:bookmarkStart w:id="66" w:name="1"/>
            <w:bookmarkEnd w:id="66"/>
            <w:r w:rsidRPr="00BF47B6">
              <w:rPr>
                <w:b/>
                <w:sz w:val="24"/>
                <w:szCs w:val="24"/>
              </w:rPr>
              <w:t xml:space="preserve">El nacionalismo alemán de Fichte </w:t>
            </w:r>
          </w:p>
          <w:p w:rsidR="00E76E83" w:rsidRPr="00BF47B6" w:rsidDel="00B3344E" w:rsidRDefault="00E76E83" w:rsidP="00E76E83">
            <w:pPr>
              <w:rPr>
                <w:del w:id="67" w:author="RAUL MAZO" w:date="2015-05-01T19:02:00Z"/>
                <w:sz w:val="24"/>
                <w:szCs w:val="24"/>
              </w:rPr>
            </w:pPr>
            <w:r>
              <w:t>“</w:t>
            </w:r>
            <w:r w:rsidRPr="00BF47B6">
              <w:rPr>
                <w:sz w:val="24"/>
                <w:szCs w:val="24"/>
              </w:rPr>
              <w:t>En primer lugar, no tiene duda que los límites primeros, originarios y verdaderamente naturales del Estado son sus límites internos. Todos los que hablan un mismo idioma</w:t>
            </w:r>
            <w:r>
              <w:rPr>
                <w:sz w:val="24"/>
                <w:szCs w:val="24"/>
              </w:rPr>
              <w:t xml:space="preserve"> </w:t>
            </w:r>
            <w:r w:rsidRPr="00BF47B6">
              <w:rPr>
                <w:sz w:val="24"/>
                <w:szCs w:val="24"/>
              </w:rPr>
              <w:t xml:space="preserve">háyanse unidos entre sí desde el principio por un cúmulo de lazos invisibles, porque pueden comprenderse unos a otros y se comprenderán </w:t>
            </w:r>
          </w:p>
          <w:p w:rsidR="00E76E83" w:rsidRPr="00BF47B6" w:rsidRDefault="00E76E83" w:rsidP="00E76E83">
            <w:pPr>
              <w:rPr>
                <w:sz w:val="24"/>
                <w:szCs w:val="24"/>
              </w:rPr>
            </w:pPr>
            <w:r w:rsidRPr="00BF47B6">
              <w:rPr>
                <w:sz w:val="24"/>
                <w:szCs w:val="24"/>
              </w:rPr>
              <w:t>cada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pPr>
              <w:rPr>
                <w:sz w:val="24"/>
                <w:szCs w:val="24"/>
              </w:rPr>
            </w:pPr>
            <w:r w:rsidRPr="00BF47B6">
              <w:rPr>
                <w:sz w:val="24"/>
                <w:szCs w:val="24"/>
              </w:rPr>
              <w:t xml:space="preserve">De esos límites internos, constituidos por las propias fuerzas de la naturaleza espiritual humana, se originan luego los límites o fronteras materiales, de modo que los hombres no forman una nación porque vivan en </w:t>
            </w:r>
            <w:del w:id="68" w:author="RAUL MAZO" w:date="2015-05-01T19:03:00Z">
              <w:r w:rsidRPr="00BF47B6" w:rsidDel="00B3344E">
                <w:rPr>
                  <w:sz w:val="24"/>
                  <w:szCs w:val="24"/>
                </w:rPr>
                <w:delText xml:space="preserve">éste </w:delText>
              </w:r>
            </w:del>
            <w:ins w:id="69" w:author="RAUL MAZO" w:date="2015-05-01T19:03:00Z">
              <w:r w:rsidR="00B3344E">
                <w:rPr>
                  <w:sz w:val="24"/>
                  <w:szCs w:val="24"/>
                </w:rPr>
                <w:t>e</w:t>
              </w:r>
              <w:r w:rsidR="00B3344E" w:rsidRPr="00BF47B6">
                <w:rPr>
                  <w:sz w:val="24"/>
                  <w:szCs w:val="24"/>
                </w:rPr>
                <w:t xml:space="preserve">ste </w:t>
              </w:r>
            </w:ins>
            <w:r w:rsidRPr="00BF47B6">
              <w:rPr>
                <w:sz w:val="24"/>
                <w:szCs w:val="24"/>
              </w:rPr>
              <w:t xml:space="preserve">o al otro lado de una cadena </w:t>
            </w:r>
            <w:ins w:id="70" w:author="RAUL MAZO" w:date="2015-05-01T19:03:00Z">
              <w:r w:rsidR="00B3344E">
                <w:rPr>
                  <w:sz w:val="24"/>
                  <w:szCs w:val="24"/>
                </w:rPr>
                <w:t xml:space="preserve">de </w:t>
              </w:r>
            </w:ins>
            <w:r w:rsidRPr="00BF47B6">
              <w:rPr>
                <w:sz w:val="24"/>
                <w:szCs w:val="24"/>
              </w:rPr>
              <w:t xml:space="preserve">montañas o de un río, sino que viven juntos </w:t>
            </w:r>
            <w:ins w:id="71" w:author="RAUL MAZO" w:date="2015-05-01T19:04:00Z">
              <w:r w:rsidR="004D592B" w:rsidRPr="003930E8">
                <w:rPr>
                  <w:sz w:val="24"/>
                  <w:szCs w:val="24"/>
                </w:rPr>
                <w:t>–</w:t>
              </w:r>
            </w:ins>
            <w:del w:id="72" w:author="RAUL MAZO" w:date="2015-05-01T19:04:00Z">
              <w:r w:rsidRPr="00BF47B6" w:rsidDel="004D592B">
                <w:rPr>
                  <w:sz w:val="24"/>
                  <w:szCs w:val="24"/>
                </w:rPr>
                <w:delText>-</w:delText>
              </w:r>
            </w:del>
            <w:r w:rsidRPr="00BF47B6">
              <w:rPr>
                <w:sz w:val="24"/>
                <w:szCs w:val="24"/>
              </w:rPr>
              <w:t>protegidos, si la suerte les ha favorecido hasta tal punto, por montes y ríos</w:t>
            </w:r>
            <w:ins w:id="73" w:author="RAUL MAZO" w:date="2015-05-01T19:04:00Z">
              <w:r w:rsidR="004D592B" w:rsidRPr="003930E8">
                <w:rPr>
                  <w:sz w:val="24"/>
                  <w:szCs w:val="24"/>
                </w:rPr>
                <w:t>–</w:t>
              </w:r>
            </w:ins>
            <w:del w:id="74" w:author="RAUL MAZO" w:date="2015-05-01T19:04:00Z">
              <w:r w:rsidRPr="00BF47B6" w:rsidDel="004D592B">
                <w:rPr>
                  <w:sz w:val="24"/>
                  <w:szCs w:val="24"/>
                </w:rPr>
                <w:delText>-</w:delText>
              </w:r>
            </w:del>
            <w:r w:rsidRPr="00BF47B6">
              <w:rPr>
                <w:sz w:val="24"/>
                <w:szCs w:val="24"/>
              </w:rPr>
              <w:t xml:space="preserve"> porque primitivamente, y en virtud de las leyes naturales de orden superior, formaban ya un pueblo. </w:t>
            </w:r>
            <w:ins w:id="75" w:author="RAUL MAZO" w:date="2015-05-01T19:04:00Z">
              <w:r w:rsidR="004D592B">
                <w:rPr>
                  <w:sz w:val="24"/>
                  <w:szCs w:val="24"/>
                </w:rPr>
                <w:t xml:space="preserve"> </w:t>
              </w:r>
            </w:ins>
          </w:p>
          <w:p w:rsidR="00E76E83" w:rsidRPr="00BF47B6" w:rsidRDefault="00E76E83" w:rsidP="00E76E83">
            <w:pPr>
              <w:rPr>
                <w:sz w:val="24"/>
                <w:szCs w:val="24"/>
              </w:rPr>
            </w:pPr>
            <w:r w:rsidRPr="00BF47B6">
              <w:rPr>
                <w:sz w:val="24"/>
                <w:szCs w:val="24"/>
              </w:rPr>
              <w:t xml:space="preserve">Así, la nación alemana, gracias a poseer un idioma y una manera de pensar comunes, estaba suficientemente unida y se distinguía con claridad de los demás pueblos en la vieja Europa, constituyendo el muro de separación entre razas heterogéneas, </w:t>
            </w:r>
            <w:r>
              <w:rPr>
                <w:sz w:val="24"/>
                <w:szCs w:val="24"/>
              </w:rPr>
              <w:t xml:space="preserve">bastante </w:t>
            </w:r>
            <w:r w:rsidRPr="00BF47B6">
              <w:rPr>
                <w:sz w:val="24"/>
                <w:szCs w:val="24"/>
              </w:rPr>
              <w:t xml:space="preserve">numerosa y esforzada para poder defender sus fronteras contra los ataques del extranjero y, bastándose a sí misma e inclinada naturalmente a no preocuparse de las naciones vecinas ni a mezclarse en los asuntos de </w:t>
            </w:r>
            <w:del w:id="76" w:author="RAUL MAZO" w:date="2015-05-01T19:05:00Z">
              <w:r w:rsidRPr="00BF47B6" w:rsidDel="004D592B">
                <w:rPr>
                  <w:sz w:val="24"/>
                  <w:szCs w:val="24"/>
                </w:rPr>
                <w:delText>éstas</w:delText>
              </w:r>
            </w:del>
            <w:ins w:id="77" w:author="RAUL MAZO" w:date="2015-05-01T19:05:00Z">
              <w:r w:rsidR="004D592B">
                <w:rPr>
                  <w:sz w:val="24"/>
                  <w:szCs w:val="24"/>
                </w:rPr>
                <w:t>e</w:t>
              </w:r>
              <w:r w:rsidR="004D592B" w:rsidRPr="00BF47B6">
                <w:rPr>
                  <w:sz w:val="24"/>
                  <w:szCs w:val="24"/>
                </w:rPr>
                <w:t>stas</w:t>
              </w:r>
            </w:ins>
            <w:r w:rsidRPr="00BF47B6">
              <w:rPr>
                <w:sz w:val="24"/>
                <w:szCs w:val="24"/>
              </w:rPr>
              <w:t>, y todavía menos a turbarlas o</w:t>
            </w:r>
            <w:r>
              <w:t xml:space="preserve"> convertirlas en enemigas suyas”.</w:t>
            </w:r>
          </w:p>
          <w:p w:rsidR="00E76E83" w:rsidRPr="00E76E83" w:rsidRDefault="00E76E83" w:rsidP="00E76E83">
            <w:pPr>
              <w:rPr>
                <w:i/>
                <w:sz w:val="24"/>
                <w:szCs w:val="24"/>
              </w:rPr>
            </w:pPr>
            <w:r w:rsidRPr="00E76E83">
              <w:rPr>
                <w:i/>
                <w:sz w:val="24"/>
                <w:szCs w:val="24"/>
              </w:rPr>
              <w:t xml:space="preserve">J. G. FICHTE. Discursos a la </w:t>
            </w:r>
            <w:del w:id="78" w:author="RAUL MAZO" w:date="2015-05-02T07:04:00Z">
              <w:r w:rsidRPr="00E76E83" w:rsidDel="00054D0E">
                <w:rPr>
                  <w:i/>
                  <w:sz w:val="24"/>
                  <w:szCs w:val="24"/>
                </w:rPr>
                <w:delText xml:space="preserve">Nación </w:delText>
              </w:r>
            </w:del>
            <w:ins w:id="79" w:author="RAUL MAZO" w:date="2015-05-02T07:04:00Z">
              <w:r w:rsidR="00054D0E">
                <w:rPr>
                  <w:i/>
                  <w:sz w:val="24"/>
                  <w:szCs w:val="24"/>
                </w:rPr>
                <w:t>n</w:t>
              </w:r>
              <w:r w:rsidR="00054D0E" w:rsidRPr="00E76E83">
                <w:rPr>
                  <w:i/>
                  <w:sz w:val="24"/>
                  <w:szCs w:val="24"/>
                </w:rPr>
                <w:t xml:space="preserve">ación </w:t>
              </w:r>
            </w:ins>
            <w:r w:rsidRPr="00E76E83">
              <w:rPr>
                <w:i/>
                <w:sz w:val="24"/>
                <w:szCs w:val="24"/>
              </w:rPr>
              <w:t xml:space="preserve">alemana (1806). </w:t>
            </w:r>
          </w:p>
          <w:p w:rsidR="00E76E83" w:rsidRDefault="00E76E83" w:rsidP="00E76E83">
            <w:pPr>
              <w:pStyle w:val="Normal1"/>
              <w:shd w:val="clear" w:color="auto" w:fill="FFFFFF"/>
              <w:spacing w:before="0" w:beforeAutospacing="0" w:line="245" w:lineRule="atLeast"/>
              <w:rPr>
                <w:color w:val="000000" w:themeColor="text1"/>
              </w:rPr>
            </w:pPr>
          </w:p>
          <w:p w:rsidR="00E76E83" w:rsidRPr="00BF47B6" w:rsidDel="00054D0E" w:rsidRDefault="00E76E83" w:rsidP="00E76E83">
            <w:pPr>
              <w:pStyle w:val="Normal1"/>
              <w:shd w:val="clear" w:color="auto" w:fill="FFFFFF"/>
              <w:spacing w:before="0" w:beforeAutospacing="0" w:line="245" w:lineRule="atLeast"/>
              <w:rPr>
                <w:del w:id="80" w:author="RAUL MAZO" w:date="2015-05-02T07:04:00Z"/>
                <w:b/>
                <w:color w:val="000000" w:themeColor="text1"/>
              </w:rPr>
            </w:pPr>
            <w:commentRangeStart w:id="81"/>
            <w:del w:id="82" w:author="RAUL MAZO" w:date="2015-05-02T07:04:00Z">
              <w:r w:rsidRPr="00BF47B6" w:rsidDel="00054D0E">
                <w:rPr>
                  <w:b/>
                  <w:color w:val="000000" w:themeColor="text1"/>
                </w:rPr>
                <w:delText>Antes</w:delText>
              </w:r>
            </w:del>
            <w:commentRangeEnd w:id="81"/>
            <w:r w:rsidR="00054D0E">
              <w:rPr>
                <w:rStyle w:val="Refdecomentario"/>
                <w:rFonts w:ascii="Calibri" w:eastAsia="Calibri" w:hAnsi="Calibri"/>
              </w:rPr>
              <w:commentReference w:id="81"/>
            </w:r>
            <w:del w:id="83" w:author="RAUL MAZO" w:date="2015-05-02T07:04:00Z">
              <w:r w:rsidRPr="00BF47B6" w:rsidDel="00054D0E">
                <w:rPr>
                  <w:b/>
                  <w:color w:val="000000" w:themeColor="text1"/>
                </w:rPr>
                <w:delText xml:space="preserve"> de </w:delText>
              </w:r>
              <w:r w:rsidDel="00054D0E">
                <w:rPr>
                  <w:b/>
                  <w:color w:val="000000" w:themeColor="text1"/>
                </w:rPr>
                <w:delText xml:space="preserve">la </w:delText>
              </w:r>
              <w:r w:rsidRPr="00BF47B6" w:rsidDel="00054D0E">
                <w:rPr>
                  <w:b/>
                  <w:color w:val="000000" w:themeColor="text1"/>
                </w:rPr>
                <w:delText>presentación</w:delText>
              </w:r>
            </w:del>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w:t>
            </w:r>
            <w:proofErr w:type="spellStart"/>
            <w:r>
              <w:rPr>
                <w:color w:val="000000" w:themeColor="text1"/>
              </w:rPr>
              <w:t>Fichte</w:t>
            </w:r>
            <w:proofErr w:type="spellEnd"/>
            <w:r>
              <w:rPr>
                <w:color w:val="000000" w:themeColor="text1"/>
              </w:rPr>
              <w:t xml:space="preserv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lastRenderedPageBreak/>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habrían de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Reflexione con sus estudiantes</w:t>
            </w:r>
            <w:r w:rsidRPr="000A1D02">
              <w:rPr>
                <w:color w:val="000000" w:themeColor="text1"/>
              </w:rPr>
              <w:t xml:space="preserve"> sobre los principios fundamentales que definen el liberalismo político y el nacionalismo d</w:t>
            </w:r>
            <w:r>
              <w:rPr>
                <w:color w:val="000000" w:themeColor="text1"/>
              </w:rPr>
              <w:t xml:space="preserve">el siglo XIX. Para ello, puede </w:t>
            </w:r>
            <w:r w:rsidRPr="000A1D02">
              <w:rPr>
                <w:color w:val="000000" w:themeColor="text1"/>
              </w:rPr>
              <w:t>plantear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¿Qué similitudes y diferencias existen entre el concepto de nación liberal y el concepto de nación cultural?</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w:t>
            </w:r>
            <w:proofErr w:type="spellStart"/>
            <w:r w:rsidRPr="000A1D02">
              <w:rPr>
                <w:rStyle w:val="cursiva"/>
                <w:i/>
                <w:iCs/>
                <w:color w:val="000000" w:themeColor="text1"/>
              </w:rPr>
              <w:t>Tocqueville</w:t>
            </w:r>
            <w:proofErr w:type="spellEnd"/>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005B6DD0" w:rsidRPr="00984406">
              <w:rPr>
                <w:color w:val="000000" w:themeColor="text1"/>
              </w:rPr>
              <w:t>el 11 de mayo de 1860</w:t>
            </w:r>
            <w:r w:rsidRPr="000A1D02">
              <w:rPr>
                <w:color w:val="000000" w:themeColor="text1"/>
              </w:rPr>
              <w:t xml:space="preserve">,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9E2A14" w:rsidRDefault="009E2A14" w:rsidP="0057760C">
            <w:pPr>
              <w:rPr>
                <w:sz w:val="24"/>
                <w:szCs w:val="24"/>
                <w:lang w:val="es-ES"/>
              </w:rPr>
            </w:pP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apareció a finales del siglo XVIII influenciado por los principios de la Ilustración y de la </w:t>
            </w:r>
            <w:del w:id="84" w:author="RAUL MAZO" w:date="2015-05-01T19:06:00Z">
              <w:r w:rsidRPr="000A1D02" w:rsidDel="004D592B">
                <w:rPr>
                  <w:b/>
                  <w:bCs/>
                  <w:color w:val="000000" w:themeColor="text1"/>
                  <w:sz w:val="24"/>
                  <w:szCs w:val="24"/>
                </w:rPr>
                <w:delText>revolución </w:delText>
              </w:r>
            </w:del>
            <w:ins w:id="85" w:author="RAUL MAZO" w:date="2015-05-01T19:06:00Z">
              <w:r w:rsidR="004D592B">
                <w:rPr>
                  <w:b/>
                  <w:bCs/>
                  <w:color w:val="000000" w:themeColor="text1"/>
                  <w:sz w:val="24"/>
                  <w:szCs w:val="24"/>
                </w:rPr>
                <w:t>R</w:t>
              </w:r>
              <w:r w:rsidR="004D592B" w:rsidRPr="000A1D02">
                <w:rPr>
                  <w:b/>
                  <w:bCs/>
                  <w:color w:val="000000" w:themeColor="text1"/>
                  <w:sz w:val="24"/>
                  <w:szCs w:val="24"/>
                </w:rPr>
                <w:t>evolución </w:t>
              </w:r>
            </w:ins>
            <w:del w:id="86" w:author="RAUL MAZO" w:date="2015-05-01T19:06:00Z">
              <w:r w:rsidRPr="000A1D02" w:rsidDel="004D592B">
                <w:rPr>
                  <w:color w:val="000000" w:themeColor="text1"/>
                  <w:sz w:val="24"/>
                  <w:szCs w:val="24"/>
                </w:rPr>
                <w:delText>francesa</w:delText>
              </w:r>
            </w:del>
            <w:ins w:id="87" w:author="RAUL MAZO" w:date="2015-05-01T19:06:00Z">
              <w:r w:rsidR="004D592B">
                <w:rPr>
                  <w:color w:val="000000" w:themeColor="text1"/>
                  <w:sz w:val="24"/>
                  <w:szCs w:val="24"/>
                </w:rPr>
                <w:t>F</w:t>
              </w:r>
              <w:r w:rsidR="004D592B" w:rsidRPr="000A1D02">
                <w:rPr>
                  <w:color w:val="000000" w:themeColor="text1"/>
                  <w:sz w:val="24"/>
                  <w:szCs w:val="24"/>
                </w:rPr>
                <w:t>rancesa</w:t>
              </w:r>
            </w:ins>
            <w:r w:rsidRPr="000A1D02">
              <w:rPr>
                <w:color w:val="000000" w:themeColor="text1"/>
                <w:sz w:val="24"/>
                <w:szCs w:val="24"/>
              </w:rPr>
              <w:t>. El </w:t>
            </w:r>
            <w:r w:rsidRPr="000A1D02">
              <w:rPr>
                <w:b/>
                <w:bCs/>
                <w:color w:val="000000" w:themeColor="text1"/>
                <w:sz w:val="24"/>
                <w:szCs w:val="24"/>
              </w:rPr>
              <w:t>liberalismo político</w:t>
            </w:r>
            <w:r w:rsidRPr="000A1D02">
              <w:rPr>
                <w:color w:val="000000" w:themeColor="text1"/>
                <w:sz w:val="24"/>
                <w:szCs w:val="24"/>
              </w:rPr>
              <w:t>, que defiende la libertad del individuo, considera que la </w:t>
            </w:r>
            <w:r w:rsidRPr="000A1D02">
              <w:rPr>
                <w:b/>
                <w:bCs/>
                <w:color w:val="000000" w:themeColor="text1"/>
                <w:sz w:val="24"/>
                <w:szCs w:val="24"/>
              </w:rPr>
              <w:t>soberanía </w:t>
            </w:r>
            <w:r w:rsidRPr="000A1D02">
              <w:rPr>
                <w:color w:val="000000" w:themeColor="text1"/>
                <w:sz w:val="24"/>
                <w:szCs w:val="24"/>
              </w:rPr>
              <w:t>reside en la </w:t>
            </w:r>
            <w:r w:rsidRPr="000A1D02">
              <w:rPr>
                <w:b/>
                <w:bCs/>
                <w:color w:val="000000" w:themeColor="text1"/>
                <w:sz w:val="24"/>
                <w:szCs w:val="24"/>
              </w:rPr>
              <w:t>nación</w:t>
            </w:r>
            <w:r w:rsidRPr="000A1D02">
              <w:rPr>
                <w:color w:val="000000" w:themeColor="text1"/>
                <w:sz w:val="24"/>
                <w:szCs w:val="24"/>
              </w:rPr>
              <w:t>, esto es, en el </w:t>
            </w:r>
            <w:r w:rsidRPr="000A1D02">
              <w:rPr>
                <w:b/>
                <w:bCs/>
                <w:color w:val="000000" w:themeColor="text1"/>
                <w:sz w:val="24"/>
                <w:szCs w:val="24"/>
              </w:rPr>
              <w:t>conjunto de los ciudadanos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concepto de ciudadano depende de la </w:t>
            </w:r>
            <w:r w:rsidRPr="000A1D02">
              <w:rPr>
                <w:b/>
                <w:bCs/>
                <w:color w:val="000000" w:themeColor="text1"/>
                <w:sz w:val="24"/>
                <w:szCs w:val="24"/>
              </w:rPr>
              <w:t>propiedad</w:t>
            </w:r>
            <w:r w:rsidRPr="000A1D02">
              <w:rPr>
                <w:color w:val="000000" w:themeColor="text1"/>
                <w:sz w:val="24"/>
                <w:szCs w:val="24"/>
              </w:rPr>
              <w:t>. La soberanía nacional se expresa mediante el </w:t>
            </w:r>
            <w:r w:rsidRPr="000A1D02">
              <w:rPr>
                <w:b/>
                <w:bCs/>
                <w:color w:val="000000" w:themeColor="text1"/>
                <w:sz w:val="24"/>
                <w:szCs w:val="24"/>
              </w:rPr>
              <w:t>sufragio</w:t>
            </w:r>
            <w:r w:rsidRPr="000A1D02">
              <w:rPr>
                <w:color w:val="000000" w:themeColor="text1"/>
                <w:sz w:val="24"/>
                <w:szCs w:val="24"/>
              </w:rPr>
              <w:t>, que escoge un Parlamento, encargado de dotar, en primer lugar, de una </w:t>
            </w:r>
            <w:del w:id="88" w:author="RAUL MAZO" w:date="2015-05-01T19:07:00Z">
              <w:r w:rsidRPr="000A1D02" w:rsidDel="004D592B">
                <w:rPr>
                  <w:b/>
                  <w:bCs/>
                  <w:color w:val="000000" w:themeColor="text1"/>
                  <w:sz w:val="24"/>
                  <w:szCs w:val="24"/>
                </w:rPr>
                <w:delText>constitución </w:delText>
              </w:r>
            </w:del>
            <w:ins w:id="89" w:author="RAUL MAZO" w:date="2015-05-01T19:07:00Z">
              <w:r w:rsidR="004D592B">
                <w:rPr>
                  <w:b/>
                  <w:bCs/>
                  <w:color w:val="000000" w:themeColor="text1"/>
                  <w:sz w:val="24"/>
                  <w:szCs w:val="24"/>
                </w:rPr>
                <w:t>C</w:t>
              </w:r>
              <w:r w:rsidR="004D592B" w:rsidRPr="000A1D02">
                <w:rPr>
                  <w:b/>
                  <w:bCs/>
                  <w:color w:val="000000" w:themeColor="text1"/>
                  <w:sz w:val="24"/>
                  <w:szCs w:val="24"/>
                </w:rPr>
                <w:t>onstitución </w:t>
              </w:r>
            </w:ins>
            <w:r w:rsidRPr="000A1D02">
              <w:rPr>
                <w:color w:val="000000" w:themeColor="text1"/>
                <w:sz w:val="24"/>
                <w:szCs w:val="24"/>
              </w:rPr>
              <w:t>al nuevo Estado.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Toda Constitución debe emanar de la soberanía nacional depositada en el Parlamento. Debe establecer la </w:t>
            </w:r>
            <w:r w:rsidRPr="000A1D02">
              <w:rPr>
                <w:b/>
                <w:bCs/>
                <w:color w:val="000000" w:themeColor="text1"/>
                <w:sz w:val="24"/>
                <w:szCs w:val="24"/>
              </w:rPr>
              <w:t>forma del Estado </w:t>
            </w:r>
            <w:r w:rsidRPr="000A1D02">
              <w:rPr>
                <w:color w:val="000000" w:themeColor="text1"/>
                <w:sz w:val="24"/>
                <w:szCs w:val="24"/>
              </w:rPr>
              <w:t xml:space="preserve">(monarquía o </w:t>
            </w:r>
            <w:del w:id="90" w:author="RAUL MAZO" w:date="2015-05-01T19:07:00Z">
              <w:r w:rsidRPr="000A1D02" w:rsidDel="004D592B">
                <w:rPr>
                  <w:color w:val="000000" w:themeColor="text1"/>
                  <w:sz w:val="24"/>
                  <w:szCs w:val="24"/>
                </w:rPr>
                <w:delText>República</w:delText>
              </w:r>
            </w:del>
            <w:ins w:id="91" w:author="RAUL MAZO" w:date="2015-05-01T19:07:00Z">
              <w:r w:rsidR="004D592B">
                <w:rPr>
                  <w:color w:val="000000" w:themeColor="text1"/>
                  <w:sz w:val="24"/>
                  <w:szCs w:val="24"/>
                </w:rPr>
                <w:t>r</w:t>
              </w:r>
              <w:r w:rsidR="004D592B" w:rsidRPr="000A1D02">
                <w:rPr>
                  <w:color w:val="000000" w:themeColor="text1"/>
                  <w:sz w:val="24"/>
                  <w:szCs w:val="24"/>
                </w:rPr>
                <w:t>epública</w:t>
              </w:r>
            </w:ins>
            <w:r w:rsidRPr="000A1D02">
              <w:rPr>
                <w:color w:val="000000" w:themeColor="text1"/>
                <w:sz w:val="24"/>
                <w:szCs w:val="24"/>
              </w:rPr>
              <w:t>) y garantizar la </w:t>
            </w:r>
            <w:r w:rsidRPr="000A1D02">
              <w:rPr>
                <w:b/>
                <w:bCs/>
                <w:color w:val="000000" w:themeColor="text1"/>
                <w:sz w:val="24"/>
                <w:szCs w:val="24"/>
              </w:rPr>
              <w:t>división de poderes</w:t>
            </w:r>
            <w:r w:rsidRPr="000A1D02">
              <w:rPr>
                <w:color w:val="000000" w:themeColor="text1"/>
                <w:sz w:val="24"/>
                <w:szCs w:val="24"/>
              </w:rPr>
              <w:t>. Entre finales del siglo XVIII (</w:t>
            </w:r>
            <w:del w:id="92" w:author="RAUL MAZO" w:date="2015-05-01T19:07:00Z">
              <w:r w:rsidRPr="000A1D02" w:rsidDel="004D592B">
                <w:rPr>
                  <w:color w:val="000000" w:themeColor="text1"/>
                  <w:sz w:val="24"/>
                  <w:szCs w:val="24"/>
                </w:rPr>
                <w:delText xml:space="preserve">revolución </w:delText>
              </w:r>
            </w:del>
            <w:ins w:id="93" w:author="RAUL MAZO" w:date="2015-05-01T19:07:00Z">
              <w:r w:rsidR="004D592B">
                <w:rPr>
                  <w:color w:val="000000" w:themeColor="text1"/>
                  <w:sz w:val="24"/>
                  <w:szCs w:val="24"/>
                </w:rPr>
                <w:t>R</w:t>
              </w:r>
              <w:r w:rsidR="004D592B" w:rsidRPr="000A1D02">
                <w:rPr>
                  <w:color w:val="000000" w:themeColor="text1"/>
                  <w:sz w:val="24"/>
                  <w:szCs w:val="24"/>
                </w:rPr>
                <w:t xml:space="preserve">evolución </w:t>
              </w:r>
            </w:ins>
            <w:del w:id="94" w:author="RAUL MAZO" w:date="2015-05-01T19:07:00Z">
              <w:r w:rsidRPr="000A1D02" w:rsidDel="004D592B">
                <w:rPr>
                  <w:color w:val="000000" w:themeColor="text1"/>
                  <w:sz w:val="24"/>
                  <w:szCs w:val="24"/>
                </w:rPr>
                <w:delText>francesa</w:delText>
              </w:r>
            </w:del>
            <w:ins w:id="95" w:author="RAUL MAZO" w:date="2015-05-01T19:07:00Z">
              <w:r w:rsidR="004D592B">
                <w:rPr>
                  <w:color w:val="000000" w:themeColor="text1"/>
                  <w:sz w:val="24"/>
                  <w:szCs w:val="24"/>
                </w:rPr>
                <w:t>F</w:t>
              </w:r>
              <w:r w:rsidR="004D592B" w:rsidRPr="000A1D02">
                <w:rPr>
                  <w:color w:val="000000" w:themeColor="text1"/>
                  <w:sz w:val="24"/>
                  <w:szCs w:val="24"/>
                </w:rPr>
                <w:t>rancesa</w:t>
              </w:r>
            </w:ins>
            <w:r w:rsidRPr="000A1D02">
              <w:rPr>
                <w:color w:val="000000" w:themeColor="text1"/>
                <w:sz w:val="24"/>
                <w:szCs w:val="24"/>
              </w:rPr>
              <w:t xml:space="preserve">) y mediados del siglo XIX (revoluciones liberales de 1848), el liberalismo se fue definiendo e </w:t>
            </w:r>
            <w:r w:rsidRPr="000A1D02">
              <w:rPr>
                <w:color w:val="000000" w:themeColor="text1"/>
                <w:sz w:val="24"/>
                <w:szCs w:val="24"/>
              </w:rPr>
              <w:lastRenderedPageBreak/>
              <w:t>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A mediados del siglo XIX, e influido por el concepto de </w:t>
            </w:r>
            <w:r w:rsidRPr="000A1D02">
              <w:rPr>
                <w:b/>
                <w:bCs/>
                <w:color w:val="000000" w:themeColor="text1"/>
                <w:sz w:val="24"/>
                <w:szCs w:val="24"/>
              </w:rPr>
              <w:t>nación liberal</w:t>
            </w:r>
            <w:r w:rsidRPr="000A1D02">
              <w:rPr>
                <w:color w:val="000000" w:themeColor="text1"/>
                <w:sz w:val="24"/>
                <w:szCs w:val="24"/>
              </w:rPr>
              <w:t>, la nación comenzó a asociarse a un </w:t>
            </w:r>
            <w:r w:rsidRPr="000A1D02">
              <w:rPr>
                <w:b/>
                <w:bCs/>
                <w:color w:val="000000" w:themeColor="text1"/>
                <w:sz w:val="24"/>
                <w:szCs w:val="24"/>
              </w:rPr>
              <w:t>espacio geográfico </w:t>
            </w:r>
            <w:r w:rsidRPr="000A1D02">
              <w:rPr>
                <w:color w:val="000000" w:themeColor="text1"/>
                <w:sz w:val="24"/>
                <w:szCs w:val="24"/>
              </w:rPr>
              <w:t>y a unos </w:t>
            </w:r>
            <w:r w:rsidRPr="000A1D02">
              <w:rPr>
                <w:b/>
                <w:bCs/>
                <w:color w:val="000000" w:themeColor="text1"/>
                <w:sz w:val="24"/>
                <w:szCs w:val="24"/>
              </w:rPr>
              <w:t>signos de identidad comunes </w:t>
            </w:r>
            <w:r w:rsidRPr="000A1D02">
              <w:rPr>
                <w:color w:val="000000" w:themeColor="text1"/>
                <w:sz w:val="24"/>
                <w:szCs w:val="24"/>
              </w:rPr>
              <w:t>de las gentes que habitaban aquel espacio. Ello dio lugar a dos tipos de </w:t>
            </w:r>
            <w:r w:rsidRPr="000A1D02">
              <w:rPr>
                <w:b/>
                <w:bCs/>
                <w:color w:val="000000" w:themeColor="text1"/>
                <w:sz w:val="24"/>
                <w:szCs w:val="24"/>
              </w:rPr>
              <w:t>movimientos nacionales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separación</w:t>
            </w:r>
            <w:r w:rsidRPr="000A1D02">
              <w:rPr>
                <w:color w:val="000000" w:themeColor="text1"/>
                <w:sz w:val="24"/>
                <w:szCs w:val="24"/>
              </w:rPr>
              <w:t>: como en el caso griego o en los territorios dominados por el Imperio austriaco.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unificación</w:t>
            </w:r>
            <w:r w:rsidRPr="000A1D02">
              <w:rPr>
                <w:color w:val="000000" w:themeColor="text1"/>
                <w:sz w:val="24"/>
                <w:szCs w:val="24"/>
              </w:rPr>
              <w:t>: como en Italia y Alemania.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Según la idea de </w:t>
            </w:r>
            <w:r w:rsidRPr="000A1D02">
              <w:rPr>
                <w:b/>
                <w:bCs/>
                <w:color w:val="000000" w:themeColor="text1"/>
                <w:sz w:val="24"/>
                <w:szCs w:val="24"/>
              </w:rPr>
              <w:t>nación cultural</w:t>
            </w:r>
            <w:r w:rsidRPr="000A1D02">
              <w:rPr>
                <w:color w:val="000000" w:themeColor="text1"/>
                <w:sz w:val="24"/>
                <w:szCs w:val="24"/>
              </w:rPr>
              <w:t>, las fronteras del Estado y de la nación son coincidentes. Esto dio lugar, a lo largo del siglo XIX, a que Prusia y otros territorios alemanes reclamasen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En definitiva, la nación liberal nació de la </w:t>
            </w:r>
            <w:r w:rsidRPr="000A1D02">
              <w:rPr>
                <w:b/>
                <w:bCs/>
                <w:color w:val="000000" w:themeColor="text1"/>
                <w:sz w:val="24"/>
                <w:szCs w:val="24"/>
              </w:rPr>
              <w:t>oposición al absolutismo</w:t>
            </w:r>
            <w:r w:rsidRPr="000A1D02">
              <w:rPr>
                <w:color w:val="000000" w:themeColor="text1"/>
                <w:sz w:val="24"/>
                <w:szCs w:val="24"/>
              </w:rPr>
              <w:t> como la unión voluntaria de los </w:t>
            </w:r>
            <w:r w:rsidRPr="000A1D02">
              <w:rPr>
                <w:b/>
                <w:bCs/>
                <w:color w:val="000000" w:themeColor="text1"/>
                <w:sz w:val="24"/>
                <w:szCs w:val="24"/>
              </w:rPr>
              <w:t>ciudadanos</w:t>
            </w:r>
            <w:r w:rsidRPr="000A1D02">
              <w:rPr>
                <w:color w:val="000000" w:themeColor="text1"/>
                <w:sz w:val="24"/>
                <w:szCs w:val="24"/>
              </w:rPr>
              <w:t>. Estos, a su vez, como personas con </w:t>
            </w:r>
            <w:r w:rsidRPr="000A1D02">
              <w:rPr>
                <w:b/>
                <w:bCs/>
                <w:color w:val="000000" w:themeColor="text1"/>
                <w:sz w:val="24"/>
                <w:szCs w:val="24"/>
              </w:rPr>
              <w:t>derechos políticos</w:t>
            </w:r>
            <w:r w:rsidRPr="000A1D02">
              <w:rPr>
                <w:color w:val="000000" w:themeColor="text1"/>
                <w:sz w:val="24"/>
                <w:szCs w:val="24"/>
              </w:rPr>
              <w:t>, definían la propia nación. Además, la nación liberal garantizaba la </w:t>
            </w:r>
            <w:r w:rsidRPr="000A1D02">
              <w:rPr>
                <w:b/>
                <w:bCs/>
                <w:color w:val="000000" w:themeColor="text1"/>
                <w:sz w:val="24"/>
                <w:szCs w:val="24"/>
              </w:rPr>
              <w:t>igualdad jurídica </w:t>
            </w:r>
            <w:r w:rsidRPr="000A1D02">
              <w:rPr>
                <w:color w:val="000000" w:themeColor="text1"/>
                <w:sz w:val="24"/>
                <w:szCs w:val="24"/>
              </w:rPr>
              <w:t>a partir de nuevas instituciones elegidas por </w:t>
            </w:r>
            <w:r w:rsidRPr="000A1D02">
              <w:rPr>
                <w:b/>
                <w:bCs/>
                <w:color w:val="000000" w:themeColor="text1"/>
                <w:sz w:val="24"/>
                <w:szCs w:val="24"/>
              </w:rPr>
              <w:t>sufragio</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Por su parte, la idea de nación cultural nació en aquellos territorios (Prusia o Austria) donde el absolutismo estaba amenazado por el </w:t>
            </w:r>
            <w:r w:rsidRPr="000A1D02">
              <w:rPr>
                <w:b/>
                <w:bCs/>
                <w:color w:val="000000" w:themeColor="text1"/>
                <w:sz w:val="24"/>
                <w:szCs w:val="24"/>
              </w:rPr>
              <w:t>liberalismo</w:t>
            </w:r>
            <w:r w:rsidRPr="000A1D02">
              <w:rPr>
                <w:color w:val="000000" w:themeColor="text1"/>
                <w:sz w:val="24"/>
                <w:szCs w:val="24"/>
              </w:rPr>
              <w:t>, como la unión libre, no de los ciudadanos, sino de los </w:t>
            </w:r>
            <w:r w:rsidRPr="000A1D02">
              <w:rPr>
                <w:b/>
                <w:bCs/>
                <w:color w:val="000000" w:themeColor="text1"/>
                <w:sz w:val="24"/>
                <w:szCs w:val="24"/>
              </w:rPr>
              <w:t>pueblos</w:t>
            </w:r>
            <w:r w:rsidRPr="000A1D02">
              <w:rPr>
                <w:color w:val="000000" w:themeColor="text1"/>
                <w:sz w:val="24"/>
                <w:szCs w:val="24"/>
              </w:rPr>
              <w:t>. Esto hacía que aquella nación estuviese definida por la </w:t>
            </w:r>
            <w:r w:rsidRPr="000A1D02">
              <w:rPr>
                <w:b/>
                <w:bCs/>
                <w:color w:val="000000" w:themeColor="text1"/>
                <w:sz w:val="24"/>
                <w:szCs w:val="24"/>
              </w:rPr>
              <w:t>lengua</w:t>
            </w:r>
            <w:r w:rsidRPr="000A1D02">
              <w:rPr>
                <w:color w:val="000000" w:themeColor="text1"/>
                <w:sz w:val="24"/>
                <w:szCs w:val="24"/>
              </w:rPr>
              <w:t xml:space="preserve">, la </w:t>
            </w:r>
            <w:r w:rsidRPr="000A1D02">
              <w:rPr>
                <w:b/>
                <w:bCs/>
                <w:color w:val="000000" w:themeColor="text1"/>
                <w:sz w:val="24"/>
                <w:szCs w:val="24"/>
              </w:rPr>
              <w:t>historia</w:t>
            </w:r>
            <w:r w:rsidRPr="000A1D02">
              <w:rPr>
                <w:color w:val="000000" w:themeColor="text1"/>
                <w:sz w:val="24"/>
                <w:szCs w:val="24"/>
              </w:rPr>
              <w:t>, la </w:t>
            </w:r>
            <w:r w:rsidRPr="000A1D02">
              <w:rPr>
                <w:b/>
                <w:bCs/>
                <w:color w:val="000000" w:themeColor="text1"/>
                <w:sz w:val="24"/>
                <w:szCs w:val="24"/>
              </w:rPr>
              <w:t>cultura </w:t>
            </w:r>
            <w:r w:rsidRPr="000A1D02">
              <w:rPr>
                <w:color w:val="000000" w:themeColor="text1"/>
                <w:sz w:val="24"/>
                <w:szCs w:val="24"/>
              </w:rPr>
              <w:t>o la </w:t>
            </w:r>
            <w:r w:rsidRPr="000A1D02">
              <w:rPr>
                <w:b/>
                <w:bCs/>
                <w:color w:val="000000" w:themeColor="text1"/>
                <w:sz w:val="24"/>
                <w:szCs w:val="24"/>
              </w:rPr>
              <w:t>tradición</w:t>
            </w:r>
            <w:r w:rsidRPr="000A1D02">
              <w:rPr>
                <w:color w:val="000000" w:themeColor="text1"/>
                <w:sz w:val="24"/>
                <w:szCs w:val="24"/>
              </w:rPr>
              <w:t>. Además, la nación cultural recuperaba las </w:t>
            </w:r>
            <w:r w:rsidRPr="000A1D02">
              <w:rPr>
                <w:b/>
                <w:bCs/>
                <w:color w:val="000000" w:themeColor="text1"/>
                <w:sz w:val="24"/>
                <w:szCs w:val="24"/>
              </w:rPr>
              <w:t>viejas instituciones </w:t>
            </w:r>
            <w:r w:rsidRPr="000A1D02">
              <w:rPr>
                <w:color w:val="000000" w:themeColor="text1"/>
                <w:sz w:val="24"/>
                <w:szCs w:val="24"/>
              </w:rPr>
              <w:t>que no siempre garantizaban la igualdad jurídica.</w:t>
            </w:r>
          </w:p>
          <w:p w:rsidR="009E2A14" w:rsidRPr="00FC750D" w:rsidRDefault="009E2A14" w:rsidP="0057760C">
            <w:pPr>
              <w:rPr>
                <w:color w:val="000000" w:themeColor="text1"/>
                <w:sz w:val="24"/>
                <w:szCs w:val="24"/>
              </w:rPr>
            </w:pP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Descripción</w:t>
            </w:r>
          </w:p>
        </w:tc>
        <w:tc>
          <w:tcPr>
            <w:tcW w:w="6536" w:type="dxa"/>
          </w:tcPr>
          <w:p w:rsidR="009E2A14" w:rsidRPr="000A1D02" w:rsidRDefault="009E2A14" w:rsidP="009E2A14">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sidR="009F579F">
              <w:rPr>
                <w:b w:val="0"/>
                <w:bCs w:val="0"/>
                <w:color w:val="000000" w:themeColor="text1"/>
              </w:rPr>
              <w:t xml:space="preserve"> las ideas</w:t>
            </w:r>
            <w:r w:rsidR="007D663F">
              <w:rPr>
                <w:b w:val="0"/>
                <w:bCs w:val="0"/>
                <w:color w:val="000000" w:themeColor="text1"/>
              </w:rPr>
              <w:t xml:space="preserve"> </w:t>
            </w:r>
            <w:r>
              <w:rPr>
                <w:b w:val="0"/>
                <w:bCs w:val="0"/>
                <w:color w:val="000000" w:themeColor="text1"/>
              </w:rPr>
              <w:t>nacionalistas</w:t>
            </w:r>
          </w:p>
          <w:p w:rsidR="009E2A14" w:rsidRPr="006C0E7D" w:rsidRDefault="009E2A14" w:rsidP="0057760C">
            <w:pPr>
              <w:rPr>
                <w:color w:val="000000" w:themeColor="text1"/>
                <w:sz w:val="24"/>
                <w:szCs w:val="24"/>
              </w:rPr>
            </w:pP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tbl>
      <w:tblPr>
        <w:tblStyle w:val="Tablaconcuadrcula"/>
        <w:tblW w:w="0" w:type="auto"/>
        <w:tblLook w:val="04A0"/>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sz w:val="24"/>
                <w:szCs w:val="24"/>
              </w:rPr>
            </w:pPr>
            <w:r>
              <w:rPr>
                <w:b/>
                <w:color w:val="FFFFFF" w:themeColor="background1"/>
                <w:sz w:val="24"/>
                <w:szCs w:val="24"/>
              </w:rPr>
              <w:t>Practica</w:t>
            </w:r>
            <w:r w:rsidR="00593DBA" w:rsidRPr="00FC750D">
              <w:rPr>
                <w:b/>
                <w:color w:val="FFFFFF" w:themeColor="background1"/>
                <w:sz w:val="24"/>
                <w:szCs w:val="24"/>
              </w:rPr>
              <w:t>. Recurso aprovechado</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Código</w:t>
            </w:r>
          </w:p>
        </w:tc>
        <w:tc>
          <w:tcPr>
            <w:tcW w:w="6536" w:type="dxa"/>
          </w:tcPr>
          <w:p w:rsidR="00593DBA" w:rsidRPr="00FC750D" w:rsidRDefault="00593DBA" w:rsidP="00593DB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60</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Ubicación en Aula Planeta</w:t>
            </w:r>
          </w:p>
        </w:tc>
        <w:tc>
          <w:tcPr>
            <w:tcW w:w="6536" w:type="dxa"/>
          </w:tcPr>
          <w:p w:rsidR="00593DBA" w:rsidRPr="00FC750D"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593DBA" w:rsidRDefault="00593DBA" w:rsidP="00593DBA">
            <w:pPr>
              <w:rPr>
                <w:sz w:val="24"/>
                <w:szCs w:val="24"/>
                <w:lang w:val="es-ES"/>
              </w:rPr>
            </w:pPr>
            <w:r>
              <w:rPr>
                <w:sz w:val="24"/>
                <w:szCs w:val="24"/>
                <w:lang w:val="es-ES"/>
              </w:rPr>
              <w:t>En el enunciado:</w:t>
            </w:r>
          </w:p>
          <w:p w:rsidR="00593DBA" w:rsidRPr="00FC750D" w:rsidRDefault="00593DBA" w:rsidP="00593DB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Pr>
                <w:color w:val="FF0000"/>
              </w:rPr>
              <w:t xml:space="preserve">Realiza la siguiente actividad. Cuando termines haz clic en Enviar. </w:t>
            </w:r>
            <w:r w:rsidRPr="00EF3FE2">
              <w:rPr>
                <w:color w:val="FF0000"/>
              </w:rPr>
              <w:t xml:space="preserve">Si es necesario, entrega </w:t>
            </w:r>
            <w:r w:rsidRPr="00EF3FE2">
              <w:rPr>
                <w:color w:val="FF0000"/>
              </w:rPr>
              <w:lastRenderedPageBreak/>
              <w:t>la</w:t>
            </w:r>
            <w:r>
              <w:rPr>
                <w:color w:val="FF0000"/>
              </w:rPr>
              <w:t>s respuestas por escrito.</w:t>
            </w:r>
          </w:p>
          <w:p w:rsidR="00593DBA" w:rsidRDefault="00593DBA" w:rsidP="0057760C">
            <w:pPr>
              <w:shd w:val="clear" w:color="auto" w:fill="FFFFFF"/>
              <w:spacing w:before="190"/>
              <w:rPr>
                <w:b/>
                <w:color w:val="000000" w:themeColor="text1"/>
                <w:sz w:val="24"/>
                <w:szCs w:val="24"/>
              </w:rPr>
            </w:pPr>
            <w:r w:rsidRPr="000A1D02">
              <w:rPr>
                <w:noProof/>
                <w:color w:val="000000" w:themeColor="text1"/>
                <w:shd w:val="clear" w:color="auto" w:fill="FFFFFF"/>
              </w:rPr>
              <w:drawing>
                <wp:inline distT="0" distB="0" distL="0" distR="0">
                  <wp:extent cx="3444144" cy="2032846"/>
                  <wp:effectExtent l="0" t="0" r="0" b="0"/>
                  <wp:docPr id="11" name="Imagen 11" descr="C:\Users\Usuario\Pictures\Liberalismo-Nacional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Liberalismo-Nacionalismo.png"/>
                          <pic:cNvPicPr>
                            <a:picLocks noChangeAspect="1" noChangeArrowheads="1"/>
                          </pic:cNvPicPr>
                        </pic:nvPicPr>
                        <pic:blipFill>
                          <a:blip r:embed="rId23" cstate="print"/>
                          <a:srcRect/>
                          <a:stretch>
                            <a:fillRect/>
                          </a:stretch>
                        </pic:blipFill>
                        <pic:spPr bwMode="auto">
                          <a:xfrm>
                            <a:off x="0" y="0"/>
                            <a:ext cx="3444812" cy="2033240"/>
                          </a:xfrm>
                          <a:prstGeom prst="rect">
                            <a:avLst/>
                          </a:prstGeom>
                          <a:noFill/>
                          <a:ln w="9525">
                            <a:noFill/>
                            <a:miter lim="800000"/>
                            <a:headEnd/>
                            <a:tailEnd/>
                          </a:ln>
                        </pic:spPr>
                      </pic:pic>
                    </a:graphicData>
                  </a:graphic>
                </wp:inline>
              </w:drawing>
            </w:r>
          </w:p>
          <w:p w:rsidR="00593DBA" w:rsidRPr="00FC750D" w:rsidRDefault="00593DBA" w:rsidP="00593DBA">
            <w:pPr>
              <w:shd w:val="clear" w:color="auto" w:fill="FFFFFF"/>
              <w:spacing w:before="136" w:after="136" w:line="245" w:lineRule="atLeast"/>
              <w:jc w:val="both"/>
              <w:rPr>
                <w:color w:val="000000" w:themeColor="text1"/>
                <w:sz w:val="24"/>
                <w:szCs w:val="24"/>
              </w:rPr>
            </w:pP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Refuerza tu aprendizaje: El liberalismo y los nacionalismos</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Descripción</w:t>
            </w:r>
          </w:p>
        </w:tc>
        <w:tc>
          <w:tcPr>
            <w:tcW w:w="6536" w:type="dxa"/>
          </w:tcPr>
          <w:p w:rsidR="00593DBA" w:rsidRPr="00593DBA" w:rsidRDefault="00593DBA" w:rsidP="00593DBA">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 sobre el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606840" w:rsidRPr="000A1D02" w:rsidRDefault="00606840" w:rsidP="00A802CE">
      <w:pPr>
        <w:shd w:val="clear" w:color="auto" w:fill="FFFFFF"/>
        <w:jc w:val="both"/>
        <w:rPr>
          <w:color w:val="000000" w:themeColor="text1"/>
          <w:shd w:val="clear" w:color="auto" w:fill="FFFFFF"/>
        </w:rPr>
      </w:pPr>
    </w:p>
    <w:p w:rsidR="00B60175" w:rsidRPr="000A1D02" w:rsidRDefault="00B60175" w:rsidP="00A802CE">
      <w:pPr>
        <w:pStyle w:val="Ttulo4"/>
        <w:shd w:val="clear" w:color="auto" w:fill="FFFFFF"/>
        <w:spacing w:before="109" w:beforeAutospacing="0" w:after="109" w:afterAutospacing="0"/>
        <w:jc w:val="both"/>
        <w:rPr>
          <w:bCs w:val="0"/>
          <w:color w:val="000000" w:themeColor="text1"/>
        </w:rPr>
      </w:pPr>
    </w:p>
    <w:p w:rsidR="00DD679E" w:rsidRPr="000A1D02" w:rsidRDefault="00593DBA" w:rsidP="00B60175">
      <w:pPr>
        <w:pStyle w:val="Ttulo4"/>
        <w:shd w:val="clear" w:color="auto" w:fill="FFFFFF"/>
        <w:spacing w:before="109" w:beforeAutospacing="0" w:after="109" w:afterAutospacing="0"/>
        <w:ind w:left="708" w:hanging="708"/>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Las ideas liberales fueron defendidas en distintas oleadas revolucionarias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ideas liberales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B011DE">
        <w:rPr>
          <w:rStyle w:val="un"/>
          <w:b w:val="0"/>
          <w:color w:val="000000" w:themeColor="text1"/>
          <w:shd w:val="clear" w:color="auto" w:fill="FFFFFF"/>
        </w:rPr>
        <w:t>, lo que hizo cambiar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A95A7E"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r w:rsidR="00E65D61" w:rsidRPr="000A1D02">
        <w:rPr>
          <w:rStyle w:val="un"/>
          <w:color w:val="000000" w:themeColor="text1"/>
        </w:rPr>
        <w:t xml:space="preserve"> </w:t>
      </w:r>
    </w:p>
    <w:tbl>
      <w:tblPr>
        <w:tblStyle w:val="Tablaconcuadrcula"/>
        <w:tblW w:w="0" w:type="auto"/>
        <w:tblLook w:val="04A0"/>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 xml:space="preserve">El Trienio </w:t>
            </w:r>
            <w:r w:rsidR="005B6DD0" w:rsidRPr="00984406">
              <w:rPr>
                <w:bCs w:val="0"/>
                <w:color w:val="000000" w:themeColor="text1"/>
              </w:rPr>
              <w:t>Liberal</w:t>
            </w:r>
            <w:r w:rsidRPr="00B011DE">
              <w:rPr>
                <w:bCs w:val="0"/>
                <w:color w:val="000000" w:themeColor="text1"/>
              </w:rPr>
              <w:t xml:space="preserve">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B011DE" w:rsidRPr="00B011DE" w:rsidRDefault="00B011DE" w:rsidP="00B011DE">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Fernando VII, quien juró la Constitución de 1812, 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un gran ejército que acabó con el régimen liberal y propició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Pr="000A1D02">
        <w:rPr>
          <w:color w:val="000000" w:themeColor="text1"/>
          <w:shd w:val="clear" w:color="auto" w:fill="FFFFFF"/>
        </w:rPr>
        <w:t>(guerra de la Independencia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(guerras de Independencia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B011DE" w:rsidRPr="000A1D02" w:rsidTr="0057760C">
        <w:tc>
          <w:tcPr>
            <w:tcW w:w="1668" w:type="dxa"/>
          </w:tcPr>
          <w:p w:rsidR="00B011DE" w:rsidRPr="000A1D02" w:rsidRDefault="00B011DE" w:rsidP="0057760C">
            <w:pPr>
              <w:rPr>
                <w:b/>
                <w:color w:val="000000"/>
                <w:sz w:val="24"/>
                <w:szCs w:val="24"/>
              </w:rPr>
            </w:pPr>
            <w:r w:rsidRPr="000A1D02">
              <w:rPr>
                <w:b/>
                <w:color w:val="000000"/>
                <w:sz w:val="24"/>
                <w:szCs w:val="24"/>
              </w:rPr>
              <w:t>Código</w:t>
            </w:r>
          </w:p>
        </w:tc>
        <w:tc>
          <w:tcPr>
            <w:tcW w:w="7386" w:type="dxa"/>
          </w:tcPr>
          <w:p w:rsidR="00B011DE" w:rsidRPr="000A1D02" w:rsidRDefault="00B011DE" w:rsidP="0057760C">
            <w:pPr>
              <w:rPr>
                <w:b/>
                <w:color w:val="000000"/>
                <w:sz w:val="24"/>
                <w:szCs w:val="24"/>
              </w:rPr>
            </w:pPr>
            <w:r w:rsidRPr="000A1D02">
              <w:rPr>
                <w:b/>
                <w:color w:val="000000"/>
                <w:sz w:val="24"/>
                <w:szCs w:val="24"/>
              </w:rPr>
              <w:t>CS_08_04_IMG0</w:t>
            </w:r>
            <w:r>
              <w:rPr>
                <w:b/>
                <w:color w:val="000000"/>
                <w:sz w:val="24"/>
                <w:szCs w:val="24"/>
              </w:rPr>
              <w:t>4</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Descripción</w:t>
            </w:r>
          </w:p>
        </w:tc>
        <w:tc>
          <w:tcPr>
            <w:tcW w:w="7386" w:type="dxa"/>
          </w:tcPr>
          <w:p w:rsidR="00B011DE" w:rsidRPr="009661E6" w:rsidRDefault="005B6DD0" w:rsidP="0057760C">
            <w:pPr>
              <w:rPr>
                <w:i/>
                <w:color w:val="000000"/>
                <w:sz w:val="24"/>
                <w:szCs w:val="24"/>
                <w:rPrChange w:id="96" w:author="RAUL MAZO" w:date="2015-05-02T07:23:00Z">
                  <w:rPr>
                    <w:color w:val="000000"/>
                    <w:sz w:val="24"/>
                    <w:szCs w:val="24"/>
                    <w:lang w:val="es-CO"/>
                  </w:rPr>
                </w:rPrChange>
              </w:rPr>
            </w:pPr>
            <w:r w:rsidRPr="005B6DD0">
              <w:rPr>
                <w:bCs/>
                <w:i/>
                <w:color w:val="000000" w:themeColor="text1"/>
                <w:rPrChange w:id="97" w:author="RAUL MAZO" w:date="2015-05-02T07:23:00Z">
                  <w:rPr>
                    <w:b/>
                    <w:bCs/>
                    <w:color w:val="000000" w:themeColor="text1"/>
                  </w:rPr>
                </w:rPrChange>
              </w:rPr>
              <w:t>La matanza de Quíos</w:t>
            </w:r>
            <w:r w:rsidRPr="005B6DD0">
              <w:rPr>
                <w:i/>
                <w:color w:val="000000" w:themeColor="text1"/>
                <w:rPrChange w:id="98" w:author="RAUL MAZO" w:date="2015-05-02T07:23:00Z">
                  <w:rPr>
                    <w:color w:val="000000" w:themeColor="text1"/>
                  </w:rPr>
                </w:rPrChange>
              </w:rPr>
              <w:t> </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B011DE" w:rsidRPr="000A1D02" w:rsidRDefault="00B011DE" w:rsidP="0057760C">
            <w:pPr>
              <w:rPr>
                <w:color w:val="000000"/>
                <w:sz w:val="24"/>
                <w:szCs w:val="24"/>
              </w:rPr>
            </w:pPr>
            <w:r w:rsidRPr="000A1D02">
              <w:rPr>
                <w:noProof/>
                <w:color w:val="000000" w:themeColor="text1"/>
              </w:rPr>
              <w:drawing>
                <wp:inline distT="0" distB="0" distL="0" distR="0">
                  <wp:extent cx="1060397" cy="1250614"/>
                  <wp:effectExtent l="0" t="0" r="0" b="0"/>
                  <wp:docPr id="12" name="Imagen 12" descr="http://profesores.aulaplaneta.com/DNNPlayerPackages/Package12189/InfoGuion/cuadernoestudio/images_xml/CS_10_02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24"/>
                          </pic:cNvPr>
                          <pic:cNvPicPr>
                            <a:picLocks noChangeAspect="1" noChangeArrowheads="1"/>
                          </pic:cNvPicPr>
                        </pic:nvPicPr>
                        <pic:blipFill>
                          <a:blip r:embed="rId2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Pie de imagen</w:t>
            </w:r>
          </w:p>
        </w:tc>
        <w:tc>
          <w:tcPr>
            <w:tcW w:w="7386" w:type="dxa"/>
          </w:tcPr>
          <w:p w:rsidR="00B011DE" w:rsidRPr="00705853" w:rsidRDefault="00B011DE" w:rsidP="00705853">
            <w:pPr>
              <w:spacing w:before="68" w:line="272" w:lineRule="atLeast"/>
              <w:jc w:val="both"/>
              <w:rPr>
                <w:color w:val="000000" w:themeColor="text1"/>
                <w:sz w:val="24"/>
                <w:szCs w:val="24"/>
              </w:rPr>
            </w:pPr>
            <w:r w:rsidRPr="00705853">
              <w:rPr>
                <w:color w:val="000000" w:themeColor="text1"/>
                <w:sz w:val="24"/>
                <w:szCs w:val="24"/>
              </w:rPr>
              <w:t>La </w:t>
            </w:r>
            <w:r w:rsidRPr="00705853">
              <w:rPr>
                <w:b/>
                <w:bCs/>
                <w:color w:val="000000" w:themeColor="text1"/>
                <w:sz w:val="24"/>
                <w:szCs w:val="24"/>
              </w:rPr>
              <w:t>guerra de liberación griega</w:t>
            </w:r>
            <w:r w:rsidRPr="00705853">
              <w:rPr>
                <w:color w:val="000000" w:themeColor="text1"/>
                <w:sz w:val="24"/>
                <w:szCs w:val="24"/>
              </w:rPr>
              <w:t xml:space="preserve"> (1821-1829) contra el dominio otomano fue uno de los acontecimientos más destacados de la década de 1820. El </w:t>
            </w:r>
            <w:del w:id="99" w:author="RAUL MAZO" w:date="2015-05-01T19:11:00Z">
              <w:r w:rsidR="0035158C" w:rsidDel="004D592B">
                <w:rPr>
                  <w:b/>
                  <w:bCs/>
                  <w:color w:val="000000" w:themeColor="text1"/>
                  <w:sz w:val="24"/>
                  <w:szCs w:val="24"/>
                </w:rPr>
                <w:delText>c</w:delText>
              </w:r>
              <w:r w:rsidRPr="00705853" w:rsidDel="004D592B">
                <w:rPr>
                  <w:b/>
                  <w:bCs/>
                  <w:color w:val="000000" w:themeColor="text1"/>
                  <w:sz w:val="24"/>
                  <w:szCs w:val="24"/>
                </w:rPr>
                <w:delText xml:space="preserve">ongreso </w:delText>
              </w:r>
            </w:del>
            <w:ins w:id="100" w:author="RAUL MAZO" w:date="2015-05-01T19:11:00Z">
              <w:r w:rsidR="004D592B">
                <w:rPr>
                  <w:b/>
                  <w:bCs/>
                  <w:color w:val="000000" w:themeColor="text1"/>
                  <w:sz w:val="24"/>
                  <w:szCs w:val="24"/>
                </w:rPr>
                <w:t>C</w:t>
              </w:r>
              <w:r w:rsidR="004D592B" w:rsidRPr="00705853">
                <w:rPr>
                  <w:b/>
                  <w:bCs/>
                  <w:color w:val="000000" w:themeColor="text1"/>
                  <w:sz w:val="24"/>
                  <w:szCs w:val="24"/>
                </w:rPr>
                <w:t xml:space="preserve">ongreso </w:t>
              </w:r>
            </w:ins>
            <w:r w:rsidRPr="00705853">
              <w:rPr>
                <w:b/>
                <w:bCs/>
                <w:color w:val="000000" w:themeColor="text1"/>
                <w:sz w:val="24"/>
                <w:szCs w:val="24"/>
              </w:rPr>
              <w:t xml:space="preserve">de </w:t>
            </w:r>
            <w:proofErr w:type="spellStart"/>
            <w:r w:rsidRPr="00705853">
              <w:rPr>
                <w:b/>
                <w:bCs/>
                <w:color w:val="000000" w:themeColor="text1"/>
                <w:sz w:val="24"/>
                <w:szCs w:val="24"/>
              </w:rPr>
              <w:t>Epidauro</w:t>
            </w:r>
            <w:proofErr w:type="spellEnd"/>
            <w:r w:rsidRPr="00705853">
              <w:rPr>
                <w:color w:val="000000" w:themeColor="text1"/>
                <w:sz w:val="24"/>
                <w:szCs w:val="24"/>
              </w:rPr>
              <w:t>, celebrado en 1822, proclamó la Independencia de Grecia con el apoyo de las principales potencias europeas. </w:t>
            </w:r>
            <w:r w:rsidRPr="00705853">
              <w:rPr>
                <w:i/>
                <w:iCs/>
                <w:color w:val="000000" w:themeColor="text1"/>
                <w:sz w:val="24"/>
                <w:szCs w:val="24"/>
              </w:rPr>
              <w:t>La matanza de Quíos</w:t>
            </w:r>
            <w:r w:rsidRPr="00705853">
              <w:rPr>
                <w:color w:val="000000" w:themeColor="text1"/>
                <w:sz w:val="24"/>
                <w:szCs w:val="24"/>
              </w:rPr>
              <w:t xml:space="preserve"> (1824), de </w:t>
            </w:r>
            <w:proofErr w:type="spellStart"/>
            <w:r w:rsidRPr="00705853">
              <w:rPr>
                <w:color w:val="000000" w:themeColor="text1"/>
                <w:sz w:val="24"/>
                <w:szCs w:val="24"/>
              </w:rPr>
              <w:t>Eugène</w:t>
            </w:r>
            <w:proofErr w:type="spellEnd"/>
            <w:r w:rsidRPr="00705853">
              <w:rPr>
                <w:color w:val="000000" w:themeColor="text1"/>
                <w:sz w:val="24"/>
                <w:szCs w:val="24"/>
              </w:rPr>
              <w:t xml:space="preserve"> Delacroix, conmemora uno de los episodios más sangrientos del conflicto.</w:t>
            </w:r>
          </w:p>
          <w:p w:rsidR="00B011DE" w:rsidRPr="000A1D02" w:rsidRDefault="00B011DE" w:rsidP="0057760C">
            <w:pPr>
              <w:pStyle w:val="u"/>
              <w:shd w:val="clear" w:color="auto" w:fill="FFFFFF"/>
              <w:spacing w:before="0" w:beforeAutospacing="0" w:after="0" w:afterAutospacing="0" w:line="312" w:lineRule="atLeast"/>
              <w:jc w:val="both"/>
              <w:rPr>
                <w:color w:val="000000" w:themeColor="text1"/>
              </w:rPr>
            </w:pPr>
          </w:p>
        </w:tc>
      </w:tr>
    </w:tbl>
    <w:p w:rsidR="00B011DE" w:rsidRPr="000A1D02" w:rsidRDefault="00B011DE" w:rsidP="00B011DE">
      <w:pPr>
        <w:pBdr>
          <w:top w:val="single" w:sz="6" w:space="0" w:color="FFFFFF"/>
        </w:pBdr>
        <w:shd w:val="clear" w:color="auto" w:fill="FFFFFF"/>
        <w:jc w:val="both"/>
        <w:rPr>
          <w:color w:val="000000" w:themeColor="text1"/>
        </w:rPr>
      </w:pPr>
    </w:p>
    <w:p w:rsidR="00E65D61" w:rsidRPr="000A1D02" w:rsidRDefault="00E65D61" w:rsidP="00BA7ECF">
      <w:pPr>
        <w:pStyle w:val="Prrafodelista"/>
        <w:jc w:val="center"/>
        <w:rPr>
          <w:color w:val="000000" w:themeColor="text1"/>
        </w:rPr>
      </w:pPr>
    </w:p>
    <w:p w:rsidR="00E65D61" w:rsidRPr="000A1D02" w:rsidRDefault="00E65D61" w:rsidP="00BA7ECF">
      <w:pPr>
        <w:pBdr>
          <w:top w:val="single" w:sz="6" w:space="0" w:color="FFFFFF"/>
        </w:pBdr>
        <w:shd w:val="clear" w:color="auto" w:fill="FFFFFF"/>
        <w:jc w:val="both"/>
        <w:rPr>
          <w:color w:val="000000" w:themeColor="text1"/>
        </w:rPr>
      </w:pPr>
    </w:p>
    <w:p w:rsidR="00CD53FC" w:rsidRPr="000A1D02" w:rsidRDefault="00CD53FC" w:rsidP="00BA7ECF">
      <w:pPr>
        <w:pBdr>
          <w:top w:val="single" w:sz="6" w:space="0" w:color="FFFFFF"/>
        </w:pBdr>
        <w:shd w:val="clear" w:color="auto" w:fill="FFFFFF"/>
        <w:jc w:val="both"/>
        <w:rPr>
          <w:color w:val="000000" w:themeColor="text1"/>
        </w:rPr>
      </w:pPr>
    </w:p>
    <w:p w:rsidR="00CD53FC" w:rsidRPr="000A1D02" w:rsidRDefault="00705853" w:rsidP="00A802CE">
      <w:pPr>
        <w:shd w:val="clear" w:color="auto" w:fill="FFFFFF"/>
        <w:jc w:val="both"/>
        <w:rPr>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CD53FC" w:rsidRPr="000A1D02" w:rsidRDefault="00CD53FC" w:rsidP="00BC6218">
      <w:pPr>
        <w:numPr>
          <w:ilvl w:val="0"/>
          <w:numId w:val="4"/>
        </w:numPr>
        <w:pBdr>
          <w:top w:val="single" w:sz="6" w:space="0" w:color="FFFFFF"/>
        </w:pBdr>
        <w:shd w:val="clear" w:color="auto" w:fill="FFFFFF"/>
        <w:ind w:left="0"/>
        <w:jc w:val="both"/>
        <w:rPr>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05853">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705853" w:rsidRPr="000A1D02" w:rsidTr="0057760C">
        <w:tc>
          <w:tcPr>
            <w:tcW w:w="1668" w:type="dxa"/>
          </w:tcPr>
          <w:p w:rsidR="00705853" w:rsidRPr="000A1D02" w:rsidRDefault="00705853" w:rsidP="0057760C">
            <w:pPr>
              <w:rPr>
                <w:b/>
                <w:color w:val="000000"/>
                <w:sz w:val="24"/>
                <w:szCs w:val="24"/>
              </w:rPr>
            </w:pPr>
            <w:r w:rsidRPr="000A1D02">
              <w:rPr>
                <w:b/>
                <w:color w:val="000000"/>
                <w:sz w:val="24"/>
                <w:szCs w:val="24"/>
              </w:rPr>
              <w:t>Código</w:t>
            </w:r>
          </w:p>
        </w:tc>
        <w:tc>
          <w:tcPr>
            <w:tcW w:w="7386" w:type="dxa"/>
          </w:tcPr>
          <w:p w:rsidR="00705853" w:rsidRPr="000A1D02" w:rsidRDefault="00705853" w:rsidP="00705853">
            <w:pPr>
              <w:rPr>
                <w:b/>
                <w:color w:val="000000"/>
                <w:sz w:val="24"/>
                <w:szCs w:val="24"/>
              </w:rPr>
            </w:pPr>
            <w:r w:rsidRPr="000A1D02">
              <w:rPr>
                <w:b/>
                <w:color w:val="000000"/>
                <w:sz w:val="24"/>
                <w:szCs w:val="24"/>
              </w:rPr>
              <w:t>CS_08_04_IMG0</w:t>
            </w:r>
            <w:r>
              <w:rPr>
                <w:b/>
                <w:color w:val="000000"/>
                <w:sz w:val="24"/>
                <w:szCs w:val="24"/>
              </w:rPr>
              <w:t>5</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Descripción</w:t>
            </w:r>
          </w:p>
        </w:tc>
        <w:tc>
          <w:tcPr>
            <w:tcW w:w="7386" w:type="dxa"/>
          </w:tcPr>
          <w:p w:rsidR="00705853" w:rsidRPr="000A1D02" w:rsidRDefault="0057760C" w:rsidP="0057760C">
            <w:pPr>
              <w:rPr>
                <w:color w:val="000000"/>
                <w:sz w:val="24"/>
                <w:szCs w:val="24"/>
              </w:rPr>
            </w:pPr>
            <w:r w:rsidRPr="000A1D02">
              <w:rPr>
                <w:i/>
                <w:iCs/>
                <w:color w:val="000000" w:themeColor="text1"/>
                <w:sz w:val="24"/>
                <w:szCs w:val="24"/>
              </w:rPr>
              <w:t>La libertad guiando al pueblo</w:t>
            </w:r>
            <w:r>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05853" w:rsidRPr="000A1D02" w:rsidRDefault="00705853" w:rsidP="0057760C">
            <w:pPr>
              <w:rPr>
                <w:color w:val="000000"/>
                <w:sz w:val="24"/>
                <w:szCs w:val="24"/>
              </w:rPr>
            </w:pPr>
            <w:r w:rsidRPr="000A1D02">
              <w:rPr>
                <w:noProof/>
                <w:color w:val="000000" w:themeColor="text1"/>
              </w:rPr>
              <w:drawing>
                <wp:inline distT="0" distB="0" distL="0" distR="0">
                  <wp:extent cx="1145841" cy="908173"/>
                  <wp:effectExtent l="0" t="0" r="0" b="0"/>
                  <wp:docPr id="14" name="Imagen 14" descr="http://profesores.aulaplaneta.com/DNNPlayerPackages/Package12189/InfoGuion/cuadernoestudio/images_xml/CS_10_02_img6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26"/>
                          </pic:cNvPr>
                          <pic:cNvPicPr>
                            <a:picLocks noChangeAspect="1" noChangeArrowheads="1"/>
                          </pic:cNvPicPr>
                        </pic:nvPicPr>
                        <pic:blipFill>
                          <a:blip r:embed="rId2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Pie de imagen</w:t>
            </w:r>
          </w:p>
        </w:tc>
        <w:tc>
          <w:tcPr>
            <w:tcW w:w="7386" w:type="dxa"/>
          </w:tcPr>
          <w:p w:rsidR="00705853" w:rsidRPr="000A1D02" w:rsidRDefault="00705853" w:rsidP="00705853">
            <w:pPr>
              <w:spacing w:before="68" w:line="272" w:lineRule="atLeast"/>
              <w:jc w:val="both"/>
              <w:rPr>
                <w:color w:val="000000" w:themeColor="text1"/>
                <w:sz w:val="24"/>
                <w:szCs w:val="24"/>
              </w:rPr>
            </w:pPr>
            <w:r w:rsidRPr="000A1D02">
              <w:rPr>
                <w:color w:val="000000" w:themeColor="text1"/>
                <w:sz w:val="24"/>
                <w:szCs w:val="24"/>
              </w:rPr>
              <w:t xml:space="preserve">Uno de los principales símbolos de la </w:t>
            </w:r>
            <w:del w:id="101" w:author="RAUL MAZO" w:date="2015-05-01T19:12:00Z">
              <w:r w:rsidRPr="000A1D02" w:rsidDel="004D592B">
                <w:rPr>
                  <w:b/>
                  <w:bCs/>
                  <w:color w:val="000000" w:themeColor="text1"/>
                  <w:sz w:val="24"/>
                  <w:szCs w:val="24"/>
                </w:rPr>
                <w:delText xml:space="preserve">revolución </w:delText>
              </w:r>
            </w:del>
            <w:ins w:id="102" w:author="RAUL MAZO" w:date="2015-05-01T19:12:00Z">
              <w:r w:rsidR="004D592B">
                <w:rPr>
                  <w:b/>
                  <w:bCs/>
                  <w:color w:val="000000" w:themeColor="text1"/>
                  <w:sz w:val="24"/>
                  <w:szCs w:val="24"/>
                </w:rPr>
                <w:t>R</w:t>
              </w:r>
              <w:r w:rsidR="004D592B" w:rsidRPr="000A1D02">
                <w:rPr>
                  <w:b/>
                  <w:bCs/>
                  <w:color w:val="000000" w:themeColor="text1"/>
                  <w:sz w:val="24"/>
                  <w:szCs w:val="24"/>
                </w:rPr>
                <w:t xml:space="preserve">evolución </w:t>
              </w:r>
            </w:ins>
            <w:del w:id="103" w:author="RAUL MAZO" w:date="2015-05-01T19:12:00Z">
              <w:r w:rsidRPr="000A1D02" w:rsidDel="004D592B">
                <w:rPr>
                  <w:b/>
                  <w:bCs/>
                  <w:color w:val="000000" w:themeColor="text1"/>
                  <w:sz w:val="24"/>
                  <w:szCs w:val="24"/>
                </w:rPr>
                <w:delText xml:space="preserve">francesa </w:delText>
              </w:r>
            </w:del>
            <w:ins w:id="104" w:author="RAUL MAZO" w:date="2015-05-01T19:12:00Z">
              <w:r w:rsidR="004D592B">
                <w:rPr>
                  <w:b/>
                  <w:bCs/>
                  <w:color w:val="000000" w:themeColor="text1"/>
                  <w:sz w:val="24"/>
                  <w:szCs w:val="24"/>
                </w:rPr>
                <w:t>F</w:t>
              </w:r>
              <w:r w:rsidR="004D592B" w:rsidRPr="000A1D02">
                <w:rPr>
                  <w:b/>
                  <w:bCs/>
                  <w:color w:val="000000" w:themeColor="text1"/>
                  <w:sz w:val="24"/>
                  <w:szCs w:val="24"/>
                </w:rPr>
                <w:t xml:space="preserve">rancesa </w:t>
              </w:r>
            </w:ins>
            <w:r w:rsidRPr="000A1D02">
              <w:rPr>
                <w:b/>
                <w:bCs/>
                <w:color w:val="000000" w:themeColor="text1"/>
                <w:sz w:val="24"/>
                <w:szCs w:val="24"/>
              </w:rPr>
              <w:t>de 1830</w:t>
            </w:r>
            <w:r w:rsidRPr="000A1D02">
              <w:rPr>
                <w:color w:val="000000" w:themeColor="text1"/>
                <w:sz w:val="24"/>
                <w:szCs w:val="24"/>
              </w:rPr>
              <w:t> es la obra </w:t>
            </w:r>
            <w:r w:rsidRPr="000A1D02">
              <w:rPr>
                <w:i/>
                <w:iCs/>
                <w:color w:val="000000" w:themeColor="text1"/>
                <w:sz w:val="24"/>
                <w:szCs w:val="24"/>
              </w:rPr>
              <w:t>La libertad guiando al pueblo</w:t>
            </w:r>
            <w:r w:rsidR="0057760C">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lastRenderedPageBreak/>
              <w:t>Eugène</w:t>
            </w:r>
            <w:proofErr w:type="spellEnd"/>
            <w:r w:rsidRPr="000A1D02">
              <w:rPr>
                <w:color w:val="000000" w:themeColor="text1"/>
                <w:sz w:val="24"/>
                <w:szCs w:val="24"/>
              </w:rPr>
              <w:t xml:space="preserve"> Delacroix. Aquella revolución forzó a </w:t>
            </w:r>
            <w:r w:rsidRPr="000A1D02">
              <w:rPr>
                <w:b/>
                <w:bCs/>
                <w:color w:val="000000" w:themeColor="text1"/>
                <w:sz w:val="24"/>
                <w:szCs w:val="24"/>
              </w:rPr>
              <w:t>Carlos X de Francia</w:t>
            </w:r>
            <w:r w:rsidR="0057760C">
              <w:rPr>
                <w:b/>
                <w:bCs/>
                <w:color w:val="000000" w:themeColor="text1"/>
                <w:sz w:val="24"/>
                <w:szCs w:val="24"/>
              </w:rPr>
              <w:t xml:space="preserve"> </w:t>
            </w:r>
            <w:r w:rsidRPr="000A1D02">
              <w:rPr>
                <w:color w:val="000000" w:themeColor="text1"/>
                <w:sz w:val="24"/>
                <w:szCs w:val="24"/>
              </w:rPr>
              <w:t>(absolutista) a abdicar a favor de </w:t>
            </w:r>
            <w:r w:rsidRPr="000A1D02">
              <w:rPr>
                <w:b/>
                <w:bCs/>
                <w:color w:val="000000" w:themeColor="text1"/>
                <w:sz w:val="24"/>
                <w:szCs w:val="24"/>
              </w:rPr>
              <w:t>Luis Felipe de Orleans</w:t>
            </w:r>
            <w:r w:rsidRPr="000A1D02">
              <w:rPr>
                <w:color w:val="000000" w:themeColor="text1"/>
                <w:sz w:val="24"/>
                <w:szCs w:val="24"/>
              </w:rPr>
              <w:t> (liberal), quien se mantuvo en el trono hasta 1848.</w:t>
            </w:r>
          </w:p>
          <w:p w:rsidR="00705853" w:rsidRPr="00705853" w:rsidRDefault="00705853" w:rsidP="0057760C">
            <w:pPr>
              <w:spacing w:before="68" w:line="272" w:lineRule="atLeast"/>
              <w:jc w:val="both"/>
              <w:rPr>
                <w:color w:val="000000" w:themeColor="text1"/>
                <w:sz w:val="24"/>
                <w:szCs w:val="24"/>
              </w:rPr>
            </w:pPr>
          </w:p>
          <w:p w:rsidR="00705853" w:rsidRPr="000A1D02" w:rsidRDefault="00705853" w:rsidP="0057760C">
            <w:pPr>
              <w:pStyle w:val="u"/>
              <w:shd w:val="clear" w:color="auto" w:fill="FFFFFF"/>
              <w:spacing w:before="0" w:beforeAutospacing="0" w:after="0" w:afterAutospacing="0" w:line="312" w:lineRule="atLeast"/>
              <w:jc w:val="both"/>
              <w:rPr>
                <w:color w:val="000000" w:themeColor="text1"/>
              </w:rPr>
            </w:pPr>
          </w:p>
        </w:tc>
      </w:tr>
    </w:tbl>
    <w:p w:rsidR="00705853" w:rsidRPr="000A1D02" w:rsidRDefault="00705853" w:rsidP="00A802CE">
      <w:pPr>
        <w:pBdr>
          <w:top w:val="single" w:sz="6" w:space="0" w:color="FFFFFF"/>
        </w:pBdr>
        <w:shd w:val="clear" w:color="auto" w:fill="FFFFFF"/>
        <w:jc w:val="both"/>
        <w:rPr>
          <w:color w:val="000000" w:themeColor="text1"/>
        </w:rPr>
      </w:pPr>
    </w:p>
    <w:p w:rsidR="00CD53FC" w:rsidRPr="000A1D02" w:rsidRDefault="00CD53FC" w:rsidP="00BA7ECF">
      <w:pPr>
        <w:jc w:val="center"/>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 mientras que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fracasaron en otros territorios europeos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BA7ECF">
      <w:pPr>
        <w:numPr>
          <w:ilvl w:val="0"/>
          <w:numId w:val="5"/>
        </w:numPr>
        <w:pBdr>
          <w:top w:val="single" w:sz="6" w:space="0" w:color="FFFFFF"/>
        </w:pBdr>
        <w:shd w:val="clear" w:color="auto" w:fill="FFFFFF"/>
        <w:ind w:left="0"/>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sidRPr="00CA0D0E">
        <w:rPr>
          <w:rStyle w:val="Textoennegrita"/>
          <w:b w:val="0"/>
          <w:color w:val="000000" w:themeColor="text1"/>
        </w:rPr>
        <w:t>”</w:t>
      </w:r>
      <w:r w:rsidRPr="000A1D02">
        <w:rPr>
          <w:rStyle w:val="un"/>
          <w:color w:val="000000" w:themeColor="text1"/>
        </w:rPr>
        <w:t>, se dieron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tbl>
      <w:tblPr>
        <w:tblStyle w:val="Tablaconcuadrcula"/>
        <w:tblW w:w="0" w:type="auto"/>
        <w:tblLook w:val="04A0"/>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57760C" w:rsidRPr="000A1D02" w:rsidTr="0057760C">
        <w:tc>
          <w:tcPr>
            <w:tcW w:w="1668" w:type="dxa"/>
          </w:tcPr>
          <w:p w:rsidR="0057760C" w:rsidRPr="000A1D02" w:rsidRDefault="0057760C" w:rsidP="0057760C">
            <w:pPr>
              <w:rPr>
                <w:b/>
                <w:color w:val="000000"/>
                <w:sz w:val="24"/>
                <w:szCs w:val="24"/>
              </w:rPr>
            </w:pPr>
            <w:r w:rsidRPr="000A1D02">
              <w:rPr>
                <w:b/>
                <w:color w:val="000000"/>
                <w:sz w:val="24"/>
                <w:szCs w:val="24"/>
              </w:rPr>
              <w:t>Código</w:t>
            </w:r>
          </w:p>
        </w:tc>
        <w:tc>
          <w:tcPr>
            <w:tcW w:w="7386" w:type="dxa"/>
          </w:tcPr>
          <w:p w:rsidR="0057760C" w:rsidRPr="000A1D02" w:rsidRDefault="0057760C" w:rsidP="0057760C">
            <w:pPr>
              <w:rPr>
                <w:b/>
                <w:color w:val="000000"/>
                <w:sz w:val="24"/>
                <w:szCs w:val="24"/>
              </w:rPr>
            </w:pPr>
            <w:r w:rsidRPr="000A1D02">
              <w:rPr>
                <w:b/>
                <w:color w:val="000000"/>
                <w:sz w:val="24"/>
                <w:szCs w:val="24"/>
              </w:rPr>
              <w:t>CS_08_04_IMG0</w:t>
            </w:r>
            <w:r>
              <w:rPr>
                <w:b/>
                <w:color w:val="000000"/>
                <w:sz w:val="24"/>
                <w:szCs w:val="24"/>
              </w:rPr>
              <w:t>6</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Descripción</w:t>
            </w:r>
          </w:p>
        </w:tc>
        <w:tc>
          <w:tcPr>
            <w:tcW w:w="7386" w:type="dxa"/>
          </w:tcPr>
          <w:p w:rsidR="0057760C" w:rsidRPr="000A1D02" w:rsidRDefault="0057760C" w:rsidP="0057760C">
            <w:pPr>
              <w:rPr>
                <w:color w:val="000000"/>
                <w:sz w:val="24"/>
                <w:szCs w:val="24"/>
              </w:rPr>
            </w:pPr>
            <w:r w:rsidRPr="006C0E7D">
              <w:rPr>
                <w:color w:val="000000" w:themeColor="text1"/>
                <w:sz w:val="24"/>
                <w:szCs w:val="24"/>
              </w:rPr>
              <w:t> </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57760C" w:rsidRPr="000A1D02" w:rsidRDefault="0057760C" w:rsidP="0057760C">
            <w:pPr>
              <w:rPr>
                <w:color w:val="000000"/>
                <w:sz w:val="24"/>
                <w:szCs w:val="24"/>
              </w:rPr>
            </w:pPr>
            <w:r w:rsidRPr="000A1D02">
              <w:rPr>
                <w:noProof/>
                <w:color w:val="000000" w:themeColor="text1"/>
              </w:rPr>
              <w:drawing>
                <wp:inline distT="0" distB="0" distL="0" distR="0">
                  <wp:extent cx="1231773" cy="945136"/>
                  <wp:effectExtent l="0" t="0" r="0" b="0"/>
                  <wp:docPr id="16" name="Imagen 16" descr="http://profesores.aulaplaneta.com/DNNPlayerPackages/Package12189/InfoGuion/cuadernoestudio/images_xml/CS_10_02_img7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28"/>
                          </pic:cNvPr>
                          <pic:cNvPicPr>
                            <a:picLocks noChangeAspect="1" noChangeArrowheads="1"/>
                          </pic:cNvPicPr>
                        </pic:nvPicPr>
                        <pic:blipFill>
                          <a:blip r:embed="rId2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Pie de imagen</w:t>
            </w:r>
          </w:p>
        </w:tc>
        <w:tc>
          <w:tcPr>
            <w:tcW w:w="7386" w:type="dxa"/>
          </w:tcPr>
          <w:p w:rsidR="0057760C" w:rsidRPr="00705853" w:rsidRDefault="0057760C" w:rsidP="0057760C">
            <w:pPr>
              <w:spacing w:before="68" w:line="272" w:lineRule="atLeast"/>
              <w:jc w:val="both"/>
              <w:rPr>
                <w:color w:val="000000" w:themeColor="text1"/>
                <w:sz w:val="24"/>
                <w:szCs w:val="24"/>
              </w:rPr>
            </w:pPr>
            <w:r w:rsidRPr="0057760C">
              <w:rPr>
                <w:color w:val="000000" w:themeColor="text1"/>
                <w:sz w:val="24"/>
                <w:szCs w:val="24"/>
              </w:rPr>
              <w:t>En febrero de 1848, se produjo el estallido de una nueva revolución en París. La </w:t>
            </w:r>
            <w:r w:rsidRPr="0057760C">
              <w:rPr>
                <w:b/>
                <w:bCs/>
                <w:color w:val="000000" w:themeColor="text1"/>
                <w:sz w:val="24"/>
                <w:szCs w:val="24"/>
              </w:rPr>
              <w:t>burguesía liberal</w:t>
            </w:r>
            <w:r w:rsidRPr="0057760C">
              <w:rPr>
                <w:color w:val="000000" w:themeColor="text1"/>
                <w:sz w:val="24"/>
                <w:szCs w:val="24"/>
              </w:rPr>
              <w:t>, apoyada por los </w:t>
            </w:r>
            <w:r w:rsidRPr="0057760C">
              <w:rPr>
                <w:b/>
                <w:bCs/>
                <w:color w:val="000000" w:themeColor="text1"/>
                <w:sz w:val="24"/>
                <w:szCs w:val="24"/>
              </w:rPr>
              <w:t>obreros</w:t>
            </w:r>
            <w:r w:rsidRPr="0057760C">
              <w:rPr>
                <w:color w:val="000000" w:themeColor="text1"/>
                <w:sz w:val="24"/>
                <w:szCs w:val="24"/>
              </w:rPr>
              <w:t>, proclamó la </w:t>
            </w:r>
            <w:r w:rsidRPr="0057760C">
              <w:rPr>
                <w:b/>
                <w:bCs/>
                <w:color w:val="000000" w:themeColor="text1"/>
                <w:sz w:val="24"/>
                <w:szCs w:val="24"/>
              </w:rPr>
              <w:t>Segunda República</w:t>
            </w:r>
            <w:r w:rsidRPr="0057760C">
              <w:rPr>
                <w:color w:val="000000" w:themeColor="text1"/>
                <w:sz w:val="24"/>
                <w:szCs w:val="24"/>
              </w:rPr>
              <w:t>. Sin embargo, el retorno al poder de la </w:t>
            </w:r>
            <w:r w:rsidRPr="0057760C">
              <w:rPr>
                <w:b/>
                <w:bCs/>
                <w:color w:val="000000" w:themeColor="text1"/>
                <w:sz w:val="24"/>
                <w:szCs w:val="24"/>
              </w:rPr>
              <w:t xml:space="preserve">burguesía moderada </w:t>
            </w:r>
            <w:r w:rsidRPr="0057760C">
              <w:rPr>
                <w:color w:val="000000" w:themeColor="text1"/>
                <w:sz w:val="24"/>
                <w:szCs w:val="24"/>
              </w:rPr>
              <w:t>propició que </w:t>
            </w:r>
            <w:r w:rsidRPr="0057760C">
              <w:rPr>
                <w:b/>
                <w:bCs/>
                <w:color w:val="000000" w:themeColor="text1"/>
                <w:sz w:val="24"/>
                <w:szCs w:val="24"/>
              </w:rPr>
              <w:t>Luis Napoleón Bonaparte</w:t>
            </w:r>
            <w:r w:rsidRPr="0057760C">
              <w:rPr>
                <w:color w:val="000000" w:themeColor="text1"/>
                <w:sz w:val="24"/>
                <w:szCs w:val="24"/>
              </w:rPr>
              <w:t>, presidente desde 1848, fuese elegido emperador del </w:t>
            </w:r>
            <w:r w:rsidRPr="0057760C">
              <w:rPr>
                <w:b/>
                <w:bCs/>
                <w:color w:val="000000" w:themeColor="text1"/>
                <w:sz w:val="24"/>
                <w:szCs w:val="24"/>
              </w:rPr>
              <w:t>Segundo Imperio francés</w:t>
            </w:r>
            <w:r w:rsidRPr="0057760C">
              <w:rPr>
                <w:color w:val="000000" w:themeColor="text1"/>
                <w:sz w:val="24"/>
                <w:szCs w:val="24"/>
              </w:rPr>
              <w:t> (1852-1870).</w:t>
            </w:r>
          </w:p>
          <w:p w:rsidR="0057760C" w:rsidRPr="000A1D02" w:rsidRDefault="0057760C" w:rsidP="0057760C">
            <w:pPr>
              <w:pStyle w:val="u"/>
              <w:shd w:val="clear" w:color="auto" w:fill="FFFFFF"/>
              <w:spacing w:before="0" w:beforeAutospacing="0" w:after="0" w:afterAutospacing="0" w:line="312" w:lineRule="atLeast"/>
              <w:jc w:val="both"/>
              <w:rPr>
                <w:color w:val="000000" w:themeColor="text1"/>
              </w:rPr>
            </w:pP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una población, compuesta, en mayor parte, por burgueses y una incipiente clase obrera surgida a raíz de la</w:t>
      </w:r>
      <w:r w:rsidRPr="000A1D02">
        <w:rPr>
          <w:rStyle w:val="apple-converted-space"/>
          <w:color w:val="000000" w:themeColor="text1"/>
          <w:shd w:val="clear" w:color="auto" w:fill="FFFFFF"/>
        </w:rPr>
        <w:t> </w:t>
      </w:r>
      <w:del w:id="105" w:author="RAUL MAZO" w:date="2015-05-01T19:14:00Z">
        <w:r w:rsidRPr="000A1D02" w:rsidDel="00CA0D0E">
          <w:rPr>
            <w:rStyle w:val="Textoennegrita"/>
            <w:color w:val="000000" w:themeColor="text1"/>
            <w:shd w:val="clear" w:color="auto" w:fill="FFFFFF"/>
          </w:rPr>
          <w:delText xml:space="preserve">revolución </w:delText>
        </w:r>
      </w:del>
      <w:ins w:id="106" w:author="RAUL MAZO" w:date="2015-05-01T19:14:00Z">
        <w:r w:rsidR="00CA0D0E">
          <w:rPr>
            <w:rStyle w:val="Textoennegrita"/>
            <w:color w:val="000000" w:themeColor="text1"/>
            <w:shd w:val="clear" w:color="auto" w:fill="FFFFFF"/>
          </w:rPr>
          <w:t>R</w:t>
        </w:r>
        <w:r w:rsidR="00CA0D0E" w:rsidRPr="000A1D02">
          <w:rPr>
            <w:rStyle w:val="Textoennegrita"/>
            <w:color w:val="000000" w:themeColor="text1"/>
            <w:shd w:val="clear" w:color="auto" w:fill="FFFFFF"/>
          </w:rPr>
          <w:t xml:space="preserve">evolución </w:t>
        </w:r>
      </w:ins>
      <w:del w:id="107" w:author="RAUL MAZO" w:date="2015-05-01T19:14:00Z">
        <w:r w:rsidRPr="000A1D02" w:rsidDel="00CA0D0E">
          <w:rPr>
            <w:rStyle w:val="Textoennegrita"/>
            <w:color w:val="000000" w:themeColor="text1"/>
            <w:shd w:val="clear" w:color="auto" w:fill="FFFFFF"/>
          </w:rPr>
          <w:delText>industrial</w:delText>
        </w:r>
      </w:del>
      <w:ins w:id="108" w:author="RAUL MAZO" w:date="2015-05-01T19:14:00Z">
        <w:r w:rsidR="00CA0D0E">
          <w:rPr>
            <w:rStyle w:val="Textoennegrita"/>
            <w:color w:val="000000" w:themeColor="text1"/>
            <w:shd w:val="clear" w:color="auto" w:fill="FFFFFF"/>
          </w:rPr>
          <w:t>I</w:t>
        </w:r>
        <w:r w:rsidR="00CA0D0E" w:rsidRPr="000A1D02">
          <w:rPr>
            <w:rStyle w:val="Textoennegrita"/>
            <w:color w:val="000000" w:themeColor="text1"/>
            <w:shd w:val="clear" w:color="auto" w:fill="FFFFFF"/>
          </w:rPr>
          <w:t>ndustrial</w:t>
        </w:r>
      </w:ins>
      <w:r w:rsidRPr="000A1D02">
        <w:rPr>
          <w:rStyle w:val="un"/>
          <w:color w:val="000000" w:themeColor="text1"/>
          <w:shd w:val="clear" w:color="auto" w:fill="FFFFFF"/>
        </w:rPr>
        <w:t xml:space="preserve">, que empezaba a reclamar </w:t>
      </w:r>
      <w:r w:rsidRPr="000A1D02">
        <w:rPr>
          <w:rStyle w:val="un"/>
          <w:color w:val="000000" w:themeColor="text1"/>
          <w:shd w:val="clear" w:color="auto" w:fill="FFFFFF"/>
        </w:rPr>
        <w:lastRenderedPageBreak/>
        <w:t>políticas progresistas y democráticas; sufragio universal masculino, soberanía popular, defensa de la República 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sz w:val="24"/>
                <w:szCs w:val="24"/>
              </w:rPr>
            </w:pPr>
            <w:r>
              <w:rPr>
                <w:b/>
                <w:color w:val="FFFFFF" w:themeColor="background1"/>
                <w:sz w:val="24"/>
                <w:szCs w:val="24"/>
              </w:rPr>
              <w:t>Profundiza</w:t>
            </w:r>
            <w:r w:rsidR="005C123B" w:rsidRPr="00FC750D">
              <w:rPr>
                <w:b/>
                <w:color w:val="FFFFFF" w:themeColor="background1"/>
                <w:sz w:val="24"/>
                <w:szCs w:val="24"/>
              </w:rPr>
              <w:t>. Recurso aprovechado</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Código</w:t>
            </w:r>
          </w:p>
        </w:tc>
        <w:tc>
          <w:tcPr>
            <w:tcW w:w="6536" w:type="dxa"/>
          </w:tcPr>
          <w:p w:rsidR="005C123B" w:rsidRPr="00FC750D" w:rsidRDefault="005C123B" w:rsidP="005C123B">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70</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Ubicación en Aula Planeta</w:t>
            </w:r>
          </w:p>
        </w:tc>
        <w:tc>
          <w:tcPr>
            <w:tcW w:w="6536" w:type="dxa"/>
          </w:tcPr>
          <w:p w:rsidR="005C123B"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035EDE" w:rsidP="00035EDE">
            <w:pPr>
              <w:shd w:val="clear" w:color="auto" w:fill="FFFFFF"/>
              <w:spacing w:before="190"/>
              <w:jc w:val="both"/>
              <w:rPr>
                <w:color w:val="000000" w:themeColor="text1"/>
              </w:rPr>
            </w:pPr>
            <w:r w:rsidRPr="000A1D02">
              <w:rPr>
                <w:color w:val="000000" w:themeColor="text1"/>
              </w:rPr>
              <w:t xml:space="preserve">El siguiente interactivo presenta la localización, las características y las consecuencias de las revoluciones liberales de 1820, 1830 y 1848. </w:t>
            </w:r>
          </w:p>
          <w:p w:rsidR="00035EDE" w:rsidRPr="000A1D02" w:rsidRDefault="00035EDE" w:rsidP="00035EDE">
            <w:pPr>
              <w:pStyle w:val="cabecera1"/>
              <w:shd w:val="clear" w:color="auto" w:fill="FFFFFF"/>
              <w:spacing w:before="0" w:beforeAutospacing="0"/>
              <w:jc w:val="both"/>
              <w:rPr>
                <w:b/>
                <w:bCs/>
                <w:color w:val="000000" w:themeColor="text1"/>
              </w:rPr>
            </w:pPr>
            <w:r>
              <w:rPr>
                <w:b/>
                <w:bCs/>
                <w:color w:val="000000" w:themeColor="text1"/>
              </w:rPr>
              <w:t xml:space="preserve"> </w:t>
            </w:r>
          </w:p>
          <w:p w:rsidR="00035EDE" w:rsidRPr="00035EDE" w:rsidRDefault="00035EDE" w:rsidP="00035EDE">
            <w:pPr>
              <w:pStyle w:val="cabecera2"/>
              <w:shd w:val="clear" w:color="auto" w:fill="FFFFFF"/>
              <w:spacing w:before="0" w:beforeAutospacing="0" w:line="245" w:lineRule="atLeast"/>
              <w:jc w:val="both"/>
              <w:rPr>
                <w:b/>
                <w:color w:val="000000" w:themeColor="text1"/>
              </w:rPr>
            </w:pPr>
            <w:r w:rsidRPr="00035EDE">
              <w:rPr>
                <w:b/>
                <w:color w:val="000000" w:themeColor="text1"/>
              </w:rPr>
              <w:t>Antes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Como paso previo</w:t>
            </w:r>
            <w:r>
              <w:rPr>
                <w:color w:val="000000" w:themeColor="text1"/>
              </w:rPr>
              <w:t xml:space="preserve">, le proponemos </w:t>
            </w:r>
            <w:r w:rsidRPr="000A1D02">
              <w:rPr>
                <w:color w:val="000000" w:themeColor="text1"/>
              </w:rPr>
              <w:t xml:space="preserve">observar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del w:id="109" w:author="RAUL MAZO" w:date="2015-05-01T19:15:00Z">
              <w:r w:rsidR="0035158C" w:rsidDel="00CA0D0E">
                <w:rPr>
                  <w:color w:val="000000" w:themeColor="text1"/>
                </w:rPr>
                <w:delText>c</w:delText>
              </w:r>
              <w:r w:rsidDel="00CA0D0E">
                <w:rPr>
                  <w:color w:val="000000" w:themeColor="text1"/>
                </w:rPr>
                <w:delText xml:space="preserve">ongreso </w:delText>
              </w:r>
            </w:del>
            <w:ins w:id="110" w:author="RAUL MAZO" w:date="2015-05-01T19:15:00Z">
              <w:r w:rsidR="00CA0D0E">
                <w:rPr>
                  <w:color w:val="000000" w:themeColor="text1"/>
                </w:rPr>
                <w:t xml:space="preserve">Congreso </w:t>
              </w:r>
            </w:ins>
            <w:r>
              <w:rPr>
                <w:color w:val="000000" w:themeColor="text1"/>
              </w:rPr>
              <w:t>de Viena. Puede</w:t>
            </w:r>
            <w:r w:rsidRPr="000A1D02">
              <w:rPr>
                <w:color w:val="000000" w:themeColor="text1"/>
              </w:rPr>
              <w:t xml:space="preserve"> encontrarlo en la colección de mapas de la Perry Castañeda Library, de la Universidad de Texas [</w:t>
            </w:r>
            <w:hyperlink r:id="rId30" w:tgtFrame="_blank" w:history="1">
              <w:r>
                <w:rPr>
                  <w:rStyle w:val="Hipervnculo"/>
                  <w:color w:val="000000" w:themeColor="text1"/>
                </w:rPr>
                <w:t>VER</w:t>
              </w:r>
            </w:hyperlink>
            <w:r w:rsidRPr="000A1D02">
              <w:rPr>
                <w:color w:val="000000" w:themeColor="text1"/>
              </w:rPr>
              <w:t>].</w:t>
            </w:r>
            <w:r>
              <w:rPr>
                <w:color w:val="000000" w:themeColor="text1"/>
              </w:rPr>
              <w:t xml:space="preserve"> Discuta con ellos en torno a las siguientes preguntas:</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espacio ocupaba el Imperio austriaco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AD5735" w:rsidP="00035EDE">
            <w:pPr>
              <w:pStyle w:val="Normal1"/>
              <w:shd w:val="clear" w:color="auto" w:fill="FFFFFF"/>
              <w:spacing w:before="0" w:beforeAutospacing="0" w:line="245" w:lineRule="atLeast"/>
              <w:jc w:val="both"/>
              <w:rPr>
                <w:color w:val="000000" w:themeColor="text1"/>
              </w:rPr>
            </w:pPr>
            <w:r>
              <w:rPr>
                <w:color w:val="000000" w:themeColor="text1"/>
              </w:rPr>
              <w:t>Le</w:t>
            </w:r>
            <w:r w:rsidR="00035EDE" w:rsidRPr="000A1D02">
              <w:rPr>
                <w:color w:val="000000" w:themeColor="text1"/>
              </w:rPr>
              <w:t xml:space="preserve"> sugerimos utilizar el recurso para hablar </w:t>
            </w:r>
            <w:del w:id="111" w:author="RAUL MAZO" w:date="2015-05-02T09:21:00Z">
              <w:r w:rsidR="00035EDE" w:rsidRPr="000A1D02" w:rsidDel="00AA7A88">
                <w:rPr>
                  <w:color w:val="000000" w:themeColor="text1"/>
                </w:rPr>
                <w:delText xml:space="preserve">sobre </w:delText>
              </w:r>
            </w:del>
            <w:ins w:id="112" w:author="RAUL MAZO" w:date="2015-05-02T09:21:00Z">
              <w:r w:rsidR="00AA7A88">
                <w:rPr>
                  <w:color w:val="000000" w:themeColor="text1"/>
                </w:rPr>
                <w:t>d</w:t>
              </w:r>
              <w:r w:rsidR="00AA7A88" w:rsidRPr="000A1D02">
                <w:rPr>
                  <w:color w:val="000000" w:themeColor="text1"/>
                </w:rPr>
                <w:t xml:space="preserve">e </w:t>
              </w:r>
            </w:ins>
            <w:r w:rsidR="00035EDE" w:rsidRPr="000A1D02">
              <w:rPr>
                <w:color w:val="000000" w:themeColor="text1"/>
              </w:rPr>
              <w:t xml:space="preserve">los aspectos fundamentales a tener en cuenta sobre las revoluciones liberales de 1820, 1830 y </w:t>
            </w:r>
            <w:r>
              <w:rPr>
                <w:color w:val="000000" w:themeColor="text1"/>
              </w:rPr>
              <w:t xml:space="preserve">1848. Para ello, puede servirle </w:t>
            </w:r>
            <w:r w:rsidR="00035EDE" w:rsidRPr="000A1D02">
              <w:rPr>
                <w:color w:val="000000" w:themeColor="text1"/>
              </w:rPr>
              <w:t xml:space="preserve">de ayuda presentar las </w:t>
            </w:r>
            <w:r w:rsidR="00035EDE" w:rsidRPr="000A1D02">
              <w:rPr>
                <w:color w:val="000000" w:themeColor="text1"/>
              </w:rPr>
              <w:lastRenderedPageBreak/>
              <w:t>distintas imágenes que aparecen en el interior:</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1820</w:t>
            </w:r>
            <w:del w:id="113" w:author="RAUL MAZO" w:date="2015-05-02T11:58:00Z">
              <w:r w:rsidRPr="00AD5735" w:rsidDel="0006400B">
                <w:rPr>
                  <w:b/>
                  <w:color w:val="000000" w:themeColor="text1"/>
                </w:rPr>
                <w:delText>:</w:delText>
              </w:r>
            </w:del>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 xml:space="preserve">La </w:t>
            </w:r>
            <w:commentRangeStart w:id="114"/>
            <w:r w:rsidRPr="000A1D02">
              <w:rPr>
                <w:rStyle w:val="cursiva"/>
                <w:i/>
                <w:iCs/>
                <w:color w:val="000000" w:themeColor="text1"/>
              </w:rPr>
              <w:t>matanza</w:t>
            </w:r>
            <w:commentRangeEnd w:id="114"/>
            <w:r w:rsidR="00AA7A88">
              <w:rPr>
                <w:rStyle w:val="Refdecomentario"/>
                <w:rFonts w:ascii="Calibri" w:eastAsia="Calibri" w:hAnsi="Calibri"/>
              </w:rPr>
              <w:commentReference w:id="114"/>
            </w:r>
            <w:r w:rsidRPr="000A1D02">
              <w:rPr>
                <w:rStyle w:val="cursiva"/>
                <w:i/>
                <w:iCs/>
                <w:color w:val="000000" w:themeColor="text1"/>
              </w:rPr>
              <w:t xml:space="preserve">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Los soberanos aliados que formaban la Santa Alianza: Luis XVIII, rey de Francia (1755-1824), Alejandro I, zar de Rusia (1777-1825), Francisco II de Austria (1768-1835) y Federico Guillermo III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del w:id="115" w:author="RAUL MAZO" w:date="2015-05-02T11:58:00Z">
              <w:r w:rsidRPr="00AD5735" w:rsidDel="0006400B">
                <w:rPr>
                  <w:b/>
                  <w:color w:val="000000" w:themeColor="text1"/>
                </w:rPr>
                <w:delText>:</w:delText>
              </w:r>
            </w:del>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005B6DD0" w:rsidRPr="00984406">
              <w:rPr>
                <w:color w:val="000000" w:themeColor="text1"/>
              </w:rPr>
              <w:t xml:space="preserve">Ataque al Ayuntamiento y al puente de </w:t>
            </w:r>
            <w:proofErr w:type="spellStart"/>
            <w:r w:rsidR="005B6DD0" w:rsidRPr="00984406">
              <w:rPr>
                <w:color w:val="000000" w:themeColor="text1"/>
              </w:rPr>
              <w:t>Arcole</w:t>
            </w:r>
            <w:proofErr w:type="spellEnd"/>
            <w:r w:rsidR="005B6DD0" w:rsidRPr="00984406">
              <w:rPr>
                <w:color w:val="000000" w:themeColor="text1"/>
              </w:rPr>
              <w:t xml:space="preserve"> en París</w:t>
            </w:r>
            <w:r w:rsidRPr="000A1D02">
              <w:rPr>
                <w:color w:val="000000" w:themeColor="text1"/>
              </w:rPr>
              <w:t xml:space="preserve">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del w:id="116" w:author="RAUL MAZO" w:date="2015-05-02T11:58:00Z">
              <w:r w:rsidRPr="00AD5735" w:rsidDel="0006400B">
                <w:rPr>
                  <w:b/>
                  <w:color w:val="000000" w:themeColor="text1"/>
                </w:rPr>
                <w:delText>:</w:delText>
              </w:r>
            </w:del>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w:t>
            </w:r>
            <w:r w:rsidR="005B6DD0" w:rsidRPr="00984406">
              <w:rPr>
                <w:color w:val="000000" w:themeColor="text1"/>
              </w:rPr>
              <w:t>Incendio del Palacio Real de París en febrero de</w:t>
            </w:r>
            <w:r w:rsidRPr="000A1D02">
              <w:rPr>
                <w:color w:val="000000" w:themeColor="text1"/>
              </w:rPr>
              <w:t xml:space="preserve"> 1848,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 Incendio del Palacio Real de París en febrero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w:t>
            </w:r>
            <w:r w:rsidR="005B6DD0" w:rsidRPr="00984406">
              <w:rPr>
                <w:color w:val="000000" w:themeColor="text1"/>
              </w:rPr>
              <w:t>Toma del castillo de Eau en la plaza del Palacio Real</w:t>
            </w:r>
            <w:r w:rsidRPr="000A1D02">
              <w:rPr>
                <w:color w:val="000000" w:themeColor="text1"/>
              </w:rPr>
              <w:t xml:space="preserve">, 24 de 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Detalle de la fachada del Palacio Imperial </w:t>
            </w:r>
            <w:proofErr w:type="spellStart"/>
            <w:r w:rsidRPr="000A1D02">
              <w:rPr>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lastRenderedPageBreak/>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Después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Tras el trabajo con el recurso</w:t>
            </w:r>
            <w:ins w:id="117" w:author="RAUL MAZO" w:date="2015-05-01T19:17:00Z">
              <w:r w:rsidR="00CA0D0E">
                <w:rPr>
                  <w:color w:val="000000" w:themeColor="text1"/>
                </w:rPr>
                <w:t>,</w:t>
              </w:r>
            </w:ins>
            <w:r w:rsidRPr="000A1D02">
              <w:rPr>
                <w:color w:val="000000" w:themeColor="text1"/>
              </w:rPr>
              <w:t xml:space="preserve"> </w:t>
            </w:r>
            <w:r w:rsidR="00AD5735">
              <w:rPr>
                <w:color w:val="000000" w:themeColor="text1"/>
              </w:rPr>
              <w:t xml:space="preserve">comente con los estudiantes </w:t>
            </w:r>
            <w:r w:rsidRPr="000A1D02">
              <w:rPr>
                <w:color w:val="000000" w:themeColor="text1"/>
              </w:rPr>
              <w:t>algunos de los mapas propuestos por la página en francés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hyperlink r:id="rId31" w:tgtFrame="_blank" w:history="1">
              <w:r w:rsidR="00AD5735">
                <w:rPr>
                  <w:rStyle w:val="Hipervnculo"/>
                  <w:color w:val="000000" w:themeColor="text1"/>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hyperlink r:id="rId32"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hyperlink r:id="rId33"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hyperlink r:id="rId34" w:tgtFrame="_blank" w:history="1">
              <w:r w:rsidR="00AD5735">
                <w:rPr>
                  <w:rStyle w:val="Hipervnculo"/>
                  <w:color w:val="000000" w:themeColor="text1"/>
                </w:rPr>
                <w:t>VER</w:t>
              </w:r>
            </w:hyperlink>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hyperlink r:id="rId35" w:history="1">
              <w:r w:rsidR="00AD5735" w:rsidRPr="00AD5735">
                <w:rPr>
                  <w:rStyle w:val="Hipervnculo"/>
                </w:rPr>
                <w:t>VER</w:t>
              </w:r>
            </w:hyperlink>
            <w:r w:rsidRPr="000A1D02">
              <w:rPr>
                <w:color w:val="000000" w:themeColor="text1"/>
              </w:rPr>
              <w:t>].</w:t>
            </w:r>
          </w:p>
          <w:p w:rsidR="00D02406" w:rsidRDefault="00D02406" w:rsidP="00035EDE">
            <w:pPr>
              <w:pStyle w:val="tab1"/>
              <w:shd w:val="clear" w:color="auto" w:fill="FFFFFF"/>
              <w:spacing w:before="0" w:beforeAutospacing="0" w:line="245" w:lineRule="atLeast"/>
              <w:jc w:val="both"/>
              <w:rPr>
                <w:color w:val="000000" w:themeColor="text1"/>
              </w:rPr>
            </w:pP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del w:id="118" w:author="RAUL MAZO" w:date="2015-05-01T19:18:00Z">
              <w:r w:rsidRPr="000A1D02" w:rsidDel="00CA0D0E">
                <w:rPr>
                  <w:bCs w:val="0"/>
                  <w:color w:val="000000" w:themeColor="text1"/>
                </w:rPr>
                <w:delText>:</w:delText>
              </w:r>
            </w:del>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El fin del Imperio napoleónico representó el comienzo de un nuevo per</w:t>
            </w:r>
            <w:r>
              <w:rPr>
                <w:color w:val="000000" w:themeColor="text1"/>
              </w:rPr>
              <w:t>i</w:t>
            </w:r>
            <w:r w:rsidRPr="000A1D02">
              <w:rPr>
                <w:color w:val="000000" w:themeColor="text1"/>
              </w:rPr>
              <w:t>odo histórico conocido como la</w:t>
            </w:r>
            <w:r w:rsidRPr="000A1D02">
              <w:rPr>
                <w:rStyle w:val="apple-converted-space"/>
                <w:color w:val="000000" w:themeColor="text1"/>
              </w:rPr>
              <w:t> </w:t>
            </w:r>
            <w:r w:rsidRPr="000A1D02">
              <w:rPr>
                <w:rStyle w:val="negrita"/>
                <w:b/>
                <w:bCs/>
                <w:color w:val="000000" w:themeColor="text1"/>
              </w:rPr>
              <w:t>Europa de la</w:t>
            </w:r>
            <w:r w:rsidRPr="000A1D02">
              <w:rPr>
                <w:rStyle w:val="apple-converted-space"/>
                <w:color w:val="000000" w:themeColor="text1"/>
              </w:rPr>
              <w:t> </w:t>
            </w:r>
            <w:r w:rsidRPr="000A1D02">
              <w:rPr>
                <w:rStyle w:val="negrita"/>
                <w:b/>
                <w:bCs/>
                <w:color w:val="000000" w:themeColor="text1"/>
              </w:rPr>
              <w:t>Restauración</w:t>
            </w:r>
            <w:r w:rsidRPr="000A1D02">
              <w:rPr>
                <w:color w:val="000000" w:themeColor="text1"/>
              </w:rPr>
              <w:t xml:space="preserve">. Durante esta etapa se produjo el restablecimiento del absolutismo, aunque ello no pudo acabar con el avance de las ideas liberales, que habían </w:t>
            </w:r>
            <w:r>
              <w:rPr>
                <w:color w:val="000000" w:themeColor="text1"/>
              </w:rPr>
              <w:t>llegado a tomar mucha fuerza</w:t>
            </w:r>
            <w:r w:rsidR="007D663F">
              <w:rPr>
                <w:color w:val="000000" w:themeColor="text1"/>
              </w:rPr>
              <w:t xml:space="preserve"> </w:t>
            </w:r>
            <w:r w:rsidRPr="000A1D02">
              <w:rPr>
                <w:color w:val="000000" w:themeColor="text1"/>
              </w:rPr>
              <w:t xml:space="preserve">en aquellas sociedades en las que habían penetrado durante el </w:t>
            </w:r>
            <w:del w:id="119" w:author="RAUL MAZO" w:date="2015-05-01T19:18:00Z">
              <w:r w:rsidRPr="000A1D02" w:rsidDel="00CA0D0E">
                <w:rPr>
                  <w:color w:val="000000" w:themeColor="text1"/>
                </w:rPr>
                <w:delText xml:space="preserve">período </w:delText>
              </w:r>
            </w:del>
            <w:ins w:id="120" w:author="RAUL MAZO" w:date="2015-05-01T19:18:00Z">
              <w:r w:rsidR="00CA0D0E" w:rsidRPr="000A1D02">
                <w:rPr>
                  <w:color w:val="000000" w:themeColor="text1"/>
                </w:rPr>
                <w:t>per</w:t>
              </w:r>
              <w:r w:rsidR="00CA0D0E">
                <w:rPr>
                  <w:color w:val="000000" w:themeColor="text1"/>
                </w:rPr>
                <w:t>i</w:t>
              </w:r>
              <w:r w:rsidR="00CA0D0E" w:rsidRPr="000A1D02">
                <w:rPr>
                  <w:color w:val="000000" w:themeColor="text1"/>
                </w:rPr>
                <w:t xml:space="preserve">odo </w:t>
              </w:r>
            </w:ins>
            <w:r>
              <w:rPr>
                <w:color w:val="000000" w:themeColor="text1"/>
              </w:rPr>
              <w:t>anterior</w:t>
            </w:r>
            <w:r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comienzos de la década de 1820 se produjo la primera oleada de revoluciones liberales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Junto a aquellas,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En 1822, los griegos proclamaron su independencia del Imperio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Pr>
                <w:rStyle w:val="negrita"/>
                <w:b/>
                <w:bCs/>
                <w:color w:val="000000" w:themeColor="text1"/>
              </w:rPr>
              <w:t>I</w:t>
            </w:r>
            <w:r w:rsidRPr="000A1D02">
              <w:rPr>
                <w:rStyle w:val="negrita"/>
                <w:b/>
                <w:bCs/>
                <w:color w:val="000000" w:themeColor="text1"/>
              </w:rPr>
              <w:t xml:space="preserve">ndependencia </w:t>
            </w:r>
            <w:r w:rsidRPr="000A1D02">
              <w:rPr>
                <w:rStyle w:val="negrita"/>
                <w:b/>
                <w:bCs/>
                <w:color w:val="000000" w:themeColor="text1"/>
              </w:rPr>
              <w:lastRenderedPageBreak/>
              <w:t>de las colonias americanas</w:t>
            </w:r>
            <w:r w:rsidRPr="000A1D02">
              <w:rPr>
                <w:rStyle w:val="apple-converted-space"/>
                <w:b/>
                <w:bCs/>
                <w:color w:val="000000" w:themeColor="text1"/>
              </w:rPr>
              <w:t> </w:t>
            </w:r>
            <w:r w:rsidRPr="000A1D02">
              <w:rPr>
                <w:color w:val="000000" w:themeColor="text1"/>
              </w:rPr>
              <w:t>(1811-1824),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pesar de la represión y del fracaso de la mayor parte de las revoluciones de la década de 1820, las ideas liberales no se extinguieron. Muchos liberales se exiliaron a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la década 1830, se produjo una segunda oleada de movimientos revolucionarios, cuya extensión y consecuencias políticas fueron más importantes que las de la etapa precedente. En esta ocasión, la burguesía contó con el</w:t>
            </w:r>
            <w:r w:rsidRPr="000A1D02">
              <w:rPr>
                <w:rStyle w:val="apple-converted-space"/>
                <w:color w:val="000000" w:themeColor="text1"/>
              </w:rPr>
              <w:t> </w:t>
            </w:r>
            <w:r w:rsidRPr="000A1D02">
              <w:rPr>
                <w:rStyle w:val="negrita"/>
                <w:b/>
                <w:bCs/>
                <w:color w:val="000000" w:themeColor="text1"/>
              </w:rPr>
              <w:t>apoyo de las clases populares</w:t>
            </w:r>
            <w:r w:rsidRPr="000A1D02">
              <w:rPr>
                <w:rStyle w:val="apple-converted-space"/>
                <w:b/>
                <w:bCs/>
                <w:color w:val="000000" w:themeColor="text1"/>
              </w:rPr>
              <w:t> </w:t>
            </w:r>
            <w:r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w:t>
            </w:r>
            <w:del w:id="121" w:author="RAUL MAZO" w:date="2015-05-01T19:20:00Z">
              <w:r w:rsidRPr="000A1D02" w:rsidDel="00CA0D0E">
                <w:rPr>
                  <w:color w:val="000000" w:themeColor="text1"/>
                </w:rPr>
                <w:delText>,</w:delText>
              </w:r>
            </w:del>
            <w:r w:rsidRPr="000A1D02">
              <w:rPr>
                <w:color w:val="000000" w:themeColor="text1"/>
              </w:rPr>
              <w:t xml:space="preserve"> tuvo lugar una tercera oleada revolucionaria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xml:space="preserve">. Durante este </w:t>
            </w:r>
            <w:del w:id="122" w:author="RAUL MAZO" w:date="2015-05-01T19:21:00Z">
              <w:r w:rsidRPr="000A1D02" w:rsidDel="00CA0D0E">
                <w:rPr>
                  <w:color w:val="000000" w:themeColor="text1"/>
                </w:rPr>
                <w:delText xml:space="preserve">período </w:delText>
              </w:r>
            </w:del>
            <w:ins w:id="123" w:author="RAUL MAZO" w:date="2015-05-01T19:21:00Z">
              <w:r w:rsidR="00CA0D0E" w:rsidRPr="000A1D02">
                <w:rPr>
                  <w:color w:val="000000" w:themeColor="text1"/>
                </w:rPr>
                <w:t>per</w:t>
              </w:r>
              <w:r w:rsidR="00CA0D0E">
                <w:rPr>
                  <w:color w:val="000000" w:themeColor="text1"/>
                </w:rPr>
                <w:t>i</w:t>
              </w:r>
              <w:r w:rsidR="00CA0D0E" w:rsidRPr="000A1D02">
                <w:rPr>
                  <w:color w:val="000000" w:themeColor="text1"/>
                </w:rPr>
                <w:t xml:space="preserve">odo </w:t>
              </w:r>
            </w:ins>
            <w:r w:rsidRPr="000A1D02">
              <w:rPr>
                <w:color w:val="000000" w:themeColor="text1"/>
              </w:rPr>
              <w:t>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del w:id="124" w:author="RAUL MAZO" w:date="2015-05-02T09:30:00Z">
              <w:r w:rsidRPr="0071323A" w:rsidDel="0071323A">
                <w:rPr>
                  <w:rStyle w:val="negrita"/>
                  <w:b/>
                  <w:bCs/>
                  <w:color w:val="000000" w:themeColor="text1"/>
                </w:rPr>
                <w:delText>II</w:delText>
              </w:r>
              <w:r w:rsidRPr="000A1D02" w:rsidDel="0071323A">
                <w:rPr>
                  <w:rStyle w:val="negrita"/>
                  <w:b/>
                  <w:bCs/>
                  <w:color w:val="000000" w:themeColor="text1"/>
                </w:rPr>
                <w:delText xml:space="preserve"> </w:delText>
              </w:r>
            </w:del>
            <w:ins w:id="125" w:author="RAUL MAZO" w:date="2015-05-02T09:30:00Z">
              <w:r w:rsidR="0071323A">
                <w:rPr>
                  <w:rStyle w:val="negrita"/>
                  <w:b/>
                  <w:bCs/>
                  <w:color w:val="000000" w:themeColor="text1"/>
                </w:rPr>
                <w:t>Segundo</w:t>
              </w:r>
              <w:r w:rsidR="0071323A" w:rsidRPr="000A1D02">
                <w:rPr>
                  <w:rStyle w:val="negrita"/>
                  <w:b/>
                  <w:bCs/>
                  <w:color w:val="000000" w:themeColor="text1"/>
                </w:rPr>
                <w:t xml:space="preserve"> </w:t>
              </w:r>
            </w:ins>
            <w:r w:rsidRPr="000A1D02">
              <w:rPr>
                <w:rStyle w:val="negrita"/>
                <w:b/>
                <w:bCs/>
                <w:color w:val="000000" w:themeColor="text1"/>
              </w:rPr>
              <w:t>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Junto a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En todos ellos se entremezclaron los conceptos de nación cultural y nación liberal.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Aunque la mayor parte de las revoluciones de este </w:t>
            </w:r>
            <w:del w:id="126" w:author="RAUL MAZO" w:date="2015-05-01T19:22:00Z">
              <w:r w:rsidRPr="000A1D02" w:rsidDel="00CA0D0E">
                <w:rPr>
                  <w:color w:val="000000" w:themeColor="text1"/>
                </w:rPr>
                <w:delText xml:space="preserve">período </w:delText>
              </w:r>
            </w:del>
            <w:ins w:id="127" w:author="RAUL MAZO" w:date="2015-05-01T19:22:00Z">
              <w:r w:rsidR="00CA0D0E" w:rsidRPr="000A1D02">
                <w:rPr>
                  <w:color w:val="000000" w:themeColor="text1"/>
                </w:rPr>
                <w:t>per</w:t>
              </w:r>
              <w:r w:rsidR="00CA0D0E">
                <w:rPr>
                  <w:color w:val="000000" w:themeColor="text1"/>
                </w:rPr>
                <w:t>i</w:t>
              </w:r>
              <w:r w:rsidR="00CA0D0E" w:rsidRPr="000A1D02">
                <w:rPr>
                  <w:color w:val="000000" w:themeColor="text1"/>
                </w:rPr>
                <w:t xml:space="preserve">odo </w:t>
              </w:r>
            </w:ins>
            <w:r w:rsidRPr="000A1D02">
              <w:rPr>
                <w:color w:val="000000" w:themeColor="text1"/>
              </w:rPr>
              <w:t>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w:t>
            </w:r>
            <w:del w:id="128" w:author="RAUL MAZO" w:date="2015-05-01T19:22:00Z">
              <w:r w:rsidRPr="000A1D02" w:rsidDel="00CA0D0E">
                <w:rPr>
                  <w:color w:val="000000" w:themeColor="text1"/>
                </w:rPr>
                <w:delText xml:space="preserve">Constituciones </w:delText>
              </w:r>
            </w:del>
            <w:ins w:id="129" w:author="RAUL MAZO" w:date="2015-05-01T19:22:00Z">
              <w:r w:rsidR="00CA0D0E">
                <w:rPr>
                  <w:color w:val="000000" w:themeColor="text1"/>
                </w:rPr>
                <w:t>c</w:t>
              </w:r>
              <w:r w:rsidR="00CA0D0E" w:rsidRPr="000A1D02">
                <w:rPr>
                  <w:color w:val="000000" w:themeColor="text1"/>
                </w:rPr>
                <w:t xml:space="preserve">onstituciones </w:t>
              </w:r>
            </w:ins>
            <w:r w:rsidRPr="000A1D02">
              <w:rPr>
                <w:color w:val="000000" w:themeColor="text1"/>
              </w:rPr>
              <w:t xml:space="preserve">liberales y en el Imperio austriaco,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Pr="000A1D02">
              <w:rPr>
                <w:color w:val="000000" w:themeColor="text1"/>
              </w:rPr>
              <w:t>se vio obligado a dimitir.</w:t>
            </w:r>
          </w:p>
          <w:p w:rsidR="00D02406" w:rsidRPr="000A1D02" w:rsidRDefault="00D02406" w:rsidP="00035EDE">
            <w:pPr>
              <w:pStyle w:val="tab1"/>
              <w:shd w:val="clear" w:color="auto" w:fill="FFFFFF"/>
              <w:spacing w:before="0" w:beforeAutospacing="0" w:line="245" w:lineRule="atLeast"/>
              <w:jc w:val="both"/>
              <w:rPr>
                <w:color w:val="000000" w:themeColor="text1"/>
              </w:rPr>
            </w:pPr>
          </w:p>
          <w:p w:rsidR="005C123B" w:rsidRPr="00FC750D" w:rsidRDefault="005C123B" w:rsidP="005C123B">
            <w:pPr>
              <w:rPr>
                <w:color w:val="000000" w:themeColor="text1"/>
                <w:sz w:val="24"/>
                <w:szCs w:val="24"/>
              </w:rPr>
            </w:pP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Descripción</w:t>
            </w:r>
          </w:p>
        </w:tc>
        <w:tc>
          <w:tcPr>
            <w:tcW w:w="6536" w:type="dxa"/>
          </w:tcPr>
          <w:p w:rsidR="005C123B" w:rsidRPr="000A1D02" w:rsidRDefault="005C123B" w:rsidP="005C123B">
            <w:pPr>
              <w:pStyle w:val="Ttulo4"/>
              <w:shd w:val="clear" w:color="auto" w:fill="FFFFFF"/>
              <w:spacing w:before="109" w:beforeAutospacing="0" w:after="109" w:afterAutospacing="0"/>
              <w:outlineLvl w:val="3"/>
              <w:rPr>
                <w:b w:val="0"/>
                <w:color w:val="000000" w:themeColor="text1"/>
                <w:shd w:val="clear" w:color="auto" w:fill="FFFFFF"/>
              </w:rPr>
            </w:pPr>
            <w:r w:rsidRPr="000A1D02">
              <w:rPr>
                <w:b w:val="0"/>
                <w:color w:val="000000" w:themeColor="text1"/>
                <w:shd w:val="clear" w:color="auto" w:fill="FFFFFF"/>
              </w:rPr>
              <w:t>Interactivo que presenta las características y consecuencias de las revoluciones liberales de 1820, 1830 y 1848</w:t>
            </w:r>
          </w:p>
          <w:p w:rsidR="005C123B" w:rsidRPr="00593DBA" w:rsidRDefault="005C123B" w:rsidP="005128D6">
            <w:pPr>
              <w:pStyle w:val="Ttulo4"/>
              <w:shd w:val="clear" w:color="auto" w:fill="FFFFFF"/>
              <w:spacing w:before="109" w:beforeAutospacing="0" w:after="109" w:afterAutospacing="0"/>
              <w:jc w:val="both"/>
              <w:outlineLvl w:val="3"/>
              <w:rPr>
                <w:b w:val="0"/>
                <w:color w:val="000000" w:themeColor="text1"/>
              </w:rPr>
            </w:pP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Código</w:t>
            </w:r>
          </w:p>
        </w:tc>
        <w:tc>
          <w:tcPr>
            <w:tcW w:w="6536" w:type="dxa"/>
          </w:tcPr>
          <w:p w:rsidR="00A53B99" w:rsidRPr="00FC750D" w:rsidRDefault="00A53B99" w:rsidP="00A53B99">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80</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Ubicación en Aula Planeta</w:t>
            </w:r>
          </w:p>
        </w:tc>
        <w:tc>
          <w:tcPr>
            <w:tcW w:w="6536" w:type="dxa"/>
          </w:tcPr>
          <w:p w:rsidR="00A53B99"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liberales/Practica: </w:t>
            </w:r>
            <w:r w:rsidRPr="00B837BC">
              <w:rPr>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sz w:val="24"/>
                <w:szCs w:val="24"/>
              </w:rPr>
            </w:pP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Descripción</w:t>
            </w:r>
          </w:p>
        </w:tc>
        <w:tc>
          <w:tcPr>
            <w:tcW w:w="6536" w:type="dxa"/>
          </w:tcPr>
          <w:p w:rsidR="00A53B99" w:rsidRPr="000A1D02" w:rsidRDefault="00A53B99" w:rsidP="00A53B99">
            <w:pPr>
              <w:pStyle w:val="tab1"/>
              <w:shd w:val="clear" w:color="auto" w:fill="FFFFFF"/>
              <w:spacing w:before="0" w:beforeAutospacing="0" w:line="245" w:lineRule="atLeast"/>
              <w:jc w:val="both"/>
              <w:rPr>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p w:rsidR="00A53B99" w:rsidRPr="000A1D02" w:rsidRDefault="00A53B99" w:rsidP="005128D6">
            <w:pPr>
              <w:pStyle w:val="Ttulo4"/>
              <w:shd w:val="clear" w:color="auto" w:fill="FFFFFF"/>
              <w:spacing w:before="109" w:beforeAutospacing="0" w:after="109" w:afterAutospacing="0"/>
              <w:outlineLvl w:val="3"/>
              <w:rPr>
                <w:b w:val="0"/>
                <w:color w:val="000000" w:themeColor="text1"/>
                <w:shd w:val="clear" w:color="auto" w:fill="FFFFFF"/>
              </w:rPr>
            </w:pPr>
          </w:p>
          <w:p w:rsidR="00A53B99" w:rsidRPr="00593DBA" w:rsidRDefault="00A53B99" w:rsidP="005128D6">
            <w:pPr>
              <w:pStyle w:val="Ttulo4"/>
              <w:shd w:val="clear" w:color="auto" w:fill="FFFFFF"/>
              <w:spacing w:before="109" w:beforeAutospacing="0" w:after="109" w:afterAutospacing="0"/>
              <w:jc w:val="both"/>
              <w:outlineLvl w:val="3"/>
              <w:rPr>
                <w:b w:val="0"/>
                <w:color w:val="000000" w:themeColor="text1"/>
              </w:rPr>
            </w:pP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sz w:val="24"/>
                <w:szCs w:val="24"/>
              </w:rPr>
            </w:pPr>
            <w:r w:rsidRPr="000A1D02">
              <w:rPr>
                <w:b/>
                <w:color w:val="FFFFFF" w:themeColor="background1"/>
                <w:sz w:val="24"/>
                <w:szCs w:val="24"/>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lastRenderedPageBreak/>
              <w:t>Contenido</w:t>
            </w:r>
          </w:p>
        </w:tc>
        <w:tc>
          <w:tcPr>
            <w:tcW w:w="7908" w:type="dxa"/>
            <w:shd w:val="clear" w:color="auto" w:fill="auto"/>
          </w:tcPr>
          <w:p w:rsidR="00BA63C4" w:rsidRPr="000A1D02" w:rsidRDefault="00BA63C4" w:rsidP="00BA63C4">
            <w:pPr>
              <w:pStyle w:val="u"/>
              <w:spacing w:before="0" w:beforeAutospacing="0" w:after="0" w:afterAutospacing="0" w:line="312" w:lineRule="atLeast"/>
              <w:jc w:val="both"/>
              <w:rPr>
                <w:color w:val="000000" w:themeColor="text1"/>
              </w:rPr>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0A1D02">
              <w:rPr>
                <w:rStyle w:val="un"/>
                <w:color w:val="000000" w:themeColor="text1"/>
              </w:rPr>
              <w:t>(1852-1870).</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ejecutivo y restringió el poder del Parlamento. Durante este </w:t>
            </w:r>
            <w:del w:id="130" w:author="RAUL MAZO" w:date="2015-05-01T19:23:00Z">
              <w:r w:rsidRPr="000A1D02" w:rsidDel="00B12990">
                <w:rPr>
                  <w:rStyle w:val="un"/>
                  <w:color w:val="000000" w:themeColor="text1"/>
                </w:rPr>
                <w:delText xml:space="preserve">período </w:delText>
              </w:r>
            </w:del>
            <w:ins w:id="131" w:author="RAUL MAZO" w:date="2015-05-01T19:23:00Z">
              <w:r w:rsidR="00B12990" w:rsidRPr="000A1D02">
                <w:rPr>
                  <w:rStyle w:val="un"/>
                  <w:color w:val="000000" w:themeColor="text1"/>
                </w:rPr>
                <w:t>per</w:t>
              </w:r>
              <w:r w:rsidR="00B12990">
                <w:rPr>
                  <w:rStyle w:val="un"/>
                  <w:color w:val="000000" w:themeColor="text1"/>
                </w:rPr>
                <w:t>i</w:t>
              </w:r>
              <w:r w:rsidR="00B12990" w:rsidRPr="000A1D02">
                <w:rPr>
                  <w:rStyle w:val="un"/>
                  <w:color w:val="000000" w:themeColor="text1"/>
                </w:rPr>
                <w:t xml:space="preserve">odo </w:t>
              </w:r>
            </w:ins>
            <w:r w:rsidRPr="000A1D02">
              <w:rPr>
                <w:rStyle w:val="un"/>
                <w:color w:val="000000" w:themeColor="text1"/>
              </w:rPr>
              <w:t>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p w:rsidR="00BA63C4" w:rsidRPr="000A1D02" w:rsidRDefault="00BA63C4" w:rsidP="005128D6">
            <w:pPr>
              <w:tabs>
                <w:tab w:val="right" w:pos="8498"/>
              </w:tabs>
              <w:spacing w:line="360" w:lineRule="auto"/>
              <w:rPr>
                <w:sz w:val="24"/>
                <w:szCs w:val="24"/>
              </w:rPr>
            </w:pP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Pr="000A1D02" w:rsidRDefault="000D231F" w:rsidP="000D231F">
      <w:pPr>
        <w:pStyle w:val="tab1"/>
        <w:shd w:val="clear" w:color="auto" w:fill="FFFFFF"/>
        <w:spacing w:before="0" w:beforeAutospacing="0" w:line="245" w:lineRule="atLeast"/>
        <w:rPr>
          <w:color w:val="000000" w:themeColor="text1"/>
        </w:rPr>
      </w:pPr>
    </w:p>
    <w:p w:rsidR="0042752A" w:rsidRPr="000A1D02" w:rsidRDefault="0042752A" w:rsidP="000D231F">
      <w:pPr>
        <w:shd w:val="clear" w:color="auto" w:fill="FFFFFF"/>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jc w:val="both"/>
        <w:rPr>
          <w:b/>
          <w:bCs/>
          <w:color w:val="000000" w:themeColor="text1"/>
        </w:rPr>
      </w:pP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Código</w:t>
            </w:r>
          </w:p>
        </w:tc>
        <w:tc>
          <w:tcPr>
            <w:tcW w:w="6536" w:type="dxa"/>
          </w:tcPr>
          <w:p w:rsidR="001D0319" w:rsidRPr="00FC750D" w:rsidRDefault="001D0319" w:rsidP="00B837BC">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837BC">
              <w:rPr>
                <w:color w:val="000000"/>
                <w:sz w:val="24"/>
                <w:szCs w:val="24"/>
              </w:rPr>
              <w:t>9</w:t>
            </w:r>
            <w:r w:rsidR="005128D6">
              <w:rPr>
                <w:color w:val="000000"/>
                <w:sz w:val="24"/>
                <w:szCs w:val="24"/>
              </w:rPr>
              <w:t>0</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Ubicación en Aula Planeta</w:t>
            </w:r>
          </w:p>
        </w:tc>
        <w:tc>
          <w:tcPr>
            <w:tcW w:w="6536" w:type="dxa"/>
          </w:tcPr>
          <w:p w:rsidR="001D0319" w:rsidRPr="00FC750D" w:rsidRDefault="00B837BC" w:rsidP="00B837B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37BC" w:rsidRDefault="00B837BC" w:rsidP="00B837BC">
            <w:pPr>
              <w:rPr>
                <w:sz w:val="24"/>
                <w:szCs w:val="24"/>
                <w:lang w:val="es-ES"/>
              </w:rPr>
            </w:pPr>
            <w:r>
              <w:rPr>
                <w:sz w:val="24"/>
                <w:szCs w:val="24"/>
                <w:lang w:val="es-ES"/>
              </w:rPr>
              <w:t>En el enunciado:</w:t>
            </w:r>
          </w:p>
          <w:p w:rsidR="00B837BC" w:rsidRPr="00FC750D" w:rsidRDefault="00B837BC" w:rsidP="00B837BC">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r w:rsidRPr="00EF3FE2">
              <w:rPr>
                <w:color w:val="FF0000"/>
              </w:rPr>
              <w:t>”</w:t>
            </w:r>
          </w:p>
          <w:p w:rsidR="001D0319" w:rsidRDefault="001D0319" w:rsidP="005128D6">
            <w:pPr>
              <w:pStyle w:val="tab1"/>
              <w:shd w:val="clear" w:color="auto" w:fill="FFFFFF"/>
              <w:spacing w:before="0" w:beforeAutospacing="0" w:line="245" w:lineRule="atLeast"/>
              <w:jc w:val="both"/>
              <w:rPr>
                <w:color w:val="000000" w:themeColor="text1"/>
              </w:rPr>
            </w:pPr>
          </w:p>
          <w:p w:rsidR="001D0319" w:rsidRPr="000A1D02" w:rsidRDefault="001D0319" w:rsidP="005128D6">
            <w:pPr>
              <w:pStyle w:val="tab1"/>
              <w:shd w:val="clear" w:color="auto" w:fill="FFFFFF"/>
              <w:spacing w:before="0" w:beforeAutospacing="0" w:line="245" w:lineRule="atLeast"/>
              <w:jc w:val="both"/>
              <w:rPr>
                <w:color w:val="000000" w:themeColor="text1"/>
              </w:rPr>
            </w:pPr>
            <w:r w:rsidRPr="000A1D02">
              <w:rPr>
                <w:noProof/>
                <w:color w:val="000000" w:themeColor="text1"/>
              </w:rPr>
              <w:drawing>
                <wp:inline distT="0" distB="0" distL="0" distR="0">
                  <wp:extent cx="2451206" cy="1438746"/>
                  <wp:effectExtent l="0" t="0" r="0" b="0"/>
                  <wp:docPr id="26" name="Imagen 26" descr="C:\Users\Usuario\Pictures\ConR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onRevo.png"/>
                          <pic:cNvPicPr>
                            <a:picLocks noChangeAspect="1" noChangeArrowheads="1"/>
                          </pic:cNvPicPr>
                        </pic:nvPicPr>
                        <pic:blipFill>
                          <a:blip r:embed="rId36" cstate="print"/>
                          <a:srcRect/>
                          <a:stretch>
                            <a:fillRect/>
                          </a:stretch>
                        </pic:blipFill>
                        <pic:spPr bwMode="auto">
                          <a:xfrm>
                            <a:off x="0" y="0"/>
                            <a:ext cx="2451465" cy="1438898"/>
                          </a:xfrm>
                          <a:prstGeom prst="rect">
                            <a:avLst/>
                          </a:prstGeom>
                          <a:noFill/>
                          <a:ln w="9525">
                            <a:noFill/>
                            <a:miter lim="800000"/>
                            <a:headEnd/>
                            <a:tailEnd/>
                          </a:ln>
                        </pic:spPr>
                      </pic:pic>
                    </a:graphicData>
                  </a:graphic>
                </wp:inline>
              </w:drawing>
            </w:r>
          </w:p>
          <w:p w:rsidR="001D0319" w:rsidRPr="00FC750D" w:rsidRDefault="001D0319" w:rsidP="005128D6">
            <w:pPr>
              <w:rPr>
                <w:color w:val="000000" w:themeColor="text1"/>
                <w:sz w:val="24"/>
                <w:szCs w:val="24"/>
              </w:rPr>
            </w:pP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Descripción</w:t>
            </w:r>
          </w:p>
        </w:tc>
        <w:tc>
          <w:tcPr>
            <w:tcW w:w="6536" w:type="dxa"/>
          </w:tcPr>
          <w:p w:rsidR="001D0319" w:rsidRPr="000A1D02" w:rsidRDefault="001D0319" w:rsidP="001D0319">
            <w:pPr>
              <w:shd w:val="clear" w:color="auto" w:fill="FFFFFF"/>
              <w:rPr>
                <w:bCs/>
                <w:color w:val="000000" w:themeColor="text1"/>
              </w:rPr>
            </w:pPr>
            <w:r w:rsidRPr="000A1D02">
              <w:rPr>
                <w:bCs/>
                <w:color w:val="000000" w:themeColor="text1"/>
              </w:rPr>
              <w:t xml:space="preserve">Actividades sobre </w:t>
            </w:r>
            <w:r>
              <w:rPr>
                <w:bCs/>
                <w:color w:val="000000" w:themeColor="text1"/>
              </w:rPr>
              <w:t>l</w:t>
            </w:r>
            <w:r w:rsidRPr="000A1D02">
              <w:rPr>
                <w:bCs/>
                <w:color w:val="000000" w:themeColor="text1"/>
              </w:rPr>
              <w:t xml:space="preserve">as </w:t>
            </w:r>
            <w:r>
              <w:rPr>
                <w:bCs/>
                <w:color w:val="000000" w:themeColor="text1"/>
              </w:rPr>
              <w:t>revoluciones liberales</w:t>
            </w:r>
          </w:p>
          <w:p w:rsidR="001D0319" w:rsidRPr="00593DBA" w:rsidRDefault="001D0319" w:rsidP="001D0319">
            <w:pPr>
              <w:pStyle w:val="Ttulo4"/>
              <w:shd w:val="clear" w:color="auto" w:fill="FFFFFF"/>
              <w:spacing w:before="109" w:beforeAutospacing="0" w:after="109" w:afterAutospacing="0"/>
              <w:outlineLvl w:val="3"/>
              <w:rPr>
                <w:b w:val="0"/>
                <w:color w:val="000000" w:themeColor="text1"/>
              </w:rPr>
            </w:pP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5</w:t>
      </w:r>
      <w:ins w:id="132" w:author="RAUL MAZO" w:date="2015-05-01T19:24:00Z">
        <w:r w:rsidR="00B12990">
          <w:rPr>
            <w:b/>
            <w:color w:val="000000" w:themeColor="text1"/>
          </w:rPr>
          <w:t>.</w:t>
        </w:r>
      </w:ins>
      <w:del w:id="133" w:author="RAUL MAZO" w:date="2015-05-02T11:16:00Z">
        <w:r w:rsidRPr="0005002A" w:rsidDel="00526DC7">
          <w:rPr>
            <w:b/>
            <w:color w:val="000000" w:themeColor="text1"/>
          </w:rPr>
          <w:delText xml:space="preserve"> </w:delText>
        </w:r>
      </w:del>
      <w:r w:rsidRPr="0005002A">
        <w:rPr>
          <w:b/>
          <w:color w:val="000000" w:themeColor="text1"/>
        </w:rPr>
        <w:t xml:space="preserve">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mediados del siglo XIX, la península Itálica era un conglomerado de distintos territorios.</w:t>
      </w:r>
      <w:r w:rsidRPr="000A1D02">
        <w:rPr>
          <w:rStyle w:val="apple-converted-space"/>
          <w:color w:val="000000" w:themeColor="text1"/>
        </w:rPr>
        <w:t> </w:t>
      </w:r>
      <w:r w:rsidRPr="000A1D02">
        <w:rPr>
          <w:rStyle w:val="un"/>
          <w:color w:val="000000" w:themeColor="text1"/>
        </w:rPr>
        <w:t xml:space="preserve">Además, una parte </w:t>
      </w:r>
      <w:del w:id="134" w:author="RAUL MAZO" w:date="2015-05-02T09:32:00Z">
        <w:r w:rsidRPr="000A1D02" w:rsidDel="008E0AF8">
          <w:rPr>
            <w:rStyle w:val="un"/>
            <w:color w:val="000000" w:themeColor="text1"/>
          </w:rPr>
          <w:delText xml:space="preserve">de su </w:delText>
        </w:r>
        <w:r w:rsidR="00675C29" w:rsidRPr="008E0AF8" w:rsidDel="008E0AF8">
          <w:rPr>
            <w:rStyle w:val="un"/>
            <w:color w:val="000000" w:themeColor="text1"/>
          </w:rPr>
          <w:delText>territorio</w:delText>
        </w:r>
        <w:r w:rsidRPr="000A1D02" w:rsidDel="008E0AF8">
          <w:rPr>
            <w:rStyle w:val="un"/>
            <w:color w:val="000000" w:themeColor="text1"/>
          </w:rPr>
          <w:delText xml:space="preserve"> </w:delText>
        </w:r>
      </w:del>
      <w:r w:rsidRPr="000A1D02">
        <w:rPr>
          <w:rStyle w:val="un"/>
          <w:color w:val="000000" w:themeColor="text1"/>
        </w:rPr>
        <w:t>se encontraba bajo el dominio del Imperio austriaco.</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Pr="000A1D02">
        <w:rPr>
          <w:rStyle w:val="Textoennegrita"/>
          <w:color w:val="000000" w:themeColor="text1"/>
        </w:rPr>
        <w:t>ocupación austriaca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Pr="000A1D02">
        <w:rPr>
          <w:rStyle w:val="Textoennegrita"/>
          <w:color w:val="000000" w:themeColor="text1"/>
        </w:rPr>
        <w:t>sur de Italia</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05002A" w:rsidRPr="000A1D02" w:rsidTr="005128D6">
        <w:tc>
          <w:tcPr>
            <w:tcW w:w="1668" w:type="dxa"/>
          </w:tcPr>
          <w:p w:rsidR="0005002A" w:rsidRPr="000A1D02" w:rsidRDefault="0005002A" w:rsidP="005128D6">
            <w:pPr>
              <w:rPr>
                <w:b/>
                <w:color w:val="000000"/>
                <w:sz w:val="24"/>
                <w:szCs w:val="24"/>
              </w:rPr>
            </w:pPr>
            <w:r w:rsidRPr="000A1D02">
              <w:rPr>
                <w:b/>
                <w:color w:val="000000"/>
                <w:sz w:val="24"/>
                <w:szCs w:val="24"/>
              </w:rPr>
              <w:t>Código</w:t>
            </w:r>
          </w:p>
        </w:tc>
        <w:tc>
          <w:tcPr>
            <w:tcW w:w="7386" w:type="dxa"/>
          </w:tcPr>
          <w:p w:rsidR="0005002A" w:rsidRPr="000A1D02" w:rsidRDefault="0005002A" w:rsidP="0005002A">
            <w:pPr>
              <w:rPr>
                <w:b/>
                <w:color w:val="000000"/>
                <w:sz w:val="24"/>
                <w:szCs w:val="24"/>
              </w:rPr>
            </w:pPr>
            <w:r w:rsidRPr="000A1D02">
              <w:rPr>
                <w:b/>
                <w:color w:val="000000"/>
                <w:sz w:val="24"/>
                <w:szCs w:val="24"/>
              </w:rPr>
              <w:t>CS_08_04_IMG0</w:t>
            </w:r>
            <w:r>
              <w:rPr>
                <w:b/>
                <w:color w:val="000000"/>
                <w:sz w:val="24"/>
                <w:szCs w:val="24"/>
              </w:rPr>
              <w:t>7</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Descripción</w:t>
            </w:r>
          </w:p>
        </w:tc>
        <w:tc>
          <w:tcPr>
            <w:tcW w:w="7386" w:type="dxa"/>
          </w:tcPr>
          <w:p w:rsidR="0005002A" w:rsidRPr="000A1D02" w:rsidRDefault="0005002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05002A" w:rsidRPr="000A1D02" w:rsidRDefault="0005002A" w:rsidP="005128D6">
            <w:pPr>
              <w:rPr>
                <w:color w:val="000000"/>
                <w:sz w:val="24"/>
                <w:szCs w:val="24"/>
              </w:rPr>
            </w:pPr>
            <w:r w:rsidRPr="000A1D02">
              <w:rPr>
                <w:noProof/>
                <w:color w:val="000000" w:themeColor="text1"/>
              </w:rPr>
              <w:drawing>
                <wp:inline distT="0" distB="0" distL="0" distR="0">
                  <wp:extent cx="1070953" cy="1354347"/>
                  <wp:effectExtent l="19050" t="0" r="0" b="0"/>
                  <wp:docPr id="27" name="Imagen 27" descr="http://profesores.aulaplaneta.com/DNNPlayerPackages/Package12189/InfoGuion/cuadernoestudio/images_xml/CS_10_02_img8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37"/>
                          </pic:cNvPr>
                          <pic:cNvPicPr>
                            <a:picLocks noChangeAspect="1" noChangeArrowheads="1"/>
                          </pic:cNvPicPr>
                        </pic:nvPicPr>
                        <pic:blipFill>
                          <a:blip r:embed="rId38"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Pie de imagen</w:t>
            </w:r>
          </w:p>
        </w:tc>
        <w:tc>
          <w:tcPr>
            <w:tcW w:w="7386" w:type="dxa"/>
          </w:tcPr>
          <w:p w:rsidR="0005002A" w:rsidRPr="000A1D02" w:rsidRDefault="0005002A" w:rsidP="0005002A">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 en 1859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austriacos,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p w:rsidR="0005002A" w:rsidRPr="000A1D02" w:rsidRDefault="0005002A" w:rsidP="0005002A">
            <w:pPr>
              <w:spacing w:before="68" w:line="272" w:lineRule="atLeast"/>
              <w:jc w:val="both"/>
              <w:rPr>
                <w:color w:val="000000" w:themeColor="text1"/>
              </w:rPr>
            </w:pP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lastRenderedPageBreak/>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0A1D02">
        <w:rPr>
          <w:rStyle w:val="un"/>
          <w:color w:val="000000" w:themeColor="text1"/>
          <w:shd w:val="clear" w:color="auto" w:fill="FFFFFF"/>
        </w:rPr>
        <w:t>(1861),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Entre 1866 y 1871, el Reino de Italia se anexionó el Véneto y 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w:t>
      </w:r>
      <w:r w:rsidR="005B6DD0" w:rsidRPr="00526DC7">
        <w:rPr>
          <w:b/>
          <w:bCs/>
          <w:color w:val="000000" w:themeColor="text1"/>
        </w:rPr>
        <w:t>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del w:id="135" w:author="RAUL MAZO" w:date="2015-05-01T19:26:00Z">
        <w:r w:rsidRPr="000A1D02" w:rsidDel="00B12990">
          <w:rPr>
            <w:rStyle w:val="Textoennegrita"/>
            <w:color w:val="000000" w:themeColor="text1"/>
            <w:shd w:val="clear" w:color="auto" w:fill="FFFFFF"/>
          </w:rPr>
          <w:delText>Káiser</w:delText>
        </w:r>
        <w:r w:rsidRPr="000A1D02" w:rsidDel="00B12990">
          <w:rPr>
            <w:rStyle w:val="apple-converted-space"/>
            <w:color w:val="000000" w:themeColor="text1"/>
            <w:shd w:val="clear" w:color="auto" w:fill="FFFFFF"/>
          </w:rPr>
          <w:delText> </w:delText>
        </w:r>
      </w:del>
      <w:ins w:id="136" w:author="RAUL MAZO" w:date="2015-05-01T19:26:00Z">
        <w:r w:rsidR="00B12990">
          <w:rPr>
            <w:rStyle w:val="Textoennegrita"/>
            <w:color w:val="000000" w:themeColor="text1"/>
            <w:shd w:val="clear" w:color="auto" w:fill="FFFFFF"/>
          </w:rPr>
          <w:t>k</w:t>
        </w:r>
        <w:r w:rsidR="00B12990" w:rsidRPr="000A1D02">
          <w:rPr>
            <w:rStyle w:val="Textoennegrita"/>
            <w:color w:val="000000" w:themeColor="text1"/>
            <w:shd w:val="clear" w:color="auto" w:fill="FFFFFF"/>
          </w:rPr>
          <w:t>áiser</w:t>
        </w:r>
        <w:r w:rsidR="00B12990" w:rsidRPr="000A1D02">
          <w:rPr>
            <w:rStyle w:val="apple-converted-space"/>
            <w:color w:val="000000" w:themeColor="text1"/>
            <w:shd w:val="clear" w:color="auto" w:fill="FFFFFF"/>
          </w:rPr>
          <w:t> </w:t>
        </w:r>
      </w:ins>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AE15BA" w:rsidRPr="000A1D02" w:rsidTr="005128D6">
        <w:tc>
          <w:tcPr>
            <w:tcW w:w="1668" w:type="dxa"/>
          </w:tcPr>
          <w:p w:rsidR="00AE15BA" w:rsidRPr="000A1D02" w:rsidRDefault="00AE15BA" w:rsidP="005128D6">
            <w:pPr>
              <w:rPr>
                <w:b/>
                <w:color w:val="000000"/>
                <w:sz w:val="24"/>
                <w:szCs w:val="24"/>
              </w:rPr>
            </w:pPr>
            <w:r w:rsidRPr="000A1D02">
              <w:rPr>
                <w:b/>
                <w:color w:val="000000"/>
                <w:sz w:val="24"/>
                <w:szCs w:val="24"/>
              </w:rPr>
              <w:t>Código</w:t>
            </w:r>
          </w:p>
        </w:tc>
        <w:tc>
          <w:tcPr>
            <w:tcW w:w="7386" w:type="dxa"/>
          </w:tcPr>
          <w:p w:rsidR="00AE15BA" w:rsidRPr="000A1D02" w:rsidRDefault="00AE15BA" w:rsidP="005128D6">
            <w:pPr>
              <w:rPr>
                <w:b/>
                <w:color w:val="000000"/>
                <w:sz w:val="24"/>
                <w:szCs w:val="24"/>
              </w:rPr>
            </w:pPr>
            <w:r w:rsidRPr="000A1D02">
              <w:rPr>
                <w:b/>
                <w:color w:val="000000"/>
                <w:sz w:val="24"/>
                <w:szCs w:val="24"/>
              </w:rPr>
              <w:t>CS_08_04_IMG0</w:t>
            </w:r>
            <w:r>
              <w:rPr>
                <w:b/>
                <w:color w:val="000000"/>
                <w:sz w:val="24"/>
                <w:szCs w:val="24"/>
              </w:rPr>
              <w:t>7</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Descripción</w:t>
            </w:r>
          </w:p>
        </w:tc>
        <w:tc>
          <w:tcPr>
            <w:tcW w:w="7386" w:type="dxa"/>
          </w:tcPr>
          <w:p w:rsidR="00AE15BA" w:rsidRPr="000A1D02" w:rsidRDefault="00AE15BA" w:rsidP="005128D6">
            <w:pPr>
              <w:rPr>
                <w:color w:val="000000"/>
                <w:sz w:val="24"/>
                <w:szCs w:val="24"/>
              </w:rPr>
            </w:pPr>
            <w:r w:rsidRPr="006C0E7D">
              <w:rPr>
                <w:color w:val="000000" w:themeColor="text1"/>
                <w:sz w:val="24"/>
                <w:szCs w:val="24"/>
              </w:rPr>
              <w:t> </w:t>
            </w:r>
            <w:r w:rsidRPr="000A1D02">
              <w:rPr>
                <w:b/>
                <w:bCs/>
                <w:color w:val="000000" w:themeColor="text1"/>
              </w:rPr>
              <w:t xml:space="preserve">Giuseppe </w:t>
            </w:r>
            <w:commentRangeStart w:id="137"/>
            <w:r w:rsidRPr="000A1D02">
              <w:rPr>
                <w:b/>
                <w:bCs/>
                <w:color w:val="000000" w:themeColor="text1"/>
              </w:rPr>
              <w:t>Garibaldi</w:t>
            </w:r>
            <w:commentRangeEnd w:id="137"/>
            <w:r w:rsidR="00B12990">
              <w:rPr>
                <w:rStyle w:val="Refdecomentario"/>
                <w:rFonts w:ascii="Calibri" w:eastAsia="Calibri" w:hAnsi="Calibri"/>
              </w:rPr>
              <w:commentReference w:id="137"/>
            </w:r>
            <w:r w:rsidRPr="000A1D02">
              <w:rPr>
                <w:color w:val="000000" w:themeColor="text1"/>
              </w:rPr>
              <w:t> </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AE15BA" w:rsidRPr="000A1D02" w:rsidRDefault="00AE15BA" w:rsidP="005128D6">
            <w:pPr>
              <w:rPr>
                <w:color w:val="000000"/>
                <w:sz w:val="24"/>
                <w:szCs w:val="24"/>
              </w:rPr>
            </w:pPr>
            <w:r w:rsidRPr="000A1D02">
              <w:rPr>
                <w:noProof/>
                <w:color w:val="000000" w:themeColor="text1"/>
              </w:rPr>
              <w:drawing>
                <wp:inline distT="0" distB="0" distL="0" distR="0">
                  <wp:extent cx="1515688" cy="1244813"/>
                  <wp:effectExtent l="0" t="0" r="0" b="0"/>
                  <wp:docPr id="29" name="Imagen 29" descr="http://profesores.aulaplaneta.com/DNNPlayerPackages/Package12189/InfoGuion/cuadernoestudio/images_xml/CS_10_02_img9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39"/>
                          </pic:cNvPr>
                          <pic:cNvPicPr>
                            <a:picLocks noChangeAspect="1" noChangeArrowheads="1"/>
                          </pic:cNvPicPr>
                        </pic:nvPicPr>
                        <pic:blipFill>
                          <a:blip r:embed="rId40"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p w:rsidR="005128D6" w:rsidRDefault="005128D6"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tblPr>
      <w:tblGrid>
        <w:gridCol w:w="2518"/>
        <w:gridCol w:w="6536"/>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Código</w:t>
            </w:r>
          </w:p>
        </w:tc>
        <w:tc>
          <w:tcPr>
            <w:tcW w:w="6536" w:type="dxa"/>
          </w:tcPr>
          <w:p w:rsidR="005128D6" w:rsidRPr="00FC750D" w:rsidRDefault="005128D6"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51B35">
              <w:rPr>
                <w:color w:val="000000"/>
                <w:sz w:val="24"/>
                <w:szCs w:val="24"/>
              </w:rPr>
              <w:t>10</w:t>
            </w:r>
            <w:r>
              <w:rPr>
                <w:color w:val="000000"/>
                <w:sz w:val="24"/>
                <w:szCs w:val="24"/>
              </w:rPr>
              <w:t>0</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Ubicación en Aula Planeta</w:t>
            </w:r>
          </w:p>
        </w:tc>
        <w:tc>
          <w:tcPr>
            <w:tcW w:w="6536" w:type="dxa"/>
          </w:tcPr>
          <w:p w:rsidR="005128D6" w:rsidRPr="00FC750D" w:rsidRDefault="00B51B35"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 xml:space="preserve">Video que presenta los procesos de unificación nacional </w:t>
            </w:r>
            <w:r w:rsidRPr="005128D6">
              <w:rPr>
                <w:b w:val="0"/>
                <w:color w:val="000000" w:themeColor="text1"/>
              </w:rPr>
              <w:lastRenderedPageBreak/>
              <w:t>más relevantes de la Europa del siglo</w:t>
            </w:r>
            <w:ins w:id="138" w:author="RAUL MAZO" w:date="2015-05-01T19:28:00Z">
              <w:r w:rsidR="00B12990">
                <w:rPr>
                  <w:b w:val="0"/>
                  <w:color w:val="000000" w:themeColor="text1"/>
                </w:rPr>
                <w:t xml:space="preserve"> XIX</w:t>
              </w:r>
            </w:ins>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Objetivo</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 xml:space="preserve">El siguiente </w:t>
            </w:r>
            <w:r>
              <w:rPr>
                <w:color w:val="000000" w:themeColor="text1"/>
              </w:rPr>
              <w:t>video</w:t>
            </w:r>
            <w:r w:rsidRPr="000A1D02">
              <w:rPr>
                <w:color w:val="000000" w:themeColor="text1"/>
              </w:rPr>
              <w:t xml:space="preserve"> presenta cómo se produjeron los procesos de unificación nacional en Italia y Alemania a partir de la segunda mitad el siglo XIX. </w:t>
            </w:r>
          </w:p>
          <w:p w:rsidR="005128D6" w:rsidRPr="000A1D02" w:rsidRDefault="005128D6" w:rsidP="005128D6">
            <w:pPr>
              <w:shd w:val="clear" w:color="auto" w:fill="FFFFFF"/>
              <w:spacing w:before="190"/>
              <w:rPr>
                <w:color w:val="000000" w:themeColor="text1"/>
              </w:rPr>
            </w:pPr>
            <w:r>
              <w:rPr>
                <w:color w:val="000000" w:themeColor="text1"/>
              </w:rPr>
              <w:t xml:space="preserve"> </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hyperlink r:id="rId41" w:tgtFrame="_blank" w:history="1">
              <w:r>
                <w:rPr>
                  <w:rStyle w:val="Hipervnculo"/>
                  <w:color w:val="000000" w:themeColor="text1"/>
                </w:rPr>
                <w:t>VER</w:t>
              </w:r>
            </w:hyperlink>
            <w:r w:rsidRPr="000A1D02">
              <w:rPr>
                <w:color w:val="000000" w:themeColor="text1"/>
              </w:rPr>
              <w:t>] y alemana [</w:t>
            </w:r>
            <w:hyperlink r:id="rId42" w:tgtFrame="_blank" w:history="1">
              <w:r>
                <w:rPr>
                  <w:rStyle w:val="Hipervnculo"/>
                  <w:color w:val="000000" w:themeColor="text1"/>
                </w:rPr>
                <w:t>VER</w:t>
              </w:r>
            </w:hyperlink>
            <w:r w:rsidRPr="000A1D02">
              <w:rPr>
                <w:color w:val="000000" w:themeColor="text1"/>
              </w:rPr>
              <w:t xml:space="preserve">] 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compresión del v</w:t>
            </w:r>
            <w:r>
              <w:rPr>
                <w:color w:val="000000" w:themeColor="text1"/>
              </w:rPr>
              <w:t>i</w:t>
            </w:r>
            <w:r w:rsidRPr="000A1D02">
              <w:rPr>
                <w:color w:val="000000" w:themeColor="text1"/>
              </w:rPr>
              <w:t xml:space="preserve">deo, </w:t>
            </w:r>
            <w:r>
              <w:rPr>
                <w:color w:val="000000" w:themeColor="text1"/>
              </w:rPr>
              <w:t>le</w:t>
            </w:r>
            <w:r w:rsidRPr="000A1D02">
              <w:rPr>
                <w:color w:val="000000" w:themeColor="text1"/>
              </w:rPr>
              <w:t xml:space="preserve"> sugerimos plantear a los </w:t>
            </w:r>
            <w:r>
              <w:rPr>
                <w:color w:val="000000" w:themeColor="text1"/>
              </w:rPr>
              <w:t>estudiantes</w:t>
            </w:r>
            <w:r w:rsidRPr="000A1D02">
              <w:rPr>
                <w:color w:val="000000" w:themeColor="text1"/>
              </w:rPr>
              <w:t xml:space="preserve"> una serie de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territorios estaban sometidos al dominio del Imperio austriaco?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w:t>
            </w:r>
            <w:proofErr w:type="spellStart"/>
            <w:r w:rsidRPr="000A1D02">
              <w:rPr>
                <w:color w:val="000000" w:themeColor="text1"/>
              </w:rPr>
              <w:t>Fichte</w:t>
            </w:r>
            <w:proofErr w:type="spellEnd"/>
            <w:r w:rsidRPr="000A1D02">
              <w:rPr>
                <w:color w:val="000000" w:themeColor="text1"/>
              </w:rPr>
              <w:t xml:space="preserve"> </w:t>
            </w:r>
            <w:r w:rsidRPr="000A1D02">
              <w:rPr>
                <w:color w:val="000000" w:themeColor="text1"/>
              </w:rPr>
              <w:lastRenderedPageBreak/>
              <w:t>(</w:t>
            </w:r>
            <w:r w:rsidRPr="000A1D02">
              <w:rPr>
                <w:rStyle w:val="cursiva"/>
                <w:i/>
                <w:iCs/>
                <w:color w:val="000000" w:themeColor="text1"/>
              </w:rPr>
              <w:t>Discursos a la nación alemana</w:t>
            </w:r>
            <w:r w:rsidRPr="000A1D02">
              <w:rPr>
                <w:color w:val="000000" w:themeColor="text1"/>
              </w:rPr>
              <w:t>).</w:t>
            </w:r>
          </w:p>
          <w:p w:rsidR="005128D6" w:rsidRDefault="005128D6" w:rsidP="005128D6">
            <w:pPr>
              <w:rPr>
                <w:color w:val="000000" w:themeColor="text1"/>
                <w:sz w:val="24"/>
                <w:szCs w:val="24"/>
              </w:rPr>
            </w:pPr>
          </w:p>
          <w:p w:rsidR="00E85D61" w:rsidRPr="000A1D02" w:rsidRDefault="00E85D61" w:rsidP="00E85D61">
            <w:pPr>
              <w:pStyle w:val="Ttulo4"/>
              <w:shd w:val="clear" w:color="auto" w:fill="FFFFFF"/>
              <w:spacing w:before="109" w:beforeAutospacing="0" w:after="109" w:afterAutospacing="0"/>
              <w:outlineLvl w:val="3"/>
              <w:rPr>
                <w:b w:val="0"/>
                <w:bCs w:val="0"/>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del w:id="139" w:author="RAUL MAZO" w:date="2015-05-01T19:30:00Z">
              <w:r w:rsidRPr="000A1D02" w:rsidDel="00B12990">
                <w:rPr>
                  <w:b/>
                  <w:color w:val="000000" w:themeColor="text1"/>
                </w:rPr>
                <w:delText>:</w:delText>
              </w:r>
            </w:del>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La unificación italiana y la alemana nacen de la combinación de la idea 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 se va a apelar a la cultura y al pasado común de los pueblos de Italia y Alemania para movilizar a la población. Por otra parte, el deseo de la burguesía de alcanzar el poder y establecer un Estado liberal y la unificación del mercado nacional para distribuir sus mercancías, tendrá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 mediados del siglo XIX, la península Itálica estaba formada por distintos Estados y una parte de su territorio se hallaba bajo el dominio austriaco.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 guerra contra el Imperio austriaco y anexionó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que fue anexionado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 Italia. Entre 1866 y 1871, el Reino de Italia se anexionó el</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y 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Pr="000A1D02">
              <w:rPr>
                <w:color w:val="000000" w:themeColor="text1"/>
              </w:rPr>
              <w:t>se convirtió en la capital del Reino.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el </w:t>
            </w:r>
            <w:del w:id="140" w:author="RAUL MAZO" w:date="2015-05-01T19:31:00Z">
              <w:r w:rsidRPr="000A1D02" w:rsidDel="00B12990">
                <w:rPr>
                  <w:color w:val="000000" w:themeColor="text1"/>
                </w:rPr>
                <w:delText xml:space="preserve">congreso </w:delText>
              </w:r>
            </w:del>
            <w:ins w:id="141" w:author="RAUL MAZO" w:date="2015-05-01T19:31:00Z">
              <w:r w:rsidR="00B12990">
                <w:rPr>
                  <w:color w:val="000000" w:themeColor="text1"/>
                </w:rPr>
                <w:t>C</w:t>
              </w:r>
              <w:r w:rsidR="00B12990" w:rsidRPr="000A1D02">
                <w:rPr>
                  <w:color w:val="000000" w:themeColor="text1"/>
                </w:rPr>
                <w:t xml:space="preserve">ongreso </w:t>
              </w:r>
            </w:ins>
            <w:r w:rsidRPr="000A1D02">
              <w:rPr>
                <w:color w:val="000000" w:themeColor="text1"/>
              </w:rPr>
              <w:t>de Viena (1815), se constituyó la</w:t>
            </w:r>
            <w:r w:rsidRPr="000A1D02">
              <w:rPr>
                <w:rStyle w:val="apple-converted-space"/>
                <w:color w:val="000000" w:themeColor="text1"/>
              </w:rPr>
              <w:t> </w:t>
            </w:r>
            <w:r w:rsidRPr="000A1D02">
              <w:rPr>
                <w:rStyle w:val="negrita"/>
                <w:b/>
                <w:bCs/>
                <w:color w:val="000000" w:themeColor="text1"/>
              </w:rPr>
              <w:t>Confederación Germánica</w:t>
            </w:r>
            <w:r w:rsidRPr="000A1D02">
              <w:rPr>
                <w:color w:val="000000" w:themeColor="text1"/>
              </w:rPr>
              <w:t>, formada por treinta y siete estados alemanes bajo el dominio compartido del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 xml:space="preserve">no solo supuso la disolución del </w:t>
            </w:r>
            <w:del w:id="142" w:author="RAUL MAZO" w:date="2015-05-01T19:32:00Z">
              <w:r w:rsidRPr="000A1D02" w:rsidDel="00B12990">
                <w:rPr>
                  <w:color w:val="000000" w:themeColor="text1"/>
                </w:rPr>
                <w:delText xml:space="preserve">II </w:delText>
              </w:r>
            </w:del>
            <w:ins w:id="143" w:author="RAUL MAZO" w:date="2015-05-01T19:32:00Z">
              <w:r w:rsidR="00B12990">
                <w:rPr>
                  <w:color w:val="000000" w:themeColor="text1"/>
                </w:rPr>
                <w:t>Segundo</w:t>
              </w:r>
              <w:r w:rsidR="00B12990" w:rsidRPr="000A1D02">
                <w:rPr>
                  <w:color w:val="000000" w:themeColor="text1"/>
                </w:rPr>
                <w:t xml:space="preserve"> </w:t>
              </w:r>
            </w:ins>
            <w:r w:rsidRPr="000A1D02">
              <w:rPr>
                <w:color w:val="000000" w:themeColor="text1"/>
              </w:rPr>
              <w:t xml:space="preserve">Imperio francés, sino la unión de todos los </w:t>
            </w:r>
            <w:del w:id="144" w:author="RAUL MAZO" w:date="2015-05-01T19:32:00Z">
              <w:r w:rsidRPr="000A1D02" w:rsidDel="00B12990">
                <w:rPr>
                  <w:color w:val="000000" w:themeColor="text1"/>
                </w:rPr>
                <w:delText>Estados </w:delText>
              </w:r>
            </w:del>
            <w:ins w:id="145" w:author="RAUL MAZO" w:date="2015-05-01T19:32:00Z">
              <w:r w:rsidR="00B12990">
                <w:rPr>
                  <w:color w:val="000000" w:themeColor="text1"/>
                </w:rPr>
                <w:t>e</w:t>
              </w:r>
              <w:r w:rsidR="00B12990" w:rsidRPr="000A1D02">
                <w:rPr>
                  <w:color w:val="000000" w:themeColor="text1"/>
                </w:rPr>
                <w:t>stados </w:t>
              </w:r>
            </w:ins>
            <w:r w:rsidRPr="000A1D02">
              <w:rPr>
                <w:color w:val="000000" w:themeColor="text1"/>
              </w:rPr>
              <w:t>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del w:id="146" w:author="RAUL MAZO" w:date="2015-05-01T19:33:00Z">
              <w:r w:rsidRPr="000A1D02" w:rsidDel="00B12990">
                <w:rPr>
                  <w:rStyle w:val="negrita"/>
                  <w:b/>
                  <w:bCs/>
                  <w:color w:val="000000" w:themeColor="text1"/>
                </w:rPr>
                <w:delText xml:space="preserve">II </w:delText>
              </w:r>
            </w:del>
            <w:ins w:id="147" w:author="RAUL MAZO" w:date="2015-05-01T19:33:00Z">
              <w:r w:rsidR="00B12990">
                <w:rPr>
                  <w:rStyle w:val="negrita"/>
                  <w:b/>
                  <w:bCs/>
                  <w:color w:val="000000" w:themeColor="text1"/>
                </w:rPr>
                <w:t>Segundo</w:t>
              </w:r>
              <w:r w:rsidR="00B12990" w:rsidRPr="000A1D02">
                <w:rPr>
                  <w:rStyle w:val="negrita"/>
                  <w:b/>
                  <w:bCs/>
                  <w:color w:val="000000" w:themeColor="text1"/>
                </w:rPr>
                <w:t xml:space="preserve"> </w:t>
              </w:r>
            </w:ins>
            <w:r w:rsidRPr="000A1D02">
              <w:rPr>
                <w:rStyle w:val="negrita"/>
                <w:b/>
                <w:bCs/>
                <w:color w:val="000000" w:themeColor="text1"/>
              </w:rPr>
              <w:t>Imperio alemán</w:t>
            </w:r>
            <w:r w:rsidRPr="000A1D02">
              <w:rPr>
                <w:rStyle w:val="apple-converted-space"/>
                <w:b/>
                <w:bCs/>
                <w:color w:val="000000" w:themeColor="text1"/>
              </w:rPr>
              <w:t> </w:t>
            </w:r>
            <w:r w:rsidRPr="000A1D02">
              <w:rPr>
                <w:color w:val="000000" w:themeColor="text1"/>
              </w:rPr>
              <w:t xml:space="preserve">(II </w:t>
            </w:r>
            <w:proofErr w:type="spellStart"/>
            <w:r w:rsidRPr="000A1D02">
              <w:rPr>
                <w:color w:val="000000" w:themeColor="text1"/>
              </w:rPr>
              <w:t>Reich</w:t>
            </w:r>
            <w:proofErr w:type="spellEnd"/>
            <w:r w:rsidRPr="000A1D02">
              <w:rPr>
                <w:color w:val="000000" w:themeColor="text1"/>
              </w:rPr>
              <w:t>) y Guillermo I se convirtió en</w:t>
            </w:r>
            <w:r w:rsidRPr="000A1D02">
              <w:rPr>
                <w:rStyle w:val="apple-converted-space"/>
                <w:color w:val="000000" w:themeColor="text1"/>
              </w:rPr>
              <w:t> </w:t>
            </w:r>
            <w:del w:id="148" w:author="RAUL MAZO" w:date="2015-05-01T19:33:00Z">
              <w:r w:rsidRPr="000A1D02" w:rsidDel="00B12990">
                <w:rPr>
                  <w:rStyle w:val="negrita"/>
                  <w:b/>
                  <w:bCs/>
                  <w:color w:val="000000" w:themeColor="text1"/>
                </w:rPr>
                <w:delText>Káiser</w:delText>
              </w:r>
              <w:r w:rsidDel="00B12990">
                <w:rPr>
                  <w:rStyle w:val="negrita"/>
                  <w:b/>
                  <w:bCs/>
                  <w:color w:val="000000" w:themeColor="text1"/>
                </w:rPr>
                <w:delText xml:space="preserve"> </w:delText>
              </w:r>
            </w:del>
            <w:ins w:id="149" w:author="RAUL MAZO" w:date="2015-05-01T19:33:00Z">
              <w:r w:rsidR="00B12990">
                <w:rPr>
                  <w:rStyle w:val="negrita"/>
                  <w:b/>
                  <w:bCs/>
                  <w:color w:val="000000" w:themeColor="text1"/>
                </w:rPr>
                <w:t>k</w:t>
              </w:r>
              <w:r w:rsidR="00B12990" w:rsidRPr="000A1D02">
                <w:rPr>
                  <w:rStyle w:val="negrita"/>
                  <w:b/>
                  <w:bCs/>
                  <w:color w:val="000000" w:themeColor="text1"/>
                </w:rPr>
                <w:t>áiser</w:t>
              </w:r>
              <w:r w:rsidR="00B12990">
                <w:rPr>
                  <w:rStyle w:val="negrita"/>
                  <w:b/>
                  <w:bCs/>
                  <w:color w:val="000000" w:themeColor="text1"/>
                </w:rPr>
                <w:t xml:space="preserve"> </w:t>
              </w:r>
            </w:ins>
            <w:r w:rsidRPr="000A1D02">
              <w:rPr>
                <w:color w:val="000000" w:themeColor="text1"/>
              </w:rPr>
              <w:t xml:space="preserve">(emperador). El nuevo Estado estaba formado por otros veintiséis </w:t>
            </w:r>
            <w:del w:id="150" w:author="RAUL MAZO" w:date="2015-05-01T19:33:00Z">
              <w:r w:rsidRPr="000A1D02" w:rsidDel="00B12990">
                <w:rPr>
                  <w:color w:val="000000" w:themeColor="text1"/>
                </w:rPr>
                <w:delText xml:space="preserve">Estados </w:delText>
              </w:r>
            </w:del>
            <w:ins w:id="151" w:author="RAUL MAZO" w:date="2015-05-01T19:33:00Z">
              <w:r w:rsidR="00B12990">
                <w:rPr>
                  <w:color w:val="000000" w:themeColor="text1"/>
                </w:rPr>
                <w:t>e</w:t>
              </w:r>
              <w:r w:rsidR="00B12990" w:rsidRPr="000A1D02">
                <w:rPr>
                  <w:color w:val="000000" w:themeColor="text1"/>
                </w:rPr>
                <w:t xml:space="preserve">stados </w:t>
              </w:r>
            </w:ins>
            <w:r w:rsidRPr="000A1D02">
              <w:rPr>
                <w:color w:val="000000" w:themeColor="text1"/>
              </w:rPr>
              <w:t>federados que mantuvieron sus instituciones, aunque siempre bajo el control de Prusia. Bismarck había conseguido su principal objetivo: crear una nación superior a Austria y Francia.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De forma paralela a estos procesos de construcción nacional, en otros territorios ya se había producido la consolidación del Estado liberal, aunque tenían lugar luchas entre las distintas opciones políticas. Así, mientras en Francia gobernaba el emperador Napoleón III, en España progresistas y moderados pugnaban por el poder y en Estados Unidos tenía lugar la </w:t>
            </w:r>
            <w:r w:rsidRPr="00984406">
              <w:rPr>
                <w:color w:val="000000" w:themeColor="text1"/>
              </w:rPr>
              <w:t>g</w:t>
            </w:r>
            <w:r w:rsidRPr="000A1D02">
              <w:rPr>
                <w:color w:val="000000" w:themeColor="text1"/>
              </w:rPr>
              <w:t>uerra de Secesión (1861-1865), que enfrentó a los estados antiesclavistas del Norte (la Unión) con los del Sur (confederados).</w:t>
            </w:r>
          </w:p>
          <w:p w:rsidR="00E85D61" w:rsidRPr="00FC750D" w:rsidRDefault="00E85D61" w:rsidP="005128D6">
            <w:pPr>
              <w:rPr>
                <w:color w:val="000000" w:themeColor="text1"/>
                <w:sz w:val="24"/>
                <w:szCs w:val="24"/>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128D6" w:rsidRPr="000A1D02" w:rsidRDefault="005128D6" w:rsidP="005128D6">
            <w:pPr>
              <w:shd w:val="clear" w:color="auto" w:fill="FFFFFF"/>
              <w:rPr>
                <w:color w:val="000000" w:themeColor="text1"/>
              </w:rPr>
            </w:pPr>
            <w:r w:rsidRPr="000A1D02">
              <w:rPr>
                <w:color w:val="000000" w:themeColor="text1"/>
              </w:rPr>
              <w:t xml:space="preserve">Las unificaciones de Italia y de Alemania. </w:t>
            </w:r>
            <w:commentRangeStart w:id="152"/>
            <w:r w:rsidRPr="000A1D02">
              <w:rPr>
                <w:color w:val="000000" w:themeColor="text1"/>
              </w:rPr>
              <w:t>XIX</w:t>
            </w:r>
            <w:commentRangeEnd w:id="152"/>
            <w:r w:rsidR="009D332A">
              <w:rPr>
                <w:rStyle w:val="Refdecomentario"/>
                <w:rFonts w:ascii="Calibri" w:eastAsia="Calibri" w:hAnsi="Calibri"/>
              </w:rPr>
              <w:commentReference w:id="152"/>
            </w:r>
          </w:p>
          <w:p w:rsidR="005128D6" w:rsidRPr="00593DBA" w:rsidRDefault="005128D6" w:rsidP="005128D6">
            <w:pPr>
              <w:pStyle w:val="Ttulo4"/>
              <w:shd w:val="clear" w:color="auto" w:fill="FFFFFF"/>
              <w:spacing w:before="109" w:beforeAutospacing="0" w:after="109" w:afterAutospacing="0"/>
              <w:jc w:val="both"/>
              <w:outlineLvl w:val="3"/>
              <w:rPr>
                <w:b w:val="0"/>
                <w:color w:val="000000" w:themeColor="text1"/>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Descripción</w:t>
            </w:r>
          </w:p>
        </w:tc>
        <w:tc>
          <w:tcPr>
            <w:tcW w:w="6536" w:type="dxa"/>
          </w:tcPr>
          <w:p w:rsidR="005128D6" w:rsidRPr="005128D6" w:rsidRDefault="005128D6"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ins w:id="153" w:author="RAUL MAZO" w:date="2015-05-01T19:34:00Z">
              <w:r w:rsidR="005D6A91">
                <w:rPr>
                  <w:b w:val="0"/>
                  <w:color w:val="000000" w:themeColor="text1"/>
                </w:rPr>
                <w:t xml:space="preserve"> XIX</w:t>
              </w:r>
            </w:ins>
          </w:p>
        </w:tc>
      </w:tr>
    </w:tbl>
    <w:p w:rsidR="005128D6" w:rsidRDefault="005128D6" w:rsidP="00076079">
      <w:pPr>
        <w:pStyle w:val="Ttulo4"/>
        <w:shd w:val="clear" w:color="auto" w:fill="FFFFFF"/>
        <w:spacing w:before="109" w:beforeAutospacing="0" w:after="109" w:afterAutospacing="0"/>
        <w:rPr>
          <w:b w:val="0"/>
          <w:bCs w:val="0"/>
          <w:color w:val="000000" w:themeColor="text1"/>
        </w:rPr>
      </w:pPr>
    </w:p>
    <w:p w:rsidR="0045757A" w:rsidRDefault="0045757A" w:rsidP="00EB7842">
      <w:pPr>
        <w:pStyle w:val="cabecera1"/>
        <w:shd w:val="clear" w:color="auto" w:fill="FFFFFF"/>
        <w:spacing w:before="0" w:beforeAutospacing="0"/>
        <w:rPr>
          <w:b/>
          <w:bCs/>
          <w:color w:val="000000" w:themeColor="text1"/>
        </w:rPr>
      </w:pPr>
    </w:p>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Código</w:t>
            </w:r>
          </w:p>
        </w:tc>
        <w:tc>
          <w:tcPr>
            <w:tcW w:w="6536" w:type="dxa"/>
          </w:tcPr>
          <w:p w:rsidR="00D86C37" w:rsidRPr="00FC750D" w:rsidRDefault="00D86C37"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1</w:t>
            </w:r>
            <w:r>
              <w:rPr>
                <w:color w:val="000000"/>
                <w:sz w:val="24"/>
                <w:szCs w:val="24"/>
              </w:rPr>
              <w:t>0</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Ubicación en Aula Planeta</w:t>
            </w:r>
          </w:p>
        </w:tc>
        <w:tc>
          <w:tcPr>
            <w:tcW w:w="6536" w:type="dxa"/>
          </w:tcPr>
          <w:p w:rsidR="00D86C37" w:rsidRPr="00FC750D" w:rsidRDefault="00B51B35" w:rsidP="00B51B35">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sz w:val="24"/>
                <w:szCs w:val="24"/>
              </w:rPr>
            </w:pPr>
            <w:r>
              <w:rPr>
                <w:color w:val="000000" w:themeColor="text1"/>
                <w:sz w:val="24"/>
                <w:szCs w:val="24"/>
              </w:rPr>
              <w:t>No tiene cambios</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Descripción</w:t>
            </w:r>
          </w:p>
        </w:tc>
        <w:tc>
          <w:tcPr>
            <w:tcW w:w="6536" w:type="dxa"/>
          </w:tcPr>
          <w:p w:rsidR="00D44341" w:rsidRPr="000A1D02" w:rsidRDefault="00D44341" w:rsidP="00D4434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Pr>
                <w:color w:val="000000" w:themeColor="text1"/>
              </w:rPr>
              <w:t>que tiene por</w:t>
            </w:r>
            <w:r w:rsidRPr="000A1D02">
              <w:rPr>
                <w:color w:val="000000" w:themeColor="text1"/>
              </w:rPr>
              <w:t xml:space="preserve"> objetivo identificar los hechos y personajes clave que permitieron el nacimiento de los Estados de Italia y </w:t>
            </w:r>
            <w:r w:rsidRPr="000A1D02">
              <w:rPr>
                <w:color w:val="000000" w:themeColor="text1"/>
              </w:rPr>
              <w:lastRenderedPageBreak/>
              <w:t>Alemania</w:t>
            </w:r>
          </w:p>
          <w:p w:rsidR="00D86C37" w:rsidRPr="005128D6" w:rsidRDefault="00D86C37" w:rsidP="007F24B1">
            <w:pPr>
              <w:pStyle w:val="Ttulo4"/>
              <w:shd w:val="clear" w:color="auto" w:fill="FFFFFF"/>
              <w:spacing w:before="109" w:beforeAutospacing="0" w:after="109" w:afterAutospacing="0"/>
              <w:outlineLvl w:val="3"/>
              <w:rPr>
                <w:b w:val="0"/>
                <w:color w:val="000000" w:themeColor="text1"/>
              </w:rPr>
            </w:pP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5D6A91">
            <w:pPr>
              <w:spacing w:line="299" w:lineRule="atLeast"/>
              <w:rPr>
                <w:color w:val="000000" w:themeColor="text1"/>
              </w:rPr>
            </w:pPr>
            <w:r w:rsidRPr="000A1D02">
              <w:rPr>
                <w:color w:val="000000" w:themeColor="text1"/>
              </w:rPr>
              <w:t>El </w:t>
            </w:r>
            <w:del w:id="154" w:author="RAUL MAZO" w:date="2015-05-01T19:34:00Z">
              <w:r w:rsidRPr="000A1D02" w:rsidDel="005D6A91">
                <w:rPr>
                  <w:b/>
                  <w:bCs/>
                  <w:color w:val="000000" w:themeColor="text1"/>
                </w:rPr>
                <w:delText xml:space="preserve">congreso </w:delText>
              </w:r>
            </w:del>
            <w:ins w:id="155" w:author="RAUL MAZO" w:date="2015-05-01T19:34:00Z">
              <w:r w:rsidR="005D6A91">
                <w:rPr>
                  <w:b/>
                  <w:bCs/>
                  <w:color w:val="000000" w:themeColor="text1"/>
                </w:rPr>
                <w:t>C</w:t>
              </w:r>
              <w:r w:rsidR="005D6A91" w:rsidRPr="000A1D02">
                <w:rPr>
                  <w:b/>
                  <w:bCs/>
                  <w:color w:val="000000" w:themeColor="text1"/>
                </w:rPr>
                <w:t xml:space="preserve">ongreso </w:t>
              </w:r>
            </w:ins>
            <w:r w:rsidRPr="000A1D02">
              <w:rPr>
                <w:b/>
                <w:bCs/>
                <w:color w:val="000000" w:themeColor="text1"/>
              </w:rPr>
              <w:t>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o la primavera de los pueblos.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Pr="000A1D02" w:rsidRDefault="00914132" w:rsidP="00167C30">
      <w:pPr>
        <w:shd w:val="clear" w:color="auto" w:fill="FFFFFF"/>
        <w:rPr>
          <w:color w:val="000000" w:themeColor="text1"/>
        </w:rPr>
      </w:pPr>
    </w:p>
    <w:tbl>
      <w:tblPr>
        <w:tblStyle w:val="Tablaconcuadrcula"/>
        <w:tblW w:w="0" w:type="auto"/>
        <w:tblLook w:val="04A0"/>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Código</w:t>
            </w:r>
          </w:p>
        </w:tc>
        <w:tc>
          <w:tcPr>
            <w:tcW w:w="6536" w:type="dxa"/>
          </w:tcPr>
          <w:p w:rsidR="00073B54" w:rsidRPr="00FC750D" w:rsidRDefault="00073B54"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2</w:t>
            </w:r>
            <w:r>
              <w:rPr>
                <w:color w:val="000000"/>
                <w:sz w:val="24"/>
                <w:szCs w:val="24"/>
              </w:rPr>
              <w:t>0</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Ubicación en Aula Planeta</w:t>
            </w:r>
          </w:p>
        </w:tc>
        <w:tc>
          <w:tcPr>
            <w:tcW w:w="6536" w:type="dxa"/>
          </w:tcPr>
          <w:p w:rsidR="00073B54" w:rsidRPr="00FC750D" w:rsidRDefault="00B51B35"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D6A91" w:rsidRDefault="00073B54" w:rsidP="006B78B7">
            <w:pPr>
              <w:pStyle w:val="cabecera1"/>
              <w:shd w:val="clear" w:color="auto" w:fill="FFFFFF"/>
              <w:spacing w:before="0" w:beforeAutospacing="0"/>
              <w:rPr>
                <w:ins w:id="156" w:author="RAUL MAZO" w:date="2015-05-01T19:35:00Z"/>
                <w:b/>
                <w:bCs/>
                <w:color w:val="000000" w:themeColor="text1"/>
              </w:rPr>
            </w:pPr>
            <w:r w:rsidRPr="000A1D02">
              <w:rPr>
                <w:b/>
                <w:bCs/>
                <w:color w:val="000000" w:themeColor="text1"/>
              </w:rPr>
              <w:t>Objetivo</w:t>
            </w:r>
          </w:p>
          <w:p w:rsidR="006B78B7" w:rsidRPr="000A1D02" w:rsidRDefault="00073B54" w:rsidP="006B78B7">
            <w:pPr>
              <w:pStyle w:val="cabecera1"/>
              <w:shd w:val="clear" w:color="auto" w:fill="FFFFFF"/>
              <w:spacing w:before="0" w:beforeAutospacing="0"/>
              <w:rPr>
                <w:b/>
                <w:bCs/>
                <w:color w:val="000000" w:themeColor="text1"/>
              </w:rPr>
            </w:pPr>
            <w:del w:id="157" w:author="RAUL MAZO" w:date="2015-05-01T19:35:00Z">
              <w:r w:rsidRPr="000A1D02" w:rsidDel="005D6A91">
                <w:rPr>
                  <w:b/>
                  <w:bCs/>
                  <w:color w:val="000000" w:themeColor="text1"/>
                </w:rPr>
                <w:delText xml:space="preserve">: </w:delText>
              </w:r>
            </w:del>
            <w:r w:rsidRPr="000A1D02">
              <w:rPr>
                <w:color w:val="000000" w:themeColor="text1"/>
              </w:rPr>
              <w:t xml:space="preserve">Esta cronología permite a los </w:t>
            </w:r>
            <w:r>
              <w:rPr>
                <w:color w:val="000000" w:themeColor="text1"/>
              </w:rPr>
              <w:t>estudiantes</w:t>
            </w:r>
            <w:r w:rsidRPr="000A1D02">
              <w:rPr>
                <w:color w:val="000000" w:themeColor="text1"/>
              </w:rPr>
              <w:t xml:space="preserve"> conocer los principales hechos y personajes de Europa entre las guerras napoleónicas y la </w:t>
            </w:r>
            <w:r w:rsidRPr="000A1D02">
              <w:rPr>
                <w:color w:val="000000" w:themeColor="text1"/>
              </w:rPr>
              <w:lastRenderedPageBreak/>
              <w:t xml:space="preserve">proclamación del II </w:t>
            </w:r>
            <w:proofErr w:type="spellStart"/>
            <w:r w:rsidRPr="000A1D02">
              <w:rPr>
                <w:color w:val="000000" w:themeColor="text1"/>
              </w:rPr>
              <w:t>Reich</w:t>
            </w:r>
            <w:proofErr w:type="spellEnd"/>
            <w:r w:rsidRPr="000A1D02">
              <w:rPr>
                <w:color w:val="000000" w:themeColor="text1"/>
              </w:rPr>
              <w:t xml:space="preserve"> alemán.</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 xml:space="preserve">Proponga a sus estudiantes que </w:t>
            </w:r>
            <w:r w:rsidRPr="000A1D02">
              <w:rPr>
                <w:color w:val="000000" w:themeColor="text1"/>
              </w:rPr>
              <w:t>reflexionen sobre cuáles creen que fueron los cinco hechos más destacados del per</w:t>
            </w:r>
            <w:r>
              <w:rPr>
                <w:color w:val="000000" w:themeColor="text1"/>
              </w:rPr>
              <w:t xml:space="preserve">iodo estudiado, que los sitúen en orden </w:t>
            </w:r>
            <w:r w:rsidRPr="000A1D02">
              <w:rPr>
                <w:color w:val="000000" w:themeColor="text1"/>
              </w:rPr>
              <w:t>cronológico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Puede</w:t>
            </w:r>
            <w:del w:id="158" w:author="RAUL MAZO" w:date="2015-05-01T19:35:00Z">
              <w:r w:rsidRPr="000A1D02" w:rsidDel="005D6A91">
                <w:rPr>
                  <w:color w:val="000000" w:themeColor="text1"/>
                </w:rPr>
                <w:delText>s</w:delText>
              </w:r>
            </w:del>
            <w:r w:rsidRPr="000A1D02">
              <w:rPr>
                <w:color w:val="000000" w:themeColor="text1"/>
              </w:rPr>
              <w:t xml:space="preserve"> utilizar la cronología para hacer que los </w:t>
            </w:r>
            <w:del w:id="159" w:author="RAUL MAZO" w:date="2015-05-01T19:35:00Z">
              <w:r w:rsidRPr="000A1D02" w:rsidDel="005D6A91">
                <w:rPr>
                  <w:color w:val="000000" w:themeColor="text1"/>
                </w:rPr>
                <w:delText xml:space="preserve">alumnos </w:delText>
              </w:r>
            </w:del>
            <w:ins w:id="160" w:author="RAUL MAZO" w:date="2015-05-01T19:35:00Z">
              <w:r w:rsidR="005D6A91">
                <w:rPr>
                  <w:color w:val="000000" w:themeColor="text1"/>
                </w:rPr>
                <w:t>estudiante</w:t>
              </w:r>
              <w:r w:rsidR="005D6A91" w:rsidRPr="000A1D02">
                <w:rPr>
                  <w:color w:val="000000" w:themeColor="text1"/>
                </w:rPr>
                <w:t xml:space="preserve">s </w:t>
              </w:r>
            </w:ins>
            <w:r w:rsidRPr="000A1D02">
              <w:rPr>
                <w:color w:val="000000" w:themeColor="text1"/>
              </w:rPr>
              <w:t>comprendan cómo influyeron los distintos hitos presentados en la evolución política y social de 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Pr>
                <w:color w:val="000000" w:themeColor="text1"/>
              </w:rPr>
              <w:t>i</w:t>
            </w:r>
            <w:r w:rsidRPr="000A1D02">
              <w:rPr>
                <w:color w:val="000000" w:themeColor="text1"/>
              </w:rPr>
              <w:t>odo</w:t>
            </w:r>
            <w:ins w:id="161" w:author="RAUL MAZO" w:date="2015-05-01T19:36:00Z">
              <w:r w:rsidR="005D6A91">
                <w:rPr>
                  <w:color w:val="000000" w:themeColor="text1"/>
                </w:rPr>
                <w:t>,</w:t>
              </w:r>
            </w:ins>
            <w:r w:rsidRPr="000A1D02">
              <w:rPr>
                <w:color w:val="000000" w:themeColor="text1"/>
              </w:rPr>
              <w:t xml:space="preserve">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Default="006B78B7" w:rsidP="006B78B7">
            <w:pPr>
              <w:pStyle w:val="cabecera2"/>
              <w:shd w:val="clear" w:color="auto" w:fill="FFFFFF"/>
              <w:spacing w:before="0" w:beforeAutospacing="0" w:line="245" w:lineRule="atLeast"/>
              <w:rPr>
                <w:color w:val="000000" w:themeColor="text1"/>
              </w:rPr>
            </w:pP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w:t>
            </w:r>
            <w:del w:id="162" w:author="RAUL MAZO" w:date="2015-05-01T19:36:00Z">
              <w:r w:rsidRPr="000A1D02" w:rsidDel="005D6A91">
                <w:rPr>
                  <w:color w:val="000000" w:themeColor="text1"/>
                </w:rPr>
                <w:delText xml:space="preserve">períodos </w:delText>
              </w:r>
            </w:del>
            <w:ins w:id="163" w:author="RAUL MAZO" w:date="2015-05-01T19:36:00Z">
              <w:r w:rsidR="005D6A91" w:rsidRPr="000A1D02">
                <w:rPr>
                  <w:color w:val="000000" w:themeColor="text1"/>
                </w:rPr>
                <w:t>per</w:t>
              </w:r>
              <w:r w:rsidR="005D6A91">
                <w:rPr>
                  <w:color w:val="000000" w:themeColor="text1"/>
                </w:rPr>
                <w:t>i</w:t>
              </w:r>
              <w:r w:rsidR="005D6A91" w:rsidRPr="000A1D02">
                <w:rPr>
                  <w:color w:val="000000" w:themeColor="text1"/>
                </w:rPr>
                <w:t xml:space="preserve">odos </w:t>
              </w:r>
            </w:ins>
            <w:r w:rsidRPr="000A1D02">
              <w:rPr>
                <w:color w:val="000000" w:themeColor="text1"/>
              </w:rPr>
              <w:t>referenciados en el recurso, puede pedirles que elaboren una cronología detallada sobre las guerras napoleónicas, las revoluciones liberales o los procesos de unificación de Italia y de Alemania.</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tanto atlas históricos como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hyperlink r:id="rId43" w:tgtFrame="_blank" w:history="1">
              <w:r w:rsidR="00C1611A">
                <w:rPr>
                  <w:rStyle w:val="Hipervnculo"/>
                  <w:color w:val="000000" w:themeColor="text1"/>
                </w:rPr>
                <w:t>VER</w:t>
              </w:r>
            </w:hyperlink>
            <w:r w:rsidRPr="000A1D02">
              <w:rPr>
                <w:color w:val="000000" w:themeColor="text1"/>
              </w:rPr>
              <w:t>] para obtener información.</w:t>
            </w:r>
          </w:p>
          <w:p w:rsidR="00073B54" w:rsidRDefault="006B78B7" w:rsidP="001E2077">
            <w:pPr>
              <w:pStyle w:val="NormalWeb"/>
              <w:shd w:val="clear" w:color="auto" w:fill="FFFFFF"/>
              <w:spacing w:before="0" w:beforeAutospacing="0" w:line="245" w:lineRule="atLeast"/>
              <w:jc w:val="both"/>
              <w:rPr>
                <w:color w:val="000000" w:themeColor="text1"/>
                <w:shd w:val="clear" w:color="auto" w:fill="FFFFFF"/>
              </w:rPr>
            </w:pPr>
            <w:r w:rsidRPr="000A1D02">
              <w:rPr>
                <w:color w:val="000000" w:themeColor="text1"/>
                <w:shd w:val="clear" w:color="auto" w:fill="FFFFFF"/>
              </w:rPr>
              <w:t xml:space="preserve">Para construir una sencilla línea de tiempo, pueden recurrir a la herramienta </w:t>
            </w:r>
            <w:proofErr w:type="spellStart"/>
            <w:r w:rsidR="005B6DD0" w:rsidRPr="0006400B">
              <w:rPr>
                <w:color w:val="000000" w:themeColor="text1"/>
                <w:shd w:val="clear" w:color="auto" w:fill="FFFFFF"/>
              </w:rPr>
              <w:t>TimeRime</w:t>
            </w:r>
            <w:proofErr w:type="spellEnd"/>
            <w:r w:rsidRPr="000A1D02">
              <w:rPr>
                <w:color w:val="000000" w:themeColor="text1"/>
                <w:shd w:val="clear" w:color="auto" w:fill="FFFFFF"/>
              </w:rPr>
              <w:t xml:space="preserve">, como se presenta en el artículo de </w:t>
            </w:r>
            <w:del w:id="164" w:author="RAUL MAZO" w:date="2015-05-01T19:37:00Z">
              <w:r w:rsidRPr="000A1D02" w:rsidDel="005D6A91">
                <w:rPr>
                  <w:color w:val="000000" w:themeColor="text1"/>
                  <w:shd w:val="clear" w:color="auto" w:fill="FFFFFF"/>
                </w:rPr>
                <w:delText xml:space="preserve">aula </w:delText>
              </w:r>
            </w:del>
            <w:ins w:id="165" w:author="RAUL MAZO" w:date="2015-05-01T19:37:00Z">
              <w:r w:rsidR="005D6A91">
                <w:rPr>
                  <w:color w:val="000000" w:themeColor="text1"/>
                  <w:shd w:val="clear" w:color="auto" w:fill="FFFFFF"/>
                </w:rPr>
                <w:t>A</w:t>
              </w:r>
              <w:r w:rsidR="005D6A91" w:rsidRPr="000A1D02">
                <w:rPr>
                  <w:color w:val="000000" w:themeColor="text1"/>
                  <w:shd w:val="clear" w:color="auto" w:fill="FFFFFF"/>
                </w:rPr>
                <w:t xml:space="preserve">ula </w:t>
              </w:r>
            </w:ins>
            <w:r w:rsidRPr="000A1D02">
              <w:rPr>
                <w:color w:val="000000" w:themeColor="text1"/>
                <w:shd w:val="clear" w:color="auto" w:fill="FFFFFF"/>
              </w:rPr>
              <w:t>Planeta [</w:t>
            </w:r>
            <w:r w:rsidR="001E2077" w:rsidRPr="001E2077">
              <w:rPr>
                <w:shd w:val="clear" w:color="auto" w:fill="FFFFFF"/>
              </w:rPr>
              <w:t>VER</w:t>
            </w:r>
            <w:r w:rsidR="001E2077">
              <w:rPr>
                <w:color w:val="000000" w:themeColor="text1"/>
                <w:shd w:val="clear" w:color="auto" w:fill="FFFFFF"/>
              </w:rPr>
              <w:t>]. </w:t>
            </w:r>
          </w:p>
          <w:p w:rsid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1E2077" w:rsidP="001E2077">
            <w:pPr>
              <w:pStyle w:val="cabecera2"/>
              <w:shd w:val="clear" w:color="auto" w:fill="FFFFFF"/>
              <w:spacing w:before="136" w:beforeAutospacing="0" w:after="136" w:afterAutospacing="0" w:line="245" w:lineRule="atLeast"/>
              <w:rPr>
                <w:b/>
                <w:color w:val="000000" w:themeColor="text1"/>
              </w:rPr>
            </w:pPr>
            <w:r w:rsidRPr="008022D2">
              <w:rPr>
                <w:b/>
                <w:color w:val="000000" w:themeColor="text1"/>
              </w:rPr>
              <w:t>Línea de</w:t>
            </w:r>
            <w:del w:id="166" w:author="RAUL MAZO" w:date="2015-05-02T11:28:00Z">
              <w:r w:rsidRPr="008022D2" w:rsidDel="009D332A">
                <w:rPr>
                  <w:b/>
                  <w:color w:val="000000" w:themeColor="text1"/>
                </w:rPr>
                <w:delText>l</w:delText>
              </w:r>
            </w:del>
            <w:r w:rsidRPr="008022D2">
              <w:rPr>
                <w:b/>
                <w:color w:val="000000" w:themeColor="text1"/>
              </w:rPr>
              <w:t xml:space="preserve"> tiempo: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se deben tener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lastRenderedPageBreak/>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xml:space="preserve">: </w:t>
            </w:r>
            <w:del w:id="167" w:author="RAUL MAZO" w:date="2015-05-01T19:37:00Z">
              <w:r w:rsidRPr="000A1D02" w:rsidDel="005D6A91">
                <w:rPr>
                  <w:color w:val="000000" w:themeColor="text1"/>
                </w:rPr>
                <w:delText xml:space="preserve">congreso </w:delText>
              </w:r>
            </w:del>
            <w:ins w:id="168" w:author="RAUL MAZO" w:date="2015-05-01T19:37:00Z">
              <w:r w:rsidR="005D6A91">
                <w:rPr>
                  <w:color w:val="000000" w:themeColor="text1"/>
                </w:rPr>
                <w:t>C</w:t>
              </w:r>
              <w:r w:rsidR="005D6A91" w:rsidRPr="000A1D02">
                <w:rPr>
                  <w:color w:val="000000" w:themeColor="text1"/>
                </w:rPr>
                <w:t xml:space="preserve">ongreso </w:t>
              </w:r>
            </w:ins>
            <w:r w:rsidRPr="000A1D02">
              <w:rPr>
                <w:color w:val="000000" w:themeColor="text1"/>
              </w:rPr>
              <w:t>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w:t>
            </w:r>
            <w:del w:id="169" w:author="RAUL MAZO" w:date="2015-05-01T19:37:00Z">
              <w:r w:rsidRPr="000A1D02" w:rsidDel="005D6A91">
                <w:rPr>
                  <w:color w:val="000000" w:themeColor="text1"/>
                </w:rPr>
                <w:delText xml:space="preserve">congreso </w:delText>
              </w:r>
            </w:del>
            <w:ins w:id="170" w:author="RAUL MAZO" w:date="2015-05-01T19:37:00Z">
              <w:r w:rsidR="005D6A91">
                <w:rPr>
                  <w:color w:val="000000" w:themeColor="text1"/>
                </w:rPr>
                <w:t>C</w:t>
              </w:r>
              <w:r w:rsidR="005D6A91" w:rsidRPr="000A1D02">
                <w:rPr>
                  <w:color w:val="000000" w:themeColor="text1"/>
                </w:rPr>
                <w:t xml:space="preserve">ongreso </w:t>
              </w:r>
            </w:ins>
            <w:r w:rsidRPr="000A1D02">
              <w:rPr>
                <w:color w:val="000000" w:themeColor="text1"/>
              </w:rPr>
              <w:t xml:space="preserve">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Pr="000A1D02">
              <w:rPr>
                <w:color w:val="000000" w:themeColor="text1"/>
              </w:rPr>
              <w:t>: revolución francesa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w:t>
            </w:r>
            <w:del w:id="171" w:author="RAUL MAZO" w:date="2015-05-02T11:29:00Z">
              <w:r w:rsidRPr="000A1D02" w:rsidDel="009D332A">
                <w:rPr>
                  <w:color w:val="000000" w:themeColor="text1"/>
                </w:rPr>
                <w:delText xml:space="preserve">Estados </w:delText>
              </w:r>
            </w:del>
            <w:ins w:id="172" w:author="RAUL MAZO" w:date="2015-05-02T11:29:00Z">
              <w:r w:rsidR="009D332A">
                <w:rPr>
                  <w:color w:val="000000" w:themeColor="text1"/>
                </w:rPr>
                <w:t>e</w:t>
              </w:r>
              <w:r w:rsidR="009D332A" w:rsidRPr="000A1D02">
                <w:rPr>
                  <w:color w:val="000000" w:themeColor="text1"/>
                </w:rPr>
                <w:t xml:space="preserve">stados </w:t>
              </w:r>
            </w:ins>
            <w:r w:rsidRPr="000A1D02">
              <w:rPr>
                <w:color w:val="000000" w:themeColor="text1"/>
              </w:rPr>
              <w:t>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xml:space="preserve">: Napoleón III, emperador del </w:t>
            </w:r>
            <w:del w:id="173" w:author="RAUL MAZO" w:date="2015-05-01T19:38:00Z">
              <w:r w:rsidRPr="000A1D02" w:rsidDel="005D6A91">
                <w:rPr>
                  <w:color w:val="000000" w:themeColor="text1"/>
                </w:rPr>
                <w:delText xml:space="preserve">II </w:delText>
              </w:r>
            </w:del>
            <w:ins w:id="174" w:author="RAUL MAZO" w:date="2015-05-01T19:38:00Z">
              <w:r w:rsidR="005D6A91">
                <w:rPr>
                  <w:color w:val="000000" w:themeColor="text1"/>
                </w:rPr>
                <w:t>Segundo</w:t>
              </w:r>
              <w:r w:rsidR="005D6A91" w:rsidRPr="000A1D02">
                <w:rPr>
                  <w:color w:val="000000" w:themeColor="text1"/>
                </w:rPr>
                <w:t xml:space="preserve"> </w:t>
              </w:r>
            </w:ins>
            <w:r w:rsidRPr="000A1D02">
              <w:rPr>
                <w:color w:val="000000" w:themeColor="text1"/>
              </w:rPr>
              <w:t>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proclamación del II Reich alemán.</w:t>
            </w:r>
          </w:p>
          <w:p w:rsidR="001E2077" w:rsidRP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073B54" w:rsidRPr="00FC750D" w:rsidRDefault="00073B54" w:rsidP="007F24B1">
            <w:pPr>
              <w:rPr>
                <w:color w:val="000000" w:themeColor="text1"/>
                <w:sz w:val="24"/>
                <w:szCs w:val="24"/>
              </w:rPr>
            </w:pP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Descripción</w:t>
            </w:r>
          </w:p>
        </w:tc>
        <w:tc>
          <w:tcPr>
            <w:tcW w:w="6536" w:type="dxa"/>
          </w:tcPr>
          <w:p w:rsidR="00073B54" w:rsidRPr="00073B54" w:rsidRDefault="00073B54" w:rsidP="00073B54">
            <w:pPr>
              <w:pStyle w:val="Ttulo4"/>
              <w:shd w:val="clear" w:color="auto" w:fill="FFFFFF"/>
              <w:spacing w:before="109" w:beforeAutospacing="0" w:after="109" w:afterAutospacing="0"/>
              <w:outlineLvl w:val="3"/>
              <w:rPr>
                <w:b w:val="0"/>
                <w:color w:val="000000" w:themeColor="text1"/>
              </w:rPr>
            </w:pPr>
            <w:r w:rsidRPr="00073B54">
              <w:rPr>
                <w:b w:val="0"/>
                <w:color w:val="000000" w:themeColor="text1"/>
              </w:rPr>
              <w:t>Cronología del periodo que transcurre entre el fin del Imperio Napoleónico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EB2B25" w:rsidRPr="000A1D02" w:rsidRDefault="00EB2B25" w:rsidP="000653B1">
      <w:pPr>
        <w:pStyle w:val="cabecera1"/>
        <w:shd w:val="clear" w:color="auto" w:fill="FFFFFF"/>
        <w:spacing w:before="0" w:beforeAutospacing="0"/>
        <w:jc w:val="center"/>
        <w:rPr>
          <w:b/>
          <w:bCs/>
          <w:color w:val="000000" w:themeColor="text1"/>
        </w:rPr>
      </w:pP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Código</w:t>
            </w:r>
          </w:p>
        </w:tc>
        <w:tc>
          <w:tcPr>
            <w:tcW w:w="6536" w:type="dxa"/>
          </w:tcPr>
          <w:p w:rsidR="00587D2F" w:rsidRPr="00FC750D" w:rsidRDefault="00587D2F" w:rsidP="00B8168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81685">
              <w:rPr>
                <w:color w:val="000000"/>
                <w:sz w:val="24"/>
                <w:szCs w:val="24"/>
              </w:rPr>
              <w:t>3</w:t>
            </w:r>
            <w:r>
              <w:rPr>
                <w:color w:val="000000"/>
                <w:sz w:val="24"/>
                <w:szCs w:val="24"/>
              </w:rPr>
              <w:t>0</w:t>
            </w: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Ubicación en Aula Planeta</w:t>
            </w:r>
          </w:p>
        </w:tc>
        <w:tc>
          <w:tcPr>
            <w:tcW w:w="6536" w:type="dxa"/>
          </w:tcPr>
          <w:p w:rsidR="00B81685" w:rsidRPr="000A1D02" w:rsidRDefault="00B81685" w:rsidP="00B81685">
            <w:pPr>
              <w:shd w:val="clear" w:color="auto" w:fill="FFFFFF"/>
              <w:rPr>
                <w:color w:val="000000" w:themeColor="text1"/>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E0F81" w:rsidRDefault="000E0F81" w:rsidP="000E0F81">
            <w:pPr>
              <w:rPr>
                <w:sz w:val="24"/>
                <w:szCs w:val="24"/>
                <w:lang w:val="es-ES"/>
              </w:rPr>
            </w:pPr>
            <w:r>
              <w:rPr>
                <w:sz w:val="24"/>
                <w:szCs w:val="24"/>
                <w:lang w:val="es-ES"/>
              </w:rPr>
              <w:t>En el enunciado:</w:t>
            </w:r>
          </w:p>
          <w:p w:rsidR="000E0F81" w:rsidRPr="00FC750D" w:rsidRDefault="000E0F81" w:rsidP="000E0F81">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587D2F" w:rsidRPr="000A1D02" w:rsidRDefault="000E0F81" w:rsidP="007F24B1">
            <w:pPr>
              <w:pStyle w:val="Normal1"/>
              <w:shd w:val="clear" w:color="auto" w:fill="FFFFFF"/>
              <w:spacing w:before="136" w:beforeAutospacing="0" w:after="136" w:afterAutospacing="0" w:line="245" w:lineRule="atLeast"/>
              <w:jc w:val="both"/>
              <w:rPr>
                <w:color w:val="000000" w:themeColor="text1"/>
              </w:rPr>
            </w:pPr>
            <w:r w:rsidRPr="000A1D02">
              <w:rPr>
                <w:noProof/>
                <w:color w:val="000000" w:themeColor="text1"/>
              </w:rPr>
              <w:lastRenderedPageBreak/>
              <w:drawing>
                <wp:inline distT="0" distB="0" distL="0" distR="0">
                  <wp:extent cx="3303308" cy="1929849"/>
                  <wp:effectExtent l="0" t="0" r="0" b="0"/>
                  <wp:docPr id="40" name="Imagen 40" descr="C:\Users\Usuario\Pictures\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unif.png"/>
                          <pic:cNvPicPr>
                            <a:picLocks noChangeAspect="1" noChangeArrowheads="1"/>
                          </pic:cNvPicPr>
                        </pic:nvPicPr>
                        <pic:blipFill>
                          <a:blip r:embed="rId44" cstate="print"/>
                          <a:srcRect/>
                          <a:stretch>
                            <a:fillRect/>
                          </a:stretch>
                        </pic:blipFill>
                        <pic:spPr bwMode="auto">
                          <a:xfrm>
                            <a:off x="0" y="0"/>
                            <a:ext cx="3300913" cy="1928450"/>
                          </a:xfrm>
                          <a:prstGeom prst="rect">
                            <a:avLst/>
                          </a:prstGeom>
                          <a:noFill/>
                          <a:ln w="9525">
                            <a:noFill/>
                            <a:miter lim="800000"/>
                            <a:headEnd/>
                            <a:tailEnd/>
                          </a:ln>
                        </pic:spPr>
                      </pic:pic>
                    </a:graphicData>
                  </a:graphic>
                </wp:inline>
              </w:drawing>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587D2F" w:rsidRPr="000A1D02" w:rsidRDefault="00587D2F" w:rsidP="007F24B1">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p w:rsidR="00587D2F" w:rsidRPr="00593DBA" w:rsidRDefault="00587D2F" w:rsidP="007F24B1">
            <w:pPr>
              <w:pStyle w:val="Ttulo4"/>
              <w:shd w:val="clear" w:color="auto" w:fill="FFFFFF"/>
              <w:spacing w:before="109" w:beforeAutospacing="0" w:after="109" w:afterAutospacing="0"/>
              <w:jc w:val="both"/>
              <w:outlineLvl w:val="3"/>
              <w:rPr>
                <w:b w:val="0"/>
                <w:color w:val="000000" w:themeColor="text1"/>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Descripción</w:t>
            </w:r>
          </w:p>
        </w:tc>
        <w:tc>
          <w:tcPr>
            <w:tcW w:w="6536" w:type="dxa"/>
          </w:tcPr>
          <w:p w:rsidR="00587D2F" w:rsidRPr="008600EE" w:rsidRDefault="00587D2F" w:rsidP="008600EE">
            <w:pPr>
              <w:shd w:val="clear" w:color="auto" w:fill="FFFFFF"/>
              <w:rPr>
                <w:color w:val="000000" w:themeColor="text1"/>
              </w:rPr>
            </w:pPr>
            <w:r w:rsidRPr="000A1D02">
              <w:rPr>
                <w:color w:val="000000" w:themeColor="text1"/>
              </w:rPr>
              <w:t>Actividades sobre los p</w:t>
            </w:r>
            <w:r>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t>Pon a prueba tus capacidades y aplica lo aprendido con estos recursos.</w:t>
      </w:r>
    </w:p>
    <w:tbl>
      <w:tblPr>
        <w:tblStyle w:val="Tablaconcuadrcula"/>
        <w:tblW w:w="0" w:type="auto"/>
        <w:tblLook w:val="04A0"/>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Código</w:t>
            </w:r>
          </w:p>
        </w:tc>
        <w:tc>
          <w:tcPr>
            <w:tcW w:w="6536" w:type="dxa"/>
          </w:tcPr>
          <w:p w:rsidR="007F24B1" w:rsidRPr="00FC750D" w:rsidRDefault="007F24B1" w:rsidP="003025F7">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3025F7">
              <w:rPr>
                <w:color w:val="000000"/>
                <w:sz w:val="24"/>
                <w:szCs w:val="24"/>
              </w:rPr>
              <w:t>4</w:t>
            </w:r>
            <w:r>
              <w:rPr>
                <w:color w:val="000000"/>
                <w:sz w:val="24"/>
                <w:szCs w:val="24"/>
              </w:rPr>
              <w:t>0</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Ubicación en Aula Planeta</w:t>
            </w:r>
          </w:p>
        </w:tc>
        <w:tc>
          <w:tcPr>
            <w:tcW w:w="6536" w:type="dxa"/>
          </w:tcPr>
          <w:p w:rsidR="007F24B1" w:rsidRPr="00FC750D" w:rsidRDefault="003025F7"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7F24B1" w:rsidRDefault="007F24B1" w:rsidP="007F24B1">
            <w:pPr>
              <w:rPr>
                <w:sz w:val="24"/>
                <w:szCs w:val="24"/>
                <w:lang w:val="es-ES"/>
              </w:rPr>
            </w:pPr>
            <w:r>
              <w:rPr>
                <w:sz w:val="24"/>
                <w:szCs w:val="24"/>
                <w:lang w:val="es-ES"/>
              </w:rPr>
              <w:t xml:space="preserve">En </w:t>
            </w:r>
            <w:r w:rsidR="007075EB">
              <w:rPr>
                <w:sz w:val="24"/>
                <w:szCs w:val="24"/>
                <w:lang w:val="es-ES"/>
              </w:rPr>
              <w:t>la explicación de la parte inferior dice</w:t>
            </w:r>
          </w:p>
          <w:p w:rsidR="007F24B1" w:rsidRDefault="007F24B1" w:rsidP="007075EB">
            <w:pPr>
              <w:rPr>
                <w:color w:val="000000" w:themeColor="text1"/>
              </w:rPr>
            </w:pPr>
            <w:r>
              <w:t xml:space="preserve">Dice: </w:t>
            </w:r>
            <w:r w:rsidR="007075EB">
              <w:rPr>
                <w:color w:val="FF0000"/>
              </w:rPr>
              <w:t>Esta actividad debe asignarse como tarea para poderse realizar o bien entregarse en mano o por email</w:t>
            </w:r>
            <w:r w:rsidRPr="00EF3FE2">
              <w:rPr>
                <w:color w:val="FF0000"/>
              </w:rPr>
              <w:t xml:space="preserve">” </w:t>
            </w:r>
            <w:r w:rsidRPr="00EF3FE2">
              <w:t xml:space="preserve">debe decir: </w:t>
            </w:r>
            <w:r w:rsidR="007075EB">
              <w:rPr>
                <w:color w:val="FF0000"/>
              </w:rPr>
              <w:t>Para su realización, esta actividad de</w:t>
            </w:r>
            <w:ins w:id="175" w:author="RAUL MAZO" w:date="2015-05-01T19:39:00Z">
              <w:r w:rsidR="005D6A91">
                <w:rPr>
                  <w:color w:val="FF0000"/>
                </w:rPr>
                <w:t>be</w:t>
              </w:r>
            </w:ins>
            <w:r w:rsidR="007075EB">
              <w:rPr>
                <w:color w:val="FF0000"/>
              </w:rPr>
              <w:t xml:space="preserve"> </w:t>
            </w:r>
            <w:r w:rsidR="00482BCC">
              <w:rPr>
                <w:color w:val="FF0000"/>
              </w:rPr>
              <w:t>asigna</w:t>
            </w:r>
            <w:r w:rsidR="003025F7">
              <w:rPr>
                <w:color w:val="FF0000"/>
              </w:rPr>
              <w:t>r</w:t>
            </w:r>
            <w:r w:rsidR="00482BCC">
              <w:rPr>
                <w:color w:val="FF0000"/>
              </w:rPr>
              <w:t>se</w:t>
            </w:r>
            <w:r w:rsidR="007075EB">
              <w:rPr>
                <w:color w:val="FF0000"/>
              </w:rPr>
              <w:t xml:space="preserve"> como tarea.</w:t>
            </w:r>
          </w:p>
          <w:p w:rsidR="007075EB" w:rsidRDefault="007075EB" w:rsidP="007F24B1">
            <w:pPr>
              <w:pStyle w:val="Normal1"/>
              <w:shd w:val="clear" w:color="auto" w:fill="FFFFFF"/>
              <w:spacing w:before="136" w:beforeAutospacing="0" w:after="136" w:afterAutospacing="0" w:line="245" w:lineRule="atLeast"/>
              <w:jc w:val="both"/>
              <w:rPr>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7075EB" w:rsidRDefault="007075EB" w:rsidP="007075EB">
            <w:pPr>
              <w:shd w:val="clear" w:color="auto" w:fill="FFFFFF"/>
              <w:rPr>
                <w:color w:val="000000" w:themeColor="text1"/>
              </w:rPr>
            </w:pPr>
            <w:r w:rsidRPr="007075EB">
              <w:rPr>
                <w:color w:val="000000" w:themeColor="text1"/>
              </w:rPr>
              <w:t>En el ítem “</w:t>
            </w:r>
            <w:r>
              <w:rPr>
                <w:color w:val="000000" w:themeColor="text1"/>
              </w:rPr>
              <w:t>M</w:t>
            </w:r>
            <w:r w:rsidRPr="007075EB">
              <w:rPr>
                <w:color w:val="000000" w:themeColor="text1"/>
              </w:rPr>
              <w:t xml:space="preserve">aterial” cambiar la palabra </w:t>
            </w:r>
            <w:r w:rsidRPr="007075EB">
              <w:rPr>
                <w:color w:val="FF0000"/>
              </w:rPr>
              <w:t>ordenador</w:t>
            </w:r>
            <w:r w:rsidRPr="007075EB">
              <w:rPr>
                <w:color w:val="000000" w:themeColor="text1"/>
              </w:rPr>
              <w:t xml:space="preserve"> por </w:t>
            </w:r>
            <w:r w:rsidRPr="007075EB">
              <w:rPr>
                <w:color w:val="FF0000"/>
              </w:rPr>
              <w:t>computador</w:t>
            </w:r>
          </w:p>
          <w:p w:rsidR="007075EB" w:rsidRPr="007075EB" w:rsidRDefault="007075EB" w:rsidP="007075EB">
            <w:pPr>
              <w:pStyle w:val="tab1"/>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S</w:t>
            </w:r>
            <w:r w:rsidRPr="007075EB">
              <w:rPr>
                <w:color w:val="000000" w:themeColor="text1"/>
              </w:rPr>
              <w:t xml:space="preserve">íntesis y conclusión” cambiar la palabra </w:t>
            </w:r>
            <w:r w:rsidRPr="007075EB">
              <w:rPr>
                <w:color w:val="FF0000"/>
              </w:rPr>
              <w:t>período</w:t>
            </w:r>
            <w:r w:rsidRPr="007075EB">
              <w:rPr>
                <w:color w:val="000000" w:themeColor="text1"/>
              </w:rPr>
              <w:t xml:space="preserve"> por </w:t>
            </w:r>
            <w:r w:rsidRPr="007075EB">
              <w:rPr>
                <w:color w:val="FF0000"/>
              </w:rPr>
              <w:t>periodo</w:t>
            </w:r>
            <w:r w:rsidRPr="007075EB">
              <w:rPr>
                <w:color w:val="000000" w:themeColor="text1"/>
              </w:rPr>
              <w:br/>
              <w:t xml:space="preserve">En el ítem “Desarrollo de la información”, cuarta línea dice: </w:t>
            </w:r>
            <w:r w:rsidRPr="007075EB">
              <w:rPr>
                <w:color w:val="FF0000"/>
              </w:rPr>
              <w:t>Mira a público</w:t>
            </w:r>
            <w:r w:rsidRPr="007075EB">
              <w:rPr>
                <w:color w:val="000000" w:themeColor="text1"/>
              </w:rPr>
              <w:t xml:space="preserve"> Debe decir </w:t>
            </w:r>
            <w:r w:rsidRPr="007075EB">
              <w:rPr>
                <w:color w:val="FF0000"/>
              </w:rPr>
              <w:t>Mira al público</w:t>
            </w:r>
          </w:p>
          <w:p w:rsidR="007075EB" w:rsidRPr="000A1D02" w:rsidRDefault="007075EB" w:rsidP="007F24B1">
            <w:pPr>
              <w:pStyle w:val="Normal1"/>
              <w:shd w:val="clear" w:color="auto" w:fill="FFFFFF"/>
              <w:spacing w:before="136" w:beforeAutospacing="0" w:after="136" w:afterAutospacing="0" w:line="245" w:lineRule="atLeast"/>
              <w:jc w:val="both"/>
              <w:rPr>
                <w:color w:val="000000" w:themeColor="text1"/>
              </w:rPr>
            </w:pPr>
          </w:p>
          <w:p w:rsidR="007F24B1" w:rsidRPr="00FC750D" w:rsidRDefault="007F24B1" w:rsidP="007F24B1">
            <w:pPr>
              <w:rPr>
                <w:color w:val="000000" w:themeColor="text1"/>
                <w:sz w:val="24"/>
                <w:szCs w:val="24"/>
              </w:rPr>
            </w:pP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Título</w:t>
            </w:r>
          </w:p>
        </w:tc>
        <w:tc>
          <w:tcPr>
            <w:tcW w:w="6536" w:type="dxa"/>
          </w:tcPr>
          <w:p w:rsidR="007F24B1" w:rsidRPr="00593DBA" w:rsidRDefault="007F24B1" w:rsidP="007F24B1">
            <w:pPr>
              <w:shd w:val="clear" w:color="auto" w:fill="FFFFFF"/>
              <w:jc w:val="both"/>
              <w:rPr>
                <w:b/>
                <w:color w:val="000000" w:themeColor="text1"/>
              </w:rPr>
            </w:pP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Descripción</w:t>
            </w:r>
          </w:p>
        </w:tc>
        <w:tc>
          <w:tcPr>
            <w:tcW w:w="6536" w:type="dxa"/>
          </w:tcPr>
          <w:p w:rsidR="007F24B1" w:rsidRPr="000A1D02" w:rsidRDefault="007F24B1" w:rsidP="007F24B1">
            <w:pPr>
              <w:shd w:val="clear" w:color="auto" w:fill="FFFFFF"/>
              <w:jc w:val="both"/>
              <w:rPr>
                <w:color w:val="000000" w:themeColor="text1"/>
              </w:rPr>
            </w:pPr>
            <w:r w:rsidRPr="000A1D02">
              <w:rPr>
                <w:color w:val="000000" w:themeColor="text1"/>
              </w:rPr>
              <w:t>Actividad que propone preparar una presentación oral s</w:t>
            </w:r>
            <w:r>
              <w:rPr>
                <w:color w:val="000000" w:themeColor="text1"/>
              </w:rPr>
              <w:t xml:space="preserve">obre un </w:t>
            </w:r>
            <w:r>
              <w:rPr>
                <w:color w:val="000000" w:themeColor="text1"/>
              </w:rPr>
              <w:lastRenderedPageBreak/>
              <w:t>acontecimiento sugerido</w:t>
            </w:r>
          </w:p>
          <w:p w:rsidR="007F24B1" w:rsidRPr="005128D6" w:rsidRDefault="007F24B1" w:rsidP="007F24B1">
            <w:pPr>
              <w:pStyle w:val="Ttulo4"/>
              <w:shd w:val="clear" w:color="auto" w:fill="FFFFFF"/>
              <w:spacing w:before="109" w:beforeAutospacing="0" w:after="109" w:afterAutospacing="0"/>
              <w:outlineLvl w:val="3"/>
              <w:rPr>
                <w:b w:val="0"/>
                <w:color w:val="000000" w:themeColor="text1"/>
              </w:rPr>
            </w:pP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p w:rsidR="00A95A7E" w:rsidRPr="000A1D02" w:rsidRDefault="00A95A7E" w:rsidP="00A802CE">
      <w:pPr>
        <w:pStyle w:val="Ttulo4"/>
        <w:shd w:val="clear" w:color="auto" w:fill="FFFFFF"/>
        <w:spacing w:before="109" w:beforeAutospacing="0" w:after="109" w:afterAutospacing="0"/>
        <w:jc w:val="both"/>
        <w:rPr>
          <w:bCs w:val="0"/>
          <w:color w:val="000000" w:themeColor="text1"/>
        </w:rPr>
      </w:pPr>
    </w:p>
    <w:p w:rsidR="007C4E3E" w:rsidRPr="000A1D02" w:rsidRDefault="007C4E3E" w:rsidP="00A802CE">
      <w:pPr>
        <w:jc w:val="both"/>
        <w:rPr>
          <w:b/>
          <w:color w:val="000000" w:themeColor="text1"/>
        </w:rPr>
      </w:pPr>
    </w:p>
    <w:tbl>
      <w:tblPr>
        <w:tblStyle w:val="Tablaconcuadrcula"/>
        <w:tblW w:w="0" w:type="auto"/>
        <w:tblLook w:val="04A0"/>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Código</w:t>
            </w:r>
          </w:p>
        </w:tc>
        <w:tc>
          <w:tcPr>
            <w:tcW w:w="6536" w:type="dxa"/>
          </w:tcPr>
          <w:p w:rsidR="00200BF6" w:rsidRPr="00FC750D" w:rsidRDefault="00200BF6" w:rsidP="002044D6">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2044D6">
              <w:rPr>
                <w:color w:val="000000"/>
                <w:sz w:val="24"/>
                <w:szCs w:val="24"/>
              </w:rPr>
              <w:t>5</w:t>
            </w:r>
            <w:r>
              <w:rPr>
                <w:color w:val="000000"/>
                <w:sz w:val="24"/>
                <w:szCs w:val="24"/>
              </w:rPr>
              <w:t>0</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Ubicación en Aula Planeta</w:t>
            </w:r>
          </w:p>
        </w:tc>
        <w:tc>
          <w:tcPr>
            <w:tcW w:w="6536" w:type="dxa"/>
          </w:tcPr>
          <w:p w:rsidR="00200BF6" w:rsidRPr="00FC750D" w:rsidRDefault="002044D6" w:rsidP="002044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Cambio (descripción o capturas de pantallas)</w:t>
            </w:r>
          </w:p>
        </w:tc>
        <w:tc>
          <w:tcPr>
            <w:tcW w:w="6536" w:type="dxa"/>
          </w:tcPr>
          <w:p w:rsidR="00200BF6" w:rsidRDefault="00200BF6" w:rsidP="00200BF6">
            <w:pPr>
              <w:rPr>
                <w:sz w:val="24"/>
                <w:szCs w:val="24"/>
                <w:lang w:val="es-ES"/>
              </w:rPr>
            </w:pPr>
            <w:r>
              <w:rPr>
                <w:sz w:val="24"/>
                <w:szCs w:val="24"/>
                <w:lang w:val="es-ES"/>
              </w:rPr>
              <w:t>En la explicación de la parte inferior dice</w:t>
            </w:r>
          </w:p>
          <w:p w:rsidR="00200BF6" w:rsidRDefault="00200BF6" w:rsidP="00200BF6">
            <w:pPr>
              <w:rPr>
                <w:color w:val="000000" w:themeColor="text1"/>
              </w:rPr>
            </w:pPr>
            <w:r>
              <w:t xml:space="preserve">Dice: </w:t>
            </w:r>
            <w:r w:rsidRPr="00EF3FE2">
              <w:rPr>
                <w:color w:val="FF0000"/>
              </w:rPr>
              <w:t>¨</w:t>
            </w:r>
            <w:r>
              <w:rPr>
                <w:color w:val="FF0000"/>
              </w:rPr>
              <w:t xml:space="preserve"> 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w:t>
            </w:r>
            <w:ins w:id="176" w:author="RAUL MAZO" w:date="2015-05-01T19:40:00Z">
              <w:r w:rsidR="005D6A91">
                <w:rPr>
                  <w:color w:val="FF0000"/>
                </w:rPr>
                <w:t>be</w:t>
              </w:r>
            </w:ins>
            <w:r>
              <w:rPr>
                <w:color w:val="FF0000"/>
              </w:rPr>
              <w:t xml:space="preserve"> </w:t>
            </w:r>
            <w:r w:rsidR="00482BCC">
              <w:rPr>
                <w:color w:val="FF0000"/>
              </w:rPr>
              <w:t>asigna</w:t>
            </w:r>
            <w:ins w:id="177" w:author="RAUL MAZO" w:date="2015-05-01T19:40:00Z">
              <w:r w:rsidR="005D6A91">
                <w:rPr>
                  <w:color w:val="FF0000"/>
                </w:rPr>
                <w:t>r</w:t>
              </w:r>
            </w:ins>
            <w:r w:rsidR="00482BCC">
              <w:rPr>
                <w:color w:val="FF0000"/>
              </w:rPr>
              <w:t>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Pr="007075EB" w:rsidRDefault="007D3D54" w:rsidP="007D3D54">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7D3D54" w:rsidRDefault="009D332A" w:rsidP="00C23DEF">
            <w:pPr>
              <w:pStyle w:val="tab1"/>
              <w:shd w:val="clear" w:color="auto" w:fill="FFFFFF"/>
              <w:spacing w:before="0" w:beforeAutospacing="0" w:line="245" w:lineRule="atLeast"/>
              <w:rPr>
                <w:b/>
                <w:color w:val="000000" w:themeColor="text1"/>
              </w:rPr>
            </w:pPr>
            <w:ins w:id="178" w:author="RAUL MAZO" w:date="2015-05-02T11:31:00Z">
              <w:r>
                <w:rPr>
                  <w:b/>
                  <w:color w:val="000000" w:themeColor="text1"/>
                </w:rPr>
                <w:t>Debe decir:</w:t>
              </w:r>
            </w:ins>
          </w:p>
          <w:p w:rsidR="007D3D54" w:rsidRPr="007D3D54" w:rsidRDefault="007D3D54" w:rsidP="00C23DEF">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w:t>
            </w:r>
            <w:ins w:id="179" w:author="RAUL MAZO" w:date="2015-05-01T19:40:00Z">
              <w:r w:rsidR="005D6A91">
                <w:rPr>
                  <w:color w:val="000000" w:themeColor="text1"/>
                </w:rPr>
                <w:t>.</w:t>
              </w:r>
            </w:ins>
            <w:r>
              <w:rPr>
                <w:color w:val="000000" w:themeColor="text1"/>
              </w:rPr>
              <w:t xml:space="preserve">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w:t>
            </w:r>
            <w:r w:rsidR="006E7DDE">
              <w:rPr>
                <w:color w:val="000000" w:themeColor="text1"/>
              </w:rPr>
              <w:t xml:space="preserve">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w:t>
            </w:r>
            <w:r w:rsidR="006E7DDE">
              <w:rPr>
                <w:color w:val="000000" w:themeColor="text1"/>
              </w:rPr>
              <w:lastRenderedPageBreak/>
              <w:t xml:space="preserve">ejemplo: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w:t>
            </w:r>
            <w:del w:id="180" w:author="RAUL MAZO" w:date="2015-05-01T19:41:00Z">
              <w:r w:rsidDel="005D6A91">
                <w:rPr>
                  <w:color w:val="000000" w:themeColor="text1"/>
                </w:rPr>
                <w:delText xml:space="preserve">responder </w:delText>
              </w:r>
            </w:del>
            <w:ins w:id="181" w:author="RAUL MAZO" w:date="2015-05-01T19:41:00Z">
              <w:r w:rsidR="005D6A91">
                <w:rPr>
                  <w:color w:val="000000" w:themeColor="text1"/>
                </w:rPr>
                <w:t xml:space="preserve">dar </w:t>
              </w:r>
            </w:ins>
            <w:r>
              <w:rPr>
                <w:color w:val="000000" w:themeColor="text1"/>
              </w:rPr>
              <w:t xml:space="preserve">una respuesta previa a la pregunta del proyecto. La investigación les ayudará a confirmar si </w:t>
            </w:r>
            <w:del w:id="182" w:author="RAUL MAZO" w:date="2015-05-01T19:42:00Z">
              <w:r w:rsidDel="005D6A91">
                <w:rPr>
                  <w:color w:val="000000" w:themeColor="text1"/>
                </w:rPr>
                <w:delText xml:space="preserve">la respuesta </w:delText>
              </w:r>
            </w:del>
            <w:r>
              <w:rPr>
                <w:color w:val="000000" w:themeColor="text1"/>
              </w:rPr>
              <w:t xml:space="preserve">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Para realizar el ejercicio les proponemos comenzar por organizar el trabajo y las tareas que cada uno de ustedes va a realizar. Para ello les sugerimos </w:t>
            </w:r>
            <w:del w:id="183" w:author="RAUL MAZO" w:date="2015-05-01T19:43:00Z">
              <w:r w:rsidDel="005D6A91">
                <w:rPr>
                  <w:color w:val="000000" w:themeColor="text1"/>
                </w:rPr>
                <w:delText xml:space="preserve">seguir </w:delText>
              </w:r>
            </w:del>
            <w:ins w:id="184" w:author="RAUL MAZO" w:date="2015-05-01T19:43:00Z">
              <w:r w:rsidR="005D6A91">
                <w:rPr>
                  <w:color w:val="000000" w:themeColor="text1"/>
                </w:rPr>
                <w:t xml:space="preserve">tener en cuenta </w:t>
              </w:r>
            </w:ins>
            <w:r>
              <w:rPr>
                <w:color w:val="000000" w:themeColor="text1"/>
              </w:rPr>
              <w:t>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Hacer una lista con los distintos trabajos que tienen que hacer y dividirlos</w:t>
            </w:r>
            <w:ins w:id="185" w:author="RAUL MAZO" w:date="2015-05-01T19:43:00Z">
              <w:r w:rsidR="00176BEE">
                <w:rPr>
                  <w:color w:val="000000" w:themeColor="text1"/>
                </w:rPr>
                <w:t>,</w:t>
              </w:r>
            </w:ins>
            <w:r>
              <w:rPr>
                <w:color w:val="000000" w:themeColor="text1"/>
              </w:rPr>
              <w:t xml:space="preserve">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Repartir entre los miembros del grupo las tareas a realizar</w:t>
            </w:r>
            <w:ins w:id="186" w:author="RAUL MAZO" w:date="2015-05-01T19:43:00Z">
              <w:r w:rsidR="00176BEE">
                <w:rPr>
                  <w:color w:val="000000" w:themeColor="text1"/>
                </w:rPr>
                <w:t>.</w:t>
              </w:r>
            </w:ins>
            <w:r>
              <w:rPr>
                <w:color w:val="000000" w:themeColor="text1"/>
              </w:rPr>
              <w:t xml:space="preserve">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sidR="00AB5F1C">
              <w:rPr>
                <w:color w:val="000000" w:themeColor="text1"/>
              </w:rPr>
              <w:t xml:space="preserve">para hacerlo, cuándo se revisará y cuándo ensayará la presentación todo el grupo.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w:t>
            </w:r>
            <w:ins w:id="187" w:author="RAUL MAZO" w:date="2015-05-01T19:44:00Z">
              <w:r w:rsidR="00176BEE">
                <w:rPr>
                  <w:color w:val="000000" w:themeColor="text1"/>
                </w:rPr>
                <w:t>n</w:t>
              </w:r>
            </w:ins>
            <w:r>
              <w:rPr>
                <w:color w:val="000000" w:themeColor="text1"/>
              </w:rPr>
              <w:t xml:space="preserve">, por ejemplo: los nombres de los integrantes del grupo, la tarea asignada a cada uno, tiempo de dedicación a cada una de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AB5F1C" w:rsidRPr="00AB5F1C" w:rsidRDefault="00AB5F1C" w:rsidP="00AB5F1C">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00BF6" w:rsidRDefault="00AB5F1C" w:rsidP="00C23DEF">
            <w:pPr>
              <w:rPr>
                <w:color w:val="000000" w:themeColor="text1"/>
                <w:sz w:val="24"/>
                <w:szCs w:val="24"/>
              </w:rPr>
            </w:pPr>
            <w:r>
              <w:rPr>
                <w:color w:val="000000" w:themeColor="text1"/>
                <w:sz w:val="24"/>
                <w:szCs w:val="24"/>
              </w:rPr>
              <w:t>Dice:</w:t>
            </w:r>
            <w:r w:rsidR="007D663F">
              <w:rPr>
                <w:color w:val="000000" w:themeColor="text1"/>
                <w:sz w:val="24"/>
                <w:szCs w:val="24"/>
              </w:rPr>
              <w:t xml:space="preserve"> </w:t>
            </w:r>
            <w:r w:rsidRPr="00AB5F1C">
              <w:rPr>
                <w:color w:val="FF0000"/>
                <w:sz w:val="24"/>
                <w:szCs w:val="24"/>
              </w:rPr>
              <w:t>Ejemplo de tabla que os ayudará a realizar la planificación</w:t>
            </w:r>
            <w:r w:rsidR="005711ED">
              <w:rPr>
                <w:color w:val="FF0000"/>
                <w:sz w:val="24"/>
                <w:szCs w:val="24"/>
              </w:rPr>
              <w:t>.</w:t>
            </w:r>
            <w:r>
              <w:rPr>
                <w:color w:val="000000" w:themeColor="text1"/>
                <w:sz w:val="24"/>
                <w:szCs w:val="24"/>
              </w:rPr>
              <w:t xml:space="preserve"> </w:t>
            </w:r>
          </w:p>
          <w:p w:rsidR="005711ED" w:rsidRPr="005711ED" w:rsidRDefault="00AB5F1C" w:rsidP="00AB5F1C">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005711ED" w:rsidRPr="005711ED">
              <w:rPr>
                <w:color w:val="FF0000"/>
                <w:sz w:val="24"/>
                <w:szCs w:val="24"/>
              </w:rPr>
              <w:t>.</w:t>
            </w:r>
          </w:p>
          <w:p w:rsidR="00AB5F1C" w:rsidRDefault="00AB5F1C" w:rsidP="00C23DEF">
            <w:pPr>
              <w:rPr>
                <w:color w:val="000000" w:themeColor="text1"/>
                <w:sz w:val="24"/>
                <w:szCs w:val="24"/>
              </w:rPr>
            </w:pPr>
          </w:p>
          <w:p w:rsidR="005711ED" w:rsidRDefault="005711ED" w:rsidP="00C23DEF">
            <w:pPr>
              <w:rPr>
                <w:color w:val="000000" w:themeColor="text1"/>
                <w:sz w:val="24"/>
                <w:szCs w:val="24"/>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sz w:val="24"/>
                <w:szCs w:val="24"/>
              </w:rPr>
            </w:pPr>
          </w:p>
          <w:p w:rsidR="005711ED" w:rsidRDefault="005711ED" w:rsidP="0027205D">
            <w:pPr>
              <w:rPr>
                <w:color w:val="000000" w:themeColor="text1"/>
                <w:sz w:val="24"/>
                <w:szCs w:val="24"/>
              </w:rPr>
            </w:pPr>
            <w:r>
              <w:rPr>
                <w:color w:val="000000" w:themeColor="text1"/>
                <w:sz w:val="24"/>
                <w:szCs w:val="24"/>
              </w:rPr>
              <w:t xml:space="preserve">A la hora de realizar la investigación es importante que piensen, discutan </w:t>
            </w:r>
            <w:r w:rsidR="0027205D">
              <w:rPr>
                <w:color w:val="000000" w:themeColor="text1"/>
                <w:sz w:val="24"/>
                <w:szCs w:val="24"/>
              </w:rPr>
              <w:t xml:space="preserve">y definan cuáles son los </w:t>
            </w:r>
            <w:r>
              <w:rPr>
                <w:color w:val="000000" w:themeColor="text1"/>
                <w:sz w:val="24"/>
                <w:szCs w:val="24"/>
              </w:rPr>
              <w:t>recursos y fuente</w:t>
            </w:r>
            <w:r w:rsidR="0027205D">
              <w:rPr>
                <w:color w:val="000000" w:themeColor="text1"/>
                <w:sz w:val="24"/>
                <w:szCs w:val="24"/>
              </w:rPr>
              <w:t>s de información que pueden ser útiles para lograr el objetivo. Les recomendamos:</w:t>
            </w:r>
          </w:p>
          <w:p w:rsidR="0027205D" w:rsidRPr="0027205D" w:rsidRDefault="0027205D" w:rsidP="0027205D">
            <w:pPr>
              <w:pStyle w:val="Prrafodelista"/>
              <w:numPr>
                <w:ilvl w:val="0"/>
                <w:numId w:val="12"/>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w:t>
            </w:r>
            <w:r>
              <w:rPr>
                <w:b/>
                <w:color w:val="000000" w:themeColor="text1"/>
                <w:sz w:val="24"/>
                <w:szCs w:val="24"/>
                <w:highlight w:val="yellow"/>
              </w:rPr>
              <w:t>ANALISIS</w:t>
            </w:r>
            <w:r w:rsidRPr="006A535B">
              <w:rPr>
                <w:b/>
                <w:color w:val="000000" w:themeColor="text1"/>
                <w:sz w:val="24"/>
                <w:szCs w:val="24"/>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6A535B" w:rsidP="006A535B">
            <w:pPr>
              <w:rPr>
                <w:color w:val="000000" w:themeColor="text1"/>
              </w:rPr>
            </w:pPr>
            <w:r>
              <w:rPr>
                <w:color w:val="000000" w:themeColor="text1"/>
              </w:rPr>
              <w:t>Dice:</w:t>
            </w:r>
          </w:p>
          <w:p w:rsidR="006A535B" w:rsidRDefault="006A535B" w:rsidP="006A535B">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6A535B" w:rsidRDefault="006A535B" w:rsidP="006A535B">
            <w:pPr>
              <w:rPr>
                <w:color w:val="000000" w:themeColor="text1"/>
              </w:rPr>
            </w:pPr>
            <w:r>
              <w:rPr>
                <w:color w:val="000000" w:themeColor="text1"/>
              </w:rPr>
              <w:t>Debe decir:</w:t>
            </w:r>
          </w:p>
          <w:p w:rsidR="006A535B" w:rsidRPr="006A535B" w:rsidRDefault="006A535B" w:rsidP="006A535B">
            <w:pPr>
              <w:rPr>
                <w:color w:val="FF0000"/>
              </w:rPr>
            </w:pP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6A535B" w:rsidRDefault="006A535B" w:rsidP="006A535B">
            <w:pPr>
              <w:rPr>
                <w:color w:val="FF0000"/>
              </w:rPr>
            </w:pPr>
          </w:p>
          <w:p w:rsidR="006A535B" w:rsidRDefault="006A535B" w:rsidP="006A535B">
            <w:pPr>
              <w:rPr>
                <w:b/>
                <w:color w:val="000000" w:themeColor="text1"/>
                <w:sz w:val="24"/>
                <w:szCs w:val="24"/>
              </w:rPr>
            </w:pPr>
            <w:r w:rsidRPr="003C5D84">
              <w:rPr>
                <w:b/>
                <w:color w:val="000000" w:themeColor="text1"/>
                <w:sz w:val="24"/>
                <w:szCs w:val="24"/>
                <w:highlight w:val="yellow"/>
              </w:rPr>
              <w:t>PESTAÑA SINTESIS. CAMBIAR TODO EL TEXTO</w:t>
            </w:r>
            <w:r w:rsidR="003C5D84" w:rsidRPr="003C5D84">
              <w:rPr>
                <w:b/>
                <w:color w:val="000000" w:themeColor="text1"/>
                <w:sz w:val="24"/>
                <w:szCs w:val="24"/>
                <w:highlight w:val="yellow"/>
              </w:rPr>
              <w:t xml:space="preserve"> pero dejas la estructura de la numeración</w:t>
            </w:r>
          </w:p>
          <w:p w:rsidR="006A535B" w:rsidRDefault="006A535B" w:rsidP="006A535B">
            <w:pPr>
              <w:rPr>
                <w:b/>
                <w:color w:val="000000" w:themeColor="text1"/>
                <w:sz w:val="24"/>
                <w:szCs w:val="24"/>
              </w:rPr>
            </w:pPr>
          </w:p>
          <w:p w:rsidR="006A535B" w:rsidRDefault="0084017C" w:rsidP="006A535B">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w:t>
            </w:r>
            <w:ins w:id="188" w:author="RAUL MAZO" w:date="2015-05-01T19:45:00Z">
              <w:r w:rsidR="00176BEE">
                <w:rPr>
                  <w:color w:val="000000" w:themeColor="text1"/>
                </w:rPr>
                <w:t xml:space="preserve"> </w:t>
              </w:r>
            </w:ins>
            <w:r>
              <w:rPr>
                <w:color w:val="000000" w:themeColor="text1"/>
              </w:rPr>
              <w:t>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donde se explique la situación de Europa </w:t>
            </w:r>
            <w:del w:id="189" w:author="RAUL MAZO" w:date="2015-05-01T19:45:00Z">
              <w:r w:rsidDel="00176BEE">
                <w:rPr>
                  <w:color w:val="000000" w:themeColor="text1"/>
                </w:rPr>
                <w:delText xml:space="preserve">entes </w:delText>
              </w:r>
            </w:del>
            <w:ins w:id="190" w:author="RAUL MAZO" w:date="2015-05-01T19:45:00Z">
              <w:r w:rsidR="00176BEE">
                <w:rPr>
                  <w:color w:val="000000" w:themeColor="text1"/>
                </w:rPr>
                <w:t xml:space="preserve">antes </w:t>
              </w:r>
            </w:ins>
            <w:r>
              <w:rPr>
                <w:color w:val="000000" w:themeColor="text1"/>
              </w:rPr>
              <w:t xml:space="preserve">de estas guerras, el porqué de estos conflictos y los cambios que produjeron. También pueden concretar los límites que llegó a tener el Imperio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coincide esta explicación con las respuestas previas que plantearon a</w:t>
            </w:r>
            <w:ins w:id="191" w:author="RAUL MAZO" w:date="2015-05-01T19:46:00Z">
              <w:r w:rsidR="00176BEE">
                <w:rPr>
                  <w:color w:val="000000" w:themeColor="text1"/>
                </w:rPr>
                <w:t>l</w:t>
              </w:r>
            </w:ins>
            <w:r w:rsidR="006006F5">
              <w:rPr>
                <w:color w:val="000000" w:themeColor="text1"/>
              </w:rPr>
              <w:t xml:space="preserve"> comenzar el proyecto. </w:t>
            </w:r>
          </w:p>
          <w:p w:rsidR="006006F5" w:rsidRDefault="006006F5" w:rsidP="0084017C">
            <w:pPr>
              <w:pStyle w:val="Prrafodelista"/>
              <w:numPr>
                <w:ilvl w:val="0"/>
                <w:numId w:val="13"/>
              </w:numPr>
              <w:rPr>
                <w:color w:val="000000" w:themeColor="text1"/>
              </w:rPr>
            </w:pPr>
            <w:r>
              <w:rPr>
                <w:color w:val="000000" w:themeColor="text1"/>
              </w:rPr>
              <w:t>Plasmar su explicación en un mural –digital o de papel</w:t>
            </w:r>
            <w:ins w:id="192" w:author="RAUL MAZO" w:date="2015-05-01T19:46:00Z">
              <w:r w:rsidR="00176BEE">
                <w:rPr>
                  <w:color w:val="000000" w:themeColor="text1"/>
                </w:rPr>
                <w:t>–</w:t>
              </w:r>
            </w:ins>
            <w:del w:id="193" w:author="RAUL MAZO" w:date="2015-05-01T19:46:00Z">
              <w:r w:rsidDel="00176BEE">
                <w:rPr>
                  <w:color w:val="000000" w:themeColor="text1"/>
                </w:rPr>
                <w:delText>-</w:delText>
              </w:r>
            </w:del>
            <w:r>
              <w:rPr>
                <w:color w:val="000000" w:themeColor="text1"/>
              </w:rPr>
              <w:t xml:space="preserve">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w:t>
            </w:r>
            <w:del w:id="194" w:author="RAUL MAZO" w:date="2015-05-01T19:47:00Z">
              <w:r w:rsidDel="00176BEE">
                <w:rPr>
                  <w:color w:val="000000" w:themeColor="text1"/>
                </w:rPr>
                <w:delText>todos</w:delText>
              </w:r>
            </w:del>
            <w:ins w:id="195" w:author="RAUL MAZO" w:date="2015-05-01T19:47:00Z">
              <w:r w:rsidR="00176BEE">
                <w:rPr>
                  <w:color w:val="000000" w:themeColor="text1"/>
                </w:rPr>
                <w:t>sí</w:t>
              </w:r>
            </w:ins>
            <w:r>
              <w:rPr>
                <w:color w:val="000000" w:themeColor="text1"/>
              </w:rPr>
              <w:t xml:space="preserve">. </w:t>
            </w:r>
          </w:p>
          <w:p w:rsidR="006006F5" w:rsidRDefault="006006F5" w:rsidP="006006F5">
            <w:pPr>
              <w:pStyle w:val="Prrafodelista"/>
              <w:numPr>
                <w:ilvl w:val="0"/>
                <w:numId w:val="13"/>
              </w:numPr>
              <w:rPr>
                <w:color w:val="000000" w:themeColor="text1"/>
              </w:rPr>
            </w:pPr>
            <w:r>
              <w:rPr>
                <w:color w:val="000000" w:themeColor="text1"/>
              </w:rPr>
              <w:t xml:space="preserve">Entregar a su </w:t>
            </w:r>
            <w:del w:id="196" w:author="RAUL MAZO" w:date="2015-05-02T11:56:00Z">
              <w:r w:rsidR="005B6DD0" w:rsidRPr="0006400B" w:rsidDel="0006400B">
                <w:rPr>
                  <w:color w:val="000000" w:themeColor="text1"/>
                </w:rPr>
                <w:delText>profesor</w:delText>
              </w:r>
              <w:r w:rsidDel="0006400B">
                <w:rPr>
                  <w:color w:val="000000" w:themeColor="text1"/>
                </w:rPr>
                <w:delText xml:space="preserve"> </w:delText>
              </w:r>
            </w:del>
            <w:ins w:id="197" w:author="RAUL MAZO" w:date="2015-05-02T11:56:00Z">
              <w:r w:rsidR="0006400B">
                <w:rPr>
                  <w:color w:val="000000" w:themeColor="text1"/>
                </w:rPr>
                <w:t>docente</w:t>
              </w:r>
              <w:r w:rsidR="0006400B">
                <w:rPr>
                  <w:color w:val="000000" w:themeColor="text1"/>
                </w:rPr>
                <w:t xml:space="preserve"> </w:t>
              </w:r>
            </w:ins>
            <w:r>
              <w:rPr>
                <w:color w:val="000000" w:themeColor="text1"/>
              </w:rPr>
              <w:t xml:space="preserve">el listado de fuentes consultadas y el esquema realizado durante el análisis de la información. </w:t>
            </w:r>
          </w:p>
          <w:p w:rsidR="00526DC7" w:rsidRDefault="00526DC7">
            <w:pPr>
              <w:pStyle w:val="Prrafodelista"/>
              <w:rPr>
                <w:color w:val="000000" w:themeColor="text1"/>
                <w:sz w:val="24"/>
                <w:szCs w:val="24"/>
                <w:lang w:val="es-CO"/>
              </w:rPr>
              <w:pPrChange w:id="198" w:author="RAUL MAZO" w:date="2015-05-01T19:47:00Z">
                <w:pPr>
                  <w:pStyle w:val="Prrafodelista"/>
                  <w:numPr>
                    <w:numId w:val="13"/>
                  </w:numPr>
                  <w:ind w:hanging="360"/>
                </w:pPr>
              </w:pPrChange>
            </w:pPr>
          </w:p>
          <w:p w:rsidR="006006F5" w:rsidRDefault="006006F5" w:rsidP="006006F5">
            <w:pPr>
              <w:rPr>
                <w:b/>
                <w:color w:val="000000" w:themeColor="text1"/>
                <w:sz w:val="24"/>
                <w:szCs w:val="24"/>
              </w:rPr>
            </w:pPr>
            <w:r w:rsidRPr="006A535B">
              <w:rPr>
                <w:b/>
                <w:color w:val="000000" w:themeColor="text1"/>
                <w:sz w:val="24"/>
                <w:szCs w:val="24"/>
                <w:highlight w:val="yellow"/>
              </w:rPr>
              <w:t xml:space="preserve">PESTAÑA </w:t>
            </w:r>
            <w:r>
              <w:rPr>
                <w:b/>
                <w:color w:val="000000" w:themeColor="text1"/>
                <w:sz w:val="24"/>
                <w:szCs w:val="24"/>
                <w:highlight w:val="yellow"/>
              </w:rPr>
              <w:t>EVALUACION</w:t>
            </w:r>
            <w:r w:rsidRPr="006A535B">
              <w:rPr>
                <w:b/>
                <w:color w:val="000000" w:themeColor="text1"/>
                <w:sz w:val="24"/>
                <w:szCs w:val="24"/>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w:t>
            </w:r>
            <w:del w:id="199" w:author="RAUL MAZO" w:date="2015-05-01T19:47:00Z">
              <w:r w:rsidDel="00176BEE">
                <w:rPr>
                  <w:color w:val="000000" w:themeColor="text1"/>
                </w:rPr>
                <w:delText>auto</w:delText>
              </w:r>
            </w:del>
            <w:r>
              <w:rPr>
                <w:color w:val="000000" w:themeColor="text1"/>
              </w:rPr>
              <w:t xml:space="preserve">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lastRenderedPageBreak/>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la comprensión de la misma.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 xml:space="preserve">Han sabido </w:t>
            </w:r>
            <w:del w:id="200" w:author="RAUL MAZO" w:date="2015-05-01T19:48:00Z">
              <w:r w:rsidDel="00176BEE">
                <w:rPr>
                  <w:color w:val="000000" w:themeColor="text1"/>
                </w:rPr>
                <w:delText xml:space="preserve">diferencias </w:delText>
              </w:r>
            </w:del>
            <w:ins w:id="201" w:author="RAUL MAZO" w:date="2015-05-01T19:48:00Z">
              <w:r w:rsidR="00176BEE">
                <w:rPr>
                  <w:color w:val="000000" w:themeColor="text1"/>
                </w:rPr>
                <w:t xml:space="preserve">diferenciar </w:t>
              </w:r>
            </w:ins>
            <w:r>
              <w:rPr>
                <w:color w:val="000000" w:themeColor="text1"/>
              </w:rPr>
              <w:t>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w:t>
            </w:r>
            <w:ins w:id="202" w:author="RAUL MAZO" w:date="2015-05-01T19:48:00Z">
              <w:r w:rsidR="00176BEE">
                <w:rPr>
                  <w:color w:val="000000" w:themeColor="text1"/>
                </w:rPr>
                <w:t>d</w:t>
              </w:r>
            </w:ins>
            <w:r>
              <w:rPr>
                <w:color w:val="000000" w:themeColor="text1"/>
              </w:rPr>
              <w:t xml:space="preserve">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lastRenderedPageBreak/>
              <w:t>Título</w:t>
            </w:r>
          </w:p>
        </w:tc>
        <w:tc>
          <w:tcPr>
            <w:tcW w:w="6536" w:type="dxa"/>
          </w:tcPr>
          <w:p w:rsidR="00200BF6" w:rsidRPr="002044D6" w:rsidRDefault="00A80A4E" w:rsidP="00C23DEF">
            <w:pPr>
              <w:shd w:val="clear" w:color="auto" w:fill="FFFFFF"/>
              <w:jc w:val="both"/>
              <w:rPr>
                <w:color w:val="000000" w:themeColor="text1"/>
              </w:rPr>
            </w:pP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Descripción</w:t>
            </w:r>
          </w:p>
        </w:tc>
        <w:tc>
          <w:tcPr>
            <w:tcW w:w="6536" w:type="dxa"/>
          </w:tcPr>
          <w:p w:rsidR="00200BF6" w:rsidRPr="000A1D02" w:rsidRDefault="00A80A4E" w:rsidP="00C23DEF">
            <w:pPr>
              <w:shd w:val="clear" w:color="auto" w:fill="FFFFFF"/>
              <w:jc w:val="both"/>
              <w:rPr>
                <w:color w:val="000000" w:themeColor="text1"/>
              </w:rPr>
            </w:pPr>
            <w:r>
              <w:rPr>
                <w:color w:val="000000" w:themeColor="text1"/>
              </w:rPr>
              <w:t>Actividad que guía el trabajo colaborativo de investigación sobre las guerras napoleónicas, sus causas, desarrollo y consecuencias</w:t>
            </w:r>
          </w:p>
          <w:p w:rsidR="00200BF6" w:rsidRPr="005128D6" w:rsidRDefault="00200BF6" w:rsidP="00C23DEF">
            <w:pPr>
              <w:pStyle w:val="Ttulo4"/>
              <w:shd w:val="clear" w:color="auto" w:fill="FFFFFF"/>
              <w:spacing w:before="109" w:beforeAutospacing="0" w:after="109" w:afterAutospacing="0"/>
              <w:outlineLvl w:val="3"/>
              <w:rPr>
                <w:b w:val="0"/>
                <w:color w:val="000000" w:themeColor="text1"/>
              </w:rPr>
            </w:pP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Mapa conceptual</w:t>
            </w:r>
          </w:p>
        </w:tc>
      </w:tr>
      <w:tr w:rsidR="00F87631" w:rsidRPr="00FC750D" w:rsidTr="00C23DEF">
        <w:tc>
          <w:tcPr>
            <w:tcW w:w="2518" w:type="dxa"/>
          </w:tcPr>
          <w:p w:rsidR="00F87631" w:rsidRPr="00FC750D" w:rsidRDefault="00F87631" w:rsidP="00C23DEF">
            <w:pPr>
              <w:rPr>
                <w:b/>
                <w:color w:val="000000"/>
                <w:sz w:val="24"/>
                <w:szCs w:val="24"/>
              </w:rPr>
            </w:pPr>
            <w:r w:rsidRPr="00FC750D">
              <w:rPr>
                <w:b/>
                <w:color w:val="000000"/>
                <w:sz w:val="24"/>
                <w:szCs w:val="24"/>
              </w:rPr>
              <w:t>Código</w:t>
            </w:r>
          </w:p>
        </w:tc>
        <w:tc>
          <w:tcPr>
            <w:tcW w:w="6515" w:type="dxa"/>
          </w:tcPr>
          <w:p w:rsidR="00F87631" w:rsidRPr="004B5772" w:rsidRDefault="00F87631" w:rsidP="008600EE">
            <w:pPr>
              <w:rPr>
                <w:b/>
                <w:color w:val="000000"/>
                <w:sz w:val="24"/>
                <w:szCs w:val="24"/>
              </w:rPr>
            </w:pPr>
            <w:r w:rsidRPr="004B5772">
              <w:rPr>
                <w:color w:val="000000"/>
                <w:sz w:val="24"/>
                <w:szCs w:val="24"/>
              </w:rPr>
              <w:t>CS_</w:t>
            </w:r>
            <w:r>
              <w:rPr>
                <w:color w:val="000000"/>
                <w:sz w:val="24"/>
                <w:szCs w:val="24"/>
              </w:rPr>
              <w:t>08_0</w:t>
            </w:r>
            <w:r w:rsidR="000F339B">
              <w:rPr>
                <w:color w:val="000000"/>
                <w:sz w:val="24"/>
                <w:szCs w:val="24"/>
              </w:rPr>
              <w:t>4</w:t>
            </w:r>
            <w:r w:rsidRPr="004B5772">
              <w:rPr>
                <w:color w:val="000000"/>
                <w:sz w:val="24"/>
                <w:szCs w:val="24"/>
              </w:rPr>
              <w:t>_REC</w:t>
            </w:r>
            <w:r>
              <w:rPr>
                <w:color w:val="000000"/>
                <w:sz w:val="24"/>
                <w:szCs w:val="24"/>
              </w:rPr>
              <w:t>1</w:t>
            </w:r>
            <w:r w:rsidR="008600EE">
              <w:rPr>
                <w:color w:val="000000"/>
                <w:sz w:val="24"/>
                <w:szCs w:val="24"/>
              </w:rPr>
              <w:t>6</w:t>
            </w:r>
            <w:r>
              <w:rPr>
                <w:color w:val="000000"/>
                <w:sz w:val="24"/>
                <w:szCs w:val="24"/>
              </w:rPr>
              <w:t>0</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Título</w:t>
            </w:r>
          </w:p>
        </w:tc>
        <w:tc>
          <w:tcPr>
            <w:tcW w:w="6515" w:type="dxa"/>
          </w:tcPr>
          <w:p w:rsidR="00F87631" w:rsidRPr="004B5772" w:rsidRDefault="00F87631" w:rsidP="00C23DEF">
            <w:pPr>
              <w:rPr>
                <w:color w:val="000000"/>
                <w:sz w:val="24"/>
                <w:szCs w:val="24"/>
              </w:rPr>
            </w:pPr>
            <w:r w:rsidRPr="004B5772">
              <w:rPr>
                <w:color w:val="000000"/>
                <w:sz w:val="24"/>
                <w:szCs w:val="24"/>
              </w:rPr>
              <w:t>Mapa conceptual</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Descripción</w:t>
            </w:r>
          </w:p>
        </w:tc>
        <w:tc>
          <w:tcPr>
            <w:tcW w:w="6515" w:type="dxa"/>
          </w:tcPr>
          <w:p w:rsidR="00F87631" w:rsidRPr="00FC750D" w:rsidRDefault="0035158C" w:rsidP="0035158C">
            <w:pPr>
              <w:rPr>
                <w:color w:val="000000"/>
                <w:sz w:val="24"/>
                <w:szCs w:val="24"/>
              </w:rPr>
            </w:pPr>
            <w:r>
              <w:rPr>
                <w:color w:val="000000"/>
                <w:sz w:val="24"/>
                <w:szCs w:val="24"/>
              </w:rPr>
              <w:t>Mapa conceptual sobre la Restauración, el liberalismo y los 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tblPr>
      <w:tblGrid>
        <w:gridCol w:w="2518"/>
        <w:gridCol w:w="6536"/>
      </w:tblGrid>
      <w:tr w:rsidR="00F87631" w:rsidRPr="00FC750D" w:rsidTr="00C23DEF">
        <w:tc>
          <w:tcPr>
            <w:tcW w:w="9054" w:type="dxa"/>
            <w:gridSpan w:val="2"/>
            <w:shd w:val="clear" w:color="auto" w:fill="000000" w:themeFill="text1"/>
          </w:tcPr>
          <w:p w:rsidR="00F87631" w:rsidRPr="00FC750D" w:rsidRDefault="00F87631" w:rsidP="00C23DEF">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Código</w:t>
            </w:r>
          </w:p>
        </w:tc>
        <w:tc>
          <w:tcPr>
            <w:tcW w:w="6536" w:type="dxa"/>
          </w:tcPr>
          <w:p w:rsidR="00F87631" w:rsidRPr="00FC750D" w:rsidRDefault="00F87631" w:rsidP="008600EE">
            <w:pPr>
              <w:rPr>
                <w:b/>
                <w:color w:val="000000" w:themeColor="text1"/>
                <w:sz w:val="24"/>
                <w:szCs w:val="24"/>
              </w:rPr>
            </w:pPr>
            <w:r w:rsidRPr="00FC750D">
              <w:rPr>
                <w:color w:val="000000"/>
                <w:sz w:val="24"/>
                <w:szCs w:val="24"/>
              </w:rPr>
              <w:t>CS_08_</w:t>
            </w:r>
            <w:r>
              <w:rPr>
                <w:color w:val="000000"/>
                <w:sz w:val="24"/>
                <w:szCs w:val="24"/>
              </w:rPr>
              <w:t>0</w:t>
            </w:r>
            <w:r w:rsidR="000F339B">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w:t>
            </w:r>
            <w:r w:rsidR="008600EE">
              <w:rPr>
                <w:color w:val="000000" w:themeColor="text1"/>
                <w:sz w:val="24"/>
                <w:szCs w:val="24"/>
              </w:rPr>
              <w:t>7</w:t>
            </w:r>
            <w:r>
              <w:rPr>
                <w:color w:val="000000" w:themeColor="text1"/>
                <w:sz w:val="24"/>
                <w:szCs w:val="24"/>
              </w:rPr>
              <w:t>0</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Título</w:t>
            </w:r>
          </w:p>
        </w:tc>
        <w:tc>
          <w:tcPr>
            <w:tcW w:w="6536" w:type="dxa"/>
          </w:tcPr>
          <w:p w:rsidR="00F87631" w:rsidRPr="00075EC2" w:rsidRDefault="0035158C" w:rsidP="000F339B">
            <w:pPr>
              <w:rPr>
                <w:color w:val="000000" w:themeColor="text1"/>
                <w:sz w:val="24"/>
                <w:szCs w:val="24"/>
                <w:lang w:val="es-CO"/>
              </w:rPr>
            </w:pPr>
            <w:r>
              <w:rPr>
                <w:rFonts w:ascii="Arial" w:hAnsi="Arial" w:cs="Arial"/>
                <w:sz w:val="18"/>
                <w:szCs w:val="18"/>
                <w:lang w:val="es-ES_tradnl"/>
              </w:rPr>
              <w:t>Evaluación</w:t>
            </w:r>
          </w:p>
        </w:tc>
      </w:tr>
      <w:tr w:rsidR="00F87631" w:rsidRPr="00FC750D" w:rsidTr="00C23DEF">
        <w:trPr>
          <w:trHeight w:val="919"/>
        </w:trPr>
        <w:tc>
          <w:tcPr>
            <w:tcW w:w="2518" w:type="dxa"/>
          </w:tcPr>
          <w:p w:rsidR="00F87631" w:rsidRPr="00FC750D" w:rsidRDefault="00F87631" w:rsidP="00C23DEF">
            <w:pPr>
              <w:rPr>
                <w:b/>
                <w:sz w:val="24"/>
                <w:szCs w:val="24"/>
              </w:rPr>
            </w:pPr>
            <w:r w:rsidRPr="00FC750D">
              <w:rPr>
                <w:b/>
                <w:sz w:val="24"/>
                <w:szCs w:val="24"/>
              </w:rPr>
              <w:lastRenderedPageBreak/>
              <w:t>Descripción</w:t>
            </w:r>
          </w:p>
        </w:tc>
        <w:tc>
          <w:tcPr>
            <w:tcW w:w="6536" w:type="dxa"/>
          </w:tcPr>
          <w:p w:rsidR="00F87631" w:rsidRPr="00896A72" w:rsidRDefault="000F339B" w:rsidP="00C23DEF">
            <w:pPr>
              <w:rPr>
                <w:sz w:val="24"/>
                <w:szCs w:val="24"/>
                <w:lang w:val="es-ES_tradnl"/>
              </w:rPr>
            </w:pPr>
            <w:r>
              <w:rPr>
                <w:rFonts w:ascii="Arial" w:hAnsi="Arial" w:cs="Arial"/>
                <w:sz w:val="18"/>
                <w:szCs w:val="18"/>
                <w:lang w:val="es-ES_tradnl"/>
              </w:rPr>
              <w:t>Evaluación: evalúa tus conocimientos sobre el tema</w:t>
            </w:r>
          </w:p>
        </w:tc>
      </w:tr>
    </w:tbl>
    <w:p w:rsidR="00F87631" w:rsidRPr="00075EC2" w:rsidRDefault="00F87631" w:rsidP="00F87631">
      <w:pPr>
        <w:rPr>
          <w:b/>
          <w:color w:val="000000" w:themeColor="text1"/>
          <w:sz w:val="22"/>
          <w:szCs w:val="22"/>
        </w:rPr>
      </w:pPr>
    </w:p>
    <w:p w:rsidR="00F87631" w:rsidRPr="00FC750D" w:rsidRDefault="00F87631" w:rsidP="00F87631">
      <w:pPr>
        <w:rPr>
          <w:highlight w:val="yellow"/>
        </w:rPr>
      </w:pPr>
    </w:p>
    <w:tbl>
      <w:tblPr>
        <w:tblStyle w:val="Tablaconcuadrcula"/>
        <w:tblW w:w="0" w:type="auto"/>
        <w:tblLayout w:type="fixed"/>
        <w:tblLook w:val="04A0"/>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Webs de referencia</w:t>
            </w:r>
          </w:p>
        </w:tc>
      </w:tr>
      <w:tr w:rsidR="00F87631" w:rsidRPr="00FC750D" w:rsidTr="00C23DEF">
        <w:tc>
          <w:tcPr>
            <w:tcW w:w="959" w:type="dxa"/>
          </w:tcPr>
          <w:p w:rsidR="00F87631" w:rsidRPr="00FC750D" w:rsidRDefault="00F87631" w:rsidP="00C23DEF">
            <w:pPr>
              <w:rPr>
                <w:b/>
                <w:color w:val="000000"/>
                <w:sz w:val="24"/>
                <w:szCs w:val="24"/>
              </w:rPr>
            </w:pPr>
            <w:r w:rsidRPr="00FC750D">
              <w:rPr>
                <w:b/>
                <w:color w:val="000000"/>
                <w:sz w:val="24"/>
                <w:szCs w:val="24"/>
              </w:rPr>
              <w:t>Código</w:t>
            </w:r>
          </w:p>
        </w:tc>
        <w:tc>
          <w:tcPr>
            <w:tcW w:w="8095" w:type="dxa"/>
            <w:gridSpan w:val="2"/>
          </w:tcPr>
          <w:p w:rsidR="00F87631" w:rsidRPr="00FC750D" w:rsidRDefault="00F87631" w:rsidP="00C23DEF">
            <w:pPr>
              <w:rPr>
                <w:b/>
                <w:color w:val="000000"/>
                <w:sz w:val="24"/>
                <w:szCs w:val="24"/>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01</w:t>
            </w:r>
          </w:p>
        </w:tc>
        <w:tc>
          <w:tcPr>
            <w:tcW w:w="2977" w:type="dxa"/>
          </w:tcPr>
          <w:p w:rsidR="00F87631" w:rsidRPr="00C23DEF" w:rsidRDefault="00C23DEF" w:rsidP="00C23DEF">
            <w:pPr>
              <w:rPr>
                <w:color w:val="000000" w:themeColor="text1"/>
                <w:sz w:val="24"/>
                <w:szCs w:val="24"/>
              </w:rPr>
            </w:pPr>
            <w:r>
              <w:rPr>
                <w:color w:val="000000" w:themeColor="text1"/>
                <w:sz w:val="24"/>
                <w:szCs w:val="24"/>
              </w:rPr>
              <w:t xml:space="preserve">Secuencia didáctica ofrecida por el Proyecto </w:t>
            </w:r>
            <w:proofErr w:type="spellStart"/>
            <w:r>
              <w:rPr>
                <w:color w:val="000000" w:themeColor="text1"/>
                <w:sz w:val="24"/>
                <w:szCs w:val="24"/>
              </w:rPr>
              <w:t>Kairós</w:t>
            </w:r>
            <w:proofErr w:type="spellEnd"/>
            <w:r>
              <w:rPr>
                <w:color w:val="000000" w:themeColor="text1"/>
                <w:sz w:val="24"/>
                <w:szCs w:val="24"/>
              </w:rPr>
              <w:t xml:space="preserve"> en la que se abordan cuestiones como el Imperio napoleónico, las revoluciones liberales y las unificaciones de Italia y Alemania.</w:t>
            </w:r>
          </w:p>
        </w:tc>
        <w:tc>
          <w:tcPr>
            <w:tcW w:w="5118" w:type="dxa"/>
          </w:tcPr>
          <w:p w:rsidR="00F87631" w:rsidRPr="00EA15A4" w:rsidRDefault="00C321C3" w:rsidP="000F339B">
            <w:pPr>
              <w:rPr>
                <w:i/>
                <w:color w:val="000000" w:themeColor="text1"/>
                <w:sz w:val="24"/>
                <w:szCs w:val="24"/>
              </w:rPr>
            </w:pPr>
            <w:r w:rsidRPr="00EA15A4">
              <w:rPr>
                <w:i/>
                <w:color w:val="000000" w:themeColor="text1"/>
                <w:sz w:val="24"/>
                <w:szCs w:val="24"/>
              </w:rPr>
              <w:t>http://iris.cnice.mec.es/kairos/ensenanzas/eso/contemporanea/antiguo_07_00.html</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02</w:t>
            </w:r>
          </w:p>
        </w:tc>
        <w:tc>
          <w:tcPr>
            <w:tcW w:w="2977" w:type="dxa"/>
          </w:tcPr>
          <w:p w:rsidR="00F87631" w:rsidRPr="00EA15A4" w:rsidRDefault="00EA15A4" w:rsidP="00EA15A4">
            <w:pPr>
              <w:rPr>
                <w:color w:val="000000" w:themeColor="text1"/>
                <w:sz w:val="24"/>
                <w:szCs w:val="24"/>
                <w:lang w:val="es-ES_tradnl"/>
              </w:rPr>
            </w:pPr>
            <w:r w:rsidRPr="00EA15A4">
              <w:rPr>
                <w:color w:val="000000" w:themeColor="text1"/>
                <w:sz w:val="24"/>
                <w:szCs w:val="24"/>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sz w:val="24"/>
                <w:szCs w:val="24"/>
              </w:rPr>
            </w:pPr>
            <w:r w:rsidRPr="00EA15A4">
              <w:t>http://www.claseshistoria.com/revolucionesburguesas/textos.htm</w:t>
            </w:r>
            <w:hyperlink r:id="rId4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46"/>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9" w:author="RAUL MAZO" w:date="2015-05-02T07:01:00Z" w:initials="RM">
    <w:p w:rsidR="00526DC7" w:rsidRDefault="00526DC7">
      <w:pPr>
        <w:pStyle w:val="Textocomentario"/>
      </w:pPr>
      <w:r>
        <w:rPr>
          <w:rStyle w:val="Refdecomentario"/>
        </w:rPr>
        <w:annotationRef/>
      </w:r>
      <w:r>
        <w:t>Ana María, creo que también Constitución debe ponerse en mayúscula inicial.</w:t>
      </w:r>
    </w:p>
  </w:comment>
  <w:comment w:id="81" w:author="RAUL MAZO" w:date="2015-05-02T07:06:00Z" w:initials="RM">
    <w:p w:rsidR="00526DC7" w:rsidRDefault="00526DC7">
      <w:pPr>
        <w:pStyle w:val="Textocomentario"/>
      </w:pPr>
      <w:r>
        <w:rPr>
          <w:rStyle w:val="Refdecomentario"/>
        </w:rPr>
        <w:annotationRef/>
      </w:r>
      <w:r>
        <w:t>¿No habría que decir algo así como esto: “Con base en la lectura, formule a los estudiantes las siguientes preguntas:”?</w:t>
      </w:r>
    </w:p>
  </w:comment>
  <w:comment w:id="114" w:author="RAUL MAZO" w:date="2015-05-02T09:21:00Z" w:initials="RM">
    <w:p w:rsidR="00526DC7" w:rsidRDefault="00526DC7">
      <w:pPr>
        <w:pStyle w:val="Textocomentario"/>
      </w:pPr>
      <w:r>
        <w:rPr>
          <w:rStyle w:val="Refdecomentario"/>
        </w:rPr>
        <w:annotationRef/>
      </w:r>
      <w:r>
        <w:t>¿Se repite?</w:t>
      </w:r>
    </w:p>
  </w:comment>
  <w:comment w:id="137" w:author="RAUL MAZO" w:date="2015-05-02T11:17:00Z" w:initials="RM">
    <w:p w:rsidR="00526DC7" w:rsidRDefault="00526DC7">
      <w:pPr>
        <w:pStyle w:val="Textocomentario"/>
      </w:pPr>
      <w:r>
        <w:rPr>
          <w:rStyle w:val="Refdecomentario"/>
        </w:rPr>
        <w:annotationRef/>
      </w:r>
      <w:r>
        <w:t>Revisar si corresponde o no a la imagen.</w:t>
      </w:r>
    </w:p>
  </w:comment>
  <w:comment w:id="152" w:author="RAUL MAZO" w:date="2015-05-02T11:25:00Z" w:initials="RM">
    <w:p w:rsidR="009D332A" w:rsidRDefault="009D332A">
      <w:pPr>
        <w:pStyle w:val="Textocomentario"/>
      </w:pPr>
      <w:r>
        <w:rPr>
          <w:rStyle w:val="Refdecomentario"/>
        </w:rPr>
        <w:annotationRef/>
      </w:r>
      <w:r>
        <w:t>¿siglo XIX?</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5382" w:rsidRDefault="00FC5382" w:rsidP="007C4E3E">
      <w:r>
        <w:separator/>
      </w:r>
    </w:p>
  </w:endnote>
  <w:endnote w:type="continuationSeparator" w:id="0">
    <w:p w:rsidR="00FC5382" w:rsidRDefault="00FC5382" w:rsidP="007C4E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5382" w:rsidRDefault="00FC5382" w:rsidP="007C4E3E">
      <w:r>
        <w:separator/>
      </w:r>
    </w:p>
  </w:footnote>
  <w:footnote w:type="continuationSeparator" w:id="0">
    <w:p w:rsidR="00FC5382" w:rsidRDefault="00FC5382" w:rsidP="007C4E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DC7" w:rsidRPr="007C4E3E" w:rsidRDefault="00526DC7" w:rsidP="007C4E3E">
    <w:pPr>
      <w:rPr>
        <w:rFonts w:ascii="Arial" w:hAnsi="Arial" w:cs="Arial"/>
        <w:b/>
        <w:color w:val="000000" w:themeColor="text1"/>
      </w:rPr>
    </w:pPr>
    <w:r w:rsidRPr="005B6DD0">
      <w:rPr>
        <w:rFonts w:ascii="Times" w:hAnsi="Times"/>
        <w:sz w:val="20"/>
        <w:szCs w:val="20"/>
        <w:highlight w:val="yellow"/>
        <w:rPrChange w:id="203" w:author="RAUL MAZO" w:date="2015-05-01T18:43:00Z">
          <w:rPr>
            <w:rFonts w:ascii="Times" w:hAnsi="Times"/>
            <w:sz w:val="20"/>
            <w:szCs w:val="20"/>
            <w:highlight w:val="yellow"/>
            <w:lang w:val="en-US"/>
          </w:rPr>
        </w:rPrChange>
      </w:rPr>
      <w:t>[GUION CS_08_04_CO]</w:t>
    </w:r>
    <w:r w:rsidRPr="005B6DD0">
      <w:rPr>
        <w:rFonts w:ascii="Times" w:hAnsi="Times"/>
        <w:sz w:val="20"/>
        <w:szCs w:val="20"/>
        <w:rPrChange w:id="204" w:author="RAUL MAZO" w:date="2015-05-01T18:43:00Z">
          <w:rPr>
            <w:rFonts w:ascii="Times" w:hAnsi="Times"/>
            <w:sz w:val="20"/>
            <w:szCs w:val="20"/>
            <w:lang w:val="en-US"/>
          </w:rPr>
        </w:rPrChange>
      </w:rPr>
      <w:t xml:space="preserve"> Guión 4. </w:t>
    </w:r>
    <w:r w:rsidRPr="007C4E3E">
      <w:rPr>
        <w:color w:val="000000" w:themeColor="text1"/>
        <w:sz w:val="20"/>
        <w:szCs w:val="20"/>
      </w:rPr>
      <w:t>La Restauración, el liberalismo y los nacionalismos</w:t>
    </w:r>
  </w:p>
  <w:p w:rsidR="00526DC7" w:rsidRPr="00F16D37" w:rsidRDefault="00526DC7" w:rsidP="007C4E3E">
    <w:pPr>
      <w:pStyle w:val="Encabezado"/>
      <w:ind w:right="360"/>
      <w:rPr>
        <w:sz w:val="20"/>
        <w:szCs w:val="20"/>
      </w:rPr>
    </w:pPr>
  </w:p>
  <w:p w:rsidR="00526DC7" w:rsidRDefault="00526DC7">
    <w:pPr>
      <w:pStyle w:val="Encabezado"/>
    </w:pPr>
  </w:p>
  <w:p w:rsidR="00526DC7" w:rsidRDefault="00526DC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0"/>
  </w:num>
  <w:num w:numId="5">
    <w:abstractNumId w:val="12"/>
  </w:num>
  <w:num w:numId="6">
    <w:abstractNumId w:val="4"/>
  </w:num>
  <w:num w:numId="7">
    <w:abstractNumId w:val="6"/>
  </w:num>
  <w:num w:numId="8">
    <w:abstractNumId w:val="11"/>
  </w:num>
  <w:num w:numId="9">
    <w:abstractNumId w:val="7"/>
  </w:num>
  <w:num w:numId="10">
    <w:abstractNumId w:val="5"/>
  </w:num>
  <w:num w:numId="11">
    <w:abstractNumId w:val="3"/>
  </w:num>
  <w:num w:numId="12">
    <w:abstractNumId w:val="1"/>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trackRevisions/>
  <w:defaultTabStop w:val="708"/>
  <w:hyphenationZone w:val="425"/>
  <w:characterSpacingControl w:val="doNotCompress"/>
  <w:footnotePr>
    <w:footnote w:id="-1"/>
    <w:footnote w:id="0"/>
  </w:footnotePr>
  <w:endnotePr>
    <w:endnote w:id="-1"/>
    <w:endnote w:id="0"/>
  </w:endnotePr>
  <w:compat/>
  <w:rsids>
    <w:rsidRoot w:val="008560CD"/>
    <w:rsid w:val="00012F20"/>
    <w:rsid w:val="00025E76"/>
    <w:rsid w:val="00030C21"/>
    <w:rsid w:val="00035EDE"/>
    <w:rsid w:val="0004243F"/>
    <w:rsid w:val="0005002A"/>
    <w:rsid w:val="00054D0E"/>
    <w:rsid w:val="000556D9"/>
    <w:rsid w:val="000600A9"/>
    <w:rsid w:val="00062789"/>
    <w:rsid w:val="0006400B"/>
    <w:rsid w:val="000653B1"/>
    <w:rsid w:val="000713DC"/>
    <w:rsid w:val="00073B54"/>
    <w:rsid w:val="00076079"/>
    <w:rsid w:val="000A1D02"/>
    <w:rsid w:val="000B2F6A"/>
    <w:rsid w:val="000D231F"/>
    <w:rsid w:val="000D69D0"/>
    <w:rsid w:val="000E0F81"/>
    <w:rsid w:val="000F339B"/>
    <w:rsid w:val="001061B7"/>
    <w:rsid w:val="001547B2"/>
    <w:rsid w:val="001558DC"/>
    <w:rsid w:val="00155B68"/>
    <w:rsid w:val="00157F62"/>
    <w:rsid w:val="00167AB7"/>
    <w:rsid w:val="00167C30"/>
    <w:rsid w:val="001734F6"/>
    <w:rsid w:val="00173734"/>
    <w:rsid w:val="0017415F"/>
    <w:rsid w:val="00176BEE"/>
    <w:rsid w:val="001A6D5F"/>
    <w:rsid w:val="001B2185"/>
    <w:rsid w:val="001B5506"/>
    <w:rsid w:val="001B69B8"/>
    <w:rsid w:val="001C2339"/>
    <w:rsid w:val="001C5152"/>
    <w:rsid w:val="001D0319"/>
    <w:rsid w:val="001E2077"/>
    <w:rsid w:val="00200BF6"/>
    <w:rsid w:val="00203059"/>
    <w:rsid w:val="002044D6"/>
    <w:rsid w:val="002232D7"/>
    <w:rsid w:val="002631E8"/>
    <w:rsid w:val="0027205D"/>
    <w:rsid w:val="00291654"/>
    <w:rsid w:val="00292DAF"/>
    <w:rsid w:val="00293EEB"/>
    <w:rsid w:val="002951BF"/>
    <w:rsid w:val="002B1D27"/>
    <w:rsid w:val="002B22DB"/>
    <w:rsid w:val="002B41FF"/>
    <w:rsid w:val="002F53F4"/>
    <w:rsid w:val="003025F7"/>
    <w:rsid w:val="00327CFD"/>
    <w:rsid w:val="00331375"/>
    <w:rsid w:val="00334703"/>
    <w:rsid w:val="003402E2"/>
    <w:rsid w:val="0035158C"/>
    <w:rsid w:val="00360543"/>
    <w:rsid w:val="0036446A"/>
    <w:rsid w:val="00365374"/>
    <w:rsid w:val="003804EC"/>
    <w:rsid w:val="00392369"/>
    <w:rsid w:val="003C5D84"/>
    <w:rsid w:val="003D0D1D"/>
    <w:rsid w:val="003E41D6"/>
    <w:rsid w:val="003F1F95"/>
    <w:rsid w:val="00400E06"/>
    <w:rsid w:val="0040634D"/>
    <w:rsid w:val="00413DB3"/>
    <w:rsid w:val="00415304"/>
    <w:rsid w:val="00416286"/>
    <w:rsid w:val="0042752A"/>
    <w:rsid w:val="00440E1A"/>
    <w:rsid w:val="0045757A"/>
    <w:rsid w:val="00464C75"/>
    <w:rsid w:val="00466719"/>
    <w:rsid w:val="004758E4"/>
    <w:rsid w:val="00482BCC"/>
    <w:rsid w:val="004C16FC"/>
    <w:rsid w:val="004C1FAB"/>
    <w:rsid w:val="004D2AC6"/>
    <w:rsid w:val="004D592B"/>
    <w:rsid w:val="004E741D"/>
    <w:rsid w:val="004F4F3A"/>
    <w:rsid w:val="004F7F90"/>
    <w:rsid w:val="005128D6"/>
    <w:rsid w:val="00526DC7"/>
    <w:rsid w:val="00532AC4"/>
    <w:rsid w:val="00533957"/>
    <w:rsid w:val="00536645"/>
    <w:rsid w:val="005711ED"/>
    <w:rsid w:val="00574AEE"/>
    <w:rsid w:val="0057760C"/>
    <w:rsid w:val="00587D2F"/>
    <w:rsid w:val="00593DBA"/>
    <w:rsid w:val="005A77D7"/>
    <w:rsid w:val="005B6DD0"/>
    <w:rsid w:val="005C123B"/>
    <w:rsid w:val="005D6A91"/>
    <w:rsid w:val="005E233F"/>
    <w:rsid w:val="006006F5"/>
    <w:rsid w:val="00606840"/>
    <w:rsid w:val="00611211"/>
    <w:rsid w:val="00614B46"/>
    <w:rsid w:val="00625F1A"/>
    <w:rsid w:val="00650070"/>
    <w:rsid w:val="00674299"/>
    <w:rsid w:val="00675C29"/>
    <w:rsid w:val="006967F5"/>
    <w:rsid w:val="006A535B"/>
    <w:rsid w:val="006B41C4"/>
    <w:rsid w:val="006B78B7"/>
    <w:rsid w:val="006C0E7D"/>
    <w:rsid w:val="006E7DDE"/>
    <w:rsid w:val="00704A9E"/>
    <w:rsid w:val="00705853"/>
    <w:rsid w:val="007075EB"/>
    <w:rsid w:val="0071323A"/>
    <w:rsid w:val="007242FC"/>
    <w:rsid w:val="00724B24"/>
    <w:rsid w:val="00742754"/>
    <w:rsid w:val="00767DD3"/>
    <w:rsid w:val="007932A3"/>
    <w:rsid w:val="007B0B37"/>
    <w:rsid w:val="007B1AC9"/>
    <w:rsid w:val="007B2151"/>
    <w:rsid w:val="007B79BE"/>
    <w:rsid w:val="007C4E3E"/>
    <w:rsid w:val="007D3D54"/>
    <w:rsid w:val="007D663F"/>
    <w:rsid w:val="007D7F18"/>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D741F"/>
    <w:rsid w:val="008E0AF8"/>
    <w:rsid w:val="008F43E6"/>
    <w:rsid w:val="00901176"/>
    <w:rsid w:val="00914132"/>
    <w:rsid w:val="00936D72"/>
    <w:rsid w:val="00946ED4"/>
    <w:rsid w:val="00956661"/>
    <w:rsid w:val="009661E6"/>
    <w:rsid w:val="00981F99"/>
    <w:rsid w:val="00984406"/>
    <w:rsid w:val="009C3F7B"/>
    <w:rsid w:val="009D332A"/>
    <w:rsid w:val="009E2A14"/>
    <w:rsid w:val="009F0ECB"/>
    <w:rsid w:val="009F579F"/>
    <w:rsid w:val="00A17B3A"/>
    <w:rsid w:val="00A36F42"/>
    <w:rsid w:val="00A53B99"/>
    <w:rsid w:val="00A60EF5"/>
    <w:rsid w:val="00A70E80"/>
    <w:rsid w:val="00A76F98"/>
    <w:rsid w:val="00A802CE"/>
    <w:rsid w:val="00A80A4E"/>
    <w:rsid w:val="00A8244B"/>
    <w:rsid w:val="00A95A7E"/>
    <w:rsid w:val="00AA0D64"/>
    <w:rsid w:val="00AA7A88"/>
    <w:rsid w:val="00AB2460"/>
    <w:rsid w:val="00AB5F1C"/>
    <w:rsid w:val="00AD5735"/>
    <w:rsid w:val="00AD7183"/>
    <w:rsid w:val="00AE0517"/>
    <w:rsid w:val="00AE15BA"/>
    <w:rsid w:val="00B011DE"/>
    <w:rsid w:val="00B01A08"/>
    <w:rsid w:val="00B02170"/>
    <w:rsid w:val="00B06E95"/>
    <w:rsid w:val="00B12990"/>
    <w:rsid w:val="00B3344E"/>
    <w:rsid w:val="00B51B35"/>
    <w:rsid w:val="00B60175"/>
    <w:rsid w:val="00B7486A"/>
    <w:rsid w:val="00B7784B"/>
    <w:rsid w:val="00B81685"/>
    <w:rsid w:val="00B837BC"/>
    <w:rsid w:val="00B96CCF"/>
    <w:rsid w:val="00BA63C4"/>
    <w:rsid w:val="00BA7ECF"/>
    <w:rsid w:val="00BC49B0"/>
    <w:rsid w:val="00BC6218"/>
    <w:rsid w:val="00BE689C"/>
    <w:rsid w:val="00BF47B6"/>
    <w:rsid w:val="00C1611A"/>
    <w:rsid w:val="00C23DEF"/>
    <w:rsid w:val="00C24B1C"/>
    <w:rsid w:val="00C321C3"/>
    <w:rsid w:val="00C52FE2"/>
    <w:rsid w:val="00C6759A"/>
    <w:rsid w:val="00C714E2"/>
    <w:rsid w:val="00C9531F"/>
    <w:rsid w:val="00CA0D0E"/>
    <w:rsid w:val="00CB2201"/>
    <w:rsid w:val="00CC17FF"/>
    <w:rsid w:val="00CC19E4"/>
    <w:rsid w:val="00CC22A8"/>
    <w:rsid w:val="00CD53FC"/>
    <w:rsid w:val="00CF1EDB"/>
    <w:rsid w:val="00CF4952"/>
    <w:rsid w:val="00D02406"/>
    <w:rsid w:val="00D44341"/>
    <w:rsid w:val="00D5320D"/>
    <w:rsid w:val="00D61332"/>
    <w:rsid w:val="00D772B3"/>
    <w:rsid w:val="00D80752"/>
    <w:rsid w:val="00D86C37"/>
    <w:rsid w:val="00D923D4"/>
    <w:rsid w:val="00DA606D"/>
    <w:rsid w:val="00DB03CC"/>
    <w:rsid w:val="00DB29C7"/>
    <w:rsid w:val="00DB538A"/>
    <w:rsid w:val="00DC4240"/>
    <w:rsid w:val="00DD4B7A"/>
    <w:rsid w:val="00DD679E"/>
    <w:rsid w:val="00DD7E5F"/>
    <w:rsid w:val="00DF51C9"/>
    <w:rsid w:val="00E36DC3"/>
    <w:rsid w:val="00E457AF"/>
    <w:rsid w:val="00E65D61"/>
    <w:rsid w:val="00E725A6"/>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57AA1"/>
    <w:rsid w:val="00F70446"/>
    <w:rsid w:val="00F85D0F"/>
    <w:rsid w:val="00F87631"/>
    <w:rsid w:val="00FB2DDD"/>
    <w:rsid w:val="00FC5382"/>
    <w:rsid w:val="00FF56B7"/>
    <w:rsid w:val="00FF629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 w:type="character" w:styleId="Refdecomentario">
    <w:name w:val="annotation reference"/>
    <w:basedOn w:val="Fuentedeprrafopredeter"/>
    <w:uiPriority w:val="99"/>
    <w:semiHidden/>
    <w:unhideWhenUsed/>
    <w:rsid w:val="00B12990"/>
    <w:rPr>
      <w:sz w:val="16"/>
      <w:szCs w:val="16"/>
    </w:rPr>
  </w:style>
  <w:style w:type="paragraph" w:styleId="Asuntodelcomentario">
    <w:name w:val="annotation subject"/>
    <w:basedOn w:val="Textocomentario"/>
    <w:next w:val="Textocomentario"/>
    <w:link w:val="AsuntodelcomentarioCar"/>
    <w:uiPriority w:val="99"/>
    <w:semiHidden/>
    <w:unhideWhenUsed/>
    <w:rsid w:val="00B12990"/>
    <w:rPr>
      <w:rFonts w:ascii="Times New Roman" w:eastAsia="Times New Roman" w:hAnsi="Times New Roman"/>
      <w:b/>
      <w:bCs/>
      <w:lang w:val="es-CO"/>
    </w:rPr>
  </w:style>
  <w:style w:type="character" w:customStyle="1" w:styleId="AsuntodelcomentarioCar">
    <w:name w:val="Asunto del comentario Car"/>
    <w:basedOn w:val="TextocomentarioCar"/>
    <w:link w:val="Asuntodelcomentario"/>
    <w:uiPriority w:val="99"/>
    <w:semiHidden/>
    <w:rsid w:val="00B12990"/>
    <w:rPr>
      <w:rFonts w:ascii="Times New Roman" w:eastAsia="Times New Roman" w:hAnsi="Times New Roman"/>
      <w:b/>
      <w:bCs/>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profesores.aulaplaneta.com/DNNPlayerPackages/Package12189/InfoGuion/cuadernoestudio/images_xml/CS_10_02_img6_zoom.jpg" TargetMode="External"/><Relationship Id="rId39" Type="http://schemas.openxmlformats.org/officeDocument/2006/relationships/hyperlink" Target="http://profesores.aulaplaneta.com/DNNPlayerPackages/Package12189/InfoGuion/cuadernoestudio/images_xml/CS_10_02_img9_zoom.jpg" TargetMode="External"/><Relationship Id="rId3" Type="http://schemas.openxmlformats.org/officeDocument/2006/relationships/settings" Target="settings.xml"/><Relationship Id="rId21" Type="http://schemas.openxmlformats.org/officeDocument/2006/relationships/comments" Target="comments.xml"/><Relationship Id="rId34" Type="http://schemas.openxmlformats.org/officeDocument/2006/relationships/hyperlink" Target="http://www.atlas-historique.net/1815-1914/cartes_popups/EuropeRevolution1848GF.html" TargetMode="External"/><Relationship Id="rId42" Type="http://schemas.openxmlformats.org/officeDocument/2006/relationships/hyperlink" Target="http://aulaplaneta.planetasaber.com/encyclopedia/default.asp?idpack=8&amp;idpil=000KF201&amp;ruta=aulaplaneta&amp;DATA=Wgx4rjnmZ%2fAiJhxtSyZmbzfqpXb%2b3YLTbbj%2btkCHHwY%3d" TargetMode="External"/><Relationship Id="rId47" Type="http://schemas.openxmlformats.org/officeDocument/2006/relationships/fontTable" Target="fontTable.xml"/><Relationship Id="rId7" Type="http://schemas.openxmlformats.org/officeDocument/2006/relationships/hyperlink" Target="http://profesores.aulaplaneta.com/DNNPlayerPackages/Package12189/InfoGuion/cuadernoestudio/images_xml/CS_10_02_img1_zoom.jpg" TargetMode="External"/><Relationship Id="rId12" Type="http://schemas.openxmlformats.org/officeDocument/2006/relationships/hyperlink" Target="http://aulaplaneta.planetasaber.com/encyclopedia/default.asp?idpack=15&amp;idpil=555103&amp;ruta=aulaplaneta&amp;DATA=Wgx4rjnmZ%2fB%2bcXKPsXcT1jfqpXb%2b3YLTbbj%2btkCHHwY%3d" TargetMode="Externa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hyperlink" Target="http://www.atlas-historique.net/1815-1914/cartes_popups/Europe1839GF.html" TargetMode="External"/><Relationship Id="rId38" Type="http://schemas.openxmlformats.org/officeDocument/2006/relationships/image" Target="media/image14.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2.jpeg"/><Relationship Id="rId41" Type="http://schemas.openxmlformats.org/officeDocument/2006/relationships/hyperlink" Target="http://aulaplaneta.planetasaber.com/encyclopedia/default.asp?idpack=8&amp;idpil=000LKW01&amp;ruta=aulaplaneta&amp;DATA=Wgx4rjnmZ%2fA61W0K7E5gBDfqpXb%2b3YLTbbj%2btkCHHwY%3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ulaplaneta.planetasaber.com/encyclopedia/default.asp?idpack=3&amp;idpil=7281932&amp;ruta=aulaplaneta&amp;DATA=Wgx4rjnmZ%2fCJD45i0oEOmTfqpXb%2b3YLTbbj%2btkCHHwY%3d" TargetMode="External"/><Relationship Id="rId24" Type="http://schemas.openxmlformats.org/officeDocument/2006/relationships/hyperlink" Target="http://profesores.aulaplaneta.com/DNNPlayerPackages/Package12189/InfoGuion/cuadernoestudio/images_xml/CS_10_02_img5_zoom.jpg" TargetMode="External"/><Relationship Id="rId32" Type="http://schemas.openxmlformats.org/officeDocument/2006/relationships/hyperlink" Target="http://www.atlas-historique.net/1815-1914/cartes_popups/EuropeRevolution1830GF.html" TargetMode="External"/><Relationship Id="rId37" Type="http://schemas.openxmlformats.org/officeDocument/2006/relationships/hyperlink" Target="http://profesores.aulaplaneta.com/DNNPlayerPackages/Package12189/InfoGuion/cuadernoestudio/images_xml/CS_10_02_img8_zoom.jpg" TargetMode="External"/><Relationship Id="rId40" Type="http://schemas.openxmlformats.org/officeDocument/2006/relationships/image" Target="media/image15.jpeg"/><Relationship Id="rId45" Type="http://schemas.openxmlformats.org/officeDocument/2006/relationships/hyperlink" Target="http://recursostic.educacion.es/kairos/web/ensenanzas/eso/moderna/luces_00.html" TargetMode="External"/><Relationship Id="rId5" Type="http://schemas.openxmlformats.org/officeDocument/2006/relationships/footnotes" Target="footnotes.xml"/><Relationship Id="rId15" Type="http://schemas.openxmlformats.org/officeDocument/2006/relationships/hyperlink" Target="http://profesores.aulaplaneta.com/DNNPlayerPackages/Package12189/InfoGuion/cuadernoestudio/images_xml/CS_10_02_img2_zoom.jpg" TargetMode="External"/><Relationship Id="rId23" Type="http://schemas.openxmlformats.org/officeDocument/2006/relationships/image" Target="media/image9.png"/><Relationship Id="rId28" Type="http://schemas.openxmlformats.org/officeDocument/2006/relationships/hyperlink" Target="http://profesores.aulaplaneta.com/DNNPlayerPackages/Package12189/InfoGuion/cuadernoestudio/images_xml/CS_10_02_img7_zoom.jpg" TargetMode="External"/><Relationship Id="rId36" Type="http://schemas.openxmlformats.org/officeDocument/2006/relationships/image" Target="media/image13.png"/><Relationship Id="rId49" Type="http://schemas.microsoft.com/office/2007/relationships/stylesWithEffects" Target="stylesWithEffects.xml"/><Relationship Id="rId10" Type="http://schemas.openxmlformats.org/officeDocument/2006/relationships/hyperlink" Target="http://content.lib.washington.edu/napoleonweb/drawings.html" TargetMode="External"/><Relationship Id="rId19" Type="http://schemas.openxmlformats.org/officeDocument/2006/relationships/hyperlink" Target="http://profesores.aulaplaneta.com/DNNPlayerPackages/Package12189/InfoGuion/cuadernoestudio/images_xml/CS_10_02_img3_zoom.jpg" TargetMode="External"/><Relationship Id="rId31" Type="http://schemas.openxmlformats.org/officeDocument/2006/relationships/hyperlink" Target="http://www.atlas-historique.net/1815-1914/cartes_popups/GreceIndependanceGF.html"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content-dev.lib.washington.edu/napoleonweb/timeline.html"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yperlink" Target="http://www.lib.utexas.edu/maps/historical/europe1815_1905.jpg" TargetMode="External"/><Relationship Id="rId35" Type="http://schemas.openxmlformats.org/officeDocument/2006/relationships/hyperlink" Target="http://www.atlas-historique.net/1815-1914/cartes_popups/Europe1858GF.html" TargetMode="External"/><Relationship Id="rId43" Type="http://schemas.openxmlformats.org/officeDocument/2006/relationships/hyperlink" Target="http://aulaplaneta.planetasaber.com/encyclopedia/asp/LineaTiempo.asp" TargetMode="External"/><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644</TotalTime>
  <Pages>1</Pages>
  <Words>9480</Words>
  <Characters>52525</Characters>
  <Application>Microsoft Office Word</Application>
  <DocSecurity>0</DocSecurity>
  <Lines>1641</Lines>
  <Paragraphs>784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RAUL MAZO</cp:lastModifiedBy>
  <cp:revision>62</cp:revision>
  <dcterms:created xsi:type="dcterms:W3CDTF">2015-04-28T20:17:00Z</dcterms:created>
  <dcterms:modified xsi:type="dcterms:W3CDTF">2015-05-02T17:01:00Z</dcterms:modified>
</cp:coreProperties>
</file>