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4E3E" w:rsidRPr="000A1D02" w:rsidRDefault="007C4E3E" w:rsidP="007C4E3E">
      <w:pPr>
        <w:tabs>
          <w:tab w:val="right" w:pos="8498"/>
        </w:tabs>
        <w:rPr>
          <w:lang w:val="es-ES"/>
        </w:rPr>
      </w:pPr>
    </w:p>
    <w:tbl>
      <w:tblPr>
        <w:tblStyle w:val="Tablaconcuadrcula"/>
        <w:tblW w:w="0" w:type="auto"/>
        <w:tblLook w:val="04A0" w:firstRow="1" w:lastRow="0" w:firstColumn="1" w:lastColumn="0" w:noHBand="0" w:noVBand="1"/>
      </w:tblPr>
      <w:tblGrid>
        <w:gridCol w:w="1951"/>
        <w:gridCol w:w="7027"/>
      </w:tblGrid>
      <w:tr w:rsidR="007C4E3E" w:rsidRPr="000A1D02" w:rsidTr="007C4E3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C4E3E" w:rsidRPr="000A1D02" w:rsidRDefault="007C4E3E" w:rsidP="007C4E3E">
            <w:pPr>
              <w:tabs>
                <w:tab w:val="right" w:pos="8498"/>
              </w:tabs>
              <w:rPr>
                <w:sz w:val="24"/>
                <w:szCs w:val="24"/>
              </w:rPr>
            </w:pPr>
            <w:r w:rsidRPr="000A1D02">
              <w:rPr>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4E3E" w:rsidRPr="000A1D02" w:rsidRDefault="007C4E3E" w:rsidP="007C4E3E">
            <w:pPr>
              <w:rPr>
                <w:b/>
                <w:color w:val="000000" w:themeColor="text1"/>
                <w:sz w:val="24"/>
                <w:szCs w:val="24"/>
              </w:rPr>
            </w:pPr>
            <w:r w:rsidRPr="000A1D02">
              <w:rPr>
                <w:b/>
                <w:color w:val="000000" w:themeColor="text1"/>
                <w:sz w:val="24"/>
                <w:szCs w:val="24"/>
              </w:rPr>
              <w:t>La Restauración, el liberalismo y los nacionalismos</w:t>
            </w:r>
          </w:p>
          <w:p w:rsidR="007C4E3E" w:rsidRPr="000A1D02" w:rsidRDefault="007C4E3E" w:rsidP="007C4E3E">
            <w:pPr>
              <w:tabs>
                <w:tab w:val="right" w:pos="8498"/>
              </w:tabs>
              <w:rPr>
                <w:sz w:val="24"/>
                <w:szCs w:val="24"/>
                <w:highlight w:val="yellow"/>
              </w:rPr>
            </w:pPr>
          </w:p>
        </w:tc>
      </w:tr>
      <w:tr w:rsidR="007C4E3E" w:rsidRPr="000A1D02" w:rsidTr="007C4E3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C4E3E" w:rsidRPr="000A1D02" w:rsidRDefault="007C4E3E" w:rsidP="007C4E3E">
            <w:pPr>
              <w:tabs>
                <w:tab w:val="right" w:pos="8498"/>
              </w:tabs>
              <w:rPr>
                <w:sz w:val="24"/>
                <w:szCs w:val="24"/>
              </w:rPr>
            </w:pPr>
            <w:r w:rsidRPr="000A1D02">
              <w:rPr>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4E3E" w:rsidRPr="000A1D02" w:rsidRDefault="007C4E3E" w:rsidP="007C4E3E">
            <w:pPr>
              <w:tabs>
                <w:tab w:val="right" w:pos="8498"/>
              </w:tabs>
              <w:rPr>
                <w:sz w:val="24"/>
                <w:szCs w:val="24"/>
                <w:highlight w:val="yellow"/>
              </w:rPr>
            </w:pPr>
            <w:r w:rsidRPr="000A1D02">
              <w:rPr>
                <w:sz w:val="24"/>
                <w:szCs w:val="24"/>
                <w:lang w:val="en-US"/>
              </w:rPr>
              <w:t>CS_08_04_CO</w:t>
            </w:r>
          </w:p>
        </w:tc>
      </w:tr>
      <w:tr w:rsidR="007C4E3E" w:rsidRPr="000A1D02" w:rsidTr="007C4E3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C4E3E" w:rsidRPr="000A1D02" w:rsidRDefault="007C4E3E" w:rsidP="007C4E3E">
            <w:pPr>
              <w:tabs>
                <w:tab w:val="right" w:pos="8498"/>
              </w:tabs>
              <w:rPr>
                <w:sz w:val="24"/>
                <w:szCs w:val="24"/>
              </w:rPr>
            </w:pPr>
            <w:r w:rsidRPr="000A1D02">
              <w:rPr>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4E3E" w:rsidRPr="000A1D02" w:rsidRDefault="007C4E3E" w:rsidP="007C4E3E">
            <w:pPr>
              <w:tabs>
                <w:tab w:val="right" w:pos="8498"/>
              </w:tabs>
              <w:rPr>
                <w:sz w:val="24"/>
                <w:szCs w:val="24"/>
                <w:highlight w:val="yellow"/>
              </w:rPr>
            </w:pPr>
            <w:r w:rsidRPr="000A1D02">
              <w:rPr>
                <w:sz w:val="24"/>
                <w:szCs w:val="24"/>
              </w:rPr>
              <w:t>¿Qué consecuencias tuvieron las guerras napoleónicas</w:t>
            </w:r>
            <w:ins w:id="0" w:author="RAUL MAZO" w:date="2015-05-01T18:44:00Z">
              <w:r w:rsidR="00E36DC3">
                <w:rPr>
                  <w:sz w:val="24"/>
                  <w:szCs w:val="24"/>
                </w:rPr>
                <w:t>?</w:t>
              </w:r>
            </w:ins>
            <w:r w:rsidRPr="000A1D02">
              <w:rPr>
                <w:sz w:val="24"/>
                <w:szCs w:val="24"/>
              </w:rPr>
              <w:t xml:space="preserve"> ¿Cuál fue la importancia de las revoluciones liberales? Descubre cómo surgieron las naciones contemporáneas. </w:t>
            </w:r>
          </w:p>
        </w:tc>
      </w:tr>
    </w:tbl>
    <w:p w:rsidR="007C4E3E" w:rsidRPr="000A1D02" w:rsidRDefault="007C4E3E" w:rsidP="007C4E3E">
      <w:pPr>
        <w:tabs>
          <w:tab w:val="right" w:pos="8498"/>
        </w:tabs>
        <w:rPr>
          <w:lang w:val="es-ES"/>
        </w:rPr>
      </w:pPr>
    </w:p>
    <w:p w:rsidR="007B79BE" w:rsidRPr="00D923D4" w:rsidRDefault="007C4E3E" w:rsidP="007C4E3E">
      <w:pPr>
        <w:tabs>
          <w:tab w:val="right" w:pos="8498"/>
        </w:tabs>
        <w:rPr>
          <w:b/>
          <w:color w:val="000000" w:themeColor="text1"/>
        </w:rPr>
      </w:pPr>
      <w:r w:rsidRPr="00D923D4">
        <w:rPr>
          <w:b/>
          <w:highlight w:val="yellow"/>
        </w:rPr>
        <w:t>[SECCIÓN 1]</w:t>
      </w:r>
      <w:r w:rsidRPr="00D923D4">
        <w:rPr>
          <w:b/>
        </w:rPr>
        <w:t xml:space="preserve"> 1 </w:t>
      </w:r>
      <w:r w:rsidR="00D923D4" w:rsidRPr="00D923D4">
        <w:rPr>
          <w:b/>
          <w:color w:val="000000" w:themeColor="text1"/>
        </w:rPr>
        <w:t xml:space="preserve">Las guerras </w:t>
      </w:r>
      <w:r w:rsidR="00E36DC3">
        <w:rPr>
          <w:b/>
          <w:color w:val="000000" w:themeColor="text1"/>
        </w:rPr>
        <w:t>n</w:t>
      </w:r>
      <w:r w:rsidR="00E36DC3" w:rsidRPr="00D923D4">
        <w:rPr>
          <w:b/>
          <w:color w:val="000000" w:themeColor="text1"/>
        </w:rPr>
        <w:t>apoleónicas</w:t>
      </w:r>
    </w:p>
    <w:p w:rsidR="007B79BE" w:rsidRPr="000A1D02" w:rsidRDefault="007B79BE"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Tras su coronación como emperador de Francia (1804),</w:t>
      </w:r>
      <w:r w:rsidR="007C4E3E" w:rsidRPr="000A1D02">
        <w:rPr>
          <w:rStyle w:val="un"/>
          <w:color w:val="000000" w:themeColor="text1"/>
        </w:rPr>
        <w:t xml:space="preserve"> </w:t>
      </w:r>
      <w:r w:rsidRPr="000A1D02">
        <w:rPr>
          <w:rStyle w:val="Textoennegrita"/>
          <w:color w:val="000000" w:themeColor="text1"/>
        </w:rPr>
        <w:t>Napoleón Bonaparte</w:t>
      </w:r>
      <w:r w:rsidR="000D69D0" w:rsidRPr="000A1D02">
        <w:rPr>
          <w:rStyle w:val="Textoennegrita"/>
          <w:color w:val="000000" w:themeColor="text1"/>
        </w:rPr>
        <w:t xml:space="preserve"> </w:t>
      </w:r>
      <w:r w:rsidRPr="000A1D02">
        <w:rPr>
          <w:rStyle w:val="un"/>
          <w:color w:val="000000" w:themeColor="text1"/>
        </w:rPr>
        <w:t xml:space="preserve">se propuso continuar la guerra contra Gran Bretaña y las potencias absolutistas con el fin de extender las ideas de la </w:t>
      </w:r>
      <w:r w:rsidR="007C4E3E" w:rsidRPr="000A1D02">
        <w:rPr>
          <w:rStyle w:val="un"/>
          <w:color w:val="000000" w:themeColor="text1"/>
        </w:rPr>
        <w:t>R</w:t>
      </w:r>
      <w:r w:rsidRPr="000A1D02">
        <w:rPr>
          <w:rStyle w:val="un"/>
          <w:color w:val="000000" w:themeColor="text1"/>
        </w:rPr>
        <w:t>evolución</w:t>
      </w:r>
      <w:r w:rsidR="007C4E3E" w:rsidRPr="000A1D02">
        <w:rPr>
          <w:rStyle w:val="un"/>
          <w:color w:val="000000" w:themeColor="text1"/>
        </w:rPr>
        <w:t xml:space="preserve"> Francesa</w:t>
      </w:r>
      <w:r w:rsidRPr="000A1D02">
        <w:rPr>
          <w:rStyle w:val="un"/>
          <w:color w:val="000000" w:themeColor="text1"/>
        </w:rPr>
        <w:t>.</w:t>
      </w:r>
    </w:p>
    <w:p w:rsidR="007C4E3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p>
    <w:p w:rsidR="007B79BE" w:rsidRPr="000A1D02" w:rsidRDefault="007B79BE"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Las</w:t>
      </w:r>
      <w:r w:rsidR="007C4E3E" w:rsidRPr="000A1D02">
        <w:rPr>
          <w:rStyle w:val="apple-converted-space"/>
          <w:color w:val="000000" w:themeColor="text1"/>
        </w:rPr>
        <w:t xml:space="preserve"> </w:t>
      </w:r>
      <w:r w:rsidRPr="000A1D02">
        <w:rPr>
          <w:rStyle w:val="Textoennegrita"/>
          <w:color w:val="000000" w:themeColor="text1"/>
        </w:rPr>
        <w:t>guerras napoleónicas</w:t>
      </w:r>
      <w:r w:rsidR="007C4E3E" w:rsidRPr="000A1D02">
        <w:rPr>
          <w:rStyle w:val="apple-converted-space"/>
          <w:color w:val="000000" w:themeColor="text1"/>
        </w:rPr>
        <w:t xml:space="preserve"> </w:t>
      </w:r>
      <w:r w:rsidRPr="000A1D02">
        <w:rPr>
          <w:rStyle w:val="un"/>
          <w:color w:val="000000" w:themeColor="text1"/>
        </w:rPr>
        <w:t>(1806-1815) llevaron a la conquista de gran parte de Europa por parte de los ejércitos franceses.</w:t>
      </w:r>
      <w:r w:rsidR="007C4E3E" w:rsidRPr="000A1D02">
        <w:rPr>
          <w:rStyle w:val="un"/>
          <w:color w:val="000000" w:themeColor="text1"/>
        </w:rPr>
        <w:t xml:space="preserve"> </w:t>
      </w:r>
      <w:r w:rsidRPr="000A1D02">
        <w:rPr>
          <w:rStyle w:val="un"/>
          <w:color w:val="000000" w:themeColor="text1"/>
        </w:rPr>
        <w:t xml:space="preserve">Durante aquel </w:t>
      </w:r>
      <w:del w:id="1" w:author="RAUL MAZO" w:date="2015-05-01T18:44:00Z">
        <w:r w:rsidRPr="000A1D02" w:rsidDel="00E36DC3">
          <w:rPr>
            <w:rStyle w:val="un"/>
            <w:color w:val="000000" w:themeColor="text1"/>
          </w:rPr>
          <w:delText>período</w:delText>
        </w:r>
      </w:del>
      <w:ins w:id="2" w:author="RAUL MAZO" w:date="2015-05-01T18:44:00Z">
        <w:r w:rsidR="00E36DC3" w:rsidRPr="000A1D02">
          <w:rPr>
            <w:rStyle w:val="un"/>
            <w:color w:val="000000" w:themeColor="text1"/>
          </w:rPr>
          <w:t>per</w:t>
        </w:r>
        <w:r w:rsidR="00E36DC3">
          <w:rPr>
            <w:rStyle w:val="un"/>
            <w:color w:val="000000" w:themeColor="text1"/>
          </w:rPr>
          <w:t>i</w:t>
        </w:r>
        <w:r w:rsidR="00E36DC3" w:rsidRPr="000A1D02">
          <w:rPr>
            <w:rStyle w:val="un"/>
            <w:color w:val="000000" w:themeColor="text1"/>
          </w:rPr>
          <w:t>odo</w:t>
        </w:r>
      </w:ins>
      <w:r w:rsidRPr="000A1D02">
        <w:rPr>
          <w:rStyle w:val="un"/>
          <w:color w:val="000000" w:themeColor="text1"/>
        </w:rPr>
        <w:t>, el Imperio napoleónico invadió la península Ibérica, Bélgica, Italia y Alemania.</w:t>
      </w:r>
    </w:p>
    <w:p w:rsidR="007C4E3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p>
    <w:p w:rsidR="007B79B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r w:rsidRPr="000A1D02">
        <w:rPr>
          <w:rStyle w:val="un"/>
          <w:color w:val="000000" w:themeColor="text1"/>
        </w:rPr>
        <w:t>Sin embargo, el intento de ocupar Rusia</w:t>
      </w:r>
      <w:r w:rsidR="007B79BE" w:rsidRPr="000A1D02">
        <w:rPr>
          <w:rStyle w:val="un"/>
          <w:color w:val="000000" w:themeColor="text1"/>
        </w:rPr>
        <w:t xml:space="preserve"> se vio frustrado.</w:t>
      </w:r>
      <w:r w:rsidRPr="000A1D02">
        <w:rPr>
          <w:rStyle w:val="un"/>
          <w:color w:val="000000" w:themeColor="text1"/>
        </w:rPr>
        <w:t xml:space="preserve"> </w:t>
      </w:r>
      <w:r w:rsidR="007B79BE" w:rsidRPr="000A1D02">
        <w:rPr>
          <w:rStyle w:val="un"/>
          <w:color w:val="000000" w:themeColor="text1"/>
        </w:rPr>
        <w:t>A partir de entonces, comenzó el repliegue francés, que tuvo que hacer frente a otros conflictos paralelos como la</w:t>
      </w:r>
      <w:r w:rsidRPr="000A1D02">
        <w:rPr>
          <w:rStyle w:val="apple-converted-space"/>
          <w:color w:val="000000" w:themeColor="text1"/>
        </w:rPr>
        <w:t xml:space="preserve"> </w:t>
      </w:r>
      <w:r w:rsidR="007B79BE" w:rsidRPr="000A1D02">
        <w:rPr>
          <w:rStyle w:val="Textoennegrita"/>
          <w:b w:val="0"/>
          <w:color w:val="000000" w:themeColor="text1"/>
        </w:rPr>
        <w:t>guerra de la</w:t>
      </w:r>
      <w:r w:rsidR="007B79BE" w:rsidRPr="000A1D02">
        <w:rPr>
          <w:rStyle w:val="Textoennegrita"/>
          <w:color w:val="000000" w:themeColor="text1"/>
        </w:rPr>
        <w:t xml:space="preserve"> Independencia española</w:t>
      </w:r>
      <w:r w:rsidRPr="000A1D02">
        <w:rPr>
          <w:rStyle w:val="apple-converted-space"/>
          <w:color w:val="000000" w:themeColor="text1"/>
        </w:rPr>
        <w:t xml:space="preserve"> </w:t>
      </w:r>
      <w:r w:rsidR="007B79BE" w:rsidRPr="000A1D02">
        <w:rPr>
          <w:rStyle w:val="un"/>
          <w:color w:val="000000" w:themeColor="text1"/>
        </w:rPr>
        <w:t>(1808-1815).</w:t>
      </w:r>
    </w:p>
    <w:p w:rsidR="007C4E3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p>
    <w:tbl>
      <w:tblPr>
        <w:tblStyle w:val="Tablaconcuadrcula"/>
        <w:tblW w:w="0" w:type="auto"/>
        <w:tblLook w:val="04A0" w:firstRow="1" w:lastRow="0" w:firstColumn="1" w:lastColumn="0" w:noHBand="0" w:noVBand="1"/>
      </w:tblPr>
      <w:tblGrid>
        <w:gridCol w:w="1668"/>
        <w:gridCol w:w="7386"/>
      </w:tblGrid>
      <w:tr w:rsidR="007C4E3E" w:rsidRPr="000A1D02" w:rsidTr="007C4E3E">
        <w:tc>
          <w:tcPr>
            <w:tcW w:w="9054" w:type="dxa"/>
            <w:gridSpan w:val="2"/>
            <w:shd w:val="clear" w:color="auto" w:fill="0D0D0D" w:themeFill="text1" w:themeFillTint="F2"/>
          </w:tcPr>
          <w:p w:rsidR="007C4E3E" w:rsidRPr="000A1D02" w:rsidRDefault="007C4E3E" w:rsidP="007C4E3E">
            <w:pPr>
              <w:jc w:val="center"/>
              <w:rPr>
                <w:b/>
                <w:color w:val="FFFFFF" w:themeColor="background1"/>
                <w:sz w:val="24"/>
                <w:szCs w:val="24"/>
              </w:rPr>
            </w:pPr>
            <w:r w:rsidRPr="000A1D02">
              <w:rPr>
                <w:b/>
                <w:color w:val="FFFFFF" w:themeColor="background1"/>
                <w:sz w:val="24"/>
                <w:szCs w:val="24"/>
              </w:rPr>
              <w:t>Imagen (fotografía, gráfica o ilustración)</w:t>
            </w:r>
          </w:p>
        </w:tc>
      </w:tr>
      <w:tr w:rsidR="007C4E3E" w:rsidRPr="000A1D02" w:rsidTr="007C4E3E">
        <w:tc>
          <w:tcPr>
            <w:tcW w:w="1668" w:type="dxa"/>
          </w:tcPr>
          <w:p w:rsidR="007C4E3E" w:rsidRPr="000A1D02" w:rsidRDefault="007C4E3E" w:rsidP="007C4E3E">
            <w:pPr>
              <w:rPr>
                <w:b/>
                <w:color w:val="000000"/>
                <w:sz w:val="24"/>
                <w:szCs w:val="24"/>
              </w:rPr>
            </w:pPr>
            <w:r w:rsidRPr="000A1D02">
              <w:rPr>
                <w:b/>
                <w:color w:val="000000"/>
                <w:sz w:val="24"/>
                <w:szCs w:val="24"/>
              </w:rPr>
              <w:t>Código</w:t>
            </w:r>
          </w:p>
        </w:tc>
        <w:tc>
          <w:tcPr>
            <w:tcW w:w="7386" w:type="dxa"/>
          </w:tcPr>
          <w:p w:rsidR="007C4E3E" w:rsidRPr="000A1D02" w:rsidRDefault="007C4E3E" w:rsidP="007C4E3E">
            <w:pPr>
              <w:rPr>
                <w:b/>
                <w:color w:val="000000"/>
                <w:sz w:val="24"/>
                <w:szCs w:val="24"/>
              </w:rPr>
            </w:pPr>
            <w:r w:rsidRPr="000A1D02">
              <w:rPr>
                <w:b/>
                <w:color w:val="000000"/>
                <w:sz w:val="24"/>
                <w:szCs w:val="24"/>
              </w:rPr>
              <w:t>CS_08_04_IMG01</w:t>
            </w:r>
          </w:p>
        </w:tc>
      </w:tr>
      <w:tr w:rsidR="007C4E3E" w:rsidRPr="000A1D02" w:rsidTr="007C4E3E">
        <w:tc>
          <w:tcPr>
            <w:tcW w:w="1668" w:type="dxa"/>
          </w:tcPr>
          <w:p w:rsidR="007C4E3E" w:rsidRPr="000A1D02" w:rsidRDefault="007C4E3E" w:rsidP="007C4E3E">
            <w:pPr>
              <w:rPr>
                <w:color w:val="000000"/>
                <w:sz w:val="24"/>
                <w:szCs w:val="24"/>
              </w:rPr>
            </w:pPr>
            <w:r w:rsidRPr="000A1D02">
              <w:rPr>
                <w:b/>
                <w:color w:val="000000"/>
                <w:sz w:val="24"/>
                <w:szCs w:val="24"/>
              </w:rPr>
              <w:t>Descripción</w:t>
            </w:r>
          </w:p>
        </w:tc>
        <w:tc>
          <w:tcPr>
            <w:tcW w:w="7386" w:type="dxa"/>
          </w:tcPr>
          <w:p w:rsidR="007C4E3E" w:rsidRPr="000A1D02" w:rsidRDefault="007C4E3E" w:rsidP="007C4E3E">
            <w:pPr>
              <w:rPr>
                <w:color w:val="000000"/>
                <w:sz w:val="24"/>
                <w:szCs w:val="24"/>
              </w:rPr>
            </w:pPr>
            <w:r w:rsidRPr="000A1D02">
              <w:rPr>
                <w:color w:val="000000"/>
                <w:sz w:val="24"/>
                <w:szCs w:val="24"/>
              </w:rPr>
              <w:t xml:space="preserve"> </w:t>
            </w:r>
          </w:p>
        </w:tc>
      </w:tr>
      <w:tr w:rsidR="007C4E3E" w:rsidRPr="000A1D02" w:rsidTr="007C4E3E">
        <w:tc>
          <w:tcPr>
            <w:tcW w:w="1668" w:type="dxa"/>
          </w:tcPr>
          <w:p w:rsidR="007C4E3E" w:rsidRPr="000A1D02" w:rsidRDefault="007C4E3E" w:rsidP="007C4E3E">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7C4E3E" w:rsidRPr="000A1D02" w:rsidRDefault="007C4E3E" w:rsidP="007C4E3E">
            <w:pPr>
              <w:rPr>
                <w:color w:val="000000"/>
                <w:sz w:val="24"/>
                <w:szCs w:val="24"/>
              </w:rPr>
            </w:pPr>
            <w:r w:rsidRPr="000A1D02">
              <w:rPr>
                <w:noProof/>
                <w:color w:val="000000" w:themeColor="text1"/>
              </w:rPr>
              <w:drawing>
                <wp:inline distT="0" distB="0" distL="0" distR="0">
                  <wp:extent cx="1190051" cy="862641"/>
                  <wp:effectExtent l="0" t="0" r="0" b="0"/>
                  <wp:docPr id="1" name="Imagen 1" descr="http://profesores.aulaplaneta.com/DNNPlayerPackages/Package12189/InfoGuion/cuadernoestudio/images_xml/CS_10_02_img1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89/InfoGuion/cuadernoestudio/images_xml/CS_10_02_img1_small.jpg">
                            <a:hlinkClick r:id="rId8"/>
                          </pic:cNvPr>
                          <pic:cNvPicPr>
                            <a:picLocks noChangeAspect="1" noChangeArrowheads="1"/>
                          </pic:cNvPicPr>
                        </pic:nvPicPr>
                        <pic:blipFill>
                          <a:blip r:embed="rId9" cstate="print"/>
                          <a:srcRect/>
                          <a:stretch>
                            <a:fillRect/>
                          </a:stretch>
                        </pic:blipFill>
                        <pic:spPr bwMode="auto">
                          <a:xfrm>
                            <a:off x="0" y="0"/>
                            <a:ext cx="1189913" cy="862541"/>
                          </a:xfrm>
                          <a:prstGeom prst="rect">
                            <a:avLst/>
                          </a:prstGeom>
                          <a:noFill/>
                          <a:ln w="9525">
                            <a:noFill/>
                            <a:miter lim="800000"/>
                            <a:headEnd/>
                            <a:tailEnd/>
                          </a:ln>
                        </pic:spPr>
                      </pic:pic>
                    </a:graphicData>
                  </a:graphic>
                </wp:inline>
              </w:drawing>
            </w:r>
          </w:p>
        </w:tc>
      </w:tr>
      <w:tr w:rsidR="007C4E3E" w:rsidRPr="000A1D02" w:rsidTr="007C4E3E">
        <w:tc>
          <w:tcPr>
            <w:tcW w:w="1668" w:type="dxa"/>
          </w:tcPr>
          <w:p w:rsidR="007C4E3E" w:rsidRPr="000A1D02" w:rsidRDefault="007C4E3E" w:rsidP="007C4E3E">
            <w:pPr>
              <w:rPr>
                <w:color w:val="000000"/>
                <w:sz w:val="24"/>
                <w:szCs w:val="24"/>
              </w:rPr>
            </w:pPr>
            <w:r w:rsidRPr="000A1D02">
              <w:rPr>
                <w:b/>
                <w:color w:val="000000"/>
                <w:sz w:val="24"/>
                <w:szCs w:val="24"/>
              </w:rPr>
              <w:t>Pie de imagen</w:t>
            </w:r>
          </w:p>
        </w:tc>
        <w:tc>
          <w:tcPr>
            <w:tcW w:w="7386" w:type="dxa"/>
          </w:tcPr>
          <w:p w:rsidR="007C4E3E" w:rsidRPr="000A1D02" w:rsidRDefault="007C4E3E" w:rsidP="00E36DC3">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 xml:space="preserve">Las tropas de Napoleón (más </w:t>
            </w:r>
            <w:ins w:id="3" w:author="RAUL MAZO" w:date="2015-05-01T18:45:00Z">
              <w:r w:rsidR="00E36DC3">
                <w:rPr>
                  <w:rStyle w:val="un"/>
                  <w:color w:val="000000" w:themeColor="text1"/>
                </w:rPr>
                <w:t xml:space="preserve">de </w:t>
              </w:r>
            </w:ins>
            <w:r w:rsidRPr="000A1D02">
              <w:rPr>
                <w:rStyle w:val="un"/>
                <w:color w:val="000000" w:themeColor="text1"/>
              </w:rPr>
              <w:t>500</w:t>
            </w:r>
            <w:ins w:id="4" w:author="RAUL MAZO" w:date="2015-05-01T18:45:00Z">
              <w:r w:rsidR="00E36DC3">
                <w:rPr>
                  <w:rStyle w:val="un"/>
                  <w:color w:val="000000" w:themeColor="text1"/>
                </w:rPr>
                <w:t xml:space="preserve"> </w:t>
              </w:r>
            </w:ins>
            <w:del w:id="5" w:author="RAUL MAZO" w:date="2015-05-01T18:45:00Z">
              <w:r w:rsidRPr="000A1D02" w:rsidDel="00E36DC3">
                <w:rPr>
                  <w:rStyle w:val="un"/>
                  <w:color w:val="000000" w:themeColor="text1"/>
                </w:rPr>
                <w:delText>.</w:delText>
              </w:r>
            </w:del>
            <w:r w:rsidRPr="000A1D02">
              <w:rPr>
                <w:rStyle w:val="un"/>
                <w:color w:val="000000" w:themeColor="text1"/>
              </w:rPr>
              <w:t xml:space="preserve">000 hombres) iniciaron la conquista de Rusia en </w:t>
            </w:r>
            <w:ins w:id="6" w:author="RAUL MAZO" w:date="2015-05-01T18:45:00Z">
              <w:r w:rsidR="00E36DC3">
                <w:rPr>
                  <w:rStyle w:val="un"/>
                  <w:color w:val="000000" w:themeColor="text1"/>
                </w:rPr>
                <w:t xml:space="preserve">el </w:t>
              </w:r>
            </w:ins>
            <w:r w:rsidRPr="000A1D02">
              <w:rPr>
                <w:rStyle w:val="un"/>
                <w:color w:val="000000" w:themeColor="text1"/>
              </w:rPr>
              <w:t xml:space="preserve">verano de 1812. Aunque llegaron hasta Moscú, que fue incendiado, el </w:t>
            </w:r>
            <w:r w:rsidRPr="000A1D02">
              <w:rPr>
                <w:rStyle w:val="un"/>
                <w:b/>
                <w:bCs/>
                <w:color w:val="000000" w:themeColor="text1"/>
              </w:rPr>
              <w:t>hambre</w:t>
            </w:r>
            <w:r w:rsidRPr="000A1D02">
              <w:rPr>
                <w:rStyle w:val="un"/>
                <w:color w:val="000000" w:themeColor="text1"/>
              </w:rPr>
              <w:t xml:space="preserve"> y el </w:t>
            </w:r>
            <w:r w:rsidRPr="000A1D02">
              <w:rPr>
                <w:rStyle w:val="un"/>
                <w:b/>
                <w:bCs/>
                <w:color w:val="000000" w:themeColor="text1"/>
              </w:rPr>
              <w:t>duro invierno</w:t>
            </w:r>
            <w:r w:rsidRPr="000A1D02">
              <w:rPr>
                <w:rStyle w:val="un"/>
                <w:color w:val="000000" w:themeColor="text1"/>
              </w:rPr>
              <w:t xml:space="preserve"> diezmaron los ejércitos napoleónicos, que tuvieron que retirarse hacia Alemania. Tras esto, Rusia, Austria, Prusia y Suecia forjaron una alianza que les llevó a imponerse a los franceses en la decisiva </w:t>
            </w:r>
            <w:r w:rsidRPr="000A1D02">
              <w:rPr>
                <w:rStyle w:val="un"/>
                <w:b/>
                <w:bCs/>
                <w:color w:val="000000" w:themeColor="text1"/>
              </w:rPr>
              <w:t>batalla de Leipzig</w:t>
            </w:r>
            <w:r w:rsidRPr="000A1D02">
              <w:rPr>
                <w:rStyle w:val="un"/>
                <w:color w:val="000000" w:themeColor="text1"/>
              </w:rPr>
              <w:t xml:space="preserve"> (1813).</w:t>
            </w:r>
          </w:p>
        </w:tc>
      </w:tr>
    </w:tbl>
    <w:p w:rsidR="00EB76FE" w:rsidRPr="000A1D02" w:rsidRDefault="00EB76FE" w:rsidP="00704A9E">
      <w:pPr>
        <w:jc w:val="center"/>
        <w:rPr>
          <w:color w:val="000000" w:themeColor="text1"/>
        </w:rPr>
      </w:pPr>
    </w:p>
    <w:p w:rsidR="00EB76FE" w:rsidRPr="000A1D02" w:rsidRDefault="00EB76FE" w:rsidP="00A802CE">
      <w:pPr>
        <w:jc w:val="both"/>
        <w:rPr>
          <w:color w:val="000000" w:themeColor="text1"/>
        </w:rPr>
      </w:pPr>
    </w:p>
    <w:p w:rsidR="00EA0314" w:rsidRPr="000A1D02" w:rsidRDefault="00EA0314" w:rsidP="00A802CE">
      <w:pPr>
        <w:pStyle w:val="u"/>
        <w:shd w:val="clear" w:color="auto" w:fill="FFFFFF"/>
        <w:spacing w:before="0" w:beforeAutospacing="0" w:after="0" w:afterAutospacing="0" w:line="312" w:lineRule="atLeast"/>
        <w:jc w:val="both"/>
        <w:rPr>
          <w:rStyle w:val="un"/>
          <w:color w:val="000000" w:themeColor="text1"/>
        </w:rPr>
      </w:pPr>
    </w:p>
    <w:p w:rsidR="00EA0314" w:rsidRPr="000A1D02" w:rsidRDefault="00EA0314" w:rsidP="00A802CE">
      <w:pPr>
        <w:pStyle w:val="u"/>
        <w:shd w:val="clear" w:color="auto" w:fill="FFFFFF"/>
        <w:spacing w:before="0" w:beforeAutospacing="0" w:after="0" w:afterAutospacing="0" w:line="312" w:lineRule="atLeast"/>
        <w:jc w:val="both"/>
        <w:rPr>
          <w:rStyle w:val="un"/>
          <w:color w:val="000000" w:themeColor="text1"/>
        </w:rPr>
      </w:pPr>
    </w:p>
    <w:p w:rsidR="00293EEB" w:rsidRPr="000A1D02" w:rsidRDefault="00293EEB"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r w:rsidRPr="000A1D02">
        <w:rPr>
          <w:rStyle w:val="un"/>
          <w:color w:val="000000" w:themeColor="text1"/>
          <w:shd w:val="clear" w:color="auto" w:fill="FFFFFF"/>
        </w:rPr>
        <w:t>El final de las guerras napoleónicas se produjo con la</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derrota de Napoleón</w:t>
      </w:r>
      <w:r w:rsidRPr="000A1D02">
        <w:rPr>
          <w:rStyle w:val="apple-converted-space"/>
          <w:color w:val="000000" w:themeColor="text1"/>
          <w:shd w:val="clear" w:color="auto" w:fill="FFFFFF"/>
        </w:rPr>
        <w:t> </w:t>
      </w:r>
      <w:r w:rsidRPr="000A1D02">
        <w:rPr>
          <w:rStyle w:val="un"/>
          <w:color w:val="000000" w:themeColor="text1"/>
          <w:shd w:val="clear" w:color="auto" w:fill="FFFFFF"/>
        </w:rPr>
        <w:t xml:space="preserve">en </w:t>
      </w:r>
      <w:r w:rsidR="00CC22A8" w:rsidRPr="000A1D02">
        <w:rPr>
          <w:rStyle w:val="un"/>
          <w:color w:val="000000" w:themeColor="text1"/>
          <w:shd w:val="clear" w:color="auto" w:fill="FFFFFF"/>
        </w:rPr>
        <w:t>la</w:t>
      </w:r>
      <w:r w:rsidR="00CC22A8" w:rsidRPr="000A1D02">
        <w:rPr>
          <w:rStyle w:val="Textoennegrita"/>
          <w:color w:val="000000" w:themeColor="text1"/>
          <w:shd w:val="clear" w:color="auto" w:fill="FFFFFF"/>
        </w:rPr>
        <w:t xml:space="preserve"> batalla</w:t>
      </w:r>
      <w:r w:rsidRPr="000A1D02">
        <w:rPr>
          <w:rStyle w:val="Textoennegrita"/>
          <w:color w:val="000000" w:themeColor="text1"/>
          <w:shd w:val="clear" w:color="auto" w:fill="FFFFFF"/>
        </w:rPr>
        <w:t xml:space="preserve"> de Waterloo</w:t>
      </w:r>
      <w:r w:rsidRPr="000A1D02">
        <w:rPr>
          <w:rStyle w:val="apple-converted-space"/>
          <w:color w:val="000000" w:themeColor="text1"/>
          <w:shd w:val="clear" w:color="auto" w:fill="FFFFFF"/>
        </w:rPr>
        <w:t> </w:t>
      </w:r>
      <w:r w:rsidRPr="000A1D02">
        <w:rPr>
          <w:rStyle w:val="un"/>
          <w:color w:val="000000" w:themeColor="text1"/>
          <w:shd w:val="clear" w:color="auto" w:fill="FFFFFF"/>
        </w:rPr>
        <w:t>(1815).</w:t>
      </w:r>
      <w:r w:rsidRPr="000A1D02">
        <w:rPr>
          <w:rStyle w:val="apple-converted-space"/>
          <w:color w:val="000000" w:themeColor="text1"/>
          <w:shd w:val="clear" w:color="auto" w:fill="FFFFFF"/>
        </w:rPr>
        <w:t> </w:t>
      </w:r>
      <w:r w:rsidRPr="000A1D02">
        <w:rPr>
          <w:rStyle w:val="un"/>
          <w:color w:val="000000" w:themeColor="text1"/>
          <w:shd w:val="clear" w:color="auto" w:fill="FFFFFF"/>
        </w:rPr>
        <w:t xml:space="preserve">Tras esta fue enviado como prisionero de guerra a la isla de Santa </w:t>
      </w:r>
      <w:r w:rsidRPr="000A1D02">
        <w:rPr>
          <w:rStyle w:val="un"/>
          <w:color w:val="000000" w:themeColor="text1"/>
          <w:shd w:val="clear" w:color="auto" w:fill="FFFFFF"/>
        </w:rPr>
        <w:lastRenderedPageBreak/>
        <w:t>Elena, mientras que en el trono de Francia se restituía la monarquía absoluta de los Borbones en la persona de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Luis XVIII</w:t>
      </w:r>
      <w:r w:rsidRPr="000A1D02">
        <w:rPr>
          <w:rStyle w:val="apple-converted-space"/>
          <w:color w:val="000000" w:themeColor="text1"/>
          <w:shd w:val="clear" w:color="auto" w:fill="FFFFFF"/>
        </w:rPr>
        <w:t> </w:t>
      </w:r>
      <w:r w:rsidRPr="000A1D02">
        <w:rPr>
          <w:rStyle w:val="un"/>
          <w:color w:val="000000" w:themeColor="text1"/>
          <w:shd w:val="clear" w:color="auto" w:fill="FFFFFF"/>
        </w:rPr>
        <w:t>(1814-1824).</w:t>
      </w:r>
    </w:p>
    <w:p w:rsidR="00293EEB" w:rsidRPr="000A1D02" w:rsidRDefault="00293EEB"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p>
    <w:tbl>
      <w:tblPr>
        <w:tblStyle w:val="Tablaconcuadrcula"/>
        <w:tblW w:w="0" w:type="auto"/>
        <w:tblLook w:val="04A0" w:firstRow="1" w:lastRow="0" w:firstColumn="1" w:lastColumn="0" w:noHBand="0" w:noVBand="1"/>
      </w:tblPr>
      <w:tblGrid>
        <w:gridCol w:w="1216"/>
        <w:gridCol w:w="7838"/>
      </w:tblGrid>
      <w:tr w:rsidR="00532AC4" w:rsidRPr="000A1D02" w:rsidTr="0057760C">
        <w:tc>
          <w:tcPr>
            <w:tcW w:w="9054" w:type="dxa"/>
            <w:gridSpan w:val="2"/>
            <w:shd w:val="clear" w:color="auto" w:fill="000000" w:themeFill="text1"/>
          </w:tcPr>
          <w:p w:rsidR="00532AC4" w:rsidRPr="000A1D02" w:rsidRDefault="00532AC4" w:rsidP="0057760C">
            <w:pPr>
              <w:spacing w:line="360" w:lineRule="auto"/>
              <w:jc w:val="center"/>
              <w:rPr>
                <w:b/>
                <w:color w:val="FFFFFF" w:themeColor="background1"/>
                <w:sz w:val="24"/>
                <w:szCs w:val="24"/>
              </w:rPr>
            </w:pPr>
            <w:r w:rsidRPr="000A1D02">
              <w:rPr>
                <w:b/>
                <w:color w:val="FFFFFF" w:themeColor="background1"/>
                <w:sz w:val="24"/>
                <w:szCs w:val="24"/>
              </w:rPr>
              <w:t>Destacado</w:t>
            </w:r>
          </w:p>
        </w:tc>
      </w:tr>
      <w:tr w:rsidR="00532AC4" w:rsidRPr="000A1D02" w:rsidTr="0057760C">
        <w:trPr>
          <w:trHeight w:val="318"/>
        </w:trPr>
        <w:tc>
          <w:tcPr>
            <w:tcW w:w="1146" w:type="dxa"/>
            <w:shd w:val="clear" w:color="auto" w:fill="auto"/>
          </w:tcPr>
          <w:p w:rsidR="00532AC4" w:rsidRPr="000A1D02" w:rsidRDefault="00532AC4" w:rsidP="0057760C">
            <w:pPr>
              <w:spacing w:line="360" w:lineRule="auto"/>
              <w:rPr>
                <w:sz w:val="24"/>
                <w:szCs w:val="24"/>
                <w:lang w:val="es-ES"/>
              </w:rPr>
            </w:pPr>
            <w:r w:rsidRPr="000A1D02">
              <w:rPr>
                <w:sz w:val="24"/>
                <w:szCs w:val="24"/>
                <w:lang w:val="es-ES"/>
              </w:rPr>
              <w:t>Título</w:t>
            </w:r>
          </w:p>
        </w:tc>
        <w:tc>
          <w:tcPr>
            <w:tcW w:w="7908" w:type="dxa"/>
            <w:shd w:val="clear" w:color="auto" w:fill="auto"/>
          </w:tcPr>
          <w:p w:rsidR="00532AC4" w:rsidRPr="00D923D4" w:rsidRDefault="00532AC4" w:rsidP="00532AC4">
            <w:pPr>
              <w:spacing w:before="312" w:after="177"/>
              <w:jc w:val="both"/>
              <w:outlineLvl w:val="3"/>
              <w:rPr>
                <w:b/>
                <w:color w:val="000000" w:themeColor="text1"/>
                <w:sz w:val="24"/>
                <w:szCs w:val="24"/>
              </w:rPr>
            </w:pPr>
            <w:r w:rsidRPr="00D923D4">
              <w:rPr>
                <w:b/>
                <w:color w:val="000000" w:themeColor="text1"/>
                <w:sz w:val="24"/>
                <w:szCs w:val="24"/>
              </w:rPr>
              <w:t>Los Cien Días</w:t>
            </w:r>
          </w:p>
          <w:p w:rsidR="00532AC4" w:rsidRPr="000A1D02" w:rsidRDefault="00532AC4" w:rsidP="0057760C">
            <w:pPr>
              <w:spacing w:line="360" w:lineRule="auto"/>
              <w:rPr>
                <w:b/>
                <w:color w:val="000000" w:themeColor="text1"/>
                <w:sz w:val="24"/>
                <w:szCs w:val="24"/>
              </w:rPr>
            </w:pPr>
          </w:p>
        </w:tc>
      </w:tr>
      <w:tr w:rsidR="00532AC4" w:rsidRPr="000A1D02" w:rsidTr="0057760C">
        <w:trPr>
          <w:trHeight w:val="318"/>
        </w:trPr>
        <w:tc>
          <w:tcPr>
            <w:tcW w:w="1146" w:type="dxa"/>
            <w:shd w:val="clear" w:color="auto" w:fill="auto"/>
          </w:tcPr>
          <w:p w:rsidR="00532AC4" w:rsidRPr="000A1D02" w:rsidRDefault="00532AC4" w:rsidP="0057760C">
            <w:pPr>
              <w:spacing w:line="360" w:lineRule="auto"/>
              <w:rPr>
                <w:sz w:val="24"/>
                <w:szCs w:val="24"/>
                <w:lang w:val="es-ES"/>
              </w:rPr>
            </w:pPr>
            <w:r w:rsidRPr="000A1D02">
              <w:rPr>
                <w:sz w:val="24"/>
                <w:szCs w:val="24"/>
                <w:lang w:val="es-ES"/>
              </w:rPr>
              <w:t>Contenido</w:t>
            </w:r>
          </w:p>
        </w:tc>
        <w:tc>
          <w:tcPr>
            <w:tcW w:w="7908" w:type="dxa"/>
            <w:shd w:val="clear" w:color="auto" w:fill="auto"/>
          </w:tcPr>
          <w:p w:rsidR="00532AC4" w:rsidRPr="000A1D02" w:rsidRDefault="00532AC4" w:rsidP="00532AC4">
            <w:pPr>
              <w:pStyle w:val="u"/>
              <w:shd w:val="clear" w:color="auto" w:fill="FFFFFF"/>
              <w:spacing w:before="0" w:beforeAutospacing="0" w:after="0" w:afterAutospacing="0" w:line="312" w:lineRule="atLeast"/>
              <w:jc w:val="both"/>
              <w:rPr>
                <w:rStyle w:val="un"/>
                <w:color w:val="000000" w:themeColor="text1"/>
                <w:shd w:val="clear" w:color="auto" w:fill="FFFFFF"/>
              </w:rPr>
            </w:pPr>
            <w:r w:rsidRPr="000A1D02">
              <w:rPr>
                <w:rStyle w:val="un"/>
                <w:color w:val="000000" w:themeColor="text1"/>
                <w:shd w:val="clear" w:color="auto" w:fill="FFFFFF"/>
              </w:rPr>
              <w:t xml:space="preserve">Tras la ocupación de París por parte de las tropas aliadas, Napoleón se vio forzado a abdicar (6 de abril de 1814) y a exiliarse a la isla de Elba. Sin embargo, ante el creciente descontento popular que había en Francia con </w:t>
            </w:r>
            <w:r w:rsidRPr="000A1D02">
              <w:rPr>
                <w:rStyle w:val="un"/>
                <w:b/>
                <w:bCs/>
                <w:color w:val="000000" w:themeColor="text1"/>
                <w:shd w:val="clear" w:color="auto" w:fill="FFFFFF"/>
              </w:rPr>
              <w:t>Luis XVIII</w:t>
            </w:r>
            <w:r w:rsidRPr="000A1D02">
              <w:rPr>
                <w:rStyle w:val="un"/>
                <w:color w:val="000000" w:themeColor="text1"/>
                <w:shd w:val="clear" w:color="auto" w:fill="FFFFFF"/>
              </w:rPr>
              <w:t xml:space="preserve">, Napoleón reunió una pequeña tropa de </w:t>
            </w:r>
            <w:del w:id="7" w:author="RAUL MAZO" w:date="2015-05-01T18:46:00Z">
              <w:r w:rsidRPr="000A1D02" w:rsidDel="00E36DC3">
                <w:rPr>
                  <w:rStyle w:val="un"/>
                  <w:color w:val="000000" w:themeColor="text1"/>
                  <w:shd w:val="clear" w:color="auto" w:fill="FFFFFF"/>
                </w:rPr>
                <w:delText>1.000</w:delText>
              </w:r>
            </w:del>
            <w:ins w:id="8" w:author="RAUL MAZO" w:date="2015-05-01T18:46:00Z">
              <w:r w:rsidR="00E36DC3">
                <w:rPr>
                  <w:rStyle w:val="un"/>
                  <w:color w:val="000000" w:themeColor="text1"/>
                  <w:shd w:val="clear" w:color="auto" w:fill="FFFFFF"/>
                </w:rPr>
                <w:t>mil</w:t>
              </w:r>
            </w:ins>
            <w:r w:rsidRPr="000A1D02">
              <w:rPr>
                <w:rStyle w:val="un"/>
                <w:color w:val="000000" w:themeColor="text1"/>
                <w:shd w:val="clear" w:color="auto" w:fill="FFFFFF"/>
              </w:rPr>
              <w:t xml:space="preserve"> hombres y ocupó París (20 de marzo de 1815). Con ello se abrió el </w:t>
            </w:r>
            <w:del w:id="9" w:author="RAUL MAZO" w:date="2015-05-01T18:46:00Z">
              <w:r w:rsidRPr="000A1D02" w:rsidDel="00E36DC3">
                <w:rPr>
                  <w:rStyle w:val="un"/>
                  <w:color w:val="000000" w:themeColor="text1"/>
                  <w:shd w:val="clear" w:color="auto" w:fill="FFFFFF"/>
                </w:rPr>
                <w:delText xml:space="preserve">período </w:delText>
              </w:r>
            </w:del>
            <w:ins w:id="10" w:author="RAUL MAZO" w:date="2015-05-01T18:46:00Z">
              <w:r w:rsidR="00E36DC3" w:rsidRPr="000A1D02">
                <w:rPr>
                  <w:rStyle w:val="un"/>
                  <w:color w:val="000000" w:themeColor="text1"/>
                  <w:shd w:val="clear" w:color="auto" w:fill="FFFFFF"/>
                </w:rPr>
                <w:t>per</w:t>
              </w:r>
              <w:r w:rsidR="00E36DC3">
                <w:rPr>
                  <w:rStyle w:val="un"/>
                  <w:color w:val="000000" w:themeColor="text1"/>
                  <w:shd w:val="clear" w:color="auto" w:fill="FFFFFF"/>
                </w:rPr>
                <w:t>i</w:t>
              </w:r>
              <w:r w:rsidR="00E36DC3" w:rsidRPr="000A1D02">
                <w:rPr>
                  <w:rStyle w:val="un"/>
                  <w:color w:val="000000" w:themeColor="text1"/>
                  <w:shd w:val="clear" w:color="auto" w:fill="FFFFFF"/>
                </w:rPr>
                <w:t xml:space="preserve">odo </w:t>
              </w:r>
            </w:ins>
            <w:r w:rsidRPr="000A1D02">
              <w:rPr>
                <w:rStyle w:val="un"/>
                <w:color w:val="000000" w:themeColor="text1"/>
                <w:shd w:val="clear" w:color="auto" w:fill="FFFFFF"/>
              </w:rPr>
              <w:t xml:space="preserve">de los </w:t>
            </w:r>
            <w:r w:rsidRPr="000A1D02">
              <w:rPr>
                <w:rStyle w:val="un"/>
                <w:b/>
                <w:bCs/>
                <w:color w:val="000000" w:themeColor="text1"/>
                <w:shd w:val="clear" w:color="auto" w:fill="FFFFFF"/>
              </w:rPr>
              <w:t>Cien Días</w:t>
            </w:r>
            <w:r w:rsidRPr="000A1D02">
              <w:rPr>
                <w:rStyle w:val="un"/>
                <w:color w:val="000000" w:themeColor="text1"/>
                <w:shd w:val="clear" w:color="auto" w:fill="FFFFFF"/>
              </w:rPr>
              <w:t xml:space="preserve">, aunque una nueva coalición de potencias europeas derrotó de forma definitiva a Napoleón en la </w:t>
            </w:r>
            <w:r w:rsidRPr="000A1D02">
              <w:rPr>
                <w:rStyle w:val="un"/>
                <w:b/>
                <w:bCs/>
                <w:color w:val="000000" w:themeColor="text1"/>
                <w:shd w:val="clear" w:color="auto" w:fill="FFFFFF"/>
              </w:rPr>
              <w:t>batalla de Waterloo</w:t>
            </w:r>
            <w:r w:rsidRPr="000A1D02">
              <w:rPr>
                <w:rStyle w:val="un"/>
                <w:color w:val="000000" w:themeColor="text1"/>
                <w:shd w:val="clear" w:color="auto" w:fill="FFFFFF"/>
              </w:rPr>
              <w:t xml:space="preserve"> (18 de junio de 1815). El 8 de julio de 1815, se restableció la monarquía de Luis XVIII, mientras que Napoleón fue desterrado a la isla de </w:t>
            </w:r>
            <w:r w:rsidRPr="000A1D02">
              <w:rPr>
                <w:rStyle w:val="un"/>
                <w:b/>
                <w:bCs/>
                <w:color w:val="000000" w:themeColor="text1"/>
                <w:shd w:val="clear" w:color="auto" w:fill="FFFFFF"/>
              </w:rPr>
              <w:t>Santa Elena</w:t>
            </w:r>
            <w:r w:rsidRPr="000A1D02">
              <w:rPr>
                <w:rStyle w:val="un"/>
                <w:color w:val="000000" w:themeColor="text1"/>
                <w:shd w:val="clear" w:color="auto" w:fill="FFFFFF"/>
              </w:rPr>
              <w:t xml:space="preserve">, frente a las costas de </w:t>
            </w:r>
            <w:r w:rsidR="005B6DD0" w:rsidRPr="00392369">
              <w:rPr>
                <w:rStyle w:val="un"/>
                <w:color w:val="000000" w:themeColor="text1"/>
                <w:shd w:val="clear" w:color="auto" w:fill="FFFFFF"/>
              </w:rPr>
              <w:t>África del Sur.</w:t>
            </w:r>
          </w:p>
          <w:p w:rsidR="00532AC4" w:rsidRPr="000A1D02" w:rsidRDefault="00532AC4" w:rsidP="0057760C">
            <w:pPr>
              <w:tabs>
                <w:tab w:val="right" w:pos="8498"/>
              </w:tabs>
              <w:spacing w:line="360" w:lineRule="auto"/>
              <w:rPr>
                <w:sz w:val="24"/>
                <w:szCs w:val="24"/>
              </w:rPr>
            </w:pPr>
          </w:p>
        </w:tc>
      </w:tr>
    </w:tbl>
    <w:p w:rsidR="00532AC4" w:rsidRPr="000A1D02" w:rsidRDefault="00532AC4"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p>
    <w:p w:rsidR="00BC49B0" w:rsidRPr="000A1D02" w:rsidRDefault="00BC49B0"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p>
    <w:tbl>
      <w:tblPr>
        <w:tblStyle w:val="Tablaconcuadrcula"/>
        <w:tblW w:w="0" w:type="auto"/>
        <w:tblLook w:val="04A0" w:firstRow="1" w:lastRow="0" w:firstColumn="1" w:lastColumn="0" w:noHBand="0" w:noVBand="1"/>
      </w:tblPr>
      <w:tblGrid>
        <w:gridCol w:w="2518"/>
        <w:gridCol w:w="6536"/>
      </w:tblGrid>
      <w:tr w:rsidR="00532AC4" w:rsidRPr="000A1D02" w:rsidTr="0057760C">
        <w:tc>
          <w:tcPr>
            <w:tcW w:w="9054" w:type="dxa"/>
            <w:gridSpan w:val="2"/>
            <w:shd w:val="clear" w:color="auto" w:fill="000000" w:themeFill="text1"/>
          </w:tcPr>
          <w:p w:rsidR="00532AC4" w:rsidRPr="000A1D02" w:rsidRDefault="00532AC4" w:rsidP="0057760C">
            <w:pPr>
              <w:jc w:val="center"/>
              <w:rPr>
                <w:b/>
                <w:color w:val="000000" w:themeColor="text1"/>
                <w:sz w:val="24"/>
                <w:szCs w:val="24"/>
              </w:rPr>
            </w:pPr>
            <w:r w:rsidRPr="000A1D02">
              <w:rPr>
                <w:b/>
                <w:color w:val="FFFFFF" w:themeColor="background1"/>
                <w:sz w:val="24"/>
                <w:szCs w:val="24"/>
              </w:rPr>
              <w:t>Profundiza. Recurso aprovechado</w:t>
            </w:r>
          </w:p>
        </w:tc>
      </w:tr>
      <w:tr w:rsidR="00532AC4" w:rsidRPr="000A1D02" w:rsidTr="0057760C">
        <w:tc>
          <w:tcPr>
            <w:tcW w:w="2518" w:type="dxa"/>
          </w:tcPr>
          <w:p w:rsidR="00532AC4" w:rsidRPr="000A1D02" w:rsidRDefault="00532AC4" w:rsidP="0057760C">
            <w:pPr>
              <w:rPr>
                <w:b/>
                <w:color w:val="000000" w:themeColor="text1"/>
                <w:sz w:val="24"/>
                <w:szCs w:val="24"/>
              </w:rPr>
            </w:pPr>
            <w:r w:rsidRPr="000A1D02">
              <w:rPr>
                <w:b/>
                <w:color w:val="000000" w:themeColor="text1"/>
                <w:sz w:val="24"/>
                <w:szCs w:val="24"/>
              </w:rPr>
              <w:t>Código</w:t>
            </w:r>
          </w:p>
        </w:tc>
        <w:tc>
          <w:tcPr>
            <w:tcW w:w="6536" w:type="dxa"/>
          </w:tcPr>
          <w:p w:rsidR="00532AC4" w:rsidRPr="000A1D02" w:rsidRDefault="00532AC4" w:rsidP="00532AC4">
            <w:pPr>
              <w:rPr>
                <w:b/>
                <w:color w:val="000000" w:themeColor="text1"/>
                <w:sz w:val="24"/>
                <w:szCs w:val="24"/>
              </w:rPr>
            </w:pPr>
            <w:r w:rsidRPr="000A1D02">
              <w:rPr>
                <w:color w:val="000000" w:themeColor="text1"/>
                <w:sz w:val="24"/>
                <w:szCs w:val="24"/>
              </w:rPr>
              <w:t>CS_08_04_REC10</w:t>
            </w:r>
          </w:p>
        </w:tc>
      </w:tr>
      <w:tr w:rsidR="00532AC4" w:rsidRPr="000A1D02" w:rsidTr="0057760C">
        <w:tc>
          <w:tcPr>
            <w:tcW w:w="2518" w:type="dxa"/>
          </w:tcPr>
          <w:p w:rsidR="00532AC4" w:rsidRPr="000A1D02" w:rsidRDefault="00532AC4" w:rsidP="0057760C">
            <w:pPr>
              <w:rPr>
                <w:color w:val="000000" w:themeColor="text1"/>
                <w:sz w:val="24"/>
                <w:szCs w:val="24"/>
              </w:rPr>
            </w:pPr>
            <w:r w:rsidRPr="000A1D02">
              <w:rPr>
                <w:b/>
                <w:color w:val="000000" w:themeColor="text1"/>
                <w:sz w:val="24"/>
                <w:szCs w:val="24"/>
              </w:rPr>
              <w:t>Ubicación en Aula Planeta</w:t>
            </w:r>
          </w:p>
        </w:tc>
        <w:tc>
          <w:tcPr>
            <w:tcW w:w="6536" w:type="dxa"/>
          </w:tcPr>
          <w:p w:rsidR="00532AC4" w:rsidRPr="000A1D02" w:rsidRDefault="00F57AA1" w:rsidP="00532AC4">
            <w:pPr>
              <w:rPr>
                <w:color w:val="000000" w:themeColor="text1"/>
                <w:sz w:val="24"/>
                <w:szCs w:val="24"/>
              </w:rPr>
            </w:pPr>
            <w:r w:rsidRPr="00F57AA1">
              <w:rPr>
                <w:color w:val="000000" w:themeColor="text1"/>
                <w:sz w:val="24"/>
                <w:szCs w:val="24"/>
              </w:rPr>
              <w:t>4º ESO</w:t>
            </w:r>
            <w:r>
              <w:rPr>
                <w:color w:val="000000" w:themeColor="text1"/>
                <w:sz w:val="24"/>
                <w:szCs w:val="24"/>
              </w:rPr>
              <w:t>/</w:t>
            </w:r>
            <w:r>
              <w:t xml:space="preserve"> </w:t>
            </w:r>
            <w:r w:rsidRPr="00F57AA1">
              <w:rPr>
                <w:color w:val="000000" w:themeColor="text1"/>
                <w:sz w:val="24"/>
                <w:szCs w:val="24"/>
              </w:rPr>
              <w:t>La Restauración, el liberalismo y los nacionalismos</w:t>
            </w:r>
            <w:r>
              <w:rPr>
                <w:color w:val="000000" w:themeColor="text1"/>
                <w:sz w:val="24"/>
                <w:szCs w:val="24"/>
              </w:rPr>
              <w:t>/1 Las guerras napoleónicas/Profundiza: El imperio napoleónico</w:t>
            </w:r>
          </w:p>
        </w:tc>
      </w:tr>
      <w:tr w:rsidR="00532AC4" w:rsidRPr="000A1D02" w:rsidTr="0057760C">
        <w:tc>
          <w:tcPr>
            <w:tcW w:w="2518" w:type="dxa"/>
          </w:tcPr>
          <w:p w:rsidR="00532AC4" w:rsidRPr="000A1D02" w:rsidRDefault="00532AC4" w:rsidP="0057760C">
            <w:pPr>
              <w:rPr>
                <w:color w:val="000000" w:themeColor="text1"/>
                <w:sz w:val="24"/>
                <w:szCs w:val="24"/>
              </w:rPr>
            </w:pPr>
            <w:r w:rsidRPr="000A1D02">
              <w:rPr>
                <w:b/>
                <w:color w:val="000000" w:themeColor="text1"/>
                <w:sz w:val="24"/>
                <w:szCs w:val="24"/>
              </w:rPr>
              <w:t>Cambio (descripción o capturas de pantallas)</w:t>
            </w:r>
          </w:p>
        </w:tc>
        <w:tc>
          <w:tcPr>
            <w:tcW w:w="6536" w:type="dxa"/>
          </w:tcPr>
          <w:p w:rsidR="00532AC4" w:rsidRPr="000A1D02" w:rsidRDefault="00532AC4" w:rsidP="00532AC4">
            <w:pPr>
              <w:shd w:val="clear" w:color="auto" w:fill="FFFFFF"/>
              <w:spacing w:before="190"/>
              <w:jc w:val="both"/>
              <w:rPr>
                <w:b/>
                <w:color w:val="000000" w:themeColor="text1"/>
                <w:sz w:val="24"/>
                <w:szCs w:val="24"/>
              </w:rPr>
            </w:pPr>
            <w:r w:rsidRPr="000A1D02">
              <w:rPr>
                <w:b/>
                <w:color w:val="000000" w:themeColor="text1"/>
                <w:sz w:val="24"/>
                <w:szCs w:val="24"/>
              </w:rPr>
              <w:t>FICHA DE</w:t>
            </w:r>
            <w:r w:rsidR="009E2A14">
              <w:rPr>
                <w:b/>
                <w:color w:val="000000" w:themeColor="text1"/>
                <w:sz w:val="24"/>
                <w:szCs w:val="24"/>
              </w:rPr>
              <w:t>L</w:t>
            </w:r>
            <w:r w:rsidRPr="000A1D02">
              <w:rPr>
                <w:b/>
                <w:color w:val="000000" w:themeColor="text1"/>
                <w:sz w:val="24"/>
                <w:szCs w:val="24"/>
              </w:rPr>
              <w:t xml:space="preserve"> DOCENTE</w:t>
            </w:r>
            <w:del w:id="11" w:author="RAUL MAZO" w:date="2015-05-02T06:41:00Z">
              <w:r w:rsidRPr="000A1D02" w:rsidDel="00030C21">
                <w:rPr>
                  <w:b/>
                  <w:color w:val="000000" w:themeColor="text1"/>
                  <w:sz w:val="24"/>
                  <w:szCs w:val="24"/>
                </w:rPr>
                <w:delText>:</w:delText>
              </w:r>
            </w:del>
          </w:p>
          <w:p w:rsidR="00532AC4" w:rsidRPr="000A1D02" w:rsidRDefault="00532AC4" w:rsidP="00532AC4">
            <w:pPr>
              <w:rPr>
                <w:b/>
                <w:color w:val="000000" w:themeColor="text1"/>
                <w:sz w:val="24"/>
                <w:szCs w:val="24"/>
              </w:rPr>
            </w:pPr>
            <w:r w:rsidRPr="000A1D02">
              <w:rPr>
                <w:b/>
                <w:color w:val="000000" w:themeColor="text1"/>
                <w:sz w:val="24"/>
                <w:szCs w:val="24"/>
              </w:rPr>
              <w:t>Título</w:t>
            </w:r>
            <w:r w:rsidRPr="000A1D02">
              <w:rPr>
                <w:b/>
                <w:color w:val="000000" w:themeColor="text1"/>
                <w:kern w:val="36"/>
                <w:sz w:val="24"/>
                <w:szCs w:val="24"/>
              </w:rPr>
              <w:t>:</w:t>
            </w:r>
            <w:r w:rsidRPr="000A1D02">
              <w:rPr>
                <w:color w:val="000000" w:themeColor="text1"/>
                <w:sz w:val="24"/>
                <w:szCs w:val="24"/>
              </w:rPr>
              <w:t xml:space="preserve"> </w:t>
            </w:r>
            <w:r w:rsidRPr="000A1D02">
              <w:rPr>
                <w:color w:val="000000"/>
                <w:sz w:val="24"/>
                <w:szCs w:val="24"/>
              </w:rPr>
              <w:t>El Imperio napoleónico</w:t>
            </w:r>
            <w:r w:rsidRPr="000A1D02">
              <w:rPr>
                <w:b/>
                <w:sz w:val="24"/>
                <w:szCs w:val="24"/>
              </w:rPr>
              <w:br/>
            </w:r>
            <w:r w:rsidRPr="000A1D02">
              <w:rPr>
                <w:b/>
                <w:color w:val="000000" w:themeColor="text1"/>
                <w:kern w:val="36"/>
                <w:sz w:val="24"/>
                <w:szCs w:val="24"/>
              </w:rPr>
              <w:t>Temporalización:</w:t>
            </w:r>
            <w:r w:rsidRPr="000A1D02">
              <w:rPr>
                <w:color w:val="000000" w:themeColor="text1"/>
                <w:kern w:val="36"/>
                <w:sz w:val="24"/>
                <w:szCs w:val="24"/>
              </w:rPr>
              <w:t xml:space="preserve"> 30 minutos</w:t>
            </w:r>
            <w:r w:rsidRPr="000A1D02">
              <w:rPr>
                <w:color w:val="000000" w:themeColor="text1"/>
                <w:kern w:val="36"/>
                <w:sz w:val="24"/>
                <w:szCs w:val="24"/>
              </w:rPr>
              <w:br/>
            </w:r>
            <w:r w:rsidRPr="000A1D02">
              <w:rPr>
                <w:b/>
                <w:color w:val="000000" w:themeColor="text1"/>
                <w:sz w:val="24"/>
                <w:szCs w:val="24"/>
              </w:rPr>
              <w:t>Descripción:</w:t>
            </w:r>
            <w:r w:rsidR="00167AB7" w:rsidRPr="000A1D02">
              <w:rPr>
                <w:color w:val="000000" w:themeColor="text1"/>
                <w:sz w:val="24"/>
                <w:szCs w:val="24"/>
              </w:rPr>
              <w:t xml:space="preserve"> Video que repasa la historia del Imperio napoleónico desde su nacimiento hasta su desaparición</w:t>
            </w:r>
          </w:p>
          <w:p w:rsidR="00532AC4" w:rsidRPr="000A1D02" w:rsidRDefault="00532AC4" w:rsidP="00167AB7">
            <w:pPr>
              <w:pStyle w:val="cabecera1"/>
              <w:shd w:val="clear" w:color="auto" w:fill="FFFFFF"/>
              <w:spacing w:before="0" w:beforeAutospacing="0"/>
              <w:rPr>
                <w:color w:val="000000" w:themeColor="text1"/>
              </w:rPr>
            </w:pPr>
            <w:r w:rsidRPr="000A1D02">
              <w:rPr>
                <w:b/>
                <w:color w:val="000000" w:themeColor="text1"/>
              </w:rPr>
              <w:t>Tipo de recurso:</w:t>
            </w:r>
            <w:r w:rsidRPr="000A1D02">
              <w:rPr>
                <w:color w:val="000000" w:themeColor="text1"/>
              </w:rPr>
              <w:t xml:space="preserve"> Video</w:t>
            </w:r>
            <w:r w:rsidR="00167AB7" w:rsidRPr="000A1D02">
              <w:rPr>
                <w:color w:val="000000" w:themeColor="text1"/>
              </w:rPr>
              <w:br/>
            </w:r>
            <w:r w:rsidRPr="000A1D02">
              <w:rPr>
                <w:b/>
                <w:color w:val="000000" w:themeColor="text1"/>
              </w:rPr>
              <w:t>Acción didáctica:</w:t>
            </w:r>
            <w:r w:rsidRPr="000A1D02">
              <w:rPr>
                <w:color w:val="000000" w:themeColor="text1"/>
              </w:rPr>
              <w:t xml:space="preserve"> Exposición</w:t>
            </w:r>
            <w:r w:rsidR="00167AB7" w:rsidRPr="000A1D02">
              <w:rPr>
                <w:color w:val="000000" w:themeColor="text1"/>
              </w:rPr>
              <w:br/>
            </w:r>
            <w:r w:rsidRPr="000A1D02">
              <w:rPr>
                <w:b/>
                <w:color w:val="000000" w:themeColor="text1"/>
              </w:rPr>
              <w:t>Competencia relacionada con el recurso:</w:t>
            </w:r>
            <w:r w:rsidRPr="000A1D02">
              <w:rPr>
                <w:color w:val="000000" w:themeColor="text1"/>
              </w:rPr>
              <w:t xml:space="preserve"> Competencia social y ciudadana</w:t>
            </w:r>
          </w:p>
          <w:p w:rsidR="00532AC4" w:rsidRPr="000A1D02" w:rsidRDefault="00532AC4" w:rsidP="00532AC4">
            <w:pPr>
              <w:pStyle w:val="cabecera1"/>
              <w:shd w:val="clear" w:color="auto" w:fill="FFFFFF"/>
              <w:spacing w:before="0" w:beforeAutospacing="0"/>
              <w:jc w:val="both"/>
              <w:rPr>
                <w:b/>
                <w:bCs/>
                <w:color w:val="000000" w:themeColor="text1"/>
              </w:rPr>
            </w:pPr>
            <w:r w:rsidRPr="000A1D02">
              <w:rPr>
                <w:b/>
                <w:bCs/>
                <w:color w:val="000000" w:themeColor="text1"/>
              </w:rPr>
              <w:t>Objetivo</w:t>
            </w:r>
          </w:p>
          <w:p w:rsidR="00532AC4" w:rsidRPr="000A1D02" w:rsidRDefault="00532AC4" w:rsidP="00532AC4">
            <w:pPr>
              <w:pStyle w:val="Normal1"/>
              <w:shd w:val="clear" w:color="auto" w:fill="FFFFFF"/>
              <w:spacing w:before="0" w:beforeAutospacing="0" w:line="245" w:lineRule="atLeast"/>
              <w:jc w:val="both"/>
              <w:rPr>
                <w:color w:val="000000" w:themeColor="text1"/>
              </w:rPr>
            </w:pPr>
            <w:r w:rsidRPr="000A1D02">
              <w:rPr>
                <w:color w:val="000000" w:themeColor="text1"/>
              </w:rPr>
              <w:t>El siguiente v</w:t>
            </w:r>
            <w:r w:rsidR="00167AB7" w:rsidRPr="000A1D02">
              <w:rPr>
                <w:color w:val="000000" w:themeColor="text1"/>
              </w:rPr>
              <w:t>i</w:t>
            </w:r>
            <w:r w:rsidRPr="000A1D02">
              <w:rPr>
                <w:color w:val="000000" w:themeColor="text1"/>
              </w:rPr>
              <w:t xml:space="preserve">deo </w:t>
            </w:r>
            <w:r w:rsidR="00167AB7" w:rsidRPr="000A1D02">
              <w:rPr>
                <w:color w:val="000000" w:themeColor="text1"/>
              </w:rPr>
              <w:t>sintetiza</w:t>
            </w:r>
            <w:r w:rsidRPr="000A1D02">
              <w:rPr>
                <w:color w:val="000000" w:themeColor="text1"/>
              </w:rPr>
              <w:t xml:space="preserve"> la historia del Imperio napoleónico desde su nacimiento hasta su desaparición. </w:t>
            </w:r>
          </w:p>
          <w:p w:rsidR="00532AC4" w:rsidRPr="000A1D02" w:rsidRDefault="00532AC4" w:rsidP="00532AC4">
            <w:pPr>
              <w:pStyle w:val="Normal1"/>
              <w:shd w:val="clear" w:color="auto" w:fill="FFFFFF"/>
              <w:spacing w:before="0" w:beforeAutospacing="0" w:line="245" w:lineRule="atLeast"/>
              <w:jc w:val="both"/>
              <w:rPr>
                <w:color w:val="000000" w:themeColor="text1"/>
              </w:rPr>
            </w:pPr>
            <w:r w:rsidRPr="000A1D02">
              <w:rPr>
                <w:b/>
                <w:bCs/>
                <w:color w:val="000000" w:themeColor="text1"/>
              </w:rPr>
              <w:t>Propuesta</w:t>
            </w:r>
          </w:p>
          <w:p w:rsidR="00532AC4" w:rsidRPr="000A1D02" w:rsidRDefault="00532AC4" w:rsidP="00532AC4">
            <w:pPr>
              <w:pStyle w:val="cabecera2"/>
              <w:shd w:val="clear" w:color="auto" w:fill="FFFFFF"/>
              <w:spacing w:before="0" w:beforeAutospacing="0" w:line="245" w:lineRule="atLeast"/>
              <w:jc w:val="both"/>
              <w:rPr>
                <w:b/>
                <w:color w:val="000000" w:themeColor="text1"/>
              </w:rPr>
            </w:pPr>
            <w:r w:rsidRPr="000A1D02">
              <w:rPr>
                <w:b/>
                <w:color w:val="000000" w:themeColor="text1"/>
              </w:rPr>
              <w:lastRenderedPageBreak/>
              <w:t xml:space="preserve">Antes </w:t>
            </w:r>
            <w:r w:rsidR="00167AB7" w:rsidRPr="000A1D02">
              <w:rPr>
                <w:b/>
                <w:color w:val="000000" w:themeColor="text1"/>
              </w:rPr>
              <w:t>de la presentación</w:t>
            </w:r>
          </w:p>
          <w:p w:rsidR="00532AC4" w:rsidRPr="000A1D02" w:rsidRDefault="00167AB7" w:rsidP="00532AC4">
            <w:pPr>
              <w:pStyle w:val="Normal1"/>
              <w:shd w:val="clear" w:color="auto" w:fill="FFFFFF"/>
              <w:spacing w:before="0" w:beforeAutospacing="0" w:line="245" w:lineRule="atLeast"/>
              <w:jc w:val="both"/>
              <w:rPr>
                <w:color w:val="000000" w:themeColor="text1"/>
              </w:rPr>
            </w:pPr>
            <w:r w:rsidRPr="000A1D02">
              <w:rPr>
                <w:color w:val="000000" w:themeColor="text1"/>
              </w:rPr>
              <w:t xml:space="preserve">Como paso previo, le proponemos que visite </w:t>
            </w:r>
            <w:r w:rsidR="00532AC4" w:rsidRPr="000A1D02">
              <w:rPr>
                <w:color w:val="000000" w:themeColor="text1"/>
              </w:rPr>
              <w:t xml:space="preserve">la página titulada </w:t>
            </w:r>
            <w:proofErr w:type="spellStart"/>
            <w:r w:rsidR="00532AC4" w:rsidRPr="000A1D02">
              <w:rPr>
                <w:rStyle w:val="cursiva"/>
                <w:i/>
                <w:iCs/>
                <w:color w:val="000000" w:themeColor="text1"/>
              </w:rPr>
              <w:t>Napoleonic</w:t>
            </w:r>
            <w:proofErr w:type="spellEnd"/>
            <w:r w:rsidR="00532AC4" w:rsidRPr="000A1D02">
              <w:rPr>
                <w:rStyle w:val="cursiva"/>
                <w:i/>
                <w:iCs/>
                <w:color w:val="000000" w:themeColor="text1"/>
              </w:rPr>
              <w:t xml:space="preserve"> </w:t>
            </w:r>
            <w:proofErr w:type="spellStart"/>
            <w:r w:rsidR="00532AC4" w:rsidRPr="000A1D02">
              <w:rPr>
                <w:rStyle w:val="cursiva"/>
                <w:i/>
                <w:iCs/>
                <w:color w:val="000000" w:themeColor="text1"/>
              </w:rPr>
              <w:t>Period</w:t>
            </w:r>
            <w:proofErr w:type="spellEnd"/>
            <w:r w:rsidR="00532AC4" w:rsidRPr="000A1D02">
              <w:rPr>
                <w:rStyle w:val="cursiva"/>
                <w:i/>
                <w:iCs/>
                <w:color w:val="000000" w:themeColor="text1"/>
              </w:rPr>
              <w:t xml:space="preserve"> </w:t>
            </w:r>
            <w:proofErr w:type="spellStart"/>
            <w:r w:rsidR="00532AC4" w:rsidRPr="000A1D02">
              <w:rPr>
                <w:rStyle w:val="cursiva"/>
                <w:i/>
                <w:iCs/>
                <w:color w:val="000000" w:themeColor="text1"/>
              </w:rPr>
              <w:t>Collection</w:t>
            </w:r>
            <w:proofErr w:type="spellEnd"/>
            <w:r w:rsidRPr="000A1D02">
              <w:rPr>
                <w:color w:val="000000" w:themeColor="text1"/>
              </w:rPr>
              <w:t xml:space="preserve">, </w:t>
            </w:r>
            <w:r w:rsidR="00532AC4" w:rsidRPr="000A1D02">
              <w:rPr>
                <w:color w:val="000000" w:themeColor="text1"/>
              </w:rPr>
              <w:t xml:space="preserve">de la Universidad de Washington, en inglés. Esta </w:t>
            </w:r>
            <w:r w:rsidRPr="000A1D02">
              <w:rPr>
                <w:color w:val="000000" w:themeColor="text1"/>
              </w:rPr>
              <w:t>le</w:t>
            </w:r>
            <w:r w:rsidR="00532AC4" w:rsidRPr="000A1D02">
              <w:rPr>
                <w:color w:val="000000" w:themeColor="text1"/>
              </w:rPr>
              <w:t xml:space="preserve"> permite a</w:t>
            </w:r>
            <w:r w:rsidRPr="000A1D02">
              <w:rPr>
                <w:color w:val="000000" w:themeColor="text1"/>
              </w:rPr>
              <w:t>cceder a material diverso, como una cronología sobre el peri</w:t>
            </w:r>
            <w:r w:rsidR="00532AC4" w:rsidRPr="000A1D02">
              <w:rPr>
                <w:color w:val="000000" w:themeColor="text1"/>
              </w:rPr>
              <w:t xml:space="preserve">odo. Para utilizarla, </w:t>
            </w:r>
            <w:del w:id="12" w:author="RAUL MAZO" w:date="2015-05-01T18:48:00Z">
              <w:r w:rsidR="00532AC4" w:rsidRPr="000A1D02" w:rsidDel="00E36DC3">
                <w:rPr>
                  <w:color w:val="000000" w:themeColor="text1"/>
                </w:rPr>
                <w:delText>entr</w:delText>
              </w:r>
              <w:r w:rsidRPr="000A1D02" w:rsidDel="00E36DC3">
                <w:rPr>
                  <w:color w:val="000000" w:themeColor="text1"/>
                </w:rPr>
                <w:delText>e</w:delText>
              </w:r>
              <w:r w:rsidR="00532AC4" w:rsidRPr="000A1D02" w:rsidDel="00E36DC3">
                <w:rPr>
                  <w:color w:val="000000" w:themeColor="text1"/>
                </w:rPr>
                <w:delText xml:space="preserve"> </w:delText>
              </w:r>
            </w:del>
            <w:ins w:id="13" w:author="RAUL MAZO" w:date="2015-05-01T18:48:00Z">
              <w:r w:rsidR="00E36DC3">
                <w:rPr>
                  <w:color w:val="000000" w:themeColor="text1"/>
                </w:rPr>
                <w:t>ingres</w:t>
              </w:r>
              <w:r w:rsidR="00E36DC3" w:rsidRPr="000A1D02">
                <w:rPr>
                  <w:color w:val="000000" w:themeColor="text1"/>
                </w:rPr>
                <w:t xml:space="preserve">e </w:t>
              </w:r>
            </w:ins>
            <w:r w:rsidR="00532AC4" w:rsidRPr="000A1D02">
              <w:rPr>
                <w:color w:val="000000" w:themeColor="text1"/>
              </w:rPr>
              <w:t xml:space="preserve">en el apartado </w:t>
            </w:r>
            <w:proofErr w:type="spellStart"/>
            <w:r w:rsidR="00532AC4" w:rsidRPr="000A1D02">
              <w:rPr>
                <w:rStyle w:val="cursiva"/>
                <w:i/>
                <w:iCs/>
                <w:color w:val="000000" w:themeColor="text1"/>
              </w:rPr>
              <w:t>Napoleonic</w:t>
            </w:r>
            <w:proofErr w:type="spellEnd"/>
            <w:r w:rsidR="00532AC4" w:rsidRPr="000A1D02">
              <w:rPr>
                <w:rStyle w:val="cursiva"/>
                <w:i/>
                <w:iCs/>
                <w:color w:val="000000" w:themeColor="text1"/>
              </w:rPr>
              <w:t xml:space="preserve"> Era and </w:t>
            </w:r>
            <w:proofErr w:type="spellStart"/>
            <w:r w:rsidR="00532AC4" w:rsidRPr="000A1D02">
              <w:rPr>
                <w:rStyle w:val="cursiva"/>
                <w:i/>
                <w:iCs/>
                <w:color w:val="000000" w:themeColor="text1"/>
              </w:rPr>
              <w:t>Timeline</w:t>
            </w:r>
            <w:proofErr w:type="spellEnd"/>
            <w:r w:rsidRPr="000A1D02">
              <w:rPr>
                <w:rStyle w:val="apple-converted-space"/>
              </w:rPr>
              <w:t xml:space="preserve"> </w:t>
            </w:r>
            <w:r w:rsidR="00532AC4" w:rsidRPr="000A1D02">
              <w:rPr>
                <w:color w:val="000000" w:themeColor="text1"/>
              </w:rPr>
              <w:t>[</w:t>
            </w:r>
            <w:hyperlink r:id="rId10" w:tgtFrame="_blank" w:history="1">
              <w:r w:rsidRPr="000A1D02">
                <w:rPr>
                  <w:rStyle w:val="Hipervnculo"/>
                  <w:color w:val="000000" w:themeColor="text1"/>
                </w:rPr>
                <w:t>VER</w:t>
              </w:r>
            </w:hyperlink>
            <w:r w:rsidR="00532AC4" w:rsidRPr="000A1D02">
              <w:rPr>
                <w:color w:val="000000" w:themeColor="text1"/>
              </w:rPr>
              <w:t xml:space="preserve">]. </w:t>
            </w:r>
            <w:r w:rsidRPr="000A1D02">
              <w:rPr>
                <w:color w:val="000000" w:themeColor="text1"/>
              </w:rPr>
              <w:t xml:space="preserve">A continuación, puede </w:t>
            </w:r>
            <w:r w:rsidR="00532AC4" w:rsidRPr="000A1D02">
              <w:rPr>
                <w:color w:val="000000" w:themeColor="text1"/>
              </w:rPr>
              <w:t>presentar las caricaturas publicadas en Fran</w:t>
            </w:r>
            <w:r w:rsidRPr="000A1D02">
              <w:rPr>
                <w:color w:val="000000" w:themeColor="text1"/>
              </w:rPr>
              <w:t>cia e Inglaterra durante el peri</w:t>
            </w:r>
            <w:r w:rsidR="00532AC4" w:rsidRPr="000A1D02">
              <w:rPr>
                <w:color w:val="000000" w:themeColor="text1"/>
              </w:rPr>
              <w:t xml:space="preserve">odo y pedir a los </w:t>
            </w:r>
            <w:del w:id="14" w:author="RAUL MAZO" w:date="2015-05-01T18:48:00Z">
              <w:r w:rsidR="00532AC4" w:rsidRPr="000A1D02" w:rsidDel="00E36DC3">
                <w:rPr>
                  <w:color w:val="000000" w:themeColor="text1"/>
                </w:rPr>
                <w:delText xml:space="preserve">alumnos </w:delText>
              </w:r>
            </w:del>
            <w:ins w:id="15" w:author="RAUL MAZO" w:date="2015-05-01T18:48:00Z">
              <w:r w:rsidR="00E36DC3">
                <w:rPr>
                  <w:color w:val="000000" w:themeColor="text1"/>
                </w:rPr>
                <w:t>estudiante</w:t>
              </w:r>
              <w:r w:rsidR="00E36DC3" w:rsidRPr="000A1D02">
                <w:rPr>
                  <w:color w:val="000000" w:themeColor="text1"/>
                </w:rPr>
                <w:t xml:space="preserve">s </w:t>
              </w:r>
            </w:ins>
            <w:r w:rsidR="00532AC4" w:rsidRPr="000A1D02">
              <w:rPr>
                <w:color w:val="000000" w:themeColor="text1"/>
              </w:rPr>
              <w:t xml:space="preserve">que las analicen y comparen. Para ello, </w:t>
            </w:r>
            <w:r w:rsidRPr="000A1D02">
              <w:rPr>
                <w:color w:val="000000" w:themeColor="text1"/>
              </w:rPr>
              <w:t xml:space="preserve">puede </w:t>
            </w:r>
            <w:r w:rsidR="00532AC4" w:rsidRPr="000A1D02">
              <w:rPr>
                <w:color w:val="000000" w:themeColor="text1"/>
              </w:rPr>
              <w:t>accede</w:t>
            </w:r>
            <w:r w:rsidRPr="000A1D02">
              <w:rPr>
                <w:color w:val="000000" w:themeColor="text1"/>
              </w:rPr>
              <w:t>r</w:t>
            </w:r>
            <w:r w:rsidR="00532AC4" w:rsidRPr="000A1D02">
              <w:rPr>
                <w:color w:val="000000" w:themeColor="text1"/>
              </w:rPr>
              <w:t xml:space="preserve"> al apartado</w:t>
            </w:r>
            <w:r w:rsidRPr="000A1D02">
              <w:rPr>
                <w:rStyle w:val="apple-converted-space"/>
                <w:color w:val="000000" w:themeColor="text1"/>
              </w:rPr>
              <w:t xml:space="preserve"> </w:t>
            </w:r>
            <w:proofErr w:type="spellStart"/>
            <w:r w:rsidR="00532AC4" w:rsidRPr="000A1D02">
              <w:rPr>
                <w:rStyle w:val="cursiva"/>
                <w:i/>
                <w:iCs/>
                <w:color w:val="000000" w:themeColor="text1"/>
              </w:rPr>
              <w:t>Comparis</w:t>
            </w:r>
            <w:r w:rsidRPr="000A1D02">
              <w:rPr>
                <w:rStyle w:val="cursiva"/>
                <w:i/>
                <w:iCs/>
                <w:color w:val="000000" w:themeColor="text1"/>
              </w:rPr>
              <w:t>on</w:t>
            </w:r>
            <w:proofErr w:type="spellEnd"/>
            <w:r w:rsidRPr="000A1D02">
              <w:rPr>
                <w:rStyle w:val="cursiva"/>
                <w:i/>
                <w:iCs/>
                <w:color w:val="000000" w:themeColor="text1"/>
              </w:rPr>
              <w:t xml:space="preserve"> of French &amp; English </w:t>
            </w:r>
            <w:proofErr w:type="spellStart"/>
            <w:r w:rsidRPr="000A1D02">
              <w:rPr>
                <w:rStyle w:val="cursiva"/>
                <w:i/>
                <w:iCs/>
                <w:color w:val="000000" w:themeColor="text1"/>
              </w:rPr>
              <w:t>Drawings</w:t>
            </w:r>
            <w:proofErr w:type="spellEnd"/>
            <w:r w:rsidRPr="000A1D02">
              <w:rPr>
                <w:rStyle w:val="cursiva"/>
                <w:i/>
                <w:iCs/>
                <w:color w:val="000000" w:themeColor="text1"/>
              </w:rPr>
              <w:t xml:space="preserve"> </w:t>
            </w:r>
            <w:r w:rsidR="00532AC4" w:rsidRPr="000A1D02">
              <w:rPr>
                <w:color w:val="000000" w:themeColor="text1"/>
              </w:rPr>
              <w:t>[</w:t>
            </w:r>
            <w:hyperlink r:id="rId11" w:tgtFrame="_blank" w:history="1">
              <w:r w:rsidRPr="000A1D02">
                <w:rPr>
                  <w:rStyle w:val="Hipervnculo"/>
                  <w:color w:val="000000" w:themeColor="text1"/>
                </w:rPr>
                <w:t>VER</w:t>
              </w:r>
            </w:hyperlink>
            <w:r w:rsidR="00532AC4" w:rsidRPr="000A1D02">
              <w:rPr>
                <w:color w:val="000000" w:themeColor="text1"/>
              </w:rPr>
              <w:t>].</w:t>
            </w:r>
          </w:p>
          <w:p w:rsidR="00532AC4" w:rsidRPr="000A1D02" w:rsidRDefault="00167AB7" w:rsidP="00532AC4">
            <w:pPr>
              <w:pStyle w:val="cabecera2"/>
              <w:shd w:val="clear" w:color="auto" w:fill="FFFFFF"/>
              <w:spacing w:before="0" w:beforeAutospacing="0" w:line="245" w:lineRule="atLeast"/>
              <w:jc w:val="both"/>
              <w:rPr>
                <w:b/>
                <w:color w:val="000000" w:themeColor="text1"/>
              </w:rPr>
            </w:pPr>
            <w:r w:rsidRPr="000A1D02">
              <w:rPr>
                <w:b/>
                <w:color w:val="000000" w:themeColor="text1"/>
              </w:rPr>
              <w:t>Después de la presentación</w:t>
            </w:r>
          </w:p>
          <w:p w:rsidR="00532AC4" w:rsidRPr="000A1D02" w:rsidRDefault="00532AC4" w:rsidP="00532AC4">
            <w:pPr>
              <w:pStyle w:val="Normal1"/>
              <w:shd w:val="clear" w:color="auto" w:fill="FFFFFF"/>
              <w:spacing w:before="0" w:beforeAutospacing="0" w:line="245" w:lineRule="atLeast"/>
              <w:jc w:val="both"/>
              <w:rPr>
                <w:color w:val="000000" w:themeColor="text1"/>
              </w:rPr>
            </w:pPr>
            <w:r w:rsidRPr="000A1D02">
              <w:rPr>
                <w:color w:val="000000" w:themeColor="text1"/>
              </w:rPr>
              <w:t>Para asegurar la comprensión de la información aportada por el v</w:t>
            </w:r>
            <w:r w:rsidR="00167AB7" w:rsidRPr="000A1D02">
              <w:rPr>
                <w:color w:val="000000" w:themeColor="text1"/>
              </w:rPr>
              <w:t>i</w:t>
            </w:r>
            <w:r w:rsidR="00A60EF5" w:rsidRPr="000A1D02">
              <w:rPr>
                <w:color w:val="000000" w:themeColor="text1"/>
              </w:rPr>
              <w:t>deo, l</w:t>
            </w:r>
            <w:r w:rsidRPr="000A1D02">
              <w:rPr>
                <w:color w:val="000000" w:themeColor="text1"/>
              </w:rPr>
              <w:t xml:space="preserve">e sugerimos plantear </w:t>
            </w:r>
            <w:r w:rsidR="00A60EF5" w:rsidRPr="000A1D02">
              <w:rPr>
                <w:color w:val="000000" w:themeColor="text1"/>
              </w:rPr>
              <w:t xml:space="preserve">las siguientes </w:t>
            </w:r>
            <w:r w:rsidRPr="000A1D02">
              <w:rPr>
                <w:color w:val="000000" w:themeColor="text1"/>
              </w:rPr>
              <w:t>preguntas:</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territorios europeos había conquistado Napoleón Bonaparte antes de convertirse en emperador?</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¿En qué año se proclamó Napoleón emperador de Francia?</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territorios europeos fueron sometidos por el Imperio napoleónico?</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era la Confederación del Rin? ¿Qué otros territorios se anexionó Francia aquel mismo año?</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¿En qué año se produjo la invasión napoleónica de la península Ibérica?</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representó la campaña de Rusia para el Imperio napoleónico?</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w:t>
            </w:r>
            <w:r w:rsidR="00A60EF5" w:rsidRPr="000A1D02">
              <w:rPr>
                <w:color w:val="000000" w:themeColor="text1"/>
              </w:rPr>
              <w:t>En d</w:t>
            </w:r>
            <w:r w:rsidRPr="000A1D02">
              <w:rPr>
                <w:color w:val="000000" w:themeColor="text1"/>
              </w:rPr>
              <w:t>ónde se produjo la derrota definitiva de Napoleón Bonaparte?</w:t>
            </w:r>
          </w:p>
          <w:p w:rsidR="00532AC4" w:rsidRPr="000A1D02" w:rsidRDefault="00532AC4" w:rsidP="00167AB7">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 xml:space="preserve">¿Qué Estados formaron las coaliciones </w:t>
            </w:r>
            <w:r w:rsidR="00A60EF5" w:rsidRPr="000A1D02">
              <w:rPr>
                <w:color w:val="000000" w:themeColor="text1"/>
              </w:rPr>
              <w:t>anti</w:t>
            </w:r>
            <w:del w:id="16" w:author="RAUL MAZO" w:date="2015-05-01T18:49:00Z">
              <w:r w:rsidR="00A60EF5" w:rsidRPr="000A1D02" w:rsidDel="00E36DC3">
                <w:rPr>
                  <w:color w:val="000000" w:themeColor="text1"/>
                </w:rPr>
                <w:delText xml:space="preserve"> </w:delText>
              </w:r>
            </w:del>
            <w:ins w:id="17" w:author="RAUL MAZO" w:date="2015-05-01T18:49:00Z">
              <w:r w:rsidR="00E36DC3">
                <w:rPr>
                  <w:color w:val="000000" w:themeColor="text1"/>
                </w:rPr>
                <w:t>-</w:t>
              </w:r>
            </w:ins>
            <w:r w:rsidR="00A60EF5" w:rsidRPr="000A1D02">
              <w:rPr>
                <w:color w:val="000000" w:themeColor="text1"/>
              </w:rPr>
              <w:t>francesas</w:t>
            </w:r>
            <w:r w:rsidRPr="000A1D02">
              <w:rPr>
                <w:color w:val="000000" w:themeColor="text1"/>
              </w:rPr>
              <w:t xml:space="preserve"> que se enfrentaron a los ejércitos napoleónicos? ¿Cuáles consider</w:t>
            </w:r>
            <w:r w:rsidR="00A60EF5" w:rsidRPr="000A1D02">
              <w:rPr>
                <w:color w:val="000000" w:themeColor="text1"/>
              </w:rPr>
              <w:t xml:space="preserve">an </w:t>
            </w:r>
            <w:r w:rsidRPr="000A1D02">
              <w:rPr>
                <w:color w:val="000000" w:themeColor="text1"/>
              </w:rPr>
              <w:t>que eran sus características más destacadas?</w:t>
            </w:r>
          </w:p>
          <w:p w:rsidR="00C6759A" w:rsidRPr="000A1D02" w:rsidRDefault="00C6759A" w:rsidP="00C6759A">
            <w:pPr>
              <w:shd w:val="clear" w:color="auto" w:fill="FFFFFF"/>
              <w:spacing w:before="190"/>
              <w:jc w:val="both"/>
              <w:rPr>
                <w:b/>
                <w:color w:val="000000" w:themeColor="text1"/>
                <w:sz w:val="24"/>
                <w:szCs w:val="24"/>
              </w:rPr>
            </w:pPr>
            <w:r w:rsidRPr="000A1D02">
              <w:rPr>
                <w:b/>
                <w:color w:val="000000" w:themeColor="text1"/>
                <w:sz w:val="24"/>
                <w:szCs w:val="24"/>
              </w:rPr>
              <w:t>FICHA DE</w:t>
            </w:r>
            <w:r w:rsidR="009E2A14">
              <w:rPr>
                <w:b/>
                <w:color w:val="000000" w:themeColor="text1"/>
                <w:sz w:val="24"/>
                <w:szCs w:val="24"/>
              </w:rPr>
              <w:t>L</w:t>
            </w:r>
            <w:r w:rsidRPr="000A1D02">
              <w:rPr>
                <w:b/>
                <w:color w:val="000000" w:themeColor="text1"/>
                <w:sz w:val="24"/>
                <w:szCs w:val="24"/>
              </w:rPr>
              <w:t xml:space="preserve"> ESTUDIANTE</w:t>
            </w:r>
            <w:del w:id="18" w:author="RAUL MAZO" w:date="2015-05-01T18:49:00Z">
              <w:r w:rsidRPr="000A1D02" w:rsidDel="00E36DC3">
                <w:rPr>
                  <w:b/>
                  <w:color w:val="000000" w:themeColor="text1"/>
                  <w:sz w:val="24"/>
                  <w:szCs w:val="24"/>
                </w:rPr>
                <w:delText>:</w:delText>
              </w:r>
            </w:del>
          </w:p>
          <w:p w:rsidR="00C6759A" w:rsidRPr="000A1D02" w:rsidRDefault="00C6759A" w:rsidP="00C6759A">
            <w:pPr>
              <w:pStyle w:val="cabecera2"/>
              <w:shd w:val="clear" w:color="auto" w:fill="FFFFFF"/>
              <w:spacing w:before="136" w:beforeAutospacing="0" w:after="136" w:afterAutospacing="0" w:line="245" w:lineRule="atLeast"/>
              <w:jc w:val="both"/>
              <w:rPr>
                <w:b/>
                <w:color w:val="000000" w:themeColor="text1"/>
              </w:rPr>
            </w:pPr>
            <w:r w:rsidRPr="000A1D02">
              <w:rPr>
                <w:b/>
                <w:color w:val="000000" w:themeColor="text1"/>
              </w:rPr>
              <w:t>Napoleón Bonaparte y el Imperio francés</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Napoleón Bonaparte era un joven general del ejército francés que había conseguido un gran prestigio por sus éxitos en África del Norte y en la guerra contra las potencias absolutistas. Esto hizo que, en 1799, en un contexto de acoso internacional y de</w:t>
            </w:r>
            <w:r w:rsidRPr="000A1D02">
              <w:rPr>
                <w:rStyle w:val="apple-converted-space"/>
                <w:color w:val="000000" w:themeColor="text1"/>
              </w:rPr>
              <w:t xml:space="preserve"> </w:t>
            </w:r>
            <w:r w:rsidRPr="000A1D02">
              <w:rPr>
                <w:rStyle w:val="negrita"/>
                <w:b/>
                <w:bCs/>
                <w:color w:val="000000" w:themeColor="text1"/>
              </w:rPr>
              <w:t xml:space="preserve">debilidad del Directorio </w:t>
            </w:r>
            <w:r w:rsidRPr="000A1D02">
              <w:rPr>
                <w:rStyle w:val="negrita"/>
                <w:bCs/>
                <w:color w:val="000000" w:themeColor="text1"/>
              </w:rPr>
              <w:t>[</w:t>
            </w:r>
            <w:hyperlink r:id="rId12" w:history="1">
              <w:r w:rsidRPr="000A1D02">
                <w:rPr>
                  <w:rStyle w:val="Hipervnculo"/>
                  <w:bCs/>
                </w:rPr>
                <w:t>VER</w:t>
              </w:r>
            </w:hyperlink>
            <w:r w:rsidRPr="000A1D02">
              <w:rPr>
                <w:rStyle w:val="negrita"/>
                <w:bCs/>
                <w:color w:val="000000" w:themeColor="text1"/>
              </w:rPr>
              <w:t>]</w:t>
            </w:r>
            <w:r w:rsidRPr="000A1D02">
              <w:rPr>
                <w:rStyle w:val="negrita"/>
                <w:b/>
                <w:bCs/>
                <w:color w:val="000000" w:themeColor="text1"/>
              </w:rPr>
              <w:t xml:space="preserve"> </w:t>
            </w:r>
            <w:r w:rsidRPr="000A1D02">
              <w:rPr>
                <w:color w:val="000000" w:themeColor="text1"/>
              </w:rPr>
              <w:t>ante el auge de los jacobinos, la burguesía conservadora respaldase el golpe de Estado del general. Napoleón</w:t>
            </w:r>
            <w:del w:id="19" w:author="RAUL MAZO" w:date="2015-05-01T18:49:00Z">
              <w:r w:rsidRPr="000A1D02" w:rsidDel="00E36DC3">
                <w:rPr>
                  <w:color w:val="000000" w:themeColor="text1"/>
                </w:rPr>
                <w:delText>,</w:delText>
              </w:r>
            </w:del>
            <w:r w:rsidRPr="000A1D02">
              <w:rPr>
                <w:color w:val="000000" w:themeColor="text1"/>
              </w:rPr>
              <w:t xml:space="preserve"> inauguró un nuevo periodo de la historia de Francia: el </w:t>
            </w:r>
            <w:r w:rsidRPr="000A1D02">
              <w:rPr>
                <w:rStyle w:val="negrita"/>
                <w:b/>
                <w:bCs/>
                <w:color w:val="000000" w:themeColor="text1"/>
              </w:rPr>
              <w:t>Consulado</w:t>
            </w:r>
            <w:r w:rsidRPr="000A1D02">
              <w:rPr>
                <w:rStyle w:val="apple-converted-space"/>
                <w:b/>
                <w:bCs/>
                <w:color w:val="000000" w:themeColor="text1"/>
              </w:rPr>
              <w:t xml:space="preserve"> </w:t>
            </w:r>
            <w:r w:rsidRPr="000A1D02">
              <w:rPr>
                <w:color w:val="000000" w:themeColor="text1"/>
              </w:rPr>
              <w:t>(1799-1804).</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Durante los primeros años de su mandato, Napoleón consolidó los</w:t>
            </w:r>
            <w:r w:rsidRPr="000A1D02">
              <w:rPr>
                <w:rStyle w:val="apple-converted-space"/>
                <w:color w:val="000000" w:themeColor="text1"/>
              </w:rPr>
              <w:t xml:space="preserve"> </w:t>
            </w:r>
            <w:r w:rsidRPr="000A1D02">
              <w:rPr>
                <w:rStyle w:val="negrita"/>
                <w:b/>
                <w:bCs/>
                <w:color w:val="000000" w:themeColor="text1"/>
              </w:rPr>
              <w:t>principios liberales</w:t>
            </w:r>
            <w:r w:rsidRPr="000A1D02">
              <w:rPr>
                <w:color w:val="000000" w:themeColor="text1"/>
              </w:rPr>
              <w:t>. Hizo el primer</w:t>
            </w:r>
            <w:r w:rsidRPr="000A1D02">
              <w:rPr>
                <w:rStyle w:val="apple-converted-space"/>
                <w:color w:val="000000" w:themeColor="text1"/>
              </w:rPr>
              <w:t xml:space="preserve"> </w:t>
            </w:r>
            <w:r w:rsidRPr="000A1D02">
              <w:rPr>
                <w:rStyle w:val="negrita"/>
                <w:b/>
                <w:bCs/>
                <w:color w:val="000000" w:themeColor="text1"/>
              </w:rPr>
              <w:t>código civil</w:t>
            </w:r>
            <w:r w:rsidRPr="000A1D02">
              <w:rPr>
                <w:rStyle w:val="apple-converted-space"/>
                <w:b/>
                <w:bCs/>
                <w:color w:val="000000" w:themeColor="text1"/>
              </w:rPr>
              <w:t xml:space="preserve"> </w:t>
            </w:r>
            <w:r w:rsidRPr="000A1D02">
              <w:rPr>
                <w:color w:val="000000" w:themeColor="text1"/>
              </w:rPr>
              <w:t>en el que se garantizaba la</w:t>
            </w:r>
            <w:r w:rsidRPr="000A1D02">
              <w:rPr>
                <w:rStyle w:val="apple-converted-space"/>
                <w:color w:val="000000" w:themeColor="text1"/>
              </w:rPr>
              <w:t xml:space="preserve"> </w:t>
            </w:r>
            <w:r w:rsidRPr="000A1D02">
              <w:rPr>
                <w:rStyle w:val="negrita"/>
                <w:b/>
                <w:bCs/>
                <w:color w:val="000000" w:themeColor="text1"/>
              </w:rPr>
              <w:t>igualdad de derechos</w:t>
            </w:r>
            <w:r w:rsidRPr="000A1D02">
              <w:rPr>
                <w:rStyle w:val="apple-converted-space"/>
                <w:b/>
                <w:bCs/>
                <w:color w:val="000000" w:themeColor="text1"/>
              </w:rPr>
              <w:t xml:space="preserve"> </w:t>
            </w:r>
            <w:r w:rsidRPr="000A1D02">
              <w:rPr>
                <w:color w:val="000000" w:themeColor="text1"/>
              </w:rPr>
              <w:t>y el</w:t>
            </w:r>
            <w:r w:rsidRPr="000A1D02">
              <w:rPr>
                <w:rStyle w:val="apple-converted-space"/>
                <w:color w:val="000000" w:themeColor="text1"/>
              </w:rPr>
              <w:t xml:space="preserve"> </w:t>
            </w:r>
            <w:r w:rsidRPr="000A1D02">
              <w:rPr>
                <w:rStyle w:val="negrita"/>
                <w:b/>
                <w:bCs/>
                <w:color w:val="000000" w:themeColor="text1"/>
              </w:rPr>
              <w:t>acceso a la propiedad privada</w:t>
            </w:r>
            <w:r w:rsidRPr="000A1D02">
              <w:rPr>
                <w:color w:val="000000" w:themeColor="text1"/>
              </w:rPr>
              <w:t xml:space="preserve">. Modernizó el Estado francés con un nuevo cuerpo de </w:t>
            </w:r>
            <w:r w:rsidRPr="000A1D02">
              <w:rPr>
                <w:color w:val="000000" w:themeColor="text1"/>
              </w:rPr>
              <w:lastRenderedPageBreak/>
              <w:t>funcionarios más eficaces, reformó la Hacienda [</w:t>
            </w:r>
            <w:hyperlink r:id="rId13" w:history="1">
              <w:r w:rsidRPr="000A1D02">
                <w:rPr>
                  <w:rStyle w:val="Hipervnculo"/>
                </w:rPr>
                <w:t>VER</w:t>
              </w:r>
            </w:hyperlink>
            <w:r w:rsidRPr="000A1D02">
              <w:rPr>
                <w:color w:val="000000" w:themeColor="text1"/>
              </w:rPr>
              <w:t>] y creó un sistema educativo estatal.</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De forma paralela, se procedió a pacificar Francia mediante una contundente represión. A continuación, Napoleón, que se había proclamado</w:t>
            </w:r>
            <w:r w:rsidRPr="000A1D02">
              <w:rPr>
                <w:rStyle w:val="apple-converted-space"/>
                <w:color w:val="000000" w:themeColor="text1"/>
              </w:rPr>
              <w:t xml:space="preserve"> </w:t>
            </w:r>
            <w:r w:rsidRPr="000A1D02">
              <w:rPr>
                <w:rStyle w:val="negrita"/>
                <w:b/>
                <w:bCs/>
                <w:color w:val="000000" w:themeColor="text1"/>
              </w:rPr>
              <w:t>emperador de Francia</w:t>
            </w:r>
            <w:r w:rsidRPr="000A1D02">
              <w:rPr>
                <w:rStyle w:val="apple-converted-space"/>
                <w:b/>
                <w:bCs/>
                <w:color w:val="000000" w:themeColor="text1"/>
              </w:rPr>
              <w:t xml:space="preserve"> </w:t>
            </w:r>
            <w:r w:rsidRPr="000A1D02">
              <w:rPr>
                <w:color w:val="000000" w:themeColor="text1"/>
              </w:rPr>
              <w:t>en 1804,</w:t>
            </w:r>
            <w:r w:rsidR="007D663F">
              <w:rPr>
                <w:color w:val="000000" w:themeColor="text1"/>
              </w:rPr>
              <w:t xml:space="preserve"> </w:t>
            </w:r>
            <w:r w:rsidRPr="000A1D02">
              <w:rPr>
                <w:color w:val="000000" w:themeColor="text1"/>
              </w:rPr>
              <w:t>se lanzó a la</w:t>
            </w:r>
            <w:r w:rsidRPr="000A1D02">
              <w:rPr>
                <w:rStyle w:val="apple-converted-space"/>
                <w:color w:val="000000" w:themeColor="text1"/>
              </w:rPr>
              <w:t xml:space="preserve"> </w:t>
            </w:r>
            <w:r w:rsidRPr="000A1D02">
              <w:rPr>
                <w:rStyle w:val="negrita"/>
                <w:b/>
                <w:bCs/>
                <w:color w:val="000000" w:themeColor="text1"/>
              </w:rPr>
              <w:t>conquista de Europa</w:t>
            </w:r>
            <w:r w:rsidRPr="000A1D02">
              <w:rPr>
                <w:rStyle w:val="apple-converted-space"/>
                <w:b/>
                <w:bCs/>
                <w:color w:val="000000" w:themeColor="text1"/>
              </w:rPr>
              <w:t xml:space="preserve"> </w:t>
            </w:r>
            <w:r w:rsidRPr="000A1D02">
              <w:rPr>
                <w:color w:val="000000" w:themeColor="text1"/>
              </w:rPr>
              <w:t>con el fin de difundir las ideas de la revolución.</w:t>
            </w:r>
          </w:p>
          <w:p w:rsidR="00C6759A" w:rsidRPr="000A1D02" w:rsidRDefault="00C6759A" w:rsidP="00C6759A">
            <w:pPr>
              <w:pStyle w:val="cabecera3"/>
              <w:shd w:val="clear" w:color="auto" w:fill="FFFFFF"/>
              <w:spacing w:before="272" w:beforeAutospacing="0" w:after="136" w:afterAutospacing="0" w:line="245" w:lineRule="atLeast"/>
              <w:jc w:val="both"/>
              <w:rPr>
                <w:color w:val="000000" w:themeColor="text1"/>
              </w:rPr>
            </w:pPr>
          </w:p>
          <w:p w:rsidR="00C6759A" w:rsidRPr="000A1D02" w:rsidRDefault="00C6759A" w:rsidP="00C6759A">
            <w:pPr>
              <w:pStyle w:val="cabecera3"/>
              <w:shd w:val="clear" w:color="auto" w:fill="FFFFFF"/>
              <w:spacing w:before="272" w:beforeAutospacing="0" w:after="136" w:afterAutospacing="0" w:line="245" w:lineRule="atLeast"/>
              <w:jc w:val="both"/>
              <w:rPr>
                <w:b/>
                <w:color w:val="000000" w:themeColor="text1"/>
              </w:rPr>
            </w:pPr>
            <w:r w:rsidRPr="000A1D02">
              <w:rPr>
                <w:b/>
                <w:color w:val="000000" w:themeColor="text1"/>
              </w:rPr>
              <w:t>Las guerras napoleónicas (1806-1815)</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Tras el fracasado intento de invasión de Inglaterra y la derrota en la</w:t>
            </w:r>
            <w:r w:rsidRPr="000A1D02">
              <w:rPr>
                <w:rStyle w:val="apple-converted-space"/>
                <w:color w:val="000000" w:themeColor="text1"/>
              </w:rPr>
              <w:t> </w:t>
            </w:r>
            <w:r w:rsidRPr="000A1D02">
              <w:rPr>
                <w:rStyle w:val="negrita"/>
                <w:b/>
                <w:bCs/>
                <w:color w:val="000000" w:themeColor="text1"/>
              </w:rPr>
              <w:t xml:space="preserve">batalla de Trafalgar </w:t>
            </w:r>
            <w:r w:rsidRPr="000A1D02">
              <w:rPr>
                <w:color w:val="000000" w:themeColor="text1"/>
              </w:rPr>
              <w:t>(1805), Napoleón Bonaparte se dispuso a iniciar la conquista del continente. Ante el temor al expansionismo francés, el Reino Unido y las potencias absolutistas no dudaron en coligarse para combatir al Imperio napoleónico.</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Los ejércitos napoleónicos, en una serie de distintas campañas militares, lograron someter una gran parte del continente. Así, en 1806 se creó la </w:t>
            </w:r>
            <w:r w:rsidRPr="000A1D02">
              <w:rPr>
                <w:rStyle w:val="negrita"/>
                <w:b/>
                <w:bCs/>
                <w:color w:val="000000" w:themeColor="text1"/>
              </w:rPr>
              <w:t>Confederación del Rin</w:t>
            </w:r>
            <w:r w:rsidRPr="000A1D02">
              <w:rPr>
                <w:rStyle w:val="apple-converted-space"/>
                <w:b/>
                <w:bCs/>
                <w:color w:val="000000" w:themeColor="text1"/>
              </w:rPr>
              <w:t> </w:t>
            </w:r>
            <w:r w:rsidRPr="000A1D02">
              <w:rPr>
                <w:color w:val="000000" w:themeColor="text1"/>
              </w:rPr>
              <w:t>(tras el sometimiento de los Estados alemanes) y se invadió el</w:t>
            </w:r>
            <w:r w:rsidRPr="000A1D02">
              <w:rPr>
                <w:rStyle w:val="apple-converted-space"/>
                <w:color w:val="000000" w:themeColor="text1"/>
              </w:rPr>
              <w:t> </w:t>
            </w:r>
            <w:r w:rsidRPr="000A1D02">
              <w:rPr>
                <w:rStyle w:val="negrita"/>
                <w:b/>
                <w:bCs/>
                <w:color w:val="000000" w:themeColor="text1"/>
              </w:rPr>
              <w:t>Reino de Nápoles</w:t>
            </w:r>
            <w:r w:rsidRPr="000A1D02">
              <w:rPr>
                <w:color w:val="000000" w:themeColor="text1"/>
              </w:rPr>
              <w:t>, en cuyo trono se situó a</w:t>
            </w:r>
            <w:r w:rsidRPr="000A1D02">
              <w:rPr>
                <w:rStyle w:val="apple-converted-space"/>
                <w:color w:val="000000" w:themeColor="text1"/>
              </w:rPr>
              <w:t> </w:t>
            </w:r>
            <w:r w:rsidRPr="000A1D02">
              <w:rPr>
                <w:rStyle w:val="negrita"/>
                <w:b/>
                <w:bCs/>
                <w:color w:val="000000" w:themeColor="text1"/>
              </w:rPr>
              <w:t>José Bonaparte</w:t>
            </w:r>
            <w:r w:rsidRPr="000A1D02">
              <w:rPr>
                <w:rStyle w:val="apple-converted-space"/>
                <w:b/>
                <w:bCs/>
                <w:color w:val="000000" w:themeColor="text1"/>
              </w:rPr>
              <w:t> </w:t>
            </w:r>
            <w:r w:rsidRPr="000A1D02">
              <w:rPr>
                <w:color w:val="000000" w:themeColor="text1"/>
              </w:rPr>
              <w:t>(después rey de España). En 1808, se conquistó la</w:t>
            </w:r>
            <w:r w:rsidRPr="000A1D02">
              <w:rPr>
                <w:rStyle w:val="apple-converted-space"/>
                <w:color w:val="000000" w:themeColor="text1"/>
              </w:rPr>
              <w:t> </w:t>
            </w:r>
            <w:r w:rsidRPr="000A1D02">
              <w:rPr>
                <w:rStyle w:val="negrita"/>
                <w:b/>
                <w:bCs/>
                <w:color w:val="000000" w:themeColor="text1"/>
              </w:rPr>
              <w:t>península Ibérica</w:t>
            </w:r>
            <w:r w:rsidRPr="000A1D02">
              <w:rPr>
                <w:color w:val="000000" w:themeColor="text1"/>
              </w:rPr>
              <w:t>.</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1811, el Imperio napoleónico controlaba la mayor parte de Europa, lo que llevó a que Francia se lanzase a la</w:t>
            </w:r>
            <w:r w:rsidRPr="000A1D02">
              <w:rPr>
                <w:rStyle w:val="apple-converted-space"/>
                <w:color w:val="000000" w:themeColor="text1"/>
              </w:rPr>
              <w:t> </w:t>
            </w:r>
            <w:r w:rsidRPr="000A1D02">
              <w:rPr>
                <w:rStyle w:val="negrita"/>
                <w:b/>
                <w:bCs/>
                <w:color w:val="000000" w:themeColor="text1"/>
              </w:rPr>
              <w:t>conquista de Rusia</w:t>
            </w:r>
            <w:r w:rsidRPr="000A1D02">
              <w:rPr>
                <w:rStyle w:val="apple-converted-space"/>
                <w:color w:val="000000" w:themeColor="text1"/>
              </w:rPr>
              <w:t> </w:t>
            </w:r>
            <w:r w:rsidRPr="000A1D02">
              <w:rPr>
                <w:color w:val="000000" w:themeColor="text1"/>
              </w:rPr>
              <w:t xml:space="preserve">en 1812. Sin embargo, el duro </w:t>
            </w:r>
            <w:r w:rsidRPr="000A1D02">
              <w:rPr>
                <w:b/>
                <w:color w:val="000000" w:themeColor="text1"/>
              </w:rPr>
              <w:t>invierno</w:t>
            </w:r>
            <w:r w:rsidRPr="000A1D02">
              <w:rPr>
                <w:color w:val="000000" w:themeColor="text1"/>
              </w:rPr>
              <w:t xml:space="preserve"> ruso obligó a los ejércitos franceses a retirarse hacia Alemania, mientras en la península Ibérica perdían terreno frente a la coalición anglo</w:t>
            </w:r>
            <w:ins w:id="20" w:author="RAUL MAZO" w:date="2015-05-01T18:51:00Z">
              <w:r w:rsidR="00E36DC3">
                <w:rPr>
                  <w:color w:val="000000" w:themeColor="text1"/>
                </w:rPr>
                <w:t>-</w:t>
              </w:r>
            </w:ins>
            <w:del w:id="21" w:author="RAUL MAZO" w:date="2015-05-01T18:51:00Z">
              <w:r w:rsidRPr="000A1D02" w:rsidDel="00E36DC3">
                <w:rPr>
                  <w:color w:val="000000" w:themeColor="text1"/>
                </w:rPr>
                <w:delText xml:space="preserve"> </w:delText>
              </w:r>
            </w:del>
            <w:r w:rsidRPr="000A1D02">
              <w:rPr>
                <w:color w:val="000000" w:themeColor="text1"/>
              </w:rPr>
              <w:t>española.</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1813, tras una nueva intervención de Prusia y Austria en el conflicto, Napoleón fue derrotado en la</w:t>
            </w:r>
            <w:r w:rsidRPr="000A1D02">
              <w:rPr>
                <w:rStyle w:val="apple-converted-space"/>
                <w:color w:val="000000" w:themeColor="text1"/>
              </w:rPr>
              <w:t> </w:t>
            </w:r>
            <w:r w:rsidRPr="000A1D02">
              <w:rPr>
                <w:rStyle w:val="negrita"/>
                <w:b/>
                <w:bCs/>
                <w:color w:val="000000" w:themeColor="text1"/>
              </w:rPr>
              <w:t>batalla de Leipzig</w:t>
            </w:r>
            <w:r w:rsidRPr="000A1D02">
              <w:rPr>
                <w:color w:val="000000" w:themeColor="text1"/>
              </w:rPr>
              <w:t>, tras la que debió retirarse a Francia, donde se vio obligado a abdicar (1814). No tardó en regresar, aunque por poco tiempo. La</w:t>
            </w:r>
            <w:r w:rsidRPr="000A1D02">
              <w:rPr>
                <w:rStyle w:val="apple-converted-space"/>
                <w:color w:val="000000" w:themeColor="text1"/>
              </w:rPr>
              <w:t> </w:t>
            </w:r>
            <w:r w:rsidRPr="000A1D02">
              <w:rPr>
                <w:rStyle w:val="negrita"/>
                <w:b/>
                <w:bCs/>
                <w:color w:val="000000" w:themeColor="text1"/>
              </w:rPr>
              <w:t>batalla de Waterloo</w:t>
            </w:r>
            <w:r w:rsidRPr="000A1D02">
              <w:rPr>
                <w:rStyle w:val="apple-converted-space"/>
                <w:b/>
                <w:bCs/>
                <w:color w:val="000000" w:themeColor="text1"/>
              </w:rPr>
              <w:t> </w:t>
            </w:r>
            <w:r w:rsidRPr="000A1D02">
              <w:rPr>
                <w:color w:val="000000" w:themeColor="text1"/>
              </w:rPr>
              <w:t>(Bélgica) representó su derrota definitiva. Tras esta, ya como prisionero de guerra, fue enviado a la isla de Santa Elena, en medio del Atlántico.</w:t>
            </w:r>
          </w:p>
          <w:p w:rsidR="00C6759A" w:rsidRPr="000A1D02" w:rsidRDefault="00C6759A" w:rsidP="00C6759A">
            <w:pPr>
              <w:pStyle w:val="cabecera3"/>
              <w:shd w:val="clear" w:color="auto" w:fill="FFFFFF"/>
              <w:spacing w:before="272" w:beforeAutospacing="0" w:after="136" w:afterAutospacing="0" w:line="245" w:lineRule="atLeast"/>
              <w:jc w:val="both"/>
              <w:rPr>
                <w:b/>
                <w:color w:val="000000" w:themeColor="text1"/>
              </w:rPr>
            </w:pPr>
            <w:r w:rsidRPr="000A1D02">
              <w:rPr>
                <w:b/>
                <w:color w:val="000000" w:themeColor="text1"/>
              </w:rPr>
              <w:t xml:space="preserve">El </w:t>
            </w:r>
            <w:del w:id="22" w:author="RAUL MAZO" w:date="2015-05-01T18:52:00Z">
              <w:r w:rsidRPr="000A1D02" w:rsidDel="00E36DC3">
                <w:rPr>
                  <w:b/>
                  <w:color w:val="000000" w:themeColor="text1"/>
                </w:rPr>
                <w:delText xml:space="preserve">congreso </w:delText>
              </w:r>
            </w:del>
            <w:ins w:id="23" w:author="RAUL MAZO" w:date="2015-05-01T18:52:00Z">
              <w:r w:rsidR="00E36DC3">
                <w:rPr>
                  <w:b/>
                  <w:color w:val="000000" w:themeColor="text1"/>
                </w:rPr>
                <w:t>C</w:t>
              </w:r>
              <w:r w:rsidR="00E36DC3" w:rsidRPr="000A1D02">
                <w:rPr>
                  <w:b/>
                  <w:color w:val="000000" w:themeColor="text1"/>
                </w:rPr>
                <w:t xml:space="preserve">ongreso </w:t>
              </w:r>
            </w:ins>
            <w:r w:rsidRPr="000A1D02">
              <w:rPr>
                <w:b/>
                <w:color w:val="000000" w:themeColor="text1"/>
              </w:rPr>
              <w:t>de Viena</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Tras la derrota del Imperio napoleónico, las potencias vencedoras (Austria, Prusia, Rusia y el Reino Unido) se reunieron en el</w:t>
            </w:r>
            <w:r w:rsidRPr="000A1D02">
              <w:rPr>
                <w:rStyle w:val="apple-converted-space"/>
                <w:color w:val="000000" w:themeColor="text1"/>
              </w:rPr>
              <w:t> </w:t>
            </w:r>
            <w:del w:id="24" w:author="RAUL MAZO" w:date="2015-05-01T18:52:00Z">
              <w:r w:rsidR="0035158C" w:rsidDel="00E36DC3">
                <w:rPr>
                  <w:rStyle w:val="negrita"/>
                  <w:b/>
                  <w:bCs/>
                  <w:color w:val="000000" w:themeColor="text1"/>
                </w:rPr>
                <w:delText>c</w:delText>
              </w:r>
              <w:r w:rsidRPr="000A1D02" w:rsidDel="00E36DC3">
                <w:rPr>
                  <w:rStyle w:val="negrita"/>
                  <w:b/>
                  <w:bCs/>
                  <w:color w:val="000000" w:themeColor="text1"/>
                </w:rPr>
                <w:delText xml:space="preserve">ongreso </w:delText>
              </w:r>
            </w:del>
            <w:ins w:id="25" w:author="RAUL MAZO" w:date="2015-05-01T18:52:00Z">
              <w:r w:rsidR="00E36DC3">
                <w:rPr>
                  <w:rStyle w:val="negrita"/>
                  <w:b/>
                  <w:bCs/>
                  <w:color w:val="000000" w:themeColor="text1"/>
                </w:rPr>
                <w:t>C</w:t>
              </w:r>
              <w:r w:rsidR="00E36DC3" w:rsidRPr="000A1D02">
                <w:rPr>
                  <w:rStyle w:val="negrita"/>
                  <w:b/>
                  <w:bCs/>
                  <w:color w:val="000000" w:themeColor="text1"/>
                </w:rPr>
                <w:t xml:space="preserve">ongreso </w:t>
              </w:r>
            </w:ins>
            <w:r w:rsidRPr="000A1D02">
              <w:rPr>
                <w:rStyle w:val="negrita"/>
                <w:b/>
                <w:bCs/>
                <w:color w:val="000000" w:themeColor="text1"/>
              </w:rPr>
              <w:t>de Viena</w:t>
            </w:r>
            <w:r w:rsidRPr="000A1D02">
              <w:rPr>
                <w:rStyle w:val="apple-converted-space"/>
                <w:b/>
                <w:bCs/>
                <w:color w:val="000000" w:themeColor="text1"/>
              </w:rPr>
              <w:t> </w:t>
            </w:r>
            <w:r w:rsidRPr="000A1D02">
              <w:rPr>
                <w:color w:val="000000" w:themeColor="text1"/>
              </w:rPr>
              <w:t>(1814-1815), donde se acordaron los términos de la paz y se definieron las nuevas fronteras del continente. El objetivo último era establecer un nuevo orden político y territorial destinado a impedir el predominio excesivo de una potencia sobre el resto.</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Sin embargo, los principios del liberalismo político ya habían tomado vuelo entre amplios sectores de la sociedad que no estaban dispuestos a aceptar la </w:t>
            </w:r>
            <w:r w:rsidRPr="000A1D02">
              <w:rPr>
                <w:rStyle w:val="negrita"/>
                <w:b/>
                <w:bCs/>
                <w:color w:val="000000" w:themeColor="text1"/>
              </w:rPr>
              <w:t>Restauración del absolutismo</w:t>
            </w:r>
            <w:r w:rsidRPr="000A1D02">
              <w:rPr>
                <w:color w:val="000000" w:themeColor="text1"/>
              </w:rPr>
              <w:t xml:space="preserve">. Ello llevó a que las potencias absolutistas, incluida Francia (los Borbones habían sido </w:t>
            </w:r>
            <w:r w:rsidRPr="000A1D02">
              <w:rPr>
                <w:color w:val="000000" w:themeColor="text1"/>
              </w:rPr>
              <w:lastRenderedPageBreak/>
              <w:t>restaurados en el trono), formasen la</w:t>
            </w:r>
            <w:r w:rsidRPr="000A1D02">
              <w:rPr>
                <w:rStyle w:val="apple-converted-space"/>
                <w:color w:val="000000" w:themeColor="text1"/>
              </w:rPr>
              <w:t> </w:t>
            </w:r>
            <w:r w:rsidRPr="000A1D02">
              <w:rPr>
                <w:rStyle w:val="negrita"/>
                <w:b/>
                <w:bCs/>
                <w:color w:val="000000" w:themeColor="text1"/>
              </w:rPr>
              <w:t>Santa Alianza</w:t>
            </w:r>
            <w:r w:rsidRPr="000A1D02">
              <w:rPr>
                <w:color w:val="000000" w:themeColor="text1"/>
              </w:rPr>
              <w:t>. Se trataba de una</w:t>
            </w:r>
            <w:r w:rsidRPr="000A1D02">
              <w:rPr>
                <w:rStyle w:val="apple-converted-space"/>
                <w:color w:val="000000" w:themeColor="text1"/>
              </w:rPr>
              <w:t> </w:t>
            </w:r>
            <w:r w:rsidRPr="000A1D02">
              <w:rPr>
                <w:rStyle w:val="negrita"/>
                <w:b/>
                <w:bCs/>
                <w:color w:val="000000" w:themeColor="text1"/>
              </w:rPr>
              <w:t>alianza militar</w:t>
            </w:r>
            <w:r w:rsidRPr="000A1D02">
              <w:rPr>
                <w:rStyle w:val="apple-converted-space"/>
                <w:color w:val="000000" w:themeColor="text1"/>
              </w:rPr>
              <w:t> </w:t>
            </w:r>
            <w:r w:rsidRPr="000A1D02">
              <w:rPr>
                <w:color w:val="000000" w:themeColor="text1"/>
              </w:rPr>
              <w:t>destinada a mantener los</w:t>
            </w:r>
            <w:r w:rsidRPr="000A1D02">
              <w:rPr>
                <w:rStyle w:val="apple-converted-space"/>
                <w:color w:val="000000" w:themeColor="text1"/>
              </w:rPr>
              <w:t> </w:t>
            </w:r>
            <w:r w:rsidRPr="000A1D02">
              <w:rPr>
                <w:rStyle w:val="negrita"/>
                <w:b/>
                <w:bCs/>
                <w:color w:val="000000" w:themeColor="text1"/>
              </w:rPr>
              <w:t>principios del absolutismo monárquico</w:t>
            </w:r>
            <w:r w:rsidRPr="000A1D02">
              <w:rPr>
                <w:rStyle w:val="apple-converted-space"/>
                <w:b/>
                <w:bCs/>
                <w:color w:val="000000" w:themeColor="text1"/>
              </w:rPr>
              <w:t> </w:t>
            </w:r>
            <w:r w:rsidRPr="000A1D02">
              <w:rPr>
                <w:color w:val="000000" w:themeColor="text1"/>
              </w:rPr>
              <w:t>por medio de la intervención militar en aquellos territorios donde se viesen amenazados por las ideas liberales.</w:t>
            </w:r>
          </w:p>
          <w:p w:rsidR="00167AB7" w:rsidRPr="000A1D02" w:rsidRDefault="00167AB7" w:rsidP="00167AB7">
            <w:pPr>
              <w:pStyle w:val="cabecera2"/>
              <w:shd w:val="clear" w:color="auto" w:fill="FFFFFF"/>
              <w:spacing w:before="0" w:beforeAutospacing="0" w:line="245" w:lineRule="atLeast"/>
              <w:jc w:val="both"/>
              <w:rPr>
                <w:color w:val="000000" w:themeColor="text1"/>
                <w:lang w:val="es-CO"/>
              </w:rPr>
            </w:pPr>
          </w:p>
        </w:tc>
      </w:tr>
      <w:tr w:rsidR="00532AC4" w:rsidRPr="000A1D02" w:rsidTr="0057760C">
        <w:tc>
          <w:tcPr>
            <w:tcW w:w="2518" w:type="dxa"/>
          </w:tcPr>
          <w:p w:rsidR="00532AC4" w:rsidRPr="000A1D02" w:rsidRDefault="00532AC4" w:rsidP="0057760C">
            <w:pPr>
              <w:rPr>
                <w:b/>
                <w:color w:val="000000" w:themeColor="text1"/>
                <w:sz w:val="24"/>
                <w:szCs w:val="24"/>
              </w:rPr>
            </w:pPr>
            <w:r w:rsidRPr="000A1D02">
              <w:rPr>
                <w:b/>
                <w:color w:val="000000" w:themeColor="text1"/>
                <w:sz w:val="24"/>
                <w:szCs w:val="24"/>
              </w:rPr>
              <w:lastRenderedPageBreak/>
              <w:t>Título</w:t>
            </w:r>
          </w:p>
        </w:tc>
        <w:tc>
          <w:tcPr>
            <w:tcW w:w="6536" w:type="dxa"/>
          </w:tcPr>
          <w:p w:rsidR="00532AC4" w:rsidRPr="000A1D02" w:rsidRDefault="00167AB7" w:rsidP="0057760C">
            <w:pPr>
              <w:pStyle w:val="Textocomentario"/>
              <w:rPr>
                <w:rFonts w:ascii="Times New Roman" w:hAnsi="Times New Roman"/>
                <w:color w:val="000000" w:themeColor="text1"/>
                <w:sz w:val="24"/>
                <w:szCs w:val="24"/>
              </w:rPr>
            </w:pPr>
            <w:r w:rsidRPr="000A1D02">
              <w:rPr>
                <w:rFonts w:ascii="Times New Roman" w:hAnsi="Times New Roman"/>
                <w:color w:val="000000" w:themeColor="text1"/>
                <w:sz w:val="24"/>
                <w:szCs w:val="24"/>
              </w:rPr>
              <w:t>El Imperio napoleónico</w:t>
            </w:r>
          </w:p>
        </w:tc>
      </w:tr>
      <w:tr w:rsidR="00532AC4" w:rsidRPr="000A1D02" w:rsidTr="0057760C">
        <w:tc>
          <w:tcPr>
            <w:tcW w:w="2518" w:type="dxa"/>
          </w:tcPr>
          <w:p w:rsidR="00532AC4" w:rsidRPr="000A1D02" w:rsidRDefault="00532AC4" w:rsidP="0057760C">
            <w:pPr>
              <w:rPr>
                <w:b/>
                <w:color w:val="000000" w:themeColor="text1"/>
                <w:sz w:val="24"/>
                <w:szCs w:val="24"/>
              </w:rPr>
            </w:pPr>
            <w:r w:rsidRPr="000A1D02">
              <w:rPr>
                <w:b/>
                <w:color w:val="000000" w:themeColor="text1"/>
                <w:sz w:val="24"/>
                <w:szCs w:val="24"/>
              </w:rPr>
              <w:t>Descripción</w:t>
            </w:r>
          </w:p>
        </w:tc>
        <w:tc>
          <w:tcPr>
            <w:tcW w:w="6536" w:type="dxa"/>
          </w:tcPr>
          <w:p w:rsidR="00532AC4" w:rsidRPr="000A1D02" w:rsidRDefault="00532AC4" w:rsidP="00532AC4">
            <w:pPr>
              <w:pStyle w:val="Textocomentario"/>
              <w:rPr>
                <w:rFonts w:ascii="Times New Roman" w:hAnsi="Times New Roman"/>
                <w:color w:val="000000" w:themeColor="text1"/>
                <w:sz w:val="24"/>
                <w:szCs w:val="24"/>
              </w:rPr>
            </w:pPr>
            <w:r w:rsidRPr="000A1D02">
              <w:rPr>
                <w:rFonts w:ascii="Times New Roman" w:eastAsia="Times New Roman" w:hAnsi="Times New Roman"/>
                <w:color w:val="000000" w:themeColor="text1"/>
                <w:sz w:val="24"/>
                <w:szCs w:val="24"/>
              </w:rPr>
              <w:t>Video que repasa la historia del Imperio napoleónico desde su nacimiento hasta su desaparición</w:t>
            </w:r>
          </w:p>
        </w:tc>
      </w:tr>
    </w:tbl>
    <w:p w:rsidR="00BC49B0" w:rsidRPr="000A1D02" w:rsidRDefault="00BC49B0" w:rsidP="00A802CE">
      <w:pPr>
        <w:pStyle w:val="tab1"/>
        <w:shd w:val="clear" w:color="auto" w:fill="FFFFFF"/>
        <w:spacing w:before="0" w:beforeAutospacing="0" w:line="245" w:lineRule="atLeast"/>
        <w:jc w:val="both"/>
        <w:rPr>
          <w:color w:val="000000" w:themeColor="text1"/>
        </w:rPr>
      </w:pPr>
    </w:p>
    <w:p w:rsidR="000A1D02" w:rsidRPr="000A1D02" w:rsidRDefault="000A1D02" w:rsidP="000A1D02">
      <w:pPr>
        <w:spacing w:line="360" w:lineRule="auto"/>
      </w:pPr>
      <w:r w:rsidRPr="000A1D02">
        <w:rPr>
          <w:b/>
          <w:color w:val="000000" w:themeColor="text1"/>
          <w:highlight w:val="yellow"/>
        </w:rPr>
        <w:t>[SECCIÓN 2]</w:t>
      </w:r>
      <w:r w:rsidRPr="000A1D02">
        <w:rPr>
          <w:color w:val="000000" w:themeColor="text1"/>
        </w:rPr>
        <w:t xml:space="preserve"> </w:t>
      </w:r>
      <w:r w:rsidRPr="000A1D02">
        <w:rPr>
          <w:b/>
        </w:rPr>
        <w:t>1.1 Consolidación</w:t>
      </w:r>
    </w:p>
    <w:p w:rsidR="000A1D02" w:rsidRDefault="000A1D02" w:rsidP="000A1D02">
      <w:pPr>
        <w:shd w:val="clear" w:color="auto" w:fill="FFFFFF"/>
        <w:spacing w:before="100" w:beforeAutospacing="1" w:after="100" w:afterAutospacing="1"/>
        <w:rPr>
          <w:rStyle w:val="un"/>
          <w:lang w:val="es-ES"/>
        </w:rPr>
      </w:pPr>
      <w:r w:rsidRPr="000A1D02">
        <w:rPr>
          <w:rStyle w:val="un"/>
          <w:lang w:val="es-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0A1D02" w:rsidRPr="00FC750D" w:rsidTr="0057760C">
        <w:tc>
          <w:tcPr>
            <w:tcW w:w="9054" w:type="dxa"/>
            <w:gridSpan w:val="2"/>
            <w:shd w:val="clear" w:color="auto" w:fill="000000" w:themeFill="text1"/>
          </w:tcPr>
          <w:p w:rsidR="000A1D02" w:rsidRPr="00FC750D" w:rsidRDefault="000A1D02" w:rsidP="0057760C">
            <w:pPr>
              <w:jc w:val="center"/>
              <w:rPr>
                <w:b/>
                <w:color w:val="000000" w:themeColor="text1"/>
                <w:sz w:val="24"/>
                <w:szCs w:val="24"/>
              </w:rPr>
            </w:pPr>
            <w:r w:rsidRPr="00FC750D">
              <w:rPr>
                <w:b/>
                <w:color w:val="FFFFFF" w:themeColor="background1"/>
                <w:sz w:val="24"/>
                <w:szCs w:val="24"/>
              </w:rPr>
              <w:t>Practica. Recurso aprovechado</w:t>
            </w:r>
          </w:p>
        </w:tc>
      </w:tr>
      <w:tr w:rsidR="000A1D02" w:rsidRPr="00FC750D" w:rsidTr="0057760C">
        <w:tc>
          <w:tcPr>
            <w:tcW w:w="2518" w:type="dxa"/>
          </w:tcPr>
          <w:p w:rsidR="000A1D02" w:rsidRPr="00FC750D" w:rsidRDefault="000A1D02" w:rsidP="0057760C">
            <w:pPr>
              <w:rPr>
                <w:b/>
                <w:color w:val="000000" w:themeColor="text1"/>
                <w:sz w:val="24"/>
                <w:szCs w:val="24"/>
              </w:rPr>
            </w:pPr>
            <w:r w:rsidRPr="00FC750D">
              <w:rPr>
                <w:b/>
                <w:color w:val="000000" w:themeColor="text1"/>
                <w:sz w:val="24"/>
                <w:szCs w:val="24"/>
              </w:rPr>
              <w:t>Código</w:t>
            </w:r>
          </w:p>
        </w:tc>
        <w:tc>
          <w:tcPr>
            <w:tcW w:w="6536" w:type="dxa"/>
          </w:tcPr>
          <w:p w:rsidR="000A1D02" w:rsidRPr="00FC750D" w:rsidRDefault="000A1D02" w:rsidP="000A1D02">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2</w:t>
            </w:r>
            <w:r w:rsidRPr="00FC750D">
              <w:rPr>
                <w:color w:val="000000"/>
                <w:sz w:val="24"/>
                <w:szCs w:val="24"/>
              </w:rPr>
              <w:t>0</w:t>
            </w:r>
          </w:p>
        </w:tc>
      </w:tr>
      <w:tr w:rsidR="000A1D02" w:rsidRPr="00FC750D" w:rsidTr="0057760C">
        <w:tc>
          <w:tcPr>
            <w:tcW w:w="2518" w:type="dxa"/>
          </w:tcPr>
          <w:p w:rsidR="000A1D02" w:rsidRPr="00FC750D" w:rsidRDefault="000A1D02" w:rsidP="0057760C">
            <w:pPr>
              <w:rPr>
                <w:color w:val="000000" w:themeColor="text1"/>
                <w:sz w:val="24"/>
                <w:szCs w:val="24"/>
              </w:rPr>
            </w:pPr>
            <w:r w:rsidRPr="00FC750D">
              <w:rPr>
                <w:b/>
                <w:color w:val="000000" w:themeColor="text1"/>
                <w:sz w:val="24"/>
                <w:szCs w:val="24"/>
              </w:rPr>
              <w:t>Ubicación en Aula Planeta</w:t>
            </w:r>
          </w:p>
        </w:tc>
        <w:tc>
          <w:tcPr>
            <w:tcW w:w="6536" w:type="dxa"/>
          </w:tcPr>
          <w:p w:rsidR="00E457AF" w:rsidRPr="000A1D02" w:rsidRDefault="00E457AF" w:rsidP="00E457AF">
            <w:pPr>
              <w:shd w:val="clear" w:color="auto" w:fill="FFFFFF"/>
              <w:jc w:val="both"/>
              <w:rPr>
                <w:color w:val="000000" w:themeColor="text1"/>
                <w:sz w:val="24"/>
                <w:szCs w:val="24"/>
              </w:rPr>
            </w:pPr>
            <w:r w:rsidRPr="00F57AA1">
              <w:rPr>
                <w:color w:val="000000" w:themeColor="text1"/>
                <w:sz w:val="24"/>
                <w:szCs w:val="24"/>
              </w:rPr>
              <w:t>4º ESO</w:t>
            </w:r>
            <w:r>
              <w:rPr>
                <w:color w:val="000000" w:themeColor="text1"/>
                <w:sz w:val="24"/>
                <w:szCs w:val="24"/>
              </w:rPr>
              <w:t>/</w:t>
            </w:r>
            <w:r>
              <w:t xml:space="preserve"> </w:t>
            </w:r>
            <w:r w:rsidRPr="00F57AA1">
              <w:rPr>
                <w:color w:val="000000" w:themeColor="text1"/>
                <w:sz w:val="24"/>
                <w:szCs w:val="24"/>
              </w:rPr>
              <w:t>La Restauración, el liberalismo y los nacionalismos</w:t>
            </w:r>
            <w:r>
              <w:rPr>
                <w:color w:val="000000" w:themeColor="text1"/>
                <w:sz w:val="24"/>
                <w:szCs w:val="24"/>
              </w:rPr>
              <w:t xml:space="preserve">/1 Las guerras napoleónicas/Consolidación /Practica - </w:t>
            </w:r>
            <w:r w:rsidRPr="000A1D02">
              <w:rPr>
                <w:color w:val="000000" w:themeColor="text1"/>
                <w:sz w:val="24"/>
                <w:szCs w:val="24"/>
              </w:rPr>
              <w:t>Refuerza tu aprendizaje: Las g</w:t>
            </w:r>
            <w:r>
              <w:rPr>
                <w:color w:val="000000" w:themeColor="text1"/>
                <w:sz w:val="24"/>
                <w:szCs w:val="24"/>
              </w:rPr>
              <w:t>uerras napoleónicas</w:t>
            </w:r>
          </w:p>
          <w:p w:rsidR="000A1D02" w:rsidRPr="00FC750D" w:rsidRDefault="000A1D02" w:rsidP="0057760C">
            <w:pPr>
              <w:rPr>
                <w:color w:val="000000" w:themeColor="text1"/>
                <w:sz w:val="24"/>
                <w:szCs w:val="24"/>
              </w:rPr>
            </w:pPr>
          </w:p>
        </w:tc>
      </w:tr>
      <w:tr w:rsidR="000A1D02" w:rsidRPr="00FC750D" w:rsidTr="0057760C">
        <w:tc>
          <w:tcPr>
            <w:tcW w:w="2518" w:type="dxa"/>
          </w:tcPr>
          <w:p w:rsidR="000A1D02" w:rsidRPr="00FC750D" w:rsidRDefault="000A1D02" w:rsidP="0057760C">
            <w:pPr>
              <w:rPr>
                <w:color w:val="000000" w:themeColor="text1"/>
                <w:sz w:val="24"/>
                <w:szCs w:val="24"/>
              </w:rPr>
            </w:pPr>
            <w:r w:rsidRPr="00FC750D">
              <w:rPr>
                <w:b/>
                <w:color w:val="000000" w:themeColor="text1"/>
                <w:sz w:val="24"/>
                <w:szCs w:val="24"/>
              </w:rPr>
              <w:t>Cambio (descripción o capturas de pantallas)</w:t>
            </w:r>
          </w:p>
        </w:tc>
        <w:tc>
          <w:tcPr>
            <w:tcW w:w="6536" w:type="dxa"/>
          </w:tcPr>
          <w:p w:rsidR="000A1D02" w:rsidRDefault="000A1D02" w:rsidP="0057760C">
            <w:pPr>
              <w:rPr>
                <w:sz w:val="24"/>
                <w:szCs w:val="24"/>
                <w:lang w:val="es-ES"/>
              </w:rPr>
            </w:pPr>
          </w:p>
          <w:p w:rsidR="000A1D02" w:rsidRDefault="000A1D02" w:rsidP="0057760C">
            <w:pPr>
              <w:rPr>
                <w:sz w:val="24"/>
                <w:szCs w:val="24"/>
                <w:lang w:val="es-ES"/>
              </w:rPr>
            </w:pPr>
            <w:r>
              <w:rPr>
                <w:sz w:val="24"/>
                <w:szCs w:val="24"/>
                <w:lang w:val="es-ES"/>
              </w:rPr>
              <w:t>En el enunciado:</w:t>
            </w:r>
          </w:p>
          <w:p w:rsidR="000A1D02" w:rsidRPr="00FC750D" w:rsidRDefault="000A1D02" w:rsidP="0057760C">
            <w:pPr>
              <w:rPr>
                <w:color w:val="000000" w:themeColor="text1"/>
                <w:sz w:val="24"/>
                <w:szCs w:val="24"/>
              </w:rPr>
            </w:pPr>
            <w:r>
              <w:t xml:space="preserve">Dice: </w:t>
            </w:r>
            <w:r w:rsidRPr="00EF3FE2">
              <w:rPr>
                <w:color w:val="FF0000"/>
              </w:rPr>
              <w:t>¨</w:t>
            </w:r>
            <w:r w:rsidR="00173734">
              <w:rPr>
                <w:color w:val="FF0000"/>
              </w:rPr>
              <w:t xml:space="preserve">Realiza la siguiente actividad. Cuando termines haz clic en Enviar. </w:t>
            </w:r>
            <w:r w:rsidRPr="00EF3FE2">
              <w:rPr>
                <w:color w:val="FF0000"/>
              </w:rPr>
              <w:t>Si es necesario, entrega las respuestas en mano</w:t>
            </w:r>
            <w:r w:rsidR="00173734">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sidR="00173734">
              <w:rPr>
                <w:color w:val="FF0000"/>
              </w:rPr>
              <w:t xml:space="preserve"> Realiza la siguiente actividad. Cuando termines haz clic en Enviar. </w:t>
            </w:r>
            <w:r w:rsidRPr="00EF3FE2">
              <w:rPr>
                <w:color w:val="FF0000"/>
              </w:rPr>
              <w:t>Si es necesario, entrega la</w:t>
            </w:r>
            <w:r>
              <w:rPr>
                <w:color w:val="FF0000"/>
              </w:rPr>
              <w:t>s respuestas por escrito</w:t>
            </w:r>
            <w:r w:rsidR="00173734">
              <w:rPr>
                <w:color w:val="FF0000"/>
              </w:rPr>
              <w:t>.</w:t>
            </w:r>
          </w:p>
          <w:p w:rsidR="000A1D02" w:rsidRPr="00D95F9D" w:rsidRDefault="000A1D02" w:rsidP="0057760C">
            <w:pPr>
              <w:rPr>
                <w:sz w:val="24"/>
                <w:szCs w:val="24"/>
              </w:rPr>
            </w:pPr>
          </w:p>
          <w:p w:rsidR="000A1D02" w:rsidRDefault="000A1D02" w:rsidP="0057760C">
            <w:pPr>
              <w:rPr>
                <w:sz w:val="24"/>
                <w:szCs w:val="24"/>
                <w:lang w:val="es-ES"/>
              </w:rPr>
            </w:pPr>
          </w:p>
          <w:p w:rsidR="000A1D02" w:rsidRPr="00173734" w:rsidRDefault="00173734" w:rsidP="0057760C">
            <w:pPr>
              <w:rPr>
                <w:color w:val="FF0000"/>
                <w:sz w:val="24"/>
                <w:szCs w:val="24"/>
                <w:lang w:val="es-ES"/>
              </w:rPr>
            </w:pPr>
            <w:proofErr w:type="spellStart"/>
            <w:r>
              <w:rPr>
                <w:sz w:val="24"/>
                <w:szCs w:val="24"/>
                <w:lang w:val="es-ES"/>
              </w:rPr>
              <w:t>Slide</w:t>
            </w:r>
            <w:proofErr w:type="spellEnd"/>
            <w:r>
              <w:rPr>
                <w:sz w:val="24"/>
                <w:szCs w:val="24"/>
                <w:lang w:val="es-ES"/>
              </w:rPr>
              <w:t xml:space="preserve"> 1. En la formulación de la pregunta dice: </w:t>
            </w:r>
            <w:r w:rsidRPr="00173734">
              <w:rPr>
                <w:color w:val="FF0000"/>
                <w:sz w:val="24"/>
                <w:szCs w:val="24"/>
                <w:lang w:val="es-ES"/>
              </w:rPr>
              <w:t>Enumera qué países conquistó el Imperio Napoleónico entre 1806 y 1815 y cuáles no pudo ocupar.</w:t>
            </w:r>
          </w:p>
          <w:p w:rsidR="00173734" w:rsidRDefault="00173734" w:rsidP="0057760C">
            <w:pPr>
              <w:rPr>
                <w:sz w:val="24"/>
                <w:szCs w:val="24"/>
                <w:lang w:val="es-ES"/>
              </w:rPr>
            </w:pPr>
            <w:r>
              <w:rPr>
                <w:sz w:val="24"/>
                <w:szCs w:val="24"/>
                <w:lang w:val="es-ES"/>
              </w:rPr>
              <w:t xml:space="preserve">Debe decir: </w:t>
            </w:r>
            <w:r w:rsidRPr="00173734">
              <w:rPr>
                <w:color w:val="FF0000"/>
                <w:sz w:val="24"/>
                <w:szCs w:val="24"/>
                <w:lang w:val="es-ES"/>
              </w:rPr>
              <w:t xml:space="preserve">Haz una lista de los países que conquistó el Imperio </w:t>
            </w:r>
            <w:del w:id="26" w:author="RAUL MAZO" w:date="2015-05-01T18:54:00Z">
              <w:r w:rsidRPr="00173734" w:rsidDel="00B3344E">
                <w:rPr>
                  <w:color w:val="FF0000"/>
                  <w:sz w:val="24"/>
                  <w:szCs w:val="24"/>
                  <w:lang w:val="es-ES"/>
                </w:rPr>
                <w:delText xml:space="preserve">Napoleónico </w:delText>
              </w:r>
            </w:del>
            <w:ins w:id="27" w:author="RAUL MAZO" w:date="2015-05-01T18:54:00Z">
              <w:r w:rsidR="00B3344E">
                <w:rPr>
                  <w:color w:val="FF0000"/>
                  <w:sz w:val="24"/>
                  <w:szCs w:val="24"/>
                  <w:lang w:val="es-ES"/>
                </w:rPr>
                <w:t>n</w:t>
              </w:r>
              <w:r w:rsidR="00B3344E" w:rsidRPr="00173734">
                <w:rPr>
                  <w:color w:val="FF0000"/>
                  <w:sz w:val="24"/>
                  <w:szCs w:val="24"/>
                  <w:lang w:val="es-ES"/>
                </w:rPr>
                <w:t xml:space="preserve">apoleónico </w:t>
              </w:r>
            </w:ins>
            <w:r w:rsidRPr="00173734">
              <w:rPr>
                <w:color w:val="FF0000"/>
                <w:sz w:val="24"/>
                <w:szCs w:val="24"/>
                <w:lang w:val="es-ES"/>
              </w:rPr>
              <w:t>entre 1806 y 1815. Indica también cuáles</w:t>
            </w:r>
            <w:r>
              <w:rPr>
                <w:color w:val="FF0000"/>
                <w:sz w:val="24"/>
                <w:szCs w:val="24"/>
                <w:lang w:val="es-ES"/>
              </w:rPr>
              <w:t xml:space="preserve"> países</w:t>
            </w:r>
            <w:r w:rsidRPr="00173734">
              <w:rPr>
                <w:color w:val="FF0000"/>
                <w:sz w:val="24"/>
                <w:szCs w:val="24"/>
                <w:lang w:val="es-ES"/>
              </w:rPr>
              <w:t xml:space="preserve"> no pudo ocupar.</w:t>
            </w:r>
          </w:p>
          <w:p w:rsidR="00173734" w:rsidRDefault="00173734" w:rsidP="0057760C">
            <w:pPr>
              <w:rPr>
                <w:sz w:val="24"/>
                <w:szCs w:val="24"/>
                <w:lang w:val="es-ES"/>
              </w:rPr>
            </w:pPr>
            <w:r>
              <w:rPr>
                <w:noProof/>
              </w:rPr>
              <w:lastRenderedPageBreak/>
              <w:drawing>
                <wp:inline distT="0" distB="0" distL="0" distR="0">
                  <wp:extent cx="3820451" cy="214797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823831" cy="2149877"/>
                          </a:xfrm>
                          <a:prstGeom prst="rect">
                            <a:avLst/>
                          </a:prstGeom>
                        </pic:spPr>
                      </pic:pic>
                    </a:graphicData>
                  </a:graphic>
                </wp:inline>
              </w:drawing>
            </w:r>
          </w:p>
          <w:p w:rsidR="00173734" w:rsidRDefault="00173734" w:rsidP="0057760C">
            <w:pPr>
              <w:rPr>
                <w:sz w:val="24"/>
                <w:szCs w:val="24"/>
                <w:lang w:val="es-ES"/>
              </w:rPr>
            </w:pPr>
          </w:p>
          <w:p w:rsidR="00173734" w:rsidRDefault="00173734" w:rsidP="0057760C">
            <w:pPr>
              <w:rPr>
                <w:sz w:val="24"/>
                <w:szCs w:val="24"/>
                <w:lang w:val="es-ES"/>
              </w:rPr>
            </w:pPr>
            <w:proofErr w:type="spellStart"/>
            <w:r>
              <w:rPr>
                <w:sz w:val="24"/>
                <w:szCs w:val="24"/>
                <w:lang w:val="es-ES"/>
              </w:rPr>
              <w:t>Slide</w:t>
            </w:r>
            <w:proofErr w:type="spellEnd"/>
            <w:r>
              <w:rPr>
                <w:sz w:val="24"/>
                <w:szCs w:val="24"/>
                <w:lang w:val="es-ES"/>
              </w:rPr>
              <w:t xml:space="preserve"> 2. En la formulación de la pregunta dice: </w:t>
            </w:r>
            <w:r w:rsidRPr="00173734">
              <w:rPr>
                <w:color w:val="FF0000"/>
                <w:sz w:val="24"/>
                <w:szCs w:val="24"/>
                <w:lang w:val="es-ES"/>
              </w:rPr>
              <w:t>Busca información sobre la batalla de Waterloo. Indica sus principales acontecimientos, cuándo tuvo lugar y los personajes más importantes que tomaron parte en ella.</w:t>
            </w:r>
          </w:p>
          <w:p w:rsidR="00173734" w:rsidRDefault="00173734" w:rsidP="0057760C">
            <w:pPr>
              <w:rPr>
                <w:sz w:val="24"/>
                <w:szCs w:val="24"/>
                <w:lang w:val="es-ES"/>
              </w:rPr>
            </w:pPr>
            <w:r>
              <w:rPr>
                <w:sz w:val="24"/>
                <w:szCs w:val="24"/>
                <w:lang w:val="es-ES"/>
              </w:rPr>
              <w:t xml:space="preserve">Debe decir: </w:t>
            </w:r>
          </w:p>
          <w:p w:rsidR="00173734" w:rsidRDefault="00173734" w:rsidP="0057760C">
            <w:pPr>
              <w:rPr>
                <w:sz w:val="24"/>
                <w:szCs w:val="24"/>
                <w:lang w:val="es-ES"/>
              </w:rPr>
            </w:pPr>
            <w:r w:rsidRPr="00173734">
              <w:rPr>
                <w:color w:val="FF0000"/>
                <w:sz w:val="24"/>
                <w:szCs w:val="24"/>
                <w:lang w:val="es-ES"/>
              </w:rPr>
              <w:t>Busca información sobre la batalla de Waterloo. Escribe cuáles fueron sus principales acontecimientos, cuándo y dónde ocurrió. Incluye quiénes fueron los personajes más importantes que participaron en ella.</w:t>
            </w:r>
            <w:r>
              <w:rPr>
                <w:sz w:val="24"/>
                <w:szCs w:val="24"/>
                <w:lang w:val="es-ES"/>
              </w:rPr>
              <w:t xml:space="preserve"> </w:t>
            </w:r>
          </w:p>
          <w:p w:rsidR="00173734" w:rsidRDefault="00173734" w:rsidP="0057760C">
            <w:pPr>
              <w:rPr>
                <w:sz w:val="24"/>
                <w:szCs w:val="24"/>
                <w:lang w:val="es-ES"/>
              </w:rPr>
            </w:pPr>
          </w:p>
          <w:p w:rsidR="00173734" w:rsidRDefault="00173734" w:rsidP="0057760C">
            <w:pPr>
              <w:rPr>
                <w:sz w:val="24"/>
                <w:szCs w:val="24"/>
                <w:lang w:val="es-ES"/>
              </w:rPr>
            </w:pPr>
            <w:r>
              <w:rPr>
                <w:noProof/>
              </w:rPr>
              <w:drawing>
                <wp:inline distT="0" distB="0" distL="0" distR="0">
                  <wp:extent cx="3407434" cy="191576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410448" cy="1917461"/>
                          </a:xfrm>
                          <a:prstGeom prst="rect">
                            <a:avLst/>
                          </a:prstGeom>
                        </pic:spPr>
                      </pic:pic>
                    </a:graphicData>
                  </a:graphic>
                </wp:inline>
              </w:drawing>
            </w:r>
          </w:p>
          <w:p w:rsidR="000A1D02" w:rsidRPr="00FC750D" w:rsidRDefault="000A1D02" w:rsidP="00173734">
            <w:pPr>
              <w:rPr>
                <w:color w:val="000000" w:themeColor="text1"/>
                <w:sz w:val="24"/>
                <w:szCs w:val="24"/>
              </w:rPr>
            </w:pPr>
          </w:p>
        </w:tc>
      </w:tr>
      <w:tr w:rsidR="000A1D02" w:rsidRPr="00FC750D" w:rsidTr="0057760C">
        <w:tc>
          <w:tcPr>
            <w:tcW w:w="2518" w:type="dxa"/>
          </w:tcPr>
          <w:p w:rsidR="000A1D02" w:rsidRPr="00FC750D" w:rsidRDefault="000A1D02"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0A1D02" w:rsidRPr="000A1D02" w:rsidRDefault="000A1D02" w:rsidP="000A1D02">
            <w:pPr>
              <w:shd w:val="clear" w:color="auto" w:fill="FFFFFF"/>
              <w:jc w:val="both"/>
              <w:rPr>
                <w:color w:val="000000" w:themeColor="text1"/>
                <w:sz w:val="24"/>
                <w:szCs w:val="24"/>
              </w:rPr>
            </w:pPr>
            <w:r w:rsidRPr="000A1D02">
              <w:rPr>
                <w:color w:val="000000" w:themeColor="text1"/>
                <w:sz w:val="24"/>
                <w:szCs w:val="24"/>
              </w:rPr>
              <w:t>Refuerza tu aprendizaje: Las g</w:t>
            </w:r>
            <w:r w:rsidR="00D923D4">
              <w:rPr>
                <w:color w:val="000000" w:themeColor="text1"/>
                <w:sz w:val="24"/>
                <w:szCs w:val="24"/>
              </w:rPr>
              <w:t>uerras napoleónicas</w:t>
            </w:r>
          </w:p>
          <w:p w:rsidR="000A1D02" w:rsidRPr="00FC750D" w:rsidRDefault="000A1D02" w:rsidP="000A1D02">
            <w:pPr>
              <w:rPr>
                <w:color w:val="000000" w:themeColor="text1"/>
                <w:sz w:val="24"/>
                <w:szCs w:val="24"/>
              </w:rPr>
            </w:pPr>
          </w:p>
        </w:tc>
      </w:tr>
      <w:tr w:rsidR="000A1D02" w:rsidRPr="00FC750D" w:rsidTr="0057760C">
        <w:tc>
          <w:tcPr>
            <w:tcW w:w="2518" w:type="dxa"/>
          </w:tcPr>
          <w:p w:rsidR="000A1D02" w:rsidRPr="00FC750D" w:rsidRDefault="000A1D02" w:rsidP="0057760C">
            <w:pPr>
              <w:rPr>
                <w:b/>
                <w:color w:val="000000" w:themeColor="text1"/>
                <w:sz w:val="24"/>
                <w:szCs w:val="24"/>
              </w:rPr>
            </w:pPr>
            <w:r w:rsidRPr="00FC750D">
              <w:rPr>
                <w:b/>
                <w:color w:val="000000" w:themeColor="text1"/>
                <w:sz w:val="24"/>
                <w:szCs w:val="24"/>
              </w:rPr>
              <w:t>Descripción</w:t>
            </w:r>
          </w:p>
        </w:tc>
        <w:tc>
          <w:tcPr>
            <w:tcW w:w="6536" w:type="dxa"/>
          </w:tcPr>
          <w:p w:rsidR="000A1D02" w:rsidRPr="00FC750D" w:rsidRDefault="00D923D4" w:rsidP="00D923D4">
            <w:pPr>
              <w:rPr>
                <w:color w:val="000000" w:themeColor="text1"/>
                <w:sz w:val="24"/>
                <w:szCs w:val="24"/>
              </w:rPr>
            </w:pPr>
            <w:r>
              <w:rPr>
                <w:color w:val="000000" w:themeColor="text1"/>
                <w:sz w:val="24"/>
                <w:szCs w:val="24"/>
              </w:rPr>
              <w:t>Actividad sobre las guerras napoleónicas</w:t>
            </w:r>
          </w:p>
        </w:tc>
      </w:tr>
    </w:tbl>
    <w:p w:rsidR="001C2339" w:rsidRPr="000A1D02" w:rsidRDefault="001C2339" w:rsidP="00A802CE">
      <w:pPr>
        <w:pStyle w:val="Ttulo4"/>
        <w:shd w:val="clear" w:color="auto" w:fill="FFFFFF"/>
        <w:spacing w:before="109" w:beforeAutospacing="0" w:after="109" w:afterAutospacing="0"/>
        <w:jc w:val="both"/>
        <w:rPr>
          <w:bCs w:val="0"/>
          <w:color w:val="000000" w:themeColor="text1"/>
        </w:rPr>
      </w:pPr>
    </w:p>
    <w:p w:rsidR="00400E06" w:rsidRPr="000A1D02" w:rsidRDefault="00400E06" w:rsidP="00A802CE">
      <w:pPr>
        <w:jc w:val="both"/>
        <w:rPr>
          <w:b/>
          <w:color w:val="000000" w:themeColor="text1"/>
        </w:rPr>
      </w:pPr>
    </w:p>
    <w:p w:rsidR="00EB76FE" w:rsidRPr="000A1D02" w:rsidRDefault="00D923D4" w:rsidP="00A802CE">
      <w:pPr>
        <w:jc w:val="both"/>
        <w:rPr>
          <w:b/>
          <w:color w:val="000000" w:themeColor="text1"/>
        </w:rPr>
      </w:pPr>
      <w:r w:rsidRPr="00D923D4">
        <w:rPr>
          <w:b/>
          <w:highlight w:val="yellow"/>
        </w:rPr>
        <w:t>[SECCIÓN 1]</w:t>
      </w:r>
      <w:r w:rsidRPr="00D923D4">
        <w:rPr>
          <w:b/>
        </w:rPr>
        <w:t xml:space="preserve"> </w:t>
      </w:r>
      <w:r>
        <w:rPr>
          <w:b/>
        </w:rPr>
        <w:t>2</w:t>
      </w:r>
      <w:r w:rsidR="006C0E7D">
        <w:rPr>
          <w:b/>
          <w:color w:val="000000" w:themeColor="text1"/>
        </w:rPr>
        <w:t xml:space="preserve"> La Europa de la Restauración</w:t>
      </w:r>
    </w:p>
    <w:p w:rsidR="00327CFD" w:rsidRPr="000A1D02" w:rsidRDefault="00327CFD" w:rsidP="00A802CE">
      <w:pPr>
        <w:shd w:val="clear" w:color="auto" w:fill="FFFFFF"/>
        <w:spacing w:line="312" w:lineRule="atLeast"/>
        <w:jc w:val="both"/>
        <w:rPr>
          <w:color w:val="000000" w:themeColor="text1"/>
        </w:rPr>
      </w:pPr>
      <w:r w:rsidRPr="000A1D02">
        <w:rPr>
          <w:color w:val="000000" w:themeColor="text1"/>
        </w:rPr>
        <w:t>El hundimiento del Imperio napoleónico llevó a la celebración del </w:t>
      </w:r>
      <w:del w:id="28" w:author="RAUL MAZO" w:date="2015-05-01T18:55:00Z">
        <w:r w:rsidR="0035158C" w:rsidDel="00B3344E">
          <w:rPr>
            <w:b/>
            <w:color w:val="000000" w:themeColor="text1"/>
          </w:rPr>
          <w:delText>c</w:delText>
        </w:r>
        <w:r w:rsidRPr="000A1D02" w:rsidDel="00B3344E">
          <w:rPr>
            <w:b/>
            <w:bCs/>
            <w:color w:val="000000" w:themeColor="text1"/>
          </w:rPr>
          <w:delText xml:space="preserve">ongreso </w:delText>
        </w:r>
      </w:del>
      <w:ins w:id="29" w:author="RAUL MAZO" w:date="2015-05-01T18:55:00Z">
        <w:r w:rsidR="00B3344E">
          <w:rPr>
            <w:b/>
            <w:color w:val="000000" w:themeColor="text1"/>
          </w:rPr>
          <w:t>C</w:t>
        </w:r>
        <w:r w:rsidR="00B3344E" w:rsidRPr="000A1D02">
          <w:rPr>
            <w:b/>
            <w:bCs/>
            <w:color w:val="000000" w:themeColor="text1"/>
          </w:rPr>
          <w:t xml:space="preserve">ongreso </w:t>
        </w:r>
      </w:ins>
      <w:r w:rsidRPr="000A1D02">
        <w:rPr>
          <w:b/>
          <w:bCs/>
          <w:color w:val="000000" w:themeColor="text1"/>
        </w:rPr>
        <w:t>de Viena</w:t>
      </w:r>
      <w:r w:rsidRPr="000A1D02">
        <w:rPr>
          <w:color w:val="000000" w:themeColor="text1"/>
        </w:rPr>
        <w:t> (1814-1815), donde las potencias vencedoras acordaron restablecer las</w:t>
      </w:r>
      <w:r w:rsidR="00CC22A8" w:rsidRPr="000A1D02">
        <w:rPr>
          <w:color w:val="000000" w:themeColor="text1"/>
        </w:rPr>
        <w:t xml:space="preserve"> </w:t>
      </w:r>
      <w:r w:rsidRPr="000A1D02">
        <w:rPr>
          <w:b/>
          <w:bCs/>
          <w:color w:val="000000" w:themeColor="text1"/>
        </w:rPr>
        <w:t>monarquías absolutas</w:t>
      </w:r>
      <w:r w:rsidRPr="000A1D02">
        <w:rPr>
          <w:color w:val="000000" w:themeColor="text1"/>
        </w:rPr>
        <w:t xml:space="preserve"> allí donde habían sido derrocadas. Aquello </w:t>
      </w:r>
      <w:r w:rsidR="00EA238C">
        <w:rPr>
          <w:color w:val="000000" w:themeColor="text1"/>
        </w:rPr>
        <w:t>implicaba</w:t>
      </w:r>
      <w:r w:rsidRPr="000A1D02">
        <w:rPr>
          <w:color w:val="000000" w:themeColor="text1"/>
        </w:rPr>
        <w:t>:</w:t>
      </w:r>
    </w:p>
    <w:p w:rsidR="00327CFD" w:rsidRPr="000A1D02" w:rsidRDefault="00327CFD" w:rsidP="00A802CE">
      <w:pPr>
        <w:numPr>
          <w:ilvl w:val="0"/>
          <w:numId w:val="1"/>
        </w:numPr>
        <w:shd w:val="clear" w:color="auto" w:fill="FFFFFF"/>
        <w:spacing w:line="312" w:lineRule="atLeast"/>
        <w:ind w:left="272"/>
        <w:jc w:val="both"/>
        <w:rPr>
          <w:color w:val="000000" w:themeColor="text1"/>
        </w:rPr>
      </w:pPr>
      <w:r w:rsidRPr="000A1D02">
        <w:rPr>
          <w:color w:val="000000" w:themeColor="text1"/>
        </w:rPr>
        <w:lastRenderedPageBreak/>
        <w:t>La restauración del </w:t>
      </w:r>
      <w:r w:rsidRPr="000A1D02">
        <w:rPr>
          <w:b/>
          <w:bCs/>
          <w:color w:val="000000" w:themeColor="text1"/>
        </w:rPr>
        <w:t>Antiguo Régimen</w:t>
      </w:r>
      <w:r w:rsidRPr="000A1D02">
        <w:rPr>
          <w:color w:val="000000" w:themeColor="text1"/>
        </w:rPr>
        <w:t>.</w:t>
      </w:r>
    </w:p>
    <w:p w:rsidR="00327CFD" w:rsidRPr="000A1D02" w:rsidRDefault="00327CFD" w:rsidP="00A802CE">
      <w:pPr>
        <w:numPr>
          <w:ilvl w:val="0"/>
          <w:numId w:val="1"/>
        </w:numPr>
        <w:shd w:val="clear" w:color="auto" w:fill="FFFFFF"/>
        <w:spacing w:line="312" w:lineRule="atLeast"/>
        <w:ind w:left="272"/>
        <w:jc w:val="both"/>
        <w:rPr>
          <w:color w:val="000000" w:themeColor="text1"/>
        </w:rPr>
      </w:pPr>
      <w:r w:rsidRPr="000A1D02">
        <w:rPr>
          <w:color w:val="000000" w:themeColor="text1"/>
        </w:rPr>
        <w:t>La redefinición de las </w:t>
      </w:r>
      <w:r w:rsidRPr="000A1D02">
        <w:rPr>
          <w:b/>
          <w:bCs/>
          <w:color w:val="000000" w:themeColor="text1"/>
        </w:rPr>
        <w:t>fronteras europeas</w:t>
      </w:r>
      <w:r w:rsidRPr="000A1D02">
        <w:rPr>
          <w:color w:val="000000" w:themeColor="text1"/>
        </w:rPr>
        <w:t>.</w:t>
      </w:r>
    </w:p>
    <w:p w:rsidR="00327CFD" w:rsidRPr="000A1D02" w:rsidRDefault="00327CFD" w:rsidP="00A802CE">
      <w:pPr>
        <w:shd w:val="clear" w:color="auto" w:fill="FFFFFF"/>
        <w:spacing w:line="312" w:lineRule="atLeast"/>
        <w:jc w:val="both"/>
        <w:rPr>
          <w:color w:val="000000" w:themeColor="text1"/>
        </w:rPr>
      </w:pPr>
      <w:r w:rsidRPr="000A1D02">
        <w:rPr>
          <w:color w:val="000000" w:themeColor="text1"/>
        </w:rPr>
        <w:t xml:space="preserve">En el marco del </w:t>
      </w:r>
      <w:del w:id="30" w:author="RAUL MAZO" w:date="2015-05-01T18:55:00Z">
        <w:r w:rsidR="0035158C" w:rsidDel="00B3344E">
          <w:rPr>
            <w:color w:val="000000" w:themeColor="text1"/>
          </w:rPr>
          <w:delText>congreso</w:delText>
        </w:r>
        <w:r w:rsidRPr="000A1D02" w:rsidDel="00B3344E">
          <w:rPr>
            <w:color w:val="000000" w:themeColor="text1"/>
          </w:rPr>
          <w:delText xml:space="preserve"> </w:delText>
        </w:r>
      </w:del>
      <w:ins w:id="31" w:author="RAUL MAZO" w:date="2015-05-01T18:55:00Z">
        <w:r w:rsidR="00B3344E">
          <w:rPr>
            <w:color w:val="000000" w:themeColor="text1"/>
          </w:rPr>
          <w:t>Congreso</w:t>
        </w:r>
        <w:r w:rsidR="00B3344E" w:rsidRPr="000A1D02">
          <w:rPr>
            <w:color w:val="000000" w:themeColor="text1"/>
          </w:rPr>
          <w:t xml:space="preserve"> </w:t>
        </w:r>
      </w:ins>
      <w:r w:rsidRPr="000A1D02">
        <w:rPr>
          <w:color w:val="000000" w:themeColor="text1"/>
        </w:rPr>
        <w:t xml:space="preserve">y </w:t>
      </w:r>
      <w:r w:rsidR="00EA238C">
        <w:rPr>
          <w:color w:val="000000" w:themeColor="text1"/>
        </w:rPr>
        <w:t>por</w:t>
      </w:r>
      <w:r w:rsidRPr="000A1D02">
        <w:rPr>
          <w:color w:val="000000" w:themeColor="text1"/>
        </w:rPr>
        <w:t xml:space="preserve"> propuesta del zar de Rusia, se creó la </w:t>
      </w:r>
      <w:r w:rsidRPr="000A1D02">
        <w:rPr>
          <w:b/>
          <w:bCs/>
          <w:color w:val="000000" w:themeColor="text1"/>
        </w:rPr>
        <w:t>Santa Alianza</w:t>
      </w:r>
      <w:r w:rsidRPr="000A1D02">
        <w:rPr>
          <w:color w:val="000000" w:themeColor="text1"/>
        </w:rPr>
        <w:t>, una coalición militar construida sobre un </w:t>
      </w:r>
      <w:r w:rsidRPr="000A1D02">
        <w:rPr>
          <w:b/>
          <w:bCs/>
          <w:color w:val="000000" w:themeColor="text1"/>
        </w:rPr>
        <w:t>tratado de ayuda mutua contra el liberalismo</w:t>
      </w:r>
      <w:r w:rsidRPr="000A1D02">
        <w:rPr>
          <w:color w:val="000000" w:themeColor="text1"/>
        </w:rPr>
        <w:t> suscrito por </w:t>
      </w:r>
      <w:r w:rsidRPr="000A1D02">
        <w:rPr>
          <w:b/>
          <w:bCs/>
          <w:color w:val="000000" w:themeColor="text1"/>
        </w:rPr>
        <w:t>Prusia</w:t>
      </w:r>
      <w:r w:rsidRPr="000A1D02">
        <w:rPr>
          <w:color w:val="000000" w:themeColor="text1"/>
        </w:rPr>
        <w:t>, </w:t>
      </w:r>
      <w:r w:rsidRPr="000A1D02">
        <w:rPr>
          <w:b/>
          <w:bCs/>
          <w:color w:val="000000" w:themeColor="text1"/>
        </w:rPr>
        <w:t>Rusia</w:t>
      </w:r>
      <w:r w:rsidRPr="000A1D02">
        <w:rPr>
          <w:color w:val="000000" w:themeColor="text1"/>
        </w:rPr>
        <w:t>, </w:t>
      </w:r>
      <w:r w:rsidRPr="000A1D02">
        <w:rPr>
          <w:b/>
          <w:bCs/>
          <w:color w:val="000000" w:themeColor="text1"/>
        </w:rPr>
        <w:t>Austria</w:t>
      </w:r>
      <w:r w:rsidRPr="000A1D02">
        <w:rPr>
          <w:color w:val="000000" w:themeColor="text1"/>
        </w:rPr>
        <w:t> </w:t>
      </w:r>
      <w:r w:rsidRPr="00365374">
        <w:rPr>
          <w:color w:val="000000" w:themeColor="text1"/>
        </w:rPr>
        <w:t>y </w:t>
      </w:r>
      <w:r w:rsidRPr="00365374">
        <w:rPr>
          <w:b/>
          <w:bCs/>
          <w:color w:val="000000" w:themeColor="text1"/>
        </w:rPr>
        <w:t>Francia</w:t>
      </w:r>
      <w:r w:rsidRPr="000A1D02">
        <w:rPr>
          <w:color w:val="000000" w:themeColor="text1"/>
        </w:rPr>
        <w:t>.</w:t>
      </w:r>
    </w:p>
    <w:p w:rsidR="00327CFD" w:rsidRDefault="00327CFD" w:rsidP="00A802CE">
      <w:pPr>
        <w:jc w:val="both"/>
        <w:rPr>
          <w:b/>
          <w:color w:val="000000" w:themeColor="text1"/>
        </w:rPr>
      </w:pPr>
    </w:p>
    <w:p w:rsidR="00EA238C" w:rsidRDefault="00EA238C" w:rsidP="00A802CE">
      <w:pPr>
        <w:jc w:val="both"/>
        <w:rPr>
          <w:b/>
          <w:color w:val="000000" w:themeColor="text1"/>
        </w:rPr>
      </w:pPr>
    </w:p>
    <w:tbl>
      <w:tblPr>
        <w:tblStyle w:val="Tablaconcuadrcula"/>
        <w:tblW w:w="0" w:type="auto"/>
        <w:tblLook w:val="04A0" w:firstRow="1" w:lastRow="0" w:firstColumn="1" w:lastColumn="0" w:noHBand="0" w:noVBand="1"/>
      </w:tblPr>
      <w:tblGrid>
        <w:gridCol w:w="1668"/>
        <w:gridCol w:w="7386"/>
      </w:tblGrid>
      <w:tr w:rsidR="00EA238C" w:rsidRPr="000A1D02" w:rsidTr="0057760C">
        <w:tc>
          <w:tcPr>
            <w:tcW w:w="9054" w:type="dxa"/>
            <w:gridSpan w:val="2"/>
            <w:shd w:val="clear" w:color="auto" w:fill="0D0D0D" w:themeFill="text1" w:themeFillTint="F2"/>
          </w:tcPr>
          <w:p w:rsidR="00EA238C" w:rsidRPr="000A1D02" w:rsidRDefault="00EA238C"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EA238C" w:rsidRPr="000A1D02" w:rsidTr="0057760C">
        <w:tc>
          <w:tcPr>
            <w:tcW w:w="1668" w:type="dxa"/>
          </w:tcPr>
          <w:p w:rsidR="00EA238C" w:rsidRPr="000A1D02" w:rsidRDefault="00EA238C" w:rsidP="0057760C">
            <w:pPr>
              <w:rPr>
                <w:b/>
                <w:color w:val="000000"/>
                <w:sz w:val="24"/>
                <w:szCs w:val="24"/>
              </w:rPr>
            </w:pPr>
            <w:r w:rsidRPr="000A1D02">
              <w:rPr>
                <w:b/>
                <w:color w:val="000000"/>
                <w:sz w:val="24"/>
                <w:szCs w:val="24"/>
              </w:rPr>
              <w:t>Código</w:t>
            </w:r>
          </w:p>
        </w:tc>
        <w:tc>
          <w:tcPr>
            <w:tcW w:w="7386" w:type="dxa"/>
          </w:tcPr>
          <w:p w:rsidR="00EA238C" w:rsidRPr="000A1D02" w:rsidRDefault="00EA238C" w:rsidP="00EA238C">
            <w:pPr>
              <w:rPr>
                <w:b/>
                <w:color w:val="000000"/>
                <w:sz w:val="24"/>
                <w:szCs w:val="24"/>
              </w:rPr>
            </w:pPr>
            <w:r w:rsidRPr="000A1D02">
              <w:rPr>
                <w:b/>
                <w:color w:val="000000"/>
                <w:sz w:val="24"/>
                <w:szCs w:val="24"/>
              </w:rPr>
              <w:t>CS_08_04_IMG0</w:t>
            </w:r>
            <w:r>
              <w:rPr>
                <w:b/>
                <w:color w:val="000000"/>
                <w:sz w:val="24"/>
                <w:szCs w:val="24"/>
              </w:rPr>
              <w:t>2</w:t>
            </w:r>
          </w:p>
        </w:tc>
      </w:tr>
      <w:tr w:rsidR="00EA238C" w:rsidRPr="000A1D02" w:rsidTr="0057760C">
        <w:tc>
          <w:tcPr>
            <w:tcW w:w="1668" w:type="dxa"/>
          </w:tcPr>
          <w:p w:rsidR="00EA238C" w:rsidRPr="000A1D02" w:rsidRDefault="00EA238C" w:rsidP="0057760C">
            <w:pPr>
              <w:rPr>
                <w:color w:val="000000"/>
                <w:sz w:val="24"/>
                <w:szCs w:val="24"/>
              </w:rPr>
            </w:pPr>
            <w:r w:rsidRPr="000A1D02">
              <w:rPr>
                <w:b/>
                <w:color w:val="000000"/>
                <w:sz w:val="24"/>
                <w:szCs w:val="24"/>
              </w:rPr>
              <w:t>Descripción</w:t>
            </w:r>
          </w:p>
        </w:tc>
        <w:tc>
          <w:tcPr>
            <w:tcW w:w="7386" w:type="dxa"/>
          </w:tcPr>
          <w:p w:rsidR="00EA238C" w:rsidRPr="000A1D02" w:rsidRDefault="00EA238C" w:rsidP="00EA238C">
            <w:pPr>
              <w:rPr>
                <w:color w:val="000000"/>
                <w:sz w:val="24"/>
                <w:szCs w:val="24"/>
              </w:rPr>
            </w:pPr>
            <w:r>
              <w:rPr>
                <w:color w:val="000000"/>
                <w:sz w:val="24"/>
                <w:szCs w:val="24"/>
              </w:rPr>
              <w:t>La Santa Alianza</w:t>
            </w:r>
          </w:p>
        </w:tc>
      </w:tr>
      <w:tr w:rsidR="00EA238C" w:rsidRPr="000A1D02" w:rsidTr="0057760C">
        <w:tc>
          <w:tcPr>
            <w:tcW w:w="1668" w:type="dxa"/>
          </w:tcPr>
          <w:p w:rsidR="00EA238C" w:rsidRPr="000A1D02" w:rsidRDefault="00EA238C" w:rsidP="0057760C">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EA238C" w:rsidRPr="000A1D02" w:rsidRDefault="00EA238C" w:rsidP="0057760C">
            <w:pPr>
              <w:rPr>
                <w:color w:val="000000"/>
                <w:sz w:val="24"/>
                <w:szCs w:val="24"/>
              </w:rPr>
            </w:pPr>
            <w:r>
              <w:rPr>
                <w:noProof/>
                <w:color w:val="000000" w:themeColor="text1"/>
                <w:sz w:val="24"/>
                <w:szCs w:val="24"/>
              </w:rPr>
              <w:t xml:space="preserve"> </w:t>
            </w:r>
            <w:r w:rsidRPr="000A1D02">
              <w:rPr>
                <w:noProof/>
                <w:color w:val="000000" w:themeColor="text1"/>
              </w:rPr>
              <w:drawing>
                <wp:inline distT="0" distB="0" distL="0" distR="0">
                  <wp:extent cx="1943775" cy="1328110"/>
                  <wp:effectExtent l="0" t="0" r="0" b="0"/>
                  <wp:docPr id="3" name="Imagen 3" descr="http://profesores.aulaplaneta.com/DNNPlayerPackages/Package12189/InfoGuion/cuadernoestudio/images_xml/CS_10_02_img2_small.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189/InfoGuion/cuadernoestudio/images_xml/CS_10_02_img2_small.jpg">
                            <a:hlinkClick r:id="rId16"/>
                          </pic:cNvPr>
                          <pic:cNvPicPr>
                            <a:picLocks noChangeAspect="1" noChangeArrowheads="1"/>
                          </pic:cNvPicPr>
                        </pic:nvPicPr>
                        <pic:blipFill>
                          <a:blip r:embed="rId17" cstate="print"/>
                          <a:srcRect/>
                          <a:stretch>
                            <a:fillRect/>
                          </a:stretch>
                        </pic:blipFill>
                        <pic:spPr bwMode="auto">
                          <a:xfrm>
                            <a:off x="0" y="0"/>
                            <a:ext cx="1947566" cy="1330700"/>
                          </a:xfrm>
                          <a:prstGeom prst="rect">
                            <a:avLst/>
                          </a:prstGeom>
                          <a:noFill/>
                          <a:ln w="9525">
                            <a:noFill/>
                            <a:miter lim="800000"/>
                            <a:headEnd/>
                            <a:tailEnd/>
                          </a:ln>
                        </pic:spPr>
                      </pic:pic>
                    </a:graphicData>
                  </a:graphic>
                </wp:inline>
              </w:drawing>
            </w:r>
          </w:p>
        </w:tc>
      </w:tr>
      <w:tr w:rsidR="00EA238C" w:rsidRPr="000A1D02" w:rsidTr="0057760C">
        <w:tc>
          <w:tcPr>
            <w:tcW w:w="1668" w:type="dxa"/>
          </w:tcPr>
          <w:p w:rsidR="00EA238C" w:rsidRPr="000A1D02" w:rsidRDefault="00EA238C" w:rsidP="0057760C">
            <w:pPr>
              <w:rPr>
                <w:color w:val="000000"/>
                <w:sz w:val="24"/>
                <w:szCs w:val="24"/>
              </w:rPr>
            </w:pPr>
            <w:r w:rsidRPr="000A1D02">
              <w:rPr>
                <w:b/>
                <w:color w:val="000000"/>
                <w:sz w:val="24"/>
                <w:szCs w:val="24"/>
              </w:rPr>
              <w:t>Pie de imagen</w:t>
            </w:r>
          </w:p>
        </w:tc>
        <w:tc>
          <w:tcPr>
            <w:tcW w:w="7386" w:type="dxa"/>
          </w:tcPr>
          <w:p w:rsidR="00EA238C" w:rsidRPr="000A1D02" w:rsidRDefault="00EA238C" w:rsidP="00EA238C">
            <w:pPr>
              <w:spacing w:before="68" w:line="272" w:lineRule="atLeast"/>
              <w:jc w:val="both"/>
              <w:rPr>
                <w:color w:val="000000" w:themeColor="text1"/>
                <w:sz w:val="24"/>
                <w:szCs w:val="24"/>
              </w:rPr>
            </w:pPr>
            <w:r>
              <w:rPr>
                <w:rStyle w:val="un"/>
                <w:color w:val="000000" w:themeColor="text1"/>
              </w:rPr>
              <w:t xml:space="preserve"> </w:t>
            </w:r>
            <w:r w:rsidRPr="000A1D02">
              <w:rPr>
                <w:color w:val="000000" w:themeColor="text1"/>
                <w:sz w:val="24"/>
                <w:szCs w:val="24"/>
              </w:rPr>
              <w:t>La </w:t>
            </w:r>
            <w:r w:rsidRPr="000A1D02">
              <w:rPr>
                <w:b/>
                <w:bCs/>
                <w:color w:val="000000" w:themeColor="text1"/>
                <w:sz w:val="24"/>
                <w:szCs w:val="24"/>
              </w:rPr>
              <w:t>Santa Alianza</w:t>
            </w:r>
            <w:r w:rsidRPr="000A1D02">
              <w:rPr>
                <w:color w:val="000000" w:themeColor="text1"/>
                <w:sz w:val="24"/>
                <w:szCs w:val="24"/>
              </w:rPr>
              <w:t> fue el resultado del pacto entre </w:t>
            </w:r>
            <w:r w:rsidRPr="000A1D02">
              <w:rPr>
                <w:b/>
                <w:bCs/>
                <w:color w:val="000000" w:themeColor="text1"/>
                <w:sz w:val="24"/>
                <w:szCs w:val="24"/>
              </w:rPr>
              <w:t>Alejandro I de Rusia</w:t>
            </w:r>
            <w:r w:rsidRPr="000A1D02">
              <w:rPr>
                <w:color w:val="000000" w:themeColor="text1"/>
                <w:sz w:val="24"/>
                <w:szCs w:val="24"/>
              </w:rPr>
              <w:t xml:space="preserve">, </w:t>
            </w:r>
            <w:r w:rsidRPr="000A1D02">
              <w:rPr>
                <w:b/>
                <w:bCs/>
                <w:color w:val="000000" w:themeColor="text1"/>
                <w:sz w:val="24"/>
                <w:szCs w:val="24"/>
              </w:rPr>
              <w:t>Francisco II de Austria </w:t>
            </w:r>
            <w:r w:rsidRPr="000A1D02">
              <w:rPr>
                <w:color w:val="000000" w:themeColor="text1"/>
                <w:sz w:val="24"/>
                <w:szCs w:val="24"/>
              </w:rPr>
              <w:t>y </w:t>
            </w:r>
            <w:r w:rsidRPr="000A1D02">
              <w:rPr>
                <w:b/>
                <w:bCs/>
                <w:color w:val="000000" w:themeColor="text1"/>
                <w:sz w:val="24"/>
                <w:szCs w:val="24"/>
              </w:rPr>
              <w:t>Federico Guillermo III de Prusia</w:t>
            </w:r>
            <w:r w:rsidRPr="000A1D02">
              <w:rPr>
                <w:color w:val="000000" w:themeColor="text1"/>
                <w:sz w:val="24"/>
                <w:szCs w:val="24"/>
              </w:rPr>
              <w:t> </w:t>
            </w:r>
            <w:r>
              <w:rPr>
                <w:color w:val="000000" w:themeColor="text1"/>
                <w:sz w:val="24"/>
                <w:szCs w:val="24"/>
              </w:rPr>
              <w:t>luego de</w:t>
            </w:r>
            <w:r w:rsidRPr="000A1D02">
              <w:rPr>
                <w:color w:val="000000" w:themeColor="text1"/>
                <w:sz w:val="24"/>
                <w:szCs w:val="24"/>
              </w:rPr>
              <w:t xml:space="preserve"> la derrota de Napoleón (1815). A ellos se unió </w:t>
            </w:r>
            <w:r w:rsidRPr="000A1D02">
              <w:rPr>
                <w:b/>
                <w:bCs/>
                <w:color w:val="000000" w:themeColor="text1"/>
                <w:sz w:val="24"/>
                <w:szCs w:val="24"/>
              </w:rPr>
              <w:t>Luis XVIII</w:t>
            </w:r>
            <w:r w:rsidRPr="000A1D02">
              <w:rPr>
                <w:color w:val="000000" w:themeColor="text1"/>
                <w:sz w:val="24"/>
                <w:szCs w:val="24"/>
              </w:rPr>
              <w:t xml:space="preserve"> de Francia </w:t>
            </w:r>
            <w:r>
              <w:rPr>
                <w:color w:val="000000" w:themeColor="text1"/>
                <w:sz w:val="24"/>
                <w:szCs w:val="24"/>
              </w:rPr>
              <w:t xml:space="preserve">quien había restaurado </w:t>
            </w:r>
            <w:r w:rsidRPr="000A1D02">
              <w:rPr>
                <w:color w:val="000000" w:themeColor="text1"/>
                <w:sz w:val="24"/>
                <w:szCs w:val="24"/>
              </w:rPr>
              <w:t>el absolutismo en su país. Se trataba de una alianza militar mediante la cual sus miembros se comprometían a intervenir militarmente cuando algún país se vie</w:t>
            </w:r>
            <w:r>
              <w:rPr>
                <w:color w:val="000000" w:themeColor="text1"/>
                <w:sz w:val="24"/>
                <w:szCs w:val="24"/>
              </w:rPr>
              <w:t>ra</w:t>
            </w:r>
            <w:r w:rsidRPr="000A1D02">
              <w:rPr>
                <w:color w:val="000000" w:themeColor="text1"/>
                <w:sz w:val="24"/>
                <w:szCs w:val="24"/>
              </w:rPr>
              <w:t xml:space="preserve"> amenazado por las ideas liberales.</w:t>
            </w:r>
          </w:p>
          <w:p w:rsidR="00EA238C" w:rsidRPr="000A1D02" w:rsidRDefault="00EA238C" w:rsidP="0057760C">
            <w:pPr>
              <w:pStyle w:val="u"/>
              <w:shd w:val="clear" w:color="auto" w:fill="FFFFFF"/>
              <w:spacing w:before="0" w:beforeAutospacing="0" w:after="0" w:afterAutospacing="0" w:line="312" w:lineRule="atLeast"/>
              <w:jc w:val="both"/>
              <w:rPr>
                <w:color w:val="000000" w:themeColor="text1"/>
              </w:rPr>
            </w:pPr>
          </w:p>
        </w:tc>
      </w:tr>
    </w:tbl>
    <w:p w:rsidR="00EA238C" w:rsidRPr="000A1D02" w:rsidRDefault="00EA238C" w:rsidP="00A802CE">
      <w:pPr>
        <w:jc w:val="both"/>
        <w:rPr>
          <w:b/>
          <w:color w:val="000000" w:themeColor="text1"/>
        </w:rPr>
      </w:pPr>
    </w:p>
    <w:p w:rsidR="00327CFD" w:rsidRPr="000A1D02" w:rsidRDefault="00327CFD" w:rsidP="00A802CE">
      <w:pPr>
        <w:jc w:val="both"/>
        <w:rPr>
          <w:color w:val="000000" w:themeColor="text1"/>
        </w:rPr>
      </w:pPr>
    </w:p>
    <w:p w:rsidR="00327CFD" w:rsidRPr="000A1D02" w:rsidRDefault="00327CFD" w:rsidP="00A802CE">
      <w:pPr>
        <w:spacing w:before="68" w:line="272" w:lineRule="atLeast"/>
        <w:jc w:val="both"/>
        <w:rPr>
          <w:color w:val="000000" w:themeColor="text1"/>
        </w:rPr>
      </w:pPr>
    </w:p>
    <w:tbl>
      <w:tblPr>
        <w:tblStyle w:val="Tablaconcuadrcula"/>
        <w:tblW w:w="0" w:type="auto"/>
        <w:tblLook w:val="04A0" w:firstRow="1" w:lastRow="0" w:firstColumn="1" w:lastColumn="0" w:noHBand="0" w:noVBand="1"/>
      </w:tblPr>
      <w:tblGrid>
        <w:gridCol w:w="1283"/>
        <w:gridCol w:w="7771"/>
      </w:tblGrid>
      <w:tr w:rsidR="00D5320D" w:rsidRPr="00FC750D" w:rsidTr="0057760C">
        <w:tc>
          <w:tcPr>
            <w:tcW w:w="9054" w:type="dxa"/>
            <w:gridSpan w:val="2"/>
            <w:shd w:val="clear" w:color="auto" w:fill="000000" w:themeFill="text1"/>
          </w:tcPr>
          <w:p w:rsidR="00D5320D" w:rsidRPr="00FC750D" w:rsidRDefault="00D5320D" w:rsidP="0057760C">
            <w:pPr>
              <w:jc w:val="center"/>
              <w:rPr>
                <w:b/>
                <w:color w:val="000000" w:themeColor="text1"/>
                <w:sz w:val="24"/>
                <w:szCs w:val="24"/>
              </w:rPr>
            </w:pPr>
            <w:r w:rsidRPr="00FC750D">
              <w:rPr>
                <w:b/>
                <w:color w:val="FFFFFF" w:themeColor="background1"/>
                <w:sz w:val="24"/>
                <w:szCs w:val="24"/>
              </w:rPr>
              <w:t>Practica. Recurso aprovechado</w:t>
            </w:r>
          </w:p>
        </w:tc>
      </w:tr>
      <w:tr w:rsidR="00D5320D" w:rsidRPr="00FC750D" w:rsidTr="0057760C">
        <w:tc>
          <w:tcPr>
            <w:tcW w:w="2518" w:type="dxa"/>
          </w:tcPr>
          <w:p w:rsidR="00D5320D" w:rsidRPr="00FC750D" w:rsidRDefault="00D5320D" w:rsidP="0057760C">
            <w:pPr>
              <w:rPr>
                <w:b/>
                <w:color w:val="000000" w:themeColor="text1"/>
                <w:sz w:val="24"/>
                <w:szCs w:val="24"/>
              </w:rPr>
            </w:pPr>
            <w:r w:rsidRPr="00FC750D">
              <w:rPr>
                <w:b/>
                <w:color w:val="000000" w:themeColor="text1"/>
                <w:sz w:val="24"/>
                <w:szCs w:val="24"/>
              </w:rPr>
              <w:t>Código</w:t>
            </w:r>
          </w:p>
        </w:tc>
        <w:tc>
          <w:tcPr>
            <w:tcW w:w="6536" w:type="dxa"/>
          </w:tcPr>
          <w:p w:rsidR="00D5320D" w:rsidRPr="00FC750D" w:rsidRDefault="00D5320D" w:rsidP="00D5320D">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3</w:t>
            </w:r>
            <w:r w:rsidRPr="00FC750D">
              <w:rPr>
                <w:color w:val="000000"/>
                <w:sz w:val="24"/>
                <w:szCs w:val="24"/>
              </w:rPr>
              <w:t>0</w:t>
            </w:r>
          </w:p>
        </w:tc>
      </w:tr>
      <w:tr w:rsidR="00D5320D" w:rsidRPr="00FC750D" w:rsidTr="0057760C">
        <w:tc>
          <w:tcPr>
            <w:tcW w:w="2518" w:type="dxa"/>
          </w:tcPr>
          <w:p w:rsidR="00D5320D" w:rsidRPr="00FC750D" w:rsidRDefault="00D5320D" w:rsidP="0057760C">
            <w:pPr>
              <w:rPr>
                <w:color w:val="000000" w:themeColor="text1"/>
                <w:sz w:val="24"/>
                <w:szCs w:val="24"/>
              </w:rPr>
            </w:pPr>
            <w:r w:rsidRPr="00FC750D">
              <w:rPr>
                <w:b/>
                <w:color w:val="000000" w:themeColor="text1"/>
                <w:sz w:val="24"/>
                <w:szCs w:val="24"/>
              </w:rPr>
              <w:t>Ubicación en Aula Planeta</w:t>
            </w:r>
          </w:p>
        </w:tc>
        <w:tc>
          <w:tcPr>
            <w:tcW w:w="6536" w:type="dxa"/>
          </w:tcPr>
          <w:p w:rsidR="00E457AF" w:rsidRPr="000A1D02" w:rsidRDefault="00E457AF" w:rsidP="00E457AF">
            <w:pPr>
              <w:shd w:val="clear" w:color="auto" w:fill="FFFFFF"/>
              <w:jc w:val="both"/>
              <w:rPr>
                <w:color w:val="000000" w:themeColor="text1"/>
                <w:sz w:val="24"/>
                <w:szCs w:val="24"/>
              </w:rPr>
            </w:pPr>
            <w:r w:rsidRPr="00F57AA1">
              <w:rPr>
                <w:color w:val="000000" w:themeColor="text1"/>
                <w:sz w:val="24"/>
                <w:szCs w:val="24"/>
              </w:rPr>
              <w:t>4º ESO</w:t>
            </w:r>
            <w:r>
              <w:rPr>
                <w:color w:val="000000" w:themeColor="text1"/>
                <w:sz w:val="24"/>
                <w:szCs w:val="24"/>
              </w:rPr>
              <w:t>/</w:t>
            </w:r>
            <w:r>
              <w:t xml:space="preserve"> </w:t>
            </w:r>
            <w:r w:rsidRPr="00F57AA1">
              <w:rPr>
                <w:color w:val="000000" w:themeColor="text1"/>
                <w:sz w:val="24"/>
                <w:szCs w:val="24"/>
              </w:rPr>
              <w:t>La Restauración, el liberalismo y los nacionalismos</w:t>
            </w:r>
            <w:r>
              <w:rPr>
                <w:color w:val="000000" w:themeColor="text1"/>
                <w:sz w:val="24"/>
                <w:szCs w:val="24"/>
              </w:rPr>
              <w:t>/1 Las guerras napoleónicas/ Practica -</w:t>
            </w:r>
            <w:r w:rsidRPr="00E457AF">
              <w:rPr>
                <w:color w:val="000000" w:themeColor="text1"/>
                <w:sz w:val="24"/>
                <w:szCs w:val="24"/>
              </w:rPr>
              <w:t xml:space="preserve"> </w:t>
            </w:r>
            <w:r w:rsidRPr="00E457AF">
              <w:rPr>
                <w:color w:val="000000" w:themeColor="text1"/>
                <w:sz w:val="24"/>
                <w:szCs w:val="24"/>
                <w:lang w:val="es-ES"/>
              </w:rPr>
              <w:t xml:space="preserve">Entiende </w:t>
            </w:r>
            <w:r w:rsidR="00B3344E" w:rsidRPr="00E457AF">
              <w:rPr>
                <w:color w:val="000000" w:themeColor="text1"/>
                <w:sz w:val="24"/>
                <w:szCs w:val="24"/>
                <w:lang w:val="es-ES"/>
              </w:rPr>
              <w:t>qu</w:t>
            </w:r>
            <w:r w:rsidR="00B3344E">
              <w:rPr>
                <w:color w:val="000000" w:themeColor="text1"/>
                <w:sz w:val="24"/>
                <w:szCs w:val="24"/>
                <w:lang w:val="es-ES"/>
              </w:rPr>
              <w:t>é</w:t>
            </w:r>
            <w:r w:rsidR="00B3344E" w:rsidRPr="00E457AF">
              <w:rPr>
                <w:color w:val="000000" w:themeColor="text1"/>
                <w:sz w:val="24"/>
                <w:szCs w:val="24"/>
                <w:lang w:val="es-ES"/>
              </w:rPr>
              <w:t xml:space="preserve"> </w:t>
            </w:r>
            <w:r w:rsidRPr="00E457AF">
              <w:rPr>
                <w:color w:val="000000" w:themeColor="text1"/>
                <w:sz w:val="24"/>
                <w:szCs w:val="24"/>
                <w:lang w:val="es-ES"/>
              </w:rPr>
              <w:t xml:space="preserve">fue el </w:t>
            </w:r>
            <w:r w:rsidR="00B3344E">
              <w:rPr>
                <w:color w:val="000000" w:themeColor="text1"/>
                <w:sz w:val="24"/>
                <w:szCs w:val="24"/>
                <w:lang w:val="es-ES"/>
              </w:rPr>
              <w:t>C</w:t>
            </w:r>
            <w:r w:rsidR="00B3344E" w:rsidRPr="00E457AF">
              <w:rPr>
                <w:color w:val="000000" w:themeColor="text1"/>
                <w:sz w:val="24"/>
                <w:szCs w:val="24"/>
                <w:lang w:val="es-ES"/>
              </w:rPr>
              <w:t xml:space="preserve">ongreso </w:t>
            </w:r>
            <w:r w:rsidRPr="00E457AF">
              <w:rPr>
                <w:color w:val="000000" w:themeColor="text1"/>
                <w:sz w:val="24"/>
                <w:szCs w:val="24"/>
                <w:lang w:val="es-ES"/>
              </w:rPr>
              <w:t>de Viena</w:t>
            </w:r>
          </w:p>
          <w:p w:rsidR="00D5320D" w:rsidRPr="00FC750D" w:rsidRDefault="00D5320D" w:rsidP="0057760C">
            <w:pPr>
              <w:rPr>
                <w:color w:val="000000" w:themeColor="text1"/>
                <w:sz w:val="24"/>
                <w:szCs w:val="24"/>
              </w:rPr>
            </w:pPr>
          </w:p>
        </w:tc>
      </w:tr>
      <w:tr w:rsidR="00D5320D" w:rsidRPr="00FC750D" w:rsidTr="0057760C">
        <w:tc>
          <w:tcPr>
            <w:tcW w:w="2518" w:type="dxa"/>
          </w:tcPr>
          <w:p w:rsidR="00D5320D" w:rsidRPr="00FC750D" w:rsidRDefault="00D5320D" w:rsidP="0057760C">
            <w:pPr>
              <w:rPr>
                <w:color w:val="000000" w:themeColor="text1"/>
                <w:sz w:val="24"/>
                <w:szCs w:val="24"/>
              </w:rPr>
            </w:pPr>
            <w:r w:rsidRPr="00FC750D">
              <w:rPr>
                <w:b/>
                <w:color w:val="000000" w:themeColor="text1"/>
                <w:sz w:val="24"/>
                <w:szCs w:val="24"/>
              </w:rPr>
              <w:t>Cambio (descripción o capturas de pantallas)</w:t>
            </w:r>
          </w:p>
        </w:tc>
        <w:tc>
          <w:tcPr>
            <w:tcW w:w="6536" w:type="dxa"/>
          </w:tcPr>
          <w:p w:rsidR="00D5320D" w:rsidRDefault="00D5320D" w:rsidP="0057760C">
            <w:pPr>
              <w:rPr>
                <w:sz w:val="24"/>
                <w:szCs w:val="24"/>
                <w:lang w:val="es-ES"/>
              </w:rPr>
            </w:pPr>
          </w:p>
          <w:p w:rsidR="00D5320D" w:rsidRPr="00D5320D" w:rsidRDefault="00D5320D" w:rsidP="0057760C">
            <w:pPr>
              <w:rPr>
                <w:sz w:val="24"/>
                <w:szCs w:val="24"/>
                <w:lang w:val="es-ES"/>
              </w:rPr>
            </w:pPr>
            <w:r>
              <w:rPr>
                <w:sz w:val="24"/>
                <w:szCs w:val="24"/>
                <w:lang w:val="es-ES"/>
              </w:rPr>
              <w:t xml:space="preserve">En el título de la actividad dice: </w:t>
            </w:r>
            <w:r w:rsidRPr="00D5320D">
              <w:rPr>
                <w:color w:val="FF0000"/>
                <w:sz w:val="24"/>
                <w:szCs w:val="24"/>
                <w:lang w:val="es-ES"/>
              </w:rPr>
              <w:t>Entiende que fue el cong</w:t>
            </w:r>
            <w:r>
              <w:rPr>
                <w:color w:val="FF0000"/>
                <w:sz w:val="24"/>
                <w:szCs w:val="24"/>
                <w:lang w:val="es-ES"/>
              </w:rPr>
              <w:t>reso de Viena</w:t>
            </w:r>
            <w:r w:rsidRPr="00D5320D">
              <w:rPr>
                <w:sz w:val="24"/>
                <w:szCs w:val="24"/>
                <w:lang w:val="es-ES"/>
              </w:rPr>
              <w:t xml:space="preserve"> </w:t>
            </w:r>
          </w:p>
          <w:p w:rsidR="00D5320D" w:rsidRPr="00D5320D" w:rsidRDefault="00D5320D" w:rsidP="0057760C">
            <w:pPr>
              <w:rPr>
                <w:color w:val="FF0000"/>
                <w:sz w:val="24"/>
                <w:szCs w:val="24"/>
                <w:lang w:val="es-ES"/>
              </w:rPr>
            </w:pPr>
            <w:r>
              <w:rPr>
                <w:sz w:val="24"/>
                <w:szCs w:val="24"/>
                <w:lang w:val="es-ES"/>
              </w:rPr>
              <w:t xml:space="preserve">Debe decir solamente: </w:t>
            </w:r>
            <w:r w:rsidRPr="00D5320D">
              <w:rPr>
                <w:color w:val="FF0000"/>
                <w:sz w:val="24"/>
                <w:szCs w:val="24"/>
                <w:lang w:val="es-ES"/>
              </w:rPr>
              <w:t xml:space="preserve">El </w:t>
            </w:r>
            <w:del w:id="32" w:author="RAUL MAZO" w:date="2015-05-01T18:56:00Z">
              <w:r w:rsidR="0035158C" w:rsidDel="00B3344E">
                <w:rPr>
                  <w:color w:val="FF0000"/>
                  <w:sz w:val="24"/>
                  <w:szCs w:val="24"/>
                  <w:lang w:val="es-ES"/>
                </w:rPr>
                <w:delText>congreso</w:delText>
              </w:r>
              <w:r w:rsidRPr="00D5320D" w:rsidDel="00B3344E">
                <w:rPr>
                  <w:color w:val="FF0000"/>
                  <w:sz w:val="24"/>
                  <w:szCs w:val="24"/>
                  <w:lang w:val="es-ES"/>
                </w:rPr>
                <w:delText xml:space="preserve"> </w:delText>
              </w:r>
            </w:del>
            <w:ins w:id="33" w:author="RAUL MAZO" w:date="2015-05-01T18:56:00Z">
              <w:r w:rsidR="00B3344E">
                <w:rPr>
                  <w:color w:val="FF0000"/>
                  <w:sz w:val="24"/>
                  <w:szCs w:val="24"/>
                  <w:lang w:val="es-ES"/>
                </w:rPr>
                <w:t>Congreso</w:t>
              </w:r>
              <w:r w:rsidR="00B3344E" w:rsidRPr="00D5320D">
                <w:rPr>
                  <w:color w:val="FF0000"/>
                  <w:sz w:val="24"/>
                  <w:szCs w:val="24"/>
                  <w:lang w:val="es-ES"/>
                </w:rPr>
                <w:t xml:space="preserve"> </w:t>
              </w:r>
            </w:ins>
            <w:r w:rsidRPr="00D5320D">
              <w:rPr>
                <w:color w:val="FF0000"/>
                <w:sz w:val="24"/>
                <w:szCs w:val="24"/>
                <w:lang w:val="es-ES"/>
              </w:rPr>
              <w:t>de Viena</w:t>
            </w:r>
          </w:p>
          <w:p w:rsidR="00D5320D" w:rsidRDefault="00D5320D" w:rsidP="0057760C">
            <w:pPr>
              <w:rPr>
                <w:sz w:val="24"/>
                <w:szCs w:val="24"/>
              </w:rPr>
            </w:pPr>
          </w:p>
          <w:p w:rsidR="00625F1A" w:rsidRDefault="00625F1A" w:rsidP="0057760C">
            <w:pPr>
              <w:rPr>
                <w:sz w:val="24"/>
                <w:szCs w:val="24"/>
              </w:rPr>
            </w:pPr>
          </w:p>
          <w:p w:rsidR="00625F1A" w:rsidRDefault="00625F1A" w:rsidP="0057760C">
            <w:pPr>
              <w:rPr>
                <w:sz w:val="24"/>
                <w:szCs w:val="24"/>
              </w:rPr>
            </w:pPr>
          </w:p>
          <w:p w:rsidR="00625F1A" w:rsidRDefault="00625F1A" w:rsidP="0057760C">
            <w:pPr>
              <w:rPr>
                <w:sz w:val="24"/>
                <w:szCs w:val="24"/>
              </w:rPr>
            </w:pPr>
            <w:r w:rsidRPr="000A1D02">
              <w:rPr>
                <w:noProof/>
                <w:color w:val="000000" w:themeColor="text1"/>
              </w:rPr>
              <w:lastRenderedPageBreak/>
              <w:drawing>
                <wp:inline distT="0" distB="0" distL="0" distR="0">
                  <wp:extent cx="5612130" cy="3568522"/>
                  <wp:effectExtent l="19050" t="0" r="7620" b="0"/>
                  <wp:docPr id="5" name="Imagen 5" descr="C:\Users\Usuario\Pictures\Congreso de Vi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Pictures\Congreso de Viena.png"/>
                          <pic:cNvPicPr>
                            <a:picLocks noChangeAspect="1" noChangeArrowheads="1"/>
                          </pic:cNvPicPr>
                        </pic:nvPicPr>
                        <pic:blipFill>
                          <a:blip r:embed="rId18" cstate="print"/>
                          <a:srcRect/>
                          <a:stretch>
                            <a:fillRect/>
                          </a:stretch>
                        </pic:blipFill>
                        <pic:spPr bwMode="auto">
                          <a:xfrm>
                            <a:off x="0" y="0"/>
                            <a:ext cx="5612130" cy="3568522"/>
                          </a:xfrm>
                          <a:prstGeom prst="rect">
                            <a:avLst/>
                          </a:prstGeom>
                          <a:noFill/>
                          <a:ln w="9525">
                            <a:noFill/>
                            <a:miter lim="800000"/>
                            <a:headEnd/>
                            <a:tailEnd/>
                          </a:ln>
                        </pic:spPr>
                      </pic:pic>
                    </a:graphicData>
                  </a:graphic>
                </wp:inline>
              </w:drawing>
            </w:r>
          </w:p>
          <w:p w:rsidR="00625F1A" w:rsidRDefault="00625F1A" w:rsidP="0057760C">
            <w:pPr>
              <w:rPr>
                <w:sz w:val="24"/>
                <w:szCs w:val="24"/>
              </w:rPr>
            </w:pPr>
          </w:p>
          <w:p w:rsidR="00625F1A" w:rsidRDefault="00625F1A" w:rsidP="0057760C">
            <w:pPr>
              <w:rPr>
                <w:sz w:val="24"/>
                <w:szCs w:val="24"/>
                <w:lang w:val="es-ES"/>
              </w:rPr>
            </w:pPr>
          </w:p>
          <w:p w:rsidR="00D5320D" w:rsidRDefault="00D5320D" w:rsidP="0057760C">
            <w:pPr>
              <w:rPr>
                <w:sz w:val="24"/>
                <w:szCs w:val="24"/>
                <w:lang w:val="es-ES"/>
              </w:rPr>
            </w:pPr>
          </w:p>
          <w:p w:rsidR="00D5320D" w:rsidRPr="00FC750D" w:rsidRDefault="00D5320D" w:rsidP="0057760C">
            <w:pPr>
              <w:rPr>
                <w:color w:val="000000" w:themeColor="text1"/>
                <w:sz w:val="24"/>
                <w:szCs w:val="24"/>
              </w:rPr>
            </w:pPr>
          </w:p>
        </w:tc>
      </w:tr>
      <w:tr w:rsidR="00D5320D" w:rsidRPr="00FC750D" w:rsidTr="0057760C">
        <w:tc>
          <w:tcPr>
            <w:tcW w:w="2518" w:type="dxa"/>
          </w:tcPr>
          <w:p w:rsidR="00D5320D" w:rsidRPr="00FC750D" w:rsidRDefault="00D5320D"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D5320D" w:rsidRPr="00FC750D" w:rsidRDefault="00D5320D" w:rsidP="00B3344E">
            <w:pPr>
              <w:rPr>
                <w:color w:val="000000" w:themeColor="text1"/>
                <w:sz w:val="24"/>
                <w:szCs w:val="24"/>
              </w:rPr>
            </w:pPr>
            <w:r>
              <w:rPr>
                <w:b/>
                <w:bCs/>
                <w:color w:val="000000" w:themeColor="text1"/>
                <w:sz w:val="24"/>
                <w:szCs w:val="24"/>
              </w:rPr>
              <w:t xml:space="preserve">El </w:t>
            </w:r>
            <w:r w:rsidR="00B3344E">
              <w:rPr>
                <w:b/>
                <w:bCs/>
                <w:color w:val="000000" w:themeColor="text1"/>
                <w:sz w:val="24"/>
                <w:szCs w:val="24"/>
              </w:rPr>
              <w:t xml:space="preserve">Congreso </w:t>
            </w:r>
            <w:r>
              <w:rPr>
                <w:b/>
                <w:bCs/>
                <w:color w:val="000000" w:themeColor="text1"/>
                <w:sz w:val="24"/>
                <w:szCs w:val="24"/>
              </w:rPr>
              <w:t>de Viena</w:t>
            </w:r>
            <w:r w:rsidRPr="000A1D02">
              <w:rPr>
                <w:b/>
                <w:bCs/>
                <w:color w:val="000000" w:themeColor="text1"/>
                <w:sz w:val="24"/>
                <w:szCs w:val="24"/>
              </w:rPr>
              <w:t xml:space="preserve"> </w:t>
            </w:r>
          </w:p>
        </w:tc>
      </w:tr>
      <w:tr w:rsidR="00D5320D" w:rsidRPr="00FC750D" w:rsidTr="0057760C">
        <w:tc>
          <w:tcPr>
            <w:tcW w:w="2518" w:type="dxa"/>
          </w:tcPr>
          <w:p w:rsidR="00D5320D" w:rsidRPr="00FC750D" w:rsidRDefault="00D5320D" w:rsidP="0057760C">
            <w:pPr>
              <w:rPr>
                <w:b/>
                <w:color w:val="000000" w:themeColor="text1"/>
                <w:sz w:val="24"/>
                <w:szCs w:val="24"/>
              </w:rPr>
            </w:pPr>
            <w:r w:rsidRPr="00FC750D">
              <w:rPr>
                <w:b/>
                <w:color w:val="000000" w:themeColor="text1"/>
                <w:sz w:val="24"/>
                <w:szCs w:val="24"/>
              </w:rPr>
              <w:t>Descripción</w:t>
            </w:r>
          </w:p>
        </w:tc>
        <w:tc>
          <w:tcPr>
            <w:tcW w:w="6536" w:type="dxa"/>
          </w:tcPr>
          <w:p w:rsidR="00D5320D" w:rsidRPr="000A1D02" w:rsidRDefault="00D5320D" w:rsidP="00D5320D">
            <w:pPr>
              <w:pStyle w:val="Ttulo4"/>
              <w:shd w:val="clear" w:color="auto" w:fill="FFFFFF"/>
              <w:spacing w:before="109" w:beforeAutospacing="0" w:after="109" w:afterAutospacing="0"/>
              <w:jc w:val="both"/>
              <w:outlineLvl w:val="3"/>
              <w:rPr>
                <w:b w:val="0"/>
                <w:bCs w:val="0"/>
                <w:color w:val="000000" w:themeColor="text1"/>
              </w:rPr>
            </w:pPr>
            <w:r w:rsidRPr="000A1D02">
              <w:rPr>
                <w:b w:val="0"/>
                <w:bCs w:val="0"/>
                <w:color w:val="000000" w:themeColor="text1"/>
              </w:rPr>
              <w:t xml:space="preserve">Actividad </w:t>
            </w:r>
            <w:r>
              <w:rPr>
                <w:b w:val="0"/>
                <w:bCs w:val="0"/>
                <w:color w:val="000000" w:themeColor="text1"/>
              </w:rPr>
              <w:t>que consiste en comple</w:t>
            </w:r>
            <w:r w:rsidRPr="000A1D02">
              <w:rPr>
                <w:b w:val="0"/>
                <w:bCs w:val="0"/>
                <w:color w:val="000000" w:themeColor="text1"/>
              </w:rPr>
              <w:t xml:space="preserve">tar un texto </w:t>
            </w:r>
            <w:r>
              <w:rPr>
                <w:b w:val="0"/>
                <w:bCs w:val="0"/>
                <w:color w:val="000000" w:themeColor="text1"/>
              </w:rPr>
              <w:t xml:space="preserve">sobre </w:t>
            </w:r>
            <w:r w:rsidRPr="000A1D02">
              <w:rPr>
                <w:b w:val="0"/>
                <w:bCs w:val="0"/>
                <w:color w:val="000000" w:themeColor="text1"/>
              </w:rPr>
              <w:t xml:space="preserve">la reputación que tuvo en la Europa de su tiempo el </w:t>
            </w:r>
            <w:r w:rsidR="00B3344E">
              <w:rPr>
                <w:b w:val="0"/>
                <w:bCs w:val="0"/>
                <w:color w:val="000000" w:themeColor="text1"/>
              </w:rPr>
              <w:t xml:space="preserve">Congreso </w:t>
            </w:r>
            <w:r>
              <w:rPr>
                <w:b w:val="0"/>
                <w:bCs w:val="0"/>
                <w:color w:val="000000" w:themeColor="text1"/>
              </w:rPr>
              <w:t>de Viena</w:t>
            </w:r>
          </w:p>
          <w:p w:rsidR="00D5320D" w:rsidRPr="00FC750D" w:rsidRDefault="00D5320D" w:rsidP="0057760C">
            <w:pPr>
              <w:rPr>
                <w:color w:val="000000" w:themeColor="text1"/>
                <w:sz w:val="24"/>
                <w:szCs w:val="24"/>
              </w:rPr>
            </w:pPr>
            <w:r>
              <w:rPr>
                <w:color w:val="000000" w:themeColor="text1"/>
                <w:sz w:val="24"/>
                <w:szCs w:val="24"/>
              </w:rPr>
              <w:t xml:space="preserve"> </w:t>
            </w:r>
          </w:p>
        </w:tc>
      </w:tr>
    </w:tbl>
    <w:p w:rsidR="004C16FC" w:rsidRPr="000A1D02" w:rsidRDefault="004C16FC" w:rsidP="00A802CE">
      <w:pPr>
        <w:spacing w:before="68" w:line="272" w:lineRule="atLeast"/>
        <w:jc w:val="both"/>
        <w:rPr>
          <w:color w:val="000000" w:themeColor="text1"/>
        </w:rPr>
      </w:pPr>
    </w:p>
    <w:p w:rsidR="00AA0D64" w:rsidRPr="000A1D02" w:rsidRDefault="00AA0D64" w:rsidP="00A802CE">
      <w:pPr>
        <w:shd w:val="clear" w:color="auto" w:fill="FFFFFF"/>
        <w:jc w:val="both"/>
        <w:rPr>
          <w:color w:val="000000" w:themeColor="text1"/>
        </w:rPr>
      </w:pPr>
    </w:p>
    <w:p w:rsidR="00625F1A" w:rsidRDefault="00625F1A" w:rsidP="00A802CE">
      <w:pPr>
        <w:shd w:val="clear" w:color="auto" w:fill="FFFFFF"/>
        <w:jc w:val="both"/>
        <w:rPr>
          <w:b/>
          <w:bCs/>
          <w:color w:val="000000" w:themeColor="text1"/>
        </w:rPr>
      </w:pPr>
      <w:r w:rsidRPr="000A1D02">
        <w:rPr>
          <w:b/>
          <w:color w:val="000000" w:themeColor="text1"/>
          <w:highlight w:val="yellow"/>
        </w:rPr>
        <w:t>[SECCIÓN 2]</w:t>
      </w:r>
      <w:r w:rsidRPr="000A1D02">
        <w:rPr>
          <w:color w:val="000000" w:themeColor="text1"/>
        </w:rPr>
        <w:t xml:space="preserve"> </w:t>
      </w:r>
      <w:r w:rsidR="006C0E7D" w:rsidRPr="006C0E7D">
        <w:rPr>
          <w:b/>
          <w:color w:val="000000" w:themeColor="text1"/>
        </w:rPr>
        <w:t>2.1</w:t>
      </w:r>
      <w:r w:rsidR="006C0E7D">
        <w:rPr>
          <w:color w:val="000000" w:themeColor="text1"/>
        </w:rPr>
        <w:t xml:space="preserve"> </w:t>
      </w:r>
      <w:r w:rsidR="00AA0D64" w:rsidRPr="000A1D02">
        <w:rPr>
          <w:b/>
          <w:bCs/>
          <w:color w:val="000000" w:themeColor="text1"/>
        </w:rPr>
        <w:t>Consolidación</w:t>
      </w:r>
    </w:p>
    <w:p w:rsidR="002B41FF" w:rsidRPr="00625F1A" w:rsidRDefault="002B41FF" w:rsidP="00A802CE">
      <w:pPr>
        <w:shd w:val="clear" w:color="auto" w:fill="FFFFFF"/>
        <w:jc w:val="both"/>
        <w:rPr>
          <w:b/>
          <w:bCs/>
          <w:color w:val="000000" w:themeColor="text1"/>
        </w:rPr>
      </w:pPr>
      <w:r w:rsidRPr="000A1D02">
        <w:rPr>
          <w:color w:val="000000" w:themeColor="text1"/>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270"/>
        <w:gridCol w:w="6784"/>
      </w:tblGrid>
      <w:tr w:rsidR="00625F1A" w:rsidRPr="00FC750D" w:rsidTr="0057760C">
        <w:tc>
          <w:tcPr>
            <w:tcW w:w="9054" w:type="dxa"/>
            <w:gridSpan w:val="2"/>
            <w:shd w:val="clear" w:color="auto" w:fill="000000" w:themeFill="text1"/>
          </w:tcPr>
          <w:p w:rsidR="00625F1A" w:rsidRPr="00FC750D" w:rsidRDefault="00625F1A" w:rsidP="0057760C">
            <w:pPr>
              <w:jc w:val="center"/>
              <w:rPr>
                <w:b/>
                <w:color w:val="000000" w:themeColor="text1"/>
                <w:sz w:val="24"/>
                <w:szCs w:val="24"/>
              </w:rPr>
            </w:pPr>
            <w:r w:rsidRPr="00FC750D">
              <w:rPr>
                <w:b/>
                <w:color w:val="FFFFFF" w:themeColor="background1"/>
                <w:sz w:val="24"/>
                <w:szCs w:val="24"/>
              </w:rPr>
              <w:t>Practica. Recurso aprovechado</w:t>
            </w:r>
          </w:p>
        </w:tc>
      </w:tr>
      <w:tr w:rsidR="00625F1A" w:rsidRPr="00FC750D" w:rsidTr="0057760C">
        <w:tc>
          <w:tcPr>
            <w:tcW w:w="2518" w:type="dxa"/>
          </w:tcPr>
          <w:p w:rsidR="00625F1A" w:rsidRPr="00FC750D" w:rsidRDefault="00625F1A" w:rsidP="0057760C">
            <w:pPr>
              <w:rPr>
                <w:b/>
                <w:color w:val="000000" w:themeColor="text1"/>
                <w:sz w:val="24"/>
                <w:szCs w:val="24"/>
              </w:rPr>
            </w:pPr>
            <w:r w:rsidRPr="00FC750D">
              <w:rPr>
                <w:b/>
                <w:color w:val="000000" w:themeColor="text1"/>
                <w:sz w:val="24"/>
                <w:szCs w:val="24"/>
              </w:rPr>
              <w:t>Código</w:t>
            </w:r>
          </w:p>
        </w:tc>
        <w:tc>
          <w:tcPr>
            <w:tcW w:w="6536" w:type="dxa"/>
          </w:tcPr>
          <w:p w:rsidR="00625F1A" w:rsidRPr="00FC750D" w:rsidRDefault="00625F1A" w:rsidP="00625F1A">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4</w:t>
            </w:r>
            <w:r w:rsidRPr="00FC750D">
              <w:rPr>
                <w:color w:val="000000"/>
                <w:sz w:val="24"/>
                <w:szCs w:val="24"/>
              </w:rPr>
              <w:t>0</w:t>
            </w:r>
          </w:p>
        </w:tc>
      </w:tr>
      <w:tr w:rsidR="00625F1A" w:rsidRPr="00FC750D" w:rsidTr="0057760C">
        <w:tc>
          <w:tcPr>
            <w:tcW w:w="2518" w:type="dxa"/>
          </w:tcPr>
          <w:p w:rsidR="00625F1A" w:rsidRPr="00FC750D" w:rsidRDefault="00625F1A" w:rsidP="0057760C">
            <w:pPr>
              <w:rPr>
                <w:color w:val="000000" w:themeColor="text1"/>
                <w:sz w:val="24"/>
                <w:szCs w:val="24"/>
              </w:rPr>
            </w:pPr>
            <w:r w:rsidRPr="00FC750D">
              <w:rPr>
                <w:b/>
                <w:color w:val="000000" w:themeColor="text1"/>
                <w:sz w:val="24"/>
                <w:szCs w:val="24"/>
              </w:rPr>
              <w:t>Ubicación en Aula Planeta</w:t>
            </w:r>
          </w:p>
        </w:tc>
        <w:tc>
          <w:tcPr>
            <w:tcW w:w="6536" w:type="dxa"/>
          </w:tcPr>
          <w:p w:rsidR="003F1F95" w:rsidRPr="000A1D02" w:rsidRDefault="003F1F95" w:rsidP="003F1F95">
            <w:pPr>
              <w:pStyle w:val="Ttulo4"/>
              <w:shd w:val="clear" w:color="auto" w:fill="FFFFFF"/>
              <w:spacing w:before="109" w:beforeAutospacing="0" w:after="109" w:afterAutospacing="0"/>
              <w:jc w:val="both"/>
              <w:outlineLvl w:val="3"/>
              <w:rPr>
                <w:b w:val="0"/>
                <w:bCs w:val="0"/>
                <w:color w:val="000000" w:themeColor="text1"/>
              </w:rPr>
            </w:pPr>
            <w:r w:rsidRPr="00B837BC">
              <w:rPr>
                <w:b w:val="0"/>
                <w:color w:val="000000" w:themeColor="text1"/>
                <w:sz w:val="24"/>
                <w:szCs w:val="24"/>
              </w:rPr>
              <w:t>4º ESO/</w:t>
            </w:r>
            <w:r w:rsidRPr="00B837BC">
              <w:rPr>
                <w:b w:val="0"/>
              </w:rPr>
              <w:t xml:space="preserve"> </w:t>
            </w:r>
            <w:r w:rsidRPr="00B837BC">
              <w:rPr>
                <w:b w:val="0"/>
                <w:color w:val="000000" w:themeColor="text1"/>
                <w:sz w:val="24"/>
                <w:szCs w:val="24"/>
              </w:rPr>
              <w:t>La Restauración, el liberalismo y los nacionalismos/2</w:t>
            </w:r>
            <w:r w:rsidR="00B837BC">
              <w:rPr>
                <w:b w:val="0"/>
                <w:color w:val="000000" w:themeColor="text1"/>
                <w:sz w:val="24"/>
                <w:szCs w:val="24"/>
              </w:rPr>
              <w:t xml:space="preserve"> </w:t>
            </w:r>
            <w:r w:rsidRPr="00B837BC">
              <w:rPr>
                <w:b w:val="0"/>
                <w:color w:val="000000" w:themeColor="text1"/>
                <w:sz w:val="24"/>
                <w:szCs w:val="24"/>
              </w:rPr>
              <w:t xml:space="preserve">La Europa de la Restauración/2.1 Consolidación Practica - </w:t>
            </w:r>
            <w:r w:rsidRPr="00B837BC">
              <w:rPr>
                <w:b w:val="0"/>
                <w:bCs w:val="0"/>
                <w:color w:val="000000" w:themeColor="text1"/>
              </w:rPr>
              <w:t>Refuerza</w:t>
            </w:r>
            <w:r w:rsidRPr="000A1D02">
              <w:rPr>
                <w:b w:val="0"/>
                <w:bCs w:val="0"/>
                <w:color w:val="000000" w:themeColor="text1"/>
              </w:rPr>
              <w:t xml:space="preserve"> tu aprendizaje</w:t>
            </w:r>
            <w:r>
              <w:rPr>
                <w:b w:val="0"/>
                <w:bCs w:val="0"/>
                <w:color w:val="000000" w:themeColor="text1"/>
              </w:rPr>
              <w:t>: la Europa de la Restauración</w:t>
            </w:r>
          </w:p>
          <w:p w:rsidR="003F1F95" w:rsidRPr="000A1D02" w:rsidRDefault="003F1F95" w:rsidP="003F1F95">
            <w:pPr>
              <w:shd w:val="clear" w:color="auto" w:fill="FFFFFF"/>
              <w:jc w:val="both"/>
              <w:rPr>
                <w:color w:val="000000" w:themeColor="text1"/>
                <w:sz w:val="24"/>
                <w:szCs w:val="24"/>
              </w:rPr>
            </w:pPr>
          </w:p>
          <w:p w:rsidR="00625F1A" w:rsidRPr="00FC750D" w:rsidRDefault="00625F1A" w:rsidP="0057760C">
            <w:pPr>
              <w:rPr>
                <w:color w:val="000000" w:themeColor="text1"/>
                <w:sz w:val="24"/>
                <w:szCs w:val="24"/>
              </w:rPr>
            </w:pPr>
          </w:p>
        </w:tc>
      </w:tr>
      <w:tr w:rsidR="00625F1A" w:rsidRPr="00FC750D" w:rsidTr="0057760C">
        <w:tc>
          <w:tcPr>
            <w:tcW w:w="2518" w:type="dxa"/>
          </w:tcPr>
          <w:p w:rsidR="00625F1A" w:rsidRPr="00FC750D" w:rsidRDefault="00625F1A" w:rsidP="0057760C">
            <w:pPr>
              <w:rPr>
                <w:color w:val="000000" w:themeColor="text1"/>
                <w:sz w:val="24"/>
                <w:szCs w:val="24"/>
              </w:rPr>
            </w:pPr>
            <w:r w:rsidRPr="00FC750D">
              <w:rPr>
                <w:b/>
                <w:color w:val="000000" w:themeColor="text1"/>
                <w:sz w:val="24"/>
                <w:szCs w:val="24"/>
              </w:rPr>
              <w:t>Cambio (descripción o capturas de pantallas)</w:t>
            </w:r>
          </w:p>
        </w:tc>
        <w:tc>
          <w:tcPr>
            <w:tcW w:w="6536" w:type="dxa"/>
          </w:tcPr>
          <w:p w:rsidR="00625F1A" w:rsidRDefault="00625F1A" w:rsidP="00625F1A">
            <w:pPr>
              <w:rPr>
                <w:sz w:val="24"/>
                <w:szCs w:val="24"/>
                <w:lang w:val="es-ES"/>
              </w:rPr>
            </w:pPr>
            <w:r>
              <w:rPr>
                <w:sz w:val="24"/>
                <w:szCs w:val="24"/>
                <w:lang w:val="es-ES"/>
              </w:rPr>
              <w:t>En el enunciado:</w:t>
            </w:r>
          </w:p>
          <w:p w:rsidR="00625F1A" w:rsidRPr="00FC750D" w:rsidRDefault="00625F1A" w:rsidP="00625F1A">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w:t>
            </w:r>
            <w:r>
              <w:rPr>
                <w:color w:val="FF0000"/>
              </w:rPr>
              <w:lastRenderedPageBreak/>
              <w:t xml:space="preserve">Cuando termines haz clic en Enviar. </w:t>
            </w:r>
            <w:r w:rsidRPr="00EF3FE2">
              <w:rPr>
                <w:color w:val="FF0000"/>
              </w:rPr>
              <w:t>Si es necesario, entrega la</w:t>
            </w:r>
            <w:r>
              <w:rPr>
                <w:color w:val="FF0000"/>
              </w:rPr>
              <w:t>s respuestas por escrito</w:t>
            </w:r>
            <w:r w:rsidR="001D0319">
              <w:rPr>
                <w:color w:val="FF0000"/>
              </w:rPr>
              <w:t>.</w:t>
            </w:r>
          </w:p>
          <w:p w:rsidR="00625F1A" w:rsidRDefault="00625F1A" w:rsidP="0057760C">
            <w:pPr>
              <w:rPr>
                <w:sz w:val="24"/>
                <w:szCs w:val="24"/>
              </w:rPr>
            </w:pPr>
          </w:p>
          <w:p w:rsidR="00625F1A" w:rsidRDefault="00625F1A" w:rsidP="0057760C">
            <w:pPr>
              <w:rPr>
                <w:sz w:val="24"/>
                <w:szCs w:val="24"/>
              </w:rPr>
            </w:pPr>
          </w:p>
          <w:p w:rsidR="00625F1A" w:rsidRDefault="00625F1A" w:rsidP="0057760C">
            <w:pPr>
              <w:rPr>
                <w:sz w:val="24"/>
                <w:szCs w:val="24"/>
                <w:lang w:val="es-ES"/>
              </w:rPr>
            </w:pPr>
            <w:r w:rsidRPr="000A1D02">
              <w:rPr>
                <w:b/>
                <w:bCs/>
                <w:noProof/>
                <w:color w:val="000000" w:themeColor="text1"/>
              </w:rPr>
              <w:drawing>
                <wp:inline distT="0" distB="0" distL="0" distR="0">
                  <wp:extent cx="4170746" cy="2435415"/>
                  <wp:effectExtent l="0" t="0" r="0" b="0"/>
                  <wp:docPr id="6" name="Imagen 6" descr="C:\Users\Usuario\Pictures\Europa Resta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Pictures\Europa Restauración.png"/>
                          <pic:cNvPicPr>
                            <a:picLocks noChangeAspect="1" noChangeArrowheads="1"/>
                          </pic:cNvPicPr>
                        </pic:nvPicPr>
                        <pic:blipFill>
                          <a:blip r:embed="rId19" cstate="print"/>
                          <a:srcRect/>
                          <a:stretch>
                            <a:fillRect/>
                          </a:stretch>
                        </pic:blipFill>
                        <pic:spPr bwMode="auto">
                          <a:xfrm>
                            <a:off x="0" y="0"/>
                            <a:ext cx="4175928" cy="2438441"/>
                          </a:xfrm>
                          <a:prstGeom prst="rect">
                            <a:avLst/>
                          </a:prstGeom>
                          <a:noFill/>
                          <a:ln w="9525">
                            <a:noFill/>
                            <a:miter lim="800000"/>
                            <a:headEnd/>
                            <a:tailEnd/>
                          </a:ln>
                        </pic:spPr>
                      </pic:pic>
                    </a:graphicData>
                  </a:graphic>
                </wp:inline>
              </w:drawing>
            </w:r>
          </w:p>
          <w:p w:rsidR="00625F1A" w:rsidRDefault="00625F1A" w:rsidP="0057760C">
            <w:pPr>
              <w:rPr>
                <w:sz w:val="24"/>
                <w:szCs w:val="24"/>
                <w:lang w:val="es-ES"/>
              </w:rPr>
            </w:pPr>
          </w:p>
          <w:p w:rsidR="00625F1A" w:rsidRPr="00FC750D" w:rsidRDefault="00625F1A" w:rsidP="0057760C">
            <w:pPr>
              <w:rPr>
                <w:color w:val="000000" w:themeColor="text1"/>
                <w:sz w:val="24"/>
                <w:szCs w:val="24"/>
              </w:rPr>
            </w:pPr>
          </w:p>
        </w:tc>
      </w:tr>
      <w:tr w:rsidR="00625F1A" w:rsidRPr="00FC750D" w:rsidTr="0057760C">
        <w:tc>
          <w:tcPr>
            <w:tcW w:w="2518" w:type="dxa"/>
          </w:tcPr>
          <w:p w:rsidR="00625F1A" w:rsidRPr="00FC750D" w:rsidRDefault="00625F1A"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625F1A" w:rsidRPr="000A1D02" w:rsidRDefault="00625F1A" w:rsidP="00625F1A">
            <w:pPr>
              <w:pStyle w:val="Ttulo4"/>
              <w:shd w:val="clear" w:color="auto" w:fill="FFFFFF"/>
              <w:spacing w:before="109" w:beforeAutospacing="0" w:after="109" w:afterAutospacing="0"/>
              <w:jc w:val="both"/>
              <w:outlineLvl w:val="3"/>
              <w:rPr>
                <w:b w:val="0"/>
                <w:bCs w:val="0"/>
                <w:color w:val="000000" w:themeColor="text1"/>
              </w:rPr>
            </w:pPr>
            <w:r w:rsidRPr="000A1D02">
              <w:rPr>
                <w:b w:val="0"/>
                <w:bCs w:val="0"/>
                <w:color w:val="000000" w:themeColor="text1"/>
              </w:rPr>
              <w:t>Refuerza tu aprendizaje</w:t>
            </w:r>
            <w:r w:rsidR="005A77D7">
              <w:rPr>
                <w:b w:val="0"/>
                <w:bCs w:val="0"/>
                <w:color w:val="000000" w:themeColor="text1"/>
              </w:rPr>
              <w:t>: La Europa de la Restauración</w:t>
            </w:r>
          </w:p>
          <w:p w:rsidR="00625F1A" w:rsidRPr="00FC750D" w:rsidRDefault="00625F1A" w:rsidP="0057760C">
            <w:pPr>
              <w:rPr>
                <w:color w:val="000000" w:themeColor="text1"/>
                <w:sz w:val="24"/>
                <w:szCs w:val="24"/>
              </w:rPr>
            </w:pPr>
          </w:p>
        </w:tc>
      </w:tr>
      <w:tr w:rsidR="00625F1A" w:rsidRPr="00FC750D" w:rsidTr="0057760C">
        <w:tc>
          <w:tcPr>
            <w:tcW w:w="2518" w:type="dxa"/>
          </w:tcPr>
          <w:p w:rsidR="00625F1A" w:rsidRPr="00FC750D" w:rsidRDefault="00625F1A" w:rsidP="0057760C">
            <w:pPr>
              <w:rPr>
                <w:b/>
                <w:color w:val="000000" w:themeColor="text1"/>
                <w:sz w:val="24"/>
                <w:szCs w:val="24"/>
              </w:rPr>
            </w:pPr>
            <w:r w:rsidRPr="00FC750D">
              <w:rPr>
                <w:b/>
                <w:color w:val="000000" w:themeColor="text1"/>
                <w:sz w:val="24"/>
                <w:szCs w:val="24"/>
              </w:rPr>
              <w:t>Descripción</w:t>
            </w:r>
          </w:p>
        </w:tc>
        <w:tc>
          <w:tcPr>
            <w:tcW w:w="6536" w:type="dxa"/>
          </w:tcPr>
          <w:p w:rsidR="00625F1A" w:rsidRPr="006C0E7D" w:rsidRDefault="00625F1A" w:rsidP="0057760C">
            <w:pPr>
              <w:rPr>
                <w:color w:val="000000" w:themeColor="text1"/>
                <w:sz w:val="24"/>
                <w:szCs w:val="24"/>
              </w:rPr>
            </w:pPr>
            <w:r w:rsidRPr="006C0E7D">
              <w:rPr>
                <w:bCs/>
                <w:color w:val="000000" w:themeColor="text1"/>
                <w:sz w:val="24"/>
                <w:szCs w:val="24"/>
              </w:rPr>
              <w:t>Actividad sobre la Europa de la Restauración</w:t>
            </w:r>
          </w:p>
        </w:tc>
      </w:tr>
    </w:tbl>
    <w:p w:rsidR="00DD4B7A" w:rsidRPr="000A1D02" w:rsidRDefault="00DD4B7A" w:rsidP="00DD4B7A">
      <w:pPr>
        <w:pStyle w:val="Ttulo4"/>
        <w:shd w:val="clear" w:color="auto" w:fill="FFFFFF"/>
        <w:spacing w:before="109" w:beforeAutospacing="0" w:after="109" w:afterAutospacing="0"/>
        <w:jc w:val="center"/>
        <w:rPr>
          <w:b w:val="0"/>
          <w:bCs w:val="0"/>
          <w:color w:val="000000" w:themeColor="text1"/>
        </w:rPr>
      </w:pPr>
    </w:p>
    <w:p w:rsidR="00650070" w:rsidRPr="000A1D02" w:rsidRDefault="006C0E7D" w:rsidP="00DD4B7A">
      <w:pPr>
        <w:pStyle w:val="Ttulo4"/>
        <w:shd w:val="clear" w:color="auto" w:fill="FFFFFF"/>
        <w:spacing w:before="109" w:beforeAutospacing="0" w:after="109" w:afterAutospacing="0"/>
        <w:rPr>
          <w:b w:val="0"/>
          <w:bCs w:val="0"/>
          <w:color w:val="000000" w:themeColor="text1"/>
        </w:rPr>
      </w:pPr>
      <w:r w:rsidRPr="000A1D02">
        <w:rPr>
          <w:color w:val="000000" w:themeColor="text1"/>
          <w:highlight w:val="yellow"/>
        </w:rPr>
        <w:t xml:space="preserve">[SECCIÓN </w:t>
      </w:r>
      <w:r w:rsidR="00593DBA">
        <w:rPr>
          <w:color w:val="000000" w:themeColor="text1"/>
          <w:highlight w:val="yellow"/>
        </w:rPr>
        <w:t>1</w:t>
      </w:r>
      <w:r w:rsidRPr="000A1D02">
        <w:rPr>
          <w:color w:val="000000" w:themeColor="text1"/>
          <w:highlight w:val="yellow"/>
        </w:rPr>
        <w:t>]</w:t>
      </w:r>
      <w:r w:rsidRPr="000A1D02">
        <w:rPr>
          <w:color w:val="000000" w:themeColor="text1"/>
        </w:rPr>
        <w:t xml:space="preserve"> </w:t>
      </w:r>
      <w:r w:rsidR="00593DBA">
        <w:rPr>
          <w:color w:val="000000" w:themeColor="text1"/>
        </w:rPr>
        <w:t xml:space="preserve">3 </w:t>
      </w:r>
      <w:r w:rsidR="00650070" w:rsidRPr="000A1D02">
        <w:rPr>
          <w:bCs w:val="0"/>
          <w:color w:val="000000" w:themeColor="text1"/>
        </w:rPr>
        <w:t>El liberalis</w:t>
      </w:r>
      <w:r>
        <w:rPr>
          <w:bCs w:val="0"/>
          <w:color w:val="000000" w:themeColor="text1"/>
        </w:rPr>
        <w:t>mo político y los nacionalismos</w:t>
      </w:r>
    </w:p>
    <w:p w:rsidR="00893FB0" w:rsidRPr="000A1D02" w:rsidRDefault="00893FB0" w:rsidP="00A802CE">
      <w:pPr>
        <w:shd w:val="clear" w:color="auto" w:fill="FFFFFF"/>
        <w:spacing w:line="312" w:lineRule="atLeast"/>
        <w:jc w:val="both"/>
        <w:rPr>
          <w:color w:val="000000" w:themeColor="text1"/>
        </w:rPr>
      </w:pPr>
      <w:r w:rsidRPr="000A1D02">
        <w:rPr>
          <w:color w:val="000000" w:themeColor="text1"/>
        </w:rPr>
        <w:t>A pesar de la derrota francesa, las guerras napoleónicas contribuyeron a difundir las </w:t>
      </w:r>
      <w:r w:rsidRPr="000A1D02">
        <w:rPr>
          <w:b/>
          <w:bCs/>
          <w:color w:val="000000" w:themeColor="text1"/>
        </w:rPr>
        <w:t>ideas liberales</w:t>
      </w:r>
      <w:r w:rsidRPr="000A1D02">
        <w:rPr>
          <w:color w:val="000000" w:themeColor="text1"/>
        </w:rPr>
        <w:t>, derivadas del </w:t>
      </w:r>
      <w:r w:rsidRPr="000A1D02">
        <w:rPr>
          <w:b/>
          <w:bCs/>
          <w:color w:val="000000" w:themeColor="text1"/>
        </w:rPr>
        <w:t>pensamiento ilustrado</w:t>
      </w:r>
      <w:r w:rsidRPr="000A1D02">
        <w:rPr>
          <w:color w:val="000000" w:themeColor="text1"/>
        </w:rPr>
        <w:t> del siglo XVIII.</w:t>
      </w:r>
      <w:r w:rsidR="00440E1A" w:rsidRPr="000A1D02">
        <w:rPr>
          <w:color w:val="000000" w:themeColor="text1"/>
        </w:rPr>
        <w:t xml:space="preserve"> </w:t>
      </w:r>
      <w:r w:rsidRPr="000A1D02">
        <w:rPr>
          <w:color w:val="000000" w:themeColor="text1"/>
        </w:rPr>
        <w:t>Aquellas reclamaban:</w:t>
      </w:r>
    </w:p>
    <w:p w:rsidR="00893FB0" w:rsidRPr="000A1D02"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La </w:t>
      </w:r>
      <w:r w:rsidRPr="000A1D02">
        <w:rPr>
          <w:b/>
          <w:bCs/>
          <w:color w:val="000000" w:themeColor="text1"/>
        </w:rPr>
        <w:t>soberanía</w:t>
      </w:r>
      <w:r w:rsidRPr="000A1D02">
        <w:rPr>
          <w:color w:val="000000" w:themeColor="text1"/>
        </w:rPr>
        <w:t> nacional.</w:t>
      </w:r>
    </w:p>
    <w:p w:rsidR="00893FB0" w:rsidRPr="000A1D02"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La </w:t>
      </w:r>
      <w:r w:rsidRPr="000A1D02">
        <w:rPr>
          <w:b/>
          <w:bCs/>
          <w:color w:val="000000" w:themeColor="text1"/>
        </w:rPr>
        <w:t>división</w:t>
      </w:r>
      <w:r w:rsidRPr="000A1D02">
        <w:rPr>
          <w:color w:val="000000" w:themeColor="text1"/>
        </w:rPr>
        <w:t> de poderes.</w:t>
      </w:r>
    </w:p>
    <w:p w:rsidR="00893FB0" w:rsidRPr="000A1D02"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El derecho de </w:t>
      </w:r>
      <w:r w:rsidRPr="000A1D02">
        <w:rPr>
          <w:b/>
          <w:bCs/>
          <w:color w:val="000000" w:themeColor="text1"/>
        </w:rPr>
        <w:t>propiedad</w:t>
      </w:r>
      <w:r w:rsidRPr="000A1D02">
        <w:rPr>
          <w:color w:val="000000" w:themeColor="text1"/>
        </w:rPr>
        <w:t>.</w:t>
      </w:r>
    </w:p>
    <w:p w:rsidR="00893FB0"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La </w:t>
      </w:r>
      <w:r w:rsidRPr="000A1D02">
        <w:rPr>
          <w:b/>
          <w:bCs/>
          <w:color w:val="000000" w:themeColor="text1"/>
        </w:rPr>
        <w:t>igualdad</w:t>
      </w:r>
      <w:r w:rsidRPr="000A1D02">
        <w:rPr>
          <w:color w:val="000000" w:themeColor="text1"/>
        </w:rPr>
        <w:t> ante la ley.</w:t>
      </w:r>
    </w:p>
    <w:tbl>
      <w:tblPr>
        <w:tblStyle w:val="Tablaconcuadrcula"/>
        <w:tblW w:w="0" w:type="auto"/>
        <w:tblLook w:val="04A0" w:firstRow="1" w:lastRow="0" w:firstColumn="1" w:lastColumn="0" w:noHBand="0" w:noVBand="1"/>
      </w:tblPr>
      <w:tblGrid>
        <w:gridCol w:w="1668"/>
        <w:gridCol w:w="7386"/>
      </w:tblGrid>
      <w:tr w:rsidR="006C0E7D" w:rsidRPr="000A1D02" w:rsidTr="0057760C">
        <w:tc>
          <w:tcPr>
            <w:tcW w:w="9054" w:type="dxa"/>
            <w:gridSpan w:val="2"/>
            <w:shd w:val="clear" w:color="auto" w:fill="0D0D0D" w:themeFill="text1" w:themeFillTint="F2"/>
          </w:tcPr>
          <w:p w:rsidR="006C0E7D" w:rsidRPr="000A1D02" w:rsidRDefault="006C0E7D"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6C0E7D" w:rsidRPr="000A1D02" w:rsidTr="0057760C">
        <w:tc>
          <w:tcPr>
            <w:tcW w:w="1668" w:type="dxa"/>
          </w:tcPr>
          <w:p w:rsidR="006C0E7D" w:rsidRPr="000A1D02" w:rsidRDefault="006C0E7D" w:rsidP="0057760C">
            <w:pPr>
              <w:rPr>
                <w:b/>
                <w:color w:val="000000"/>
                <w:sz w:val="24"/>
                <w:szCs w:val="24"/>
              </w:rPr>
            </w:pPr>
            <w:r w:rsidRPr="000A1D02">
              <w:rPr>
                <w:b/>
                <w:color w:val="000000"/>
                <w:sz w:val="24"/>
                <w:szCs w:val="24"/>
              </w:rPr>
              <w:t>Código</w:t>
            </w:r>
          </w:p>
        </w:tc>
        <w:tc>
          <w:tcPr>
            <w:tcW w:w="7386" w:type="dxa"/>
          </w:tcPr>
          <w:p w:rsidR="006C0E7D" w:rsidRPr="000A1D02" w:rsidRDefault="006C0E7D" w:rsidP="006C0E7D">
            <w:pPr>
              <w:rPr>
                <w:b/>
                <w:color w:val="000000"/>
                <w:sz w:val="24"/>
                <w:szCs w:val="24"/>
              </w:rPr>
            </w:pPr>
            <w:r w:rsidRPr="000A1D02">
              <w:rPr>
                <w:b/>
                <w:color w:val="000000"/>
                <w:sz w:val="24"/>
                <w:szCs w:val="24"/>
              </w:rPr>
              <w:t>CS_08_04_IMG0</w:t>
            </w:r>
            <w:r>
              <w:rPr>
                <w:b/>
                <w:color w:val="000000"/>
                <w:sz w:val="24"/>
                <w:szCs w:val="24"/>
              </w:rPr>
              <w:t>3</w:t>
            </w:r>
          </w:p>
        </w:tc>
      </w:tr>
      <w:tr w:rsidR="006C0E7D" w:rsidRPr="000A1D02" w:rsidTr="0057760C">
        <w:tc>
          <w:tcPr>
            <w:tcW w:w="1668" w:type="dxa"/>
          </w:tcPr>
          <w:p w:rsidR="006C0E7D" w:rsidRPr="000A1D02" w:rsidRDefault="006C0E7D" w:rsidP="0057760C">
            <w:pPr>
              <w:rPr>
                <w:color w:val="000000"/>
                <w:sz w:val="24"/>
                <w:szCs w:val="24"/>
              </w:rPr>
            </w:pPr>
            <w:r w:rsidRPr="000A1D02">
              <w:rPr>
                <w:b/>
                <w:color w:val="000000"/>
                <w:sz w:val="24"/>
                <w:szCs w:val="24"/>
              </w:rPr>
              <w:t>Descripción</w:t>
            </w:r>
          </w:p>
        </w:tc>
        <w:tc>
          <w:tcPr>
            <w:tcW w:w="7386" w:type="dxa"/>
          </w:tcPr>
          <w:p w:rsidR="006C0E7D" w:rsidRPr="000A1D02" w:rsidRDefault="006C0E7D" w:rsidP="0057760C">
            <w:pPr>
              <w:rPr>
                <w:color w:val="000000"/>
                <w:sz w:val="24"/>
                <w:szCs w:val="24"/>
              </w:rPr>
            </w:pPr>
            <w:r w:rsidRPr="006C0E7D">
              <w:rPr>
                <w:b/>
                <w:bCs/>
                <w:color w:val="000000" w:themeColor="text1"/>
                <w:sz w:val="24"/>
                <w:szCs w:val="24"/>
              </w:rPr>
              <w:t>Alexis de Tocqueville</w:t>
            </w:r>
            <w:r w:rsidRPr="006C0E7D">
              <w:rPr>
                <w:color w:val="000000" w:themeColor="text1"/>
                <w:sz w:val="24"/>
                <w:szCs w:val="24"/>
              </w:rPr>
              <w:t> </w:t>
            </w:r>
          </w:p>
        </w:tc>
      </w:tr>
      <w:tr w:rsidR="006C0E7D" w:rsidRPr="000A1D02" w:rsidTr="0057760C">
        <w:tc>
          <w:tcPr>
            <w:tcW w:w="1668" w:type="dxa"/>
          </w:tcPr>
          <w:p w:rsidR="006C0E7D" w:rsidRPr="000A1D02" w:rsidRDefault="006C0E7D" w:rsidP="0057760C">
            <w:pPr>
              <w:rPr>
                <w:color w:val="000000"/>
                <w:sz w:val="24"/>
                <w:szCs w:val="24"/>
              </w:rPr>
            </w:pPr>
            <w:r w:rsidRPr="000A1D02">
              <w:rPr>
                <w:b/>
                <w:color w:val="000000"/>
                <w:sz w:val="24"/>
                <w:szCs w:val="24"/>
              </w:rPr>
              <w:lastRenderedPageBreak/>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6C0E7D" w:rsidRPr="000A1D02" w:rsidRDefault="006C0E7D" w:rsidP="0057760C">
            <w:pPr>
              <w:rPr>
                <w:color w:val="000000"/>
                <w:sz w:val="24"/>
                <w:szCs w:val="24"/>
              </w:rPr>
            </w:pPr>
            <w:r w:rsidRPr="000A1D02">
              <w:rPr>
                <w:noProof/>
                <w:color w:val="000000" w:themeColor="text1"/>
              </w:rPr>
              <w:drawing>
                <wp:inline distT="0" distB="0" distL="0" distR="0">
                  <wp:extent cx="1202423" cy="1605657"/>
                  <wp:effectExtent l="0" t="0" r="0" b="0"/>
                  <wp:docPr id="7" name="Imagen 7" descr="http://profesores.aulaplaneta.com/DNNPlayerPackages/Package12189/InfoGuion/cuadernoestudio/images_xml/CS_10_02_img3_small.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2189/InfoGuion/cuadernoestudio/images_xml/CS_10_02_img3_small.jpg">
                            <a:hlinkClick r:id="rId20"/>
                          </pic:cNvPr>
                          <pic:cNvPicPr>
                            <a:picLocks noChangeAspect="1" noChangeArrowheads="1"/>
                          </pic:cNvPicPr>
                        </pic:nvPicPr>
                        <pic:blipFill>
                          <a:blip r:embed="rId21" cstate="print"/>
                          <a:srcRect/>
                          <a:stretch>
                            <a:fillRect/>
                          </a:stretch>
                        </pic:blipFill>
                        <pic:spPr bwMode="auto">
                          <a:xfrm>
                            <a:off x="0" y="0"/>
                            <a:ext cx="1201773" cy="1604789"/>
                          </a:xfrm>
                          <a:prstGeom prst="rect">
                            <a:avLst/>
                          </a:prstGeom>
                          <a:noFill/>
                          <a:ln w="9525">
                            <a:noFill/>
                            <a:miter lim="800000"/>
                            <a:headEnd/>
                            <a:tailEnd/>
                          </a:ln>
                        </pic:spPr>
                      </pic:pic>
                    </a:graphicData>
                  </a:graphic>
                </wp:inline>
              </w:drawing>
            </w:r>
          </w:p>
        </w:tc>
      </w:tr>
      <w:tr w:rsidR="006C0E7D" w:rsidRPr="000A1D02" w:rsidTr="0057760C">
        <w:tc>
          <w:tcPr>
            <w:tcW w:w="1668" w:type="dxa"/>
          </w:tcPr>
          <w:p w:rsidR="006C0E7D" w:rsidRPr="000A1D02" w:rsidRDefault="006C0E7D" w:rsidP="0057760C">
            <w:pPr>
              <w:rPr>
                <w:color w:val="000000"/>
                <w:sz w:val="24"/>
                <w:szCs w:val="24"/>
              </w:rPr>
            </w:pPr>
            <w:r w:rsidRPr="000A1D02">
              <w:rPr>
                <w:b/>
                <w:color w:val="000000"/>
                <w:sz w:val="24"/>
                <w:szCs w:val="24"/>
              </w:rPr>
              <w:t>Pie de imagen</w:t>
            </w:r>
          </w:p>
        </w:tc>
        <w:tc>
          <w:tcPr>
            <w:tcW w:w="7386" w:type="dxa"/>
          </w:tcPr>
          <w:p w:rsidR="006C0E7D" w:rsidRPr="000A1D02" w:rsidRDefault="006C0E7D" w:rsidP="0057760C">
            <w:pPr>
              <w:spacing w:before="68" w:line="272" w:lineRule="atLeast"/>
              <w:jc w:val="both"/>
              <w:rPr>
                <w:color w:val="000000" w:themeColor="text1"/>
                <w:sz w:val="24"/>
                <w:szCs w:val="24"/>
              </w:rPr>
            </w:pPr>
            <w:r w:rsidRPr="006C0E7D">
              <w:rPr>
                <w:color w:val="000000" w:themeColor="text1"/>
                <w:sz w:val="24"/>
                <w:szCs w:val="24"/>
              </w:rPr>
              <w:t>El escritor y político francés </w:t>
            </w:r>
            <w:r w:rsidRPr="006C0E7D">
              <w:rPr>
                <w:b/>
                <w:bCs/>
                <w:color w:val="000000" w:themeColor="text1"/>
                <w:sz w:val="24"/>
                <w:szCs w:val="24"/>
              </w:rPr>
              <w:t>Alexis de Tocqueville</w:t>
            </w:r>
            <w:r w:rsidRPr="006C0E7D">
              <w:rPr>
                <w:color w:val="000000" w:themeColor="text1"/>
                <w:sz w:val="24"/>
                <w:szCs w:val="24"/>
              </w:rPr>
              <w:t> fue uno de los grandes teóricos del liberalismo político en el siglo XIX. Defendía el modelo político implantado en Estados Unidos tras su independencia.</w:t>
            </w:r>
            <w:r>
              <w:rPr>
                <w:rStyle w:val="un"/>
                <w:color w:val="000000" w:themeColor="text1"/>
              </w:rPr>
              <w:t xml:space="preserve"> </w:t>
            </w:r>
          </w:p>
          <w:p w:rsidR="006C0E7D" w:rsidRPr="000A1D02" w:rsidRDefault="006C0E7D" w:rsidP="0057760C">
            <w:pPr>
              <w:pStyle w:val="u"/>
              <w:shd w:val="clear" w:color="auto" w:fill="FFFFFF"/>
              <w:spacing w:before="0" w:beforeAutospacing="0" w:after="0" w:afterAutospacing="0" w:line="312" w:lineRule="atLeast"/>
              <w:jc w:val="both"/>
              <w:rPr>
                <w:color w:val="000000" w:themeColor="text1"/>
              </w:rPr>
            </w:pPr>
          </w:p>
        </w:tc>
      </w:tr>
    </w:tbl>
    <w:p w:rsidR="00440E1A" w:rsidRPr="000A1D02" w:rsidRDefault="00440E1A" w:rsidP="006C0E7D">
      <w:pPr>
        <w:shd w:val="clear" w:color="auto" w:fill="FFFFFF"/>
        <w:spacing w:line="312" w:lineRule="atLeast"/>
        <w:jc w:val="both"/>
        <w:rPr>
          <w:color w:val="000000" w:themeColor="text1"/>
        </w:rPr>
      </w:pPr>
    </w:p>
    <w:p w:rsidR="00A70E80" w:rsidRPr="000A1D02" w:rsidRDefault="00A70E80"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Las ideas liberales se extendieron por</w:t>
      </w:r>
      <w:r w:rsidRPr="000A1D02">
        <w:rPr>
          <w:rStyle w:val="apple-converted-space"/>
          <w:color w:val="000000" w:themeColor="text1"/>
        </w:rPr>
        <w:t> </w:t>
      </w:r>
      <w:r w:rsidRPr="000A1D02">
        <w:rPr>
          <w:rStyle w:val="Textoennegrita"/>
          <w:color w:val="000000" w:themeColor="text1"/>
        </w:rPr>
        <w:t>Europa</w:t>
      </w:r>
      <w:r w:rsidRPr="000A1D02">
        <w:rPr>
          <w:rStyle w:val="apple-converted-space"/>
          <w:color w:val="000000" w:themeColor="text1"/>
        </w:rPr>
        <w:t> </w:t>
      </w:r>
      <w:r w:rsidRPr="000A1D02">
        <w:rPr>
          <w:rStyle w:val="un"/>
          <w:color w:val="000000" w:themeColor="text1"/>
        </w:rPr>
        <w:t xml:space="preserve">y también </w:t>
      </w:r>
      <w:r w:rsidR="006C0E7D">
        <w:rPr>
          <w:rStyle w:val="un"/>
          <w:color w:val="000000" w:themeColor="text1"/>
        </w:rPr>
        <w:t>tomaron fuerza</w:t>
      </w:r>
      <w:r w:rsidRPr="000A1D02">
        <w:rPr>
          <w:rStyle w:val="un"/>
          <w:color w:val="000000" w:themeColor="text1"/>
        </w:rPr>
        <w:t xml:space="preserve"> en las</w:t>
      </w:r>
      <w:r w:rsidR="00E93F90" w:rsidRPr="000A1D02">
        <w:rPr>
          <w:rStyle w:val="un"/>
          <w:color w:val="000000" w:themeColor="text1"/>
        </w:rPr>
        <w:t xml:space="preserve"> </w:t>
      </w:r>
      <w:r w:rsidRPr="000A1D02">
        <w:rPr>
          <w:rStyle w:val="Textoennegrita"/>
          <w:color w:val="000000" w:themeColor="text1"/>
        </w:rPr>
        <w:t>colonias españolas en América</w:t>
      </w:r>
      <w:r w:rsidRPr="000A1D02">
        <w:rPr>
          <w:rStyle w:val="un"/>
          <w:color w:val="000000" w:themeColor="text1"/>
        </w:rPr>
        <w:t>.</w:t>
      </w:r>
    </w:p>
    <w:p w:rsidR="00A70E80" w:rsidRPr="000A1D02" w:rsidRDefault="00A70E80"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La extensión de las ideas liberales por Europa contribuyó, al mismo tiempo, a despertar una serie de</w:t>
      </w:r>
      <w:r w:rsidRPr="000A1D02">
        <w:rPr>
          <w:rStyle w:val="apple-converted-space"/>
          <w:color w:val="000000" w:themeColor="text1"/>
        </w:rPr>
        <w:t> </w:t>
      </w:r>
      <w:r w:rsidRPr="000A1D02">
        <w:rPr>
          <w:rStyle w:val="Textoennegrita"/>
          <w:color w:val="000000" w:themeColor="text1"/>
        </w:rPr>
        <w:t>reivindicaciones nacionalistas</w:t>
      </w:r>
      <w:r w:rsidRPr="000A1D02">
        <w:rPr>
          <w:rStyle w:val="apple-converted-space"/>
          <w:color w:val="000000" w:themeColor="text1"/>
        </w:rPr>
        <w:t> </w:t>
      </w:r>
      <w:r w:rsidRPr="000A1D02">
        <w:rPr>
          <w:rStyle w:val="un"/>
          <w:color w:val="000000" w:themeColor="text1"/>
        </w:rPr>
        <w:t>en aquellos territorios sometidos al dominio de alguna de las potencias de la época o que estaban divididos a pesar de compartir una cultura.</w:t>
      </w:r>
    </w:p>
    <w:p w:rsidR="00A70E80" w:rsidRPr="000A1D02" w:rsidRDefault="00A70E80"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Los nacionalistas defendían la idea del</w:t>
      </w:r>
      <w:r w:rsidRPr="000A1D02">
        <w:rPr>
          <w:rStyle w:val="apple-converted-space"/>
          <w:color w:val="000000" w:themeColor="text1"/>
        </w:rPr>
        <w:t> </w:t>
      </w:r>
      <w:r w:rsidRPr="000A1D02">
        <w:rPr>
          <w:rStyle w:val="Textoennegrita"/>
          <w:color w:val="000000" w:themeColor="text1"/>
        </w:rPr>
        <w:t>Estado-nación</w:t>
      </w:r>
      <w:r w:rsidRPr="000A1D02">
        <w:rPr>
          <w:rStyle w:val="un"/>
          <w:color w:val="000000" w:themeColor="text1"/>
        </w:rPr>
        <w:t>, concebido como el espacio ocupado por una</w:t>
      </w:r>
      <w:r w:rsidRPr="000A1D02">
        <w:rPr>
          <w:rStyle w:val="apple-converted-space"/>
          <w:color w:val="000000" w:themeColor="text1"/>
        </w:rPr>
        <w:t> </w:t>
      </w:r>
      <w:r w:rsidRPr="000A1D02">
        <w:rPr>
          <w:rStyle w:val="Textoennegrita"/>
          <w:color w:val="000000" w:themeColor="text1"/>
        </w:rPr>
        <w:t>comunidad nacional</w:t>
      </w:r>
      <w:r w:rsidRPr="000A1D02">
        <w:rPr>
          <w:rStyle w:val="apple-converted-space"/>
          <w:color w:val="000000" w:themeColor="text1"/>
        </w:rPr>
        <w:t> </w:t>
      </w:r>
      <w:r w:rsidR="006C0E7D">
        <w:rPr>
          <w:rStyle w:val="un"/>
          <w:color w:val="000000" w:themeColor="text1"/>
        </w:rPr>
        <w:t xml:space="preserve">que comparte, entre </w:t>
      </w:r>
      <w:del w:id="34" w:author="RAUL MAZO" w:date="2015-05-01T18:59:00Z">
        <w:r w:rsidR="006C0E7D" w:rsidDel="00B3344E">
          <w:rPr>
            <w:rStyle w:val="un"/>
            <w:color w:val="000000" w:themeColor="text1"/>
          </w:rPr>
          <w:delText xml:space="preserve">otras </w:delText>
        </w:r>
      </w:del>
      <w:ins w:id="35" w:author="RAUL MAZO" w:date="2015-05-01T18:59:00Z">
        <w:r w:rsidR="00B3344E">
          <w:rPr>
            <w:rStyle w:val="un"/>
            <w:color w:val="000000" w:themeColor="text1"/>
          </w:rPr>
          <w:t xml:space="preserve">otros </w:t>
        </w:r>
      </w:ins>
      <w:del w:id="36" w:author="RAUL MAZO" w:date="2015-05-01T18:59:00Z">
        <w:r w:rsidR="006C0E7D" w:rsidDel="00B3344E">
          <w:rPr>
            <w:rStyle w:val="un"/>
            <w:color w:val="000000" w:themeColor="text1"/>
          </w:rPr>
          <w:delText>cosas</w:delText>
        </w:r>
      </w:del>
      <w:ins w:id="37" w:author="RAUL MAZO" w:date="2015-05-01T18:59:00Z">
        <w:r w:rsidR="00B3344E">
          <w:rPr>
            <w:rStyle w:val="un"/>
            <w:color w:val="000000" w:themeColor="text1"/>
          </w:rPr>
          <w:t>aspectos</w:t>
        </w:r>
      </w:ins>
      <w:r w:rsidR="006C0E7D">
        <w:rPr>
          <w:rStyle w:val="un"/>
          <w:color w:val="000000" w:themeColor="text1"/>
        </w:rPr>
        <w:t xml:space="preserve">: </w:t>
      </w:r>
      <w:r w:rsidRPr="000A1D02">
        <w:rPr>
          <w:rStyle w:val="Textoennegrita"/>
          <w:color w:val="000000" w:themeColor="text1"/>
        </w:rPr>
        <w:t>territorio</w:t>
      </w:r>
      <w:r w:rsidRPr="000A1D02">
        <w:rPr>
          <w:rStyle w:val="un"/>
          <w:color w:val="000000" w:themeColor="text1"/>
        </w:rPr>
        <w:t>,</w:t>
      </w:r>
      <w:r w:rsidRPr="000A1D02">
        <w:rPr>
          <w:rStyle w:val="apple-converted-space"/>
          <w:color w:val="000000" w:themeColor="text1"/>
        </w:rPr>
        <w:t> </w:t>
      </w:r>
      <w:r w:rsidRPr="000A1D02">
        <w:rPr>
          <w:rStyle w:val="Textoennegrita"/>
          <w:color w:val="000000" w:themeColor="text1"/>
        </w:rPr>
        <w:t>lengua</w:t>
      </w:r>
      <w:r w:rsidRPr="000A1D02">
        <w:rPr>
          <w:rStyle w:val="un"/>
          <w:color w:val="000000" w:themeColor="text1"/>
        </w:rPr>
        <w:t>,</w:t>
      </w:r>
      <w:r w:rsidRPr="000A1D02">
        <w:rPr>
          <w:rStyle w:val="apple-converted-space"/>
          <w:color w:val="000000" w:themeColor="text1"/>
        </w:rPr>
        <w:t> </w:t>
      </w:r>
      <w:r w:rsidRPr="000A1D02">
        <w:rPr>
          <w:rStyle w:val="Textoennegrita"/>
          <w:color w:val="000000" w:themeColor="text1"/>
        </w:rPr>
        <w:t>cultura</w:t>
      </w:r>
      <w:r w:rsidRPr="000A1D02">
        <w:rPr>
          <w:rStyle w:val="apple-converted-space"/>
          <w:color w:val="000000" w:themeColor="text1"/>
        </w:rPr>
        <w:t> </w:t>
      </w:r>
      <w:r w:rsidRPr="000A1D02">
        <w:rPr>
          <w:rStyle w:val="un"/>
          <w:color w:val="000000" w:themeColor="text1"/>
        </w:rPr>
        <w:t>e</w:t>
      </w:r>
      <w:r w:rsidRPr="000A1D02">
        <w:rPr>
          <w:rStyle w:val="apple-converted-space"/>
          <w:color w:val="000000" w:themeColor="text1"/>
        </w:rPr>
        <w:t> </w:t>
      </w:r>
      <w:r w:rsidRPr="000A1D02">
        <w:rPr>
          <w:rStyle w:val="Textoennegrita"/>
          <w:color w:val="000000" w:themeColor="text1"/>
        </w:rPr>
        <w:t>historia común</w:t>
      </w:r>
      <w:r w:rsidRPr="000A1D02">
        <w:rPr>
          <w:rStyle w:val="un"/>
          <w:color w:val="000000" w:themeColor="text1"/>
        </w:rPr>
        <w:t>.</w:t>
      </w:r>
    </w:p>
    <w:p w:rsidR="00A70E80" w:rsidRPr="000A1D02" w:rsidRDefault="00A70E80" w:rsidP="008976D6">
      <w:pPr>
        <w:jc w:val="center"/>
        <w:rPr>
          <w:color w:val="000000" w:themeColor="text1"/>
        </w:rPr>
      </w:pPr>
    </w:p>
    <w:tbl>
      <w:tblPr>
        <w:tblStyle w:val="Tablaconcuadrcula"/>
        <w:tblW w:w="0" w:type="auto"/>
        <w:tblLook w:val="04A0" w:firstRow="1" w:lastRow="0" w:firstColumn="1" w:lastColumn="0" w:noHBand="0" w:noVBand="1"/>
      </w:tblPr>
      <w:tblGrid>
        <w:gridCol w:w="1216"/>
        <w:gridCol w:w="7838"/>
      </w:tblGrid>
      <w:tr w:rsidR="003804EC" w:rsidRPr="000A1D02" w:rsidTr="0057760C">
        <w:tc>
          <w:tcPr>
            <w:tcW w:w="9054" w:type="dxa"/>
            <w:gridSpan w:val="2"/>
            <w:shd w:val="clear" w:color="auto" w:fill="000000" w:themeFill="text1"/>
          </w:tcPr>
          <w:p w:rsidR="003804EC" w:rsidRPr="000A1D02" w:rsidRDefault="003804EC" w:rsidP="0057760C">
            <w:pPr>
              <w:spacing w:line="360" w:lineRule="auto"/>
              <w:jc w:val="center"/>
              <w:rPr>
                <w:b/>
                <w:color w:val="FFFFFF" w:themeColor="background1"/>
                <w:sz w:val="24"/>
                <w:szCs w:val="24"/>
              </w:rPr>
            </w:pPr>
            <w:r w:rsidRPr="000A1D02">
              <w:rPr>
                <w:b/>
                <w:color w:val="FFFFFF" w:themeColor="background1"/>
                <w:sz w:val="24"/>
                <w:szCs w:val="24"/>
              </w:rPr>
              <w:t>Destacado</w:t>
            </w:r>
          </w:p>
        </w:tc>
      </w:tr>
      <w:tr w:rsidR="003804EC" w:rsidRPr="000A1D02" w:rsidTr="0057760C">
        <w:trPr>
          <w:trHeight w:val="318"/>
        </w:trPr>
        <w:tc>
          <w:tcPr>
            <w:tcW w:w="1146" w:type="dxa"/>
            <w:shd w:val="clear" w:color="auto" w:fill="auto"/>
          </w:tcPr>
          <w:p w:rsidR="003804EC" w:rsidRPr="000A1D02" w:rsidRDefault="003804EC" w:rsidP="0057760C">
            <w:pPr>
              <w:spacing w:line="360" w:lineRule="auto"/>
              <w:rPr>
                <w:sz w:val="24"/>
                <w:szCs w:val="24"/>
                <w:lang w:val="es-ES"/>
              </w:rPr>
            </w:pPr>
            <w:r w:rsidRPr="000A1D02">
              <w:rPr>
                <w:sz w:val="24"/>
                <w:szCs w:val="24"/>
                <w:lang w:val="es-ES"/>
              </w:rPr>
              <w:t>Título</w:t>
            </w:r>
          </w:p>
        </w:tc>
        <w:tc>
          <w:tcPr>
            <w:tcW w:w="7908" w:type="dxa"/>
            <w:shd w:val="clear" w:color="auto" w:fill="auto"/>
          </w:tcPr>
          <w:p w:rsidR="003804EC" w:rsidRPr="003804EC" w:rsidRDefault="003804EC" w:rsidP="00B3344E">
            <w:pPr>
              <w:pStyle w:val="Ttulo4"/>
              <w:spacing w:before="312" w:beforeAutospacing="0" w:after="177" w:afterAutospacing="0"/>
              <w:jc w:val="both"/>
              <w:outlineLvl w:val="3"/>
              <w:rPr>
                <w:b w:val="0"/>
                <w:bCs w:val="0"/>
                <w:color w:val="000000" w:themeColor="text1"/>
              </w:rPr>
            </w:pPr>
            <w:r w:rsidRPr="000A1D02">
              <w:rPr>
                <w:b w:val="0"/>
                <w:bCs w:val="0"/>
                <w:color w:val="000000" w:themeColor="text1"/>
              </w:rPr>
              <w:t>El</w:t>
            </w:r>
            <w:r>
              <w:rPr>
                <w:b w:val="0"/>
                <w:bCs w:val="0"/>
                <w:color w:val="000000" w:themeColor="text1"/>
              </w:rPr>
              <w:t xml:space="preserve"> </w:t>
            </w:r>
            <w:del w:id="38" w:author="RAUL MAZO" w:date="2015-05-01T18:59:00Z">
              <w:r w:rsidDel="00B3344E">
                <w:rPr>
                  <w:b w:val="0"/>
                  <w:bCs w:val="0"/>
                  <w:color w:val="000000" w:themeColor="text1"/>
                </w:rPr>
                <w:delText xml:space="preserve">romanticismo </w:delText>
              </w:r>
            </w:del>
            <w:ins w:id="39" w:author="RAUL MAZO" w:date="2015-05-01T18:59:00Z">
              <w:r w:rsidR="00B3344E">
                <w:rPr>
                  <w:b w:val="0"/>
                  <w:bCs w:val="0"/>
                  <w:color w:val="000000" w:themeColor="text1"/>
                </w:rPr>
                <w:t xml:space="preserve">Romanticismo </w:t>
              </w:r>
            </w:ins>
            <w:r>
              <w:rPr>
                <w:b w:val="0"/>
                <w:bCs w:val="0"/>
                <w:color w:val="000000" w:themeColor="text1"/>
              </w:rPr>
              <w:t>y el nacionalismo</w:t>
            </w:r>
          </w:p>
        </w:tc>
      </w:tr>
      <w:tr w:rsidR="003804EC" w:rsidRPr="000A1D02" w:rsidTr="0057760C">
        <w:trPr>
          <w:trHeight w:val="318"/>
        </w:trPr>
        <w:tc>
          <w:tcPr>
            <w:tcW w:w="1146" w:type="dxa"/>
            <w:shd w:val="clear" w:color="auto" w:fill="auto"/>
          </w:tcPr>
          <w:p w:rsidR="003804EC" w:rsidRPr="000A1D02" w:rsidRDefault="003804EC" w:rsidP="0057760C">
            <w:pPr>
              <w:spacing w:line="360" w:lineRule="auto"/>
              <w:rPr>
                <w:sz w:val="24"/>
                <w:szCs w:val="24"/>
                <w:lang w:val="es-ES"/>
              </w:rPr>
            </w:pPr>
            <w:r w:rsidRPr="000A1D02">
              <w:rPr>
                <w:sz w:val="24"/>
                <w:szCs w:val="24"/>
                <w:lang w:val="es-ES"/>
              </w:rPr>
              <w:t>Contenido</w:t>
            </w:r>
          </w:p>
        </w:tc>
        <w:tc>
          <w:tcPr>
            <w:tcW w:w="7908" w:type="dxa"/>
            <w:shd w:val="clear" w:color="auto" w:fill="auto"/>
          </w:tcPr>
          <w:p w:rsidR="003804EC" w:rsidRPr="000A1D02" w:rsidRDefault="003804EC" w:rsidP="003804EC">
            <w:pPr>
              <w:pStyle w:val="u"/>
              <w:spacing w:before="0" w:beforeAutospacing="0" w:after="0" w:afterAutospacing="0" w:line="312" w:lineRule="atLeast"/>
              <w:jc w:val="both"/>
              <w:rPr>
                <w:color w:val="000000" w:themeColor="text1"/>
              </w:rPr>
            </w:pPr>
            <w:r w:rsidRPr="000A1D02">
              <w:rPr>
                <w:rStyle w:val="un"/>
                <w:color w:val="000000" w:themeColor="text1"/>
              </w:rPr>
              <w:t>El</w:t>
            </w:r>
            <w:r w:rsidRPr="000A1D02">
              <w:rPr>
                <w:rStyle w:val="apple-converted-space"/>
                <w:color w:val="000000" w:themeColor="text1"/>
              </w:rPr>
              <w:t> </w:t>
            </w:r>
            <w:del w:id="40" w:author="RAUL MAZO" w:date="2015-05-01T18:59:00Z">
              <w:r w:rsidRPr="000A1D02" w:rsidDel="00B3344E">
                <w:rPr>
                  <w:rStyle w:val="Textoennegrita"/>
                  <w:color w:val="000000" w:themeColor="text1"/>
                </w:rPr>
                <w:delText>romanticismo</w:delText>
              </w:r>
            </w:del>
            <w:ins w:id="41" w:author="RAUL MAZO" w:date="2015-05-01T18:59:00Z">
              <w:r w:rsidR="00B3344E">
                <w:rPr>
                  <w:rStyle w:val="Textoennegrita"/>
                  <w:color w:val="000000" w:themeColor="text1"/>
                </w:rPr>
                <w:t>R</w:t>
              </w:r>
              <w:r w:rsidR="00B3344E" w:rsidRPr="000A1D02">
                <w:rPr>
                  <w:rStyle w:val="Textoennegrita"/>
                  <w:color w:val="000000" w:themeColor="text1"/>
                </w:rPr>
                <w:t>omanticismo</w:t>
              </w:r>
            </w:ins>
            <w:r w:rsidRPr="000A1D02">
              <w:rPr>
                <w:rStyle w:val="un"/>
                <w:color w:val="000000" w:themeColor="text1"/>
              </w:rPr>
              <w:t>, un movimiento artístico y cultural surgido a finales del siglo XVIII, influyó en el desarrollo del</w:t>
            </w:r>
            <w:r w:rsidRPr="000A1D02">
              <w:rPr>
                <w:rStyle w:val="apple-converted-space"/>
                <w:color w:val="000000" w:themeColor="text1"/>
              </w:rPr>
              <w:t> </w:t>
            </w:r>
            <w:r w:rsidRPr="000A1D02">
              <w:rPr>
                <w:rStyle w:val="Textoennegrita"/>
                <w:color w:val="000000" w:themeColor="text1"/>
              </w:rPr>
              <w:t>nacionalismo</w:t>
            </w:r>
            <w:r w:rsidRPr="000A1D02">
              <w:rPr>
                <w:rStyle w:val="apple-converted-space"/>
                <w:color w:val="000000" w:themeColor="text1"/>
              </w:rPr>
              <w:t> </w:t>
            </w:r>
            <w:r w:rsidRPr="000A1D02">
              <w:rPr>
                <w:rStyle w:val="un"/>
                <w:color w:val="000000" w:themeColor="text1"/>
              </w:rPr>
              <w:t>en Europa.</w:t>
            </w:r>
            <w:r w:rsidRPr="000A1D02">
              <w:rPr>
                <w:rStyle w:val="apple-converted-space"/>
                <w:color w:val="000000" w:themeColor="text1"/>
              </w:rPr>
              <w:t> </w:t>
            </w:r>
            <w:r w:rsidRPr="000A1D02">
              <w:rPr>
                <w:rStyle w:val="un"/>
                <w:color w:val="000000" w:themeColor="text1"/>
              </w:rPr>
              <w:t>La</w:t>
            </w:r>
            <w:r w:rsidRPr="000A1D02">
              <w:rPr>
                <w:rStyle w:val="apple-converted-space"/>
                <w:color w:val="000000" w:themeColor="text1"/>
              </w:rPr>
              <w:t> </w:t>
            </w:r>
            <w:r w:rsidRPr="000A1D02">
              <w:rPr>
                <w:rStyle w:val="Textoennegrita"/>
                <w:color w:val="000000" w:themeColor="text1"/>
              </w:rPr>
              <w:t>exaltación de los sentimientos</w:t>
            </w:r>
            <w:r w:rsidRPr="000A1D02">
              <w:rPr>
                <w:rStyle w:val="apple-converted-space"/>
                <w:color w:val="000000" w:themeColor="text1"/>
              </w:rPr>
              <w:t> </w:t>
            </w:r>
            <w:r w:rsidRPr="000A1D02">
              <w:rPr>
                <w:rStyle w:val="un"/>
                <w:color w:val="000000" w:themeColor="text1"/>
              </w:rPr>
              <w:t xml:space="preserve">frente a la razón, así como la </w:t>
            </w:r>
            <w:r w:rsidRPr="000A1D02">
              <w:rPr>
                <w:rStyle w:val="Textoennegrita"/>
                <w:color w:val="000000" w:themeColor="text1"/>
              </w:rPr>
              <w:t>defensa de la libertad</w:t>
            </w:r>
            <w:r w:rsidRPr="000A1D02">
              <w:rPr>
                <w:rStyle w:val="apple-converted-space"/>
                <w:color w:val="000000" w:themeColor="text1"/>
              </w:rPr>
              <w:t> </w:t>
            </w:r>
            <w:r w:rsidRPr="000A1D02">
              <w:rPr>
                <w:rStyle w:val="un"/>
                <w:color w:val="000000" w:themeColor="text1"/>
              </w:rPr>
              <w:t>y el</w:t>
            </w:r>
            <w:r w:rsidRPr="000A1D02">
              <w:rPr>
                <w:rStyle w:val="apple-converted-space"/>
                <w:color w:val="000000" w:themeColor="text1"/>
              </w:rPr>
              <w:t> </w:t>
            </w:r>
            <w:r w:rsidRPr="000A1D02">
              <w:rPr>
                <w:rStyle w:val="Textoennegrita"/>
                <w:color w:val="000000" w:themeColor="text1"/>
              </w:rPr>
              <w:t>individualismo</w:t>
            </w:r>
            <w:r w:rsidRPr="000A1D02">
              <w:rPr>
                <w:rStyle w:val="apple-converted-space"/>
                <w:color w:val="000000" w:themeColor="text1"/>
              </w:rPr>
              <w:t> </w:t>
            </w:r>
            <w:r w:rsidRPr="000A1D02">
              <w:rPr>
                <w:rStyle w:val="un"/>
                <w:color w:val="000000" w:themeColor="text1"/>
              </w:rPr>
              <w:t>definían este movimiento que buscó las</w:t>
            </w:r>
            <w:r w:rsidRPr="000A1D02">
              <w:rPr>
                <w:rStyle w:val="apple-converted-space"/>
                <w:color w:val="000000" w:themeColor="text1"/>
              </w:rPr>
              <w:t> </w:t>
            </w:r>
            <w:r w:rsidRPr="000A1D02">
              <w:rPr>
                <w:rStyle w:val="Textoennegrita"/>
                <w:color w:val="000000" w:themeColor="text1"/>
              </w:rPr>
              <w:t>esencias nacionales</w:t>
            </w:r>
            <w:r w:rsidRPr="000A1D02">
              <w:rPr>
                <w:rStyle w:val="apple-converted-space"/>
                <w:color w:val="000000" w:themeColor="text1"/>
              </w:rPr>
              <w:t> </w:t>
            </w:r>
            <w:r w:rsidRPr="000A1D02">
              <w:rPr>
                <w:rStyle w:val="un"/>
                <w:color w:val="000000" w:themeColor="text1"/>
              </w:rPr>
              <w:t xml:space="preserve">en un pasado remoto (la </w:t>
            </w:r>
            <w:del w:id="42" w:author="RAUL MAZO" w:date="2015-05-01T18:59:00Z">
              <w:r w:rsidRPr="000A1D02" w:rsidDel="00B3344E">
                <w:rPr>
                  <w:rStyle w:val="un"/>
                  <w:color w:val="000000" w:themeColor="text1"/>
                </w:rPr>
                <w:delText xml:space="preserve">edad </w:delText>
              </w:r>
            </w:del>
            <w:ins w:id="43" w:author="RAUL MAZO" w:date="2015-05-01T18:59:00Z">
              <w:r w:rsidR="00B3344E">
                <w:rPr>
                  <w:rStyle w:val="un"/>
                  <w:color w:val="000000" w:themeColor="text1"/>
                </w:rPr>
                <w:t>E</w:t>
              </w:r>
              <w:r w:rsidR="00B3344E" w:rsidRPr="000A1D02">
                <w:rPr>
                  <w:rStyle w:val="un"/>
                  <w:color w:val="000000" w:themeColor="text1"/>
                </w:rPr>
                <w:t xml:space="preserve">dad </w:t>
              </w:r>
            </w:ins>
            <w:del w:id="44" w:author="RAUL MAZO" w:date="2015-05-01T18:59:00Z">
              <w:r w:rsidRPr="000A1D02" w:rsidDel="00B3344E">
                <w:rPr>
                  <w:rStyle w:val="un"/>
                  <w:color w:val="000000" w:themeColor="text1"/>
                </w:rPr>
                <w:delText>media</w:delText>
              </w:r>
            </w:del>
            <w:ins w:id="45" w:author="RAUL MAZO" w:date="2015-05-01T18:59:00Z">
              <w:r w:rsidR="00B3344E">
                <w:rPr>
                  <w:rStyle w:val="un"/>
                  <w:color w:val="000000" w:themeColor="text1"/>
                </w:rPr>
                <w:t>M</w:t>
              </w:r>
              <w:r w:rsidR="00B3344E" w:rsidRPr="000A1D02">
                <w:rPr>
                  <w:rStyle w:val="un"/>
                  <w:color w:val="000000" w:themeColor="text1"/>
                </w:rPr>
                <w:t>edia</w:t>
              </w:r>
            </w:ins>
            <w:r w:rsidRPr="000A1D02">
              <w:rPr>
                <w:rStyle w:val="un"/>
                <w:color w:val="000000" w:themeColor="text1"/>
              </w:rPr>
              <w:t>).</w:t>
            </w:r>
          </w:p>
          <w:p w:rsidR="003804EC" w:rsidRPr="000A1D02" w:rsidRDefault="003804EC" w:rsidP="0057760C">
            <w:pPr>
              <w:tabs>
                <w:tab w:val="right" w:pos="8498"/>
              </w:tabs>
              <w:spacing w:line="360" w:lineRule="auto"/>
              <w:rPr>
                <w:sz w:val="24"/>
                <w:szCs w:val="24"/>
              </w:rPr>
            </w:pPr>
          </w:p>
        </w:tc>
      </w:tr>
    </w:tbl>
    <w:p w:rsidR="00A802CE" w:rsidRPr="000A1D02" w:rsidRDefault="00A802CE" w:rsidP="00A802CE">
      <w:pPr>
        <w:spacing w:before="68" w:line="272" w:lineRule="atLeast"/>
        <w:jc w:val="both"/>
        <w:rPr>
          <w:color w:val="000000" w:themeColor="text1"/>
        </w:rPr>
      </w:pPr>
    </w:p>
    <w:p w:rsidR="00D61332" w:rsidRPr="000A1D02" w:rsidRDefault="00D61332" w:rsidP="00A802CE">
      <w:pPr>
        <w:pStyle w:val="u"/>
        <w:spacing w:before="0" w:beforeAutospacing="0" w:after="0" w:afterAutospacing="0" w:line="312" w:lineRule="atLeast"/>
        <w:jc w:val="both"/>
        <w:rPr>
          <w:color w:val="000000" w:themeColor="text1"/>
        </w:rPr>
      </w:pPr>
      <w:r w:rsidRPr="000A1D02">
        <w:rPr>
          <w:rStyle w:val="un"/>
          <w:color w:val="000000" w:themeColor="text1"/>
        </w:rPr>
        <w:t xml:space="preserve">El </w:t>
      </w:r>
      <w:r w:rsidRPr="009E2A14">
        <w:rPr>
          <w:rStyle w:val="un"/>
          <w:b/>
          <w:color w:val="000000" w:themeColor="text1"/>
        </w:rPr>
        <w:t>rechazo</w:t>
      </w:r>
      <w:r w:rsidRPr="000A1D02">
        <w:rPr>
          <w:rStyle w:val="un"/>
          <w:color w:val="000000" w:themeColor="text1"/>
        </w:rPr>
        <w:t xml:space="preserve"> de las invasiones napoleónicas y los cambios fronterizos que siguieron a la celebración del</w:t>
      </w:r>
      <w:r w:rsidRPr="000A1D02">
        <w:rPr>
          <w:rStyle w:val="apple-converted-space"/>
          <w:color w:val="000000" w:themeColor="text1"/>
        </w:rPr>
        <w:t> </w:t>
      </w:r>
      <w:del w:id="46" w:author="RAUL MAZO" w:date="2015-05-01T18:59:00Z">
        <w:r w:rsidR="0035158C" w:rsidDel="00B3344E">
          <w:rPr>
            <w:rStyle w:val="Textoennegrita"/>
            <w:color w:val="000000" w:themeColor="text1"/>
          </w:rPr>
          <w:delText>c</w:delText>
        </w:r>
        <w:r w:rsidRPr="000A1D02" w:rsidDel="00B3344E">
          <w:rPr>
            <w:rStyle w:val="Textoennegrita"/>
            <w:color w:val="000000" w:themeColor="text1"/>
          </w:rPr>
          <w:delText xml:space="preserve">ongreso </w:delText>
        </w:r>
      </w:del>
      <w:ins w:id="47" w:author="RAUL MAZO" w:date="2015-05-01T18:59:00Z">
        <w:r w:rsidR="00B3344E">
          <w:rPr>
            <w:rStyle w:val="Textoennegrita"/>
            <w:color w:val="000000" w:themeColor="text1"/>
          </w:rPr>
          <w:t>C</w:t>
        </w:r>
        <w:r w:rsidR="00B3344E" w:rsidRPr="000A1D02">
          <w:rPr>
            <w:rStyle w:val="Textoennegrita"/>
            <w:color w:val="000000" w:themeColor="text1"/>
          </w:rPr>
          <w:t xml:space="preserve">ongreso </w:t>
        </w:r>
      </w:ins>
      <w:r w:rsidRPr="000A1D02">
        <w:rPr>
          <w:rStyle w:val="Textoennegrita"/>
          <w:color w:val="000000" w:themeColor="text1"/>
        </w:rPr>
        <w:t>de Viena</w:t>
      </w:r>
      <w:r w:rsidRPr="000A1D02">
        <w:rPr>
          <w:rStyle w:val="apple-converted-space"/>
          <w:color w:val="000000" w:themeColor="text1"/>
        </w:rPr>
        <w:t> </w:t>
      </w:r>
      <w:r w:rsidRPr="000A1D02">
        <w:rPr>
          <w:rStyle w:val="un"/>
          <w:color w:val="000000" w:themeColor="text1"/>
        </w:rPr>
        <w:t xml:space="preserve">(1815), junto a la difusión de las </w:t>
      </w:r>
      <w:r w:rsidRPr="009E2A14">
        <w:rPr>
          <w:rStyle w:val="un"/>
          <w:b/>
          <w:color w:val="000000" w:themeColor="text1"/>
        </w:rPr>
        <w:t>ideas románticas</w:t>
      </w:r>
      <w:r w:rsidRPr="000A1D02">
        <w:rPr>
          <w:rStyle w:val="un"/>
          <w:color w:val="000000" w:themeColor="text1"/>
        </w:rPr>
        <w:t>, propiciaron la aparición de distintos</w:t>
      </w:r>
      <w:r w:rsidR="009C3F7B" w:rsidRPr="000A1D02">
        <w:rPr>
          <w:rStyle w:val="un"/>
          <w:color w:val="000000" w:themeColor="text1"/>
        </w:rPr>
        <w:t xml:space="preserve"> </w:t>
      </w:r>
      <w:r w:rsidRPr="000A1D02">
        <w:rPr>
          <w:rStyle w:val="Textoennegrita"/>
          <w:color w:val="000000" w:themeColor="text1"/>
        </w:rPr>
        <w:t>movimientos nacionalistas</w:t>
      </w:r>
      <w:r w:rsidRPr="000A1D02">
        <w:rPr>
          <w:rStyle w:val="un"/>
          <w:color w:val="000000" w:themeColor="text1"/>
        </w:rPr>
        <w:t>, tanto entre aquellas naciones divididas en distintos Estados (Alemania e Italia), como entre aquellos pueblos sometidos a otros (Hungría, Bulgaria, etc.).</w:t>
      </w:r>
    </w:p>
    <w:p w:rsidR="00D61332" w:rsidRPr="000A1D02" w:rsidRDefault="00D61332" w:rsidP="00A802CE">
      <w:pPr>
        <w:pStyle w:val="Ttulo4"/>
        <w:shd w:val="clear" w:color="auto" w:fill="FFFFFF"/>
        <w:spacing w:before="109" w:beforeAutospacing="0" w:after="109" w:afterAutospacing="0"/>
        <w:jc w:val="both"/>
        <w:rPr>
          <w:bCs w:val="0"/>
          <w:color w:val="000000" w:themeColor="text1"/>
        </w:rPr>
      </w:pPr>
    </w:p>
    <w:p w:rsidR="006967F5" w:rsidRPr="000A1D02" w:rsidRDefault="006967F5" w:rsidP="00A802CE">
      <w:pPr>
        <w:pStyle w:val="Ttulo4"/>
        <w:shd w:val="clear" w:color="auto" w:fill="FFFFFF"/>
        <w:spacing w:before="109" w:beforeAutospacing="0" w:after="109" w:afterAutospacing="0"/>
        <w:jc w:val="both"/>
        <w:rPr>
          <w:b w:val="0"/>
          <w:bCs w:val="0"/>
          <w:color w:val="000000" w:themeColor="text1"/>
        </w:rPr>
      </w:pPr>
    </w:p>
    <w:tbl>
      <w:tblPr>
        <w:tblStyle w:val="Tablaconcuadrcula"/>
        <w:tblW w:w="0" w:type="auto"/>
        <w:tblLook w:val="04A0" w:firstRow="1" w:lastRow="0" w:firstColumn="1" w:lastColumn="0" w:noHBand="0" w:noVBand="1"/>
      </w:tblPr>
      <w:tblGrid>
        <w:gridCol w:w="1286"/>
        <w:gridCol w:w="7768"/>
      </w:tblGrid>
      <w:tr w:rsidR="009E2A14" w:rsidRPr="00FC750D" w:rsidTr="0057760C">
        <w:tc>
          <w:tcPr>
            <w:tcW w:w="9054" w:type="dxa"/>
            <w:gridSpan w:val="2"/>
            <w:shd w:val="clear" w:color="auto" w:fill="000000" w:themeFill="text1"/>
          </w:tcPr>
          <w:p w:rsidR="009E2A14" w:rsidRPr="00FC750D" w:rsidRDefault="009E2A14" w:rsidP="0057760C">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9E2A14" w:rsidRPr="00FC750D" w:rsidTr="0057760C">
        <w:tc>
          <w:tcPr>
            <w:tcW w:w="2518" w:type="dxa"/>
          </w:tcPr>
          <w:p w:rsidR="009E2A14" w:rsidRPr="00FC750D" w:rsidRDefault="009E2A14" w:rsidP="0057760C">
            <w:pPr>
              <w:rPr>
                <w:b/>
                <w:color w:val="000000" w:themeColor="text1"/>
                <w:sz w:val="24"/>
                <w:szCs w:val="24"/>
              </w:rPr>
            </w:pPr>
            <w:r w:rsidRPr="00FC750D">
              <w:rPr>
                <w:b/>
                <w:color w:val="000000" w:themeColor="text1"/>
                <w:sz w:val="24"/>
                <w:szCs w:val="24"/>
              </w:rPr>
              <w:t>Código</w:t>
            </w:r>
          </w:p>
        </w:tc>
        <w:tc>
          <w:tcPr>
            <w:tcW w:w="6536" w:type="dxa"/>
          </w:tcPr>
          <w:p w:rsidR="009E2A14" w:rsidRPr="00FC750D" w:rsidRDefault="009E2A14" w:rsidP="009E2A14">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50</w:t>
            </w:r>
          </w:p>
        </w:tc>
      </w:tr>
      <w:tr w:rsidR="009E2A14" w:rsidRPr="00FC750D" w:rsidTr="0057760C">
        <w:tc>
          <w:tcPr>
            <w:tcW w:w="2518" w:type="dxa"/>
          </w:tcPr>
          <w:p w:rsidR="009E2A14" w:rsidRPr="00FC750D" w:rsidRDefault="009E2A14" w:rsidP="0057760C">
            <w:pPr>
              <w:rPr>
                <w:color w:val="000000" w:themeColor="text1"/>
                <w:sz w:val="24"/>
                <w:szCs w:val="24"/>
              </w:rPr>
            </w:pPr>
            <w:r w:rsidRPr="00FC750D">
              <w:rPr>
                <w:b/>
                <w:color w:val="000000" w:themeColor="text1"/>
                <w:sz w:val="24"/>
                <w:szCs w:val="24"/>
              </w:rPr>
              <w:t>Ubicación en Aula Planeta</w:t>
            </w:r>
          </w:p>
        </w:tc>
        <w:tc>
          <w:tcPr>
            <w:tcW w:w="6536" w:type="dxa"/>
          </w:tcPr>
          <w:p w:rsidR="009E2A14" w:rsidRPr="00B837BC" w:rsidRDefault="00B837BC" w:rsidP="0057760C">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 xml:space="preserve">La Restauración, el liberalismo y los nacionalismos/ 3 </w:t>
            </w:r>
            <w:r w:rsidRPr="00B837BC">
              <w:rPr>
                <w:bCs/>
                <w:color w:val="000000" w:themeColor="text1"/>
              </w:rPr>
              <w:t>El liberalismo político y los nacionalismos / Profundiza: El liberalismo frente a los nacionalismos</w:t>
            </w:r>
          </w:p>
        </w:tc>
      </w:tr>
      <w:tr w:rsidR="009E2A14" w:rsidRPr="00FC750D" w:rsidTr="0057760C">
        <w:tc>
          <w:tcPr>
            <w:tcW w:w="2518" w:type="dxa"/>
          </w:tcPr>
          <w:p w:rsidR="009E2A14" w:rsidRPr="00FC750D" w:rsidRDefault="009E2A14" w:rsidP="0057760C">
            <w:pPr>
              <w:rPr>
                <w:color w:val="000000" w:themeColor="text1"/>
                <w:sz w:val="24"/>
                <w:szCs w:val="24"/>
              </w:rPr>
            </w:pPr>
            <w:r w:rsidRPr="00FC750D">
              <w:rPr>
                <w:b/>
                <w:color w:val="000000" w:themeColor="text1"/>
                <w:sz w:val="24"/>
                <w:szCs w:val="24"/>
              </w:rPr>
              <w:t>Cambio (descripción o capturas de pantallas)</w:t>
            </w:r>
          </w:p>
        </w:tc>
        <w:tc>
          <w:tcPr>
            <w:tcW w:w="6536" w:type="dxa"/>
          </w:tcPr>
          <w:p w:rsidR="009F579F" w:rsidRPr="009F579F" w:rsidRDefault="009F579F" w:rsidP="00E76E83">
            <w:pPr>
              <w:shd w:val="clear" w:color="auto" w:fill="FFFFFF"/>
              <w:spacing w:before="190"/>
              <w:rPr>
                <w:color w:val="FF0000"/>
                <w:sz w:val="24"/>
                <w:szCs w:val="24"/>
              </w:rPr>
            </w:pPr>
            <w:r>
              <w:rPr>
                <w:b/>
                <w:color w:val="000000" w:themeColor="text1"/>
                <w:sz w:val="24"/>
                <w:szCs w:val="24"/>
              </w:rPr>
              <w:t xml:space="preserve">En la descripción del recurso dice: </w:t>
            </w:r>
            <w:r w:rsidRPr="009F579F">
              <w:rPr>
                <w:color w:val="FF0000"/>
                <w:sz w:val="24"/>
                <w:szCs w:val="24"/>
              </w:rPr>
              <w:t>Interactivo que permite contraponer las ideas liberales y nacionalistas</w:t>
            </w:r>
          </w:p>
          <w:p w:rsidR="009F579F" w:rsidRDefault="009F579F" w:rsidP="00E76E83">
            <w:pPr>
              <w:shd w:val="clear" w:color="auto" w:fill="FFFFFF"/>
              <w:spacing w:before="190"/>
              <w:rPr>
                <w:b/>
                <w:color w:val="000000" w:themeColor="text1"/>
                <w:sz w:val="24"/>
                <w:szCs w:val="24"/>
              </w:rPr>
            </w:pPr>
          </w:p>
          <w:p w:rsidR="009F579F" w:rsidRPr="009F579F" w:rsidRDefault="009F579F" w:rsidP="009F579F">
            <w:pPr>
              <w:pStyle w:val="Ttulo4"/>
              <w:shd w:val="clear" w:color="auto" w:fill="FFFFFF"/>
              <w:spacing w:before="109" w:beforeAutospacing="0" w:after="109" w:afterAutospacing="0"/>
              <w:jc w:val="both"/>
              <w:outlineLvl w:val="3"/>
              <w:rPr>
                <w:b w:val="0"/>
                <w:bCs w:val="0"/>
                <w:color w:val="FF0000"/>
              </w:rPr>
            </w:pPr>
            <w:r>
              <w:rPr>
                <w:b w:val="0"/>
                <w:color w:val="000000" w:themeColor="text1"/>
              </w:rPr>
              <w:t xml:space="preserve">Debe decir: </w:t>
            </w:r>
            <w:r w:rsidRPr="009F579F">
              <w:rPr>
                <w:b w:val="0"/>
                <w:bCs w:val="0"/>
                <w:color w:val="FF0000"/>
              </w:rPr>
              <w:t>Interactivo que permite contraponer las ideas liberales y las ideas</w:t>
            </w:r>
            <w:r w:rsidR="007D663F">
              <w:rPr>
                <w:b w:val="0"/>
                <w:bCs w:val="0"/>
                <w:color w:val="FF0000"/>
              </w:rPr>
              <w:t xml:space="preserve"> </w:t>
            </w:r>
            <w:r w:rsidRPr="009F579F">
              <w:rPr>
                <w:b w:val="0"/>
                <w:bCs w:val="0"/>
                <w:color w:val="FF0000"/>
              </w:rPr>
              <w:t>nacionalistas</w:t>
            </w:r>
          </w:p>
          <w:p w:rsidR="009F579F" w:rsidRDefault="001C5152" w:rsidP="00E76E83">
            <w:pPr>
              <w:shd w:val="clear" w:color="auto" w:fill="FFFFFF"/>
              <w:spacing w:before="190"/>
              <w:rPr>
                <w:b/>
                <w:color w:val="000000" w:themeColor="text1"/>
                <w:sz w:val="24"/>
                <w:szCs w:val="24"/>
              </w:rPr>
            </w:pPr>
            <w:r>
              <w:rPr>
                <w:b/>
                <w:color w:val="000000" w:themeColor="text1"/>
                <w:sz w:val="24"/>
                <w:szCs w:val="24"/>
              </w:rPr>
              <w:t xml:space="preserve">En el texto que acompaña la ficha debe ponerse mayúscula a revolución francesa: </w:t>
            </w:r>
            <w:r w:rsidRPr="001C5152">
              <w:rPr>
                <w:b/>
                <w:color w:val="FF0000"/>
                <w:sz w:val="24"/>
                <w:szCs w:val="24"/>
              </w:rPr>
              <w:t>Revolución</w:t>
            </w:r>
            <w:r>
              <w:rPr>
                <w:b/>
                <w:color w:val="000000" w:themeColor="text1"/>
                <w:sz w:val="24"/>
                <w:szCs w:val="24"/>
              </w:rPr>
              <w:t xml:space="preserve"> </w:t>
            </w:r>
            <w:commentRangeStart w:id="48"/>
            <w:r w:rsidRPr="001C5152">
              <w:rPr>
                <w:b/>
                <w:color w:val="FF0000"/>
                <w:sz w:val="24"/>
                <w:szCs w:val="24"/>
              </w:rPr>
              <w:t>Francesa</w:t>
            </w:r>
            <w:commentRangeEnd w:id="48"/>
            <w:r w:rsidR="00054D0E">
              <w:rPr>
                <w:rStyle w:val="Refdecomentario"/>
                <w:rFonts w:ascii="Calibri" w:eastAsia="Calibri" w:hAnsi="Calibri"/>
              </w:rPr>
              <w:commentReference w:id="48"/>
            </w:r>
            <w:r>
              <w:rPr>
                <w:b/>
                <w:color w:val="000000" w:themeColor="text1"/>
                <w:sz w:val="24"/>
                <w:szCs w:val="24"/>
              </w:rPr>
              <w:t>.</w:t>
            </w:r>
          </w:p>
          <w:p w:rsidR="009F579F" w:rsidRDefault="009F579F" w:rsidP="00E76E83">
            <w:pPr>
              <w:shd w:val="clear" w:color="auto" w:fill="FFFFFF"/>
              <w:spacing w:before="190"/>
              <w:rPr>
                <w:b/>
                <w:color w:val="000000" w:themeColor="text1"/>
                <w:sz w:val="24"/>
                <w:szCs w:val="24"/>
              </w:rPr>
            </w:pPr>
            <w:r>
              <w:rPr>
                <w:noProof/>
              </w:rPr>
              <w:drawing>
                <wp:inline distT="0" distB="0" distL="0" distR="0">
                  <wp:extent cx="5612130" cy="3155315"/>
                  <wp:effectExtent l="0" t="0" r="762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12130" cy="3155315"/>
                          </a:xfrm>
                          <a:prstGeom prst="rect">
                            <a:avLst/>
                          </a:prstGeom>
                        </pic:spPr>
                      </pic:pic>
                    </a:graphicData>
                  </a:graphic>
                </wp:inline>
              </w:drawing>
            </w:r>
          </w:p>
          <w:p w:rsidR="00E76E83" w:rsidRPr="000A1D02" w:rsidRDefault="00E76E83" w:rsidP="00E76E83">
            <w:pPr>
              <w:shd w:val="clear" w:color="auto" w:fill="FFFFFF"/>
              <w:spacing w:before="190"/>
              <w:rPr>
                <w:b/>
                <w:color w:val="000000" w:themeColor="text1"/>
                <w:sz w:val="24"/>
                <w:szCs w:val="24"/>
              </w:rPr>
            </w:pPr>
            <w:r w:rsidRPr="000A1D02">
              <w:rPr>
                <w:b/>
                <w:color w:val="000000" w:themeColor="text1"/>
                <w:sz w:val="24"/>
                <w:szCs w:val="24"/>
              </w:rPr>
              <w:t>FICHA</w:t>
            </w:r>
            <w:r>
              <w:rPr>
                <w:b/>
                <w:color w:val="000000" w:themeColor="text1"/>
                <w:sz w:val="24"/>
                <w:szCs w:val="24"/>
              </w:rPr>
              <w:t xml:space="preserve"> DEL</w:t>
            </w:r>
            <w:r w:rsidRPr="000A1D02">
              <w:rPr>
                <w:b/>
                <w:color w:val="000000" w:themeColor="text1"/>
                <w:sz w:val="24"/>
                <w:szCs w:val="24"/>
              </w:rPr>
              <w:t xml:space="preserve"> DOCENTE</w:t>
            </w:r>
            <w:del w:id="49" w:author="RAUL MAZO" w:date="2015-05-01T19:00:00Z">
              <w:r w:rsidRPr="000A1D02" w:rsidDel="00B3344E">
                <w:rPr>
                  <w:b/>
                  <w:color w:val="000000" w:themeColor="text1"/>
                  <w:sz w:val="24"/>
                  <w:szCs w:val="24"/>
                </w:rPr>
                <w:delText>:</w:delText>
              </w:r>
            </w:del>
          </w:p>
          <w:p w:rsidR="00E76E83" w:rsidRPr="000A1D02" w:rsidRDefault="00E76E83" w:rsidP="00E76E83">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Título</w:t>
            </w:r>
            <w:r w:rsidRPr="000A1D02">
              <w:rPr>
                <w:color w:val="000000" w:themeColor="text1"/>
                <w:kern w:val="36"/>
              </w:rPr>
              <w:t>:</w:t>
            </w:r>
            <w:r w:rsidRPr="000A1D02">
              <w:rPr>
                <w:color w:val="000000" w:themeColor="text1"/>
              </w:rPr>
              <w:t xml:space="preserve"> </w:t>
            </w:r>
            <w:r w:rsidRPr="000A1D02">
              <w:rPr>
                <w:b w:val="0"/>
                <w:bCs w:val="0"/>
                <w:color w:val="000000" w:themeColor="text1"/>
              </w:rPr>
              <w:t>El liberal</w:t>
            </w:r>
            <w:r>
              <w:rPr>
                <w:b w:val="0"/>
                <w:bCs w:val="0"/>
                <w:color w:val="000000" w:themeColor="text1"/>
              </w:rPr>
              <w:t>ismo frente a los nacionalismos</w:t>
            </w:r>
            <w:r w:rsidRPr="000A1D02">
              <w:br/>
            </w:r>
            <w:r w:rsidRPr="000A1D02">
              <w:rPr>
                <w:color w:val="000000" w:themeColor="text1"/>
                <w:kern w:val="36"/>
              </w:rPr>
              <w:t xml:space="preserve">Temporalización: </w:t>
            </w:r>
            <w:r w:rsidRPr="009E2A14">
              <w:rPr>
                <w:b w:val="0"/>
                <w:color w:val="000000" w:themeColor="text1"/>
                <w:kern w:val="36"/>
              </w:rPr>
              <w:t>30 minutos</w:t>
            </w:r>
            <w:r w:rsidRPr="000A1D02">
              <w:rPr>
                <w:color w:val="000000" w:themeColor="text1"/>
                <w:kern w:val="36"/>
              </w:rPr>
              <w:br/>
            </w:r>
            <w:r w:rsidRPr="000A1D02">
              <w:rPr>
                <w:color w:val="000000" w:themeColor="text1"/>
              </w:rPr>
              <w:t xml:space="preserve">Descripción: </w:t>
            </w:r>
            <w:r w:rsidRPr="000A1D02">
              <w:rPr>
                <w:b w:val="0"/>
                <w:bCs w:val="0"/>
                <w:color w:val="000000" w:themeColor="text1"/>
              </w:rPr>
              <w:t>Interactivo que p</w:t>
            </w:r>
            <w:r>
              <w:rPr>
                <w:b w:val="0"/>
                <w:bCs w:val="0"/>
                <w:color w:val="000000" w:themeColor="text1"/>
              </w:rPr>
              <w:t xml:space="preserve">ermite contraponer las ideas </w:t>
            </w:r>
            <w:r w:rsidRPr="000A1D02">
              <w:rPr>
                <w:b w:val="0"/>
                <w:bCs w:val="0"/>
                <w:color w:val="000000" w:themeColor="text1"/>
              </w:rPr>
              <w:t>liberales y</w:t>
            </w:r>
            <w:r>
              <w:rPr>
                <w:b w:val="0"/>
                <w:bCs w:val="0"/>
                <w:color w:val="000000" w:themeColor="text1"/>
              </w:rPr>
              <w:t xml:space="preserve"> las</w:t>
            </w:r>
            <w:r w:rsidR="007D663F">
              <w:rPr>
                <w:b w:val="0"/>
                <w:bCs w:val="0"/>
                <w:color w:val="000000" w:themeColor="text1"/>
              </w:rPr>
              <w:t xml:space="preserve"> </w:t>
            </w:r>
            <w:r>
              <w:rPr>
                <w:b w:val="0"/>
                <w:bCs w:val="0"/>
                <w:color w:val="000000" w:themeColor="text1"/>
              </w:rPr>
              <w:t>nacionalistas</w:t>
            </w:r>
          </w:p>
          <w:p w:rsidR="00E76E83" w:rsidRPr="000A1D02" w:rsidRDefault="00E76E83" w:rsidP="00E76E83">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 xml:space="preserve">Tipo de recurso: </w:t>
            </w:r>
            <w:r w:rsidR="005B6DD0" w:rsidRPr="005B6DD0">
              <w:rPr>
                <w:b w:val="0"/>
                <w:color w:val="000000" w:themeColor="text1"/>
                <w:rPrChange w:id="50" w:author="RAUL MAZO" w:date="2015-05-01T19:00:00Z">
                  <w:rPr>
                    <w:color w:val="000000" w:themeColor="text1"/>
                  </w:rPr>
                </w:rPrChange>
              </w:rPr>
              <w:t>Video</w:t>
            </w:r>
            <w:r w:rsidRPr="000A1D02">
              <w:rPr>
                <w:color w:val="000000" w:themeColor="text1"/>
              </w:rPr>
              <w:br/>
              <w:t xml:space="preserve">Acción didáctica: </w:t>
            </w:r>
            <w:r w:rsidR="005B6DD0" w:rsidRPr="005B6DD0">
              <w:rPr>
                <w:b w:val="0"/>
                <w:color w:val="000000" w:themeColor="text1"/>
                <w:rPrChange w:id="51" w:author="RAUL MAZO" w:date="2015-05-01T19:00:00Z">
                  <w:rPr>
                    <w:color w:val="000000" w:themeColor="text1"/>
                  </w:rPr>
                </w:rPrChange>
              </w:rPr>
              <w:t>Exposición</w:t>
            </w:r>
            <w:r w:rsidRPr="000A1D02">
              <w:rPr>
                <w:color w:val="000000" w:themeColor="text1"/>
              </w:rPr>
              <w:br/>
              <w:t>Competencia relacionada con el recurso</w:t>
            </w:r>
            <w:r w:rsidRPr="00D80752">
              <w:rPr>
                <w:b w:val="0"/>
                <w:color w:val="000000" w:themeColor="text1"/>
              </w:rPr>
              <w:t>: Competencia social y ciudadana</w:t>
            </w:r>
          </w:p>
          <w:p w:rsidR="00E76E83" w:rsidRPr="000A1D02" w:rsidRDefault="00E76E83" w:rsidP="00E76E83">
            <w:pPr>
              <w:pStyle w:val="Ttulo4"/>
              <w:shd w:val="clear" w:color="auto" w:fill="FFFFFF"/>
              <w:spacing w:before="109" w:beforeAutospacing="0" w:after="109" w:afterAutospacing="0"/>
              <w:jc w:val="both"/>
              <w:outlineLvl w:val="3"/>
              <w:rPr>
                <w:color w:val="000000" w:themeColor="text1"/>
                <w:shd w:val="clear" w:color="auto" w:fill="FFFFFF"/>
              </w:rPr>
            </w:pPr>
          </w:p>
          <w:p w:rsidR="00E76E83" w:rsidRPr="000A1D02" w:rsidRDefault="00E76E83" w:rsidP="00E76E83">
            <w:pPr>
              <w:pStyle w:val="cabecera1"/>
              <w:shd w:val="clear" w:color="auto" w:fill="FFFFFF"/>
              <w:spacing w:before="0" w:beforeAutospacing="0"/>
              <w:rPr>
                <w:b/>
                <w:bCs/>
                <w:color w:val="000000" w:themeColor="text1"/>
              </w:rPr>
            </w:pPr>
            <w:r w:rsidRPr="000A1D02">
              <w:rPr>
                <w:b/>
                <w:bCs/>
                <w:color w:val="000000" w:themeColor="text1"/>
              </w:rPr>
              <w:lastRenderedPageBreak/>
              <w:t>Objetivo</w:t>
            </w:r>
          </w:p>
          <w:p w:rsidR="00E76E83" w:rsidRPr="000A1D02" w:rsidRDefault="00E76E83" w:rsidP="00E76E83">
            <w:pPr>
              <w:pStyle w:val="NormalWeb"/>
              <w:shd w:val="clear" w:color="auto" w:fill="FFFFFF"/>
              <w:spacing w:before="0" w:beforeAutospacing="0" w:line="245" w:lineRule="atLeast"/>
              <w:jc w:val="both"/>
              <w:rPr>
                <w:color w:val="000000" w:themeColor="text1"/>
              </w:rPr>
            </w:pPr>
            <w:r w:rsidRPr="000A1D02">
              <w:rPr>
                <w:color w:val="000000" w:themeColor="text1"/>
              </w:rPr>
              <w:t>Este interactivo permitirá contrastar los principios básicos sobre los que se construyeron el liberalismo y el nacionalismo</w:t>
            </w:r>
            <w:del w:id="52" w:author="RAUL MAZO" w:date="2015-05-01T19:01:00Z">
              <w:r w:rsidRPr="000A1D02" w:rsidDel="00B3344E">
                <w:rPr>
                  <w:color w:val="000000" w:themeColor="text1"/>
                </w:rPr>
                <w:delText>,</w:delText>
              </w:r>
            </w:del>
            <w:r w:rsidRPr="000A1D02">
              <w:rPr>
                <w:color w:val="000000" w:themeColor="text1"/>
              </w:rPr>
              <w:t xml:space="preserve"> y, al tiempo, distinguir entre los conceptos de “nación liberal” y “nación cultural”. </w:t>
            </w:r>
          </w:p>
          <w:p w:rsidR="00E76E83" w:rsidRPr="000A1D02" w:rsidRDefault="00E76E83" w:rsidP="00E76E83">
            <w:pPr>
              <w:pStyle w:val="cabecera1"/>
              <w:shd w:val="clear" w:color="auto" w:fill="FFFFFF"/>
              <w:spacing w:before="0" w:beforeAutospacing="0"/>
              <w:rPr>
                <w:b/>
                <w:bCs/>
                <w:color w:val="000000" w:themeColor="text1"/>
              </w:rPr>
            </w:pPr>
            <w:r w:rsidRPr="000A1D02">
              <w:rPr>
                <w:b/>
                <w:bCs/>
                <w:color w:val="000000" w:themeColor="text1"/>
              </w:rPr>
              <w:t>Propuesta</w:t>
            </w:r>
          </w:p>
          <w:p w:rsidR="00E76E83" w:rsidRPr="00D80752" w:rsidRDefault="00E76E83" w:rsidP="00E76E83">
            <w:pPr>
              <w:pStyle w:val="cabecera2"/>
              <w:shd w:val="clear" w:color="auto" w:fill="FFFFFF"/>
              <w:spacing w:before="0" w:beforeAutospacing="0" w:line="245" w:lineRule="atLeast"/>
              <w:rPr>
                <w:b/>
                <w:color w:val="000000" w:themeColor="text1"/>
              </w:rPr>
            </w:pPr>
            <w:r w:rsidRPr="00D80752">
              <w:rPr>
                <w:b/>
                <w:color w:val="000000" w:themeColor="text1"/>
              </w:rPr>
              <w:t>Antes de la presentación</w:t>
            </w:r>
          </w:p>
          <w:p w:rsidR="00E76E83" w:rsidRDefault="00E76E83" w:rsidP="00E76E83">
            <w:pPr>
              <w:pStyle w:val="Normal1"/>
              <w:shd w:val="clear" w:color="auto" w:fill="FFFFFF"/>
              <w:spacing w:before="0" w:beforeAutospacing="0" w:line="245" w:lineRule="atLeast"/>
              <w:rPr>
                <w:color w:val="000000" w:themeColor="text1"/>
              </w:rPr>
            </w:pPr>
            <w:r w:rsidRPr="000A1D02">
              <w:rPr>
                <w:color w:val="000000" w:themeColor="text1"/>
              </w:rPr>
              <w:t xml:space="preserve">Para comenzar, puede realizar la lectura </w:t>
            </w:r>
            <w:r>
              <w:rPr>
                <w:color w:val="000000" w:themeColor="text1"/>
              </w:rPr>
              <w:t xml:space="preserve">de </w:t>
            </w:r>
            <w:del w:id="53" w:author="RAUL MAZO" w:date="2015-05-01T19:01:00Z">
              <w:r w:rsidDel="00B3344E">
                <w:rPr>
                  <w:color w:val="000000" w:themeColor="text1"/>
                </w:rPr>
                <w:delText xml:space="preserve">un </w:delText>
              </w:r>
            </w:del>
            <w:ins w:id="54" w:author="RAUL MAZO" w:date="2015-05-01T19:01:00Z">
              <w:r w:rsidR="00B3344E">
                <w:rPr>
                  <w:color w:val="000000" w:themeColor="text1"/>
                </w:rPr>
                <w:t xml:space="preserve">este </w:t>
              </w:r>
            </w:ins>
            <w:r>
              <w:rPr>
                <w:color w:val="000000" w:themeColor="text1"/>
              </w:rPr>
              <w:t>texto</w:t>
            </w:r>
            <w:r w:rsidRPr="000A1D02">
              <w:rPr>
                <w:color w:val="000000" w:themeColor="text1"/>
              </w:rPr>
              <w:t xml:space="preserve"> del filósofo alemán Johann </w:t>
            </w:r>
            <w:proofErr w:type="spellStart"/>
            <w:r w:rsidRPr="000A1D02">
              <w:rPr>
                <w:color w:val="000000" w:themeColor="text1"/>
              </w:rPr>
              <w:t>Gottlieb</w:t>
            </w:r>
            <w:proofErr w:type="spellEnd"/>
            <w:r w:rsidRPr="000A1D02">
              <w:rPr>
                <w:color w:val="000000" w:themeColor="text1"/>
              </w:rPr>
              <w:t xml:space="preserve"> Fichte, dirigido a la nación alemana</w:t>
            </w:r>
            <w:r>
              <w:rPr>
                <w:color w:val="000000" w:themeColor="text1"/>
              </w:rPr>
              <w:t>:</w:t>
            </w:r>
          </w:p>
          <w:p w:rsidR="00E76E83" w:rsidRPr="00BF47B6" w:rsidRDefault="00E76E83" w:rsidP="00E76E83">
            <w:pPr>
              <w:rPr>
                <w:b/>
                <w:sz w:val="24"/>
                <w:szCs w:val="24"/>
              </w:rPr>
            </w:pPr>
            <w:bookmarkStart w:id="55" w:name="1"/>
            <w:bookmarkEnd w:id="55"/>
            <w:r w:rsidRPr="00BF47B6">
              <w:rPr>
                <w:b/>
                <w:sz w:val="24"/>
                <w:szCs w:val="24"/>
              </w:rPr>
              <w:t xml:space="preserve">El nacionalismo alemán de Fichte </w:t>
            </w:r>
          </w:p>
          <w:p w:rsidR="00E76E83" w:rsidRPr="00BF47B6" w:rsidDel="00B3344E" w:rsidRDefault="00E76E83" w:rsidP="00E76E83">
            <w:pPr>
              <w:rPr>
                <w:del w:id="56" w:author="RAUL MAZO" w:date="2015-05-01T19:02:00Z"/>
                <w:sz w:val="24"/>
                <w:szCs w:val="24"/>
              </w:rPr>
            </w:pPr>
            <w:r>
              <w:t>“</w:t>
            </w:r>
            <w:r w:rsidRPr="00BF47B6">
              <w:rPr>
                <w:sz w:val="24"/>
                <w:szCs w:val="24"/>
              </w:rPr>
              <w:t>En primer lugar, no tiene duda que los límites primeros, originarios y verdaderamente naturales del Estado son sus límites internos. Todos los que hablan un mismo idioma</w:t>
            </w:r>
            <w:r>
              <w:rPr>
                <w:sz w:val="24"/>
                <w:szCs w:val="24"/>
              </w:rPr>
              <w:t xml:space="preserve"> </w:t>
            </w:r>
            <w:r w:rsidRPr="00BF47B6">
              <w:rPr>
                <w:sz w:val="24"/>
                <w:szCs w:val="24"/>
              </w:rPr>
              <w:t xml:space="preserve">háyanse unidos entre sí desde el principio por un cúmulo de lazos invisibles, porque pueden comprenderse unos a otros y se comprenderán </w:t>
            </w:r>
          </w:p>
          <w:p w:rsidR="00E76E83" w:rsidRPr="00BF47B6" w:rsidRDefault="00E76E83" w:rsidP="00E76E83">
            <w:pPr>
              <w:rPr>
                <w:sz w:val="24"/>
                <w:szCs w:val="24"/>
              </w:rPr>
            </w:pPr>
            <w:r w:rsidRPr="00BF47B6">
              <w:rPr>
                <w:sz w:val="24"/>
                <w:szCs w:val="24"/>
              </w:rPr>
              <w:t>cada vez con mayor claridad, formando, naturalmente, un todo homogéneo. Siendo así, le es imposible al Estado aceptar de ningún otro pueblo noción alguna de abolengo y de idioma diferente, sin perjudicarse a sí mismo y a su propia función.</w:t>
            </w:r>
          </w:p>
          <w:p w:rsidR="00E76E83" w:rsidRPr="00BF47B6" w:rsidRDefault="00E76E83" w:rsidP="00E76E83">
            <w:pPr>
              <w:rPr>
                <w:sz w:val="24"/>
                <w:szCs w:val="24"/>
              </w:rPr>
            </w:pPr>
            <w:r w:rsidRPr="00BF47B6">
              <w:rPr>
                <w:sz w:val="24"/>
                <w:szCs w:val="24"/>
              </w:rPr>
              <w:t xml:space="preserve">De esos límites internos, constituidos por las propias fuerzas de la naturaleza espiritual humana, se originan luego los límites o fronteras materiales, de modo que los hombres no forman una nación porque vivan en </w:t>
            </w:r>
            <w:del w:id="57" w:author="RAUL MAZO" w:date="2015-05-01T19:03:00Z">
              <w:r w:rsidRPr="00BF47B6" w:rsidDel="00B3344E">
                <w:rPr>
                  <w:sz w:val="24"/>
                  <w:szCs w:val="24"/>
                </w:rPr>
                <w:delText xml:space="preserve">éste </w:delText>
              </w:r>
            </w:del>
            <w:ins w:id="58" w:author="RAUL MAZO" w:date="2015-05-01T19:03:00Z">
              <w:r w:rsidR="00B3344E">
                <w:rPr>
                  <w:sz w:val="24"/>
                  <w:szCs w:val="24"/>
                </w:rPr>
                <w:t>e</w:t>
              </w:r>
              <w:r w:rsidR="00B3344E" w:rsidRPr="00BF47B6">
                <w:rPr>
                  <w:sz w:val="24"/>
                  <w:szCs w:val="24"/>
                </w:rPr>
                <w:t xml:space="preserve">ste </w:t>
              </w:r>
            </w:ins>
            <w:r w:rsidRPr="00BF47B6">
              <w:rPr>
                <w:sz w:val="24"/>
                <w:szCs w:val="24"/>
              </w:rPr>
              <w:t xml:space="preserve">o al otro lado de una cadena </w:t>
            </w:r>
            <w:ins w:id="59" w:author="RAUL MAZO" w:date="2015-05-01T19:03:00Z">
              <w:r w:rsidR="00B3344E">
                <w:rPr>
                  <w:sz w:val="24"/>
                  <w:szCs w:val="24"/>
                </w:rPr>
                <w:t xml:space="preserve">de </w:t>
              </w:r>
            </w:ins>
            <w:r w:rsidRPr="00BF47B6">
              <w:rPr>
                <w:sz w:val="24"/>
                <w:szCs w:val="24"/>
              </w:rPr>
              <w:t xml:space="preserve">montañas o de un río, sino que viven juntos </w:t>
            </w:r>
            <w:ins w:id="60" w:author="RAUL MAZO" w:date="2015-05-01T19:04:00Z">
              <w:r w:rsidR="004D592B" w:rsidRPr="003930E8">
                <w:rPr>
                  <w:sz w:val="24"/>
                  <w:szCs w:val="24"/>
                </w:rPr>
                <w:t>–</w:t>
              </w:r>
            </w:ins>
            <w:del w:id="61" w:author="RAUL MAZO" w:date="2015-05-01T19:04:00Z">
              <w:r w:rsidRPr="00BF47B6" w:rsidDel="004D592B">
                <w:rPr>
                  <w:sz w:val="24"/>
                  <w:szCs w:val="24"/>
                </w:rPr>
                <w:delText>-</w:delText>
              </w:r>
            </w:del>
            <w:r w:rsidRPr="00BF47B6">
              <w:rPr>
                <w:sz w:val="24"/>
                <w:szCs w:val="24"/>
              </w:rPr>
              <w:t>protegidos, si la suerte les ha favorecido hasta tal punto, por montes y ríos</w:t>
            </w:r>
            <w:ins w:id="62" w:author="RAUL MAZO" w:date="2015-05-01T19:04:00Z">
              <w:r w:rsidR="004D592B" w:rsidRPr="003930E8">
                <w:rPr>
                  <w:sz w:val="24"/>
                  <w:szCs w:val="24"/>
                </w:rPr>
                <w:t>–</w:t>
              </w:r>
            </w:ins>
            <w:del w:id="63" w:author="RAUL MAZO" w:date="2015-05-01T19:04:00Z">
              <w:r w:rsidRPr="00BF47B6" w:rsidDel="004D592B">
                <w:rPr>
                  <w:sz w:val="24"/>
                  <w:szCs w:val="24"/>
                </w:rPr>
                <w:delText>-</w:delText>
              </w:r>
            </w:del>
            <w:r w:rsidRPr="00BF47B6">
              <w:rPr>
                <w:sz w:val="24"/>
                <w:szCs w:val="24"/>
              </w:rPr>
              <w:t xml:space="preserve"> porque primitivamente, y en virtud de las leyes naturales de orden superior, formaban ya un pueblo. </w:t>
            </w:r>
            <w:ins w:id="64" w:author="RAUL MAZO" w:date="2015-05-01T19:04:00Z">
              <w:r w:rsidR="004D592B">
                <w:rPr>
                  <w:sz w:val="24"/>
                  <w:szCs w:val="24"/>
                </w:rPr>
                <w:t xml:space="preserve"> </w:t>
              </w:r>
            </w:ins>
          </w:p>
          <w:p w:rsidR="00E76E83" w:rsidRPr="00BF47B6" w:rsidRDefault="00E76E83" w:rsidP="00E76E83">
            <w:pPr>
              <w:rPr>
                <w:sz w:val="24"/>
                <w:szCs w:val="24"/>
              </w:rPr>
            </w:pPr>
            <w:r w:rsidRPr="00BF47B6">
              <w:rPr>
                <w:sz w:val="24"/>
                <w:szCs w:val="24"/>
              </w:rPr>
              <w:t xml:space="preserve">Así, la nación alemana, gracias a poseer un idioma y una manera de pensar comunes, estaba suficientemente unida y se distinguía con claridad de los demás pueblos en la vieja Europa, constituyendo el muro de separación entre razas heterogéneas, </w:t>
            </w:r>
            <w:r>
              <w:rPr>
                <w:sz w:val="24"/>
                <w:szCs w:val="24"/>
              </w:rPr>
              <w:t xml:space="preserve">bastante </w:t>
            </w:r>
            <w:r w:rsidRPr="00BF47B6">
              <w:rPr>
                <w:sz w:val="24"/>
                <w:szCs w:val="24"/>
              </w:rPr>
              <w:t xml:space="preserve">numerosa y esforzada para poder defender sus fronteras contra los ataques del extranjero y, bastándose a sí misma e inclinada naturalmente a no preocuparse de las naciones vecinas ni a mezclarse en los asuntos de </w:t>
            </w:r>
            <w:del w:id="65" w:author="RAUL MAZO" w:date="2015-05-01T19:05:00Z">
              <w:r w:rsidRPr="00BF47B6" w:rsidDel="004D592B">
                <w:rPr>
                  <w:sz w:val="24"/>
                  <w:szCs w:val="24"/>
                </w:rPr>
                <w:delText>éstas</w:delText>
              </w:r>
            </w:del>
            <w:ins w:id="66" w:author="RAUL MAZO" w:date="2015-05-01T19:05:00Z">
              <w:r w:rsidR="004D592B">
                <w:rPr>
                  <w:sz w:val="24"/>
                  <w:szCs w:val="24"/>
                </w:rPr>
                <w:t>e</w:t>
              </w:r>
              <w:r w:rsidR="004D592B" w:rsidRPr="00BF47B6">
                <w:rPr>
                  <w:sz w:val="24"/>
                  <w:szCs w:val="24"/>
                </w:rPr>
                <w:t>stas</w:t>
              </w:r>
            </w:ins>
            <w:r w:rsidRPr="00BF47B6">
              <w:rPr>
                <w:sz w:val="24"/>
                <w:szCs w:val="24"/>
              </w:rPr>
              <w:t>, y todavía menos a turbarlas o</w:t>
            </w:r>
            <w:r>
              <w:t xml:space="preserve"> convertirlas en enemigas suyas”.</w:t>
            </w:r>
          </w:p>
          <w:p w:rsidR="00E76E83" w:rsidRPr="00E76E83" w:rsidRDefault="00E76E83" w:rsidP="00E76E83">
            <w:pPr>
              <w:rPr>
                <w:i/>
                <w:sz w:val="24"/>
                <w:szCs w:val="24"/>
              </w:rPr>
            </w:pPr>
            <w:r w:rsidRPr="00E76E83">
              <w:rPr>
                <w:i/>
                <w:sz w:val="24"/>
                <w:szCs w:val="24"/>
              </w:rPr>
              <w:t xml:space="preserve">J. G. FICHTE. Discursos a la </w:t>
            </w:r>
            <w:del w:id="67" w:author="RAUL MAZO" w:date="2015-05-02T07:04:00Z">
              <w:r w:rsidRPr="00E76E83" w:rsidDel="00054D0E">
                <w:rPr>
                  <w:i/>
                  <w:sz w:val="24"/>
                  <w:szCs w:val="24"/>
                </w:rPr>
                <w:delText xml:space="preserve">Nación </w:delText>
              </w:r>
            </w:del>
            <w:ins w:id="68" w:author="RAUL MAZO" w:date="2015-05-02T07:04:00Z">
              <w:r w:rsidR="00054D0E">
                <w:rPr>
                  <w:i/>
                  <w:sz w:val="24"/>
                  <w:szCs w:val="24"/>
                </w:rPr>
                <w:t>n</w:t>
              </w:r>
              <w:r w:rsidR="00054D0E" w:rsidRPr="00E76E83">
                <w:rPr>
                  <w:i/>
                  <w:sz w:val="24"/>
                  <w:szCs w:val="24"/>
                </w:rPr>
                <w:t xml:space="preserve">ación </w:t>
              </w:r>
            </w:ins>
            <w:r w:rsidRPr="00E76E83">
              <w:rPr>
                <w:i/>
                <w:sz w:val="24"/>
                <w:szCs w:val="24"/>
              </w:rPr>
              <w:t xml:space="preserve">alemana (1806). </w:t>
            </w:r>
          </w:p>
          <w:p w:rsidR="00E76E83" w:rsidRDefault="00E76E83" w:rsidP="00E76E83">
            <w:pPr>
              <w:pStyle w:val="Normal1"/>
              <w:shd w:val="clear" w:color="auto" w:fill="FFFFFF"/>
              <w:spacing w:before="0" w:beforeAutospacing="0" w:line="245" w:lineRule="atLeast"/>
              <w:rPr>
                <w:color w:val="000000" w:themeColor="text1"/>
              </w:rPr>
            </w:pPr>
          </w:p>
          <w:p w:rsidR="00E76E83" w:rsidRPr="00BF47B6" w:rsidDel="00054D0E" w:rsidRDefault="00E76E83" w:rsidP="00E76E83">
            <w:pPr>
              <w:pStyle w:val="Normal1"/>
              <w:shd w:val="clear" w:color="auto" w:fill="FFFFFF"/>
              <w:spacing w:before="0" w:beforeAutospacing="0" w:line="245" w:lineRule="atLeast"/>
              <w:rPr>
                <w:del w:id="69" w:author="RAUL MAZO" w:date="2015-05-02T07:04:00Z"/>
                <w:b/>
                <w:color w:val="000000" w:themeColor="text1"/>
              </w:rPr>
            </w:pPr>
            <w:commentRangeStart w:id="70"/>
            <w:del w:id="71" w:author="RAUL MAZO" w:date="2015-05-02T07:04:00Z">
              <w:r w:rsidRPr="00BF47B6" w:rsidDel="00054D0E">
                <w:rPr>
                  <w:b/>
                  <w:color w:val="000000" w:themeColor="text1"/>
                </w:rPr>
                <w:delText>Antes</w:delText>
              </w:r>
            </w:del>
            <w:commentRangeEnd w:id="70"/>
            <w:r w:rsidR="00054D0E">
              <w:rPr>
                <w:rStyle w:val="Refdecomentario"/>
                <w:rFonts w:ascii="Calibri" w:eastAsia="Calibri" w:hAnsi="Calibri"/>
              </w:rPr>
              <w:commentReference w:id="70"/>
            </w:r>
            <w:del w:id="72" w:author="RAUL MAZO" w:date="2015-05-02T07:04:00Z">
              <w:r w:rsidRPr="00BF47B6" w:rsidDel="00054D0E">
                <w:rPr>
                  <w:b/>
                  <w:color w:val="000000" w:themeColor="text1"/>
                </w:rPr>
                <w:delText xml:space="preserve"> de </w:delText>
              </w:r>
              <w:r w:rsidDel="00054D0E">
                <w:rPr>
                  <w:b/>
                  <w:color w:val="000000" w:themeColor="text1"/>
                </w:rPr>
                <w:delText xml:space="preserve">la </w:delText>
              </w:r>
              <w:r w:rsidRPr="00BF47B6" w:rsidDel="00054D0E">
                <w:rPr>
                  <w:b/>
                  <w:color w:val="000000" w:themeColor="text1"/>
                </w:rPr>
                <w:delText>presentación</w:delText>
              </w:r>
            </w:del>
          </w:p>
          <w:p w:rsidR="00E76E83" w:rsidRPr="000A1D02" w:rsidRDefault="00E76E83" w:rsidP="00E76E83">
            <w:pPr>
              <w:pStyle w:val="tab1"/>
              <w:numPr>
                <w:ilvl w:val="0"/>
                <w:numId w:val="8"/>
              </w:numPr>
              <w:shd w:val="clear" w:color="auto" w:fill="FFFFFF"/>
              <w:spacing w:before="0" w:beforeAutospacing="0" w:line="245" w:lineRule="atLeast"/>
              <w:rPr>
                <w:color w:val="000000" w:themeColor="text1"/>
              </w:rPr>
            </w:pPr>
            <w:r>
              <w:rPr>
                <w:color w:val="000000" w:themeColor="text1"/>
              </w:rPr>
              <w:t xml:space="preserve">¿Cuáles consideraba Fichte </w:t>
            </w:r>
            <w:r w:rsidRPr="000A1D02">
              <w:rPr>
                <w:color w:val="000000" w:themeColor="text1"/>
              </w:rPr>
              <w:t>que eran las “fronteras naturales” de cualquier Estado?</w:t>
            </w:r>
          </w:p>
          <w:p w:rsidR="00E76E83" w:rsidRPr="000A1D02" w:rsidRDefault="00E76E83" w:rsidP="00E76E83">
            <w:pPr>
              <w:pStyle w:val="tab1"/>
              <w:numPr>
                <w:ilvl w:val="0"/>
                <w:numId w:val="8"/>
              </w:numPr>
              <w:shd w:val="clear" w:color="auto" w:fill="FFFFFF"/>
              <w:spacing w:before="0" w:beforeAutospacing="0" w:line="245" w:lineRule="atLeast"/>
              <w:rPr>
                <w:color w:val="000000" w:themeColor="text1"/>
              </w:rPr>
            </w:pPr>
            <w:r w:rsidRPr="000A1D02">
              <w:rPr>
                <w:color w:val="000000" w:themeColor="text1"/>
              </w:rPr>
              <w:t>¿Qué elementos constituían la nación alemana?</w:t>
            </w:r>
          </w:p>
          <w:p w:rsidR="00E76E83" w:rsidRPr="000A1D02" w:rsidRDefault="00E76E83" w:rsidP="00E76E83">
            <w:pPr>
              <w:pStyle w:val="tab1"/>
              <w:numPr>
                <w:ilvl w:val="0"/>
                <w:numId w:val="8"/>
              </w:numPr>
              <w:shd w:val="clear" w:color="auto" w:fill="FFFFFF"/>
              <w:spacing w:before="0" w:beforeAutospacing="0" w:line="245" w:lineRule="atLeast"/>
              <w:rPr>
                <w:color w:val="000000" w:themeColor="text1"/>
              </w:rPr>
            </w:pPr>
            <w:r w:rsidRPr="000A1D02">
              <w:rPr>
                <w:color w:val="000000" w:themeColor="text1"/>
              </w:rPr>
              <w:lastRenderedPageBreak/>
              <w:t>¿De qué modo consideraba el autor que habían actuado las naciones europeas para impedir la unidad alemana?</w:t>
            </w:r>
          </w:p>
          <w:p w:rsidR="00E76E83" w:rsidRPr="00E76E83" w:rsidRDefault="00E76E83" w:rsidP="00E76E83">
            <w:pPr>
              <w:pStyle w:val="tab1"/>
              <w:numPr>
                <w:ilvl w:val="0"/>
                <w:numId w:val="8"/>
              </w:numPr>
              <w:shd w:val="clear" w:color="auto" w:fill="FFFFFF"/>
              <w:spacing w:before="0" w:beforeAutospacing="0" w:line="245" w:lineRule="atLeast"/>
              <w:rPr>
                <w:color w:val="000000" w:themeColor="text1"/>
              </w:rPr>
            </w:pPr>
            <w:r w:rsidRPr="000A1D02">
              <w:rPr>
                <w:color w:val="000000" w:themeColor="text1"/>
              </w:rPr>
              <w:t>¿Qué habrían de hacer, según lo que se desprende del texto, los distintos Estados alemanes frente a las potencias extranjeras?</w:t>
            </w:r>
          </w:p>
          <w:p w:rsidR="00E76E83" w:rsidRPr="00E76E83" w:rsidRDefault="00E76E83" w:rsidP="00E76E83">
            <w:pPr>
              <w:pStyle w:val="tab1"/>
              <w:shd w:val="clear" w:color="auto" w:fill="FFFFFF"/>
              <w:spacing w:before="0" w:beforeAutospacing="0" w:line="245" w:lineRule="atLeast"/>
              <w:rPr>
                <w:b/>
                <w:color w:val="000000" w:themeColor="text1"/>
              </w:rPr>
            </w:pPr>
            <w:r>
              <w:rPr>
                <w:b/>
                <w:color w:val="000000" w:themeColor="text1"/>
              </w:rPr>
              <w:t>Después de</w:t>
            </w:r>
            <w:r w:rsidRPr="00E76E83">
              <w:rPr>
                <w:b/>
                <w:color w:val="000000" w:themeColor="text1"/>
              </w:rPr>
              <w:t xml:space="preserve"> la presentación</w:t>
            </w:r>
          </w:p>
          <w:p w:rsidR="00E76E83" w:rsidRPr="000A1D02" w:rsidRDefault="00E76E83" w:rsidP="00E76E83">
            <w:pPr>
              <w:pStyle w:val="tab1"/>
              <w:shd w:val="clear" w:color="auto" w:fill="FFFFFF"/>
              <w:spacing w:before="0" w:beforeAutospacing="0" w:line="245" w:lineRule="atLeast"/>
              <w:rPr>
                <w:color w:val="000000" w:themeColor="text1"/>
              </w:rPr>
            </w:pPr>
            <w:r>
              <w:rPr>
                <w:color w:val="000000" w:themeColor="text1"/>
              </w:rPr>
              <w:t>Reflexione con sus estudiantes</w:t>
            </w:r>
            <w:r w:rsidRPr="000A1D02">
              <w:rPr>
                <w:color w:val="000000" w:themeColor="text1"/>
              </w:rPr>
              <w:t xml:space="preserve"> sobre los principios fundamentales que definen el liberalismo político y el nacionalismo d</w:t>
            </w:r>
            <w:r>
              <w:rPr>
                <w:color w:val="000000" w:themeColor="text1"/>
              </w:rPr>
              <w:t xml:space="preserve">el siglo XIX. Para ello, puede </w:t>
            </w:r>
            <w:r w:rsidRPr="000A1D02">
              <w:rPr>
                <w:color w:val="000000" w:themeColor="text1"/>
              </w:rPr>
              <w:t>plantear algunas preguntas:</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¿Cuáles son los principios fundamentales sobre los qu</w:t>
            </w:r>
            <w:r>
              <w:rPr>
                <w:color w:val="000000" w:themeColor="text1"/>
              </w:rPr>
              <w:t>e se construye el Estado liberal?</w:t>
            </w:r>
            <w:r w:rsidRPr="000A1D02">
              <w:rPr>
                <w:color w:val="000000" w:themeColor="text1"/>
              </w:rPr>
              <w:t xml:space="preserve"> ¿Qué distingue al Estado liberal del Estado absolutista? ¿Qué lugar ocupan las personas?</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¿Cuáles son los principios básicos que definen el nacionalismo?</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¿En qué se distinguen el nacionalismo de separación y el nacionalismo de unificación?</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¿Qué similitudes y diferencias existen entre el concepto de nación liberal y el concepto de nación cultural?</w:t>
            </w:r>
          </w:p>
          <w:p w:rsidR="00E76E83" w:rsidRPr="000A1D02" w:rsidRDefault="00E76E83" w:rsidP="00E76E83">
            <w:pPr>
              <w:pStyle w:val="Normal1"/>
              <w:shd w:val="clear" w:color="auto" w:fill="FFFFFF"/>
              <w:spacing w:before="0" w:beforeAutospacing="0" w:line="245" w:lineRule="atLeast"/>
              <w:rPr>
                <w:color w:val="000000" w:themeColor="text1"/>
              </w:rPr>
            </w:pPr>
            <w:r w:rsidRPr="000A1D02">
              <w:rPr>
                <w:color w:val="000000" w:themeColor="text1"/>
              </w:rPr>
              <w:t>Las imágenes presentadas en el recurso son:</w:t>
            </w:r>
          </w:p>
          <w:p w:rsidR="00E76E83" w:rsidRPr="000A1D02" w:rsidRDefault="00E76E83" w:rsidP="00E76E83">
            <w:pPr>
              <w:pStyle w:val="tab1"/>
              <w:shd w:val="clear" w:color="auto" w:fill="FFFFFF"/>
              <w:spacing w:before="0" w:before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cursiva"/>
                <w:i/>
                <w:iCs/>
                <w:color w:val="000000" w:themeColor="text1"/>
              </w:rPr>
              <w:t xml:space="preserve">Charles-Alexis-Henri-Maurice </w:t>
            </w:r>
            <w:proofErr w:type="spellStart"/>
            <w:r w:rsidRPr="000A1D02">
              <w:rPr>
                <w:rStyle w:val="cursiva"/>
                <w:i/>
                <w:iCs/>
                <w:color w:val="000000" w:themeColor="text1"/>
              </w:rPr>
              <w:t>Clérel</w:t>
            </w:r>
            <w:proofErr w:type="spellEnd"/>
            <w:r w:rsidRPr="000A1D02">
              <w:rPr>
                <w:rStyle w:val="cursiva"/>
                <w:i/>
                <w:iCs/>
                <w:color w:val="000000" w:themeColor="text1"/>
              </w:rPr>
              <w:t xml:space="preserve"> de Tocqueville</w:t>
            </w:r>
            <w:r w:rsidRPr="000A1D02">
              <w:rPr>
                <w:color w:val="000000" w:themeColor="text1"/>
              </w:rPr>
              <w:t xml:space="preserve">, 1850, de </w:t>
            </w:r>
            <w:proofErr w:type="spellStart"/>
            <w:r w:rsidRPr="000A1D02">
              <w:rPr>
                <w:color w:val="000000" w:themeColor="text1"/>
              </w:rPr>
              <w:t>Théodore</w:t>
            </w:r>
            <w:proofErr w:type="spellEnd"/>
            <w:r w:rsidRPr="000A1D02">
              <w:rPr>
                <w:color w:val="000000" w:themeColor="text1"/>
              </w:rPr>
              <w:t xml:space="preserve"> </w:t>
            </w:r>
            <w:proofErr w:type="spellStart"/>
            <w:r w:rsidRPr="000A1D02">
              <w:rPr>
                <w:color w:val="000000" w:themeColor="text1"/>
              </w:rPr>
              <w:t>Chasseriau</w:t>
            </w:r>
            <w:proofErr w:type="spellEnd"/>
            <w:r w:rsidRPr="000A1D02">
              <w:rPr>
                <w:color w:val="000000" w:themeColor="text1"/>
              </w:rPr>
              <w:t xml:space="preserve"> (Palacio de Versalles, Francia).</w:t>
            </w:r>
          </w:p>
          <w:p w:rsidR="00E76E83" w:rsidRPr="000A1D02" w:rsidRDefault="00E76E83" w:rsidP="00E76E83">
            <w:pPr>
              <w:pStyle w:val="tab1"/>
              <w:shd w:val="clear" w:color="auto" w:fill="FFFFFF"/>
              <w:spacing w:before="0" w:before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cursiva"/>
                <w:i/>
                <w:iCs/>
                <w:color w:val="000000" w:themeColor="text1"/>
              </w:rPr>
              <w:t xml:space="preserve">Garibaldi en </w:t>
            </w:r>
            <w:proofErr w:type="spellStart"/>
            <w:r w:rsidRPr="000A1D02">
              <w:rPr>
                <w:rStyle w:val="cursiva"/>
                <w:i/>
                <w:iCs/>
                <w:color w:val="000000" w:themeColor="text1"/>
              </w:rPr>
              <w:t>Marsala</w:t>
            </w:r>
            <w:proofErr w:type="spellEnd"/>
            <w:r w:rsidRPr="000A1D02">
              <w:rPr>
                <w:rStyle w:val="apple-converted-space"/>
                <w:color w:val="000000" w:themeColor="text1"/>
              </w:rPr>
              <w:t> </w:t>
            </w:r>
            <w:r w:rsidR="005B6DD0" w:rsidRPr="00984406">
              <w:rPr>
                <w:color w:val="000000" w:themeColor="text1"/>
              </w:rPr>
              <w:t>el 11 de mayo de 1860</w:t>
            </w:r>
            <w:r w:rsidRPr="000A1D02">
              <w:rPr>
                <w:color w:val="000000" w:themeColor="text1"/>
              </w:rPr>
              <w:t xml:space="preserve">, según G. </w:t>
            </w:r>
            <w:proofErr w:type="spellStart"/>
            <w:r w:rsidRPr="000A1D02">
              <w:rPr>
                <w:color w:val="000000" w:themeColor="text1"/>
              </w:rPr>
              <w:t>Induno</w:t>
            </w:r>
            <w:proofErr w:type="spellEnd"/>
            <w:r w:rsidRPr="000A1D02">
              <w:rPr>
                <w:color w:val="000000" w:themeColor="text1"/>
              </w:rPr>
              <w:t xml:space="preserve"> (Museo Nacional del Resurgimiento, Turín, Italia).</w:t>
            </w:r>
          </w:p>
          <w:p w:rsidR="009E2A14" w:rsidRDefault="009E2A14" w:rsidP="0057760C">
            <w:pPr>
              <w:rPr>
                <w:sz w:val="24"/>
                <w:szCs w:val="24"/>
                <w:lang w:val="es-ES"/>
              </w:rPr>
            </w:pPr>
          </w:p>
          <w:p w:rsidR="00E76E83" w:rsidRPr="000A1D02" w:rsidRDefault="00E76E83" w:rsidP="00E76E83">
            <w:pPr>
              <w:pStyle w:val="Ttulo4"/>
              <w:shd w:val="clear" w:color="auto" w:fill="FFFFFF"/>
              <w:spacing w:before="109" w:beforeAutospacing="0" w:after="109" w:afterAutospacing="0"/>
              <w:jc w:val="both"/>
              <w:outlineLvl w:val="3"/>
              <w:rPr>
                <w:bCs w:val="0"/>
                <w:color w:val="000000" w:themeColor="text1"/>
              </w:rPr>
            </w:pPr>
            <w:r w:rsidRPr="000A1D02">
              <w:rPr>
                <w:bCs w:val="0"/>
                <w:color w:val="000000" w:themeColor="text1"/>
              </w:rPr>
              <w:t>FICHA</w:t>
            </w:r>
            <w:r>
              <w:rPr>
                <w:bCs w:val="0"/>
                <w:color w:val="000000" w:themeColor="text1"/>
              </w:rPr>
              <w:t xml:space="preserve"> DEL ESTUDIANTE</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El liberalismo y las ideas sobre la nación</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El liberalismo apareció a finales del siglo XVIII influenciado por los principios de la Ilustración y de la </w:t>
            </w:r>
            <w:del w:id="73" w:author="RAUL MAZO" w:date="2015-05-01T19:06:00Z">
              <w:r w:rsidRPr="000A1D02" w:rsidDel="004D592B">
                <w:rPr>
                  <w:b/>
                  <w:bCs/>
                  <w:color w:val="000000" w:themeColor="text1"/>
                  <w:sz w:val="24"/>
                  <w:szCs w:val="24"/>
                </w:rPr>
                <w:delText>revolución </w:delText>
              </w:r>
            </w:del>
            <w:ins w:id="74" w:author="RAUL MAZO" w:date="2015-05-01T19:06:00Z">
              <w:r w:rsidR="004D592B">
                <w:rPr>
                  <w:b/>
                  <w:bCs/>
                  <w:color w:val="000000" w:themeColor="text1"/>
                  <w:sz w:val="24"/>
                  <w:szCs w:val="24"/>
                </w:rPr>
                <w:t>R</w:t>
              </w:r>
              <w:r w:rsidR="004D592B" w:rsidRPr="000A1D02">
                <w:rPr>
                  <w:b/>
                  <w:bCs/>
                  <w:color w:val="000000" w:themeColor="text1"/>
                  <w:sz w:val="24"/>
                  <w:szCs w:val="24"/>
                </w:rPr>
                <w:t>evolución </w:t>
              </w:r>
            </w:ins>
            <w:del w:id="75" w:author="RAUL MAZO" w:date="2015-05-01T19:06:00Z">
              <w:r w:rsidRPr="000A1D02" w:rsidDel="004D592B">
                <w:rPr>
                  <w:color w:val="000000" w:themeColor="text1"/>
                  <w:sz w:val="24"/>
                  <w:szCs w:val="24"/>
                </w:rPr>
                <w:delText>francesa</w:delText>
              </w:r>
            </w:del>
            <w:ins w:id="76" w:author="RAUL MAZO" w:date="2015-05-01T19:06:00Z">
              <w:r w:rsidR="004D592B">
                <w:rPr>
                  <w:color w:val="000000" w:themeColor="text1"/>
                  <w:sz w:val="24"/>
                  <w:szCs w:val="24"/>
                </w:rPr>
                <w:t>F</w:t>
              </w:r>
              <w:r w:rsidR="004D592B" w:rsidRPr="000A1D02">
                <w:rPr>
                  <w:color w:val="000000" w:themeColor="text1"/>
                  <w:sz w:val="24"/>
                  <w:szCs w:val="24"/>
                </w:rPr>
                <w:t>rancesa</w:t>
              </w:r>
            </w:ins>
            <w:r w:rsidRPr="000A1D02">
              <w:rPr>
                <w:color w:val="000000" w:themeColor="text1"/>
                <w:sz w:val="24"/>
                <w:szCs w:val="24"/>
              </w:rPr>
              <w:t>. El </w:t>
            </w:r>
            <w:r w:rsidRPr="000A1D02">
              <w:rPr>
                <w:b/>
                <w:bCs/>
                <w:color w:val="000000" w:themeColor="text1"/>
                <w:sz w:val="24"/>
                <w:szCs w:val="24"/>
              </w:rPr>
              <w:t>liberalismo político</w:t>
            </w:r>
            <w:r w:rsidRPr="000A1D02">
              <w:rPr>
                <w:color w:val="000000" w:themeColor="text1"/>
                <w:sz w:val="24"/>
                <w:szCs w:val="24"/>
              </w:rPr>
              <w:t>, que defiende la libertad del individuo, considera que la </w:t>
            </w:r>
            <w:r w:rsidRPr="000A1D02">
              <w:rPr>
                <w:b/>
                <w:bCs/>
                <w:color w:val="000000" w:themeColor="text1"/>
                <w:sz w:val="24"/>
                <w:szCs w:val="24"/>
              </w:rPr>
              <w:t>soberanía </w:t>
            </w:r>
            <w:r w:rsidRPr="000A1D02">
              <w:rPr>
                <w:color w:val="000000" w:themeColor="text1"/>
                <w:sz w:val="24"/>
                <w:szCs w:val="24"/>
              </w:rPr>
              <w:t>reside en la </w:t>
            </w:r>
            <w:r w:rsidRPr="000A1D02">
              <w:rPr>
                <w:b/>
                <w:bCs/>
                <w:color w:val="000000" w:themeColor="text1"/>
                <w:sz w:val="24"/>
                <w:szCs w:val="24"/>
              </w:rPr>
              <w:t>nación</w:t>
            </w:r>
            <w:r w:rsidRPr="000A1D02">
              <w:rPr>
                <w:color w:val="000000" w:themeColor="text1"/>
                <w:sz w:val="24"/>
                <w:szCs w:val="24"/>
              </w:rPr>
              <w:t>, esto es, en el </w:t>
            </w:r>
            <w:r w:rsidRPr="000A1D02">
              <w:rPr>
                <w:b/>
                <w:bCs/>
                <w:color w:val="000000" w:themeColor="text1"/>
                <w:sz w:val="24"/>
                <w:szCs w:val="24"/>
              </w:rPr>
              <w:t>conjunto de los ciudadanos</w:t>
            </w:r>
            <w:r w:rsidRPr="000A1D02">
              <w:rPr>
                <w:color w:val="000000" w:themeColor="text1"/>
                <w:sz w:val="24"/>
                <w:szCs w:val="24"/>
              </w:rPr>
              <w:t>.</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El concepto de ciudadano depende de la </w:t>
            </w:r>
            <w:r w:rsidRPr="000A1D02">
              <w:rPr>
                <w:b/>
                <w:bCs/>
                <w:color w:val="000000" w:themeColor="text1"/>
                <w:sz w:val="24"/>
                <w:szCs w:val="24"/>
              </w:rPr>
              <w:t>propiedad</w:t>
            </w:r>
            <w:r w:rsidRPr="000A1D02">
              <w:rPr>
                <w:color w:val="000000" w:themeColor="text1"/>
                <w:sz w:val="24"/>
                <w:szCs w:val="24"/>
              </w:rPr>
              <w:t>. La soberanía nacional se expresa mediante el </w:t>
            </w:r>
            <w:r w:rsidRPr="000A1D02">
              <w:rPr>
                <w:b/>
                <w:bCs/>
                <w:color w:val="000000" w:themeColor="text1"/>
                <w:sz w:val="24"/>
                <w:szCs w:val="24"/>
              </w:rPr>
              <w:t>sufragio</w:t>
            </w:r>
            <w:r w:rsidRPr="000A1D02">
              <w:rPr>
                <w:color w:val="000000" w:themeColor="text1"/>
                <w:sz w:val="24"/>
                <w:szCs w:val="24"/>
              </w:rPr>
              <w:t>, que escoge un Parlamento, encargado de dotar, en primer lugar, de una </w:t>
            </w:r>
            <w:del w:id="77" w:author="RAUL MAZO" w:date="2015-05-01T19:07:00Z">
              <w:r w:rsidRPr="000A1D02" w:rsidDel="004D592B">
                <w:rPr>
                  <w:b/>
                  <w:bCs/>
                  <w:color w:val="000000" w:themeColor="text1"/>
                  <w:sz w:val="24"/>
                  <w:szCs w:val="24"/>
                </w:rPr>
                <w:delText>constitución </w:delText>
              </w:r>
            </w:del>
            <w:ins w:id="78" w:author="RAUL MAZO" w:date="2015-05-01T19:07:00Z">
              <w:r w:rsidR="004D592B">
                <w:rPr>
                  <w:b/>
                  <w:bCs/>
                  <w:color w:val="000000" w:themeColor="text1"/>
                  <w:sz w:val="24"/>
                  <w:szCs w:val="24"/>
                </w:rPr>
                <w:t>C</w:t>
              </w:r>
              <w:r w:rsidR="004D592B" w:rsidRPr="000A1D02">
                <w:rPr>
                  <w:b/>
                  <w:bCs/>
                  <w:color w:val="000000" w:themeColor="text1"/>
                  <w:sz w:val="24"/>
                  <w:szCs w:val="24"/>
                </w:rPr>
                <w:t>onstitución </w:t>
              </w:r>
            </w:ins>
            <w:r w:rsidRPr="000A1D02">
              <w:rPr>
                <w:color w:val="000000" w:themeColor="text1"/>
                <w:sz w:val="24"/>
                <w:szCs w:val="24"/>
              </w:rPr>
              <w:t>al nuevo Estado.</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Toda Constitución debe emanar de la soberanía nacional depositada en el Parlamento. Debe establecer la </w:t>
            </w:r>
            <w:r w:rsidRPr="000A1D02">
              <w:rPr>
                <w:b/>
                <w:bCs/>
                <w:color w:val="000000" w:themeColor="text1"/>
                <w:sz w:val="24"/>
                <w:szCs w:val="24"/>
              </w:rPr>
              <w:t>forma del Estado </w:t>
            </w:r>
            <w:r w:rsidRPr="000A1D02">
              <w:rPr>
                <w:color w:val="000000" w:themeColor="text1"/>
                <w:sz w:val="24"/>
                <w:szCs w:val="24"/>
              </w:rPr>
              <w:t xml:space="preserve">(monarquía o </w:t>
            </w:r>
            <w:del w:id="79" w:author="RAUL MAZO" w:date="2015-05-01T19:07:00Z">
              <w:r w:rsidRPr="000A1D02" w:rsidDel="004D592B">
                <w:rPr>
                  <w:color w:val="000000" w:themeColor="text1"/>
                  <w:sz w:val="24"/>
                  <w:szCs w:val="24"/>
                </w:rPr>
                <w:delText>República</w:delText>
              </w:r>
            </w:del>
            <w:ins w:id="80" w:author="RAUL MAZO" w:date="2015-05-01T19:07:00Z">
              <w:r w:rsidR="004D592B">
                <w:rPr>
                  <w:color w:val="000000" w:themeColor="text1"/>
                  <w:sz w:val="24"/>
                  <w:szCs w:val="24"/>
                </w:rPr>
                <w:t>r</w:t>
              </w:r>
              <w:r w:rsidR="004D592B" w:rsidRPr="000A1D02">
                <w:rPr>
                  <w:color w:val="000000" w:themeColor="text1"/>
                  <w:sz w:val="24"/>
                  <w:szCs w:val="24"/>
                </w:rPr>
                <w:t>epública</w:t>
              </w:r>
            </w:ins>
            <w:r w:rsidRPr="000A1D02">
              <w:rPr>
                <w:color w:val="000000" w:themeColor="text1"/>
                <w:sz w:val="24"/>
                <w:szCs w:val="24"/>
              </w:rPr>
              <w:t>) y garantizar la </w:t>
            </w:r>
            <w:r w:rsidRPr="000A1D02">
              <w:rPr>
                <w:b/>
                <w:bCs/>
                <w:color w:val="000000" w:themeColor="text1"/>
                <w:sz w:val="24"/>
                <w:szCs w:val="24"/>
              </w:rPr>
              <w:t>división de poderes</w:t>
            </w:r>
            <w:r w:rsidRPr="000A1D02">
              <w:rPr>
                <w:color w:val="000000" w:themeColor="text1"/>
                <w:sz w:val="24"/>
                <w:szCs w:val="24"/>
              </w:rPr>
              <w:t>. Entre finales del siglo XVIII (</w:t>
            </w:r>
            <w:del w:id="81" w:author="RAUL MAZO" w:date="2015-05-01T19:07:00Z">
              <w:r w:rsidRPr="000A1D02" w:rsidDel="004D592B">
                <w:rPr>
                  <w:color w:val="000000" w:themeColor="text1"/>
                  <w:sz w:val="24"/>
                  <w:szCs w:val="24"/>
                </w:rPr>
                <w:delText xml:space="preserve">revolución </w:delText>
              </w:r>
            </w:del>
            <w:ins w:id="82" w:author="RAUL MAZO" w:date="2015-05-01T19:07:00Z">
              <w:r w:rsidR="004D592B">
                <w:rPr>
                  <w:color w:val="000000" w:themeColor="text1"/>
                  <w:sz w:val="24"/>
                  <w:szCs w:val="24"/>
                </w:rPr>
                <w:t>R</w:t>
              </w:r>
              <w:r w:rsidR="004D592B" w:rsidRPr="000A1D02">
                <w:rPr>
                  <w:color w:val="000000" w:themeColor="text1"/>
                  <w:sz w:val="24"/>
                  <w:szCs w:val="24"/>
                </w:rPr>
                <w:t xml:space="preserve">evolución </w:t>
              </w:r>
            </w:ins>
            <w:del w:id="83" w:author="RAUL MAZO" w:date="2015-05-01T19:07:00Z">
              <w:r w:rsidRPr="000A1D02" w:rsidDel="004D592B">
                <w:rPr>
                  <w:color w:val="000000" w:themeColor="text1"/>
                  <w:sz w:val="24"/>
                  <w:szCs w:val="24"/>
                </w:rPr>
                <w:delText>francesa</w:delText>
              </w:r>
            </w:del>
            <w:ins w:id="84" w:author="RAUL MAZO" w:date="2015-05-01T19:07:00Z">
              <w:r w:rsidR="004D592B">
                <w:rPr>
                  <w:color w:val="000000" w:themeColor="text1"/>
                  <w:sz w:val="24"/>
                  <w:szCs w:val="24"/>
                </w:rPr>
                <w:t>F</w:t>
              </w:r>
              <w:r w:rsidR="004D592B" w:rsidRPr="000A1D02">
                <w:rPr>
                  <w:color w:val="000000" w:themeColor="text1"/>
                  <w:sz w:val="24"/>
                  <w:szCs w:val="24"/>
                </w:rPr>
                <w:t>rancesa</w:t>
              </w:r>
            </w:ins>
            <w:r w:rsidRPr="000A1D02">
              <w:rPr>
                <w:color w:val="000000" w:themeColor="text1"/>
                <w:sz w:val="24"/>
                <w:szCs w:val="24"/>
              </w:rPr>
              <w:t xml:space="preserve">) y mediados del siglo XIX (revoluciones liberales de 1848), el liberalismo se fue definiendo e </w:t>
            </w:r>
            <w:r w:rsidRPr="000A1D02">
              <w:rPr>
                <w:color w:val="000000" w:themeColor="text1"/>
                <w:sz w:val="24"/>
                <w:szCs w:val="24"/>
              </w:rPr>
              <w:lastRenderedPageBreak/>
              <w:t>imponiendo como forma de organización política.</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A mediados del siglo XIX, e influido por el concepto de </w:t>
            </w:r>
            <w:r w:rsidRPr="000A1D02">
              <w:rPr>
                <w:b/>
                <w:bCs/>
                <w:color w:val="000000" w:themeColor="text1"/>
                <w:sz w:val="24"/>
                <w:szCs w:val="24"/>
              </w:rPr>
              <w:t>nación liberal</w:t>
            </w:r>
            <w:r w:rsidRPr="000A1D02">
              <w:rPr>
                <w:color w:val="000000" w:themeColor="text1"/>
                <w:sz w:val="24"/>
                <w:szCs w:val="24"/>
              </w:rPr>
              <w:t>, la nación comenzó a asociarse a un </w:t>
            </w:r>
            <w:r w:rsidRPr="000A1D02">
              <w:rPr>
                <w:b/>
                <w:bCs/>
                <w:color w:val="000000" w:themeColor="text1"/>
                <w:sz w:val="24"/>
                <w:szCs w:val="24"/>
              </w:rPr>
              <w:t>espacio geográfico </w:t>
            </w:r>
            <w:r w:rsidRPr="000A1D02">
              <w:rPr>
                <w:color w:val="000000" w:themeColor="text1"/>
                <w:sz w:val="24"/>
                <w:szCs w:val="24"/>
              </w:rPr>
              <w:t>y a unos </w:t>
            </w:r>
            <w:r w:rsidRPr="000A1D02">
              <w:rPr>
                <w:b/>
                <w:bCs/>
                <w:color w:val="000000" w:themeColor="text1"/>
                <w:sz w:val="24"/>
                <w:szCs w:val="24"/>
              </w:rPr>
              <w:t>signos de identidad comunes </w:t>
            </w:r>
            <w:r w:rsidRPr="000A1D02">
              <w:rPr>
                <w:color w:val="000000" w:themeColor="text1"/>
                <w:sz w:val="24"/>
                <w:szCs w:val="24"/>
              </w:rPr>
              <w:t>de las gentes que habitaban aquel espacio. Ello dio lugar a dos tipos de </w:t>
            </w:r>
            <w:r w:rsidRPr="000A1D02">
              <w:rPr>
                <w:b/>
                <w:bCs/>
                <w:color w:val="000000" w:themeColor="text1"/>
                <w:sz w:val="24"/>
                <w:szCs w:val="24"/>
              </w:rPr>
              <w:t>movimientos nacionales</w:t>
            </w:r>
            <w:r w:rsidRPr="000A1D02">
              <w:rPr>
                <w:color w:val="000000" w:themeColor="text1"/>
                <w:sz w:val="24"/>
                <w:szCs w:val="24"/>
              </w:rPr>
              <w:t>:</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 </w:t>
            </w:r>
            <w:r w:rsidRPr="000A1D02">
              <w:rPr>
                <w:b/>
                <w:bCs/>
                <w:color w:val="000000" w:themeColor="text1"/>
                <w:sz w:val="24"/>
                <w:szCs w:val="24"/>
              </w:rPr>
              <w:t>De separación</w:t>
            </w:r>
            <w:r w:rsidRPr="000A1D02">
              <w:rPr>
                <w:color w:val="000000" w:themeColor="text1"/>
                <w:sz w:val="24"/>
                <w:szCs w:val="24"/>
              </w:rPr>
              <w:t>: como en el caso griego o en los territorios dominados por el Imperio austriaco.</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 </w:t>
            </w:r>
            <w:r w:rsidRPr="000A1D02">
              <w:rPr>
                <w:b/>
                <w:bCs/>
                <w:color w:val="000000" w:themeColor="text1"/>
                <w:sz w:val="24"/>
                <w:szCs w:val="24"/>
              </w:rPr>
              <w:t>De unificación</w:t>
            </w:r>
            <w:r w:rsidRPr="000A1D02">
              <w:rPr>
                <w:color w:val="000000" w:themeColor="text1"/>
                <w:sz w:val="24"/>
                <w:szCs w:val="24"/>
              </w:rPr>
              <w:t>: como en Italia y Alemania.</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Según la idea de </w:t>
            </w:r>
            <w:r w:rsidRPr="000A1D02">
              <w:rPr>
                <w:b/>
                <w:bCs/>
                <w:color w:val="000000" w:themeColor="text1"/>
                <w:sz w:val="24"/>
                <w:szCs w:val="24"/>
              </w:rPr>
              <w:t>nación cultural</w:t>
            </w:r>
            <w:r w:rsidRPr="000A1D02">
              <w:rPr>
                <w:color w:val="000000" w:themeColor="text1"/>
                <w:sz w:val="24"/>
                <w:szCs w:val="24"/>
              </w:rPr>
              <w:t>, las fronteras del Estado y de la nación son coincidentes. Esto dio lugar, a lo largo del siglo XIX, a que Prusia y otros territorios alemanes reclamasen la anexión de aquellos territorios con poblaciones de cultura germana.</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En definitiva, la nación liberal nació de la </w:t>
            </w:r>
            <w:r w:rsidRPr="000A1D02">
              <w:rPr>
                <w:b/>
                <w:bCs/>
                <w:color w:val="000000" w:themeColor="text1"/>
                <w:sz w:val="24"/>
                <w:szCs w:val="24"/>
              </w:rPr>
              <w:t>oposición al absolutismo</w:t>
            </w:r>
            <w:r w:rsidRPr="000A1D02">
              <w:rPr>
                <w:color w:val="000000" w:themeColor="text1"/>
                <w:sz w:val="24"/>
                <w:szCs w:val="24"/>
              </w:rPr>
              <w:t> como la unión voluntaria de los </w:t>
            </w:r>
            <w:r w:rsidRPr="000A1D02">
              <w:rPr>
                <w:b/>
                <w:bCs/>
                <w:color w:val="000000" w:themeColor="text1"/>
                <w:sz w:val="24"/>
                <w:szCs w:val="24"/>
              </w:rPr>
              <w:t>ciudadanos</w:t>
            </w:r>
            <w:r w:rsidRPr="000A1D02">
              <w:rPr>
                <w:color w:val="000000" w:themeColor="text1"/>
                <w:sz w:val="24"/>
                <w:szCs w:val="24"/>
              </w:rPr>
              <w:t>. Estos, a su vez, como personas con </w:t>
            </w:r>
            <w:r w:rsidRPr="000A1D02">
              <w:rPr>
                <w:b/>
                <w:bCs/>
                <w:color w:val="000000" w:themeColor="text1"/>
                <w:sz w:val="24"/>
                <w:szCs w:val="24"/>
              </w:rPr>
              <w:t>derechos políticos</w:t>
            </w:r>
            <w:r w:rsidRPr="000A1D02">
              <w:rPr>
                <w:color w:val="000000" w:themeColor="text1"/>
                <w:sz w:val="24"/>
                <w:szCs w:val="24"/>
              </w:rPr>
              <w:t>, definían la propia nación. Además, la nación liberal garantizaba la </w:t>
            </w:r>
            <w:r w:rsidRPr="000A1D02">
              <w:rPr>
                <w:b/>
                <w:bCs/>
                <w:color w:val="000000" w:themeColor="text1"/>
                <w:sz w:val="24"/>
                <w:szCs w:val="24"/>
              </w:rPr>
              <w:t>igualdad jurídica </w:t>
            </w:r>
            <w:r w:rsidRPr="000A1D02">
              <w:rPr>
                <w:color w:val="000000" w:themeColor="text1"/>
                <w:sz w:val="24"/>
                <w:szCs w:val="24"/>
              </w:rPr>
              <w:t>a partir de nuevas instituciones elegidas por </w:t>
            </w:r>
            <w:r w:rsidRPr="000A1D02">
              <w:rPr>
                <w:b/>
                <w:bCs/>
                <w:color w:val="000000" w:themeColor="text1"/>
                <w:sz w:val="24"/>
                <w:szCs w:val="24"/>
              </w:rPr>
              <w:t>sufragio</w:t>
            </w:r>
            <w:r w:rsidRPr="000A1D02">
              <w:rPr>
                <w:color w:val="000000" w:themeColor="text1"/>
                <w:sz w:val="24"/>
                <w:szCs w:val="24"/>
              </w:rPr>
              <w:t>.</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Por su parte, la idea de nación cultural nació en aquellos territorios (Prusia o Austria) donde el absolutismo estaba amenazado por el </w:t>
            </w:r>
            <w:r w:rsidRPr="000A1D02">
              <w:rPr>
                <w:b/>
                <w:bCs/>
                <w:color w:val="000000" w:themeColor="text1"/>
                <w:sz w:val="24"/>
                <w:szCs w:val="24"/>
              </w:rPr>
              <w:t>liberalismo</w:t>
            </w:r>
            <w:r w:rsidRPr="000A1D02">
              <w:rPr>
                <w:color w:val="000000" w:themeColor="text1"/>
                <w:sz w:val="24"/>
                <w:szCs w:val="24"/>
              </w:rPr>
              <w:t>, como la unión libre, no de los ciudadanos, sino de los </w:t>
            </w:r>
            <w:r w:rsidRPr="000A1D02">
              <w:rPr>
                <w:b/>
                <w:bCs/>
                <w:color w:val="000000" w:themeColor="text1"/>
                <w:sz w:val="24"/>
                <w:szCs w:val="24"/>
              </w:rPr>
              <w:t>pueblos</w:t>
            </w:r>
            <w:r w:rsidRPr="000A1D02">
              <w:rPr>
                <w:color w:val="000000" w:themeColor="text1"/>
                <w:sz w:val="24"/>
                <w:szCs w:val="24"/>
              </w:rPr>
              <w:t>. Esto hacía que aquella nación estuviese definida por la </w:t>
            </w:r>
            <w:r w:rsidRPr="000A1D02">
              <w:rPr>
                <w:b/>
                <w:bCs/>
                <w:color w:val="000000" w:themeColor="text1"/>
                <w:sz w:val="24"/>
                <w:szCs w:val="24"/>
              </w:rPr>
              <w:t>lengua</w:t>
            </w:r>
            <w:r w:rsidRPr="000A1D02">
              <w:rPr>
                <w:color w:val="000000" w:themeColor="text1"/>
                <w:sz w:val="24"/>
                <w:szCs w:val="24"/>
              </w:rPr>
              <w:t xml:space="preserve">, la </w:t>
            </w:r>
            <w:r w:rsidRPr="000A1D02">
              <w:rPr>
                <w:b/>
                <w:bCs/>
                <w:color w:val="000000" w:themeColor="text1"/>
                <w:sz w:val="24"/>
                <w:szCs w:val="24"/>
              </w:rPr>
              <w:t>historia</w:t>
            </w:r>
            <w:r w:rsidRPr="000A1D02">
              <w:rPr>
                <w:color w:val="000000" w:themeColor="text1"/>
                <w:sz w:val="24"/>
                <w:szCs w:val="24"/>
              </w:rPr>
              <w:t>, la </w:t>
            </w:r>
            <w:r w:rsidRPr="000A1D02">
              <w:rPr>
                <w:b/>
                <w:bCs/>
                <w:color w:val="000000" w:themeColor="text1"/>
                <w:sz w:val="24"/>
                <w:szCs w:val="24"/>
              </w:rPr>
              <w:t>cultura </w:t>
            </w:r>
            <w:r w:rsidRPr="000A1D02">
              <w:rPr>
                <w:color w:val="000000" w:themeColor="text1"/>
                <w:sz w:val="24"/>
                <w:szCs w:val="24"/>
              </w:rPr>
              <w:t>o la </w:t>
            </w:r>
            <w:r w:rsidRPr="000A1D02">
              <w:rPr>
                <w:b/>
                <w:bCs/>
                <w:color w:val="000000" w:themeColor="text1"/>
                <w:sz w:val="24"/>
                <w:szCs w:val="24"/>
              </w:rPr>
              <w:t>tradición</w:t>
            </w:r>
            <w:r w:rsidRPr="000A1D02">
              <w:rPr>
                <w:color w:val="000000" w:themeColor="text1"/>
                <w:sz w:val="24"/>
                <w:szCs w:val="24"/>
              </w:rPr>
              <w:t>. Además, la nación cultural recuperaba las </w:t>
            </w:r>
            <w:r w:rsidRPr="000A1D02">
              <w:rPr>
                <w:b/>
                <w:bCs/>
                <w:color w:val="000000" w:themeColor="text1"/>
                <w:sz w:val="24"/>
                <w:szCs w:val="24"/>
              </w:rPr>
              <w:t>viejas instituciones </w:t>
            </w:r>
            <w:r w:rsidRPr="000A1D02">
              <w:rPr>
                <w:color w:val="000000" w:themeColor="text1"/>
                <w:sz w:val="24"/>
                <w:szCs w:val="24"/>
              </w:rPr>
              <w:t>que no siempre garantizaban la igualdad jurídica.</w:t>
            </w:r>
          </w:p>
          <w:p w:rsidR="009E2A14" w:rsidRPr="00FC750D" w:rsidRDefault="009E2A14" w:rsidP="0057760C">
            <w:pPr>
              <w:rPr>
                <w:color w:val="000000" w:themeColor="text1"/>
                <w:sz w:val="24"/>
                <w:szCs w:val="24"/>
              </w:rPr>
            </w:pPr>
          </w:p>
        </w:tc>
      </w:tr>
      <w:tr w:rsidR="009E2A14" w:rsidRPr="00FC750D" w:rsidTr="0057760C">
        <w:tc>
          <w:tcPr>
            <w:tcW w:w="2518" w:type="dxa"/>
          </w:tcPr>
          <w:p w:rsidR="009E2A14" w:rsidRPr="00FC750D" w:rsidRDefault="009E2A14"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9E2A14" w:rsidRPr="00FC750D" w:rsidRDefault="009E2A14" w:rsidP="009E2A14">
            <w:pPr>
              <w:pStyle w:val="Ttulo4"/>
              <w:shd w:val="clear" w:color="auto" w:fill="FFFFFF"/>
              <w:spacing w:before="109" w:beforeAutospacing="0" w:after="109" w:afterAutospacing="0"/>
              <w:jc w:val="both"/>
              <w:outlineLvl w:val="3"/>
              <w:rPr>
                <w:color w:val="000000" w:themeColor="text1"/>
              </w:rPr>
            </w:pPr>
            <w:r w:rsidRPr="000A1D02">
              <w:rPr>
                <w:b w:val="0"/>
                <w:bCs w:val="0"/>
                <w:color w:val="000000" w:themeColor="text1"/>
              </w:rPr>
              <w:t>El liberal</w:t>
            </w:r>
            <w:r>
              <w:rPr>
                <w:b w:val="0"/>
                <w:bCs w:val="0"/>
                <w:color w:val="000000" w:themeColor="text1"/>
              </w:rPr>
              <w:t>ismo frente a los nacionalismos</w:t>
            </w:r>
          </w:p>
        </w:tc>
      </w:tr>
      <w:tr w:rsidR="009E2A14" w:rsidRPr="00FC750D" w:rsidTr="0057760C">
        <w:tc>
          <w:tcPr>
            <w:tcW w:w="2518" w:type="dxa"/>
          </w:tcPr>
          <w:p w:rsidR="009E2A14" w:rsidRPr="00FC750D" w:rsidRDefault="009E2A14" w:rsidP="0057760C">
            <w:pPr>
              <w:rPr>
                <w:b/>
                <w:color w:val="000000" w:themeColor="text1"/>
                <w:sz w:val="24"/>
                <w:szCs w:val="24"/>
              </w:rPr>
            </w:pPr>
            <w:r w:rsidRPr="00FC750D">
              <w:rPr>
                <w:b/>
                <w:color w:val="000000" w:themeColor="text1"/>
                <w:sz w:val="24"/>
                <w:szCs w:val="24"/>
              </w:rPr>
              <w:t>Descripción</w:t>
            </w:r>
          </w:p>
        </w:tc>
        <w:tc>
          <w:tcPr>
            <w:tcW w:w="6536" w:type="dxa"/>
          </w:tcPr>
          <w:p w:rsidR="009E2A14" w:rsidRPr="000A1D02" w:rsidRDefault="009E2A14" w:rsidP="009E2A14">
            <w:pPr>
              <w:pStyle w:val="Ttulo4"/>
              <w:shd w:val="clear" w:color="auto" w:fill="FFFFFF"/>
              <w:spacing w:before="109" w:beforeAutospacing="0" w:after="109" w:afterAutospacing="0"/>
              <w:jc w:val="both"/>
              <w:outlineLvl w:val="3"/>
              <w:rPr>
                <w:b w:val="0"/>
                <w:bCs w:val="0"/>
                <w:color w:val="000000" w:themeColor="text1"/>
              </w:rPr>
            </w:pPr>
            <w:r w:rsidRPr="000A1D02">
              <w:rPr>
                <w:b w:val="0"/>
                <w:bCs w:val="0"/>
                <w:color w:val="000000" w:themeColor="text1"/>
              </w:rPr>
              <w:t>Interactivo que p</w:t>
            </w:r>
            <w:r>
              <w:rPr>
                <w:b w:val="0"/>
                <w:bCs w:val="0"/>
                <w:color w:val="000000" w:themeColor="text1"/>
              </w:rPr>
              <w:t xml:space="preserve">ermite contraponer las ideas </w:t>
            </w:r>
            <w:r w:rsidRPr="000A1D02">
              <w:rPr>
                <w:b w:val="0"/>
                <w:bCs w:val="0"/>
                <w:color w:val="000000" w:themeColor="text1"/>
              </w:rPr>
              <w:t>liberales y</w:t>
            </w:r>
            <w:r w:rsidR="009F579F">
              <w:rPr>
                <w:b w:val="0"/>
                <w:bCs w:val="0"/>
                <w:color w:val="000000" w:themeColor="text1"/>
              </w:rPr>
              <w:t xml:space="preserve"> las ideas</w:t>
            </w:r>
            <w:r w:rsidR="007D663F">
              <w:rPr>
                <w:b w:val="0"/>
                <w:bCs w:val="0"/>
                <w:color w:val="000000" w:themeColor="text1"/>
              </w:rPr>
              <w:t xml:space="preserve"> </w:t>
            </w:r>
            <w:r>
              <w:rPr>
                <w:b w:val="0"/>
                <w:bCs w:val="0"/>
                <w:color w:val="000000" w:themeColor="text1"/>
              </w:rPr>
              <w:t>nacionalistas</w:t>
            </w:r>
          </w:p>
          <w:p w:rsidR="009E2A14" w:rsidRPr="006C0E7D" w:rsidRDefault="009E2A14" w:rsidP="0057760C">
            <w:pPr>
              <w:rPr>
                <w:color w:val="000000" w:themeColor="text1"/>
                <w:sz w:val="24"/>
                <w:szCs w:val="24"/>
              </w:rPr>
            </w:pPr>
          </w:p>
        </w:tc>
      </w:tr>
    </w:tbl>
    <w:p w:rsidR="00E76E83" w:rsidRDefault="00E76E83" w:rsidP="00A802CE">
      <w:pPr>
        <w:shd w:val="clear" w:color="auto" w:fill="FFFFFF"/>
        <w:jc w:val="both"/>
        <w:rPr>
          <w:color w:val="000000" w:themeColor="text1"/>
        </w:rPr>
      </w:pPr>
    </w:p>
    <w:p w:rsidR="00593DBA" w:rsidRDefault="00593DBA" w:rsidP="00593DBA">
      <w:pPr>
        <w:shd w:val="clear" w:color="auto" w:fill="FFFFFF"/>
        <w:jc w:val="both"/>
        <w:rPr>
          <w:b/>
          <w:bCs/>
          <w:color w:val="000000" w:themeColor="text1"/>
        </w:rPr>
      </w:pPr>
      <w:r w:rsidRPr="000A1D02">
        <w:rPr>
          <w:b/>
          <w:color w:val="000000" w:themeColor="text1"/>
          <w:highlight w:val="yellow"/>
        </w:rPr>
        <w:t>[SECCIÓN 2]</w:t>
      </w:r>
      <w:r w:rsidRPr="000A1D02">
        <w:rPr>
          <w:color w:val="000000" w:themeColor="text1"/>
        </w:rPr>
        <w:t xml:space="preserve"> </w:t>
      </w:r>
      <w:r>
        <w:rPr>
          <w:b/>
          <w:color w:val="000000" w:themeColor="text1"/>
        </w:rPr>
        <w:t>3</w:t>
      </w:r>
      <w:r w:rsidRPr="006C0E7D">
        <w:rPr>
          <w:b/>
          <w:color w:val="000000" w:themeColor="text1"/>
        </w:rPr>
        <w:t>.1</w:t>
      </w:r>
      <w:r>
        <w:rPr>
          <w:color w:val="000000" w:themeColor="text1"/>
        </w:rPr>
        <w:t xml:space="preserve"> </w:t>
      </w:r>
      <w:r w:rsidRPr="000A1D02">
        <w:rPr>
          <w:b/>
          <w:bCs/>
          <w:color w:val="000000" w:themeColor="text1"/>
        </w:rPr>
        <w:t>Consolidación</w:t>
      </w:r>
    </w:p>
    <w:p w:rsidR="00291654" w:rsidRPr="000A1D02" w:rsidRDefault="00291654" w:rsidP="00A802CE">
      <w:pPr>
        <w:shd w:val="clear" w:color="auto" w:fill="FFFFFF"/>
        <w:jc w:val="both"/>
        <w:rPr>
          <w:b/>
          <w:bCs/>
          <w:color w:val="000000" w:themeColor="text1"/>
        </w:rPr>
      </w:pPr>
    </w:p>
    <w:p w:rsidR="00606840" w:rsidRDefault="00606840" w:rsidP="00A802CE">
      <w:pPr>
        <w:shd w:val="clear" w:color="auto" w:fill="FFFFFF"/>
        <w:jc w:val="both"/>
        <w:rPr>
          <w:color w:val="000000" w:themeColor="text1"/>
          <w:shd w:val="clear" w:color="auto" w:fill="FFFFFF"/>
        </w:rPr>
      </w:pPr>
      <w:r w:rsidRPr="000A1D02">
        <w:rPr>
          <w:color w:val="000000" w:themeColor="text1"/>
          <w:shd w:val="clear" w:color="auto" w:fill="FFFFFF"/>
        </w:rPr>
        <w:t>Actividades para consolidar lo que has aprendido en esta sección</w:t>
      </w:r>
      <w:r w:rsidR="00593DBA">
        <w:rPr>
          <w:color w:val="000000" w:themeColor="text1"/>
          <w:shd w:val="clear" w:color="auto" w:fill="FFFFFF"/>
        </w:rPr>
        <w:t>.</w:t>
      </w:r>
    </w:p>
    <w:tbl>
      <w:tblPr>
        <w:tblStyle w:val="Tablaconcuadrcula"/>
        <w:tblW w:w="0" w:type="auto"/>
        <w:tblLook w:val="04A0" w:firstRow="1" w:lastRow="0" w:firstColumn="1" w:lastColumn="0" w:noHBand="0" w:noVBand="1"/>
      </w:tblPr>
      <w:tblGrid>
        <w:gridCol w:w="2518"/>
        <w:gridCol w:w="6536"/>
      </w:tblGrid>
      <w:tr w:rsidR="00593DBA" w:rsidRPr="00FC750D" w:rsidTr="0057760C">
        <w:tc>
          <w:tcPr>
            <w:tcW w:w="9054" w:type="dxa"/>
            <w:gridSpan w:val="2"/>
            <w:shd w:val="clear" w:color="auto" w:fill="000000" w:themeFill="text1"/>
          </w:tcPr>
          <w:p w:rsidR="00593DBA" w:rsidRPr="00FC750D" w:rsidRDefault="005C123B" w:rsidP="0057760C">
            <w:pPr>
              <w:jc w:val="center"/>
              <w:rPr>
                <w:b/>
                <w:color w:val="000000" w:themeColor="text1"/>
                <w:sz w:val="24"/>
                <w:szCs w:val="24"/>
              </w:rPr>
            </w:pPr>
            <w:r>
              <w:rPr>
                <w:b/>
                <w:color w:val="FFFFFF" w:themeColor="background1"/>
                <w:sz w:val="24"/>
                <w:szCs w:val="24"/>
              </w:rPr>
              <w:t>Practica</w:t>
            </w:r>
            <w:r w:rsidR="00593DBA" w:rsidRPr="00FC750D">
              <w:rPr>
                <w:b/>
                <w:color w:val="FFFFFF" w:themeColor="background1"/>
                <w:sz w:val="24"/>
                <w:szCs w:val="24"/>
              </w:rPr>
              <w:t>. Recurso aprovechado</w:t>
            </w:r>
          </w:p>
        </w:tc>
      </w:tr>
      <w:tr w:rsidR="00593DBA" w:rsidRPr="00FC750D" w:rsidTr="0057760C">
        <w:tc>
          <w:tcPr>
            <w:tcW w:w="2518" w:type="dxa"/>
          </w:tcPr>
          <w:p w:rsidR="00593DBA" w:rsidRPr="00FC750D" w:rsidRDefault="00593DBA" w:rsidP="0057760C">
            <w:pPr>
              <w:rPr>
                <w:b/>
                <w:color w:val="000000" w:themeColor="text1"/>
                <w:sz w:val="24"/>
                <w:szCs w:val="24"/>
              </w:rPr>
            </w:pPr>
            <w:r w:rsidRPr="00FC750D">
              <w:rPr>
                <w:b/>
                <w:color w:val="000000" w:themeColor="text1"/>
                <w:sz w:val="24"/>
                <w:szCs w:val="24"/>
              </w:rPr>
              <w:t>Código</w:t>
            </w:r>
          </w:p>
        </w:tc>
        <w:tc>
          <w:tcPr>
            <w:tcW w:w="6536" w:type="dxa"/>
          </w:tcPr>
          <w:p w:rsidR="00593DBA" w:rsidRPr="00FC750D" w:rsidRDefault="00593DBA" w:rsidP="00593DBA">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60</w:t>
            </w:r>
          </w:p>
        </w:tc>
      </w:tr>
      <w:tr w:rsidR="00593DBA" w:rsidRPr="00FC750D" w:rsidTr="0057760C">
        <w:tc>
          <w:tcPr>
            <w:tcW w:w="2518" w:type="dxa"/>
          </w:tcPr>
          <w:p w:rsidR="00593DBA" w:rsidRPr="00FC750D" w:rsidRDefault="00593DBA" w:rsidP="0057760C">
            <w:pPr>
              <w:rPr>
                <w:color w:val="000000" w:themeColor="text1"/>
                <w:sz w:val="24"/>
                <w:szCs w:val="24"/>
              </w:rPr>
            </w:pPr>
            <w:r w:rsidRPr="00FC750D">
              <w:rPr>
                <w:b/>
                <w:color w:val="000000" w:themeColor="text1"/>
                <w:sz w:val="24"/>
                <w:szCs w:val="24"/>
              </w:rPr>
              <w:t>Ubicación en Aula Planeta</w:t>
            </w:r>
          </w:p>
        </w:tc>
        <w:tc>
          <w:tcPr>
            <w:tcW w:w="6536" w:type="dxa"/>
          </w:tcPr>
          <w:p w:rsidR="00593DBA" w:rsidRPr="00FC750D" w:rsidRDefault="00B837BC" w:rsidP="0057760C">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 xml:space="preserve">La Restauración, el liberalismo y los nacionalismos/ 3 </w:t>
            </w:r>
            <w:r w:rsidRPr="00B837BC">
              <w:rPr>
                <w:bCs/>
                <w:color w:val="000000" w:themeColor="text1"/>
              </w:rPr>
              <w:t>El liberalismo político y los nacionalismos /</w:t>
            </w:r>
            <w:r>
              <w:rPr>
                <w:bCs/>
                <w:color w:val="000000" w:themeColor="text1"/>
              </w:rPr>
              <w:t xml:space="preserve">Consolidación –Refuerza tu aprendizaje: </w:t>
            </w:r>
            <w:r w:rsidRPr="00B837BC">
              <w:rPr>
                <w:color w:val="000000" w:themeColor="text1"/>
                <w:shd w:val="clear" w:color="auto" w:fill="FFFFFF"/>
              </w:rPr>
              <w:t>El liberalismo y los nacionalismos</w:t>
            </w:r>
          </w:p>
        </w:tc>
      </w:tr>
      <w:tr w:rsidR="00593DBA" w:rsidRPr="00FC750D" w:rsidTr="0057760C">
        <w:tc>
          <w:tcPr>
            <w:tcW w:w="2518" w:type="dxa"/>
          </w:tcPr>
          <w:p w:rsidR="00593DBA" w:rsidRPr="00FC750D" w:rsidRDefault="00593DBA" w:rsidP="0057760C">
            <w:pPr>
              <w:rPr>
                <w:color w:val="000000" w:themeColor="text1"/>
                <w:sz w:val="24"/>
                <w:szCs w:val="24"/>
              </w:rPr>
            </w:pPr>
            <w:r w:rsidRPr="00FC750D">
              <w:rPr>
                <w:b/>
                <w:color w:val="000000" w:themeColor="text1"/>
                <w:sz w:val="24"/>
                <w:szCs w:val="24"/>
              </w:rPr>
              <w:t>Cambio (descripción o capturas de pantallas)</w:t>
            </w:r>
          </w:p>
        </w:tc>
        <w:tc>
          <w:tcPr>
            <w:tcW w:w="6536" w:type="dxa"/>
          </w:tcPr>
          <w:p w:rsidR="00593DBA" w:rsidRDefault="00593DBA" w:rsidP="00593DBA">
            <w:pPr>
              <w:rPr>
                <w:sz w:val="24"/>
                <w:szCs w:val="24"/>
                <w:lang w:val="es-ES"/>
              </w:rPr>
            </w:pPr>
            <w:r>
              <w:rPr>
                <w:sz w:val="24"/>
                <w:szCs w:val="24"/>
                <w:lang w:val="es-ES"/>
              </w:rPr>
              <w:t>En el enunciado:</w:t>
            </w:r>
          </w:p>
          <w:p w:rsidR="00593DBA" w:rsidRPr="00FC750D" w:rsidRDefault="00593DBA" w:rsidP="00593DBA">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Pr>
                <w:color w:val="FF0000"/>
              </w:rPr>
              <w:t xml:space="preserve">Realiza la siguiente actividad. Cuando termines haz clic en Enviar. </w:t>
            </w:r>
            <w:r w:rsidRPr="00EF3FE2">
              <w:rPr>
                <w:color w:val="FF0000"/>
              </w:rPr>
              <w:t xml:space="preserve">Si es necesario, entrega </w:t>
            </w:r>
            <w:r w:rsidRPr="00EF3FE2">
              <w:rPr>
                <w:color w:val="FF0000"/>
              </w:rPr>
              <w:lastRenderedPageBreak/>
              <w:t>la</w:t>
            </w:r>
            <w:r>
              <w:rPr>
                <w:color w:val="FF0000"/>
              </w:rPr>
              <w:t>s respuestas por escrito.</w:t>
            </w:r>
          </w:p>
          <w:p w:rsidR="00593DBA" w:rsidRDefault="00593DBA" w:rsidP="0057760C">
            <w:pPr>
              <w:shd w:val="clear" w:color="auto" w:fill="FFFFFF"/>
              <w:spacing w:before="190"/>
              <w:rPr>
                <w:b/>
                <w:color w:val="000000" w:themeColor="text1"/>
                <w:sz w:val="24"/>
                <w:szCs w:val="24"/>
              </w:rPr>
            </w:pPr>
            <w:r w:rsidRPr="000A1D02">
              <w:rPr>
                <w:noProof/>
                <w:color w:val="000000" w:themeColor="text1"/>
                <w:shd w:val="clear" w:color="auto" w:fill="FFFFFF"/>
              </w:rPr>
              <w:drawing>
                <wp:inline distT="0" distB="0" distL="0" distR="0">
                  <wp:extent cx="3444144" cy="2032846"/>
                  <wp:effectExtent l="0" t="0" r="0" b="0"/>
                  <wp:docPr id="11" name="Imagen 11" descr="C:\Users\Usuario\Pictures\Liberalismo-Nacionali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Pictures\Liberalismo-Nacionalismo.png"/>
                          <pic:cNvPicPr>
                            <a:picLocks noChangeAspect="1" noChangeArrowheads="1"/>
                          </pic:cNvPicPr>
                        </pic:nvPicPr>
                        <pic:blipFill>
                          <a:blip r:embed="rId24" cstate="print"/>
                          <a:srcRect/>
                          <a:stretch>
                            <a:fillRect/>
                          </a:stretch>
                        </pic:blipFill>
                        <pic:spPr bwMode="auto">
                          <a:xfrm>
                            <a:off x="0" y="0"/>
                            <a:ext cx="3444812" cy="2033240"/>
                          </a:xfrm>
                          <a:prstGeom prst="rect">
                            <a:avLst/>
                          </a:prstGeom>
                          <a:noFill/>
                          <a:ln w="9525">
                            <a:noFill/>
                            <a:miter lim="800000"/>
                            <a:headEnd/>
                            <a:tailEnd/>
                          </a:ln>
                        </pic:spPr>
                      </pic:pic>
                    </a:graphicData>
                  </a:graphic>
                </wp:inline>
              </w:drawing>
            </w:r>
          </w:p>
          <w:p w:rsidR="00593DBA" w:rsidRPr="00FC750D" w:rsidRDefault="00593DBA" w:rsidP="00593DBA">
            <w:pPr>
              <w:shd w:val="clear" w:color="auto" w:fill="FFFFFF"/>
              <w:spacing w:before="136" w:after="136" w:line="245" w:lineRule="atLeast"/>
              <w:jc w:val="both"/>
              <w:rPr>
                <w:color w:val="000000" w:themeColor="text1"/>
                <w:sz w:val="24"/>
                <w:szCs w:val="24"/>
              </w:rPr>
            </w:pPr>
          </w:p>
        </w:tc>
      </w:tr>
      <w:tr w:rsidR="00593DBA" w:rsidRPr="00FC750D" w:rsidTr="0057760C">
        <w:tc>
          <w:tcPr>
            <w:tcW w:w="2518" w:type="dxa"/>
          </w:tcPr>
          <w:p w:rsidR="00593DBA" w:rsidRPr="00FC750D" w:rsidRDefault="00593DBA"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593DBA" w:rsidRPr="00593DBA" w:rsidRDefault="00593DBA" w:rsidP="0057760C">
            <w:pPr>
              <w:pStyle w:val="Ttulo4"/>
              <w:shd w:val="clear" w:color="auto" w:fill="FFFFFF"/>
              <w:spacing w:before="109" w:beforeAutospacing="0" w:after="109" w:afterAutospacing="0"/>
              <w:jc w:val="both"/>
              <w:outlineLvl w:val="3"/>
              <w:rPr>
                <w:b w:val="0"/>
                <w:color w:val="000000" w:themeColor="text1"/>
              </w:rPr>
            </w:pPr>
            <w:r w:rsidRPr="00593DBA">
              <w:rPr>
                <w:b w:val="0"/>
                <w:color w:val="000000" w:themeColor="text1"/>
                <w:shd w:val="clear" w:color="auto" w:fill="FFFFFF"/>
              </w:rPr>
              <w:t>Refuerza tu aprendizaje: El liberalismo y los nacionalismos</w:t>
            </w:r>
          </w:p>
        </w:tc>
      </w:tr>
      <w:tr w:rsidR="00593DBA" w:rsidRPr="00FC750D" w:rsidTr="0057760C">
        <w:tc>
          <w:tcPr>
            <w:tcW w:w="2518" w:type="dxa"/>
          </w:tcPr>
          <w:p w:rsidR="00593DBA" w:rsidRPr="00FC750D" w:rsidRDefault="00593DBA" w:rsidP="0057760C">
            <w:pPr>
              <w:rPr>
                <w:b/>
                <w:color w:val="000000" w:themeColor="text1"/>
                <w:sz w:val="24"/>
                <w:szCs w:val="24"/>
              </w:rPr>
            </w:pPr>
            <w:r w:rsidRPr="00FC750D">
              <w:rPr>
                <w:b/>
                <w:color w:val="000000" w:themeColor="text1"/>
                <w:sz w:val="24"/>
                <w:szCs w:val="24"/>
              </w:rPr>
              <w:t>Descripción</w:t>
            </w:r>
          </w:p>
        </w:tc>
        <w:tc>
          <w:tcPr>
            <w:tcW w:w="6536" w:type="dxa"/>
          </w:tcPr>
          <w:p w:rsidR="00593DBA" w:rsidRPr="00593DBA" w:rsidRDefault="00593DBA" w:rsidP="00593DBA">
            <w:pPr>
              <w:pStyle w:val="Ttulo4"/>
              <w:shd w:val="clear" w:color="auto" w:fill="FFFFFF"/>
              <w:spacing w:before="109" w:beforeAutospacing="0" w:after="109" w:afterAutospacing="0"/>
              <w:jc w:val="both"/>
              <w:outlineLvl w:val="3"/>
              <w:rPr>
                <w:b w:val="0"/>
                <w:color w:val="000000" w:themeColor="text1"/>
              </w:rPr>
            </w:pPr>
            <w:r w:rsidRPr="00593DBA">
              <w:rPr>
                <w:b w:val="0"/>
                <w:color w:val="000000" w:themeColor="text1"/>
              </w:rPr>
              <w:t>Actividad sobre el liberalismo político y los nacionalismos</w:t>
            </w:r>
          </w:p>
        </w:tc>
      </w:tr>
    </w:tbl>
    <w:p w:rsidR="00593DBA" w:rsidRPr="000A1D02" w:rsidRDefault="00593DBA" w:rsidP="00A802CE">
      <w:pPr>
        <w:shd w:val="clear" w:color="auto" w:fill="FFFFFF"/>
        <w:jc w:val="both"/>
        <w:rPr>
          <w:color w:val="000000" w:themeColor="text1"/>
          <w:shd w:val="clear" w:color="auto" w:fill="FFFFFF"/>
        </w:rPr>
      </w:pPr>
    </w:p>
    <w:p w:rsidR="00606840" w:rsidRPr="000A1D02" w:rsidRDefault="00606840" w:rsidP="00A802CE">
      <w:pPr>
        <w:shd w:val="clear" w:color="auto" w:fill="FFFFFF"/>
        <w:jc w:val="both"/>
        <w:rPr>
          <w:color w:val="000000" w:themeColor="text1"/>
          <w:shd w:val="clear" w:color="auto" w:fill="FFFFFF"/>
        </w:rPr>
      </w:pPr>
    </w:p>
    <w:p w:rsidR="00B60175" w:rsidRPr="000A1D02" w:rsidRDefault="00B60175" w:rsidP="00A802CE">
      <w:pPr>
        <w:pStyle w:val="Ttulo4"/>
        <w:shd w:val="clear" w:color="auto" w:fill="FFFFFF"/>
        <w:spacing w:before="109" w:beforeAutospacing="0" w:after="109" w:afterAutospacing="0"/>
        <w:jc w:val="both"/>
        <w:rPr>
          <w:bCs w:val="0"/>
          <w:color w:val="000000" w:themeColor="text1"/>
        </w:rPr>
      </w:pPr>
    </w:p>
    <w:p w:rsidR="00DD679E" w:rsidRPr="000A1D02" w:rsidRDefault="00593DBA" w:rsidP="00B60175">
      <w:pPr>
        <w:pStyle w:val="Ttulo4"/>
        <w:shd w:val="clear" w:color="auto" w:fill="FFFFFF"/>
        <w:spacing w:before="109" w:beforeAutospacing="0" w:after="109" w:afterAutospacing="0"/>
        <w:ind w:left="708" w:hanging="708"/>
        <w:jc w:val="both"/>
        <w:rPr>
          <w:bCs w:val="0"/>
          <w:color w:val="000000" w:themeColor="text1"/>
        </w:rPr>
      </w:pPr>
      <w:r w:rsidRPr="000A1D02">
        <w:rPr>
          <w:color w:val="000000" w:themeColor="text1"/>
          <w:highlight w:val="yellow"/>
        </w:rPr>
        <w:t xml:space="preserve">[SECCIÓN </w:t>
      </w:r>
      <w:r>
        <w:rPr>
          <w:color w:val="000000" w:themeColor="text1"/>
          <w:highlight w:val="yellow"/>
        </w:rPr>
        <w:t>1</w:t>
      </w:r>
      <w:r w:rsidRPr="000A1D02">
        <w:rPr>
          <w:color w:val="000000" w:themeColor="text1"/>
          <w:highlight w:val="yellow"/>
        </w:rPr>
        <w:t>]</w:t>
      </w:r>
      <w:r w:rsidRPr="000A1D02">
        <w:rPr>
          <w:color w:val="000000" w:themeColor="text1"/>
        </w:rPr>
        <w:t xml:space="preserve"> </w:t>
      </w:r>
      <w:r>
        <w:rPr>
          <w:color w:val="000000" w:themeColor="text1"/>
        </w:rPr>
        <w:t xml:space="preserve">4 </w:t>
      </w:r>
      <w:r>
        <w:rPr>
          <w:bCs w:val="0"/>
          <w:color w:val="000000" w:themeColor="text1"/>
        </w:rPr>
        <w:t>Las revoluciones liberales</w:t>
      </w:r>
    </w:p>
    <w:p w:rsidR="00A95A7E" w:rsidRPr="000A1D02" w:rsidRDefault="00A95A7E" w:rsidP="00A802CE">
      <w:pPr>
        <w:pStyle w:val="Ttulo4"/>
        <w:shd w:val="clear" w:color="auto" w:fill="FFFFFF"/>
        <w:spacing w:before="109" w:beforeAutospacing="0" w:after="109" w:afterAutospacing="0"/>
        <w:jc w:val="both"/>
        <w:rPr>
          <w:rStyle w:val="un"/>
          <w:b w:val="0"/>
          <w:color w:val="000000" w:themeColor="text1"/>
          <w:shd w:val="clear" w:color="auto" w:fill="FFFFFF"/>
        </w:rPr>
      </w:pPr>
      <w:r w:rsidRPr="000A1D02">
        <w:rPr>
          <w:color w:val="000000" w:themeColor="text1"/>
          <w:shd w:val="clear" w:color="auto" w:fill="FFFFFF"/>
        </w:rPr>
        <w:br/>
      </w:r>
      <w:r w:rsidRPr="000A1D02">
        <w:rPr>
          <w:rStyle w:val="un"/>
          <w:b w:val="0"/>
          <w:color w:val="000000" w:themeColor="text1"/>
          <w:shd w:val="clear" w:color="auto" w:fill="FFFFFF"/>
        </w:rPr>
        <w:t>Las ideas liberales fueron defendidas en distintas oleadas revolucionarias a lo largo del siglo XIX.</w:t>
      </w:r>
      <w:r w:rsidRPr="000A1D02">
        <w:rPr>
          <w:rStyle w:val="apple-converted-space"/>
          <w:b w:val="0"/>
          <w:color w:val="000000" w:themeColor="text1"/>
          <w:shd w:val="clear" w:color="auto" w:fill="FFFFFF"/>
        </w:rPr>
        <w:t> </w:t>
      </w:r>
      <w:r w:rsidRPr="000A1D02">
        <w:rPr>
          <w:rStyle w:val="un"/>
          <w:b w:val="0"/>
          <w:color w:val="000000" w:themeColor="text1"/>
          <w:shd w:val="clear" w:color="auto" w:fill="FFFFFF"/>
        </w:rPr>
        <w:t xml:space="preserve">A pesar de que la derrota de Napoleón supuso el restablecimiento del absolutismo, las ideas liberales </w:t>
      </w:r>
      <w:r w:rsidR="008D145D">
        <w:rPr>
          <w:rStyle w:val="un"/>
          <w:b w:val="0"/>
          <w:color w:val="000000" w:themeColor="text1"/>
          <w:shd w:val="clear" w:color="auto" w:fill="FFFFFF"/>
        </w:rPr>
        <w:t xml:space="preserve">ya </w:t>
      </w:r>
      <w:r w:rsidR="00B011DE">
        <w:rPr>
          <w:rStyle w:val="un"/>
          <w:b w:val="0"/>
          <w:color w:val="000000" w:themeColor="text1"/>
          <w:shd w:val="clear" w:color="auto" w:fill="FFFFFF"/>
        </w:rPr>
        <w:t xml:space="preserve">se conocían </w:t>
      </w:r>
      <w:r w:rsidRPr="000A1D02">
        <w:rPr>
          <w:rStyle w:val="un"/>
          <w:b w:val="0"/>
          <w:color w:val="000000" w:themeColor="text1"/>
          <w:shd w:val="clear" w:color="auto" w:fill="FFFFFF"/>
        </w:rPr>
        <w:t>en los países que habían participado en las guerras napoleónicas</w:t>
      </w:r>
      <w:r w:rsidR="00B011DE">
        <w:rPr>
          <w:rStyle w:val="un"/>
          <w:b w:val="0"/>
          <w:color w:val="000000" w:themeColor="text1"/>
          <w:shd w:val="clear" w:color="auto" w:fill="FFFFFF"/>
        </w:rPr>
        <w:t>, lo que hizo cambiar el curso de la historia</w:t>
      </w:r>
      <w:r w:rsidRPr="000A1D02">
        <w:rPr>
          <w:rStyle w:val="un"/>
          <w:b w:val="0"/>
          <w:color w:val="000000" w:themeColor="text1"/>
          <w:shd w:val="clear" w:color="auto" w:fill="FFFFFF"/>
        </w:rPr>
        <w:t>.</w:t>
      </w:r>
    </w:p>
    <w:p w:rsidR="00BC6218" w:rsidRPr="000A1D02" w:rsidRDefault="00BC6218" w:rsidP="00A802CE">
      <w:pPr>
        <w:shd w:val="clear" w:color="auto" w:fill="FFFFFF"/>
        <w:jc w:val="both"/>
        <w:rPr>
          <w:color w:val="000000" w:themeColor="text1"/>
        </w:rPr>
      </w:pPr>
    </w:p>
    <w:p w:rsidR="00A95A7E" w:rsidRDefault="00B011DE" w:rsidP="00A802CE">
      <w:pPr>
        <w:shd w:val="clear" w:color="auto" w:fill="FFFFFF"/>
        <w:jc w:val="both"/>
        <w:rPr>
          <w:b/>
          <w:bCs/>
          <w:color w:val="000000" w:themeColor="text1"/>
        </w:rPr>
      </w:pPr>
      <w:r w:rsidRPr="000A1D02">
        <w:rPr>
          <w:b/>
          <w:color w:val="000000" w:themeColor="text1"/>
          <w:highlight w:val="yellow"/>
        </w:rPr>
        <w:t xml:space="preserve">[SECCIÓN </w:t>
      </w:r>
      <w:r>
        <w:rPr>
          <w:color w:val="000000" w:themeColor="text1"/>
          <w:highlight w:val="yellow"/>
        </w:rPr>
        <w:t>2</w:t>
      </w:r>
      <w:r w:rsidRPr="000A1D02">
        <w:rPr>
          <w:b/>
          <w:color w:val="000000" w:themeColor="text1"/>
          <w:highlight w:val="yellow"/>
        </w:rPr>
        <w:t>]</w:t>
      </w:r>
      <w:r>
        <w:rPr>
          <w:b/>
          <w:color w:val="000000" w:themeColor="text1"/>
        </w:rPr>
        <w:t xml:space="preserve"> </w:t>
      </w:r>
      <w:r w:rsidRPr="00B011DE">
        <w:rPr>
          <w:b/>
          <w:color w:val="000000" w:themeColor="text1"/>
        </w:rPr>
        <w:t>4.1</w:t>
      </w:r>
      <w:r w:rsidRPr="000A1D02">
        <w:rPr>
          <w:color w:val="000000" w:themeColor="text1"/>
        </w:rPr>
        <w:t xml:space="preserve"> </w:t>
      </w:r>
      <w:r w:rsidR="00A95A7E" w:rsidRPr="000A1D02">
        <w:rPr>
          <w:b/>
          <w:bCs/>
          <w:color w:val="000000" w:themeColor="text1"/>
        </w:rPr>
        <w:t>Las revoluciones de 1820</w:t>
      </w:r>
    </w:p>
    <w:p w:rsidR="00B011DE" w:rsidRPr="000A1D02" w:rsidRDefault="00B011DE" w:rsidP="00A802CE">
      <w:pPr>
        <w:shd w:val="clear" w:color="auto" w:fill="FFFFFF"/>
        <w:jc w:val="both"/>
        <w:rPr>
          <w:color w:val="000000" w:themeColor="text1"/>
        </w:rPr>
      </w:pPr>
    </w:p>
    <w:p w:rsidR="00A95A7E" w:rsidRDefault="00A95A7E" w:rsidP="00B011DE">
      <w:pPr>
        <w:pBdr>
          <w:top w:val="single" w:sz="6" w:space="0" w:color="FFFFFF"/>
        </w:pBdr>
        <w:shd w:val="clear" w:color="auto" w:fill="FFFFFF"/>
        <w:jc w:val="both"/>
        <w:rPr>
          <w:rStyle w:val="un"/>
          <w:color w:val="000000" w:themeColor="text1"/>
        </w:rPr>
      </w:pPr>
      <w:r w:rsidRPr="000A1D02">
        <w:rPr>
          <w:rStyle w:val="un"/>
          <w:color w:val="000000" w:themeColor="text1"/>
        </w:rPr>
        <w:t>Las</w:t>
      </w:r>
      <w:r w:rsidRPr="000A1D02">
        <w:rPr>
          <w:rStyle w:val="apple-converted-space"/>
          <w:color w:val="000000" w:themeColor="text1"/>
        </w:rPr>
        <w:t> </w:t>
      </w:r>
      <w:r w:rsidRPr="000A1D02">
        <w:rPr>
          <w:rStyle w:val="Textoennegrita"/>
          <w:color w:val="000000" w:themeColor="text1"/>
        </w:rPr>
        <w:t>revoluciones de 1820</w:t>
      </w:r>
      <w:r w:rsidRPr="000A1D02">
        <w:rPr>
          <w:rStyle w:val="apple-converted-space"/>
          <w:color w:val="000000" w:themeColor="text1"/>
        </w:rPr>
        <w:t> </w:t>
      </w:r>
      <w:r w:rsidRPr="000A1D02">
        <w:rPr>
          <w:rStyle w:val="un"/>
          <w:color w:val="000000" w:themeColor="text1"/>
        </w:rPr>
        <w:t>fueron encabezadas por levantamientos militares contra el absolutismo, pero</w:t>
      </w:r>
      <w:r w:rsidR="00B011DE">
        <w:rPr>
          <w:rStyle w:val="un"/>
          <w:color w:val="000000" w:themeColor="text1"/>
        </w:rPr>
        <w:t xml:space="preserve"> estos</w:t>
      </w:r>
      <w:r w:rsidRPr="000A1D02">
        <w:rPr>
          <w:rStyle w:val="un"/>
          <w:color w:val="000000" w:themeColor="text1"/>
        </w:rPr>
        <w:t xml:space="preserve"> fueron reprimidos por la</w:t>
      </w:r>
      <w:r w:rsidRPr="000A1D02">
        <w:rPr>
          <w:rStyle w:val="apple-converted-space"/>
          <w:color w:val="000000" w:themeColor="text1"/>
        </w:rPr>
        <w:t> </w:t>
      </w:r>
      <w:r w:rsidRPr="000A1D02">
        <w:rPr>
          <w:rStyle w:val="Textoennegrita"/>
          <w:color w:val="000000" w:themeColor="text1"/>
        </w:rPr>
        <w:t>Santa Alianza</w:t>
      </w:r>
      <w:r w:rsidRPr="000A1D02">
        <w:rPr>
          <w:rStyle w:val="un"/>
          <w:color w:val="000000" w:themeColor="text1"/>
        </w:rPr>
        <w:t>, la cual tuvo que intervenir en</w:t>
      </w:r>
      <w:r w:rsidRPr="000A1D02">
        <w:rPr>
          <w:rStyle w:val="apple-converted-space"/>
          <w:color w:val="000000" w:themeColor="text1"/>
        </w:rPr>
        <w:t> </w:t>
      </w:r>
      <w:r w:rsidRPr="000A1D02">
        <w:rPr>
          <w:rStyle w:val="Textoennegrita"/>
          <w:color w:val="000000" w:themeColor="text1"/>
        </w:rPr>
        <w:t>España</w:t>
      </w:r>
      <w:r w:rsidRPr="000A1D02">
        <w:rPr>
          <w:rStyle w:val="un"/>
          <w:color w:val="000000" w:themeColor="text1"/>
        </w:rPr>
        <w:t>,</w:t>
      </w:r>
      <w:r w:rsidRPr="000A1D02">
        <w:rPr>
          <w:rStyle w:val="apple-converted-space"/>
          <w:color w:val="000000" w:themeColor="text1"/>
        </w:rPr>
        <w:t> </w:t>
      </w:r>
      <w:r w:rsidRPr="000A1D02">
        <w:rPr>
          <w:rStyle w:val="Textoennegrita"/>
          <w:color w:val="000000" w:themeColor="text1"/>
        </w:rPr>
        <w:t>Nápoles</w:t>
      </w:r>
      <w:r w:rsidRPr="000A1D02">
        <w:rPr>
          <w:rStyle w:val="apple-converted-space"/>
          <w:color w:val="000000" w:themeColor="text1"/>
        </w:rPr>
        <w:t> </w:t>
      </w:r>
      <w:r w:rsidRPr="000A1D02">
        <w:rPr>
          <w:rStyle w:val="un"/>
          <w:color w:val="000000" w:themeColor="text1"/>
        </w:rPr>
        <w:t>y</w:t>
      </w:r>
      <w:r w:rsidRPr="000A1D02">
        <w:rPr>
          <w:rStyle w:val="apple-converted-space"/>
          <w:color w:val="000000" w:themeColor="text1"/>
        </w:rPr>
        <w:t> </w:t>
      </w:r>
      <w:r w:rsidRPr="000A1D02">
        <w:rPr>
          <w:rStyle w:val="Textoennegrita"/>
          <w:color w:val="000000" w:themeColor="text1"/>
        </w:rPr>
        <w:t>Piamonte</w:t>
      </w:r>
      <w:r w:rsidRPr="000A1D02">
        <w:rPr>
          <w:rStyle w:val="un"/>
          <w:color w:val="000000" w:themeColor="text1"/>
        </w:rPr>
        <w:t>.</w:t>
      </w:r>
      <w:r w:rsidR="00E65D61" w:rsidRPr="000A1D02">
        <w:rPr>
          <w:rStyle w:val="un"/>
          <w:color w:val="000000" w:themeColor="text1"/>
        </w:rPr>
        <w:t xml:space="preserve"> </w:t>
      </w:r>
    </w:p>
    <w:tbl>
      <w:tblPr>
        <w:tblStyle w:val="Tablaconcuadrcula"/>
        <w:tblW w:w="0" w:type="auto"/>
        <w:tblLook w:val="04A0" w:firstRow="1" w:lastRow="0" w:firstColumn="1" w:lastColumn="0" w:noHBand="0" w:noVBand="1"/>
      </w:tblPr>
      <w:tblGrid>
        <w:gridCol w:w="1216"/>
        <w:gridCol w:w="7838"/>
      </w:tblGrid>
      <w:tr w:rsidR="00B011DE" w:rsidRPr="000A1D02" w:rsidTr="0057760C">
        <w:tc>
          <w:tcPr>
            <w:tcW w:w="9054" w:type="dxa"/>
            <w:gridSpan w:val="2"/>
            <w:shd w:val="clear" w:color="auto" w:fill="000000" w:themeFill="text1"/>
          </w:tcPr>
          <w:p w:rsidR="00B011DE" w:rsidRPr="000A1D02" w:rsidRDefault="00B011DE" w:rsidP="0057760C">
            <w:pPr>
              <w:spacing w:line="360" w:lineRule="auto"/>
              <w:jc w:val="center"/>
              <w:rPr>
                <w:b/>
                <w:color w:val="FFFFFF" w:themeColor="background1"/>
                <w:sz w:val="24"/>
                <w:szCs w:val="24"/>
              </w:rPr>
            </w:pPr>
            <w:r w:rsidRPr="000A1D02">
              <w:rPr>
                <w:b/>
                <w:color w:val="FFFFFF" w:themeColor="background1"/>
                <w:sz w:val="24"/>
                <w:szCs w:val="24"/>
              </w:rPr>
              <w:t>Destacado</w:t>
            </w:r>
          </w:p>
        </w:tc>
      </w:tr>
      <w:tr w:rsidR="00B011DE" w:rsidRPr="000A1D02" w:rsidTr="0057760C">
        <w:trPr>
          <w:trHeight w:val="318"/>
        </w:trPr>
        <w:tc>
          <w:tcPr>
            <w:tcW w:w="1146" w:type="dxa"/>
            <w:shd w:val="clear" w:color="auto" w:fill="auto"/>
          </w:tcPr>
          <w:p w:rsidR="00B011DE" w:rsidRPr="000A1D02" w:rsidRDefault="00B011DE" w:rsidP="0057760C">
            <w:pPr>
              <w:spacing w:line="360" w:lineRule="auto"/>
              <w:rPr>
                <w:sz w:val="24"/>
                <w:szCs w:val="24"/>
                <w:lang w:val="es-ES"/>
              </w:rPr>
            </w:pPr>
            <w:r w:rsidRPr="000A1D02">
              <w:rPr>
                <w:sz w:val="24"/>
                <w:szCs w:val="24"/>
                <w:lang w:val="es-ES"/>
              </w:rPr>
              <w:t>Título</w:t>
            </w:r>
          </w:p>
        </w:tc>
        <w:tc>
          <w:tcPr>
            <w:tcW w:w="7908" w:type="dxa"/>
            <w:shd w:val="clear" w:color="auto" w:fill="auto"/>
          </w:tcPr>
          <w:p w:rsidR="00B011DE" w:rsidRPr="000A1D02" w:rsidRDefault="00B011DE" w:rsidP="00B011DE">
            <w:pPr>
              <w:pStyle w:val="Ttulo4"/>
              <w:spacing w:before="312" w:beforeAutospacing="0" w:after="177" w:afterAutospacing="0"/>
              <w:jc w:val="both"/>
              <w:outlineLvl w:val="3"/>
              <w:rPr>
                <w:b w:val="0"/>
                <w:color w:val="000000" w:themeColor="text1"/>
              </w:rPr>
            </w:pPr>
            <w:r w:rsidRPr="00B011DE">
              <w:rPr>
                <w:bCs w:val="0"/>
                <w:color w:val="000000" w:themeColor="text1"/>
              </w:rPr>
              <w:t xml:space="preserve">El Trienio </w:t>
            </w:r>
            <w:r w:rsidR="005B6DD0" w:rsidRPr="00984406">
              <w:rPr>
                <w:bCs w:val="0"/>
                <w:color w:val="000000" w:themeColor="text1"/>
              </w:rPr>
              <w:t>Liberal</w:t>
            </w:r>
            <w:r w:rsidRPr="00B011DE">
              <w:rPr>
                <w:bCs w:val="0"/>
                <w:color w:val="000000" w:themeColor="text1"/>
              </w:rPr>
              <w:t xml:space="preserve"> (1820-1823)</w:t>
            </w:r>
          </w:p>
        </w:tc>
      </w:tr>
      <w:tr w:rsidR="00B011DE" w:rsidRPr="000A1D02" w:rsidTr="0057760C">
        <w:trPr>
          <w:trHeight w:val="318"/>
        </w:trPr>
        <w:tc>
          <w:tcPr>
            <w:tcW w:w="1146" w:type="dxa"/>
            <w:shd w:val="clear" w:color="auto" w:fill="auto"/>
          </w:tcPr>
          <w:p w:rsidR="00B011DE" w:rsidRPr="000A1D02" w:rsidRDefault="00B011DE" w:rsidP="0057760C">
            <w:pPr>
              <w:spacing w:line="360" w:lineRule="auto"/>
              <w:rPr>
                <w:sz w:val="24"/>
                <w:szCs w:val="24"/>
                <w:lang w:val="es-ES"/>
              </w:rPr>
            </w:pPr>
            <w:r w:rsidRPr="000A1D02">
              <w:rPr>
                <w:sz w:val="24"/>
                <w:szCs w:val="24"/>
                <w:lang w:val="es-ES"/>
              </w:rPr>
              <w:t>Contenido</w:t>
            </w:r>
          </w:p>
        </w:tc>
        <w:tc>
          <w:tcPr>
            <w:tcW w:w="7908" w:type="dxa"/>
            <w:shd w:val="clear" w:color="auto" w:fill="auto"/>
          </w:tcPr>
          <w:p w:rsidR="00B011DE" w:rsidRPr="00B011DE" w:rsidRDefault="00B011DE" w:rsidP="00B011DE">
            <w:pPr>
              <w:pStyle w:val="u"/>
              <w:spacing w:before="0" w:beforeAutospacing="0" w:after="0" w:afterAutospacing="0" w:line="312" w:lineRule="atLeast"/>
              <w:jc w:val="both"/>
              <w:rPr>
                <w:color w:val="000000" w:themeColor="text1"/>
              </w:rPr>
            </w:pPr>
            <w:r w:rsidRPr="000A1D02">
              <w:rPr>
                <w:rStyle w:val="un"/>
                <w:color w:val="000000" w:themeColor="text1"/>
              </w:rPr>
              <w:t>Entre 1820 y 1823, un pronunciamiento militar permitió restaurar en España el</w:t>
            </w:r>
            <w:r w:rsidRPr="000A1D02">
              <w:rPr>
                <w:rStyle w:val="apple-converted-space"/>
                <w:color w:val="000000" w:themeColor="text1"/>
              </w:rPr>
              <w:t> </w:t>
            </w:r>
            <w:r w:rsidRPr="000A1D02">
              <w:rPr>
                <w:rStyle w:val="Textoennegrita"/>
                <w:color w:val="000000" w:themeColor="text1"/>
              </w:rPr>
              <w:t>régimen constitucional</w:t>
            </w:r>
            <w:r w:rsidRPr="000A1D02">
              <w:rPr>
                <w:rStyle w:val="un"/>
                <w:color w:val="000000" w:themeColor="text1"/>
              </w:rPr>
              <w:t>.</w:t>
            </w:r>
            <w:r w:rsidRPr="000A1D02">
              <w:rPr>
                <w:rStyle w:val="apple-converted-space"/>
                <w:color w:val="000000" w:themeColor="text1"/>
              </w:rPr>
              <w:t> </w:t>
            </w:r>
            <w:r>
              <w:rPr>
                <w:rStyle w:val="apple-converted-space"/>
                <w:color w:val="000000" w:themeColor="text1"/>
              </w:rPr>
              <w:t xml:space="preserve">El rey </w:t>
            </w:r>
            <w:r w:rsidRPr="000A1D02">
              <w:rPr>
                <w:rStyle w:val="un"/>
                <w:color w:val="000000" w:themeColor="text1"/>
              </w:rPr>
              <w:t>Fernando VII, quien juró la Constitución de 1812, pidió ayuda a la</w:t>
            </w:r>
            <w:r w:rsidRPr="000A1D02">
              <w:rPr>
                <w:rStyle w:val="apple-converted-space"/>
                <w:color w:val="000000" w:themeColor="text1"/>
              </w:rPr>
              <w:t> </w:t>
            </w:r>
            <w:r w:rsidRPr="000A1D02">
              <w:rPr>
                <w:rStyle w:val="Textoennegrita"/>
                <w:color w:val="000000" w:themeColor="text1"/>
              </w:rPr>
              <w:t>Santa Alianza</w:t>
            </w:r>
            <w:r w:rsidRPr="000A1D02">
              <w:rPr>
                <w:rStyle w:val="un"/>
                <w:color w:val="000000" w:themeColor="text1"/>
              </w:rPr>
              <w:t xml:space="preserve">, que envió a los </w:t>
            </w:r>
            <w:r w:rsidRPr="000A1D02">
              <w:rPr>
                <w:rStyle w:val="Textoennegrita"/>
                <w:color w:val="000000" w:themeColor="text1"/>
              </w:rPr>
              <w:t>Cien mil hijos de San Luis</w:t>
            </w:r>
            <w:r w:rsidRPr="000A1D02">
              <w:rPr>
                <w:rStyle w:val="un"/>
                <w:color w:val="000000" w:themeColor="text1"/>
              </w:rPr>
              <w:t>, un gran ejército que acabó con el régimen liberal y propició la restauración del absolutismo en España.</w:t>
            </w:r>
          </w:p>
        </w:tc>
      </w:tr>
    </w:tbl>
    <w:p w:rsidR="00B011DE" w:rsidRDefault="00B011DE" w:rsidP="00B011DE">
      <w:pPr>
        <w:pBdr>
          <w:top w:val="single" w:sz="6" w:space="0" w:color="FFFFFF"/>
        </w:pBdr>
        <w:shd w:val="clear" w:color="auto" w:fill="FFFFFF"/>
        <w:jc w:val="both"/>
        <w:rPr>
          <w:color w:val="000000" w:themeColor="text1"/>
        </w:rPr>
      </w:pPr>
    </w:p>
    <w:p w:rsidR="00E65D61" w:rsidRDefault="00E65D61" w:rsidP="00B011DE">
      <w:pPr>
        <w:pBdr>
          <w:top w:val="single" w:sz="6" w:space="0" w:color="FFFFFF"/>
        </w:pBdr>
        <w:shd w:val="clear" w:color="auto" w:fill="FFFFFF"/>
        <w:jc w:val="both"/>
        <w:rPr>
          <w:color w:val="000000" w:themeColor="text1"/>
          <w:shd w:val="clear" w:color="auto" w:fill="FFFFFF"/>
        </w:rPr>
      </w:pPr>
      <w:r w:rsidRPr="000A1D02">
        <w:rPr>
          <w:color w:val="000000" w:themeColor="text1"/>
          <w:shd w:val="clear" w:color="auto" w:fill="FFFFFF"/>
        </w:rPr>
        <w:t>Sin embargo, durante aquella década se produjo el triunfo de las revoluciones en</w:t>
      </w:r>
      <w:r w:rsidR="00360543" w:rsidRPr="000A1D02">
        <w:rPr>
          <w:color w:val="000000" w:themeColor="text1"/>
          <w:shd w:val="clear" w:color="auto" w:fill="FFFFFF"/>
        </w:rPr>
        <w:t xml:space="preserve"> </w:t>
      </w:r>
      <w:r w:rsidRPr="000A1D02">
        <w:rPr>
          <w:rStyle w:val="Textoennegrita"/>
          <w:color w:val="000000" w:themeColor="text1"/>
          <w:shd w:val="clear" w:color="auto" w:fill="FFFFFF"/>
        </w:rPr>
        <w:t>Grecia</w:t>
      </w:r>
      <w:r w:rsidRPr="000A1D02">
        <w:rPr>
          <w:rStyle w:val="apple-converted-space"/>
          <w:color w:val="000000" w:themeColor="text1"/>
          <w:shd w:val="clear" w:color="auto" w:fill="FFFFFF"/>
        </w:rPr>
        <w:t> </w:t>
      </w:r>
      <w:r w:rsidRPr="000A1D02">
        <w:rPr>
          <w:color w:val="000000" w:themeColor="text1"/>
          <w:shd w:val="clear" w:color="auto" w:fill="FFFFFF"/>
        </w:rPr>
        <w:t>(guerra de la Independencia griega contra el dominio turco) y en las</w:t>
      </w:r>
      <w:r w:rsidR="00360543" w:rsidRPr="000A1D02">
        <w:rPr>
          <w:color w:val="000000" w:themeColor="text1"/>
          <w:shd w:val="clear" w:color="auto" w:fill="FFFFFF"/>
        </w:rPr>
        <w:t xml:space="preserve"> </w:t>
      </w:r>
      <w:r w:rsidRPr="000A1D02">
        <w:rPr>
          <w:rStyle w:val="Textoennegrita"/>
          <w:color w:val="000000" w:themeColor="text1"/>
          <w:shd w:val="clear" w:color="auto" w:fill="FFFFFF"/>
        </w:rPr>
        <w:t>colonias españolas en América</w:t>
      </w:r>
      <w:r w:rsidRPr="000A1D02">
        <w:rPr>
          <w:rStyle w:val="apple-converted-space"/>
          <w:color w:val="000000" w:themeColor="text1"/>
          <w:shd w:val="clear" w:color="auto" w:fill="FFFFFF"/>
        </w:rPr>
        <w:t> </w:t>
      </w:r>
      <w:r w:rsidRPr="000A1D02">
        <w:rPr>
          <w:color w:val="000000" w:themeColor="text1"/>
          <w:shd w:val="clear" w:color="auto" w:fill="FFFFFF"/>
        </w:rPr>
        <w:t>(guerras de Independencia de la América colonial).</w:t>
      </w:r>
    </w:p>
    <w:p w:rsidR="00B011DE" w:rsidRDefault="00B011DE" w:rsidP="00B011DE">
      <w:pPr>
        <w:pBdr>
          <w:top w:val="single" w:sz="6" w:space="0" w:color="FFFFFF"/>
        </w:pBdr>
        <w:shd w:val="clear" w:color="auto" w:fill="FFFFFF"/>
        <w:jc w:val="both"/>
        <w:rPr>
          <w:color w:val="000000" w:themeColor="text1"/>
        </w:rPr>
      </w:pPr>
    </w:p>
    <w:tbl>
      <w:tblPr>
        <w:tblStyle w:val="Tablaconcuadrcula"/>
        <w:tblW w:w="0" w:type="auto"/>
        <w:tblLook w:val="04A0" w:firstRow="1" w:lastRow="0" w:firstColumn="1" w:lastColumn="0" w:noHBand="0" w:noVBand="1"/>
      </w:tblPr>
      <w:tblGrid>
        <w:gridCol w:w="1668"/>
        <w:gridCol w:w="7386"/>
      </w:tblGrid>
      <w:tr w:rsidR="00B011DE" w:rsidRPr="000A1D02" w:rsidTr="0057760C">
        <w:tc>
          <w:tcPr>
            <w:tcW w:w="9054" w:type="dxa"/>
            <w:gridSpan w:val="2"/>
            <w:shd w:val="clear" w:color="auto" w:fill="0D0D0D" w:themeFill="text1" w:themeFillTint="F2"/>
          </w:tcPr>
          <w:p w:rsidR="00B011DE" w:rsidRPr="000A1D02" w:rsidRDefault="00B011DE"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B011DE" w:rsidRPr="000A1D02" w:rsidTr="0057760C">
        <w:tc>
          <w:tcPr>
            <w:tcW w:w="1668" w:type="dxa"/>
          </w:tcPr>
          <w:p w:rsidR="00B011DE" w:rsidRPr="000A1D02" w:rsidRDefault="00B011DE" w:rsidP="0057760C">
            <w:pPr>
              <w:rPr>
                <w:b/>
                <w:color w:val="000000"/>
                <w:sz w:val="24"/>
                <w:szCs w:val="24"/>
              </w:rPr>
            </w:pPr>
            <w:r w:rsidRPr="000A1D02">
              <w:rPr>
                <w:b/>
                <w:color w:val="000000"/>
                <w:sz w:val="24"/>
                <w:szCs w:val="24"/>
              </w:rPr>
              <w:t>Código</w:t>
            </w:r>
          </w:p>
        </w:tc>
        <w:tc>
          <w:tcPr>
            <w:tcW w:w="7386" w:type="dxa"/>
          </w:tcPr>
          <w:p w:rsidR="00B011DE" w:rsidRPr="000A1D02" w:rsidRDefault="00B011DE" w:rsidP="0057760C">
            <w:pPr>
              <w:rPr>
                <w:b/>
                <w:color w:val="000000"/>
                <w:sz w:val="24"/>
                <w:szCs w:val="24"/>
              </w:rPr>
            </w:pPr>
            <w:r w:rsidRPr="000A1D02">
              <w:rPr>
                <w:b/>
                <w:color w:val="000000"/>
                <w:sz w:val="24"/>
                <w:szCs w:val="24"/>
              </w:rPr>
              <w:t>CS_08_04_IMG0</w:t>
            </w:r>
            <w:r>
              <w:rPr>
                <w:b/>
                <w:color w:val="000000"/>
                <w:sz w:val="24"/>
                <w:szCs w:val="24"/>
              </w:rPr>
              <w:t>4</w:t>
            </w:r>
          </w:p>
        </w:tc>
      </w:tr>
      <w:tr w:rsidR="00B011DE" w:rsidRPr="000A1D02" w:rsidTr="0057760C">
        <w:tc>
          <w:tcPr>
            <w:tcW w:w="1668" w:type="dxa"/>
          </w:tcPr>
          <w:p w:rsidR="00B011DE" w:rsidRPr="000A1D02" w:rsidRDefault="00B011DE" w:rsidP="0057760C">
            <w:pPr>
              <w:rPr>
                <w:color w:val="000000"/>
                <w:sz w:val="24"/>
                <w:szCs w:val="24"/>
              </w:rPr>
            </w:pPr>
            <w:r w:rsidRPr="000A1D02">
              <w:rPr>
                <w:b/>
                <w:color w:val="000000"/>
                <w:sz w:val="24"/>
                <w:szCs w:val="24"/>
              </w:rPr>
              <w:t>Descripción</w:t>
            </w:r>
          </w:p>
        </w:tc>
        <w:tc>
          <w:tcPr>
            <w:tcW w:w="7386" w:type="dxa"/>
          </w:tcPr>
          <w:p w:rsidR="00B011DE" w:rsidRPr="009661E6" w:rsidRDefault="005B6DD0" w:rsidP="0057760C">
            <w:pPr>
              <w:rPr>
                <w:i/>
                <w:color w:val="000000"/>
                <w:sz w:val="24"/>
                <w:szCs w:val="24"/>
                <w:rPrChange w:id="85" w:author="RAUL MAZO" w:date="2015-05-02T07:23:00Z">
                  <w:rPr>
                    <w:color w:val="000000"/>
                    <w:sz w:val="24"/>
                    <w:szCs w:val="24"/>
                    <w:lang w:val="es-CO"/>
                  </w:rPr>
                </w:rPrChange>
              </w:rPr>
            </w:pPr>
            <w:r w:rsidRPr="005B6DD0">
              <w:rPr>
                <w:bCs/>
                <w:i/>
                <w:color w:val="000000" w:themeColor="text1"/>
                <w:rPrChange w:id="86" w:author="RAUL MAZO" w:date="2015-05-02T07:23:00Z">
                  <w:rPr>
                    <w:b/>
                    <w:bCs/>
                    <w:color w:val="000000" w:themeColor="text1"/>
                  </w:rPr>
                </w:rPrChange>
              </w:rPr>
              <w:t>La matanza de Quíos</w:t>
            </w:r>
            <w:r w:rsidRPr="005B6DD0">
              <w:rPr>
                <w:i/>
                <w:color w:val="000000" w:themeColor="text1"/>
                <w:rPrChange w:id="87" w:author="RAUL MAZO" w:date="2015-05-02T07:23:00Z">
                  <w:rPr>
                    <w:color w:val="000000" w:themeColor="text1"/>
                  </w:rPr>
                </w:rPrChange>
              </w:rPr>
              <w:t> </w:t>
            </w:r>
          </w:p>
        </w:tc>
      </w:tr>
      <w:tr w:rsidR="00B011DE" w:rsidRPr="000A1D02" w:rsidTr="0057760C">
        <w:tc>
          <w:tcPr>
            <w:tcW w:w="1668" w:type="dxa"/>
          </w:tcPr>
          <w:p w:rsidR="00B011DE" w:rsidRPr="000A1D02" w:rsidRDefault="00B011DE" w:rsidP="0057760C">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B011DE" w:rsidRPr="000A1D02" w:rsidRDefault="00B011DE" w:rsidP="0057760C">
            <w:pPr>
              <w:rPr>
                <w:color w:val="000000"/>
                <w:sz w:val="24"/>
                <w:szCs w:val="24"/>
              </w:rPr>
            </w:pPr>
            <w:r w:rsidRPr="000A1D02">
              <w:rPr>
                <w:noProof/>
                <w:color w:val="000000" w:themeColor="text1"/>
              </w:rPr>
              <w:drawing>
                <wp:inline distT="0" distB="0" distL="0" distR="0">
                  <wp:extent cx="1060397" cy="1250614"/>
                  <wp:effectExtent l="0" t="0" r="0" b="0"/>
                  <wp:docPr id="12" name="Imagen 12" descr="http://profesores.aulaplaneta.com/DNNPlayerPackages/Package12189/InfoGuion/cuadernoestudio/images_xml/CS_10_02_img5_small.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2189/InfoGuion/cuadernoestudio/images_xml/CS_10_02_img5_small.jpg">
                            <a:hlinkClick r:id="rId25"/>
                          </pic:cNvPr>
                          <pic:cNvPicPr>
                            <a:picLocks noChangeAspect="1" noChangeArrowheads="1"/>
                          </pic:cNvPicPr>
                        </pic:nvPicPr>
                        <pic:blipFill>
                          <a:blip r:embed="rId26" cstate="print"/>
                          <a:srcRect/>
                          <a:stretch>
                            <a:fillRect/>
                          </a:stretch>
                        </pic:blipFill>
                        <pic:spPr bwMode="auto">
                          <a:xfrm>
                            <a:off x="0" y="0"/>
                            <a:ext cx="1060767" cy="1251050"/>
                          </a:xfrm>
                          <a:prstGeom prst="rect">
                            <a:avLst/>
                          </a:prstGeom>
                          <a:noFill/>
                          <a:ln w="9525">
                            <a:noFill/>
                            <a:miter lim="800000"/>
                            <a:headEnd/>
                            <a:tailEnd/>
                          </a:ln>
                        </pic:spPr>
                      </pic:pic>
                    </a:graphicData>
                  </a:graphic>
                </wp:inline>
              </w:drawing>
            </w:r>
          </w:p>
        </w:tc>
      </w:tr>
      <w:tr w:rsidR="00B011DE" w:rsidRPr="000A1D02" w:rsidTr="0057760C">
        <w:tc>
          <w:tcPr>
            <w:tcW w:w="1668" w:type="dxa"/>
          </w:tcPr>
          <w:p w:rsidR="00B011DE" w:rsidRPr="000A1D02" w:rsidRDefault="00B011DE" w:rsidP="0057760C">
            <w:pPr>
              <w:rPr>
                <w:color w:val="000000"/>
                <w:sz w:val="24"/>
                <w:szCs w:val="24"/>
              </w:rPr>
            </w:pPr>
            <w:r w:rsidRPr="000A1D02">
              <w:rPr>
                <w:b/>
                <w:color w:val="000000"/>
                <w:sz w:val="24"/>
                <w:szCs w:val="24"/>
              </w:rPr>
              <w:t>Pie de imagen</w:t>
            </w:r>
          </w:p>
        </w:tc>
        <w:tc>
          <w:tcPr>
            <w:tcW w:w="7386" w:type="dxa"/>
          </w:tcPr>
          <w:p w:rsidR="00B011DE" w:rsidRPr="00705853" w:rsidRDefault="00B011DE" w:rsidP="00705853">
            <w:pPr>
              <w:spacing w:before="68" w:line="272" w:lineRule="atLeast"/>
              <w:jc w:val="both"/>
              <w:rPr>
                <w:color w:val="000000" w:themeColor="text1"/>
                <w:sz w:val="24"/>
                <w:szCs w:val="24"/>
              </w:rPr>
            </w:pPr>
            <w:r w:rsidRPr="00705853">
              <w:rPr>
                <w:color w:val="000000" w:themeColor="text1"/>
                <w:sz w:val="24"/>
                <w:szCs w:val="24"/>
              </w:rPr>
              <w:t>La </w:t>
            </w:r>
            <w:r w:rsidRPr="00705853">
              <w:rPr>
                <w:b/>
                <w:bCs/>
                <w:color w:val="000000" w:themeColor="text1"/>
                <w:sz w:val="24"/>
                <w:szCs w:val="24"/>
              </w:rPr>
              <w:t>guerra de liberación griega</w:t>
            </w:r>
            <w:r w:rsidRPr="00705853">
              <w:rPr>
                <w:color w:val="000000" w:themeColor="text1"/>
                <w:sz w:val="24"/>
                <w:szCs w:val="24"/>
              </w:rPr>
              <w:t xml:space="preserve"> (1821-1829) contra el dominio otomano fue uno de los acontecimientos más destacados de la década de 1820. El </w:t>
            </w:r>
            <w:del w:id="88" w:author="RAUL MAZO" w:date="2015-05-01T19:11:00Z">
              <w:r w:rsidR="0035158C" w:rsidDel="004D592B">
                <w:rPr>
                  <w:b/>
                  <w:bCs/>
                  <w:color w:val="000000" w:themeColor="text1"/>
                  <w:sz w:val="24"/>
                  <w:szCs w:val="24"/>
                </w:rPr>
                <w:delText>c</w:delText>
              </w:r>
              <w:r w:rsidRPr="00705853" w:rsidDel="004D592B">
                <w:rPr>
                  <w:b/>
                  <w:bCs/>
                  <w:color w:val="000000" w:themeColor="text1"/>
                  <w:sz w:val="24"/>
                  <w:szCs w:val="24"/>
                </w:rPr>
                <w:delText xml:space="preserve">ongreso </w:delText>
              </w:r>
            </w:del>
            <w:ins w:id="89" w:author="RAUL MAZO" w:date="2015-05-01T19:11:00Z">
              <w:r w:rsidR="004D592B">
                <w:rPr>
                  <w:b/>
                  <w:bCs/>
                  <w:color w:val="000000" w:themeColor="text1"/>
                  <w:sz w:val="24"/>
                  <w:szCs w:val="24"/>
                </w:rPr>
                <w:t>C</w:t>
              </w:r>
              <w:r w:rsidR="004D592B" w:rsidRPr="00705853">
                <w:rPr>
                  <w:b/>
                  <w:bCs/>
                  <w:color w:val="000000" w:themeColor="text1"/>
                  <w:sz w:val="24"/>
                  <w:szCs w:val="24"/>
                </w:rPr>
                <w:t xml:space="preserve">ongreso </w:t>
              </w:r>
            </w:ins>
            <w:r w:rsidRPr="00705853">
              <w:rPr>
                <w:b/>
                <w:bCs/>
                <w:color w:val="000000" w:themeColor="text1"/>
                <w:sz w:val="24"/>
                <w:szCs w:val="24"/>
              </w:rPr>
              <w:t xml:space="preserve">de </w:t>
            </w:r>
            <w:proofErr w:type="spellStart"/>
            <w:r w:rsidRPr="00705853">
              <w:rPr>
                <w:b/>
                <w:bCs/>
                <w:color w:val="000000" w:themeColor="text1"/>
                <w:sz w:val="24"/>
                <w:szCs w:val="24"/>
              </w:rPr>
              <w:t>Epidauro</w:t>
            </w:r>
            <w:proofErr w:type="spellEnd"/>
            <w:r w:rsidRPr="00705853">
              <w:rPr>
                <w:color w:val="000000" w:themeColor="text1"/>
                <w:sz w:val="24"/>
                <w:szCs w:val="24"/>
              </w:rPr>
              <w:t>, celebrado en 1822, proclamó la Independencia de Grecia con el apoyo de las principales potencias europeas. </w:t>
            </w:r>
            <w:r w:rsidRPr="00705853">
              <w:rPr>
                <w:i/>
                <w:iCs/>
                <w:color w:val="000000" w:themeColor="text1"/>
                <w:sz w:val="24"/>
                <w:szCs w:val="24"/>
              </w:rPr>
              <w:t>La matanza de Quíos</w:t>
            </w:r>
            <w:r w:rsidRPr="00705853">
              <w:rPr>
                <w:color w:val="000000" w:themeColor="text1"/>
                <w:sz w:val="24"/>
                <w:szCs w:val="24"/>
              </w:rPr>
              <w:t xml:space="preserve"> (1824), de </w:t>
            </w:r>
            <w:proofErr w:type="spellStart"/>
            <w:r w:rsidRPr="00705853">
              <w:rPr>
                <w:color w:val="000000" w:themeColor="text1"/>
                <w:sz w:val="24"/>
                <w:szCs w:val="24"/>
              </w:rPr>
              <w:t>Eugène</w:t>
            </w:r>
            <w:proofErr w:type="spellEnd"/>
            <w:r w:rsidRPr="00705853">
              <w:rPr>
                <w:color w:val="000000" w:themeColor="text1"/>
                <w:sz w:val="24"/>
                <w:szCs w:val="24"/>
              </w:rPr>
              <w:t xml:space="preserve"> Delacroix, conmemora uno de los episodios más sangrientos del conflicto.</w:t>
            </w:r>
          </w:p>
          <w:p w:rsidR="00B011DE" w:rsidRPr="000A1D02" w:rsidRDefault="00B011DE" w:rsidP="0057760C">
            <w:pPr>
              <w:pStyle w:val="u"/>
              <w:shd w:val="clear" w:color="auto" w:fill="FFFFFF"/>
              <w:spacing w:before="0" w:beforeAutospacing="0" w:after="0" w:afterAutospacing="0" w:line="312" w:lineRule="atLeast"/>
              <w:jc w:val="both"/>
              <w:rPr>
                <w:color w:val="000000" w:themeColor="text1"/>
              </w:rPr>
            </w:pPr>
          </w:p>
        </w:tc>
      </w:tr>
    </w:tbl>
    <w:p w:rsidR="00B011DE" w:rsidRPr="000A1D02" w:rsidRDefault="00B011DE" w:rsidP="00B011DE">
      <w:pPr>
        <w:pBdr>
          <w:top w:val="single" w:sz="6" w:space="0" w:color="FFFFFF"/>
        </w:pBdr>
        <w:shd w:val="clear" w:color="auto" w:fill="FFFFFF"/>
        <w:jc w:val="both"/>
        <w:rPr>
          <w:color w:val="000000" w:themeColor="text1"/>
        </w:rPr>
      </w:pPr>
    </w:p>
    <w:p w:rsidR="00E65D61" w:rsidRPr="000A1D02" w:rsidRDefault="00E65D61" w:rsidP="00BA7ECF">
      <w:pPr>
        <w:pStyle w:val="Prrafodelista"/>
        <w:jc w:val="center"/>
        <w:rPr>
          <w:color w:val="000000" w:themeColor="text1"/>
        </w:rPr>
      </w:pPr>
    </w:p>
    <w:p w:rsidR="00E65D61" w:rsidRPr="000A1D02" w:rsidRDefault="00E65D61" w:rsidP="00BA7ECF">
      <w:pPr>
        <w:pBdr>
          <w:top w:val="single" w:sz="6" w:space="0" w:color="FFFFFF"/>
        </w:pBdr>
        <w:shd w:val="clear" w:color="auto" w:fill="FFFFFF"/>
        <w:jc w:val="both"/>
        <w:rPr>
          <w:color w:val="000000" w:themeColor="text1"/>
        </w:rPr>
      </w:pPr>
    </w:p>
    <w:p w:rsidR="00CD53FC" w:rsidRPr="000A1D02" w:rsidRDefault="00CD53FC" w:rsidP="00BA7ECF">
      <w:pPr>
        <w:pBdr>
          <w:top w:val="single" w:sz="6" w:space="0" w:color="FFFFFF"/>
        </w:pBdr>
        <w:shd w:val="clear" w:color="auto" w:fill="FFFFFF"/>
        <w:jc w:val="both"/>
        <w:rPr>
          <w:color w:val="000000" w:themeColor="text1"/>
        </w:rPr>
      </w:pPr>
    </w:p>
    <w:p w:rsidR="00CD53FC" w:rsidRPr="000A1D02" w:rsidRDefault="00705853" w:rsidP="00A802CE">
      <w:pPr>
        <w:shd w:val="clear" w:color="auto" w:fill="FFFFFF"/>
        <w:jc w:val="both"/>
        <w:rPr>
          <w:color w:val="000000" w:themeColor="text1"/>
        </w:rPr>
      </w:pPr>
      <w:r w:rsidRPr="000A1D02">
        <w:rPr>
          <w:b/>
          <w:color w:val="000000" w:themeColor="text1"/>
          <w:highlight w:val="yellow"/>
        </w:rPr>
        <w:t xml:space="preserve">[SECCIÓN </w:t>
      </w:r>
      <w:r>
        <w:rPr>
          <w:color w:val="000000" w:themeColor="text1"/>
          <w:highlight w:val="yellow"/>
        </w:rPr>
        <w:t>2</w:t>
      </w:r>
      <w:r w:rsidRPr="000A1D02">
        <w:rPr>
          <w:b/>
          <w:color w:val="000000" w:themeColor="text1"/>
          <w:highlight w:val="yellow"/>
        </w:rPr>
        <w:t>]</w:t>
      </w:r>
      <w:r>
        <w:rPr>
          <w:b/>
          <w:color w:val="000000" w:themeColor="text1"/>
        </w:rPr>
        <w:t xml:space="preserve"> 4.2 </w:t>
      </w:r>
      <w:r w:rsidR="00CD53FC" w:rsidRPr="000A1D02">
        <w:rPr>
          <w:b/>
          <w:bCs/>
          <w:color w:val="000000" w:themeColor="text1"/>
        </w:rPr>
        <w:t>Las revoluciones de 1830</w:t>
      </w:r>
    </w:p>
    <w:p w:rsidR="00CD53FC" w:rsidRPr="000A1D02" w:rsidRDefault="00CD53FC" w:rsidP="00BC6218">
      <w:pPr>
        <w:numPr>
          <w:ilvl w:val="0"/>
          <w:numId w:val="4"/>
        </w:numPr>
        <w:pBdr>
          <w:top w:val="single" w:sz="6" w:space="0" w:color="FFFFFF"/>
        </w:pBdr>
        <w:shd w:val="clear" w:color="auto" w:fill="FFFFFF"/>
        <w:ind w:left="0"/>
        <w:jc w:val="both"/>
        <w:rPr>
          <w:color w:val="000000" w:themeColor="text1"/>
        </w:rPr>
      </w:pPr>
      <w:r w:rsidRPr="000A1D02">
        <w:rPr>
          <w:rStyle w:val="un"/>
          <w:color w:val="000000" w:themeColor="text1"/>
        </w:rPr>
        <w:t xml:space="preserve">En la década de 1830, se produjo una segunda oleada de movimientos revolucionarios, cuya extensión y consecuencias políticas fueron más importantes que las de la etapa </w:t>
      </w:r>
      <w:r w:rsidR="00705853">
        <w:rPr>
          <w:rStyle w:val="un"/>
          <w:color w:val="000000" w:themeColor="text1"/>
        </w:rPr>
        <w:t>anterior</w:t>
      </w:r>
      <w:r w:rsidRPr="000A1D02">
        <w:rPr>
          <w:rStyle w:val="un"/>
          <w:color w:val="000000" w:themeColor="text1"/>
        </w:rPr>
        <w:t>.</w:t>
      </w:r>
      <w:r w:rsidRPr="000A1D02">
        <w:rPr>
          <w:rStyle w:val="apple-converted-space"/>
          <w:color w:val="000000" w:themeColor="text1"/>
        </w:rPr>
        <w:t> </w:t>
      </w:r>
      <w:r w:rsidRPr="000A1D02">
        <w:rPr>
          <w:rStyle w:val="un"/>
          <w:color w:val="000000" w:themeColor="text1"/>
        </w:rPr>
        <w:t>Las</w:t>
      </w:r>
      <w:r w:rsidRPr="000A1D02">
        <w:rPr>
          <w:rStyle w:val="apple-converted-space"/>
          <w:color w:val="000000" w:themeColor="text1"/>
        </w:rPr>
        <w:t> </w:t>
      </w:r>
      <w:r w:rsidRPr="000A1D02">
        <w:rPr>
          <w:rStyle w:val="Textoennegrita"/>
          <w:color w:val="000000" w:themeColor="text1"/>
        </w:rPr>
        <w:t>revoluciones de 1830</w:t>
      </w:r>
      <w:r w:rsidRPr="000A1D02">
        <w:rPr>
          <w:rStyle w:val="apple-converted-space"/>
          <w:color w:val="000000" w:themeColor="text1"/>
        </w:rPr>
        <w:t> </w:t>
      </w:r>
      <w:r w:rsidRPr="000A1D02">
        <w:rPr>
          <w:rStyle w:val="un"/>
          <w:color w:val="000000" w:themeColor="text1"/>
        </w:rPr>
        <w:t>recuperaron los</w:t>
      </w:r>
      <w:r w:rsidR="00CC17FF" w:rsidRPr="000A1D02">
        <w:rPr>
          <w:rStyle w:val="un"/>
          <w:color w:val="000000" w:themeColor="text1"/>
        </w:rPr>
        <w:t xml:space="preserve"> </w:t>
      </w:r>
      <w:r w:rsidRPr="000A1D02">
        <w:rPr>
          <w:rStyle w:val="Textoennegrita"/>
          <w:color w:val="000000" w:themeColor="text1"/>
        </w:rPr>
        <w:t xml:space="preserve">valores de la </w:t>
      </w:r>
      <w:r w:rsidR="00705853">
        <w:rPr>
          <w:rStyle w:val="Textoennegrita"/>
          <w:color w:val="000000" w:themeColor="text1"/>
        </w:rPr>
        <w:t>R</w:t>
      </w:r>
      <w:r w:rsidRPr="000A1D02">
        <w:rPr>
          <w:rStyle w:val="Textoennegrita"/>
          <w:color w:val="000000" w:themeColor="text1"/>
        </w:rPr>
        <w:t xml:space="preserve">evolución </w:t>
      </w:r>
      <w:r w:rsidR="00705853">
        <w:rPr>
          <w:rStyle w:val="Textoennegrita"/>
          <w:color w:val="000000" w:themeColor="text1"/>
        </w:rPr>
        <w:t>F</w:t>
      </w:r>
      <w:r w:rsidRPr="000A1D02">
        <w:rPr>
          <w:rStyle w:val="Textoennegrita"/>
          <w:color w:val="000000" w:themeColor="text1"/>
        </w:rPr>
        <w:t>rancesa</w:t>
      </w:r>
      <w:r w:rsidRPr="000A1D02">
        <w:rPr>
          <w:rStyle w:val="un"/>
          <w:color w:val="000000" w:themeColor="text1"/>
        </w:rPr>
        <w:t>.</w:t>
      </w:r>
    </w:p>
    <w:p w:rsidR="00CD53FC" w:rsidRPr="000A1D02" w:rsidRDefault="00CD53FC"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En esta ocasión la burguesía contó con el</w:t>
      </w:r>
      <w:r w:rsidRPr="000A1D02">
        <w:rPr>
          <w:rStyle w:val="apple-converted-space"/>
          <w:color w:val="000000" w:themeColor="text1"/>
        </w:rPr>
        <w:t> </w:t>
      </w:r>
      <w:r w:rsidRPr="000A1D02">
        <w:rPr>
          <w:rStyle w:val="Textoennegrita"/>
          <w:color w:val="000000" w:themeColor="text1"/>
        </w:rPr>
        <w:t>apoyo</w:t>
      </w:r>
      <w:r w:rsidRPr="000A1D02">
        <w:rPr>
          <w:rStyle w:val="apple-converted-space"/>
          <w:color w:val="000000" w:themeColor="text1"/>
        </w:rPr>
        <w:t> </w:t>
      </w:r>
      <w:r w:rsidRPr="000A1D02">
        <w:rPr>
          <w:rStyle w:val="un"/>
          <w:color w:val="000000" w:themeColor="text1"/>
        </w:rPr>
        <w:t>de las</w:t>
      </w:r>
      <w:r w:rsidRPr="000A1D02">
        <w:rPr>
          <w:rStyle w:val="apple-converted-space"/>
          <w:color w:val="000000" w:themeColor="text1"/>
        </w:rPr>
        <w:t> </w:t>
      </w:r>
      <w:r w:rsidRPr="000A1D02">
        <w:rPr>
          <w:rStyle w:val="Textoennegrita"/>
          <w:color w:val="000000" w:themeColor="text1"/>
        </w:rPr>
        <w:t>clases populares</w:t>
      </w:r>
      <w:r w:rsidRPr="000A1D02">
        <w:rPr>
          <w:rStyle w:val="apple-converted-space"/>
          <w:color w:val="000000" w:themeColor="text1"/>
        </w:rPr>
        <w:t> </w:t>
      </w:r>
      <w:r w:rsidRPr="000A1D02">
        <w:rPr>
          <w:rStyle w:val="un"/>
          <w:color w:val="000000" w:themeColor="text1"/>
        </w:rPr>
        <w:t>como consecuencia del contexto de crisis económica por el que atravesaba Europa.</w:t>
      </w:r>
    </w:p>
    <w:p w:rsidR="00CD53FC" w:rsidRDefault="00CD53FC" w:rsidP="00A802CE">
      <w:pPr>
        <w:pBdr>
          <w:top w:val="single" w:sz="6" w:space="0" w:color="FFFFFF"/>
        </w:pBdr>
        <w:shd w:val="clear" w:color="auto" w:fill="FFFFFF"/>
        <w:jc w:val="both"/>
        <w:rPr>
          <w:color w:val="000000" w:themeColor="text1"/>
        </w:rPr>
      </w:pPr>
    </w:p>
    <w:tbl>
      <w:tblPr>
        <w:tblStyle w:val="Tablaconcuadrcula"/>
        <w:tblW w:w="0" w:type="auto"/>
        <w:tblLook w:val="04A0" w:firstRow="1" w:lastRow="0" w:firstColumn="1" w:lastColumn="0" w:noHBand="0" w:noVBand="1"/>
      </w:tblPr>
      <w:tblGrid>
        <w:gridCol w:w="1668"/>
        <w:gridCol w:w="7386"/>
      </w:tblGrid>
      <w:tr w:rsidR="00705853" w:rsidRPr="000A1D02" w:rsidTr="0057760C">
        <w:tc>
          <w:tcPr>
            <w:tcW w:w="9054" w:type="dxa"/>
            <w:gridSpan w:val="2"/>
            <w:shd w:val="clear" w:color="auto" w:fill="0D0D0D" w:themeFill="text1" w:themeFillTint="F2"/>
          </w:tcPr>
          <w:p w:rsidR="00705853" w:rsidRPr="000A1D02" w:rsidRDefault="00705853"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705853" w:rsidRPr="000A1D02" w:rsidTr="0057760C">
        <w:tc>
          <w:tcPr>
            <w:tcW w:w="1668" w:type="dxa"/>
          </w:tcPr>
          <w:p w:rsidR="00705853" w:rsidRPr="000A1D02" w:rsidRDefault="00705853" w:rsidP="0057760C">
            <w:pPr>
              <w:rPr>
                <w:b/>
                <w:color w:val="000000"/>
                <w:sz w:val="24"/>
                <w:szCs w:val="24"/>
              </w:rPr>
            </w:pPr>
            <w:r w:rsidRPr="000A1D02">
              <w:rPr>
                <w:b/>
                <w:color w:val="000000"/>
                <w:sz w:val="24"/>
                <w:szCs w:val="24"/>
              </w:rPr>
              <w:t>Código</w:t>
            </w:r>
          </w:p>
        </w:tc>
        <w:tc>
          <w:tcPr>
            <w:tcW w:w="7386" w:type="dxa"/>
          </w:tcPr>
          <w:p w:rsidR="00705853" w:rsidRPr="000A1D02" w:rsidRDefault="00705853" w:rsidP="00705853">
            <w:pPr>
              <w:rPr>
                <w:b/>
                <w:color w:val="000000"/>
                <w:sz w:val="24"/>
                <w:szCs w:val="24"/>
              </w:rPr>
            </w:pPr>
            <w:r w:rsidRPr="000A1D02">
              <w:rPr>
                <w:b/>
                <w:color w:val="000000"/>
                <w:sz w:val="24"/>
                <w:szCs w:val="24"/>
              </w:rPr>
              <w:t>CS_08_04_IMG0</w:t>
            </w:r>
            <w:r>
              <w:rPr>
                <w:b/>
                <w:color w:val="000000"/>
                <w:sz w:val="24"/>
                <w:szCs w:val="24"/>
              </w:rPr>
              <w:t>5</w:t>
            </w:r>
          </w:p>
        </w:tc>
      </w:tr>
      <w:tr w:rsidR="00705853" w:rsidRPr="000A1D02" w:rsidTr="0057760C">
        <w:tc>
          <w:tcPr>
            <w:tcW w:w="1668" w:type="dxa"/>
          </w:tcPr>
          <w:p w:rsidR="00705853" w:rsidRPr="000A1D02" w:rsidRDefault="00705853" w:rsidP="0057760C">
            <w:pPr>
              <w:rPr>
                <w:color w:val="000000"/>
                <w:sz w:val="24"/>
                <w:szCs w:val="24"/>
              </w:rPr>
            </w:pPr>
            <w:r w:rsidRPr="000A1D02">
              <w:rPr>
                <w:b/>
                <w:color w:val="000000"/>
                <w:sz w:val="24"/>
                <w:szCs w:val="24"/>
              </w:rPr>
              <w:t>Descripción</w:t>
            </w:r>
          </w:p>
        </w:tc>
        <w:tc>
          <w:tcPr>
            <w:tcW w:w="7386" w:type="dxa"/>
          </w:tcPr>
          <w:p w:rsidR="00705853" w:rsidRPr="000A1D02" w:rsidRDefault="0057760C" w:rsidP="0057760C">
            <w:pPr>
              <w:rPr>
                <w:color w:val="000000"/>
                <w:sz w:val="24"/>
                <w:szCs w:val="24"/>
              </w:rPr>
            </w:pPr>
            <w:r w:rsidRPr="000A1D02">
              <w:rPr>
                <w:i/>
                <w:iCs/>
                <w:color w:val="000000" w:themeColor="text1"/>
                <w:sz w:val="24"/>
                <w:szCs w:val="24"/>
              </w:rPr>
              <w:t>La libertad guiando al pueblo</w:t>
            </w:r>
            <w:r>
              <w:rPr>
                <w:i/>
                <w:iCs/>
                <w:color w:val="000000" w:themeColor="text1"/>
                <w:sz w:val="24"/>
                <w:szCs w:val="24"/>
              </w:rPr>
              <w:t xml:space="preserve"> </w:t>
            </w:r>
            <w:r w:rsidRPr="000A1D02">
              <w:rPr>
                <w:color w:val="000000" w:themeColor="text1"/>
                <w:sz w:val="24"/>
                <w:szCs w:val="24"/>
              </w:rPr>
              <w:t xml:space="preserve">(1830), de </w:t>
            </w:r>
            <w:proofErr w:type="spellStart"/>
            <w:r w:rsidRPr="000A1D02">
              <w:rPr>
                <w:color w:val="000000" w:themeColor="text1"/>
                <w:sz w:val="24"/>
                <w:szCs w:val="24"/>
              </w:rPr>
              <w:t>Eugène</w:t>
            </w:r>
            <w:proofErr w:type="spellEnd"/>
            <w:r w:rsidRPr="000A1D02">
              <w:rPr>
                <w:color w:val="000000" w:themeColor="text1"/>
                <w:sz w:val="24"/>
                <w:szCs w:val="24"/>
              </w:rPr>
              <w:t xml:space="preserve"> Delacroix</w:t>
            </w:r>
          </w:p>
        </w:tc>
      </w:tr>
      <w:tr w:rsidR="00705853" w:rsidRPr="000A1D02" w:rsidTr="0057760C">
        <w:tc>
          <w:tcPr>
            <w:tcW w:w="1668" w:type="dxa"/>
          </w:tcPr>
          <w:p w:rsidR="00705853" w:rsidRPr="000A1D02" w:rsidRDefault="00705853" w:rsidP="0057760C">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705853" w:rsidRPr="000A1D02" w:rsidRDefault="00705853" w:rsidP="0057760C">
            <w:pPr>
              <w:rPr>
                <w:color w:val="000000"/>
                <w:sz w:val="24"/>
                <w:szCs w:val="24"/>
              </w:rPr>
            </w:pPr>
            <w:r w:rsidRPr="000A1D02">
              <w:rPr>
                <w:noProof/>
                <w:color w:val="000000" w:themeColor="text1"/>
              </w:rPr>
              <w:drawing>
                <wp:inline distT="0" distB="0" distL="0" distR="0">
                  <wp:extent cx="1145841" cy="908173"/>
                  <wp:effectExtent l="0" t="0" r="0" b="0"/>
                  <wp:docPr id="14" name="Imagen 14" descr="http://profesores.aulaplaneta.com/DNNPlayerPackages/Package12189/InfoGuion/cuadernoestudio/images_xml/CS_10_02_img6_small.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rofesores.aulaplaneta.com/DNNPlayerPackages/Package12189/InfoGuion/cuadernoestudio/images_xml/CS_10_02_img6_small.jpg">
                            <a:hlinkClick r:id="rId27"/>
                          </pic:cNvPr>
                          <pic:cNvPicPr>
                            <a:picLocks noChangeAspect="1" noChangeArrowheads="1"/>
                          </pic:cNvPicPr>
                        </pic:nvPicPr>
                        <pic:blipFill>
                          <a:blip r:embed="rId28" cstate="print"/>
                          <a:srcRect/>
                          <a:stretch>
                            <a:fillRect/>
                          </a:stretch>
                        </pic:blipFill>
                        <pic:spPr bwMode="auto">
                          <a:xfrm>
                            <a:off x="0" y="0"/>
                            <a:ext cx="1146195" cy="908453"/>
                          </a:xfrm>
                          <a:prstGeom prst="rect">
                            <a:avLst/>
                          </a:prstGeom>
                          <a:noFill/>
                          <a:ln w="9525">
                            <a:noFill/>
                            <a:miter lim="800000"/>
                            <a:headEnd/>
                            <a:tailEnd/>
                          </a:ln>
                        </pic:spPr>
                      </pic:pic>
                    </a:graphicData>
                  </a:graphic>
                </wp:inline>
              </w:drawing>
            </w:r>
          </w:p>
        </w:tc>
      </w:tr>
      <w:tr w:rsidR="00705853" w:rsidRPr="000A1D02" w:rsidTr="0057760C">
        <w:tc>
          <w:tcPr>
            <w:tcW w:w="1668" w:type="dxa"/>
          </w:tcPr>
          <w:p w:rsidR="00705853" w:rsidRPr="000A1D02" w:rsidRDefault="00705853" w:rsidP="0057760C">
            <w:pPr>
              <w:rPr>
                <w:color w:val="000000"/>
                <w:sz w:val="24"/>
                <w:szCs w:val="24"/>
              </w:rPr>
            </w:pPr>
            <w:r w:rsidRPr="000A1D02">
              <w:rPr>
                <w:b/>
                <w:color w:val="000000"/>
                <w:sz w:val="24"/>
                <w:szCs w:val="24"/>
              </w:rPr>
              <w:t>Pie de imagen</w:t>
            </w:r>
          </w:p>
        </w:tc>
        <w:tc>
          <w:tcPr>
            <w:tcW w:w="7386" w:type="dxa"/>
          </w:tcPr>
          <w:p w:rsidR="00705853" w:rsidRPr="000A1D02" w:rsidRDefault="00705853" w:rsidP="00705853">
            <w:pPr>
              <w:spacing w:before="68" w:line="272" w:lineRule="atLeast"/>
              <w:jc w:val="both"/>
              <w:rPr>
                <w:color w:val="000000" w:themeColor="text1"/>
                <w:sz w:val="24"/>
                <w:szCs w:val="24"/>
              </w:rPr>
            </w:pPr>
            <w:r w:rsidRPr="000A1D02">
              <w:rPr>
                <w:color w:val="000000" w:themeColor="text1"/>
                <w:sz w:val="24"/>
                <w:szCs w:val="24"/>
              </w:rPr>
              <w:t xml:space="preserve">Uno de los principales símbolos de la </w:t>
            </w:r>
            <w:del w:id="90" w:author="RAUL MAZO" w:date="2015-05-01T19:12:00Z">
              <w:r w:rsidRPr="000A1D02" w:rsidDel="004D592B">
                <w:rPr>
                  <w:b/>
                  <w:bCs/>
                  <w:color w:val="000000" w:themeColor="text1"/>
                  <w:sz w:val="24"/>
                  <w:szCs w:val="24"/>
                </w:rPr>
                <w:delText xml:space="preserve">revolución </w:delText>
              </w:r>
            </w:del>
            <w:ins w:id="91" w:author="RAUL MAZO" w:date="2015-05-01T19:12:00Z">
              <w:r w:rsidR="004D592B">
                <w:rPr>
                  <w:b/>
                  <w:bCs/>
                  <w:color w:val="000000" w:themeColor="text1"/>
                  <w:sz w:val="24"/>
                  <w:szCs w:val="24"/>
                </w:rPr>
                <w:t>R</w:t>
              </w:r>
              <w:r w:rsidR="004D592B" w:rsidRPr="000A1D02">
                <w:rPr>
                  <w:b/>
                  <w:bCs/>
                  <w:color w:val="000000" w:themeColor="text1"/>
                  <w:sz w:val="24"/>
                  <w:szCs w:val="24"/>
                </w:rPr>
                <w:t xml:space="preserve">evolución </w:t>
              </w:r>
            </w:ins>
            <w:del w:id="92" w:author="RAUL MAZO" w:date="2015-05-01T19:12:00Z">
              <w:r w:rsidRPr="000A1D02" w:rsidDel="004D592B">
                <w:rPr>
                  <w:b/>
                  <w:bCs/>
                  <w:color w:val="000000" w:themeColor="text1"/>
                  <w:sz w:val="24"/>
                  <w:szCs w:val="24"/>
                </w:rPr>
                <w:delText xml:space="preserve">francesa </w:delText>
              </w:r>
            </w:del>
            <w:ins w:id="93" w:author="RAUL MAZO" w:date="2015-05-01T19:12:00Z">
              <w:r w:rsidR="004D592B">
                <w:rPr>
                  <w:b/>
                  <w:bCs/>
                  <w:color w:val="000000" w:themeColor="text1"/>
                  <w:sz w:val="24"/>
                  <w:szCs w:val="24"/>
                </w:rPr>
                <w:t>F</w:t>
              </w:r>
              <w:r w:rsidR="004D592B" w:rsidRPr="000A1D02">
                <w:rPr>
                  <w:b/>
                  <w:bCs/>
                  <w:color w:val="000000" w:themeColor="text1"/>
                  <w:sz w:val="24"/>
                  <w:szCs w:val="24"/>
                </w:rPr>
                <w:t xml:space="preserve">rancesa </w:t>
              </w:r>
            </w:ins>
            <w:r w:rsidRPr="000A1D02">
              <w:rPr>
                <w:b/>
                <w:bCs/>
                <w:color w:val="000000" w:themeColor="text1"/>
                <w:sz w:val="24"/>
                <w:szCs w:val="24"/>
              </w:rPr>
              <w:t>de 1830</w:t>
            </w:r>
            <w:r w:rsidRPr="000A1D02">
              <w:rPr>
                <w:color w:val="000000" w:themeColor="text1"/>
                <w:sz w:val="24"/>
                <w:szCs w:val="24"/>
              </w:rPr>
              <w:t> es la obra </w:t>
            </w:r>
            <w:r w:rsidRPr="000A1D02">
              <w:rPr>
                <w:i/>
                <w:iCs/>
                <w:color w:val="000000" w:themeColor="text1"/>
                <w:sz w:val="24"/>
                <w:szCs w:val="24"/>
              </w:rPr>
              <w:t>La libertad guiando al pueblo</w:t>
            </w:r>
            <w:r w:rsidR="0057760C">
              <w:rPr>
                <w:i/>
                <w:iCs/>
                <w:color w:val="000000" w:themeColor="text1"/>
                <w:sz w:val="24"/>
                <w:szCs w:val="24"/>
              </w:rPr>
              <w:t xml:space="preserve"> </w:t>
            </w:r>
            <w:r w:rsidRPr="000A1D02">
              <w:rPr>
                <w:color w:val="000000" w:themeColor="text1"/>
                <w:sz w:val="24"/>
                <w:szCs w:val="24"/>
              </w:rPr>
              <w:t xml:space="preserve">(1830), de </w:t>
            </w:r>
            <w:proofErr w:type="spellStart"/>
            <w:r w:rsidRPr="000A1D02">
              <w:rPr>
                <w:color w:val="000000" w:themeColor="text1"/>
                <w:sz w:val="24"/>
                <w:szCs w:val="24"/>
              </w:rPr>
              <w:lastRenderedPageBreak/>
              <w:t>Eugène</w:t>
            </w:r>
            <w:proofErr w:type="spellEnd"/>
            <w:r w:rsidRPr="000A1D02">
              <w:rPr>
                <w:color w:val="000000" w:themeColor="text1"/>
                <w:sz w:val="24"/>
                <w:szCs w:val="24"/>
              </w:rPr>
              <w:t xml:space="preserve"> Delacroix. Aquella revolución forzó a </w:t>
            </w:r>
            <w:r w:rsidRPr="000A1D02">
              <w:rPr>
                <w:b/>
                <w:bCs/>
                <w:color w:val="000000" w:themeColor="text1"/>
                <w:sz w:val="24"/>
                <w:szCs w:val="24"/>
              </w:rPr>
              <w:t>Carlos X de Francia</w:t>
            </w:r>
            <w:r w:rsidR="0057760C">
              <w:rPr>
                <w:b/>
                <w:bCs/>
                <w:color w:val="000000" w:themeColor="text1"/>
                <w:sz w:val="24"/>
                <w:szCs w:val="24"/>
              </w:rPr>
              <w:t xml:space="preserve"> </w:t>
            </w:r>
            <w:r w:rsidRPr="000A1D02">
              <w:rPr>
                <w:color w:val="000000" w:themeColor="text1"/>
                <w:sz w:val="24"/>
                <w:szCs w:val="24"/>
              </w:rPr>
              <w:t>(absolutista) a abdicar a favor de </w:t>
            </w:r>
            <w:r w:rsidRPr="000A1D02">
              <w:rPr>
                <w:b/>
                <w:bCs/>
                <w:color w:val="000000" w:themeColor="text1"/>
                <w:sz w:val="24"/>
                <w:szCs w:val="24"/>
              </w:rPr>
              <w:t>Luis Felipe de Orleans</w:t>
            </w:r>
            <w:r w:rsidRPr="000A1D02">
              <w:rPr>
                <w:color w:val="000000" w:themeColor="text1"/>
                <w:sz w:val="24"/>
                <w:szCs w:val="24"/>
              </w:rPr>
              <w:t> (liberal), quien se mantuvo en el trono hasta 1848.</w:t>
            </w:r>
          </w:p>
          <w:p w:rsidR="00705853" w:rsidRPr="00705853" w:rsidRDefault="00705853" w:rsidP="0057760C">
            <w:pPr>
              <w:spacing w:before="68" w:line="272" w:lineRule="atLeast"/>
              <w:jc w:val="both"/>
              <w:rPr>
                <w:color w:val="000000" w:themeColor="text1"/>
                <w:sz w:val="24"/>
                <w:szCs w:val="24"/>
              </w:rPr>
            </w:pPr>
          </w:p>
          <w:p w:rsidR="00705853" w:rsidRPr="000A1D02" w:rsidRDefault="00705853" w:rsidP="0057760C">
            <w:pPr>
              <w:pStyle w:val="u"/>
              <w:shd w:val="clear" w:color="auto" w:fill="FFFFFF"/>
              <w:spacing w:before="0" w:beforeAutospacing="0" w:after="0" w:afterAutospacing="0" w:line="312" w:lineRule="atLeast"/>
              <w:jc w:val="both"/>
              <w:rPr>
                <w:color w:val="000000" w:themeColor="text1"/>
              </w:rPr>
            </w:pPr>
          </w:p>
        </w:tc>
      </w:tr>
    </w:tbl>
    <w:p w:rsidR="00705853" w:rsidRPr="000A1D02" w:rsidRDefault="00705853" w:rsidP="00A802CE">
      <w:pPr>
        <w:pBdr>
          <w:top w:val="single" w:sz="6" w:space="0" w:color="FFFFFF"/>
        </w:pBdr>
        <w:shd w:val="clear" w:color="auto" w:fill="FFFFFF"/>
        <w:jc w:val="both"/>
        <w:rPr>
          <w:color w:val="000000" w:themeColor="text1"/>
        </w:rPr>
      </w:pPr>
    </w:p>
    <w:p w:rsidR="00CD53FC" w:rsidRPr="000A1D02" w:rsidRDefault="00CD53FC" w:rsidP="00BA7ECF">
      <w:pPr>
        <w:jc w:val="center"/>
        <w:rPr>
          <w:color w:val="000000" w:themeColor="text1"/>
        </w:rPr>
      </w:pPr>
    </w:p>
    <w:p w:rsidR="00AB2460" w:rsidRPr="000A1D02" w:rsidRDefault="00AB2460" w:rsidP="00A802CE">
      <w:pPr>
        <w:spacing w:before="68" w:line="272" w:lineRule="atLeast"/>
        <w:jc w:val="both"/>
        <w:rPr>
          <w:rStyle w:val="un"/>
          <w:color w:val="000000" w:themeColor="text1"/>
          <w:shd w:val="clear" w:color="auto" w:fill="FFFFFF"/>
        </w:rPr>
      </w:pPr>
      <w:r w:rsidRPr="000A1D02">
        <w:rPr>
          <w:rStyle w:val="un"/>
          <w:color w:val="000000" w:themeColor="text1"/>
          <w:shd w:val="clear" w:color="auto" w:fill="FFFFFF"/>
        </w:rPr>
        <w:t>Las revoluciones liberales de 1830 triunfaron en</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Francia</w:t>
      </w:r>
      <w:r w:rsidRPr="000A1D02">
        <w:rPr>
          <w:rStyle w:val="apple-converted-space"/>
          <w:color w:val="000000" w:themeColor="text1"/>
          <w:shd w:val="clear" w:color="auto" w:fill="FFFFFF"/>
        </w:rPr>
        <w:t> </w:t>
      </w:r>
      <w:r w:rsidRPr="000A1D02">
        <w:rPr>
          <w:rStyle w:val="un"/>
          <w:color w:val="000000" w:themeColor="text1"/>
          <w:shd w:val="clear" w:color="auto" w:fill="FFFFFF"/>
        </w:rPr>
        <w:t>(</w:t>
      </w:r>
      <w:r w:rsidRPr="000A1D02">
        <w:rPr>
          <w:rStyle w:val="Textoennegrita"/>
          <w:color w:val="000000" w:themeColor="text1"/>
          <w:shd w:val="clear" w:color="auto" w:fill="FFFFFF"/>
        </w:rPr>
        <w:t>Carlos X</w:t>
      </w:r>
      <w:r w:rsidRPr="000A1D02">
        <w:rPr>
          <w:rStyle w:val="apple-converted-space"/>
          <w:color w:val="000000" w:themeColor="text1"/>
          <w:shd w:val="clear" w:color="auto" w:fill="FFFFFF"/>
        </w:rPr>
        <w:t> </w:t>
      </w:r>
      <w:r w:rsidRPr="000A1D02">
        <w:rPr>
          <w:rStyle w:val="un"/>
          <w:color w:val="000000" w:themeColor="text1"/>
          <w:shd w:val="clear" w:color="auto" w:fill="FFFFFF"/>
        </w:rPr>
        <w:t>abdicó en favor de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Luis Felipe de Orleans</w:t>
      </w:r>
      <w:r w:rsidRPr="000A1D02">
        <w:rPr>
          <w:rStyle w:val="un"/>
          <w:color w:val="000000" w:themeColor="text1"/>
          <w:shd w:val="clear" w:color="auto" w:fill="FFFFFF"/>
        </w:rPr>
        <w:t>) 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Bélgica</w:t>
      </w:r>
      <w:r w:rsidRPr="000A1D02">
        <w:rPr>
          <w:rStyle w:val="apple-converted-space"/>
          <w:color w:val="000000" w:themeColor="text1"/>
          <w:shd w:val="clear" w:color="auto" w:fill="FFFFFF"/>
        </w:rPr>
        <w:t> </w:t>
      </w:r>
      <w:r w:rsidRPr="000A1D02">
        <w:rPr>
          <w:rStyle w:val="un"/>
          <w:color w:val="000000" w:themeColor="text1"/>
          <w:shd w:val="clear" w:color="auto" w:fill="FFFFFF"/>
        </w:rPr>
        <w:t>(logró la</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independencia</w:t>
      </w:r>
      <w:r w:rsidRPr="000A1D02">
        <w:rPr>
          <w:rStyle w:val="apple-converted-space"/>
          <w:color w:val="000000" w:themeColor="text1"/>
          <w:shd w:val="clear" w:color="auto" w:fill="FFFFFF"/>
        </w:rPr>
        <w:t> </w:t>
      </w:r>
      <w:r w:rsidRPr="000A1D02">
        <w:rPr>
          <w:rStyle w:val="un"/>
          <w:color w:val="000000" w:themeColor="text1"/>
          <w:shd w:val="clear" w:color="auto" w:fill="FFFFFF"/>
        </w:rPr>
        <w:t>de los</w:t>
      </w:r>
      <w:r w:rsidR="00334703" w:rsidRPr="000A1D02">
        <w:rPr>
          <w:rStyle w:val="un"/>
          <w:color w:val="000000" w:themeColor="text1"/>
          <w:shd w:val="clear" w:color="auto" w:fill="FFFFFF"/>
        </w:rPr>
        <w:t xml:space="preserve"> </w:t>
      </w:r>
      <w:r w:rsidRPr="000A1D02">
        <w:rPr>
          <w:rStyle w:val="Textoennegrita"/>
          <w:color w:val="000000" w:themeColor="text1"/>
          <w:shd w:val="clear" w:color="auto" w:fill="FFFFFF"/>
        </w:rPr>
        <w:t>Países Bajos</w:t>
      </w:r>
      <w:r w:rsidRPr="000A1D02">
        <w:rPr>
          <w:rStyle w:val="un"/>
          <w:color w:val="000000" w:themeColor="text1"/>
          <w:shd w:val="clear" w:color="auto" w:fill="FFFFFF"/>
        </w:rPr>
        <w:t>), mientras que en</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España</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Suiza</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Portugal</w:t>
      </w:r>
      <w:r w:rsidRPr="000A1D02">
        <w:rPr>
          <w:rStyle w:val="apple-converted-space"/>
          <w:color w:val="000000" w:themeColor="text1"/>
          <w:shd w:val="clear" w:color="auto" w:fill="FFFFFF"/>
        </w:rPr>
        <w:t> </w:t>
      </w:r>
      <w:r w:rsidRPr="000A1D02">
        <w:rPr>
          <w:rStyle w:val="un"/>
          <w:color w:val="000000" w:themeColor="text1"/>
          <w:shd w:val="clear" w:color="auto" w:fill="FFFFFF"/>
        </w:rPr>
        <w:t>se produjo el retorno de los liberales al poder.</w:t>
      </w:r>
      <w:r w:rsidRPr="000A1D02">
        <w:rPr>
          <w:rStyle w:val="apple-converted-space"/>
          <w:color w:val="000000" w:themeColor="text1"/>
          <w:shd w:val="clear" w:color="auto" w:fill="FFFFFF"/>
        </w:rPr>
        <w:t> </w:t>
      </w:r>
      <w:r w:rsidRPr="000A1D02">
        <w:rPr>
          <w:rStyle w:val="un"/>
          <w:color w:val="000000" w:themeColor="text1"/>
          <w:shd w:val="clear" w:color="auto" w:fill="FFFFFF"/>
        </w:rPr>
        <w:t>Sin embargo, fracasaron en otros territorios europeos como</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Italia</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Polonia</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Prusia</w:t>
      </w:r>
      <w:r w:rsidRPr="000A1D02">
        <w:rPr>
          <w:rStyle w:val="un"/>
          <w:color w:val="000000" w:themeColor="text1"/>
          <w:shd w:val="clear" w:color="auto" w:fill="FFFFFF"/>
        </w:rPr>
        <w:t>.</w:t>
      </w:r>
    </w:p>
    <w:p w:rsidR="00BA7ECF" w:rsidRPr="000A1D02" w:rsidRDefault="00BA7ECF" w:rsidP="00A802CE">
      <w:pPr>
        <w:shd w:val="clear" w:color="auto" w:fill="FFFFFF"/>
        <w:jc w:val="both"/>
        <w:rPr>
          <w:color w:val="000000" w:themeColor="text1"/>
        </w:rPr>
      </w:pPr>
    </w:p>
    <w:p w:rsidR="00025E76" w:rsidRPr="000A1D02" w:rsidRDefault="00025E76" w:rsidP="00A802CE">
      <w:pPr>
        <w:shd w:val="clear" w:color="auto" w:fill="FFFFFF"/>
        <w:jc w:val="both"/>
        <w:rPr>
          <w:color w:val="000000" w:themeColor="text1"/>
        </w:rPr>
      </w:pPr>
    </w:p>
    <w:p w:rsidR="00AB2460" w:rsidRDefault="0057760C" w:rsidP="00A802CE">
      <w:pPr>
        <w:shd w:val="clear" w:color="auto" w:fill="FFFFFF"/>
        <w:jc w:val="both"/>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w:t>
      </w:r>
      <w:r w:rsidR="00AB2460" w:rsidRPr="0057760C">
        <w:rPr>
          <w:b/>
          <w:color w:val="000000" w:themeColor="text1"/>
        </w:rPr>
        <w:t>4.3</w:t>
      </w:r>
      <w:r w:rsidR="001D0319">
        <w:rPr>
          <w:b/>
          <w:color w:val="000000" w:themeColor="text1"/>
        </w:rPr>
        <w:t xml:space="preserve"> </w:t>
      </w:r>
      <w:r w:rsidR="00AB2460" w:rsidRPr="0057760C">
        <w:rPr>
          <w:b/>
          <w:bCs/>
          <w:color w:val="000000" w:themeColor="text1"/>
        </w:rPr>
        <w:t>Las</w:t>
      </w:r>
      <w:r w:rsidR="00AB2460" w:rsidRPr="000A1D02">
        <w:rPr>
          <w:b/>
          <w:bCs/>
          <w:color w:val="000000" w:themeColor="text1"/>
        </w:rPr>
        <w:t xml:space="preserve"> revoluciones de 1848</w:t>
      </w:r>
    </w:p>
    <w:p w:rsidR="001D0319" w:rsidRPr="000A1D02" w:rsidRDefault="001D0319" w:rsidP="00A802CE">
      <w:pPr>
        <w:shd w:val="clear" w:color="auto" w:fill="FFFFFF"/>
        <w:jc w:val="both"/>
        <w:rPr>
          <w:color w:val="000000" w:themeColor="text1"/>
        </w:rPr>
      </w:pPr>
    </w:p>
    <w:p w:rsidR="00AB2460" w:rsidRPr="000A1D02" w:rsidRDefault="00AB2460" w:rsidP="00BA7ECF">
      <w:pPr>
        <w:numPr>
          <w:ilvl w:val="0"/>
          <w:numId w:val="5"/>
        </w:numPr>
        <w:pBdr>
          <w:top w:val="single" w:sz="6" w:space="0" w:color="FFFFFF"/>
        </w:pBdr>
        <w:shd w:val="clear" w:color="auto" w:fill="FFFFFF"/>
        <w:ind w:left="0"/>
        <w:jc w:val="both"/>
        <w:rPr>
          <w:color w:val="000000" w:themeColor="text1"/>
        </w:rPr>
      </w:pPr>
      <w:r w:rsidRPr="000A1D02">
        <w:rPr>
          <w:rStyle w:val="un"/>
          <w:color w:val="000000" w:themeColor="text1"/>
        </w:rPr>
        <w:t>Durante las</w:t>
      </w:r>
      <w:r w:rsidRPr="000A1D02">
        <w:rPr>
          <w:rStyle w:val="apple-converted-space"/>
          <w:color w:val="000000" w:themeColor="text1"/>
        </w:rPr>
        <w:t> </w:t>
      </w:r>
      <w:r w:rsidRPr="000A1D02">
        <w:rPr>
          <w:rStyle w:val="Textoennegrita"/>
          <w:color w:val="000000" w:themeColor="text1"/>
        </w:rPr>
        <w:t>revoluciones de 1848</w:t>
      </w:r>
      <w:r w:rsidRPr="000A1D02">
        <w:rPr>
          <w:rStyle w:val="un"/>
          <w:color w:val="000000" w:themeColor="text1"/>
        </w:rPr>
        <w:t>, conocidas como la</w:t>
      </w:r>
      <w:r w:rsidRPr="000A1D02">
        <w:rPr>
          <w:rStyle w:val="apple-converted-space"/>
          <w:color w:val="000000" w:themeColor="text1"/>
        </w:rPr>
        <w:t> </w:t>
      </w:r>
      <w:r w:rsidR="0057760C">
        <w:rPr>
          <w:rStyle w:val="apple-converted-space"/>
          <w:color w:val="000000" w:themeColor="text1"/>
        </w:rPr>
        <w:t>“</w:t>
      </w:r>
      <w:r w:rsidRPr="000A1D02">
        <w:rPr>
          <w:rStyle w:val="Textoennegrita"/>
          <w:color w:val="000000" w:themeColor="text1"/>
        </w:rPr>
        <w:t>primavera de los pueblos</w:t>
      </w:r>
      <w:r w:rsidR="0057760C" w:rsidRPr="00CA0D0E">
        <w:rPr>
          <w:rStyle w:val="Textoennegrita"/>
          <w:b w:val="0"/>
          <w:color w:val="000000" w:themeColor="text1"/>
        </w:rPr>
        <w:t>”</w:t>
      </w:r>
      <w:r w:rsidRPr="000A1D02">
        <w:rPr>
          <w:rStyle w:val="un"/>
          <w:color w:val="000000" w:themeColor="text1"/>
        </w:rPr>
        <w:t>, se dieron las siguientes peticiones:</w:t>
      </w:r>
    </w:p>
    <w:p w:rsidR="00AB2460" w:rsidRPr="000A1D02" w:rsidRDefault="00AB2460" w:rsidP="00A802CE">
      <w:pPr>
        <w:numPr>
          <w:ilvl w:val="0"/>
          <w:numId w:val="6"/>
        </w:numPr>
        <w:shd w:val="clear" w:color="auto" w:fill="FFFFFF"/>
        <w:spacing w:line="345" w:lineRule="atLeast"/>
        <w:ind w:left="300"/>
        <w:jc w:val="both"/>
        <w:rPr>
          <w:color w:val="000000" w:themeColor="text1"/>
        </w:rPr>
      </w:pPr>
      <w:r w:rsidRPr="000A1D02">
        <w:rPr>
          <w:rStyle w:val="Textoennegrita"/>
          <w:color w:val="000000" w:themeColor="text1"/>
        </w:rPr>
        <w:t>Reivindicaciones liberales</w:t>
      </w:r>
      <w:r w:rsidRPr="00CA0D0E">
        <w:rPr>
          <w:rStyle w:val="Textoennegrita"/>
          <w:b w:val="0"/>
          <w:color w:val="000000" w:themeColor="text1"/>
        </w:rPr>
        <w:t>,</w:t>
      </w:r>
      <w:r w:rsidR="00334703" w:rsidRPr="000A1D02">
        <w:rPr>
          <w:rStyle w:val="Textoennegrita"/>
          <w:color w:val="000000" w:themeColor="text1"/>
        </w:rPr>
        <w:t xml:space="preserve"> </w:t>
      </w:r>
      <w:r w:rsidRPr="000A1D02">
        <w:rPr>
          <w:rStyle w:val="un"/>
          <w:color w:val="000000" w:themeColor="text1"/>
        </w:rPr>
        <w:t>por parte de la burguesía.</w:t>
      </w:r>
    </w:p>
    <w:p w:rsidR="00AB2460" w:rsidRPr="000A1D02" w:rsidRDefault="00AB2460" w:rsidP="00A802CE">
      <w:pPr>
        <w:numPr>
          <w:ilvl w:val="0"/>
          <w:numId w:val="6"/>
        </w:numPr>
        <w:shd w:val="clear" w:color="auto" w:fill="FFFFFF"/>
        <w:spacing w:line="345" w:lineRule="atLeast"/>
        <w:ind w:left="300"/>
        <w:jc w:val="both"/>
        <w:rPr>
          <w:color w:val="000000" w:themeColor="text1"/>
        </w:rPr>
      </w:pPr>
      <w:r w:rsidRPr="000A1D02">
        <w:rPr>
          <w:rStyle w:val="Textoennegrita"/>
          <w:color w:val="000000" w:themeColor="text1"/>
        </w:rPr>
        <w:t>Demandas sociales</w:t>
      </w:r>
      <w:r w:rsidRPr="00CA0D0E">
        <w:rPr>
          <w:rStyle w:val="Textoennegrita"/>
          <w:b w:val="0"/>
          <w:color w:val="000000" w:themeColor="text1"/>
        </w:rPr>
        <w:t>,</w:t>
      </w:r>
      <w:r w:rsidR="00334703" w:rsidRPr="000A1D02">
        <w:rPr>
          <w:rStyle w:val="Textoennegrita"/>
          <w:color w:val="000000" w:themeColor="text1"/>
        </w:rPr>
        <w:t xml:space="preserve"> </w:t>
      </w:r>
      <w:r w:rsidRPr="000A1D02">
        <w:rPr>
          <w:rStyle w:val="un"/>
          <w:color w:val="000000" w:themeColor="text1"/>
        </w:rPr>
        <w:t>por parte de las clases populares.</w:t>
      </w:r>
    </w:p>
    <w:p w:rsidR="00AB2460" w:rsidRDefault="00AB2460" w:rsidP="00A802CE">
      <w:pPr>
        <w:numPr>
          <w:ilvl w:val="0"/>
          <w:numId w:val="6"/>
        </w:numPr>
        <w:shd w:val="clear" w:color="auto" w:fill="FFFFFF"/>
        <w:spacing w:line="345" w:lineRule="atLeast"/>
        <w:ind w:left="300"/>
        <w:jc w:val="both"/>
        <w:rPr>
          <w:rStyle w:val="un"/>
          <w:color w:val="000000" w:themeColor="text1"/>
        </w:rPr>
      </w:pPr>
      <w:r w:rsidRPr="000A1D02">
        <w:rPr>
          <w:rStyle w:val="Textoennegrita"/>
          <w:color w:val="000000" w:themeColor="text1"/>
        </w:rPr>
        <w:t>Reivindicaciones nacionalistas</w:t>
      </w:r>
      <w:r w:rsidRPr="000A1D02">
        <w:rPr>
          <w:rStyle w:val="un"/>
          <w:color w:val="000000" w:themeColor="text1"/>
        </w:rPr>
        <w:t>.</w:t>
      </w:r>
    </w:p>
    <w:tbl>
      <w:tblPr>
        <w:tblStyle w:val="Tablaconcuadrcula"/>
        <w:tblW w:w="0" w:type="auto"/>
        <w:tblLook w:val="04A0" w:firstRow="1" w:lastRow="0" w:firstColumn="1" w:lastColumn="0" w:noHBand="0" w:noVBand="1"/>
      </w:tblPr>
      <w:tblGrid>
        <w:gridCol w:w="1668"/>
        <w:gridCol w:w="7386"/>
      </w:tblGrid>
      <w:tr w:rsidR="0057760C" w:rsidRPr="000A1D02" w:rsidTr="0057760C">
        <w:tc>
          <w:tcPr>
            <w:tcW w:w="9054" w:type="dxa"/>
            <w:gridSpan w:val="2"/>
            <w:shd w:val="clear" w:color="auto" w:fill="0D0D0D" w:themeFill="text1" w:themeFillTint="F2"/>
          </w:tcPr>
          <w:p w:rsidR="0057760C" w:rsidRPr="000A1D02" w:rsidRDefault="0057760C"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57760C" w:rsidRPr="000A1D02" w:rsidTr="0057760C">
        <w:tc>
          <w:tcPr>
            <w:tcW w:w="1668" w:type="dxa"/>
          </w:tcPr>
          <w:p w:rsidR="0057760C" w:rsidRPr="000A1D02" w:rsidRDefault="0057760C" w:rsidP="0057760C">
            <w:pPr>
              <w:rPr>
                <w:b/>
                <w:color w:val="000000"/>
                <w:sz w:val="24"/>
                <w:szCs w:val="24"/>
              </w:rPr>
            </w:pPr>
            <w:r w:rsidRPr="000A1D02">
              <w:rPr>
                <w:b/>
                <w:color w:val="000000"/>
                <w:sz w:val="24"/>
                <w:szCs w:val="24"/>
              </w:rPr>
              <w:t>Código</w:t>
            </w:r>
          </w:p>
        </w:tc>
        <w:tc>
          <w:tcPr>
            <w:tcW w:w="7386" w:type="dxa"/>
          </w:tcPr>
          <w:p w:rsidR="0057760C" w:rsidRPr="000A1D02" w:rsidRDefault="0057760C" w:rsidP="0057760C">
            <w:pPr>
              <w:rPr>
                <w:b/>
                <w:color w:val="000000"/>
                <w:sz w:val="24"/>
                <w:szCs w:val="24"/>
              </w:rPr>
            </w:pPr>
            <w:r w:rsidRPr="000A1D02">
              <w:rPr>
                <w:b/>
                <w:color w:val="000000"/>
                <w:sz w:val="24"/>
                <w:szCs w:val="24"/>
              </w:rPr>
              <w:t>CS_08_04_IMG0</w:t>
            </w:r>
            <w:r>
              <w:rPr>
                <w:b/>
                <w:color w:val="000000"/>
                <w:sz w:val="24"/>
                <w:szCs w:val="24"/>
              </w:rPr>
              <w:t>6</w:t>
            </w:r>
          </w:p>
        </w:tc>
      </w:tr>
      <w:tr w:rsidR="0057760C" w:rsidRPr="000A1D02" w:rsidTr="0057760C">
        <w:tc>
          <w:tcPr>
            <w:tcW w:w="1668" w:type="dxa"/>
          </w:tcPr>
          <w:p w:rsidR="0057760C" w:rsidRPr="000A1D02" w:rsidRDefault="0057760C" w:rsidP="0057760C">
            <w:pPr>
              <w:rPr>
                <w:color w:val="000000"/>
                <w:sz w:val="24"/>
                <w:szCs w:val="24"/>
              </w:rPr>
            </w:pPr>
            <w:r w:rsidRPr="000A1D02">
              <w:rPr>
                <w:b/>
                <w:color w:val="000000"/>
                <w:sz w:val="24"/>
                <w:szCs w:val="24"/>
              </w:rPr>
              <w:t>Descripción</w:t>
            </w:r>
          </w:p>
        </w:tc>
        <w:tc>
          <w:tcPr>
            <w:tcW w:w="7386" w:type="dxa"/>
          </w:tcPr>
          <w:p w:rsidR="0057760C" w:rsidRPr="000A1D02" w:rsidRDefault="0057760C" w:rsidP="0057760C">
            <w:pPr>
              <w:rPr>
                <w:color w:val="000000"/>
                <w:sz w:val="24"/>
                <w:szCs w:val="24"/>
              </w:rPr>
            </w:pPr>
            <w:r w:rsidRPr="006C0E7D">
              <w:rPr>
                <w:color w:val="000000" w:themeColor="text1"/>
                <w:sz w:val="24"/>
                <w:szCs w:val="24"/>
              </w:rPr>
              <w:t> </w:t>
            </w:r>
          </w:p>
        </w:tc>
      </w:tr>
      <w:tr w:rsidR="0057760C" w:rsidRPr="000A1D02" w:rsidTr="0057760C">
        <w:tc>
          <w:tcPr>
            <w:tcW w:w="1668" w:type="dxa"/>
          </w:tcPr>
          <w:p w:rsidR="0057760C" w:rsidRPr="000A1D02" w:rsidRDefault="0057760C" w:rsidP="0057760C">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57760C" w:rsidRPr="000A1D02" w:rsidRDefault="0057760C" w:rsidP="0057760C">
            <w:pPr>
              <w:rPr>
                <w:color w:val="000000"/>
                <w:sz w:val="24"/>
                <w:szCs w:val="24"/>
              </w:rPr>
            </w:pPr>
            <w:r w:rsidRPr="000A1D02">
              <w:rPr>
                <w:noProof/>
                <w:color w:val="000000" w:themeColor="text1"/>
              </w:rPr>
              <w:drawing>
                <wp:inline distT="0" distB="0" distL="0" distR="0">
                  <wp:extent cx="1231773" cy="945136"/>
                  <wp:effectExtent l="0" t="0" r="0" b="0"/>
                  <wp:docPr id="16" name="Imagen 16" descr="http://profesores.aulaplaneta.com/DNNPlayerPackages/Package12189/InfoGuion/cuadernoestudio/images_xml/CS_10_02_img7_small.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2189/InfoGuion/cuadernoestudio/images_xml/CS_10_02_img7_small.jpg">
                            <a:hlinkClick r:id="rId29"/>
                          </pic:cNvPr>
                          <pic:cNvPicPr>
                            <a:picLocks noChangeAspect="1" noChangeArrowheads="1"/>
                          </pic:cNvPicPr>
                        </pic:nvPicPr>
                        <pic:blipFill>
                          <a:blip r:embed="rId30" cstate="print"/>
                          <a:srcRect/>
                          <a:stretch>
                            <a:fillRect/>
                          </a:stretch>
                        </pic:blipFill>
                        <pic:spPr bwMode="auto">
                          <a:xfrm>
                            <a:off x="0" y="0"/>
                            <a:ext cx="1232153" cy="945428"/>
                          </a:xfrm>
                          <a:prstGeom prst="rect">
                            <a:avLst/>
                          </a:prstGeom>
                          <a:noFill/>
                          <a:ln w="9525">
                            <a:noFill/>
                            <a:miter lim="800000"/>
                            <a:headEnd/>
                            <a:tailEnd/>
                          </a:ln>
                        </pic:spPr>
                      </pic:pic>
                    </a:graphicData>
                  </a:graphic>
                </wp:inline>
              </w:drawing>
            </w:r>
          </w:p>
        </w:tc>
      </w:tr>
      <w:tr w:rsidR="0057760C" w:rsidRPr="000A1D02" w:rsidTr="0057760C">
        <w:tc>
          <w:tcPr>
            <w:tcW w:w="1668" w:type="dxa"/>
          </w:tcPr>
          <w:p w:rsidR="0057760C" w:rsidRPr="000A1D02" w:rsidRDefault="0057760C" w:rsidP="0057760C">
            <w:pPr>
              <w:rPr>
                <w:color w:val="000000"/>
                <w:sz w:val="24"/>
                <w:szCs w:val="24"/>
              </w:rPr>
            </w:pPr>
            <w:r w:rsidRPr="000A1D02">
              <w:rPr>
                <w:b/>
                <w:color w:val="000000"/>
                <w:sz w:val="24"/>
                <w:szCs w:val="24"/>
              </w:rPr>
              <w:t>Pie de imagen</w:t>
            </w:r>
          </w:p>
        </w:tc>
        <w:tc>
          <w:tcPr>
            <w:tcW w:w="7386" w:type="dxa"/>
          </w:tcPr>
          <w:p w:rsidR="0057760C" w:rsidRPr="00705853" w:rsidRDefault="0057760C" w:rsidP="0057760C">
            <w:pPr>
              <w:spacing w:before="68" w:line="272" w:lineRule="atLeast"/>
              <w:jc w:val="both"/>
              <w:rPr>
                <w:color w:val="000000" w:themeColor="text1"/>
                <w:sz w:val="24"/>
                <w:szCs w:val="24"/>
              </w:rPr>
            </w:pPr>
            <w:r w:rsidRPr="0057760C">
              <w:rPr>
                <w:color w:val="000000" w:themeColor="text1"/>
                <w:sz w:val="24"/>
                <w:szCs w:val="24"/>
              </w:rPr>
              <w:t>En febrero de 1848, se produjo el estallido de una nueva revolución en París. La </w:t>
            </w:r>
            <w:r w:rsidRPr="0057760C">
              <w:rPr>
                <w:b/>
                <w:bCs/>
                <w:color w:val="000000" w:themeColor="text1"/>
                <w:sz w:val="24"/>
                <w:szCs w:val="24"/>
              </w:rPr>
              <w:t>burguesía liberal</w:t>
            </w:r>
            <w:r w:rsidRPr="0057760C">
              <w:rPr>
                <w:color w:val="000000" w:themeColor="text1"/>
                <w:sz w:val="24"/>
                <w:szCs w:val="24"/>
              </w:rPr>
              <w:t>, apoyada por los </w:t>
            </w:r>
            <w:r w:rsidRPr="0057760C">
              <w:rPr>
                <w:b/>
                <w:bCs/>
                <w:color w:val="000000" w:themeColor="text1"/>
                <w:sz w:val="24"/>
                <w:szCs w:val="24"/>
              </w:rPr>
              <w:t>obreros</w:t>
            </w:r>
            <w:r w:rsidRPr="0057760C">
              <w:rPr>
                <w:color w:val="000000" w:themeColor="text1"/>
                <w:sz w:val="24"/>
                <w:szCs w:val="24"/>
              </w:rPr>
              <w:t>, proclamó la </w:t>
            </w:r>
            <w:r w:rsidRPr="0057760C">
              <w:rPr>
                <w:b/>
                <w:bCs/>
                <w:color w:val="000000" w:themeColor="text1"/>
                <w:sz w:val="24"/>
                <w:szCs w:val="24"/>
              </w:rPr>
              <w:t>Segunda República</w:t>
            </w:r>
            <w:r w:rsidRPr="0057760C">
              <w:rPr>
                <w:color w:val="000000" w:themeColor="text1"/>
                <w:sz w:val="24"/>
                <w:szCs w:val="24"/>
              </w:rPr>
              <w:t>. Sin embargo, el retorno al poder de la </w:t>
            </w:r>
            <w:r w:rsidRPr="0057760C">
              <w:rPr>
                <w:b/>
                <w:bCs/>
                <w:color w:val="000000" w:themeColor="text1"/>
                <w:sz w:val="24"/>
                <w:szCs w:val="24"/>
              </w:rPr>
              <w:t xml:space="preserve">burguesía moderada </w:t>
            </w:r>
            <w:r w:rsidRPr="0057760C">
              <w:rPr>
                <w:color w:val="000000" w:themeColor="text1"/>
                <w:sz w:val="24"/>
                <w:szCs w:val="24"/>
              </w:rPr>
              <w:t>propició que </w:t>
            </w:r>
            <w:r w:rsidRPr="0057760C">
              <w:rPr>
                <w:b/>
                <w:bCs/>
                <w:color w:val="000000" w:themeColor="text1"/>
                <w:sz w:val="24"/>
                <w:szCs w:val="24"/>
              </w:rPr>
              <w:t>Luis Napoleón Bonaparte</w:t>
            </w:r>
            <w:r w:rsidRPr="0057760C">
              <w:rPr>
                <w:color w:val="000000" w:themeColor="text1"/>
                <w:sz w:val="24"/>
                <w:szCs w:val="24"/>
              </w:rPr>
              <w:t>, presidente desde 1848, fuese elegido emperador del </w:t>
            </w:r>
            <w:r w:rsidRPr="0057760C">
              <w:rPr>
                <w:b/>
                <w:bCs/>
                <w:color w:val="000000" w:themeColor="text1"/>
                <w:sz w:val="24"/>
                <w:szCs w:val="24"/>
              </w:rPr>
              <w:t>Segundo Imperio francés</w:t>
            </w:r>
            <w:r w:rsidRPr="0057760C">
              <w:rPr>
                <w:color w:val="000000" w:themeColor="text1"/>
                <w:sz w:val="24"/>
                <w:szCs w:val="24"/>
              </w:rPr>
              <w:t> (1852-1870).</w:t>
            </w:r>
          </w:p>
          <w:p w:rsidR="0057760C" w:rsidRPr="000A1D02" w:rsidRDefault="0057760C" w:rsidP="0057760C">
            <w:pPr>
              <w:pStyle w:val="u"/>
              <w:shd w:val="clear" w:color="auto" w:fill="FFFFFF"/>
              <w:spacing w:before="0" w:beforeAutospacing="0" w:after="0" w:afterAutospacing="0" w:line="312" w:lineRule="atLeast"/>
              <w:jc w:val="both"/>
              <w:rPr>
                <w:color w:val="000000" w:themeColor="text1"/>
              </w:rPr>
            </w:pPr>
          </w:p>
        </w:tc>
      </w:tr>
    </w:tbl>
    <w:p w:rsidR="0057760C" w:rsidRPr="000A1D02" w:rsidRDefault="0057760C" w:rsidP="0057760C">
      <w:pPr>
        <w:shd w:val="clear" w:color="auto" w:fill="FFFFFF"/>
        <w:spacing w:line="345" w:lineRule="atLeast"/>
        <w:jc w:val="both"/>
        <w:rPr>
          <w:rStyle w:val="un"/>
          <w:color w:val="000000" w:themeColor="text1"/>
        </w:rPr>
      </w:pPr>
    </w:p>
    <w:p w:rsidR="00AB2460" w:rsidRPr="000A1D02" w:rsidRDefault="00AB2460" w:rsidP="00A802CE">
      <w:pPr>
        <w:pStyle w:val="Prrafodelista"/>
        <w:jc w:val="both"/>
        <w:rPr>
          <w:color w:val="000000" w:themeColor="text1"/>
        </w:rPr>
      </w:pPr>
    </w:p>
    <w:p w:rsidR="00F85D0F" w:rsidRPr="000A1D02" w:rsidRDefault="00F85D0F" w:rsidP="00A802CE">
      <w:pPr>
        <w:pStyle w:val="Prrafodelista"/>
        <w:spacing w:before="68" w:line="272" w:lineRule="atLeast"/>
        <w:jc w:val="both"/>
        <w:rPr>
          <w:color w:val="000000" w:themeColor="text1"/>
        </w:rPr>
      </w:pPr>
    </w:p>
    <w:p w:rsidR="00AB2460" w:rsidRPr="000A1D02" w:rsidRDefault="00FF56B7" w:rsidP="0057760C">
      <w:pPr>
        <w:shd w:val="clear" w:color="auto" w:fill="FFFFFF"/>
        <w:spacing w:line="345" w:lineRule="atLeast"/>
        <w:jc w:val="both"/>
        <w:rPr>
          <w:rStyle w:val="un"/>
          <w:color w:val="000000" w:themeColor="text1"/>
          <w:shd w:val="clear" w:color="auto" w:fill="FFFFFF"/>
        </w:rPr>
      </w:pPr>
      <w:r w:rsidRPr="000A1D02">
        <w:rPr>
          <w:rStyle w:val="un"/>
          <w:color w:val="000000" w:themeColor="text1"/>
          <w:shd w:val="clear" w:color="auto" w:fill="FFFFFF"/>
        </w:rPr>
        <w:t>A pesar del estallido de revoluciones en distintos lugares de Europa, se produjo un</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fracaso general</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un"/>
          <w:color w:val="000000" w:themeColor="text1"/>
          <w:shd w:val="clear" w:color="auto" w:fill="FFFFFF"/>
        </w:rPr>
        <w:t>Sin embargo, las ideas liberales y nacionalistas se vieron refrendadas por una población, compuesta, en mayor parte, por burgueses y una incipiente clase obrera surgida a raíz de la</w:t>
      </w:r>
      <w:r w:rsidRPr="000A1D02">
        <w:rPr>
          <w:rStyle w:val="apple-converted-space"/>
          <w:color w:val="000000" w:themeColor="text1"/>
          <w:shd w:val="clear" w:color="auto" w:fill="FFFFFF"/>
        </w:rPr>
        <w:t> </w:t>
      </w:r>
      <w:del w:id="94" w:author="RAUL MAZO" w:date="2015-05-01T19:14:00Z">
        <w:r w:rsidRPr="000A1D02" w:rsidDel="00CA0D0E">
          <w:rPr>
            <w:rStyle w:val="Textoennegrita"/>
            <w:color w:val="000000" w:themeColor="text1"/>
            <w:shd w:val="clear" w:color="auto" w:fill="FFFFFF"/>
          </w:rPr>
          <w:delText xml:space="preserve">revolución </w:delText>
        </w:r>
      </w:del>
      <w:ins w:id="95" w:author="RAUL MAZO" w:date="2015-05-01T19:14:00Z">
        <w:r w:rsidR="00CA0D0E">
          <w:rPr>
            <w:rStyle w:val="Textoennegrita"/>
            <w:color w:val="000000" w:themeColor="text1"/>
            <w:shd w:val="clear" w:color="auto" w:fill="FFFFFF"/>
          </w:rPr>
          <w:t>R</w:t>
        </w:r>
        <w:r w:rsidR="00CA0D0E" w:rsidRPr="000A1D02">
          <w:rPr>
            <w:rStyle w:val="Textoennegrita"/>
            <w:color w:val="000000" w:themeColor="text1"/>
            <w:shd w:val="clear" w:color="auto" w:fill="FFFFFF"/>
          </w:rPr>
          <w:t xml:space="preserve">evolución </w:t>
        </w:r>
      </w:ins>
      <w:del w:id="96" w:author="RAUL MAZO" w:date="2015-05-01T19:14:00Z">
        <w:r w:rsidRPr="000A1D02" w:rsidDel="00CA0D0E">
          <w:rPr>
            <w:rStyle w:val="Textoennegrita"/>
            <w:color w:val="000000" w:themeColor="text1"/>
            <w:shd w:val="clear" w:color="auto" w:fill="FFFFFF"/>
          </w:rPr>
          <w:delText>industrial</w:delText>
        </w:r>
      </w:del>
      <w:ins w:id="97" w:author="RAUL MAZO" w:date="2015-05-01T19:14:00Z">
        <w:r w:rsidR="00CA0D0E">
          <w:rPr>
            <w:rStyle w:val="Textoennegrita"/>
            <w:color w:val="000000" w:themeColor="text1"/>
            <w:shd w:val="clear" w:color="auto" w:fill="FFFFFF"/>
          </w:rPr>
          <w:t>I</w:t>
        </w:r>
        <w:r w:rsidR="00CA0D0E" w:rsidRPr="000A1D02">
          <w:rPr>
            <w:rStyle w:val="Textoennegrita"/>
            <w:color w:val="000000" w:themeColor="text1"/>
            <w:shd w:val="clear" w:color="auto" w:fill="FFFFFF"/>
          </w:rPr>
          <w:t>ndustrial</w:t>
        </w:r>
      </w:ins>
      <w:r w:rsidRPr="000A1D02">
        <w:rPr>
          <w:rStyle w:val="un"/>
          <w:color w:val="000000" w:themeColor="text1"/>
          <w:shd w:val="clear" w:color="auto" w:fill="FFFFFF"/>
        </w:rPr>
        <w:t xml:space="preserve">, que empezaba a reclamar </w:t>
      </w:r>
      <w:r w:rsidRPr="000A1D02">
        <w:rPr>
          <w:rStyle w:val="un"/>
          <w:color w:val="000000" w:themeColor="text1"/>
          <w:shd w:val="clear" w:color="auto" w:fill="FFFFFF"/>
        </w:rPr>
        <w:lastRenderedPageBreak/>
        <w:t>políticas progresistas y democráticas; sufragio universal masculino, soberanía popular, defensa de la República como forma de gobierno, etc.</w:t>
      </w:r>
      <w:r w:rsidR="00334703" w:rsidRPr="000A1D02">
        <w:rPr>
          <w:rStyle w:val="un"/>
          <w:color w:val="000000" w:themeColor="text1"/>
          <w:shd w:val="clear" w:color="auto" w:fill="FFFFFF"/>
        </w:rPr>
        <w:t xml:space="preserve"> </w:t>
      </w:r>
      <w:r w:rsidRPr="000A1D02">
        <w:rPr>
          <w:rStyle w:val="un"/>
          <w:color w:val="000000" w:themeColor="text1"/>
          <w:shd w:val="clear" w:color="auto" w:fill="FFFFFF"/>
        </w:rPr>
        <w:t>Además, surgieron las primeras ideas socialistas como nueva opción política.</w:t>
      </w:r>
    </w:p>
    <w:p w:rsidR="00A802CE" w:rsidRPr="000A1D02" w:rsidRDefault="00A802CE" w:rsidP="00A802CE">
      <w:pPr>
        <w:shd w:val="clear" w:color="auto" w:fill="FFFFFF"/>
        <w:spacing w:line="345" w:lineRule="atLeast"/>
        <w:ind w:left="300"/>
        <w:jc w:val="both"/>
        <w:rPr>
          <w:rStyle w:val="un"/>
          <w:color w:val="000000" w:themeColor="text1"/>
          <w:shd w:val="clear" w:color="auto" w:fill="FFFFFF"/>
        </w:rPr>
      </w:pPr>
    </w:p>
    <w:tbl>
      <w:tblPr>
        <w:tblStyle w:val="Tablaconcuadrcula"/>
        <w:tblW w:w="0" w:type="auto"/>
        <w:tblLook w:val="04A0" w:firstRow="1" w:lastRow="0" w:firstColumn="1" w:lastColumn="0" w:noHBand="0" w:noVBand="1"/>
      </w:tblPr>
      <w:tblGrid>
        <w:gridCol w:w="2518"/>
        <w:gridCol w:w="6536"/>
      </w:tblGrid>
      <w:tr w:rsidR="005C123B" w:rsidRPr="00FC750D" w:rsidTr="005128D6">
        <w:tc>
          <w:tcPr>
            <w:tcW w:w="9054" w:type="dxa"/>
            <w:gridSpan w:val="2"/>
            <w:shd w:val="clear" w:color="auto" w:fill="000000" w:themeFill="text1"/>
          </w:tcPr>
          <w:p w:rsidR="005C123B" w:rsidRPr="00FC750D" w:rsidRDefault="005128D6" w:rsidP="005128D6">
            <w:pPr>
              <w:jc w:val="center"/>
              <w:rPr>
                <w:b/>
                <w:color w:val="000000" w:themeColor="text1"/>
                <w:sz w:val="24"/>
                <w:szCs w:val="24"/>
              </w:rPr>
            </w:pPr>
            <w:r>
              <w:rPr>
                <w:b/>
                <w:color w:val="FFFFFF" w:themeColor="background1"/>
                <w:sz w:val="24"/>
                <w:szCs w:val="24"/>
              </w:rPr>
              <w:t>Profundiza</w:t>
            </w:r>
            <w:r w:rsidR="005C123B" w:rsidRPr="00FC750D">
              <w:rPr>
                <w:b/>
                <w:color w:val="FFFFFF" w:themeColor="background1"/>
                <w:sz w:val="24"/>
                <w:szCs w:val="24"/>
              </w:rPr>
              <w:t>. Recurso aprovechado</w:t>
            </w:r>
          </w:p>
        </w:tc>
      </w:tr>
      <w:tr w:rsidR="005C123B" w:rsidRPr="00FC750D" w:rsidTr="005128D6">
        <w:tc>
          <w:tcPr>
            <w:tcW w:w="2518" w:type="dxa"/>
          </w:tcPr>
          <w:p w:rsidR="005C123B" w:rsidRPr="00FC750D" w:rsidRDefault="005C123B" w:rsidP="005128D6">
            <w:pPr>
              <w:rPr>
                <w:b/>
                <w:color w:val="000000" w:themeColor="text1"/>
                <w:sz w:val="24"/>
                <w:szCs w:val="24"/>
              </w:rPr>
            </w:pPr>
            <w:r w:rsidRPr="00FC750D">
              <w:rPr>
                <w:b/>
                <w:color w:val="000000" w:themeColor="text1"/>
                <w:sz w:val="24"/>
                <w:szCs w:val="24"/>
              </w:rPr>
              <w:t>Código</w:t>
            </w:r>
          </w:p>
        </w:tc>
        <w:tc>
          <w:tcPr>
            <w:tcW w:w="6536" w:type="dxa"/>
          </w:tcPr>
          <w:p w:rsidR="005C123B" w:rsidRPr="00FC750D" w:rsidRDefault="005C123B" w:rsidP="005C123B">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70</w:t>
            </w:r>
          </w:p>
        </w:tc>
      </w:tr>
      <w:tr w:rsidR="005C123B" w:rsidRPr="00FC750D" w:rsidTr="005128D6">
        <w:tc>
          <w:tcPr>
            <w:tcW w:w="2518" w:type="dxa"/>
          </w:tcPr>
          <w:p w:rsidR="005C123B" w:rsidRPr="00FC750D" w:rsidRDefault="005C123B" w:rsidP="005128D6">
            <w:pPr>
              <w:rPr>
                <w:color w:val="000000" w:themeColor="text1"/>
                <w:sz w:val="24"/>
                <w:szCs w:val="24"/>
              </w:rPr>
            </w:pPr>
            <w:r w:rsidRPr="00FC750D">
              <w:rPr>
                <w:b/>
                <w:color w:val="000000" w:themeColor="text1"/>
                <w:sz w:val="24"/>
                <w:szCs w:val="24"/>
              </w:rPr>
              <w:t>Ubicación en Aula Planeta</w:t>
            </w:r>
          </w:p>
        </w:tc>
        <w:tc>
          <w:tcPr>
            <w:tcW w:w="6536" w:type="dxa"/>
          </w:tcPr>
          <w:p w:rsidR="005C123B" w:rsidRPr="00FC750D" w:rsidRDefault="00B837BC" w:rsidP="005128D6">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bCs/>
                <w:color w:val="000000" w:themeColor="text1"/>
              </w:rPr>
              <w:t xml:space="preserve"> Las revoluciones liberales/Profundiza: </w:t>
            </w:r>
            <w:r w:rsidRPr="00B837BC">
              <w:rPr>
                <w:bCs/>
                <w:color w:val="000000" w:themeColor="text1"/>
              </w:rPr>
              <w:t>Las revoluciones liberales</w:t>
            </w:r>
          </w:p>
        </w:tc>
      </w:tr>
      <w:tr w:rsidR="005C123B" w:rsidRPr="00FC750D" w:rsidTr="005128D6">
        <w:tc>
          <w:tcPr>
            <w:tcW w:w="2518" w:type="dxa"/>
          </w:tcPr>
          <w:p w:rsidR="005C123B" w:rsidRPr="00FC750D" w:rsidRDefault="005C123B" w:rsidP="005128D6">
            <w:pPr>
              <w:rPr>
                <w:color w:val="000000" w:themeColor="text1"/>
                <w:sz w:val="24"/>
                <w:szCs w:val="24"/>
              </w:rPr>
            </w:pPr>
            <w:r w:rsidRPr="00FC750D">
              <w:rPr>
                <w:b/>
                <w:color w:val="000000" w:themeColor="text1"/>
                <w:sz w:val="24"/>
                <w:szCs w:val="24"/>
              </w:rPr>
              <w:t>Cambio (descripción o capturas de pantallas)</w:t>
            </w:r>
          </w:p>
        </w:tc>
        <w:tc>
          <w:tcPr>
            <w:tcW w:w="6536" w:type="dxa"/>
          </w:tcPr>
          <w:p w:rsidR="00035EDE" w:rsidRDefault="00035EDE" w:rsidP="00035EDE">
            <w:pPr>
              <w:pStyle w:val="cabecera1"/>
              <w:shd w:val="clear" w:color="auto" w:fill="FFFFFF"/>
              <w:spacing w:before="0" w:beforeAutospacing="0"/>
              <w:jc w:val="both"/>
              <w:rPr>
                <w:b/>
                <w:bCs/>
                <w:color w:val="000000" w:themeColor="text1"/>
              </w:rPr>
            </w:pPr>
            <w:r w:rsidRPr="000A1D02">
              <w:rPr>
                <w:b/>
                <w:bCs/>
                <w:color w:val="000000" w:themeColor="text1"/>
              </w:rPr>
              <w:t>FICHA DE</w:t>
            </w:r>
            <w:r>
              <w:rPr>
                <w:b/>
                <w:bCs/>
                <w:color w:val="000000" w:themeColor="text1"/>
              </w:rPr>
              <w:t>L DOCENTE</w:t>
            </w:r>
          </w:p>
          <w:p w:rsidR="00035EDE" w:rsidRPr="000A1D02" w:rsidRDefault="00035EDE" w:rsidP="00035EDE">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Título</w:t>
            </w:r>
            <w:r w:rsidRPr="000A1D02">
              <w:rPr>
                <w:color w:val="000000" w:themeColor="text1"/>
                <w:kern w:val="36"/>
              </w:rPr>
              <w:t>:</w:t>
            </w:r>
            <w:r w:rsidRPr="000A1D02">
              <w:rPr>
                <w:color w:val="000000" w:themeColor="text1"/>
              </w:rPr>
              <w:t xml:space="preserve"> </w:t>
            </w:r>
            <w:r>
              <w:rPr>
                <w:b w:val="0"/>
                <w:bCs w:val="0"/>
                <w:color w:val="000000" w:themeColor="text1"/>
              </w:rPr>
              <w:t>Las revoluciones liberales</w:t>
            </w:r>
            <w:r w:rsidRPr="000A1D02">
              <w:br/>
            </w:r>
            <w:r>
              <w:rPr>
                <w:color w:val="000000" w:themeColor="text1"/>
                <w:kern w:val="36"/>
              </w:rPr>
              <w:t>Temporalización:</w:t>
            </w:r>
            <w:r w:rsidR="00D02406">
              <w:rPr>
                <w:color w:val="000000" w:themeColor="text1"/>
                <w:kern w:val="36"/>
              </w:rPr>
              <w:t xml:space="preserve"> </w:t>
            </w:r>
            <w:r>
              <w:rPr>
                <w:b w:val="0"/>
                <w:color w:val="000000" w:themeColor="text1"/>
                <w:kern w:val="36"/>
              </w:rPr>
              <w:t>40</w:t>
            </w:r>
            <w:r w:rsidRPr="009E2A14">
              <w:rPr>
                <w:b w:val="0"/>
                <w:color w:val="000000" w:themeColor="text1"/>
                <w:kern w:val="36"/>
              </w:rPr>
              <w:t xml:space="preserve"> minutos</w:t>
            </w:r>
            <w:r w:rsidRPr="000A1D02">
              <w:rPr>
                <w:color w:val="000000" w:themeColor="text1"/>
                <w:kern w:val="36"/>
              </w:rPr>
              <w:br/>
            </w:r>
            <w:r>
              <w:rPr>
                <w:color w:val="000000" w:themeColor="text1"/>
              </w:rPr>
              <w:t>Descripc</w:t>
            </w:r>
            <w:r w:rsidRPr="00D02406">
              <w:rPr>
                <w:color w:val="000000" w:themeColor="text1"/>
              </w:rPr>
              <w:t>ión:</w:t>
            </w:r>
            <w:r w:rsidRPr="00D02406">
              <w:rPr>
                <w:rFonts w:ascii="Georgia" w:hAnsi="Georgia"/>
                <w:color w:val="000000" w:themeColor="text1"/>
                <w:sz w:val="23"/>
                <w:szCs w:val="23"/>
              </w:rPr>
              <w:t xml:space="preserve"> </w:t>
            </w:r>
            <w:r w:rsidRPr="00D02406">
              <w:rPr>
                <w:rFonts w:ascii="Georgia" w:hAnsi="Georgia"/>
                <w:b w:val="0"/>
                <w:color w:val="000000" w:themeColor="text1"/>
                <w:sz w:val="23"/>
                <w:szCs w:val="23"/>
              </w:rPr>
              <w:t>Interactivo que presenta las características y consecuencias de las revoluciones liberales de 1820, 1830 y 1848</w:t>
            </w:r>
          </w:p>
          <w:p w:rsidR="00035EDE" w:rsidRPr="000A1D02" w:rsidRDefault="00035EDE" w:rsidP="00035EDE">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 xml:space="preserve">Tipo de recurso: </w:t>
            </w:r>
            <w:r w:rsidRPr="00035EDE">
              <w:rPr>
                <w:b w:val="0"/>
                <w:color w:val="000000" w:themeColor="text1"/>
              </w:rPr>
              <w:t>Interactivo</w:t>
            </w:r>
            <w:r w:rsidRPr="000A1D02">
              <w:rPr>
                <w:color w:val="000000" w:themeColor="text1"/>
              </w:rPr>
              <w:br/>
              <w:t xml:space="preserve">Acción didáctica: </w:t>
            </w:r>
            <w:r w:rsidRPr="00035EDE">
              <w:rPr>
                <w:b w:val="0"/>
                <w:color w:val="000000" w:themeColor="text1"/>
              </w:rPr>
              <w:t>Exposición</w:t>
            </w:r>
            <w:r w:rsidRPr="000A1D02">
              <w:rPr>
                <w:color w:val="000000" w:themeColor="text1"/>
              </w:rPr>
              <w:br/>
              <w:t>Competencia relacionada con el recurso</w:t>
            </w:r>
            <w:r w:rsidRPr="00D80752">
              <w:rPr>
                <w:b w:val="0"/>
                <w:color w:val="000000" w:themeColor="text1"/>
              </w:rPr>
              <w:t>: Competencia social y ciudadana</w:t>
            </w:r>
          </w:p>
          <w:p w:rsidR="00035EDE" w:rsidRPr="000A1D02" w:rsidRDefault="00035EDE" w:rsidP="00035EDE">
            <w:pPr>
              <w:pStyle w:val="cabecera1"/>
              <w:shd w:val="clear" w:color="auto" w:fill="FFFFFF"/>
              <w:spacing w:before="0" w:beforeAutospacing="0"/>
              <w:jc w:val="both"/>
              <w:rPr>
                <w:b/>
                <w:bCs/>
                <w:color w:val="000000" w:themeColor="text1"/>
              </w:rPr>
            </w:pPr>
          </w:p>
          <w:p w:rsidR="00035EDE" w:rsidRPr="000A1D02" w:rsidRDefault="00035EDE" w:rsidP="00035EDE">
            <w:pPr>
              <w:pStyle w:val="cabecera1"/>
              <w:shd w:val="clear" w:color="auto" w:fill="FFFFFF"/>
              <w:spacing w:before="0" w:beforeAutospacing="0"/>
              <w:jc w:val="both"/>
              <w:rPr>
                <w:b/>
                <w:bCs/>
                <w:color w:val="000000" w:themeColor="text1"/>
              </w:rPr>
            </w:pPr>
            <w:r w:rsidRPr="000A1D02">
              <w:rPr>
                <w:b/>
                <w:bCs/>
                <w:color w:val="000000" w:themeColor="text1"/>
              </w:rPr>
              <w:t>Objetivo</w:t>
            </w:r>
          </w:p>
          <w:p w:rsidR="00035EDE" w:rsidRDefault="00035EDE" w:rsidP="00035EDE">
            <w:pPr>
              <w:shd w:val="clear" w:color="auto" w:fill="FFFFFF"/>
              <w:spacing w:before="190"/>
              <w:jc w:val="both"/>
              <w:rPr>
                <w:color w:val="000000" w:themeColor="text1"/>
              </w:rPr>
            </w:pPr>
            <w:r w:rsidRPr="000A1D02">
              <w:rPr>
                <w:color w:val="000000" w:themeColor="text1"/>
              </w:rPr>
              <w:t xml:space="preserve">El siguiente interactivo presenta la localización, las características y las consecuencias de las revoluciones liberales de 1820, 1830 y 1848. </w:t>
            </w:r>
          </w:p>
          <w:p w:rsidR="00035EDE" w:rsidRPr="000A1D02" w:rsidRDefault="00035EDE" w:rsidP="00035EDE">
            <w:pPr>
              <w:pStyle w:val="cabecera1"/>
              <w:shd w:val="clear" w:color="auto" w:fill="FFFFFF"/>
              <w:spacing w:before="0" w:beforeAutospacing="0"/>
              <w:jc w:val="both"/>
              <w:rPr>
                <w:b/>
                <w:bCs/>
                <w:color w:val="000000" w:themeColor="text1"/>
              </w:rPr>
            </w:pPr>
            <w:r>
              <w:rPr>
                <w:b/>
                <w:bCs/>
                <w:color w:val="000000" w:themeColor="text1"/>
              </w:rPr>
              <w:t xml:space="preserve"> </w:t>
            </w:r>
          </w:p>
          <w:p w:rsidR="00035EDE" w:rsidRPr="00035EDE" w:rsidRDefault="00035EDE" w:rsidP="00035EDE">
            <w:pPr>
              <w:pStyle w:val="cabecera2"/>
              <w:shd w:val="clear" w:color="auto" w:fill="FFFFFF"/>
              <w:spacing w:before="0" w:beforeAutospacing="0" w:line="245" w:lineRule="atLeast"/>
              <w:jc w:val="both"/>
              <w:rPr>
                <w:b/>
                <w:color w:val="000000" w:themeColor="text1"/>
              </w:rPr>
            </w:pPr>
            <w:r w:rsidRPr="00035EDE">
              <w:rPr>
                <w:b/>
                <w:color w:val="000000" w:themeColor="text1"/>
              </w:rPr>
              <w:t>Antes de la presentación</w:t>
            </w:r>
          </w:p>
          <w:p w:rsidR="00035EDE" w:rsidRPr="000A1D02" w:rsidRDefault="00035EDE" w:rsidP="00035EDE">
            <w:pPr>
              <w:pStyle w:val="Normal1"/>
              <w:shd w:val="clear" w:color="auto" w:fill="FFFFFF"/>
              <w:spacing w:before="0" w:beforeAutospacing="0" w:line="245" w:lineRule="atLeast"/>
              <w:jc w:val="both"/>
              <w:rPr>
                <w:color w:val="000000" w:themeColor="text1"/>
              </w:rPr>
            </w:pPr>
            <w:r w:rsidRPr="000A1D02">
              <w:rPr>
                <w:color w:val="000000" w:themeColor="text1"/>
              </w:rPr>
              <w:t>Como paso previo</w:t>
            </w:r>
            <w:r>
              <w:rPr>
                <w:color w:val="000000" w:themeColor="text1"/>
              </w:rPr>
              <w:t xml:space="preserve">, le proponemos </w:t>
            </w:r>
            <w:r w:rsidRPr="000A1D02">
              <w:rPr>
                <w:color w:val="000000" w:themeColor="text1"/>
              </w:rPr>
              <w:t xml:space="preserve">observar con los </w:t>
            </w:r>
            <w:r>
              <w:rPr>
                <w:color w:val="000000" w:themeColor="text1"/>
              </w:rPr>
              <w:t xml:space="preserve">estudiantes </w:t>
            </w:r>
            <w:r w:rsidRPr="000A1D02">
              <w:rPr>
                <w:color w:val="000000" w:themeColor="text1"/>
              </w:rPr>
              <w:t>un mapa de la Euro</w:t>
            </w:r>
            <w:r>
              <w:rPr>
                <w:color w:val="000000" w:themeColor="text1"/>
              </w:rPr>
              <w:t xml:space="preserve">pa surgida del </w:t>
            </w:r>
            <w:del w:id="98" w:author="RAUL MAZO" w:date="2015-05-01T19:15:00Z">
              <w:r w:rsidR="0035158C" w:rsidDel="00CA0D0E">
                <w:rPr>
                  <w:color w:val="000000" w:themeColor="text1"/>
                </w:rPr>
                <w:delText>c</w:delText>
              </w:r>
              <w:r w:rsidDel="00CA0D0E">
                <w:rPr>
                  <w:color w:val="000000" w:themeColor="text1"/>
                </w:rPr>
                <w:delText xml:space="preserve">ongreso </w:delText>
              </w:r>
            </w:del>
            <w:ins w:id="99" w:author="RAUL MAZO" w:date="2015-05-01T19:15:00Z">
              <w:r w:rsidR="00CA0D0E">
                <w:rPr>
                  <w:color w:val="000000" w:themeColor="text1"/>
                </w:rPr>
                <w:t xml:space="preserve">Congreso </w:t>
              </w:r>
            </w:ins>
            <w:r>
              <w:rPr>
                <w:color w:val="000000" w:themeColor="text1"/>
              </w:rPr>
              <w:t>de Viena. Puede</w:t>
            </w:r>
            <w:r w:rsidRPr="000A1D02">
              <w:rPr>
                <w:color w:val="000000" w:themeColor="text1"/>
              </w:rPr>
              <w:t xml:space="preserve"> encontrarlo en la colección de mapas de la Perry Castañeda Library, de la Universidad de Texas [</w:t>
            </w:r>
            <w:hyperlink r:id="rId31" w:tgtFrame="_blank" w:history="1">
              <w:r>
                <w:rPr>
                  <w:rStyle w:val="Hipervnculo"/>
                  <w:color w:val="000000" w:themeColor="text1"/>
                </w:rPr>
                <w:t>VER</w:t>
              </w:r>
            </w:hyperlink>
            <w:r w:rsidRPr="000A1D02">
              <w:rPr>
                <w:color w:val="000000" w:themeColor="text1"/>
              </w:rPr>
              <w:t>].</w:t>
            </w:r>
            <w:r>
              <w:rPr>
                <w:color w:val="000000" w:themeColor="text1"/>
              </w:rPr>
              <w:t xml:space="preserve"> Discuta con ellos en torno a las siguientes preguntas:</w:t>
            </w:r>
          </w:p>
          <w:p w:rsidR="00035EDE" w:rsidRPr="000A1D02" w:rsidRDefault="00035EDE" w:rsidP="00035EDE">
            <w:pPr>
              <w:pStyle w:val="tab1"/>
              <w:numPr>
                <w:ilvl w:val="0"/>
                <w:numId w:val="10"/>
              </w:numPr>
              <w:shd w:val="clear" w:color="auto" w:fill="FFFFFF"/>
              <w:spacing w:before="0" w:beforeAutospacing="0" w:line="245" w:lineRule="atLeast"/>
              <w:jc w:val="both"/>
              <w:rPr>
                <w:color w:val="000000" w:themeColor="text1"/>
              </w:rPr>
            </w:pPr>
            <w:r w:rsidRPr="000A1D02">
              <w:rPr>
                <w:color w:val="000000" w:themeColor="text1"/>
              </w:rPr>
              <w:t>¿Qué representa el mapa?</w:t>
            </w:r>
          </w:p>
          <w:p w:rsidR="00035EDE" w:rsidRPr="000A1D02" w:rsidRDefault="00035EDE" w:rsidP="00035EDE">
            <w:pPr>
              <w:pStyle w:val="tab1"/>
              <w:numPr>
                <w:ilvl w:val="0"/>
                <w:numId w:val="10"/>
              </w:numPr>
              <w:shd w:val="clear" w:color="auto" w:fill="FFFFFF"/>
              <w:spacing w:before="0" w:beforeAutospacing="0" w:line="245" w:lineRule="atLeast"/>
              <w:jc w:val="both"/>
              <w:rPr>
                <w:color w:val="000000" w:themeColor="text1"/>
              </w:rPr>
            </w:pPr>
            <w:r w:rsidRPr="000A1D02">
              <w:rPr>
                <w:color w:val="000000" w:themeColor="text1"/>
              </w:rPr>
              <w:t>¿Qué espacio ocupaba el Imperio austriaco en 1815?</w:t>
            </w:r>
          </w:p>
          <w:p w:rsidR="00035EDE" w:rsidRPr="000A1D02" w:rsidRDefault="00035EDE" w:rsidP="00035EDE">
            <w:pPr>
              <w:pStyle w:val="tab1"/>
              <w:numPr>
                <w:ilvl w:val="0"/>
                <w:numId w:val="10"/>
              </w:numPr>
              <w:shd w:val="clear" w:color="auto" w:fill="FFFFFF"/>
              <w:spacing w:before="0" w:beforeAutospacing="0" w:line="245" w:lineRule="atLeast"/>
              <w:jc w:val="both"/>
              <w:rPr>
                <w:color w:val="000000" w:themeColor="text1"/>
              </w:rPr>
            </w:pPr>
            <w:r w:rsidRPr="000A1D02">
              <w:rPr>
                <w:color w:val="000000" w:themeColor="text1"/>
              </w:rPr>
              <w:t>¿Qué Estados ocupan en la actualidad el espacio de la Europa de la Restauración?</w:t>
            </w:r>
          </w:p>
          <w:p w:rsidR="00035EDE" w:rsidRPr="00AD5735" w:rsidRDefault="00035EDE" w:rsidP="00035EDE">
            <w:pPr>
              <w:pStyle w:val="cabecera2"/>
              <w:shd w:val="clear" w:color="auto" w:fill="FFFFFF"/>
              <w:spacing w:before="0" w:beforeAutospacing="0" w:line="245" w:lineRule="atLeast"/>
              <w:jc w:val="both"/>
              <w:rPr>
                <w:b/>
                <w:color w:val="000000" w:themeColor="text1"/>
              </w:rPr>
            </w:pPr>
            <w:r w:rsidRPr="00AD5735">
              <w:rPr>
                <w:b/>
                <w:color w:val="000000" w:themeColor="text1"/>
              </w:rPr>
              <w:t>Durante la presentación</w:t>
            </w:r>
          </w:p>
          <w:p w:rsidR="00035EDE" w:rsidRPr="000A1D02" w:rsidRDefault="00AD5735" w:rsidP="00035EDE">
            <w:pPr>
              <w:pStyle w:val="Normal1"/>
              <w:shd w:val="clear" w:color="auto" w:fill="FFFFFF"/>
              <w:spacing w:before="0" w:beforeAutospacing="0" w:line="245" w:lineRule="atLeast"/>
              <w:jc w:val="both"/>
              <w:rPr>
                <w:color w:val="000000" w:themeColor="text1"/>
              </w:rPr>
            </w:pPr>
            <w:r>
              <w:rPr>
                <w:color w:val="000000" w:themeColor="text1"/>
              </w:rPr>
              <w:t>Le</w:t>
            </w:r>
            <w:r w:rsidR="00035EDE" w:rsidRPr="000A1D02">
              <w:rPr>
                <w:color w:val="000000" w:themeColor="text1"/>
              </w:rPr>
              <w:t xml:space="preserve"> sugerimos utilizar el recurso para hablar </w:t>
            </w:r>
            <w:del w:id="100" w:author="RAUL MAZO" w:date="2015-05-02T09:21:00Z">
              <w:r w:rsidR="00035EDE" w:rsidRPr="000A1D02" w:rsidDel="00AA7A88">
                <w:rPr>
                  <w:color w:val="000000" w:themeColor="text1"/>
                </w:rPr>
                <w:delText xml:space="preserve">sobre </w:delText>
              </w:r>
            </w:del>
            <w:ins w:id="101" w:author="RAUL MAZO" w:date="2015-05-02T09:21:00Z">
              <w:r w:rsidR="00AA7A88">
                <w:rPr>
                  <w:color w:val="000000" w:themeColor="text1"/>
                </w:rPr>
                <w:t>d</w:t>
              </w:r>
              <w:r w:rsidR="00AA7A88" w:rsidRPr="000A1D02">
                <w:rPr>
                  <w:color w:val="000000" w:themeColor="text1"/>
                </w:rPr>
                <w:t xml:space="preserve">e </w:t>
              </w:r>
            </w:ins>
            <w:r w:rsidR="00035EDE" w:rsidRPr="000A1D02">
              <w:rPr>
                <w:color w:val="000000" w:themeColor="text1"/>
              </w:rPr>
              <w:t xml:space="preserve">los aspectos fundamentales a tener en cuenta sobre las revoluciones liberales de 1820, 1830 y </w:t>
            </w:r>
            <w:r>
              <w:rPr>
                <w:color w:val="000000" w:themeColor="text1"/>
              </w:rPr>
              <w:t xml:space="preserve">1848. Para ello, puede servirle </w:t>
            </w:r>
            <w:r w:rsidR="00035EDE" w:rsidRPr="000A1D02">
              <w:rPr>
                <w:color w:val="000000" w:themeColor="text1"/>
              </w:rPr>
              <w:t xml:space="preserve">de ayuda presentar las </w:t>
            </w:r>
            <w:r w:rsidR="00035EDE" w:rsidRPr="000A1D02">
              <w:rPr>
                <w:color w:val="000000" w:themeColor="text1"/>
              </w:rPr>
              <w:lastRenderedPageBreak/>
              <w:t>distintas imágenes que aparecen en el interior:</w:t>
            </w:r>
          </w:p>
          <w:p w:rsidR="00035EDE" w:rsidRPr="00AD5735" w:rsidRDefault="00035EDE" w:rsidP="00035EDE">
            <w:pPr>
              <w:pStyle w:val="tab1"/>
              <w:shd w:val="clear" w:color="auto" w:fill="FFFFFF"/>
              <w:spacing w:before="0" w:beforeAutospacing="0" w:line="245" w:lineRule="atLeast"/>
              <w:jc w:val="both"/>
              <w:rPr>
                <w:b/>
                <w:color w:val="000000" w:themeColor="text1"/>
              </w:rPr>
            </w:pPr>
            <w:r w:rsidRPr="00AD5735">
              <w:rPr>
                <w:b/>
                <w:color w:val="000000" w:themeColor="text1"/>
              </w:rPr>
              <w:t>Revoluciones de 1820</w:t>
            </w:r>
            <w:del w:id="102" w:author="RAUL MAZO" w:date="2015-05-02T11:58:00Z">
              <w:r w:rsidRPr="00AD5735" w:rsidDel="0006400B">
                <w:rPr>
                  <w:b/>
                  <w:color w:val="000000" w:themeColor="text1"/>
                </w:rPr>
                <w:delText>:</w:delText>
              </w:r>
            </w:del>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1.</w:t>
            </w:r>
            <w:r w:rsidRPr="000A1D02">
              <w:rPr>
                <w:rStyle w:val="apple-converted-space"/>
                <w:color w:val="000000" w:themeColor="text1"/>
              </w:rPr>
              <w:t> </w:t>
            </w:r>
            <w:r w:rsidRPr="000A1D02">
              <w:rPr>
                <w:rStyle w:val="cursiva"/>
                <w:i/>
                <w:iCs/>
                <w:color w:val="000000" w:themeColor="text1"/>
              </w:rPr>
              <w:t>La matanza de Quíos</w:t>
            </w:r>
            <w:r w:rsidRPr="000A1D02">
              <w:rPr>
                <w:color w:val="000000" w:themeColor="text1"/>
              </w:rPr>
              <w:t xml:space="preserve">, 1824, de </w:t>
            </w:r>
            <w:proofErr w:type="spellStart"/>
            <w:r w:rsidRPr="000A1D02">
              <w:rPr>
                <w:color w:val="000000" w:themeColor="text1"/>
              </w:rPr>
              <w:t>Eugène</w:t>
            </w:r>
            <w:proofErr w:type="spellEnd"/>
            <w:r w:rsidRPr="000A1D02">
              <w:rPr>
                <w:color w:val="000000" w:themeColor="text1"/>
              </w:rPr>
              <w:t xml:space="preserve"> Delacroix (Museo del Louvre,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2. Mapa de los movimientos revolucionarios en 1820.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3.</w:t>
            </w:r>
            <w:r w:rsidRPr="000A1D02">
              <w:rPr>
                <w:rStyle w:val="apple-converted-space"/>
                <w:color w:val="000000" w:themeColor="text1"/>
              </w:rPr>
              <w:t> </w:t>
            </w:r>
            <w:r w:rsidRPr="000A1D02">
              <w:rPr>
                <w:rStyle w:val="cursiva"/>
                <w:i/>
                <w:iCs/>
                <w:color w:val="000000" w:themeColor="text1"/>
              </w:rPr>
              <w:t xml:space="preserve">La </w:t>
            </w:r>
            <w:commentRangeStart w:id="103"/>
            <w:r w:rsidRPr="000A1D02">
              <w:rPr>
                <w:rStyle w:val="cursiva"/>
                <w:i/>
                <w:iCs/>
                <w:color w:val="000000" w:themeColor="text1"/>
              </w:rPr>
              <w:t>matanza</w:t>
            </w:r>
            <w:commentRangeEnd w:id="103"/>
            <w:r w:rsidR="00AA7A88">
              <w:rPr>
                <w:rStyle w:val="Refdecomentario"/>
                <w:rFonts w:ascii="Calibri" w:eastAsia="Calibri" w:hAnsi="Calibri"/>
              </w:rPr>
              <w:commentReference w:id="103"/>
            </w:r>
            <w:r w:rsidRPr="000A1D02">
              <w:rPr>
                <w:rStyle w:val="cursiva"/>
                <w:i/>
                <w:iCs/>
                <w:color w:val="000000" w:themeColor="text1"/>
              </w:rPr>
              <w:t xml:space="preserve"> de Quíos</w:t>
            </w:r>
            <w:r w:rsidRPr="000A1D02">
              <w:rPr>
                <w:color w:val="000000" w:themeColor="text1"/>
              </w:rPr>
              <w:t>.</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4.</w:t>
            </w:r>
            <w:r w:rsidRPr="000A1D02">
              <w:rPr>
                <w:rStyle w:val="apple-converted-space"/>
                <w:color w:val="000000" w:themeColor="text1"/>
              </w:rPr>
              <w:t> </w:t>
            </w:r>
            <w:r w:rsidRPr="000A1D02">
              <w:rPr>
                <w:rStyle w:val="cursiva"/>
                <w:i/>
                <w:iCs/>
                <w:color w:val="000000" w:themeColor="text1"/>
              </w:rPr>
              <w:t>Desembarco de Fernando VII en el Puerto de Santa María</w:t>
            </w:r>
            <w:r w:rsidRPr="000A1D02">
              <w:rPr>
                <w:color w:val="000000" w:themeColor="text1"/>
              </w:rPr>
              <w:t>, 1827, de José Aparicio (Museo Romántico, Madrid, España). </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5. Los soberanos aliados que formaban la Santa Alianza: Luis XVIII, rey de Francia (1755-1824), Alejandro I, zar de Rusia (1777-1825), Francisco II de Austria (1768-1835) y Federico Guillermo III rey de Prusia (1770-1840). Grabado de 1815 (Museo </w:t>
            </w:r>
            <w:proofErr w:type="spellStart"/>
            <w:r w:rsidRPr="000A1D02">
              <w:rPr>
                <w:color w:val="000000" w:themeColor="text1"/>
              </w:rPr>
              <w:t>Carnavalet</w:t>
            </w:r>
            <w:proofErr w:type="spellEnd"/>
            <w:r w:rsidRPr="000A1D02">
              <w:rPr>
                <w:color w:val="000000" w:themeColor="text1"/>
              </w:rPr>
              <w:t>, París, Francia).</w:t>
            </w:r>
          </w:p>
          <w:p w:rsidR="00035EDE" w:rsidRPr="00AD5735" w:rsidRDefault="00035EDE" w:rsidP="00035EDE">
            <w:pPr>
              <w:pStyle w:val="tab1"/>
              <w:shd w:val="clear" w:color="auto" w:fill="FFFFFF"/>
              <w:spacing w:before="0" w:beforeAutospacing="0" w:line="245" w:lineRule="atLeast"/>
              <w:jc w:val="both"/>
              <w:rPr>
                <w:b/>
                <w:color w:val="000000" w:themeColor="text1"/>
              </w:rPr>
            </w:pPr>
            <w:r w:rsidRPr="00AD5735">
              <w:rPr>
                <w:b/>
                <w:color w:val="000000" w:themeColor="text1"/>
              </w:rPr>
              <w:t>Revoluciones de 1830</w:t>
            </w:r>
            <w:del w:id="104" w:author="RAUL MAZO" w:date="2015-05-02T11:58:00Z">
              <w:r w:rsidRPr="00AD5735" w:rsidDel="0006400B">
                <w:rPr>
                  <w:b/>
                  <w:color w:val="000000" w:themeColor="text1"/>
                </w:rPr>
                <w:delText>:</w:delText>
              </w:r>
            </w:del>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1.</w:t>
            </w:r>
            <w:r w:rsidRPr="000A1D02">
              <w:rPr>
                <w:rStyle w:val="apple-converted-space"/>
                <w:color w:val="000000" w:themeColor="text1"/>
              </w:rPr>
              <w:t> </w:t>
            </w:r>
            <w:r w:rsidRPr="000A1D02">
              <w:rPr>
                <w:rStyle w:val="cursiva"/>
                <w:i/>
                <w:iCs/>
                <w:color w:val="000000" w:themeColor="text1"/>
              </w:rPr>
              <w:t>La Libertad guiando al pueblo</w:t>
            </w:r>
            <w:r w:rsidRPr="000A1D02">
              <w:rPr>
                <w:color w:val="000000" w:themeColor="text1"/>
              </w:rPr>
              <w:t xml:space="preserve">, 1830, de </w:t>
            </w:r>
            <w:proofErr w:type="spellStart"/>
            <w:r w:rsidRPr="000A1D02">
              <w:rPr>
                <w:color w:val="000000" w:themeColor="text1"/>
              </w:rPr>
              <w:t>Eugène</w:t>
            </w:r>
            <w:proofErr w:type="spellEnd"/>
            <w:r w:rsidRPr="000A1D02">
              <w:rPr>
                <w:color w:val="000000" w:themeColor="text1"/>
              </w:rPr>
              <w:t xml:space="preserve"> Delacroix (Museo del Louvre,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2. Los movimientos revolucionarios de 1830.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3. </w:t>
            </w:r>
            <w:r w:rsidR="005B6DD0" w:rsidRPr="00984406">
              <w:rPr>
                <w:color w:val="000000" w:themeColor="text1"/>
              </w:rPr>
              <w:t xml:space="preserve">Ataque al Ayuntamiento y al puente de </w:t>
            </w:r>
            <w:proofErr w:type="spellStart"/>
            <w:r w:rsidR="005B6DD0" w:rsidRPr="00984406">
              <w:rPr>
                <w:color w:val="000000" w:themeColor="text1"/>
              </w:rPr>
              <w:t>Arcole</w:t>
            </w:r>
            <w:proofErr w:type="spellEnd"/>
            <w:r w:rsidR="005B6DD0" w:rsidRPr="00984406">
              <w:rPr>
                <w:color w:val="000000" w:themeColor="text1"/>
              </w:rPr>
              <w:t xml:space="preserve"> en París</w:t>
            </w:r>
            <w:r w:rsidRPr="000A1D02">
              <w:rPr>
                <w:color w:val="000000" w:themeColor="text1"/>
              </w:rPr>
              <w:t xml:space="preserve"> (28 de julio de 1830), grabado de </w:t>
            </w:r>
            <w:proofErr w:type="spellStart"/>
            <w:r w:rsidRPr="000A1D02">
              <w:rPr>
                <w:color w:val="000000" w:themeColor="text1"/>
              </w:rPr>
              <w:t>Bourgeois</w:t>
            </w:r>
            <w:proofErr w:type="spellEnd"/>
            <w:r w:rsidRPr="000A1D02">
              <w:rPr>
                <w:color w:val="000000" w:themeColor="text1"/>
              </w:rPr>
              <w:t xml:space="preserve"> (Museo del Castillo de Versalles,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4.</w:t>
            </w:r>
            <w:r w:rsidRPr="000A1D02">
              <w:rPr>
                <w:rStyle w:val="apple-converted-space"/>
                <w:color w:val="000000" w:themeColor="text1"/>
              </w:rPr>
              <w:t> </w:t>
            </w:r>
            <w:r w:rsidRPr="000A1D02">
              <w:rPr>
                <w:rStyle w:val="cursiva"/>
                <w:i/>
                <w:iCs/>
                <w:color w:val="000000" w:themeColor="text1"/>
              </w:rPr>
              <w:t>Mañana en Venecia</w:t>
            </w:r>
            <w:r w:rsidRPr="000A1D02">
              <w:rPr>
                <w:color w:val="000000" w:themeColor="text1"/>
              </w:rPr>
              <w:t>, de Jean-Louis-</w:t>
            </w:r>
            <w:proofErr w:type="spellStart"/>
            <w:r w:rsidRPr="000A1D02">
              <w:rPr>
                <w:color w:val="000000" w:themeColor="text1"/>
              </w:rPr>
              <w:t>Théodore</w:t>
            </w:r>
            <w:proofErr w:type="spellEnd"/>
            <w:r w:rsidRPr="000A1D02">
              <w:rPr>
                <w:color w:val="000000" w:themeColor="text1"/>
              </w:rPr>
              <w:t xml:space="preserve"> </w:t>
            </w:r>
            <w:proofErr w:type="spellStart"/>
            <w:r w:rsidRPr="000A1D02">
              <w:rPr>
                <w:color w:val="000000" w:themeColor="text1"/>
              </w:rPr>
              <w:t>Géricault</w:t>
            </w:r>
            <w:proofErr w:type="spellEnd"/>
            <w:r w:rsidRPr="000A1D02">
              <w:rPr>
                <w:color w:val="000000" w:themeColor="text1"/>
              </w:rPr>
              <w:t xml:space="preserve"> (Museo </w:t>
            </w:r>
            <w:proofErr w:type="spellStart"/>
            <w:r w:rsidRPr="000A1D02">
              <w:rPr>
                <w:color w:val="000000" w:themeColor="text1"/>
              </w:rPr>
              <w:t>Pushkin</w:t>
            </w:r>
            <w:proofErr w:type="spellEnd"/>
            <w:r w:rsidRPr="000A1D02">
              <w:rPr>
                <w:color w:val="000000" w:themeColor="text1"/>
              </w:rPr>
              <w:t xml:space="preserve"> de Bellas Artes, Moscú, Rusia).</w:t>
            </w:r>
          </w:p>
          <w:p w:rsidR="00035EDE" w:rsidRPr="00AD5735" w:rsidRDefault="00035EDE" w:rsidP="00035EDE">
            <w:pPr>
              <w:pStyle w:val="tab1"/>
              <w:shd w:val="clear" w:color="auto" w:fill="FFFFFF"/>
              <w:spacing w:before="0" w:beforeAutospacing="0" w:line="245" w:lineRule="atLeast"/>
              <w:jc w:val="both"/>
              <w:rPr>
                <w:b/>
                <w:color w:val="000000" w:themeColor="text1"/>
              </w:rPr>
            </w:pPr>
            <w:r w:rsidRPr="00AD5735">
              <w:rPr>
                <w:b/>
                <w:color w:val="000000" w:themeColor="text1"/>
              </w:rPr>
              <w:t>Revoluciones de 1848</w:t>
            </w:r>
            <w:del w:id="105" w:author="RAUL MAZO" w:date="2015-05-02T11:58:00Z">
              <w:r w:rsidRPr="00AD5735" w:rsidDel="0006400B">
                <w:rPr>
                  <w:b/>
                  <w:color w:val="000000" w:themeColor="text1"/>
                </w:rPr>
                <w:delText>:</w:delText>
              </w:r>
            </w:del>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1. </w:t>
            </w:r>
            <w:r w:rsidR="005B6DD0" w:rsidRPr="00984406">
              <w:rPr>
                <w:color w:val="000000" w:themeColor="text1"/>
              </w:rPr>
              <w:t>Incendio del Palacio Real de París en febrero de</w:t>
            </w:r>
            <w:r w:rsidRPr="000A1D02">
              <w:rPr>
                <w:color w:val="000000" w:themeColor="text1"/>
              </w:rPr>
              <w:t xml:space="preserve"> 1848, de E. </w:t>
            </w:r>
            <w:proofErr w:type="spellStart"/>
            <w:r w:rsidRPr="000A1D02">
              <w:rPr>
                <w:color w:val="000000" w:themeColor="text1"/>
              </w:rPr>
              <w:t>Hagnauer</w:t>
            </w:r>
            <w:proofErr w:type="spellEnd"/>
            <w:r w:rsidRPr="000A1D02">
              <w:rPr>
                <w:color w:val="000000" w:themeColor="text1"/>
              </w:rPr>
              <w:t xml:space="preserve"> (Museo </w:t>
            </w:r>
            <w:proofErr w:type="spellStart"/>
            <w:r w:rsidRPr="000A1D02">
              <w:rPr>
                <w:color w:val="000000" w:themeColor="text1"/>
              </w:rPr>
              <w:t>Carnavalet</w:t>
            </w:r>
            <w:proofErr w:type="spellEnd"/>
            <w:r w:rsidRPr="000A1D02">
              <w:rPr>
                <w:color w:val="000000" w:themeColor="text1"/>
              </w:rPr>
              <w:t>,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2. Los movimientos revolucionarios de 1848</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3. Incendio del Palacio Real de París en febrero de 1848.</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4. </w:t>
            </w:r>
            <w:r w:rsidR="005B6DD0" w:rsidRPr="00984406">
              <w:rPr>
                <w:color w:val="000000" w:themeColor="text1"/>
              </w:rPr>
              <w:t>Toma del castillo de Eau en la plaza del Palacio Real</w:t>
            </w:r>
            <w:r w:rsidRPr="000A1D02">
              <w:rPr>
                <w:color w:val="000000" w:themeColor="text1"/>
              </w:rPr>
              <w:t xml:space="preserve">, 24 de febrero de 1848 (Museo </w:t>
            </w:r>
            <w:proofErr w:type="spellStart"/>
            <w:r w:rsidRPr="000A1D02">
              <w:rPr>
                <w:color w:val="000000" w:themeColor="text1"/>
              </w:rPr>
              <w:t>Carnavalet</w:t>
            </w:r>
            <w:proofErr w:type="spellEnd"/>
            <w:r w:rsidRPr="000A1D02">
              <w:rPr>
                <w:color w:val="000000" w:themeColor="text1"/>
              </w:rPr>
              <w:t>,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5. Detalle de la fachada del Palacio Imperial </w:t>
            </w:r>
            <w:proofErr w:type="spellStart"/>
            <w:r w:rsidRPr="000A1D02">
              <w:rPr>
                <w:color w:val="000000" w:themeColor="text1"/>
              </w:rPr>
              <w:t>Hofburg</w:t>
            </w:r>
            <w:proofErr w:type="spellEnd"/>
            <w:r w:rsidRPr="000A1D02">
              <w:rPr>
                <w:color w:val="000000" w:themeColor="text1"/>
              </w:rPr>
              <w:t xml:space="preserve"> (Viena, Austria).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lastRenderedPageBreak/>
              <w:t>6. Napoleón III, emperador de Francia (1852-1870).</w:t>
            </w:r>
          </w:p>
          <w:p w:rsidR="00035EDE" w:rsidRPr="00AD5735" w:rsidRDefault="00035EDE" w:rsidP="00035EDE">
            <w:pPr>
              <w:pStyle w:val="cabecera2"/>
              <w:shd w:val="clear" w:color="auto" w:fill="FFFFFF"/>
              <w:spacing w:before="0" w:beforeAutospacing="0" w:line="245" w:lineRule="atLeast"/>
              <w:jc w:val="both"/>
              <w:rPr>
                <w:b/>
                <w:color w:val="000000" w:themeColor="text1"/>
              </w:rPr>
            </w:pPr>
            <w:r w:rsidRPr="00AD5735">
              <w:rPr>
                <w:b/>
                <w:color w:val="000000" w:themeColor="text1"/>
              </w:rPr>
              <w:t>Después de la presentación</w:t>
            </w:r>
          </w:p>
          <w:p w:rsidR="00035EDE" w:rsidRPr="000A1D02" w:rsidRDefault="00035EDE" w:rsidP="00035EDE">
            <w:pPr>
              <w:pStyle w:val="Normal1"/>
              <w:shd w:val="clear" w:color="auto" w:fill="FFFFFF"/>
              <w:spacing w:before="0" w:beforeAutospacing="0" w:line="245" w:lineRule="atLeast"/>
              <w:jc w:val="both"/>
              <w:rPr>
                <w:color w:val="000000" w:themeColor="text1"/>
              </w:rPr>
            </w:pPr>
            <w:r w:rsidRPr="000A1D02">
              <w:rPr>
                <w:color w:val="000000" w:themeColor="text1"/>
              </w:rPr>
              <w:t>Tras el trabajo con el recurso</w:t>
            </w:r>
            <w:ins w:id="106" w:author="RAUL MAZO" w:date="2015-05-01T19:17:00Z">
              <w:r w:rsidR="00CA0D0E">
                <w:rPr>
                  <w:color w:val="000000" w:themeColor="text1"/>
                </w:rPr>
                <w:t>,</w:t>
              </w:r>
            </w:ins>
            <w:r w:rsidRPr="000A1D02">
              <w:rPr>
                <w:color w:val="000000" w:themeColor="text1"/>
              </w:rPr>
              <w:t xml:space="preserve"> </w:t>
            </w:r>
            <w:r w:rsidR="00AD5735">
              <w:rPr>
                <w:color w:val="000000" w:themeColor="text1"/>
              </w:rPr>
              <w:t xml:space="preserve">comente con los estudiantes </w:t>
            </w:r>
            <w:r w:rsidRPr="000A1D02">
              <w:rPr>
                <w:color w:val="000000" w:themeColor="text1"/>
              </w:rPr>
              <w:t>algunos de los mapas propuestos por la página en francés citada anteriormente. El objetivo es que observen las consecuencias que tuvieron para las fronteras europeas las distintas revoluciones liberales:</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Guerra de la Independencia griega [</w:t>
            </w:r>
            <w:hyperlink r:id="rId32" w:tgtFrame="_blank" w:history="1">
              <w:r w:rsidR="00AD5735">
                <w:rPr>
                  <w:rStyle w:val="Hipervnculo"/>
                  <w:color w:val="000000" w:themeColor="text1"/>
                </w:rPr>
                <w:t>VER</w:t>
              </w:r>
            </w:hyperlink>
            <w:r w:rsidRPr="000A1D02">
              <w:rPr>
                <w:color w:val="000000" w:themeColor="text1"/>
              </w:rPr>
              <w:t>].</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Revoluciones de 1830 en Europa [</w:t>
            </w:r>
            <w:hyperlink r:id="rId33" w:history="1">
              <w:r w:rsidR="00AD5735" w:rsidRPr="00AD5735">
                <w:rPr>
                  <w:rStyle w:val="Hipervnculo"/>
                </w:rPr>
                <w:t>VER</w:t>
              </w:r>
            </w:hyperlink>
            <w:r w:rsidRPr="000A1D02">
              <w:rPr>
                <w:color w:val="000000" w:themeColor="text1"/>
              </w:rPr>
              <w:t>].</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Situación de Europa en 1839 [</w:t>
            </w:r>
            <w:hyperlink r:id="rId34" w:history="1">
              <w:r w:rsidR="00AD5735" w:rsidRPr="00AD5735">
                <w:rPr>
                  <w:rStyle w:val="Hipervnculo"/>
                </w:rPr>
                <w:t>VER</w:t>
              </w:r>
            </w:hyperlink>
            <w:r w:rsidRPr="000A1D02">
              <w:rPr>
                <w:color w:val="000000" w:themeColor="text1"/>
              </w:rPr>
              <w:t>].</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Revoluciones de 1848 en Europa [</w:t>
            </w:r>
            <w:hyperlink r:id="rId35" w:tgtFrame="_blank" w:history="1">
              <w:r w:rsidR="00AD5735">
                <w:rPr>
                  <w:rStyle w:val="Hipervnculo"/>
                  <w:color w:val="000000" w:themeColor="text1"/>
                </w:rPr>
                <w:t>VER</w:t>
              </w:r>
            </w:hyperlink>
            <w:r w:rsidRPr="000A1D02">
              <w:rPr>
                <w:color w:val="000000" w:themeColor="text1"/>
              </w:rPr>
              <w:t>].</w:t>
            </w:r>
          </w:p>
          <w:p w:rsidR="00035EDE"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Situación de Europa en 1858 [</w:t>
            </w:r>
            <w:hyperlink r:id="rId36" w:history="1">
              <w:r w:rsidR="00AD5735" w:rsidRPr="00AD5735">
                <w:rPr>
                  <w:rStyle w:val="Hipervnculo"/>
                </w:rPr>
                <w:t>VER</w:t>
              </w:r>
            </w:hyperlink>
            <w:r w:rsidRPr="000A1D02">
              <w:rPr>
                <w:color w:val="000000" w:themeColor="text1"/>
              </w:rPr>
              <w:t>].</w:t>
            </w:r>
          </w:p>
          <w:p w:rsidR="00D02406" w:rsidRDefault="00D02406" w:rsidP="00035EDE">
            <w:pPr>
              <w:pStyle w:val="tab1"/>
              <w:shd w:val="clear" w:color="auto" w:fill="FFFFFF"/>
              <w:spacing w:before="0" w:beforeAutospacing="0" w:line="245" w:lineRule="atLeast"/>
              <w:jc w:val="both"/>
              <w:rPr>
                <w:color w:val="000000" w:themeColor="text1"/>
              </w:rPr>
            </w:pPr>
          </w:p>
          <w:p w:rsidR="00D02406" w:rsidRPr="000A1D02" w:rsidRDefault="00D02406" w:rsidP="00D02406">
            <w:pPr>
              <w:pStyle w:val="Ttulo4"/>
              <w:shd w:val="clear" w:color="auto" w:fill="FFFFFF"/>
              <w:spacing w:before="109" w:beforeAutospacing="0" w:after="109" w:afterAutospacing="0"/>
              <w:outlineLvl w:val="3"/>
              <w:rPr>
                <w:bCs w:val="0"/>
                <w:color w:val="000000" w:themeColor="text1"/>
              </w:rPr>
            </w:pPr>
            <w:r w:rsidRPr="000A1D02">
              <w:rPr>
                <w:bCs w:val="0"/>
                <w:color w:val="000000" w:themeColor="text1"/>
              </w:rPr>
              <w:t>FICHA DE</w:t>
            </w:r>
            <w:r>
              <w:rPr>
                <w:bCs w:val="0"/>
                <w:color w:val="000000" w:themeColor="text1"/>
              </w:rPr>
              <w:t>L</w:t>
            </w:r>
            <w:r w:rsidRPr="000A1D02">
              <w:rPr>
                <w:bCs w:val="0"/>
                <w:color w:val="000000" w:themeColor="text1"/>
              </w:rPr>
              <w:t xml:space="preserve"> ESTUDIANTE</w:t>
            </w:r>
            <w:del w:id="107" w:author="RAUL MAZO" w:date="2015-05-01T19:18:00Z">
              <w:r w:rsidRPr="000A1D02" w:rsidDel="00CA0D0E">
                <w:rPr>
                  <w:bCs w:val="0"/>
                  <w:color w:val="000000" w:themeColor="text1"/>
                </w:rPr>
                <w:delText>:</w:delText>
              </w:r>
            </w:del>
          </w:p>
          <w:p w:rsidR="00D02406" w:rsidRPr="005C123B" w:rsidRDefault="00D02406" w:rsidP="00D02406">
            <w:pPr>
              <w:pStyle w:val="cabecera2"/>
              <w:shd w:val="clear" w:color="auto" w:fill="FFFFFF"/>
              <w:spacing w:before="136" w:beforeAutospacing="0" w:after="136" w:afterAutospacing="0" w:line="245" w:lineRule="atLeast"/>
              <w:rPr>
                <w:b/>
                <w:color w:val="000000" w:themeColor="text1"/>
              </w:rPr>
            </w:pPr>
            <w:r w:rsidRPr="005C123B">
              <w:rPr>
                <w:b/>
                <w:color w:val="000000" w:themeColor="text1"/>
              </w:rPr>
              <w:t>El siglo de las revoluciones liberales</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El fin del Imperio napoleónico representó el comienzo de un nuevo per</w:t>
            </w:r>
            <w:r>
              <w:rPr>
                <w:color w:val="000000" w:themeColor="text1"/>
              </w:rPr>
              <w:t>i</w:t>
            </w:r>
            <w:r w:rsidRPr="000A1D02">
              <w:rPr>
                <w:color w:val="000000" w:themeColor="text1"/>
              </w:rPr>
              <w:t>odo histórico conocido como la</w:t>
            </w:r>
            <w:r w:rsidRPr="000A1D02">
              <w:rPr>
                <w:rStyle w:val="apple-converted-space"/>
                <w:color w:val="000000" w:themeColor="text1"/>
              </w:rPr>
              <w:t> </w:t>
            </w:r>
            <w:r w:rsidRPr="000A1D02">
              <w:rPr>
                <w:rStyle w:val="negrita"/>
                <w:b/>
                <w:bCs/>
                <w:color w:val="000000" w:themeColor="text1"/>
              </w:rPr>
              <w:t>Europa de la</w:t>
            </w:r>
            <w:r w:rsidRPr="000A1D02">
              <w:rPr>
                <w:rStyle w:val="apple-converted-space"/>
                <w:color w:val="000000" w:themeColor="text1"/>
              </w:rPr>
              <w:t> </w:t>
            </w:r>
            <w:r w:rsidRPr="000A1D02">
              <w:rPr>
                <w:rStyle w:val="negrita"/>
                <w:b/>
                <w:bCs/>
                <w:color w:val="000000" w:themeColor="text1"/>
              </w:rPr>
              <w:t>Restauración</w:t>
            </w:r>
            <w:r w:rsidRPr="000A1D02">
              <w:rPr>
                <w:color w:val="000000" w:themeColor="text1"/>
              </w:rPr>
              <w:t xml:space="preserve">. Durante esta etapa se produjo el restablecimiento del absolutismo, aunque ello no pudo acabar con el avance de las ideas liberales, que habían </w:t>
            </w:r>
            <w:r>
              <w:rPr>
                <w:color w:val="000000" w:themeColor="text1"/>
              </w:rPr>
              <w:t>llegado a tomar mucha fuerza</w:t>
            </w:r>
            <w:r w:rsidR="007D663F">
              <w:rPr>
                <w:color w:val="000000" w:themeColor="text1"/>
              </w:rPr>
              <w:t xml:space="preserve"> </w:t>
            </w:r>
            <w:r w:rsidRPr="000A1D02">
              <w:rPr>
                <w:color w:val="000000" w:themeColor="text1"/>
              </w:rPr>
              <w:t xml:space="preserve">en aquellas sociedades en las que habían penetrado durante el </w:t>
            </w:r>
            <w:del w:id="108" w:author="RAUL MAZO" w:date="2015-05-01T19:18:00Z">
              <w:r w:rsidRPr="000A1D02" w:rsidDel="00CA0D0E">
                <w:rPr>
                  <w:color w:val="000000" w:themeColor="text1"/>
                </w:rPr>
                <w:delText xml:space="preserve">período </w:delText>
              </w:r>
            </w:del>
            <w:ins w:id="109" w:author="RAUL MAZO" w:date="2015-05-01T19:18:00Z">
              <w:r w:rsidR="00CA0D0E" w:rsidRPr="000A1D02">
                <w:rPr>
                  <w:color w:val="000000" w:themeColor="text1"/>
                </w:rPr>
                <w:t>per</w:t>
              </w:r>
              <w:r w:rsidR="00CA0D0E">
                <w:rPr>
                  <w:color w:val="000000" w:themeColor="text1"/>
                </w:rPr>
                <w:t>i</w:t>
              </w:r>
              <w:r w:rsidR="00CA0D0E" w:rsidRPr="000A1D02">
                <w:rPr>
                  <w:color w:val="000000" w:themeColor="text1"/>
                </w:rPr>
                <w:t xml:space="preserve">odo </w:t>
              </w:r>
            </w:ins>
            <w:r>
              <w:rPr>
                <w:color w:val="000000" w:themeColor="text1"/>
              </w:rPr>
              <w:t>anterior</w:t>
            </w:r>
            <w:r w:rsidRPr="000A1D02">
              <w:rPr>
                <w:color w:val="000000" w:themeColor="text1"/>
              </w:rPr>
              <w:t>.</w:t>
            </w:r>
          </w:p>
          <w:p w:rsidR="00D02406" w:rsidRPr="00D02406" w:rsidRDefault="00D02406" w:rsidP="00D02406">
            <w:pPr>
              <w:pStyle w:val="cabecera3"/>
              <w:shd w:val="clear" w:color="auto" w:fill="FFFFFF"/>
              <w:spacing w:before="272" w:beforeAutospacing="0" w:after="136" w:afterAutospacing="0" w:line="245" w:lineRule="atLeast"/>
              <w:rPr>
                <w:b/>
                <w:color w:val="000000" w:themeColor="text1"/>
              </w:rPr>
            </w:pPr>
            <w:r w:rsidRPr="00D02406">
              <w:rPr>
                <w:b/>
                <w:color w:val="000000" w:themeColor="text1"/>
              </w:rPr>
              <w:t>Las revoluciones liberales de 1820</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A comienzos de la década de 1820 se produjo la primera oleada de revoluciones liberales tras el fin de las guerras napoleónicas.</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En gran parte de los territorios donde habían existido regímenes liberales, se produjeron insurrecciones armadas contra el</w:t>
            </w:r>
            <w:r w:rsidRPr="000A1D02">
              <w:rPr>
                <w:rStyle w:val="apple-converted-space"/>
                <w:color w:val="000000" w:themeColor="text1"/>
              </w:rPr>
              <w:t> </w:t>
            </w:r>
            <w:r w:rsidRPr="000A1D02">
              <w:rPr>
                <w:rStyle w:val="negrita"/>
                <w:b/>
                <w:bCs/>
                <w:color w:val="000000" w:themeColor="text1"/>
              </w:rPr>
              <w:t>régimen absolutista</w:t>
            </w:r>
            <w:r w:rsidRPr="000A1D02">
              <w:rPr>
                <w:color w:val="000000" w:themeColor="text1"/>
              </w:rPr>
              <w:t xml:space="preserve">, como en España, Portugal o el Reino de las Dos </w:t>
            </w:r>
            <w:proofErr w:type="spellStart"/>
            <w:r w:rsidRPr="000A1D02">
              <w:rPr>
                <w:color w:val="000000" w:themeColor="text1"/>
              </w:rPr>
              <w:t>Sicilias</w:t>
            </w:r>
            <w:proofErr w:type="spellEnd"/>
            <w:r w:rsidRPr="000A1D02">
              <w:rPr>
                <w:color w:val="000000" w:themeColor="text1"/>
              </w:rPr>
              <w:t>. Sin embargo, todas ellas fueron aplastadas por la intervención de la</w:t>
            </w:r>
            <w:r w:rsidRPr="000A1D02">
              <w:rPr>
                <w:rStyle w:val="apple-converted-space"/>
                <w:color w:val="000000" w:themeColor="text1"/>
              </w:rPr>
              <w:t> </w:t>
            </w:r>
            <w:r w:rsidRPr="000A1D02">
              <w:rPr>
                <w:rStyle w:val="negrita"/>
                <w:b/>
                <w:bCs/>
                <w:color w:val="000000" w:themeColor="text1"/>
              </w:rPr>
              <w:t>Santa Alianza</w:t>
            </w:r>
            <w:r w:rsidRPr="000A1D02">
              <w:rPr>
                <w:color w:val="000000" w:themeColor="text1"/>
              </w:rPr>
              <w:t>.</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Junto a aquellas, también hubo movimientos revolucionarios en los territorios sometidos al dominio de otros Estados. En ese contexto, se produjo el levantamiento de</w:t>
            </w:r>
            <w:r w:rsidRPr="000A1D02">
              <w:rPr>
                <w:rStyle w:val="apple-converted-space"/>
                <w:color w:val="000000" w:themeColor="text1"/>
              </w:rPr>
              <w:t> </w:t>
            </w:r>
            <w:r w:rsidRPr="000A1D02">
              <w:rPr>
                <w:rStyle w:val="negrita"/>
                <w:b/>
                <w:bCs/>
                <w:color w:val="000000" w:themeColor="text1"/>
              </w:rPr>
              <w:t>Grecia</w:t>
            </w:r>
            <w:r w:rsidRPr="000A1D02">
              <w:rPr>
                <w:rStyle w:val="apple-converted-space"/>
                <w:b/>
                <w:bCs/>
                <w:color w:val="000000" w:themeColor="text1"/>
              </w:rPr>
              <w:t> </w:t>
            </w:r>
            <w:r w:rsidRPr="000A1D02">
              <w:rPr>
                <w:color w:val="000000" w:themeColor="text1"/>
              </w:rPr>
              <w:t>(apoyado por las potencias europeas) contra el</w:t>
            </w:r>
            <w:r w:rsidRPr="000A1D02">
              <w:rPr>
                <w:rStyle w:val="apple-converted-space"/>
                <w:color w:val="000000" w:themeColor="text1"/>
              </w:rPr>
              <w:t> </w:t>
            </w:r>
            <w:r w:rsidRPr="000A1D02">
              <w:rPr>
                <w:rStyle w:val="negrita"/>
                <w:b/>
                <w:bCs/>
                <w:color w:val="000000" w:themeColor="text1"/>
              </w:rPr>
              <w:t>dominio turco</w:t>
            </w:r>
            <w:r w:rsidRPr="000A1D02">
              <w:rPr>
                <w:color w:val="000000" w:themeColor="text1"/>
              </w:rPr>
              <w:t>. En 1822, los griegos proclamaron su independencia del Imperio otomano, aunque esta no fue efectiva hasta 1829, tras una sangrienta guerra. </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Al mismo tiempo, de forma progresiva, se produjo la</w:t>
            </w:r>
            <w:r w:rsidRPr="000A1D02">
              <w:rPr>
                <w:rStyle w:val="apple-converted-space"/>
                <w:color w:val="000000" w:themeColor="text1"/>
              </w:rPr>
              <w:t> </w:t>
            </w:r>
            <w:r>
              <w:rPr>
                <w:rStyle w:val="negrita"/>
                <w:b/>
                <w:bCs/>
                <w:color w:val="000000" w:themeColor="text1"/>
              </w:rPr>
              <w:t>I</w:t>
            </w:r>
            <w:r w:rsidRPr="000A1D02">
              <w:rPr>
                <w:rStyle w:val="negrita"/>
                <w:b/>
                <w:bCs/>
                <w:color w:val="000000" w:themeColor="text1"/>
              </w:rPr>
              <w:t xml:space="preserve">ndependencia </w:t>
            </w:r>
            <w:r w:rsidRPr="000A1D02">
              <w:rPr>
                <w:rStyle w:val="negrita"/>
                <w:b/>
                <w:bCs/>
                <w:color w:val="000000" w:themeColor="text1"/>
              </w:rPr>
              <w:lastRenderedPageBreak/>
              <w:t>de las colonias americanas</w:t>
            </w:r>
            <w:r w:rsidRPr="000A1D02">
              <w:rPr>
                <w:rStyle w:val="apple-converted-space"/>
                <w:b/>
                <w:bCs/>
                <w:color w:val="000000" w:themeColor="text1"/>
              </w:rPr>
              <w:t> </w:t>
            </w:r>
            <w:r w:rsidRPr="000A1D02">
              <w:rPr>
                <w:color w:val="000000" w:themeColor="text1"/>
              </w:rPr>
              <w:t>(1811-1824), donde se impusieron regímenes liberales.</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A pesar de la represión y del fracaso de la mayor parte de las revoluciones de la década de 1820, las ideas liberales no se extinguieron. Muchos liberales se exiliaron a países como Reino Unido, desde donde organizaron nuevos levantamientos contra el absolutismo.</w:t>
            </w:r>
          </w:p>
          <w:p w:rsidR="00D02406" w:rsidRPr="00D02406" w:rsidRDefault="00D02406" w:rsidP="00D02406">
            <w:pPr>
              <w:pStyle w:val="cabecera3"/>
              <w:shd w:val="clear" w:color="auto" w:fill="FFFFFF"/>
              <w:spacing w:before="272" w:beforeAutospacing="0" w:after="136" w:afterAutospacing="0" w:line="245" w:lineRule="atLeast"/>
              <w:rPr>
                <w:b/>
                <w:color w:val="000000" w:themeColor="text1"/>
              </w:rPr>
            </w:pPr>
            <w:r w:rsidRPr="00D02406">
              <w:rPr>
                <w:b/>
                <w:color w:val="000000" w:themeColor="text1"/>
              </w:rPr>
              <w:t>Las revoluciones liberales de 1830</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la década 1830, se produjo una segunda oleada de movimientos revolucionarios, cuya extensión y consecuencias políticas fueron más importantes que las de la etapa precedente. En esta ocasión, la burguesía contó con el</w:t>
            </w:r>
            <w:r w:rsidRPr="000A1D02">
              <w:rPr>
                <w:rStyle w:val="apple-converted-space"/>
                <w:color w:val="000000" w:themeColor="text1"/>
              </w:rPr>
              <w:t> </w:t>
            </w:r>
            <w:r w:rsidRPr="000A1D02">
              <w:rPr>
                <w:rStyle w:val="negrita"/>
                <w:b/>
                <w:bCs/>
                <w:color w:val="000000" w:themeColor="text1"/>
              </w:rPr>
              <w:t>apoyo de las clases populares</w:t>
            </w:r>
            <w:r w:rsidRPr="000A1D02">
              <w:rPr>
                <w:rStyle w:val="apple-converted-space"/>
                <w:b/>
                <w:bCs/>
                <w:color w:val="000000" w:themeColor="text1"/>
              </w:rPr>
              <w:t> </w:t>
            </w:r>
            <w:r w:rsidRPr="000A1D02">
              <w:rPr>
                <w:color w:val="000000" w:themeColor="text1"/>
              </w:rPr>
              <w:t>como consecuencia del contexto de crisis económica por el que atravesaba Europa.</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El centro de las revoluciones se situó en Francia. En julio de 1830, el rey absolutista </w:t>
            </w:r>
            <w:r w:rsidRPr="000A1D02">
              <w:rPr>
                <w:rStyle w:val="negrita"/>
                <w:b/>
                <w:bCs/>
                <w:color w:val="000000" w:themeColor="text1"/>
              </w:rPr>
              <w:t>Carlos X de Borbón</w:t>
            </w:r>
            <w:r w:rsidRPr="000A1D02">
              <w:rPr>
                <w:rStyle w:val="apple-converted-space"/>
                <w:b/>
                <w:bCs/>
                <w:color w:val="000000" w:themeColor="text1"/>
              </w:rPr>
              <w:t> </w:t>
            </w:r>
            <w:r w:rsidRPr="000A1D02">
              <w:rPr>
                <w:color w:val="000000" w:themeColor="text1"/>
              </w:rPr>
              <w:t>fue depuesto y se proclamó la</w:t>
            </w:r>
            <w:r w:rsidRPr="000A1D02">
              <w:rPr>
                <w:rStyle w:val="apple-converted-space"/>
                <w:color w:val="000000" w:themeColor="text1"/>
              </w:rPr>
              <w:t> </w:t>
            </w:r>
            <w:r w:rsidRPr="000A1D02">
              <w:rPr>
                <w:rStyle w:val="negrita"/>
                <w:b/>
                <w:bCs/>
                <w:color w:val="000000" w:themeColor="text1"/>
              </w:rPr>
              <w:t>monarquía constitucional</w:t>
            </w:r>
            <w:r w:rsidRPr="000A1D02">
              <w:rPr>
                <w:color w:val="000000" w:themeColor="text1"/>
              </w:rPr>
              <w:t>, con </w:t>
            </w:r>
            <w:r w:rsidRPr="000A1D02">
              <w:rPr>
                <w:rStyle w:val="negrita"/>
                <w:b/>
                <w:bCs/>
                <w:color w:val="000000" w:themeColor="text1"/>
              </w:rPr>
              <w:t>Luis Felipe de Orleans</w:t>
            </w:r>
            <w:r w:rsidRPr="000A1D02">
              <w:rPr>
                <w:rStyle w:val="apple-converted-space"/>
                <w:b/>
                <w:bCs/>
                <w:color w:val="000000" w:themeColor="text1"/>
              </w:rPr>
              <w:t> </w:t>
            </w:r>
            <w:r w:rsidRPr="000A1D02">
              <w:rPr>
                <w:color w:val="000000" w:themeColor="text1"/>
              </w:rPr>
              <w:t>en el trono francés.</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rStyle w:val="negrita"/>
                <w:b/>
                <w:bCs/>
                <w:color w:val="000000" w:themeColor="text1"/>
              </w:rPr>
              <w:t>Bélgica</w:t>
            </w:r>
            <w:r w:rsidRPr="000A1D02">
              <w:rPr>
                <w:rStyle w:val="apple-converted-space"/>
                <w:color w:val="000000" w:themeColor="text1"/>
              </w:rPr>
              <w:t> </w:t>
            </w:r>
            <w:r w:rsidRPr="000A1D02">
              <w:rPr>
                <w:color w:val="000000" w:themeColor="text1"/>
              </w:rPr>
              <w:t>logró la independencia de los Países Bajos y proclamó una monarquía constitucional.</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territorios como</w:t>
            </w:r>
            <w:r w:rsidRPr="000A1D02">
              <w:rPr>
                <w:rStyle w:val="apple-converted-space"/>
                <w:color w:val="000000" w:themeColor="text1"/>
              </w:rPr>
              <w:t> </w:t>
            </w:r>
            <w:r w:rsidRPr="000A1D02">
              <w:rPr>
                <w:rStyle w:val="negrita"/>
                <w:b/>
                <w:bCs/>
                <w:color w:val="000000" w:themeColor="text1"/>
              </w:rPr>
              <w:t>Suiza</w:t>
            </w:r>
            <w:r w:rsidRPr="000A1D02">
              <w:rPr>
                <w:color w:val="000000" w:themeColor="text1"/>
              </w:rPr>
              <w:t>,</w:t>
            </w:r>
            <w:r w:rsidRPr="000A1D02">
              <w:rPr>
                <w:rStyle w:val="apple-converted-space"/>
                <w:color w:val="000000" w:themeColor="text1"/>
              </w:rPr>
              <w:t> </w:t>
            </w:r>
            <w:r w:rsidRPr="000A1D02">
              <w:rPr>
                <w:rStyle w:val="negrita"/>
                <w:b/>
                <w:bCs/>
                <w:color w:val="000000" w:themeColor="text1"/>
              </w:rPr>
              <w:t>Portugal</w:t>
            </w:r>
            <w:r w:rsidRPr="000A1D02">
              <w:rPr>
                <w:rStyle w:val="apple-converted-space"/>
                <w:b/>
                <w:bCs/>
                <w:color w:val="000000" w:themeColor="text1"/>
              </w:rPr>
              <w:t> </w:t>
            </w:r>
            <w:r w:rsidRPr="000A1D02">
              <w:rPr>
                <w:color w:val="000000" w:themeColor="text1"/>
              </w:rPr>
              <w:t>y</w:t>
            </w:r>
            <w:r w:rsidRPr="000A1D02">
              <w:rPr>
                <w:rStyle w:val="apple-converted-space"/>
                <w:color w:val="000000" w:themeColor="text1"/>
              </w:rPr>
              <w:t> </w:t>
            </w:r>
            <w:r w:rsidRPr="000A1D02">
              <w:rPr>
                <w:rStyle w:val="negrita"/>
                <w:b/>
                <w:bCs/>
                <w:color w:val="000000" w:themeColor="text1"/>
              </w:rPr>
              <w:t>España</w:t>
            </w:r>
            <w:r w:rsidRPr="000A1D02">
              <w:rPr>
                <w:rStyle w:val="apple-converted-space"/>
                <w:b/>
                <w:bCs/>
                <w:color w:val="000000" w:themeColor="text1"/>
              </w:rPr>
              <w:t> </w:t>
            </w:r>
            <w:r w:rsidRPr="000A1D02">
              <w:rPr>
                <w:color w:val="000000" w:themeColor="text1"/>
              </w:rPr>
              <w:t>se produjo el retorno de los liberales al poder, mientras que en</w:t>
            </w:r>
            <w:r w:rsidRPr="000A1D02">
              <w:rPr>
                <w:rStyle w:val="apple-converted-space"/>
                <w:color w:val="000000" w:themeColor="text1"/>
              </w:rPr>
              <w:t> </w:t>
            </w:r>
            <w:r w:rsidRPr="000A1D02">
              <w:rPr>
                <w:rStyle w:val="negrita"/>
                <w:b/>
                <w:bCs/>
                <w:color w:val="000000" w:themeColor="text1"/>
              </w:rPr>
              <w:t>Italia</w:t>
            </w:r>
            <w:r w:rsidRPr="000A1D02">
              <w:rPr>
                <w:color w:val="000000" w:themeColor="text1"/>
              </w:rPr>
              <w:t>,</w:t>
            </w:r>
            <w:r w:rsidRPr="000A1D02">
              <w:rPr>
                <w:rStyle w:val="apple-converted-space"/>
                <w:color w:val="000000" w:themeColor="text1"/>
              </w:rPr>
              <w:t> </w:t>
            </w:r>
            <w:r w:rsidRPr="000A1D02">
              <w:rPr>
                <w:rStyle w:val="negrita"/>
                <w:b/>
                <w:bCs/>
                <w:color w:val="000000" w:themeColor="text1"/>
              </w:rPr>
              <w:t>Polonia</w:t>
            </w:r>
            <w:r w:rsidRPr="000A1D02">
              <w:rPr>
                <w:rStyle w:val="apple-converted-space"/>
                <w:b/>
                <w:bCs/>
                <w:color w:val="000000" w:themeColor="text1"/>
              </w:rPr>
              <w:t> </w:t>
            </w:r>
            <w:r w:rsidRPr="000A1D02">
              <w:rPr>
                <w:color w:val="000000" w:themeColor="text1"/>
              </w:rPr>
              <w:t>y en los</w:t>
            </w:r>
            <w:r w:rsidRPr="000A1D02">
              <w:rPr>
                <w:rStyle w:val="apple-converted-space"/>
                <w:color w:val="000000" w:themeColor="text1"/>
              </w:rPr>
              <w:t> </w:t>
            </w:r>
            <w:r w:rsidRPr="000A1D02">
              <w:rPr>
                <w:rStyle w:val="negrita"/>
                <w:b/>
                <w:bCs/>
                <w:color w:val="000000" w:themeColor="text1"/>
              </w:rPr>
              <w:t>Estados alemanes</w:t>
            </w:r>
            <w:r w:rsidRPr="000A1D02">
              <w:rPr>
                <w:rStyle w:val="apple-converted-space"/>
                <w:b/>
                <w:bCs/>
                <w:color w:val="000000" w:themeColor="text1"/>
              </w:rPr>
              <w:t> </w:t>
            </w:r>
            <w:r w:rsidRPr="000A1D02">
              <w:rPr>
                <w:color w:val="000000" w:themeColor="text1"/>
              </w:rPr>
              <w:t>la revolución liberal fracasó, aunque el sistema de la Restauración quedó debilitado.</w:t>
            </w:r>
          </w:p>
          <w:p w:rsidR="00D02406" w:rsidRPr="00D02406" w:rsidRDefault="00D02406" w:rsidP="00D02406">
            <w:pPr>
              <w:pStyle w:val="cabecera3"/>
              <w:shd w:val="clear" w:color="auto" w:fill="FFFFFF"/>
              <w:spacing w:before="272" w:beforeAutospacing="0" w:after="136" w:afterAutospacing="0" w:line="245" w:lineRule="atLeast"/>
              <w:rPr>
                <w:b/>
                <w:color w:val="000000" w:themeColor="text1"/>
              </w:rPr>
            </w:pPr>
            <w:r w:rsidRPr="00D02406">
              <w:rPr>
                <w:b/>
                <w:color w:val="000000" w:themeColor="text1"/>
              </w:rPr>
              <w:t>Las revoluciones liberales de 1848</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1848</w:t>
            </w:r>
            <w:del w:id="110" w:author="RAUL MAZO" w:date="2015-05-01T19:20:00Z">
              <w:r w:rsidRPr="000A1D02" w:rsidDel="00CA0D0E">
                <w:rPr>
                  <w:color w:val="000000" w:themeColor="text1"/>
                </w:rPr>
                <w:delText>,</w:delText>
              </w:r>
            </w:del>
            <w:r w:rsidRPr="000A1D02">
              <w:rPr>
                <w:color w:val="000000" w:themeColor="text1"/>
              </w:rPr>
              <w:t xml:space="preserve"> tuvo lugar una tercera oleada revolucionaria conocida como la</w:t>
            </w:r>
            <w:r w:rsidRPr="000A1D02">
              <w:rPr>
                <w:rStyle w:val="apple-converted-space"/>
                <w:color w:val="000000" w:themeColor="text1"/>
              </w:rPr>
              <w:t> </w:t>
            </w:r>
            <w:r w:rsidRPr="000A1D02">
              <w:rPr>
                <w:rStyle w:val="negrita"/>
                <w:b/>
                <w:bCs/>
                <w:color w:val="000000" w:themeColor="text1"/>
              </w:rPr>
              <w:t>primavera de los pueblos</w:t>
            </w:r>
            <w:r w:rsidRPr="000A1D02">
              <w:rPr>
                <w:color w:val="000000" w:themeColor="text1"/>
              </w:rPr>
              <w:t>. En esta ocasión, el movimiento se extendió por toda Europa y los ideales liberales y nacionalistas se sumaron, por primera vez, a los</w:t>
            </w:r>
            <w:r w:rsidRPr="000A1D02">
              <w:rPr>
                <w:rStyle w:val="apple-converted-space"/>
                <w:color w:val="000000" w:themeColor="text1"/>
              </w:rPr>
              <w:t> </w:t>
            </w:r>
            <w:r w:rsidRPr="000A1D02">
              <w:rPr>
                <w:rStyle w:val="negrita"/>
                <w:b/>
                <w:bCs/>
                <w:color w:val="000000" w:themeColor="text1"/>
              </w:rPr>
              <w:t>ideales democráticos</w:t>
            </w:r>
            <w:r w:rsidRPr="000A1D02">
              <w:rPr>
                <w:color w:val="000000" w:themeColor="text1"/>
              </w:rPr>
              <w:t>: sufragio universal masculino y soberanía popular. Además surgieron voces a favor de la República y apareció el socialismo.</w:t>
            </w:r>
            <w:r w:rsidR="007D663F">
              <w:rPr>
                <w:color w:val="000000" w:themeColor="text1"/>
              </w:rPr>
              <w:t xml:space="preserve"> </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Aquellas revoluciones estuvieron marcadas, también, por la participación activa de la </w:t>
            </w:r>
            <w:r w:rsidRPr="000A1D02">
              <w:rPr>
                <w:rStyle w:val="negrita"/>
                <w:b/>
                <w:bCs/>
                <w:color w:val="000000" w:themeColor="text1"/>
              </w:rPr>
              <w:t>pequeña burguesía </w:t>
            </w:r>
            <w:r w:rsidRPr="000A1D02">
              <w:rPr>
                <w:color w:val="000000" w:themeColor="text1"/>
              </w:rPr>
              <w:t>y de la</w:t>
            </w:r>
            <w:r w:rsidRPr="000A1D02">
              <w:rPr>
                <w:rStyle w:val="apple-converted-space"/>
                <w:color w:val="000000" w:themeColor="text1"/>
              </w:rPr>
              <w:t> </w:t>
            </w:r>
            <w:r w:rsidRPr="000A1D02">
              <w:rPr>
                <w:rStyle w:val="negrita"/>
                <w:b/>
                <w:bCs/>
                <w:color w:val="000000" w:themeColor="text1"/>
              </w:rPr>
              <w:t>incipiente clase obrera</w:t>
            </w:r>
            <w:r w:rsidRPr="000A1D02">
              <w:rPr>
                <w:color w:val="000000" w:themeColor="text1"/>
              </w:rPr>
              <w:t>, que reclamaba políticas progresistas.</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Los movimientos revolucionarios comenzaron en Francia, donde las presiones de la pequeña burguesía y los obreros obligaron a Luis Felipe de Orleans a abdicar. Tras ello se proclamó la </w:t>
            </w:r>
            <w:r w:rsidRPr="000A1D02">
              <w:rPr>
                <w:rStyle w:val="negrita"/>
                <w:b/>
                <w:bCs/>
                <w:color w:val="000000" w:themeColor="text1"/>
              </w:rPr>
              <w:t>II República francesa</w:t>
            </w:r>
            <w:r w:rsidRPr="000A1D02">
              <w:rPr>
                <w:color w:val="000000" w:themeColor="text1"/>
              </w:rPr>
              <w:t xml:space="preserve">. Durante este </w:t>
            </w:r>
            <w:del w:id="111" w:author="RAUL MAZO" w:date="2015-05-01T19:21:00Z">
              <w:r w:rsidRPr="000A1D02" w:rsidDel="00CA0D0E">
                <w:rPr>
                  <w:color w:val="000000" w:themeColor="text1"/>
                </w:rPr>
                <w:delText xml:space="preserve">período </w:delText>
              </w:r>
            </w:del>
            <w:ins w:id="112" w:author="RAUL MAZO" w:date="2015-05-01T19:21:00Z">
              <w:r w:rsidR="00CA0D0E" w:rsidRPr="000A1D02">
                <w:rPr>
                  <w:color w:val="000000" w:themeColor="text1"/>
                </w:rPr>
                <w:t>per</w:t>
              </w:r>
              <w:r w:rsidR="00CA0D0E">
                <w:rPr>
                  <w:color w:val="000000" w:themeColor="text1"/>
                </w:rPr>
                <w:t>i</w:t>
              </w:r>
              <w:r w:rsidR="00CA0D0E" w:rsidRPr="000A1D02">
                <w:rPr>
                  <w:color w:val="000000" w:themeColor="text1"/>
                </w:rPr>
                <w:t xml:space="preserve">odo </w:t>
              </w:r>
            </w:ins>
            <w:r w:rsidRPr="000A1D02">
              <w:rPr>
                <w:color w:val="000000" w:themeColor="text1"/>
              </w:rPr>
              <w:t>se impulsaron</w:t>
            </w:r>
            <w:r w:rsidRPr="000A1D02">
              <w:rPr>
                <w:rStyle w:val="apple-converted-space"/>
                <w:color w:val="000000" w:themeColor="text1"/>
              </w:rPr>
              <w:t> </w:t>
            </w:r>
            <w:r w:rsidRPr="000A1D02">
              <w:rPr>
                <w:rStyle w:val="negrita"/>
                <w:b/>
                <w:bCs/>
                <w:color w:val="000000" w:themeColor="text1"/>
              </w:rPr>
              <w:t>medidas sociales </w:t>
            </w:r>
            <w:r w:rsidRPr="000A1D02">
              <w:rPr>
                <w:color w:val="000000" w:themeColor="text1"/>
              </w:rPr>
              <w:t>como los derechos de los trabajadores o el sufragio universal. Sin embargo, la experiencia revolucionaria duró poco. Tras el retorno de los liberales moderados al poder, </w:t>
            </w:r>
            <w:r w:rsidRPr="000A1D02">
              <w:rPr>
                <w:rStyle w:val="negrita"/>
                <w:b/>
                <w:bCs/>
                <w:color w:val="000000" w:themeColor="text1"/>
              </w:rPr>
              <w:t>Luis Napoleón Bonaparte</w:t>
            </w:r>
            <w:r w:rsidRPr="000A1D02">
              <w:rPr>
                <w:rStyle w:val="apple-converted-space"/>
                <w:b/>
                <w:bCs/>
                <w:color w:val="000000" w:themeColor="text1"/>
              </w:rPr>
              <w:t> </w:t>
            </w:r>
            <w:r w:rsidRPr="000A1D02">
              <w:rPr>
                <w:color w:val="000000" w:themeColor="text1"/>
              </w:rPr>
              <w:t>proclamó el </w:t>
            </w:r>
            <w:del w:id="113" w:author="RAUL MAZO" w:date="2015-05-02T09:30:00Z">
              <w:r w:rsidRPr="0071323A" w:rsidDel="0071323A">
                <w:rPr>
                  <w:rStyle w:val="negrita"/>
                  <w:b/>
                  <w:bCs/>
                  <w:color w:val="000000" w:themeColor="text1"/>
                </w:rPr>
                <w:delText>II</w:delText>
              </w:r>
              <w:r w:rsidRPr="000A1D02" w:rsidDel="0071323A">
                <w:rPr>
                  <w:rStyle w:val="negrita"/>
                  <w:b/>
                  <w:bCs/>
                  <w:color w:val="000000" w:themeColor="text1"/>
                </w:rPr>
                <w:delText xml:space="preserve"> </w:delText>
              </w:r>
            </w:del>
            <w:ins w:id="114" w:author="RAUL MAZO" w:date="2015-05-02T09:30:00Z">
              <w:r w:rsidR="0071323A">
                <w:rPr>
                  <w:rStyle w:val="negrita"/>
                  <w:b/>
                  <w:bCs/>
                  <w:color w:val="000000" w:themeColor="text1"/>
                </w:rPr>
                <w:t>Segundo</w:t>
              </w:r>
              <w:r w:rsidR="0071323A" w:rsidRPr="000A1D02">
                <w:rPr>
                  <w:rStyle w:val="negrita"/>
                  <w:b/>
                  <w:bCs/>
                  <w:color w:val="000000" w:themeColor="text1"/>
                </w:rPr>
                <w:t xml:space="preserve"> </w:t>
              </w:r>
            </w:ins>
            <w:r w:rsidRPr="000A1D02">
              <w:rPr>
                <w:rStyle w:val="negrita"/>
                <w:b/>
                <w:bCs/>
                <w:color w:val="000000" w:themeColor="text1"/>
              </w:rPr>
              <w:t>Imperio francés </w:t>
            </w:r>
            <w:r w:rsidRPr="000A1D02">
              <w:rPr>
                <w:color w:val="000000" w:themeColor="text1"/>
              </w:rPr>
              <w:t>(1852-1870).</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lastRenderedPageBreak/>
              <w:t>Junto a Francia, también hubo movimientos revolucionarios en</w:t>
            </w:r>
            <w:r w:rsidRPr="000A1D02">
              <w:rPr>
                <w:rStyle w:val="apple-converted-space"/>
                <w:color w:val="000000" w:themeColor="text1"/>
              </w:rPr>
              <w:t> </w:t>
            </w:r>
            <w:r w:rsidRPr="000A1D02">
              <w:rPr>
                <w:rStyle w:val="negrita"/>
                <w:b/>
                <w:bCs/>
                <w:color w:val="000000" w:themeColor="text1"/>
              </w:rPr>
              <w:t>Italia</w:t>
            </w:r>
            <w:r w:rsidRPr="000A1D02">
              <w:rPr>
                <w:color w:val="000000" w:themeColor="text1"/>
              </w:rPr>
              <w:t>, la </w:t>
            </w:r>
            <w:r w:rsidRPr="000A1D02">
              <w:rPr>
                <w:rStyle w:val="negrita"/>
                <w:b/>
                <w:bCs/>
                <w:color w:val="000000" w:themeColor="text1"/>
              </w:rPr>
              <w:t>Confederación Germánica</w:t>
            </w:r>
            <w:r w:rsidRPr="000A1D02">
              <w:rPr>
                <w:color w:val="000000" w:themeColor="text1"/>
              </w:rPr>
              <w:t>, el</w:t>
            </w:r>
            <w:r w:rsidRPr="000A1D02">
              <w:rPr>
                <w:rStyle w:val="apple-converted-space"/>
                <w:color w:val="000000" w:themeColor="text1"/>
              </w:rPr>
              <w:t> </w:t>
            </w:r>
            <w:r w:rsidRPr="000A1D02">
              <w:rPr>
                <w:rStyle w:val="negrita"/>
                <w:b/>
                <w:bCs/>
                <w:color w:val="000000" w:themeColor="text1"/>
              </w:rPr>
              <w:t>Imperio austriaco</w:t>
            </w:r>
            <w:r w:rsidRPr="000A1D02">
              <w:rPr>
                <w:rStyle w:val="apple-converted-space"/>
                <w:b/>
                <w:bCs/>
                <w:color w:val="000000" w:themeColor="text1"/>
              </w:rPr>
              <w:t> </w:t>
            </w:r>
            <w:r w:rsidRPr="000A1D02">
              <w:rPr>
                <w:color w:val="000000" w:themeColor="text1"/>
              </w:rPr>
              <w:t>o</w:t>
            </w:r>
            <w:r w:rsidRPr="000A1D02">
              <w:rPr>
                <w:rStyle w:val="apple-converted-space"/>
                <w:b/>
                <w:bCs/>
                <w:color w:val="000000" w:themeColor="text1"/>
              </w:rPr>
              <w:t> </w:t>
            </w:r>
            <w:r w:rsidRPr="000A1D02">
              <w:rPr>
                <w:rStyle w:val="negrita"/>
                <w:b/>
                <w:bCs/>
                <w:color w:val="000000" w:themeColor="text1"/>
              </w:rPr>
              <w:t>Hungría</w:t>
            </w:r>
            <w:r w:rsidRPr="000A1D02">
              <w:rPr>
                <w:color w:val="000000" w:themeColor="text1"/>
              </w:rPr>
              <w:t>. En todos ellos se entremezclaron los conceptos de nación cultural y nación liberal.</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Aunque la mayor parte de las revoluciones de este </w:t>
            </w:r>
            <w:del w:id="115" w:author="RAUL MAZO" w:date="2015-05-01T19:22:00Z">
              <w:r w:rsidRPr="000A1D02" w:rsidDel="00CA0D0E">
                <w:rPr>
                  <w:color w:val="000000" w:themeColor="text1"/>
                </w:rPr>
                <w:delText xml:space="preserve">período </w:delText>
              </w:r>
            </w:del>
            <w:ins w:id="116" w:author="RAUL MAZO" w:date="2015-05-01T19:22:00Z">
              <w:r w:rsidR="00CA0D0E" w:rsidRPr="000A1D02">
                <w:rPr>
                  <w:color w:val="000000" w:themeColor="text1"/>
                </w:rPr>
                <w:t>per</w:t>
              </w:r>
              <w:r w:rsidR="00CA0D0E">
                <w:rPr>
                  <w:color w:val="000000" w:themeColor="text1"/>
                </w:rPr>
                <w:t>i</w:t>
              </w:r>
              <w:r w:rsidR="00CA0D0E" w:rsidRPr="000A1D02">
                <w:rPr>
                  <w:color w:val="000000" w:themeColor="text1"/>
                </w:rPr>
                <w:t xml:space="preserve">odo </w:t>
              </w:r>
            </w:ins>
            <w:r w:rsidRPr="000A1D02">
              <w:rPr>
                <w:color w:val="000000" w:themeColor="text1"/>
              </w:rPr>
              <w:t>fracasaron, a lo largo del siglo XIX el liberalismo logró imponerse de forma paulatina en toda Europa. En territorios como</w:t>
            </w:r>
            <w:r w:rsidRPr="000A1D02">
              <w:rPr>
                <w:rStyle w:val="apple-converted-space"/>
                <w:color w:val="000000" w:themeColor="text1"/>
              </w:rPr>
              <w:t> </w:t>
            </w:r>
            <w:r w:rsidRPr="000A1D02">
              <w:rPr>
                <w:rStyle w:val="negrita"/>
                <w:b/>
                <w:bCs/>
                <w:color w:val="000000" w:themeColor="text1"/>
              </w:rPr>
              <w:t>Suiza</w:t>
            </w:r>
            <w:r w:rsidRPr="000A1D02">
              <w:rPr>
                <w:rStyle w:val="apple-converted-space"/>
                <w:b/>
                <w:bCs/>
                <w:color w:val="000000" w:themeColor="text1"/>
              </w:rPr>
              <w:t> </w:t>
            </w:r>
            <w:r w:rsidRPr="000A1D02">
              <w:rPr>
                <w:color w:val="000000" w:themeColor="text1"/>
              </w:rPr>
              <w:t>y el</w:t>
            </w:r>
            <w:r w:rsidRPr="000A1D02">
              <w:rPr>
                <w:rStyle w:val="apple-converted-space"/>
                <w:color w:val="000000" w:themeColor="text1"/>
              </w:rPr>
              <w:t> </w:t>
            </w:r>
            <w:r w:rsidRPr="000A1D02">
              <w:rPr>
                <w:rStyle w:val="negrita"/>
                <w:b/>
                <w:bCs/>
                <w:color w:val="000000" w:themeColor="text1"/>
              </w:rPr>
              <w:t>Reino de</w:t>
            </w:r>
            <w:r w:rsidRPr="000A1D02">
              <w:rPr>
                <w:color w:val="000000" w:themeColor="text1"/>
              </w:rPr>
              <w:t> </w:t>
            </w:r>
            <w:r w:rsidRPr="000A1D02">
              <w:rPr>
                <w:rStyle w:val="negrita"/>
                <w:b/>
                <w:bCs/>
                <w:color w:val="000000" w:themeColor="text1"/>
              </w:rPr>
              <w:t>Piamonte</w:t>
            </w:r>
            <w:r w:rsidRPr="000A1D02">
              <w:rPr>
                <w:rStyle w:val="apple-converted-space"/>
                <w:b/>
                <w:bCs/>
                <w:color w:val="000000" w:themeColor="text1"/>
              </w:rPr>
              <w:t> </w:t>
            </w:r>
            <w:r w:rsidRPr="000A1D02">
              <w:rPr>
                <w:color w:val="000000" w:themeColor="text1"/>
              </w:rPr>
              <w:t xml:space="preserve">se aprobaron </w:t>
            </w:r>
            <w:del w:id="117" w:author="RAUL MAZO" w:date="2015-05-01T19:22:00Z">
              <w:r w:rsidRPr="000A1D02" w:rsidDel="00CA0D0E">
                <w:rPr>
                  <w:color w:val="000000" w:themeColor="text1"/>
                </w:rPr>
                <w:delText xml:space="preserve">Constituciones </w:delText>
              </w:r>
            </w:del>
            <w:ins w:id="118" w:author="RAUL MAZO" w:date="2015-05-01T19:22:00Z">
              <w:r w:rsidR="00CA0D0E">
                <w:rPr>
                  <w:color w:val="000000" w:themeColor="text1"/>
                </w:rPr>
                <w:t>c</w:t>
              </w:r>
              <w:r w:rsidR="00CA0D0E" w:rsidRPr="000A1D02">
                <w:rPr>
                  <w:color w:val="000000" w:themeColor="text1"/>
                </w:rPr>
                <w:t xml:space="preserve">onstituciones </w:t>
              </w:r>
            </w:ins>
            <w:r w:rsidRPr="000A1D02">
              <w:rPr>
                <w:color w:val="000000" w:themeColor="text1"/>
              </w:rPr>
              <w:t xml:space="preserve">liberales y en el Imperio austriaco, el </w:t>
            </w:r>
            <w:r w:rsidRPr="000A1D02">
              <w:rPr>
                <w:rStyle w:val="negrita"/>
                <w:b/>
                <w:bCs/>
                <w:color w:val="000000" w:themeColor="text1"/>
              </w:rPr>
              <w:t xml:space="preserve">canciller </w:t>
            </w:r>
            <w:proofErr w:type="spellStart"/>
            <w:r w:rsidRPr="000A1D02">
              <w:rPr>
                <w:rStyle w:val="negrita"/>
                <w:b/>
                <w:bCs/>
                <w:color w:val="000000" w:themeColor="text1"/>
              </w:rPr>
              <w:t>Metternich-Winneburg</w:t>
            </w:r>
            <w:proofErr w:type="spellEnd"/>
            <w:r w:rsidRPr="000A1D02">
              <w:rPr>
                <w:rStyle w:val="apple-converted-space"/>
                <w:b/>
                <w:bCs/>
                <w:color w:val="000000" w:themeColor="text1"/>
              </w:rPr>
              <w:t> </w:t>
            </w:r>
            <w:r w:rsidRPr="000A1D02">
              <w:rPr>
                <w:color w:val="000000" w:themeColor="text1"/>
              </w:rPr>
              <w:t>se vio obligado a dimitir.</w:t>
            </w:r>
          </w:p>
          <w:p w:rsidR="00D02406" w:rsidRPr="000A1D02" w:rsidRDefault="00D02406" w:rsidP="00035EDE">
            <w:pPr>
              <w:pStyle w:val="tab1"/>
              <w:shd w:val="clear" w:color="auto" w:fill="FFFFFF"/>
              <w:spacing w:before="0" w:beforeAutospacing="0" w:line="245" w:lineRule="atLeast"/>
              <w:jc w:val="both"/>
              <w:rPr>
                <w:color w:val="000000" w:themeColor="text1"/>
              </w:rPr>
            </w:pPr>
          </w:p>
          <w:p w:rsidR="005C123B" w:rsidRPr="00FC750D" w:rsidRDefault="005C123B" w:rsidP="005C123B">
            <w:pPr>
              <w:rPr>
                <w:color w:val="000000" w:themeColor="text1"/>
                <w:sz w:val="24"/>
                <w:szCs w:val="24"/>
              </w:rPr>
            </w:pPr>
          </w:p>
        </w:tc>
      </w:tr>
      <w:tr w:rsidR="005C123B" w:rsidRPr="00FC750D" w:rsidTr="005128D6">
        <w:tc>
          <w:tcPr>
            <w:tcW w:w="2518" w:type="dxa"/>
          </w:tcPr>
          <w:p w:rsidR="005C123B" w:rsidRPr="00FC750D" w:rsidRDefault="005C123B" w:rsidP="005128D6">
            <w:pPr>
              <w:rPr>
                <w:b/>
                <w:color w:val="000000" w:themeColor="text1"/>
                <w:sz w:val="24"/>
                <w:szCs w:val="24"/>
              </w:rPr>
            </w:pPr>
            <w:r w:rsidRPr="00FC750D">
              <w:rPr>
                <w:b/>
                <w:color w:val="000000" w:themeColor="text1"/>
                <w:sz w:val="24"/>
                <w:szCs w:val="24"/>
              </w:rPr>
              <w:lastRenderedPageBreak/>
              <w:t>Título</w:t>
            </w:r>
          </w:p>
        </w:tc>
        <w:tc>
          <w:tcPr>
            <w:tcW w:w="6536" w:type="dxa"/>
          </w:tcPr>
          <w:p w:rsidR="005C123B" w:rsidRPr="00593DBA" w:rsidRDefault="00AD5735" w:rsidP="005128D6">
            <w:pPr>
              <w:pStyle w:val="Ttulo4"/>
              <w:shd w:val="clear" w:color="auto" w:fill="FFFFFF"/>
              <w:spacing w:before="109" w:beforeAutospacing="0" w:after="109" w:afterAutospacing="0"/>
              <w:jc w:val="both"/>
              <w:outlineLvl w:val="3"/>
              <w:rPr>
                <w:b w:val="0"/>
                <w:color w:val="000000" w:themeColor="text1"/>
              </w:rPr>
            </w:pPr>
            <w:r>
              <w:rPr>
                <w:b w:val="0"/>
                <w:bCs w:val="0"/>
                <w:color w:val="000000" w:themeColor="text1"/>
              </w:rPr>
              <w:t>Las revoluciones liberales</w:t>
            </w:r>
          </w:p>
        </w:tc>
      </w:tr>
      <w:tr w:rsidR="005C123B" w:rsidRPr="00FC750D" w:rsidTr="005128D6">
        <w:tc>
          <w:tcPr>
            <w:tcW w:w="2518" w:type="dxa"/>
          </w:tcPr>
          <w:p w:rsidR="005C123B" w:rsidRPr="00FC750D" w:rsidRDefault="005C123B" w:rsidP="005128D6">
            <w:pPr>
              <w:rPr>
                <w:b/>
                <w:color w:val="000000" w:themeColor="text1"/>
                <w:sz w:val="24"/>
                <w:szCs w:val="24"/>
              </w:rPr>
            </w:pPr>
            <w:r w:rsidRPr="00FC750D">
              <w:rPr>
                <w:b/>
                <w:color w:val="000000" w:themeColor="text1"/>
                <w:sz w:val="24"/>
                <w:szCs w:val="24"/>
              </w:rPr>
              <w:t>Descripción</w:t>
            </w:r>
          </w:p>
        </w:tc>
        <w:tc>
          <w:tcPr>
            <w:tcW w:w="6536" w:type="dxa"/>
          </w:tcPr>
          <w:p w:rsidR="005C123B" w:rsidRPr="000A1D02" w:rsidRDefault="005C123B" w:rsidP="005C123B">
            <w:pPr>
              <w:pStyle w:val="Ttulo4"/>
              <w:shd w:val="clear" w:color="auto" w:fill="FFFFFF"/>
              <w:spacing w:before="109" w:beforeAutospacing="0" w:after="109" w:afterAutospacing="0"/>
              <w:outlineLvl w:val="3"/>
              <w:rPr>
                <w:b w:val="0"/>
                <w:color w:val="000000" w:themeColor="text1"/>
                <w:shd w:val="clear" w:color="auto" w:fill="FFFFFF"/>
              </w:rPr>
            </w:pPr>
            <w:r w:rsidRPr="000A1D02">
              <w:rPr>
                <w:b w:val="0"/>
                <w:color w:val="000000" w:themeColor="text1"/>
                <w:shd w:val="clear" w:color="auto" w:fill="FFFFFF"/>
              </w:rPr>
              <w:t>Interactivo que presenta las características y consecuencias de las revoluciones liberales de 1820, 1830 y 1848</w:t>
            </w:r>
          </w:p>
          <w:p w:rsidR="005C123B" w:rsidRPr="00593DBA" w:rsidRDefault="005C123B" w:rsidP="005128D6">
            <w:pPr>
              <w:pStyle w:val="Ttulo4"/>
              <w:shd w:val="clear" w:color="auto" w:fill="FFFFFF"/>
              <w:spacing w:before="109" w:beforeAutospacing="0" w:after="109" w:afterAutospacing="0"/>
              <w:jc w:val="both"/>
              <w:outlineLvl w:val="3"/>
              <w:rPr>
                <w:b w:val="0"/>
                <w:color w:val="000000" w:themeColor="text1"/>
              </w:rPr>
            </w:pPr>
          </w:p>
        </w:tc>
      </w:tr>
    </w:tbl>
    <w:p w:rsidR="00AB2460" w:rsidRPr="000A1D02" w:rsidRDefault="00AB2460" w:rsidP="002B1D27">
      <w:pPr>
        <w:spacing w:before="68" w:line="272" w:lineRule="atLeast"/>
        <w:jc w:val="both"/>
        <w:rPr>
          <w:color w:val="000000" w:themeColor="text1"/>
        </w:rPr>
      </w:pPr>
    </w:p>
    <w:p w:rsidR="00035EDE" w:rsidRDefault="00035EDE" w:rsidP="00C9531F">
      <w:pPr>
        <w:pStyle w:val="Ttulo4"/>
        <w:shd w:val="clear" w:color="auto" w:fill="FFFFFF"/>
        <w:spacing w:before="109" w:beforeAutospacing="0" w:after="109" w:afterAutospacing="0"/>
        <w:rPr>
          <w:b w:val="0"/>
          <w:bCs w:val="0"/>
          <w:color w:val="000000" w:themeColor="text1"/>
        </w:rPr>
      </w:pPr>
    </w:p>
    <w:tbl>
      <w:tblPr>
        <w:tblStyle w:val="Tablaconcuadrcula"/>
        <w:tblW w:w="0" w:type="auto"/>
        <w:tblLook w:val="04A0" w:firstRow="1" w:lastRow="0" w:firstColumn="1" w:lastColumn="0" w:noHBand="0" w:noVBand="1"/>
      </w:tblPr>
      <w:tblGrid>
        <w:gridCol w:w="2518"/>
        <w:gridCol w:w="6536"/>
      </w:tblGrid>
      <w:tr w:rsidR="00A53B99" w:rsidRPr="00FC750D" w:rsidTr="005128D6">
        <w:tc>
          <w:tcPr>
            <w:tcW w:w="9054" w:type="dxa"/>
            <w:gridSpan w:val="2"/>
            <w:shd w:val="clear" w:color="auto" w:fill="000000" w:themeFill="text1"/>
          </w:tcPr>
          <w:p w:rsidR="00A53B99" w:rsidRPr="00FC750D" w:rsidRDefault="00A53B99" w:rsidP="005128D6">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A53B99" w:rsidRPr="00FC750D" w:rsidTr="005128D6">
        <w:tc>
          <w:tcPr>
            <w:tcW w:w="2518" w:type="dxa"/>
          </w:tcPr>
          <w:p w:rsidR="00A53B99" w:rsidRPr="00FC750D" w:rsidRDefault="00A53B99" w:rsidP="005128D6">
            <w:pPr>
              <w:rPr>
                <w:b/>
                <w:color w:val="000000" w:themeColor="text1"/>
                <w:sz w:val="24"/>
                <w:szCs w:val="24"/>
              </w:rPr>
            </w:pPr>
            <w:r w:rsidRPr="00FC750D">
              <w:rPr>
                <w:b/>
                <w:color w:val="000000" w:themeColor="text1"/>
                <w:sz w:val="24"/>
                <w:szCs w:val="24"/>
              </w:rPr>
              <w:t>Código</w:t>
            </w:r>
          </w:p>
        </w:tc>
        <w:tc>
          <w:tcPr>
            <w:tcW w:w="6536" w:type="dxa"/>
          </w:tcPr>
          <w:p w:rsidR="00A53B99" w:rsidRPr="00FC750D" w:rsidRDefault="00A53B99" w:rsidP="00A53B99">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80</w:t>
            </w:r>
          </w:p>
        </w:tc>
      </w:tr>
      <w:tr w:rsidR="00A53B99" w:rsidRPr="00FC750D" w:rsidTr="005128D6">
        <w:tc>
          <w:tcPr>
            <w:tcW w:w="2518" w:type="dxa"/>
          </w:tcPr>
          <w:p w:rsidR="00A53B99" w:rsidRPr="00FC750D" w:rsidRDefault="00A53B99" w:rsidP="005128D6">
            <w:pPr>
              <w:rPr>
                <w:color w:val="000000" w:themeColor="text1"/>
                <w:sz w:val="24"/>
                <w:szCs w:val="24"/>
              </w:rPr>
            </w:pPr>
            <w:r w:rsidRPr="00FC750D">
              <w:rPr>
                <w:b/>
                <w:color w:val="000000" w:themeColor="text1"/>
                <w:sz w:val="24"/>
                <w:szCs w:val="24"/>
              </w:rPr>
              <w:t>Ubicación en Aula Planeta</w:t>
            </w:r>
          </w:p>
        </w:tc>
        <w:tc>
          <w:tcPr>
            <w:tcW w:w="6536" w:type="dxa"/>
          </w:tcPr>
          <w:p w:rsidR="00A53B99" w:rsidRPr="00FC750D" w:rsidRDefault="00B837BC" w:rsidP="005128D6">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bCs/>
                <w:color w:val="000000" w:themeColor="text1"/>
              </w:rPr>
              <w:t xml:space="preserve"> Las revoluciones liberales/Practica: </w:t>
            </w:r>
            <w:r w:rsidRPr="00B837BC">
              <w:rPr>
                <w:color w:val="000000" w:themeColor="text1"/>
              </w:rPr>
              <w:t>Analiza la trascendencia de las revoluciones liberales</w:t>
            </w:r>
          </w:p>
        </w:tc>
      </w:tr>
      <w:tr w:rsidR="00A53B99" w:rsidRPr="00FC750D" w:rsidTr="005128D6">
        <w:tc>
          <w:tcPr>
            <w:tcW w:w="2518" w:type="dxa"/>
          </w:tcPr>
          <w:p w:rsidR="00A53B99" w:rsidRPr="00FC750D" w:rsidRDefault="00A53B99" w:rsidP="005128D6">
            <w:pPr>
              <w:rPr>
                <w:color w:val="000000" w:themeColor="text1"/>
                <w:sz w:val="24"/>
                <w:szCs w:val="24"/>
              </w:rPr>
            </w:pPr>
            <w:r w:rsidRPr="00FC750D">
              <w:rPr>
                <w:b/>
                <w:color w:val="000000" w:themeColor="text1"/>
                <w:sz w:val="24"/>
                <w:szCs w:val="24"/>
              </w:rPr>
              <w:t>Cambio (descripción o capturas de pantallas)</w:t>
            </w:r>
          </w:p>
        </w:tc>
        <w:tc>
          <w:tcPr>
            <w:tcW w:w="6536" w:type="dxa"/>
          </w:tcPr>
          <w:p w:rsidR="00A53B99" w:rsidRPr="000A1D02" w:rsidRDefault="00A53B99" w:rsidP="005128D6">
            <w:pPr>
              <w:pStyle w:val="tab1"/>
              <w:shd w:val="clear" w:color="auto" w:fill="FFFFFF"/>
              <w:spacing w:before="0" w:beforeAutospacing="0" w:line="245" w:lineRule="atLeast"/>
              <w:jc w:val="both"/>
              <w:rPr>
                <w:color w:val="000000" w:themeColor="text1"/>
              </w:rPr>
            </w:pPr>
            <w:r>
              <w:rPr>
                <w:color w:val="000000" w:themeColor="text1"/>
              </w:rPr>
              <w:t>No tiene cambios.</w:t>
            </w:r>
          </w:p>
          <w:p w:rsidR="00A53B99" w:rsidRPr="00FC750D" w:rsidRDefault="00A53B99" w:rsidP="005128D6">
            <w:pPr>
              <w:rPr>
                <w:color w:val="000000" w:themeColor="text1"/>
                <w:sz w:val="24"/>
                <w:szCs w:val="24"/>
              </w:rPr>
            </w:pPr>
          </w:p>
        </w:tc>
      </w:tr>
      <w:tr w:rsidR="00A53B99" w:rsidRPr="00FC750D" w:rsidTr="005128D6">
        <w:tc>
          <w:tcPr>
            <w:tcW w:w="2518" w:type="dxa"/>
          </w:tcPr>
          <w:p w:rsidR="00A53B99" w:rsidRPr="00FC750D" w:rsidRDefault="00A53B99" w:rsidP="005128D6">
            <w:pPr>
              <w:rPr>
                <w:b/>
                <w:color w:val="000000" w:themeColor="text1"/>
                <w:sz w:val="24"/>
                <w:szCs w:val="24"/>
              </w:rPr>
            </w:pPr>
            <w:r w:rsidRPr="00FC750D">
              <w:rPr>
                <w:b/>
                <w:color w:val="000000" w:themeColor="text1"/>
                <w:sz w:val="24"/>
                <w:szCs w:val="24"/>
              </w:rPr>
              <w:t>Título</w:t>
            </w:r>
          </w:p>
        </w:tc>
        <w:tc>
          <w:tcPr>
            <w:tcW w:w="6536" w:type="dxa"/>
          </w:tcPr>
          <w:p w:rsidR="00A53B99" w:rsidRPr="00A53B99" w:rsidRDefault="00A53B99" w:rsidP="00A53B99">
            <w:pPr>
              <w:pStyle w:val="Ttulo4"/>
              <w:shd w:val="clear" w:color="auto" w:fill="FFFFFF"/>
              <w:spacing w:before="109" w:beforeAutospacing="0" w:after="109" w:afterAutospacing="0"/>
              <w:jc w:val="both"/>
              <w:outlineLvl w:val="3"/>
              <w:rPr>
                <w:b w:val="0"/>
                <w:color w:val="000000" w:themeColor="text1"/>
              </w:rPr>
            </w:pPr>
            <w:r w:rsidRPr="00A53B99">
              <w:rPr>
                <w:b w:val="0"/>
                <w:color w:val="000000" w:themeColor="text1"/>
              </w:rPr>
              <w:t>Analiza la trascendencia de las revoluciones liberales</w:t>
            </w:r>
          </w:p>
        </w:tc>
      </w:tr>
      <w:tr w:rsidR="00A53B99" w:rsidRPr="00FC750D" w:rsidTr="005128D6">
        <w:tc>
          <w:tcPr>
            <w:tcW w:w="2518" w:type="dxa"/>
          </w:tcPr>
          <w:p w:rsidR="00A53B99" w:rsidRPr="00FC750D" w:rsidRDefault="00A53B99" w:rsidP="005128D6">
            <w:pPr>
              <w:rPr>
                <w:b/>
                <w:color w:val="000000" w:themeColor="text1"/>
                <w:sz w:val="24"/>
                <w:szCs w:val="24"/>
              </w:rPr>
            </w:pPr>
            <w:r w:rsidRPr="00FC750D">
              <w:rPr>
                <w:b/>
                <w:color w:val="000000" w:themeColor="text1"/>
                <w:sz w:val="24"/>
                <w:szCs w:val="24"/>
              </w:rPr>
              <w:t>Descripción</w:t>
            </w:r>
          </w:p>
        </w:tc>
        <w:tc>
          <w:tcPr>
            <w:tcW w:w="6536" w:type="dxa"/>
          </w:tcPr>
          <w:p w:rsidR="00A53B99" w:rsidRPr="000A1D02" w:rsidRDefault="00A53B99" w:rsidP="00A53B99">
            <w:pPr>
              <w:pStyle w:val="tab1"/>
              <w:shd w:val="clear" w:color="auto" w:fill="FFFFFF"/>
              <w:spacing w:before="0" w:beforeAutospacing="0" w:line="245" w:lineRule="atLeast"/>
              <w:jc w:val="both"/>
              <w:rPr>
                <w:color w:val="000000" w:themeColor="text1"/>
              </w:rPr>
            </w:pPr>
            <w:r w:rsidRPr="000A1D02">
              <w:rPr>
                <w:color w:val="000000" w:themeColor="text1"/>
              </w:rPr>
              <w:t>Actividad que permite valorar la importancia que tuvieron las revoluciones liberales en la Europa del s</w:t>
            </w:r>
            <w:r>
              <w:rPr>
                <w:color w:val="000000" w:themeColor="text1"/>
              </w:rPr>
              <w:t>iglo XIX</w:t>
            </w:r>
          </w:p>
          <w:p w:rsidR="00A53B99" w:rsidRPr="000A1D02" w:rsidRDefault="00A53B99" w:rsidP="005128D6">
            <w:pPr>
              <w:pStyle w:val="Ttulo4"/>
              <w:shd w:val="clear" w:color="auto" w:fill="FFFFFF"/>
              <w:spacing w:before="109" w:beforeAutospacing="0" w:after="109" w:afterAutospacing="0"/>
              <w:outlineLvl w:val="3"/>
              <w:rPr>
                <w:b w:val="0"/>
                <w:color w:val="000000" w:themeColor="text1"/>
                <w:shd w:val="clear" w:color="auto" w:fill="FFFFFF"/>
              </w:rPr>
            </w:pPr>
          </w:p>
          <w:p w:rsidR="00A53B99" w:rsidRPr="00593DBA" w:rsidRDefault="00A53B99" w:rsidP="005128D6">
            <w:pPr>
              <w:pStyle w:val="Ttulo4"/>
              <w:shd w:val="clear" w:color="auto" w:fill="FFFFFF"/>
              <w:spacing w:before="109" w:beforeAutospacing="0" w:after="109" w:afterAutospacing="0"/>
              <w:jc w:val="both"/>
              <w:outlineLvl w:val="3"/>
              <w:rPr>
                <w:b w:val="0"/>
                <w:color w:val="000000" w:themeColor="text1"/>
              </w:rPr>
            </w:pPr>
          </w:p>
        </w:tc>
      </w:tr>
    </w:tbl>
    <w:p w:rsidR="000600A9" w:rsidRPr="000A1D02" w:rsidRDefault="000600A9" w:rsidP="00981F99">
      <w:pPr>
        <w:pStyle w:val="tab1"/>
        <w:shd w:val="clear" w:color="auto" w:fill="FFFFFF"/>
        <w:spacing w:before="0" w:beforeAutospacing="0" w:line="245" w:lineRule="atLeast"/>
        <w:jc w:val="center"/>
        <w:rPr>
          <w:color w:val="000000" w:themeColor="text1"/>
        </w:rPr>
      </w:pPr>
    </w:p>
    <w:p w:rsidR="00B7784B" w:rsidRDefault="00B7784B" w:rsidP="00BA63C4">
      <w:pPr>
        <w:pStyle w:val="tab1"/>
        <w:shd w:val="clear" w:color="auto" w:fill="FFFFFF"/>
        <w:spacing w:before="0" w:beforeAutospacing="0" w:line="245" w:lineRule="atLeast"/>
        <w:rPr>
          <w:color w:val="000000" w:themeColor="text1"/>
        </w:rPr>
      </w:pPr>
    </w:p>
    <w:tbl>
      <w:tblPr>
        <w:tblStyle w:val="Tablaconcuadrcula"/>
        <w:tblW w:w="0" w:type="auto"/>
        <w:tblLook w:val="04A0" w:firstRow="1" w:lastRow="0" w:firstColumn="1" w:lastColumn="0" w:noHBand="0" w:noVBand="1"/>
      </w:tblPr>
      <w:tblGrid>
        <w:gridCol w:w="1216"/>
        <w:gridCol w:w="7838"/>
      </w:tblGrid>
      <w:tr w:rsidR="00BA63C4" w:rsidRPr="000A1D02" w:rsidTr="005128D6">
        <w:tc>
          <w:tcPr>
            <w:tcW w:w="9054" w:type="dxa"/>
            <w:gridSpan w:val="2"/>
            <w:shd w:val="clear" w:color="auto" w:fill="000000" w:themeFill="text1"/>
          </w:tcPr>
          <w:p w:rsidR="00BA63C4" w:rsidRPr="000A1D02" w:rsidRDefault="00BA63C4" w:rsidP="005128D6">
            <w:pPr>
              <w:spacing w:line="360" w:lineRule="auto"/>
              <w:jc w:val="center"/>
              <w:rPr>
                <w:b/>
                <w:color w:val="FFFFFF" w:themeColor="background1"/>
                <w:sz w:val="24"/>
                <w:szCs w:val="24"/>
              </w:rPr>
            </w:pPr>
            <w:r w:rsidRPr="000A1D02">
              <w:rPr>
                <w:b/>
                <w:color w:val="FFFFFF" w:themeColor="background1"/>
                <w:sz w:val="24"/>
                <w:szCs w:val="24"/>
              </w:rPr>
              <w:t>Destacado</w:t>
            </w:r>
          </w:p>
        </w:tc>
      </w:tr>
      <w:tr w:rsidR="00BA63C4" w:rsidRPr="000A1D02" w:rsidTr="005128D6">
        <w:trPr>
          <w:trHeight w:val="318"/>
        </w:trPr>
        <w:tc>
          <w:tcPr>
            <w:tcW w:w="1146" w:type="dxa"/>
            <w:shd w:val="clear" w:color="auto" w:fill="auto"/>
          </w:tcPr>
          <w:p w:rsidR="00BA63C4" w:rsidRPr="000A1D02" w:rsidRDefault="00BA63C4" w:rsidP="005128D6">
            <w:pPr>
              <w:spacing w:line="360" w:lineRule="auto"/>
              <w:rPr>
                <w:sz w:val="24"/>
                <w:szCs w:val="24"/>
                <w:lang w:val="es-ES"/>
              </w:rPr>
            </w:pPr>
            <w:r w:rsidRPr="000A1D02">
              <w:rPr>
                <w:sz w:val="24"/>
                <w:szCs w:val="24"/>
                <w:lang w:val="es-ES"/>
              </w:rPr>
              <w:t>Título</w:t>
            </w:r>
          </w:p>
        </w:tc>
        <w:tc>
          <w:tcPr>
            <w:tcW w:w="7908" w:type="dxa"/>
            <w:shd w:val="clear" w:color="auto" w:fill="auto"/>
          </w:tcPr>
          <w:p w:rsidR="00BA63C4" w:rsidRPr="00BA63C4" w:rsidRDefault="00BA63C4" w:rsidP="00BA63C4">
            <w:pPr>
              <w:pStyle w:val="Ttulo4"/>
              <w:spacing w:before="312" w:beforeAutospacing="0" w:after="177" w:afterAutospacing="0"/>
              <w:jc w:val="both"/>
              <w:outlineLvl w:val="3"/>
              <w:rPr>
                <w:b w:val="0"/>
                <w:bCs w:val="0"/>
                <w:color w:val="000000" w:themeColor="text1"/>
              </w:rPr>
            </w:pPr>
            <w:r>
              <w:rPr>
                <w:b w:val="0"/>
                <w:bCs w:val="0"/>
                <w:color w:val="000000" w:themeColor="text1"/>
              </w:rPr>
              <w:t>El Segundo Imperio francés</w:t>
            </w:r>
          </w:p>
        </w:tc>
      </w:tr>
      <w:tr w:rsidR="00BA63C4" w:rsidRPr="000A1D02" w:rsidTr="005128D6">
        <w:trPr>
          <w:trHeight w:val="318"/>
        </w:trPr>
        <w:tc>
          <w:tcPr>
            <w:tcW w:w="1146" w:type="dxa"/>
            <w:shd w:val="clear" w:color="auto" w:fill="auto"/>
          </w:tcPr>
          <w:p w:rsidR="00BA63C4" w:rsidRPr="000A1D02" w:rsidRDefault="00BA63C4" w:rsidP="005128D6">
            <w:pPr>
              <w:spacing w:line="360" w:lineRule="auto"/>
              <w:rPr>
                <w:sz w:val="24"/>
                <w:szCs w:val="24"/>
                <w:lang w:val="es-ES"/>
              </w:rPr>
            </w:pPr>
            <w:r w:rsidRPr="000A1D02">
              <w:rPr>
                <w:sz w:val="24"/>
                <w:szCs w:val="24"/>
                <w:lang w:val="es-ES"/>
              </w:rPr>
              <w:lastRenderedPageBreak/>
              <w:t>Contenido</w:t>
            </w:r>
          </w:p>
        </w:tc>
        <w:tc>
          <w:tcPr>
            <w:tcW w:w="7908" w:type="dxa"/>
            <w:shd w:val="clear" w:color="auto" w:fill="auto"/>
          </w:tcPr>
          <w:p w:rsidR="00BA63C4" w:rsidRPr="000A1D02" w:rsidRDefault="00BA63C4" w:rsidP="00BA63C4">
            <w:pPr>
              <w:pStyle w:val="u"/>
              <w:spacing w:before="0" w:beforeAutospacing="0" w:after="0" w:afterAutospacing="0" w:line="312" w:lineRule="atLeast"/>
              <w:jc w:val="both"/>
              <w:rPr>
                <w:color w:val="000000" w:themeColor="text1"/>
              </w:rPr>
            </w:pPr>
            <w:r w:rsidRPr="000A1D02">
              <w:rPr>
                <w:rStyle w:val="un"/>
                <w:color w:val="000000" w:themeColor="text1"/>
              </w:rPr>
              <w:t>Tras un golpe de Estado,</w:t>
            </w:r>
            <w:r w:rsidRPr="000A1D02">
              <w:rPr>
                <w:rStyle w:val="apple-converted-space"/>
                <w:color w:val="000000" w:themeColor="text1"/>
              </w:rPr>
              <w:t> </w:t>
            </w:r>
            <w:r w:rsidRPr="000A1D02">
              <w:rPr>
                <w:rStyle w:val="Textoennegrita"/>
                <w:color w:val="000000" w:themeColor="text1"/>
              </w:rPr>
              <w:t>Napoleón III</w:t>
            </w:r>
            <w:r w:rsidRPr="000A1D02">
              <w:rPr>
                <w:rStyle w:val="apple-converted-space"/>
                <w:color w:val="000000" w:themeColor="text1"/>
              </w:rPr>
              <w:t> </w:t>
            </w:r>
            <w:r w:rsidRPr="000A1D02">
              <w:rPr>
                <w:rStyle w:val="un"/>
                <w:color w:val="000000" w:themeColor="text1"/>
              </w:rPr>
              <w:t>inauguró el</w:t>
            </w:r>
            <w:r w:rsidRPr="000A1D02">
              <w:rPr>
                <w:rStyle w:val="apple-converted-space"/>
                <w:color w:val="000000" w:themeColor="text1"/>
              </w:rPr>
              <w:t> </w:t>
            </w:r>
            <w:r w:rsidRPr="000A1D02">
              <w:rPr>
                <w:rStyle w:val="Textoennegrita"/>
                <w:color w:val="000000" w:themeColor="text1"/>
              </w:rPr>
              <w:t>Segundo Imperio francés</w:t>
            </w:r>
            <w:r w:rsidRPr="000A1D02">
              <w:rPr>
                <w:rStyle w:val="apple-converted-space"/>
                <w:color w:val="000000" w:themeColor="text1"/>
              </w:rPr>
              <w:t> </w:t>
            </w:r>
            <w:r w:rsidRPr="000A1D02">
              <w:rPr>
                <w:rStyle w:val="un"/>
                <w:color w:val="000000" w:themeColor="text1"/>
              </w:rPr>
              <w:t>(1852-1870).</w:t>
            </w:r>
            <w:r w:rsidRPr="000A1D02">
              <w:rPr>
                <w:rStyle w:val="apple-converted-space"/>
                <w:color w:val="000000" w:themeColor="text1"/>
              </w:rPr>
              <w:t> </w:t>
            </w:r>
            <w:r w:rsidRPr="000A1D02">
              <w:rPr>
                <w:rStyle w:val="un"/>
                <w:color w:val="000000" w:themeColor="text1"/>
              </w:rPr>
              <w:t>Este impuso un</w:t>
            </w:r>
            <w:r w:rsidRPr="000A1D02">
              <w:rPr>
                <w:rStyle w:val="apple-converted-space"/>
                <w:color w:val="000000" w:themeColor="text1"/>
              </w:rPr>
              <w:t> </w:t>
            </w:r>
            <w:r w:rsidRPr="000A1D02">
              <w:rPr>
                <w:rStyle w:val="Textoennegrita"/>
                <w:color w:val="000000" w:themeColor="text1"/>
              </w:rPr>
              <w:t>régimen autoritario</w:t>
            </w:r>
            <w:r w:rsidRPr="000A1D02">
              <w:rPr>
                <w:rStyle w:val="apple-converted-space"/>
                <w:color w:val="000000" w:themeColor="text1"/>
              </w:rPr>
              <w:t> </w:t>
            </w:r>
            <w:r w:rsidRPr="000A1D02">
              <w:rPr>
                <w:rStyle w:val="un"/>
                <w:color w:val="000000" w:themeColor="text1"/>
              </w:rPr>
              <w:t xml:space="preserve">en el que el emperador asumió el poder ejecutivo y restringió el poder del Parlamento. Durante este </w:t>
            </w:r>
            <w:del w:id="119" w:author="RAUL MAZO" w:date="2015-05-01T19:23:00Z">
              <w:r w:rsidRPr="000A1D02" w:rsidDel="00B12990">
                <w:rPr>
                  <w:rStyle w:val="un"/>
                  <w:color w:val="000000" w:themeColor="text1"/>
                </w:rPr>
                <w:delText xml:space="preserve">período </w:delText>
              </w:r>
            </w:del>
            <w:ins w:id="120" w:author="RAUL MAZO" w:date="2015-05-01T19:23:00Z">
              <w:r w:rsidR="00B12990" w:rsidRPr="000A1D02">
                <w:rPr>
                  <w:rStyle w:val="un"/>
                  <w:color w:val="000000" w:themeColor="text1"/>
                </w:rPr>
                <w:t>per</w:t>
              </w:r>
              <w:r w:rsidR="00B12990">
                <w:rPr>
                  <w:rStyle w:val="un"/>
                  <w:color w:val="000000" w:themeColor="text1"/>
                </w:rPr>
                <w:t>i</w:t>
              </w:r>
              <w:r w:rsidR="00B12990" w:rsidRPr="000A1D02">
                <w:rPr>
                  <w:rStyle w:val="un"/>
                  <w:color w:val="000000" w:themeColor="text1"/>
                </w:rPr>
                <w:t xml:space="preserve">odo </w:t>
              </w:r>
            </w:ins>
            <w:r w:rsidRPr="000A1D02">
              <w:rPr>
                <w:rStyle w:val="un"/>
                <w:color w:val="000000" w:themeColor="text1"/>
              </w:rPr>
              <w:t>se impulsaron</w:t>
            </w:r>
            <w:r w:rsidRPr="000A1D02">
              <w:rPr>
                <w:rStyle w:val="apple-converted-space"/>
                <w:color w:val="000000" w:themeColor="text1"/>
              </w:rPr>
              <w:t> </w:t>
            </w:r>
            <w:r w:rsidRPr="000A1D02">
              <w:rPr>
                <w:rStyle w:val="Textoennegrita"/>
                <w:color w:val="000000" w:themeColor="text1"/>
              </w:rPr>
              <w:t>obras públicas</w:t>
            </w:r>
            <w:r w:rsidRPr="000A1D02">
              <w:rPr>
                <w:rStyle w:val="un"/>
                <w:color w:val="000000" w:themeColor="text1"/>
              </w:rPr>
              <w:t xml:space="preserve">, se produjo la </w:t>
            </w:r>
            <w:r w:rsidRPr="000A1D02">
              <w:rPr>
                <w:rStyle w:val="Textoennegrita"/>
                <w:color w:val="000000" w:themeColor="text1"/>
              </w:rPr>
              <w:t>intervención militar en México</w:t>
            </w:r>
            <w:r w:rsidRPr="000A1D02">
              <w:rPr>
                <w:rStyle w:val="apple-converted-space"/>
                <w:color w:val="000000" w:themeColor="text1"/>
              </w:rPr>
              <w:t> </w:t>
            </w:r>
            <w:r w:rsidRPr="000A1D02">
              <w:rPr>
                <w:rStyle w:val="un"/>
                <w:color w:val="000000" w:themeColor="text1"/>
              </w:rPr>
              <w:t>(1862-1866) y tuvo lugar la</w:t>
            </w:r>
            <w:r w:rsidRPr="000A1D02">
              <w:rPr>
                <w:rStyle w:val="apple-converted-space"/>
                <w:color w:val="000000" w:themeColor="text1"/>
              </w:rPr>
              <w:t> </w:t>
            </w:r>
            <w:r w:rsidRPr="000A1D02">
              <w:rPr>
                <w:rStyle w:val="Textoennegrita"/>
                <w:color w:val="000000" w:themeColor="text1"/>
              </w:rPr>
              <w:t>guerra franco-prusiana</w:t>
            </w:r>
            <w:r w:rsidRPr="000A1D02">
              <w:rPr>
                <w:rStyle w:val="apple-converted-space"/>
                <w:color w:val="000000" w:themeColor="text1"/>
              </w:rPr>
              <w:t> </w:t>
            </w:r>
            <w:r w:rsidRPr="000A1D02">
              <w:rPr>
                <w:rStyle w:val="un"/>
                <w:color w:val="000000" w:themeColor="text1"/>
              </w:rPr>
              <w:t>(1870-1871), conflicto que puso fin al Segundo Imperio francés.</w:t>
            </w:r>
          </w:p>
          <w:p w:rsidR="00BA63C4" w:rsidRPr="000A1D02" w:rsidRDefault="00BA63C4" w:rsidP="005128D6">
            <w:pPr>
              <w:tabs>
                <w:tab w:val="right" w:pos="8498"/>
              </w:tabs>
              <w:spacing w:line="360" w:lineRule="auto"/>
              <w:rPr>
                <w:sz w:val="24"/>
                <w:szCs w:val="24"/>
              </w:rPr>
            </w:pPr>
          </w:p>
        </w:tc>
      </w:tr>
    </w:tbl>
    <w:p w:rsidR="00BA63C4" w:rsidRPr="000A1D02" w:rsidRDefault="00BA63C4" w:rsidP="00BA63C4">
      <w:pPr>
        <w:pStyle w:val="tab1"/>
        <w:shd w:val="clear" w:color="auto" w:fill="FFFFFF"/>
        <w:spacing w:before="0" w:beforeAutospacing="0" w:line="245" w:lineRule="atLeast"/>
        <w:rPr>
          <w:color w:val="000000" w:themeColor="text1"/>
        </w:rPr>
      </w:pPr>
    </w:p>
    <w:p w:rsidR="000D231F" w:rsidRPr="000A1D02" w:rsidRDefault="000D231F" w:rsidP="000D231F">
      <w:pPr>
        <w:pStyle w:val="tab1"/>
        <w:shd w:val="clear" w:color="auto" w:fill="FFFFFF"/>
        <w:spacing w:before="0" w:beforeAutospacing="0" w:line="245" w:lineRule="atLeast"/>
        <w:rPr>
          <w:color w:val="000000" w:themeColor="text1"/>
        </w:rPr>
      </w:pPr>
    </w:p>
    <w:p w:rsidR="0042752A" w:rsidRPr="000A1D02" w:rsidRDefault="0042752A" w:rsidP="000D231F">
      <w:pPr>
        <w:shd w:val="clear" w:color="auto" w:fill="FFFFFF"/>
        <w:rPr>
          <w:color w:val="000000" w:themeColor="text1"/>
        </w:rPr>
      </w:pPr>
    </w:p>
    <w:p w:rsidR="000D231F" w:rsidRDefault="001D0319" w:rsidP="001D0319">
      <w:pPr>
        <w:shd w:val="clear" w:color="auto" w:fill="FFFFFF"/>
        <w:jc w:val="both"/>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4.</w:t>
      </w:r>
      <w:r>
        <w:rPr>
          <w:b/>
          <w:color w:val="000000" w:themeColor="text1"/>
        </w:rPr>
        <w:t xml:space="preserve">4 </w:t>
      </w:r>
      <w:r w:rsidR="000D231F" w:rsidRPr="000A1D02">
        <w:rPr>
          <w:b/>
          <w:bCs/>
          <w:color w:val="000000" w:themeColor="text1"/>
        </w:rPr>
        <w:t>Consolidación</w:t>
      </w:r>
    </w:p>
    <w:p w:rsidR="001D0319" w:rsidRDefault="001D0319" w:rsidP="001D0319">
      <w:pPr>
        <w:shd w:val="clear" w:color="auto" w:fill="FFFFFF"/>
        <w:jc w:val="both"/>
        <w:rPr>
          <w:b/>
          <w:bCs/>
          <w:color w:val="000000" w:themeColor="text1"/>
        </w:rPr>
      </w:pPr>
    </w:p>
    <w:p w:rsidR="001D0319" w:rsidRDefault="001D0319" w:rsidP="001D0319">
      <w:pPr>
        <w:shd w:val="clear" w:color="auto" w:fill="FFFFFF"/>
        <w:spacing w:before="100" w:beforeAutospacing="1" w:after="100" w:afterAutospacing="1"/>
        <w:rPr>
          <w:rStyle w:val="un"/>
          <w:lang w:val="es-ES"/>
        </w:rPr>
      </w:pPr>
      <w:r w:rsidRPr="000A1D02">
        <w:rPr>
          <w:rStyle w:val="un"/>
          <w:lang w:val="es-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1D0319" w:rsidRPr="00FC750D" w:rsidTr="005128D6">
        <w:tc>
          <w:tcPr>
            <w:tcW w:w="9054" w:type="dxa"/>
            <w:gridSpan w:val="2"/>
            <w:shd w:val="clear" w:color="auto" w:fill="000000" w:themeFill="text1"/>
          </w:tcPr>
          <w:p w:rsidR="001D0319" w:rsidRPr="00FC750D" w:rsidRDefault="001D0319" w:rsidP="005128D6">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1D0319" w:rsidRPr="00FC750D" w:rsidTr="005128D6">
        <w:tc>
          <w:tcPr>
            <w:tcW w:w="2518" w:type="dxa"/>
          </w:tcPr>
          <w:p w:rsidR="001D0319" w:rsidRPr="00FC750D" w:rsidRDefault="001D0319" w:rsidP="005128D6">
            <w:pPr>
              <w:rPr>
                <w:b/>
                <w:color w:val="000000" w:themeColor="text1"/>
                <w:sz w:val="24"/>
                <w:szCs w:val="24"/>
              </w:rPr>
            </w:pPr>
            <w:r w:rsidRPr="00FC750D">
              <w:rPr>
                <w:b/>
                <w:color w:val="000000" w:themeColor="text1"/>
                <w:sz w:val="24"/>
                <w:szCs w:val="24"/>
              </w:rPr>
              <w:t>Código</w:t>
            </w:r>
          </w:p>
        </w:tc>
        <w:tc>
          <w:tcPr>
            <w:tcW w:w="6536" w:type="dxa"/>
          </w:tcPr>
          <w:p w:rsidR="001D0319" w:rsidRPr="00FC750D" w:rsidRDefault="001D0319" w:rsidP="00B837BC">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sidR="00B837BC">
              <w:rPr>
                <w:color w:val="000000"/>
                <w:sz w:val="24"/>
                <w:szCs w:val="24"/>
              </w:rPr>
              <w:t>9</w:t>
            </w:r>
            <w:r w:rsidR="005128D6">
              <w:rPr>
                <w:color w:val="000000"/>
                <w:sz w:val="24"/>
                <w:szCs w:val="24"/>
              </w:rPr>
              <w:t>0</w:t>
            </w:r>
          </w:p>
        </w:tc>
      </w:tr>
      <w:tr w:rsidR="001D0319" w:rsidRPr="00FC750D" w:rsidTr="005128D6">
        <w:tc>
          <w:tcPr>
            <w:tcW w:w="2518" w:type="dxa"/>
          </w:tcPr>
          <w:p w:rsidR="001D0319" w:rsidRPr="00FC750D" w:rsidRDefault="001D0319" w:rsidP="005128D6">
            <w:pPr>
              <w:rPr>
                <w:color w:val="000000" w:themeColor="text1"/>
                <w:sz w:val="24"/>
                <w:szCs w:val="24"/>
              </w:rPr>
            </w:pPr>
            <w:r w:rsidRPr="00FC750D">
              <w:rPr>
                <w:b/>
                <w:color w:val="000000" w:themeColor="text1"/>
                <w:sz w:val="24"/>
                <w:szCs w:val="24"/>
              </w:rPr>
              <w:t>Ubicación en Aula Planeta</w:t>
            </w:r>
          </w:p>
        </w:tc>
        <w:tc>
          <w:tcPr>
            <w:tcW w:w="6536" w:type="dxa"/>
          </w:tcPr>
          <w:p w:rsidR="001D0319" w:rsidRPr="00FC750D" w:rsidRDefault="00B837BC" w:rsidP="00B837BC">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bCs/>
                <w:color w:val="000000" w:themeColor="text1"/>
              </w:rPr>
              <w:t xml:space="preserve"> Las revoluciones liberales/4.4 Consolidación - </w:t>
            </w:r>
            <w:r w:rsidRPr="000A1D02">
              <w:rPr>
                <w:bCs/>
                <w:color w:val="000000" w:themeColor="text1"/>
              </w:rPr>
              <w:t>Refuerza tu aprendiz</w:t>
            </w:r>
            <w:r>
              <w:rPr>
                <w:bCs/>
                <w:color w:val="000000" w:themeColor="text1"/>
              </w:rPr>
              <w:t>aje: Las revoluciones liberales</w:t>
            </w:r>
          </w:p>
        </w:tc>
      </w:tr>
      <w:tr w:rsidR="001D0319" w:rsidRPr="00FC750D" w:rsidTr="005128D6">
        <w:tc>
          <w:tcPr>
            <w:tcW w:w="2518" w:type="dxa"/>
          </w:tcPr>
          <w:p w:rsidR="001D0319" w:rsidRPr="00FC750D" w:rsidRDefault="001D0319" w:rsidP="005128D6">
            <w:pPr>
              <w:rPr>
                <w:color w:val="000000" w:themeColor="text1"/>
                <w:sz w:val="24"/>
                <w:szCs w:val="24"/>
              </w:rPr>
            </w:pPr>
            <w:r w:rsidRPr="00FC750D">
              <w:rPr>
                <w:b/>
                <w:color w:val="000000" w:themeColor="text1"/>
                <w:sz w:val="24"/>
                <w:szCs w:val="24"/>
              </w:rPr>
              <w:t>Cambio (descripción o capturas de pantallas)</w:t>
            </w:r>
          </w:p>
        </w:tc>
        <w:tc>
          <w:tcPr>
            <w:tcW w:w="6536" w:type="dxa"/>
          </w:tcPr>
          <w:p w:rsidR="00B837BC" w:rsidRDefault="00B837BC" w:rsidP="00B837BC">
            <w:pPr>
              <w:rPr>
                <w:sz w:val="24"/>
                <w:szCs w:val="24"/>
                <w:lang w:val="es-ES"/>
              </w:rPr>
            </w:pPr>
            <w:r>
              <w:rPr>
                <w:sz w:val="24"/>
                <w:szCs w:val="24"/>
                <w:lang w:val="es-ES"/>
              </w:rPr>
              <w:t>En el enunciado:</w:t>
            </w:r>
          </w:p>
          <w:p w:rsidR="00B837BC" w:rsidRPr="00FC750D" w:rsidRDefault="00B837BC" w:rsidP="00B837BC">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r w:rsidRPr="00EF3FE2">
              <w:rPr>
                <w:color w:val="FF0000"/>
              </w:rPr>
              <w:t>”</w:t>
            </w:r>
          </w:p>
          <w:p w:rsidR="001D0319" w:rsidRDefault="001D0319" w:rsidP="005128D6">
            <w:pPr>
              <w:pStyle w:val="tab1"/>
              <w:shd w:val="clear" w:color="auto" w:fill="FFFFFF"/>
              <w:spacing w:before="0" w:beforeAutospacing="0" w:line="245" w:lineRule="atLeast"/>
              <w:jc w:val="both"/>
              <w:rPr>
                <w:color w:val="000000" w:themeColor="text1"/>
              </w:rPr>
            </w:pPr>
          </w:p>
          <w:p w:rsidR="001D0319" w:rsidRPr="000A1D02" w:rsidRDefault="001D0319" w:rsidP="005128D6">
            <w:pPr>
              <w:pStyle w:val="tab1"/>
              <w:shd w:val="clear" w:color="auto" w:fill="FFFFFF"/>
              <w:spacing w:before="0" w:beforeAutospacing="0" w:line="245" w:lineRule="atLeast"/>
              <w:jc w:val="both"/>
              <w:rPr>
                <w:color w:val="000000" w:themeColor="text1"/>
              </w:rPr>
            </w:pPr>
            <w:r w:rsidRPr="000A1D02">
              <w:rPr>
                <w:noProof/>
                <w:color w:val="000000" w:themeColor="text1"/>
              </w:rPr>
              <w:drawing>
                <wp:inline distT="0" distB="0" distL="0" distR="0">
                  <wp:extent cx="2451206" cy="1438746"/>
                  <wp:effectExtent l="0" t="0" r="0" b="0"/>
                  <wp:docPr id="26" name="Imagen 26" descr="C:\Users\Usuario\Pictures\ConR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uario\Pictures\ConRevo.png"/>
                          <pic:cNvPicPr>
                            <a:picLocks noChangeAspect="1" noChangeArrowheads="1"/>
                          </pic:cNvPicPr>
                        </pic:nvPicPr>
                        <pic:blipFill>
                          <a:blip r:embed="rId37" cstate="print"/>
                          <a:srcRect/>
                          <a:stretch>
                            <a:fillRect/>
                          </a:stretch>
                        </pic:blipFill>
                        <pic:spPr bwMode="auto">
                          <a:xfrm>
                            <a:off x="0" y="0"/>
                            <a:ext cx="2451465" cy="1438898"/>
                          </a:xfrm>
                          <a:prstGeom prst="rect">
                            <a:avLst/>
                          </a:prstGeom>
                          <a:noFill/>
                          <a:ln w="9525">
                            <a:noFill/>
                            <a:miter lim="800000"/>
                            <a:headEnd/>
                            <a:tailEnd/>
                          </a:ln>
                        </pic:spPr>
                      </pic:pic>
                    </a:graphicData>
                  </a:graphic>
                </wp:inline>
              </w:drawing>
            </w:r>
          </w:p>
          <w:p w:rsidR="001D0319" w:rsidRPr="00FC750D" w:rsidRDefault="001D0319" w:rsidP="005128D6">
            <w:pPr>
              <w:rPr>
                <w:color w:val="000000" w:themeColor="text1"/>
                <w:sz w:val="24"/>
                <w:szCs w:val="24"/>
              </w:rPr>
            </w:pPr>
          </w:p>
        </w:tc>
      </w:tr>
      <w:tr w:rsidR="001D0319" w:rsidRPr="00FC750D" w:rsidTr="005128D6">
        <w:tc>
          <w:tcPr>
            <w:tcW w:w="2518" w:type="dxa"/>
          </w:tcPr>
          <w:p w:rsidR="001D0319" w:rsidRPr="00FC750D" w:rsidRDefault="001D0319" w:rsidP="005128D6">
            <w:pPr>
              <w:rPr>
                <w:b/>
                <w:color w:val="000000" w:themeColor="text1"/>
                <w:sz w:val="24"/>
                <w:szCs w:val="24"/>
              </w:rPr>
            </w:pPr>
            <w:r w:rsidRPr="00FC750D">
              <w:rPr>
                <w:b/>
                <w:color w:val="000000" w:themeColor="text1"/>
                <w:sz w:val="24"/>
                <w:szCs w:val="24"/>
              </w:rPr>
              <w:t>Título</w:t>
            </w:r>
          </w:p>
        </w:tc>
        <w:tc>
          <w:tcPr>
            <w:tcW w:w="6536" w:type="dxa"/>
          </w:tcPr>
          <w:p w:rsidR="001D0319" w:rsidRPr="00A53B99" w:rsidRDefault="001D0319" w:rsidP="001D0319">
            <w:pPr>
              <w:shd w:val="clear" w:color="auto" w:fill="FFFFFF"/>
              <w:rPr>
                <w:b/>
                <w:color w:val="000000" w:themeColor="text1"/>
              </w:rPr>
            </w:pPr>
            <w:r w:rsidRPr="000A1D02">
              <w:rPr>
                <w:bCs/>
                <w:color w:val="000000" w:themeColor="text1"/>
              </w:rPr>
              <w:t>Refuerza tu aprendiz</w:t>
            </w:r>
            <w:r>
              <w:rPr>
                <w:bCs/>
                <w:color w:val="000000" w:themeColor="text1"/>
              </w:rPr>
              <w:t>aje: Las revoluciones liberales</w:t>
            </w:r>
            <w:r w:rsidRPr="000A1D02">
              <w:rPr>
                <w:bCs/>
                <w:color w:val="000000" w:themeColor="text1"/>
              </w:rPr>
              <w:t xml:space="preserve"> </w:t>
            </w:r>
          </w:p>
        </w:tc>
      </w:tr>
      <w:tr w:rsidR="001D0319" w:rsidRPr="00FC750D" w:rsidTr="005128D6">
        <w:tc>
          <w:tcPr>
            <w:tcW w:w="2518" w:type="dxa"/>
          </w:tcPr>
          <w:p w:rsidR="001D0319" w:rsidRPr="00FC750D" w:rsidRDefault="001D0319" w:rsidP="005128D6">
            <w:pPr>
              <w:rPr>
                <w:b/>
                <w:color w:val="000000" w:themeColor="text1"/>
                <w:sz w:val="24"/>
                <w:szCs w:val="24"/>
              </w:rPr>
            </w:pPr>
            <w:r w:rsidRPr="00FC750D">
              <w:rPr>
                <w:b/>
                <w:color w:val="000000" w:themeColor="text1"/>
                <w:sz w:val="24"/>
                <w:szCs w:val="24"/>
              </w:rPr>
              <w:t>Descripción</w:t>
            </w:r>
          </w:p>
        </w:tc>
        <w:tc>
          <w:tcPr>
            <w:tcW w:w="6536" w:type="dxa"/>
          </w:tcPr>
          <w:p w:rsidR="001D0319" w:rsidRPr="000A1D02" w:rsidRDefault="001D0319" w:rsidP="001D0319">
            <w:pPr>
              <w:shd w:val="clear" w:color="auto" w:fill="FFFFFF"/>
              <w:rPr>
                <w:bCs/>
                <w:color w:val="000000" w:themeColor="text1"/>
              </w:rPr>
            </w:pPr>
            <w:r w:rsidRPr="000A1D02">
              <w:rPr>
                <w:bCs/>
                <w:color w:val="000000" w:themeColor="text1"/>
              </w:rPr>
              <w:t xml:space="preserve">Actividades sobre </w:t>
            </w:r>
            <w:r>
              <w:rPr>
                <w:bCs/>
                <w:color w:val="000000" w:themeColor="text1"/>
              </w:rPr>
              <w:t>l</w:t>
            </w:r>
            <w:r w:rsidRPr="000A1D02">
              <w:rPr>
                <w:bCs/>
                <w:color w:val="000000" w:themeColor="text1"/>
              </w:rPr>
              <w:t xml:space="preserve">as </w:t>
            </w:r>
            <w:r>
              <w:rPr>
                <w:bCs/>
                <w:color w:val="000000" w:themeColor="text1"/>
              </w:rPr>
              <w:t>revoluciones liberales</w:t>
            </w:r>
          </w:p>
          <w:p w:rsidR="001D0319" w:rsidRPr="00593DBA" w:rsidRDefault="001D0319" w:rsidP="001D0319">
            <w:pPr>
              <w:pStyle w:val="Ttulo4"/>
              <w:shd w:val="clear" w:color="auto" w:fill="FFFFFF"/>
              <w:spacing w:before="109" w:beforeAutospacing="0" w:after="109" w:afterAutospacing="0"/>
              <w:outlineLvl w:val="3"/>
              <w:rPr>
                <w:b w:val="0"/>
                <w:color w:val="000000" w:themeColor="text1"/>
              </w:rPr>
            </w:pPr>
          </w:p>
        </w:tc>
      </w:tr>
    </w:tbl>
    <w:p w:rsidR="001D0319" w:rsidRPr="000A1D02" w:rsidRDefault="001D0319" w:rsidP="001D0319">
      <w:pPr>
        <w:shd w:val="clear" w:color="auto" w:fill="FFFFFF"/>
        <w:jc w:val="both"/>
        <w:rPr>
          <w:b/>
          <w:bCs/>
          <w:color w:val="000000" w:themeColor="text1"/>
        </w:rPr>
      </w:pPr>
    </w:p>
    <w:p w:rsidR="000D231F" w:rsidRPr="000A1D02" w:rsidRDefault="000D231F" w:rsidP="000D231F">
      <w:pPr>
        <w:shd w:val="clear" w:color="auto" w:fill="FFFFFF"/>
        <w:rPr>
          <w:color w:val="000000" w:themeColor="text1"/>
        </w:rPr>
      </w:pPr>
    </w:p>
    <w:p w:rsidR="000D231F" w:rsidRPr="000A1D02" w:rsidRDefault="000D231F" w:rsidP="000D231F">
      <w:pPr>
        <w:shd w:val="clear" w:color="auto" w:fill="FFFFFF"/>
        <w:rPr>
          <w:color w:val="000000" w:themeColor="text1"/>
        </w:rPr>
      </w:pPr>
    </w:p>
    <w:p w:rsidR="000D231F" w:rsidRPr="000A1D02" w:rsidRDefault="002631E8" w:rsidP="002631E8">
      <w:pPr>
        <w:shd w:val="clear" w:color="auto" w:fill="FFFFFF"/>
        <w:jc w:val="both"/>
        <w:rPr>
          <w:b/>
          <w:color w:val="000000" w:themeColor="text1"/>
        </w:rPr>
      </w:pPr>
      <w:r w:rsidRPr="000A1D02">
        <w:rPr>
          <w:b/>
          <w:color w:val="000000" w:themeColor="text1"/>
          <w:highlight w:val="yellow"/>
        </w:rPr>
        <w:t xml:space="preserve">[SECCIÓN </w:t>
      </w:r>
      <w:r>
        <w:rPr>
          <w:color w:val="000000" w:themeColor="text1"/>
          <w:highlight w:val="yellow"/>
        </w:rPr>
        <w:t>1</w:t>
      </w:r>
      <w:r w:rsidRPr="0057760C">
        <w:rPr>
          <w:b/>
          <w:color w:val="000000" w:themeColor="text1"/>
          <w:highlight w:val="yellow"/>
        </w:rPr>
        <w:t>]</w:t>
      </w:r>
      <w:r w:rsidRPr="0057760C">
        <w:rPr>
          <w:b/>
          <w:color w:val="000000" w:themeColor="text1"/>
        </w:rPr>
        <w:t xml:space="preserve"> </w:t>
      </w:r>
      <w:r>
        <w:rPr>
          <w:b/>
          <w:color w:val="000000" w:themeColor="text1"/>
        </w:rPr>
        <w:t xml:space="preserve">5 </w:t>
      </w:r>
      <w:r w:rsidR="000D231F" w:rsidRPr="000A1D02">
        <w:rPr>
          <w:b/>
          <w:color w:val="000000" w:themeColor="text1"/>
        </w:rPr>
        <w:t>Los p</w:t>
      </w:r>
      <w:r>
        <w:rPr>
          <w:b/>
          <w:color w:val="000000" w:themeColor="text1"/>
        </w:rPr>
        <w:t>rocesos de unificación nacional</w:t>
      </w:r>
    </w:p>
    <w:p w:rsidR="00901176" w:rsidRDefault="00901176" w:rsidP="000D231F">
      <w:pPr>
        <w:shd w:val="clear" w:color="auto" w:fill="FFFFFF"/>
        <w:rPr>
          <w:rStyle w:val="un"/>
          <w:color w:val="000000" w:themeColor="text1"/>
          <w:shd w:val="clear" w:color="auto" w:fill="FFFFFF"/>
        </w:rPr>
      </w:pPr>
      <w:r w:rsidRPr="000A1D02">
        <w:rPr>
          <w:color w:val="000000" w:themeColor="text1"/>
          <w:shd w:val="clear" w:color="auto" w:fill="FFFFFF"/>
        </w:rPr>
        <w:br/>
      </w:r>
      <w:r w:rsidRPr="000A1D02">
        <w:rPr>
          <w:rStyle w:val="un"/>
          <w:color w:val="000000" w:themeColor="text1"/>
          <w:shd w:val="clear" w:color="auto" w:fill="FFFFFF"/>
        </w:rPr>
        <w:t xml:space="preserve">A lo largo del siglo XIX, se produjo un aumento de las reivindicaciones </w:t>
      </w:r>
      <w:r w:rsidR="0005002A">
        <w:rPr>
          <w:rStyle w:val="un"/>
          <w:color w:val="000000" w:themeColor="text1"/>
          <w:shd w:val="clear" w:color="auto" w:fill="FFFFFF"/>
        </w:rPr>
        <w:t>n</w:t>
      </w:r>
      <w:r w:rsidRPr="000A1D02">
        <w:rPr>
          <w:rStyle w:val="un"/>
          <w:color w:val="000000" w:themeColor="text1"/>
          <w:shd w:val="clear" w:color="auto" w:fill="FFFFFF"/>
        </w:rPr>
        <w:t>acionalistas.</w:t>
      </w:r>
      <w:r w:rsidRPr="000A1D02">
        <w:rPr>
          <w:rStyle w:val="apple-converted-space"/>
          <w:color w:val="000000" w:themeColor="text1"/>
          <w:shd w:val="clear" w:color="auto" w:fill="FFFFFF"/>
        </w:rPr>
        <w:t> </w:t>
      </w:r>
      <w:r w:rsidRPr="000A1D02">
        <w:rPr>
          <w:rStyle w:val="un"/>
          <w:color w:val="000000" w:themeColor="text1"/>
          <w:shd w:val="clear" w:color="auto" w:fill="FFFFFF"/>
        </w:rPr>
        <w:t>Sobre esa base ideológica se dieron las unificaciones de Italia y de Alemania.</w:t>
      </w:r>
    </w:p>
    <w:p w:rsidR="0005002A" w:rsidRPr="000A1D02" w:rsidRDefault="0005002A" w:rsidP="000D231F">
      <w:pPr>
        <w:shd w:val="clear" w:color="auto" w:fill="FFFFFF"/>
        <w:rPr>
          <w:rStyle w:val="un"/>
          <w:color w:val="000000" w:themeColor="text1"/>
          <w:shd w:val="clear" w:color="auto" w:fill="FFFFFF"/>
        </w:rPr>
      </w:pPr>
    </w:p>
    <w:p w:rsidR="00901176" w:rsidRDefault="0005002A" w:rsidP="00901176">
      <w:pPr>
        <w:shd w:val="clear" w:color="auto" w:fill="FFFFFF"/>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w:t>
      </w:r>
      <w:r w:rsidRPr="0005002A">
        <w:rPr>
          <w:b/>
          <w:color w:val="000000" w:themeColor="text1"/>
        </w:rPr>
        <w:t>5</w:t>
      </w:r>
      <w:ins w:id="121" w:author="RAUL MAZO" w:date="2015-05-01T19:24:00Z">
        <w:r w:rsidR="00B12990">
          <w:rPr>
            <w:b/>
            <w:color w:val="000000" w:themeColor="text1"/>
          </w:rPr>
          <w:t>.</w:t>
        </w:r>
      </w:ins>
      <w:del w:id="122" w:author="RAUL MAZO" w:date="2015-05-02T11:16:00Z">
        <w:r w:rsidRPr="0005002A" w:rsidDel="00526DC7">
          <w:rPr>
            <w:b/>
            <w:color w:val="000000" w:themeColor="text1"/>
          </w:rPr>
          <w:delText xml:space="preserve"> </w:delText>
        </w:r>
      </w:del>
      <w:r w:rsidRPr="0005002A">
        <w:rPr>
          <w:b/>
          <w:color w:val="000000" w:themeColor="text1"/>
        </w:rPr>
        <w:t xml:space="preserve">1 </w:t>
      </w:r>
      <w:r w:rsidR="00901176" w:rsidRPr="0005002A">
        <w:rPr>
          <w:b/>
          <w:bCs/>
          <w:color w:val="000000" w:themeColor="text1"/>
        </w:rPr>
        <w:t>La</w:t>
      </w:r>
      <w:r w:rsidR="00901176" w:rsidRPr="000A1D02">
        <w:rPr>
          <w:b/>
          <w:bCs/>
          <w:color w:val="000000" w:themeColor="text1"/>
        </w:rPr>
        <w:t xml:space="preserve"> unificación italiana</w:t>
      </w:r>
    </w:p>
    <w:p w:rsidR="0005002A" w:rsidRPr="000A1D02" w:rsidRDefault="0005002A" w:rsidP="00901176">
      <w:pPr>
        <w:shd w:val="clear" w:color="auto" w:fill="FFFFFF"/>
        <w:rPr>
          <w:b/>
          <w:bCs/>
          <w:color w:val="000000" w:themeColor="text1"/>
        </w:rPr>
      </w:pPr>
    </w:p>
    <w:p w:rsidR="00901176" w:rsidRDefault="00901176" w:rsidP="00767DD3">
      <w:pPr>
        <w:pStyle w:val="u"/>
        <w:shd w:val="clear" w:color="auto" w:fill="FFFFFF"/>
        <w:spacing w:before="0" w:beforeAutospacing="0" w:after="0" w:afterAutospacing="0" w:line="312" w:lineRule="atLeast"/>
        <w:jc w:val="both"/>
        <w:rPr>
          <w:rStyle w:val="un"/>
          <w:color w:val="000000" w:themeColor="text1"/>
        </w:rPr>
      </w:pPr>
      <w:r w:rsidRPr="000A1D02">
        <w:rPr>
          <w:rStyle w:val="un"/>
          <w:color w:val="000000" w:themeColor="text1"/>
        </w:rPr>
        <w:t>A mediados del siglo XIX, la península Itálica era un conglomerado de distintos territorios.</w:t>
      </w:r>
      <w:r w:rsidRPr="000A1D02">
        <w:rPr>
          <w:rStyle w:val="apple-converted-space"/>
          <w:color w:val="000000" w:themeColor="text1"/>
        </w:rPr>
        <w:t> </w:t>
      </w:r>
      <w:r w:rsidRPr="000A1D02">
        <w:rPr>
          <w:rStyle w:val="un"/>
          <w:color w:val="000000" w:themeColor="text1"/>
        </w:rPr>
        <w:t xml:space="preserve">Además, una parte </w:t>
      </w:r>
      <w:del w:id="123" w:author="RAUL MAZO" w:date="2015-05-02T09:32:00Z">
        <w:r w:rsidRPr="000A1D02" w:rsidDel="008E0AF8">
          <w:rPr>
            <w:rStyle w:val="un"/>
            <w:color w:val="000000" w:themeColor="text1"/>
          </w:rPr>
          <w:delText xml:space="preserve">de su </w:delText>
        </w:r>
        <w:r w:rsidR="00675C29" w:rsidRPr="008E0AF8" w:rsidDel="008E0AF8">
          <w:rPr>
            <w:rStyle w:val="un"/>
            <w:color w:val="000000" w:themeColor="text1"/>
          </w:rPr>
          <w:delText>territorio</w:delText>
        </w:r>
        <w:r w:rsidRPr="000A1D02" w:rsidDel="008E0AF8">
          <w:rPr>
            <w:rStyle w:val="un"/>
            <w:color w:val="000000" w:themeColor="text1"/>
          </w:rPr>
          <w:delText xml:space="preserve"> </w:delText>
        </w:r>
      </w:del>
      <w:r w:rsidRPr="000A1D02">
        <w:rPr>
          <w:rStyle w:val="un"/>
          <w:color w:val="000000" w:themeColor="text1"/>
        </w:rPr>
        <w:t>se encontraba bajo el dominio del Imperio austriaco.</w:t>
      </w:r>
    </w:p>
    <w:p w:rsidR="0005002A" w:rsidRPr="000A1D02" w:rsidRDefault="0005002A" w:rsidP="00767DD3">
      <w:pPr>
        <w:pStyle w:val="u"/>
        <w:shd w:val="clear" w:color="auto" w:fill="FFFFFF"/>
        <w:spacing w:before="0" w:beforeAutospacing="0" w:after="0" w:afterAutospacing="0" w:line="312" w:lineRule="atLeast"/>
        <w:jc w:val="both"/>
        <w:rPr>
          <w:color w:val="000000" w:themeColor="text1"/>
        </w:rPr>
      </w:pPr>
    </w:p>
    <w:p w:rsidR="00901176" w:rsidRDefault="00901176" w:rsidP="00767DD3">
      <w:pPr>
        <w:pStyle w:val="u"/>
        <w:shd w:val="clear" w:color="auto" w:fill="FFFFFF"/>
        <w:spacing w:before="0" w:beforeAutospacing="0" w:after="0" w:afterAutospacing="0" w:line="312" w:lineRule="atLeast"/>
        <w:jc w:val="both"/>
        <w:rPr>
          <w:rStyle w:val="un"/>
          <w:color w:val="000000" w:themeColor="text1"/>
        </w:rPr>
      </w:pPr>
      <w:r w:rsidRPr="000A1D02">
        <w:rPr>
          <w:rStyle w:val="un"/>
          <w:color w:val="000000" w:themeColor="text1"/>
        </w:rPr>
        <w:t>El proceso de unificación de los territorios italianos estuvo encabezado por</w:t>
      </w:r>
      <w:r w:rsidR="00334703" w:rsidRPr="000A1D02">
        <w:rPr>
          <w:rStyle w:val="un"/>
          <w:color w:val="000000" w:themeColor="text1"/>
        </w:rPr>
        <w:t xml:space="preserve"> </w:t>
      </w:r>
      <w:r w:rsidRPr="000A1D02">
        <w:rPr>
          <w:rStyle w:val="Textoennegrita"/>
          <w:color w:val="000000" w:themeColor="text1"/>
        </w:rPr>
        <w:t xml:space="preserve">Camilo </w:t>
      </w:r>
      <w:proofErr w:type="spellStart"/>
      <w:r w:rsidRPr="000A1D02">
        <w:rPr>
          <w:rStyle w:val="Textoennegrita"/>
          <w:color w:val="000000" w:themeColor="text1"/>
        </w:rPr>
        <w:t>Benso</w:t>
      </w:r>
      <w:proofErr w:type="spellEnd"/>
      <w:r w:rsidRPr="000A1D02">
        <w:rPr>
          <w:rStyle w:val="Textoennegrita"/>
          <w:color w:val="000000" w:themeColor="text1"/>
        </w:rPr>
        <w:t xml:space="preserve"> de </w:t>
      </w:r>
      <w:proofErr w:type="spellStart"/>
      <w:r w:rsidRPr="000A1D02">
        <w:rPr>
          <w:rStyle w:val="Textoennegrita"/>
          <w:color w:val="000000" w:themeColor="text1"/>
        </w:rPr>
        <w:t>Cavour</w:t>
      </w:r>
      <w:proofErr w:type="spellEnd"/>
      <w:r w:rsidRPr="000A1D02">
        <w:rPr>
          <w:rStyle w:val="un"/>
          <w:color w:val="000000" w:themeColor="text1"/>
        </w:rPr>
        <w:t>, primer ministro de Piamonte, y</w:t>
      </w:r>
      <w:r w:rsidRPr="000A1D02">
        <w:rPr>
          <w:rStyle w:val="apple-converted-space"/>
          <w:color w:val="000000" w:themeColor="text1"/>
        </w:rPr>
        <w:t> </w:t>
      </w:r>
      <w:r w:rsidRPr="000A1D02">
        <w:rPr>
          <w:rStyle w:val="Textoennegrita"/>
          <w:color w:val="000000" w:themeColor="text1"/>
        </w:rPr>
        <w:t>Giuseppe Garibaldi</w:t>
      </w:r>
      <w:r w:rsidRPr="000A1D02">
        <w:rPr>
          <w:rStyle w:val="un"/>
          <w:color w:val="000000" w:themeColor="text1"/>
        </w:rPr>
        <w:t>, líder de los Camisas Rojas.</w:t>
      </w:r>
    </w:p>
    <w:p w:rsidR="0005002A" w:rsidRPr="000A1D02" w:rsidRDefault="0005002A" w:rsidP="00767DD3">
      <w:pPr>
        <w:pStyle w:val="u"/>
        <w:shd w:val="clear" w:color="auto" w:fill="FFFFFF"/>
        <w:spacing w:before="0" w:beforeAutospacing="0" w:after="0" w:afterAutospacing="0" w:line="312" w:lineRule="atLeast"/>
        <w:jc w:val="both"/>
        <w:rPr>
          <w:color w:val="000000" w:themeColor="text1"/>
        </w:rPr>
      </w:pPr>
    </w:p>
    <w:p w:rsidR="00901176" w:rsidRPr="000A1D02" w:rsidRDefault="00901176" w:rsidP="00767DD3">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Así, mientras el primero puso fin a la</w:t>
      </w:r>
      <w:r w:rsidRPr="000A1D02">
        <w:rPr>
          <w:rStyle w:val="apple-converted-space"/>
          <w:color w:val="000000" w:themeColor="text1"/>
        </w:rPr>
        <w:t> </w:t>
      </w:r>
      <w:r w:rsidRPr="000A1D02">
        <w:rPr>
          <w:rStyle w:val="Textoennegrita"/>
          <w:color w:val="000000" w:themeColor="text1"/>
        </w:rPr>
        <w:t>ocupación austriaca</w:t>
      </w:r>
      <w:r w:rsidRPr="000A1D02">
        <w:rPr>
          <w:rStyle w:val="apple-converted-space"/>
          <w:color w:val="000000" w:themeColor="text1"/>
        </w:rPr>
        <w:t> </w:t>
      </w:r>
      <w:r w:rsidRPr="000A1D02">
        <w:rPr>
          <w:rStyle w:val="un"/>
          <w:color w:val="000000" w:themeColor="text1"/>
        </w:rPr>
        <w:t>del norte de Italia, el segundo logró acabar con las</w:t>
      </w:r>
      <w:r w:rsidRPr="000A1D02">
        <w:rPr>
          <w:rStyle w:val="apple-converted-space"/>
          <w:color w:val="000000" w:themeColor="text1"/>
        </w:rPr>
        <w:t> </w:t>
      </w:r>
      <w:r w:rsidRPr="000A1D02">
        <w:rPr>
          <w:rStyle w:val="Textoennegrita"/>
          <w:color w:val="000000" w:themeColor="text1"/>
        </w:rPr>
        <w:t>monarquías del centro</w:t>
      </w:r>
      <w:r w:rsidRPr="000A1D02">
        <w:rPr>
          <w:rStyle w:val="apple-converted-space"/>
          <w:color w:val="000000" w:themeColor="text1"/>
        </w:rPr>
        <w:t> </w:t>
      </w:r>
      <w:r w:rsidRPr="000A1D02">
        <w:rPr>
          <w:rStyle w:val="un"/>
          <w:color w:val="000000" w:themeColor="text1"/>
        </w:rPr>
        <w:t>y del</w:t>
      </w:r>
      <w:r w:rsidRPr="000A1D02">
        <w:rPr>
          <w:rStyle w:val="apple-converted-space"/>
          <w:color w:val="000000" w:themeColor="text1"/>
        </w:rPr>
        <w:t> </w:t>
      </w:r>
      <w:r w:rsidRPr="000A1D02">
        <w:rPr>
          <w:rStyle w:val="Textoennegrita"/>
          <w:color w:val="000000" w:themeColor="text1"/>
        </w:rPr>
        <w:t>sur de Italia</w:t>
      </w:r>
      <w:r w:rsidRPr="000A1D02">
        <w:rPr>
          <w:rStyle w:val="un"/>
          <w:color w:val="000000" w:themeColor="text1"/>
        </w:rPr>
        <w:t>.</w:t>
      </w:r>
    </w:p>
    <w:p w:rsidR="00901176" w:rsidRDefault="00901176" w:rsidP="00767DD3">
      <w:pPr>
        <w:shd w:val="clear" w:color="auto" w:fill="FFFFFF"/>
        <w:jc w:val="both"/>
        <w:rPr>
          <w:color w:val="000000" w:themeColor="text1"/>
        </w:rPr>
      </w:pPr>
      <w:r w:rsidRPr="000A1D02">
        <w:rPr>
          <w:color w:val="000000" w:themeColor="text1"/>
        </w:rPr>
        <w:t xml:space="preserve"> </w:t>
      </w:r>
    </w:p>
    <w:tbl>
      <w:tblPr>
        <w:tblStyle w:val="Tablaconcuadrcula"/>
        <w:tblW w:w="0" w:type="auto"/>
        <w:tblLook w:val="04A0" w:firstRow="1" w:lastRow="0" w:firstColumn="1" w:lastColumn="0" w:noHBand="0" w:noVBand="1"/>
      </w:tblPr>
      <w:tblGrid>
        <w:gridCol w:w="1668"/>
        <w:gridCol w:w="7386"/>
      </w:tblGrid>
      <w:tr w:rsidR="0005002A" w:rsidRPr="000A1D02" w:rsidTr="005128D6">
        <w:tc>
          <w:tcPr>
            <w:tcW w:w="9054" w:type="dxa"/>
            <w:gridSpan w:val="2"/>
            <w:shd w:val="clear" w:color="auto" w:fill="0D0D0D" w:themeFill="text1" w:themeFillTint="F2"/>
          </w:tcPr>
          <w:p w:rsidR="0005002A" w:rsidRPr="000A1D02" w:rsidRDefault="0005002A" w:rsidP="005128D6">
            <w:pPr>
              <w:jc w:val="center"/>
              <w:rPr>
                <w:b/>
                <w:color w:val="FFFFFF" w:themeColor="background1"/>
                <w:sz w:val="24"/>
                <w:szCs w:val="24"/>
              </w:rPr>
            </w:pPr>
            <w:r w:rsidRPr="000A1D02">
              <w:rPr>
                <w:b/>
                <w:color w:val="FFFFFF" w:themeColor="background1"/>
                <w:sz w:val="24"/>
                <w:szCs w:val="24"/>
              </w:rPr>
              <w:t>Imagen (fotografía, gráfica o ilustración)</w:t>
            </w:r>
          </w:p>
        </w:tc>
      </w:tr>
      <w:tr w:rsidR="0005002A" w:rsidRPr="000A1D02" w:rsidTr="005128D6">
        <w:tc>
          <w:tcPr>
            <w:tcW w:w="1668" w:type="dxa"/>
          </w:tcPr>
          <w:p w:rsidR="0005002A" w:rsidRPr="000A1D02" w:rsidRDefault="0005002A" w:rsidP="005128D6">
            <w:pPr>
              <w:rPr>
                <w:b/>
                <w:color w:val="000000"/>
                <w:sz w:val="24"/>
                <w:szCs w:val="24"/>
              </w:rPr>
            </w:pPr>
            <w:r w:rsidRPr="000A1D02">
              <w:rPr>
                <w:b/>
                <w:color w:val="000000"/>
                <w:sz w:val="24"/>
                <w:szCs w:val="24"/>
              </w:rPr>
              <w:t>Código</w:t>
            </w:r>
          </w:p>
        </w:tc>
        <w:tc>
          <w:tcPr>
            <w:tcW w:w="7386" w:type="dxa"/>
          </w:tcPr>
          <w:p w:rsidR="0005002A" w:rsidRPr="000A1D02" w:rsidRDefault="0005002A" w:rsidP="0005002A">
            <w:pPr>
              <w:rPr>
                <w:b/>
                <w:color w:val="000000"/>
                <w:sz w:val="24"/>
                <w:szCs w:val="24"/>
              </w:rPr>
            </w:pPr>
            <w:r w:rsidRPr="000A1D02">
              <w:rPr>
                <w:b/>
                <w:color w:val="000000"/>
                <w:sz w:val="24"/>
                <w:szCs w:val="24"/>
              </w:rPr>
              <w:t>CS_08_04_IMG0</w:t>
            </w:r>
            <w:r>
              <w:rPr>
                <w:b/>
                <w:color w:val="000000"/>
                <w:sz w:val="24"/>
                <w:szCs w:val="24"/>
              </w:rPr>
              <w:t>7</w:t>
            </w:r>
          </w:p>
        </w:tc>
      </w:tr>
      <w:tr w:rsidR="0005002A" w:rsidRPr="000A1D02" w:rsidTr="005128D6">
        <w:tc>
          <w:tcPr>
            <w:tcW w:w="1668" w:type="dxa"/>
          </w:tcPr>
          <w:p w:rsidR="0005002A" w:rsidRPr="000A1D02" w:rsidRDefault="0005002A" w:rsidP="005128D6">
            <w:pPr>
              <w:rPr>
                <w:color w:val="000000"/>
                <w:sz w:val="24"/>
                <w:szCs w:val="24"/>
              </w:rPr>
            </w:pPr>
            <w:r w:rsidRPr="000A1D02">
              <w:rPr>
                <w:b/>
                <w:color w:val="000000"/>
                <w:sz w:val="24"/>
                <w:szCs w:val="24"/>
              </w:rPr>
              <w:t>Descripción</w:t>
            </w:r>
          </w:p>
        </w:tc>
        <w:tc>
          <w:tcPr>
            <w:tcW w:w="7386" w:type="dxa"/>
          </w:tcPr>
          <w:p w:rsidR="0005002A" w:rsidRPr="000A1D02" w:rsidRDefault="0005002A" w:rsidP="005128D6">
            <w:pPr>
              <w:rPr>
                <w:color w:val="000000"/>
                <w:sz w:val="24"/>
                <w:szCs w:val="24"/>
              </w:rPr>
            </w:pPr>
            <w:r w:rsidRPr="006C0E7D">
              <w:rPr>
                <w:color w:val="000000" w:themeColor="text1"/>
                <w:sz w:val="24"/>
                <w:szCs w:val="24"/>
              </w:rPr>
              <w:t> </w:t>
            </w:r>
            <w:r w:rsidRPr="000A1D02">
              <w:rPr>
                <w:b/>
                <w:bCs/>
                <w:color w:val="000000" w:themeColor="text1"/>
              </w:rPr>
              <w:t>Giuseppe Garibaldi</w:t>
            </w:r>
            <w:r w:rsidRPr="000A1D02">
              <w:rPr>
                <w:color w:val="000000" w:themeColor="text1"/>
              </w:rPr>
              <w:t> </w:t>
            </w:r>
          </w:p>
        </w:tc>
      </w:tr>
      <w:tr w:rsidR="0005002A" w:rsidRPr="000A1D02" w:rsidTr="005128D6">
        <w:tc>
          <w:tcPr>
            <w:tcW w:w="1668" w:type="dxa"/>
          </w:tcPr>
          <w:p w:rsidR="0005002A" w:rsidRPr="000A1D02" w:rsidRDefault="0005002A" w:rsidP="005128D6">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05002A" w:rsidRPr="000A1D02" w:rsidRDefault="0005002A" w:rsidP="005128D6">
            <w:pPr>
              <w:rPr>
                <w:color w:val="000000"/>
                <w:sz w:val="24"/>
                <w:szCs w:val="24"/>
              </w:rPr>
            </w:pPr>
            <w:r w:rsidRPr="000A1D02">
              <w:rPr>
                <w:noProof/>
                <w:color w:val="000000" w:themeColor="text1"/>
              </w:rPr>
              <w:drawing>
                <wp:inline distT="0" distB="0" distL="0" distR="0">
                  <wp:extent cx="1070953" cy="1354347"/>
                  <wp:effectExtent l="19050" t="0" r="0" b="0"/>
                  <wp:docPr id="27" name="Imagen 27" descr="http://profesores.aulaplaneta.com/DNNPlayerPackages/Package12189/InfoGuion/cuadernoestudio/images_xml/CS_10_02_img8_small.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rofesores.aulaplaneta.com/DNNPlayerPackages/Package12189/InfoGuion/cuadernoestudio/images_xml/CS_10_02_img8_small.jpg">
                            <a:hlinkClick r:id="rId38"/>
                          </pic:cNvPr>
                          <pic:cNvPicPr>
                            <a:picLocks noChangeAspect="1" noChangeArrowheads="1"/>
                          </pic:cNvPicPr>
                        </pic:nvPicPr>
                        <pic:blipFill>
                          <a:blip r:embed="rId39" cstate="print"/>
                          <a:srcRect/>
                          <a:stretch>
                            <a:fillRect/>
                          </a:stretch>
                        </pic:blipFill>
                        <pic:spPr bwMode="auto">
                          <a:xfrm>
                            <a:off x="0" y="0"/>
                            <a:ext cx="1072124" cy="1355828"/>
                          </a:xfrm>
                          <a:prstGeom prst="rect">
                            <a:avLst/>
                          </a:prstGeom>
                          <a:noFill/>
                          <a:ln w="9525">
                            <a:noFill/>
                            <a:miter lim="800000"/>
                            <a:headEnd/>
                            <a:tailEnd/>
                          </a:ln>
                        </pic:spPr>
                      </pic:pic>
                    </a:graphicData>
                  </a:graphic>
                </wp:inline>
              </w:drawing>
            </w:r>
          </w:p>
        </w:tc>
      </w:tr>
      <w:tr w:rsidR="0005002A" w:rsidRPr="000A1D02" w:rsidTr="005128D6">
        <w:tc>
          <w:tcPr>
            <w:tcW w:w="1668" w:type="dxa"/>
          </w:tcPr>
          <w:p w:rsidR="0005002A" w:rsidRPr="000A1D02" w:rsidRDefault="0005002A" w:rsidP="005128D6">
            <w:pPr>
              <w:rPr>
                <w:color w:val="000000"/>
                <w:sz w:val="24"/>
                <w:szCs w:val="24"/>
              </w:rPr>
            </w:pPr>
            <w:r w:rsidRPr="000A1D02">
              <w:rPr>
                <w:b/>
                <w:color w:val="000000"/>
                <w:sz w:val="24"/>
                <w:szCs w:val="24"/>
              </w:rPr>
              <w:t>Pie de imagen</w:t>
            </w:r>
          </w:p>
        </w:tc>
        <w:tc>
          <w:tcPr>
            <w:tcW w:w="7386" w:type="dxa"/>
          </w:tcPr>
          <w:p w:rsidR="0005002A" w:rsidRPr="000A1D02" w:rsidRDefault="0005002A" w:rsidP="0005002A">
            <w:pPr>
              <w:spacing w:before="68" w:line="272" w:lineRule="atLeast"/>
              <w:jc w:val="both"/>
              <w:rPr>
                <w:color w:val="000000" w:themeColor="text1"/>
              </w:rPr>
            </w:pPr>
            <w:r w:rsidRPr="000A1D02">
              <w:rPr>
                <w:b/>
                <w:bCs/>
                <w:color w:val="000000" w:themeColor="text1"/>
              </w:rPr>
              <w:t>Giuseppe Garibaldi</w:t>
            </w:r>
            <w:r w:rsidRPr="000A1D02">
              <w:rPr>
                <w:color w:val="000000" w:themeColor="text1"/>
              </w:rPr>
              <w:t> fue uno de los personajes más importantes en el proceso de unificación italiana. El estallido de la guerra en 1859 lo llevó a ponerse al frente de la </w:t>
            </w:r>
            <w:r w:rsidRPr="000A1D02">
              <w:rPr>
                <w:b/>
                <w:bCs/>
                <w:color w:val="000000" w:themeColor="text1"/>
              </w:rPr>
              <w:t>expedición de los Mil </w:t>
            </w:r>
            <w:r w:rsidRPr="000A1D02">
              <w:rPr>
                <w:color w:val="000000" w:themeColor="text1"/>
              </w:rPr>
              <w:t>o </w:t>
            </w:r>
            <w:r w:rsidRPr="000A1D02">
              <w:rPr>
                <w:b/>
                <w:bCs/>
                <w:color w:val="000000" w:themeColor="text1"/>
              </w:rPr>
              <w:t>de los Camisas Rojas</w:t>
            </w:r>
            <w:r w:rsidRPr="000A1D02">
              <w:rPr>
                <w:color w:val="000000" w:themeColor="text1"/>
              </w:rPr>
              <w:t>. Tras desembarcar en </w:t>
            </w:r>
            <w:proofErr w:type="spellStart"/>
            <w:r w:rsidRPr="000A1D02">
              <w:rPr>
                <w:b/>
                <w:bCs/>
                <w:color w:val="000000" w:themeColor="text1"/>
              </w:rPr>
              <w:t>Marsala</w:t>
            </w:r>
            <w:proofErr w:type="spellEnd"/>
            <w:r w:rsidRPr="000A1D02">
              <w:rPr>
                <w:color w:val="000000" w:themeColor="text1"/>
              </w:rPr>
              <w:t xml:space="preserve">, conquistó el </w:t>
            </w:r>
            <w:r w:rsidRPr="000A1D02">
              <w:rPr>
                <w:b/>
                <w:bCs/>
                <w:color w:val="000000" w:themeColor="text1"/>
              </w:rPr>
              <w:t xml:space="preserve">Reino de las Dos </w:t>
            </w:r>
            <w:proofErr w:type="spellStart"/>
            <w:r w:rsidRPr="000A1D02">
              <w:rPr>
                <w:b/>
                <w:bCs/>
                <w:color w:val="000000" w:themeColor="text1"/>
              </w:rPr>
              <w:t>Sicilias</w:t>
            </w:r>
            <w:proofErr w:type="spellEnd"/>
            <w:r w:rsidRPr="000A1D02">
              <w:rPr>
                <w:color w:val="000000" w:themeColor="text1"/>
              </w:rPr>
              <w:t> (1860). En los años siguientes continuó su lucha contra los austriacos, aunque sus ideas revolucionarias lo enfrentaron al</w:t>
            </w:r>
            <w:r>
              <w:rPr>
                <w:color w:val="000000" w:themeColor="text1"/>
              </w:rPr>
              <w:t xml:space="preserve"> </w:t>
            </w:r>
            <w:r w:rsidRPr="000A1D02">
              <w:rPr>
                <w:b/>
                <w:bCs/>
                <w:color w:val="000000" w:themeColor="text1"/>
              </w:rPr>
              <w:t>rey Víctor Manuel II</w:t>
            </w:r>
            <w:r w:rsidRPr="000A1D02">
              <w:rPr>
                <w:color w:val="000000" w:themeColor="text1"/>
              </w:rPr>
              <w:t>.</w:t>
            </w:r>
          </w:p>
          <w:p w:rsidR="0005002A" w:rsidRPr="000A1D02" w:rsidRDefault="0005002A" w:rsidP="0005002A">
            <w:pPr>
              <w:spacing w:before="68" w:line="272" w:lineRule="atLeast"/>
              <w:jc w:val="both"/>
              <w:rPr>
                <w:color w:val="000000" w:themeColor="text1"/>
              </w:rPr>
            </w:pPr>
          </w:p>
        </w:tc>
      </w:tr>
    </w:tbl>
    <w:p w:rsidR="0005002A" w:rsidRPr="000A1D02" w:rsidRDefault="0005002A" w:rsidP="00767DD3">
      <w:pPr>
        <w:shd w:val="clear" w:color="auto" w:fill="FFFFFF"/>
        <w:jc w:val="both"/>
        <w:rPr>
          <w:color w:val="000000" w:themeColor="text1"/>
        </w:rPr>
      </w:pPr>
    </w:p>
    <w:p w:rsidR="00901176" w:rsidRPr="000A1D02" w:rsidRDefault="00901176" w:rsidP="00901176">
      <w:pPr>
        <w:jc w:val="center"/>
        <w:rPr>
          <w:color w:val="000000" w:themeColor="text1"/>
        </w:rPr>
      </w:pPr>
    </w:p>
    <w:p w:rsidR="00167C30" w:rsidRPr="000A1D02" w:rsidRDefault="00167C30" w:rsidP="00767DD3">
      <w:pPr>
        <w:spacing w:before="68" w:line="272" w:lineRule="atLeast"/>
        <w:jc w:val="both"/>
        <w:rPr>
          <w:rStyle w:val="un"/>
          <w:color w:val="000000" w:themeColor="text1"/>
          <w:shd w:val="clear" w:color="auto" w:fill="FFFFFF"/>
        </w:rPr>
      </w:pPr>
      <w:r w:rsidRPr="000A1D02">
        <w:rPr>
          <w:rStyle w:val="un"/>
          <w:color w:val="000000" w:themeColor="text1"/>
          <w:shd w:val="clear" w:color="auto" w:fill="FFFFFF"/>
        </w:rPr>
        <w:t>Todos los territorios italianos se unieron entonces para crear el</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Reino de Italia</w:t>
      </w:r>
      <w:r w:rsidRPr="000A1D02">
        <w:rPr>
          <w:rStyle w:val="un"/>
          <w:color w:val="000000" w:themeColor="text1"/>
          <w:shd w:val="clear" w:color="auto" w:fill="FFFFFF"/>
        </w:rPr>
        <w:t>, en cuyo trono se sentó</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Víctor Manuel II de Saboya</w:t>
      </w:r>
      <w:r w:rsidRPr="000A1D02">
        <w:rPr>
          <w:rStyle w:val="apple-converted-space"/>
          <w:color w:val="000000" w:themeColor="text1"/>
          <w:shd w:val="clear" w:color="auto" w:fill="FFFFFF"/>
        </w:rPr>
        <w:t> </w:t>
      </w:r>
      <w:r w:rsidRPr="000A1D02">
        <w:rPr>
          <w:rStyle w:val="un"/>
          <w:color w:val="000000" w:themeColor="text1"/>
          <w:shd w:val="clear" w:color="auto" w:fill="FFFFFF"/>
        </w:rPr>
        <w:t>(1861), rey de Piamonte.</w:t>
      </w:r>
      <w:r w:rsidR="00334703" w:rsidRPr="000A1D02">
        <w:rPr>
          <w:rStyle w:val="un"/>
          <w:color w:val="000000" w:themeColor="text1"/>
          <w:shd w:val="clear" w:color="auto" w:fill="FFFFFF"/>
        </w:rPr>
        <w:t xml:space="preserve"> </w:t>
      </w:r>
      <w:r w:rsidRPr="000A1D02">
        <w:rPr>
          <w:rStyle w:val="un"/>
          <w:color w:val="000000" w:themeColor="text1"/>
          <w:shd w:val="clear" w:color="auto" w:fill="FFFFFF"/>
        </w:rPr>
        <w:t>Entre 1866 y 1871, el Reino de Italia se anexionó el Véneto y los Estados Pontificios.</w:t>
      </w:r>
    </w:p>
    <w:p w:rsidR="00167C30" w:rsidRPr="000A1D02" w:rsidRDefault="00167C30" w:rsidP="00167C30">
      <w:pPr>
        <w:shd w:val="clear" w:color="auto" w:fill="FFFFFF"/>
        <w:rPr>
          <w:color w:val="000000" w:themeColor="text1"/>
        </w:rPr>
      </w:pPr>
    </w:p>
    <w:p w:rsidR="00167C30" w:rsidRDefault="00AE15BA" w:rsidP="00167C30">
      <w:pPr>
        <w:shd w:val="clear" w:color="auto" w:fill="FFFFFF"/>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w:t>
      </w:r>
      <w:r w:rsidR="00167C30" w:rsidRPr="00AE15BA">
        <w:rPr>
          <w:b/>
          <w:color w:val="000000" w:themeColor="text1"/>
        </w:rPr>
        <w:t xml:space="preserve">5.2 </w:t>
      </w:r>
      <w:r w:rsidR="00167C30" w:rsidRPr="00AE15BA">
        <w:rPr>
          <w:b/>
          <w:bCs/>
          <w:color w:val="000000" w:themeColor="text1"/>
        </w:rPr>
        <w:t>La</w:t>
      </w:r>
      <w:r w:rsidR="00167C30" w:rsidRPr="000A1D02">
        <w:rPr>
          <w:b/>
          <w:bCs/>
          <w:color w:val="000000" w:themeColor="text1"/>
        </w:rPr>
        <w:t xml:space="preserve"> </w:t>
      </w:r>
      <w:r w:rsidR="005B6DD0" w:rsidRPr="00526DC7">
        <w:rPr>
          <w:b/>
          <w:bCs/>
          <w:color w:val="000000" w:themeColor="text1"/>
        </w:rPr>
        <w:t>unificación alemana</w:t>
      </w:r>
    </w:p>
    <w:p w:rsidR="00AE15BA" w:rsidRPr="000A1D02" w:rsidRDefault="00AE15BA" w:rsidP="00167C30">
      <w:pPr>
        <w:shd w:val="clear" w:color="auto" w:fill="FFFFFF"/>
        <w:rPr>
          <w:b/>
          <w:bCs/>
          <w:color w:val="000000" w:themeColor="text1"/>
        </w:rPr>
      </w:pPr>
    </w:p>
    <w:p w:rsidR="00C24B1C" w:rsidRDefault="00C24B1C" w:rsidP="00167C30">
      <w:pPr>
        <w:shd w:val="clear" w:color="auto" w:fill="FFFFFF"/>
        <w:rPr>
          <w:rStyle w:val="un"/>
          <w:color w:val="000000" w:themeColor="text1"/>
          <w:shd w:val="clear" w:color="auto" w:fill="FFFFFF"/>
        </w:rPr>
      </w:pPr>
      <w:r w:rsidRPr="000A1D02">
        <w:rPr>
          <w:rStyle w:val="un"/>
          <w:color w:val="000000" w:themeColor="text1"/>
          <w:shd w:val="clear" w:color="auto" w:fill="FFFFFF"/>
        </w:rPr>
        <w:t>La unificación de Alemania se produjo durante el reinado de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Guillermo I de Prusia</w:t>
      </w:r>
      <w:r w:rsidRPr="000A1D02">
        <w:rPr>
          <w:rStyle w:val="apple-converted-space"/>
          <w:color w:val="000000" w:themeColor="text1"/>
          <w:shd w:val="clear" w:color="auto" w:fill="FFFFFF"/>
        </w:rPr>
        <w:t> </w:t>
      </w:r>
      <w:r w:rsidRPr="000A1D02">
        <w:rPr>
          <w:rStyle w:val="un"/>
          <w:color w:val="000000" w:themeColor="text1"/>
          <w:shd w:val="clear" w:color="auto" w:fill="FFFFFF"/>
        </w:rPr>
        <w:t>(1861-1888) y corrió a cargo de su canciller,</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Otto von Bismarck</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un"/>
          <w:color w:val="000000" w:themeColor="text1"/>
          <w:shd w:val="clear" w:color="auto" w:fill="FFFFFF"/>
        </w:rPr>
        <w:t>En dicho proceso fue fundamental el apoyo de la</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burguesía industrial</w:t>
      </w:r>
      <w:r w:rsidRPr="000A1D02">
        <w:rPr>
          <w:rStyle w:val="un"/>
          <w:color w:val="000000" w:themeColor="text1"/>
          <w:shd w:val="clear" w:color="auto" w:fill="FFFFFF"/>
        </w:rPr>
        <w:t>.</w:t>
      </w:r>
    </w:p>
    <w:p w:rsidR="00AE15BA" w:rsidRDefault="00AE15BA" w:rsidP="00167C30">
      <w:pPr>
        <w:shd w:val="clear" w:color="auto" w:fill="FFFFFF"/>
        <w:rPr>
          <w:rStyle w:val="un"/>
          <w:color w:val="000000" w:themeColor="text1"/>
          <w:shd w:val="clear" w:color="auto" w:fill="FFFFFF"/>
        </w:rPr>
      </w:pPr>
    </w:p>
    <w:p w:rsidR="00C24B1C" w:rsidRPr="000A1D02" w:rsidRDefault="00C24B1C" w:rsidP="004F7F90">
      <w:pPr>
        <w:shd w:val="clear" w:color="auto" w:fill="FFFFFF"/>
        <w:jc w:val="both"/>
        <w:rPr>
          <w:rStyle w:val="un"/>
          <w:color w:val="000000" w:themeColor="text1"/>
          <w:shd w:val="clear" w:color="auto" w:fill="FFFFFF"/>
        </w:rPr>
      </w:pPr>
      <w:r w:rsidRPr="000A1D02">
        <w:rPr>
          <w:rStyle w:val="un"/>
          <w:color w:val="000000" w:themeColor="text1"/>
          <w:shd w:val="clear" w:color="auto" w:fill="FFFFFF"/>
        </w:rPr>
        <w:t>Tras las</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victorias alemanas</w:t>
      </w:r>
      <w:r w:rsidRPr="000A1D02">
        <w:rPr>
          <w:rStyle w:val="apple-converted-space"/>
          <w:color w:val="000000" w:themeColor="text1"/>
          <w:shd w:val="clear" w:color="auto" w:fill="FFFFFF"/>
        </w:rPr>
        <w:t> </w:t>
      </w:r>
      <w:r w:rsidRPr="000A1D02">
        <w:rPr>
          <w:rStyle w:val="un"/>
          <w:color w:val="000000" w:themeColor="text1"/>
          <w:shd w:val="clear" w:color="auto" w:fill="FFFFFF"/>
        </w:rPr>
        <w:t>sobre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Austria</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Francia</w:t>
      </w:r>
      <w:r w:rsidRPr="000A1D02">
        <w:rPr>
          <w:rStyle w:val="un"/>
          <w:color w:val="000000" w:themeColor="text1"/>
          <w:shd w:val="clear" w:color="auto" w:fill="FFFFFF"/>
        </w:rPr>
        <w:t>, en 1871 se proclamó el</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II Reich alemán</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Guillermo I</w:t>
      </w:r>
      <w:r w:rsidRPr="000A1D02">
        <w:rPr>
          <w:rStyle w:val="apple-converted-space"/>
          <w:color w:val="000000" w:themeColor="text1"/>
          <w:shd w:val="clear" w:color="auto" w:fill="FFFFFF"/>
        </w:rPr>
        <w:t> </w:t>
      </w:r>
      <w:r w:rsidRPr="000A1D02">
        <w:rPr>
          <w:rStyle w:val="un"/>
          <w:color w:val="000000" w:themeColor="text1"/>
          <w:shd w:val="clear" w:color="auto" w:fill="FFFFFF"/>
        </w:rPr>
        <w:t>se convirtió en</w:t>
      </w:r>
      <w:r w:rsidRPr="000A1D02">
        <w:rPr>
          <w:rStyle w:val="apple-converted-space"/>
          <w:color w:val="000000" w:themeColor="text1"/>
          <w:shd w:val="clear" w:color="auto" w:fill="FFFFFF"/>
        </w:rPr>
        <w:t> </w:t>
      </w:r>
      <w:del w:id="124" w:author="RAUL MAZO" w:date="2015-05-01T19:26:00Z">
        <w:r w:rsidRPr="000A1D02" w:rsidDel="00B12990">
          <w:rPr>
            <w:rStyle w:val="Textoennegrita"/>
            <w:color w:val="000000" w:themeColor="text1"/>
            <w:shd w:val="clear" w:color="auto" w:fill="FFFFFF"/>
          </w:rPr>
          <w:delText>Káiser</w:delText>
        </w:r>
        <w:r w:rsidRPr="000A1D02" w:rsidDel="00B12990">
          <w:rPr>
            <w:rStyle w:val="apple-converted-space"/>
            <w:color w:val="000000" w:themeColor="text1"/>
            <w:shd w:val="clear" w:color="auto" w:fill="FFFFFF"/>
          </w:rPr>
          <w:delText> </w:delText>
        </w:r>
      </w:del>
      <w:ins w:id="125" w:author="RAUL MAZO" w:date="2015-05-01T19:26:00Z">
        <w:r w:rsidR="00B12990">
          <w:rPr>
            <w:rStyle w:val="Textoennegrita"/>
            <w:color w:val="000000" w:themeColor="text1"/>
            <w:shd w:val="clear" w:color="auto" w:fill="FFFFFF"/>
          </w:rPr>
          <w:t>k</w:t>
        </w:r>
        <w:r w:rsidR="00B12990" w:rsidRPr="000A1D02">
          <w:rPr>
            <w:rStyle w:val="Textoennegrita"/>
            <w:color w:val="000000" w:themeColor="text1"/>
            <w:shd w:val="clear" w:color="auto" w:fill="FFFFFF"/>
          </w:rPr>
          <w:t>áiser</w:t>
        </w:r>
        <w:r w:rsidR="00B12990" w:rsidRPr="000A1D02">
          <w:rPr>
            <w:rStyle w:val="apple-converted-space"/>
            <w:color w:val="000000" w:themeColor="text1"/>
            <w:shd w:val="clear" w:color="auto" w:fill="FFFFFF"/>
          </w:rPr>
          <w:t> </w:t>
        </w:r>
      </w:ins>
      <w:r w:rsidRPr="000A1D02">
        <w:rPr>
          <w:rStyle w:val="un"/>
          <w:color w:val="000000" w:themeColor="text1"/>
          <w:shd w:val="clear" w:color="auto" w:fill="FFFFFF"/>
        </w:rPr>
        <w:t>(emperador).</w:t>
      </w:r>
      <w:r w:rsidRPr="000A1D02">
        <w:rPr>
          <w:rStyle w:val="apple-converted-space"/>
          <w:color w:val="000000" w:themeColor="text1"/>
          <w:shd w:val="clear" w:color="auto" w:fill="FFFFFF"/>
        </w:rPr>
        <w:t> </w:t>
      </w:r>
      <w:r w:rsidRPr="000A1D02">
        <w:rPr>
          <w:rStyle w:val="un"/>
          <w:color w:val="000000" w:themeColor="text1"/>
          <w:shd w:val="clear" w:color="auto" w:fill="FFFFFF"/>
        </w:rPr>
        <w:t>Los distintos Estados que lo componían mantuvieron sus instituciones, aunque siempre bajo el control prusiano.</w:t>
      </w:r>
    </w:p>
    <w:p w:rsidR="00AE15BA" w:rsidRDefault="00AE15BA" w:rsidP="00076079">
      <w:pPr>
        <w:pStyle w:val="Ttulo4"/>
        <w:shd w:val="clear" w:color="auto" w:fill="FFFFFF"/>
        <w:spacing w:before="109" w:beforeAutospacing="0" w:after="109" w:afterAutospacing="0"/>
        <w:rPr>
          <w:b w:val="0"/>
          <w:bCs w:val="0"/>
          <w:color w:val="000000" w:themeColor="text1"/>
        </w:rPr>
      </w:pPr>
    </w:p>
    <w:tbl>
      <w:tblPr>
        <w:tblStyle w:val="Tablaconcuadrcula"/>
        <w:tblW w:w="0" w:type="auto"/>
        <w:tblLook w:val="04A0" w:firstRow="1" w:lastRow="0" w:firstColumn="1" w:lastColumn="0" w:noHBand="0" w:noVBand="1"/>
      </w:tblPr>
      <w:tblGrid>
        <w:gridCol w:w="1668"/>
        <w:gridCol w:w="7386"/>
      </w:tblGrid>
      <w:tr w:rsidR="00AE15BA" w:rsidRPr="000A1D02" w:rsidTr="005128D6">
        <w:tc>
          <w:tcPr>
            <w:tcW w:w="9054" w:type="dxa"/>
            <w:gridSpan w:val="2"/>
            <w:shd w:val="clear" w:color="auto" w:fill="0D0D0D" w:themeFill="text1" w:themeFillTint="F2"/>
          </w:tcPr>
          <w:p w:rsidR="00AE15BA" w:rsidRPr="000A1D02" w:rsidRDefault="00AE15BA" w:rsidP="005128D6">
            <w:pPr>
              <w:jc w:val="center"/>
              <w:rPr>
                <w:b/>
                <w:color w:val="FFFFFF" w:themeColor="background1"/>
                <w:sz w:val="24"/>
                <w:szCs w:val="24"/>
              </w:rPr>
            </w:pPr>
            <w:r w:rsidRPr="000A1D02">
              <w:rPr>
                <w:b/>
                <w:color w:val="FFFFFF" w:themeColor="background1"/>
                <w:sz w:val="24"/>
                <w:szCs w:val="24"/>
              </w:rPr>
              <w:t>Imagen (fotografía, gráfica o ilustración)</w:t>
            </w:r>
          </w:p>
        </w:tc>
      </w:tr>
      <w:tr w:rsidR="00AE15BA" w:rsidRPr="000A1D02" w:rsidTr="005128D6">
        <w:tc>
          <w:tcPr>
            <w:tcW w:w="1668" w:type="dxa"/>
          </w:tcPr>
          <w:p w:rsidR="00AE15BA" w:rsidRPr="000A1D02" w:rsidRDefault="00AE15BA" w:rsidP="005128D6">
            <w:pPr>
              <w:rPr>
                <w:b/>
                <w:color w:val="000000"/>
                <w:sz w:val="24"/>
                <w:szCs w:val="24"/>
              </w:rPr>
            </w:pPr>
            <w:r w:rsidRPr="000A1D02">
              <w:rPr>
                <w:b/>
                <w:color w:val="000000"/>
                <w:sz w:val="24"/>
                <w:szCs w:val="24"/>
              </w:rPr>
              <w:t>Código</w:t>
            </w:r>
          </w:p>
        </w:tc>
        <w:tc>
          <w:tcPr>
            <w:tcW w:w="7386" w:type="dxa"/>
          </w:tcPr>
          <w:p w:rsidR="00AE15BA" w:rsidRPr="000A1D02" w:rsidRDefault="00AE15BA" w:rsidP="005128D6">
            <w:pPr>
              <w:rPr>
                <w:b/>
                <w:color w:val="000000"/>
                <w:sz w:val="24"/>
                <w:szCs w:val="24"/>
              </w:rPr>
            </w:pPr>
            <w:r w:rsidRPr="000A1D02">
              <w:rPr>
                <w:b/>
                <w:color w:val="000000"/>
                <w:sz w:val="24"/>
                <w:szCs w:val="24"/>
              </w:rPr>
              <w:t>CS_08_04_IMG0</w:t>
            </w:r>
            <w:r>
              <w:rPr>
                <w:b/>
                <w:color w:val="000000"/>
                <w:sz w:val="24"/>
                <w:szCs w:val="24"/>
              </w:rPr>
              <w:t>7</w:t>
            </w:r>
          </w:p>
        </w:tc>
      </w:tr>
      <w:tr w:rsidR="00AE15BA" w:rsidRPr="000A1D02" w:rsidTr="005128D6">
        <w:tc>
          <w:tcPr>
            <w:tcW w:w="1668" w:type="dxa"/>
          </w:tcPr>
          <w:p w:rsidR="00AE15BA" w:rsidRPr="000A1D02" w:rsidRDefault="00AE15BA" w:rsidP="005128D6">
            <w:pPr>
              <w:rPr>
                <w:color w:val="000000"/>
                <w:sz w:val="24"/>
                <w:szCs w:val="24"/>
              </w:rPr>
            </w:pPr>
            <w:r w:rsidRPr="000A1D02">
              <w:rPr>
                <w:b/>
                <w:color w:val="000000"/>
                <w:sz w:val="24"/>
                <w:szCs w:val="24"/>
              </w:rPr>
              <w:t>Descripción</w:t>
            </w:r>
          </w:p>
        </w:tc>
        <w:tc>
          <w:tcPr>
            <w:tcW w:w="7386" w:type="dxa"/>
          </w:tcPr>
          <w:p w:rsidR="00AE15BA" w:rsidRPr="000A1D02" w:rsidRDefault="00AE15BA" w:rsidP="00542E1B">
            <w:pPr>
              <w:rPr>
                <w:color w:val="000000"/>
                <w:sz w:val="24"/>
                <w:szCs w:val="24"/>
              </w:rPr>
            </w:pPr>
            <w:r w:rsidRPr="006C0E7D">
              <w:rPr>
                <w:color w:val="000000" w:themeColor="text1"/>
                <w:sz w:val="24"/>
                <w:szCs w:val="24"/>
              </w:rPr>
              <w:t> </w:t>
            </w:r>
            <w:ins w:id="126" w:author="ANA MARIA LARA" w:date="2015-05-24T16:02:00Z">
              <w:r w:rsidR="00542E1B" w:rsidRPr="000A1D02">
                <w:rPr>
                  <w:b/>
                  <w:bCs/>
                  <w:color w:val="000000" w:themeColor="text1"/>
                </w:rPr>
                <w:t>guerra franco-prusiana</w:t>
              </w:r>
              <w:r w:rsidR="00542E1B" w:rsidRPr="000A1D02">
                <w:rPr>
                  <w:color w:val="000000" w:themeColor="text1"/>
                </w:rPr>
                <w:t> </w:t>
              </w:r>
            </w:ins>
            <w:del w:id="127" w:author="ANA MARIA LARA" w:date="2015-05-24T16:02:00Z">
              <w:r w:rsidRPr="000A1D02" w:rsidDel="00542E1B">
                <w:rPr>
                  <w:b/>
                  <w:bCs/>
                  <w:color w:val="000000" w:themeColor="text1"/>
                </w:rPr>
                <w:delText xml:space="preserve">Giuseppe </w:delText>
              </w:r>
              <w:commentRangeStart w:id="128"/>
              <w:r w:rsidRPr="000A1D02" w:rsidDel="00542E1B">
                <w:rPr>
                  <w:b/>
                  <w:bCs/>
                  <w:color w:val="000000" w:themeColor="text1"/>
                </w:rPr>
                <w:delText>Garibaldi</w:delText>
              </w:r>
              <w:commentRangeEnd w:id="128"/>
              <w:r w:rsidR="00B12990" w:rsidDel="00542E1B">
                <w:rPr>
                  <w:rStyle w:val="Refdecomentario"/>
                  <w:rFonts w:ascii="Calibri" w:eastAsia="Calibri" w:hAnsi="Calibri"/>
                </w:rPr>
                <w:commentReference w:id="128"/>
              </w:r>
              <w:r w:rsidRPr="000A1D02" w:rsidDel="00542E1B">
                <w:rPr>
                  <w:color w:val="000000" w:themeColor="text1"/>
                </w:rPr>
                <w:delText> </w:delText>
              </w:r>
            </w:del>
          </w:p>
        </w:tc>
      </w:tr>
      <w:tr w:rsidR="00AE15BA" w:rsidRPr="000A1D02" w:rsidTr="005128D6">
        <w:tc>
          <w:tcPr>
            <w:tcW w:w="1668" w:type="dxa"/>
          </w:tcPr>
          <w:p w:rsidR="00AE15BA" w:rsidRPr="000A1D02" w:rsidRDefault="00AE15BA" w:rsidP="005128D6">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AE15BA" w:rsidRPr="000A1D02" w:rsidRDefault="00AE15BA" w:rsidP="005128D6">
            <w:pPr>
              <w:rPr>
                <w:color w:val="000000"/>
                <w:sz w:val="24"/>
                <w:szCs w:val="24"/>
              </w:rPr>
            </w:pPr>
            <w:r w:rsidRPr="000A1D02">
              <w:rPr>
                <w:noProof/>
                <w:color w:val="000000" w:themeColor="text1"/>
              </w:rPr>
              <w:drawing>
                <wp:inline distT="0" distB="0" distL="0" distR="0">
                  <wp:extent cx="1515688" cy="1244813"/>
                  <wp:effectExtent l="0" t="0" r="0" b="0"/>
                  <wp:docPr id="29" name="Imagen 29" descr="http://profesores.aulaplaneta.com/DNNPlayerPackages/Package12189/InfoGuion/cuadernoestudio/images_xml/CS_10_02_img9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rofesores.aulaplaneta.com/DNNPlayerPackages/Package12189/InfoGuion/cuadernoestudio/images_xml/CS_10_02_img9_small.jpg">
                            <a:hlinkClick r:id="rId40"/>
                          </pic:cNvPr>
                          <pic:cNvPicPr>
                            <a:picLocks noChangeAspect="1" noChangeArrowheads="1"/>
                          </pic:cNvPicPr>
                        </pic:nvPicPr>
                        <pic:blipFill>
                          <a:blip r:embed="rId41" cstate="print"/>
                          <a:srcRect/>
                          <a:stretch>
                            <a:fillRect/>
                          </a:stretch>
                        </pic:blipFill>
                        <pic:spPr bwMode="auto">
                          <a:xfrm>
                            <a:off x="0" y="0"/>
                            <a:ext cx="1516156" cy="1245197"/>
                          </a:xfrm>
                          <a:prstGeom prst="rect">
                            <a:avLst/>
                          </a:prstGeom>
                          <a:noFill/>
                          <a:ln w="9525">
                            <a:noFill/>
                            <a:miter lim="800000"/>
                            <a:headEnd/>
                            <a:tailEnd/>
                          </a:ln>
                        </pic:spPr>
                      </pic:pic>
                    </a:graphicData>
                  </a:graphic>
                </wp:inline>
              </w:drawing>
            </w:r>
          </w:p>
        </w:tc>
      </w:tr>
      <w:tr w:rsidR="00AE15BA" w:rsidRPr="000A1D02" w:rsidTr="005128D6">
        <w:tc>
          <w:tcPr>
            <w:tcW w:w="1668" w:type="dxa"/>
          </w:tcPr>
          <w:p w:rsidR="00AE15BA" w:rsidRPr="000A1D02" w:rsidRDefault="00AE15BA" w:rsidP="005128D6">
            <w:pPr>
              <w:rPr>
                <w:color w:val="000000"/>
                <w:sz w:val="24"/>
                <w:szCs w:val="24"/>
              </w:rPr>
            </w:pPr>
            <w:r w:rsidRPr="000A1D02">
              <w:rPr>
                <w:b/>
                <w:color w:val="000000"/>
                <w:sz w:val="24"/>
                <w:szCs w:val="24"/>
              </w:rPr>
              <w:t>Pie de imagen</w:t>
            </w:r>
          </w:p>
        </w:tc>
        <w:tc>
          <w:tcPr>
            <w:tcW w:w="7386" w:type="dxa"/>
          </w:tcPr>
          <w:p w:rsidR="00AE15BA" w:rsidRPr="000A1D02" w:rsidRDefault="00AE15BA" w:rsidP="005128D6">
            <w:pPr>
              <w:spacing w:before="68" w:line="272" w:lineRule="atLeast"/>
              <w:jc w:val="both"/>
              <w:rPr>
                <w:color w:val="000000" w:themeColor="text1"/>
              </w:rPr>
            </w:pPr>
            <w:r w:rsidRPr="000A1D02">
              <w:rPr>
                <w:color w:val="000000" w:themeColor="text1"/>
              </w:rPr>
              <w:t xml:space="preserve">Tras la negativa prusiana a aceptar la renuncia de Leopoldo de </w:t>
            </w:r>
            <w:proofErr w:type="spellStart"/>
            <w:r w:rsidRPr="000A1D02">
              <w:rPr>
                <w:color w:val="000000" w:themeColor="text1"/>
              </w:rPr>
              <w:t>Hohenzollern</w:t>
            </w:r>
            <w:proofErr w:type="spellEnd"/>
            <w:r w:rsidRPr="000A1D02">
              <w:rPr>
                <w:color w:val="000000" w:themeColor="text1"/>
              </w:rPr>
              <w:t xml:space="preserve"> al trono español (impuesta por Francia), se produjo el estallido de la </w:t>
            </w:r>
            <w:r w:rsidRPr="000A1D02">
              <w:rPr>
                <w:b/>
                <w:bCs/>
                <w:color w:val="000000" w:themeColor="text1"/>
              </w:rPr>
              <w:t>guerra franco-prusiana</w:t>
            </w:r>
            <w:r w:rsidRPr="000A1D02">
              <w:rPr>
                <w:color w:val="000000" w:themeColor="text1"/>
              </w:rPr>
              <w:t> (1870-1871). París sufrió el asedio de las tropas prusianas (1870) y Francia tuvo que capitular. El país galo estuvo ocupado hasta 1873 y tuvo que ceder </w:t>
            </w:r>
            <w:r w:rsidRPr="000A1D02">
              <w:rPr>
                <w:b/>
                <w:bCs/>
                <w:color w:val="000000" w:themeColor="text1"/>
              </w:rPr>
              <w:t>Alsacia-Lorena </w:t>
            </w:r>
            <w:r w:rsidRPr="000A1D02">
              <w:rPr>
                <w:color w:val="000000" w:themeColor="text1"/>
              </w:rPr>
              <w:t>a Alemania. Al mismo tiempo, el canciller alemán </w:t>
            </w:r>
            <w:r w:rsidRPr="000A1D02">
              <w:rPr>
                <w:b/>
                <w:bCs/>
                <w:color w:val="000000" w:themeColor="text1"/>
              </w:rPr>
              <w:t>Otto von Bismarck</w:t>
            </w:r>
            <w:r w:rsidRPr="000A1D02">
              <w:rPr>
                <w:color w:val="000000" w:themeColor="text1"/>
              </w:rPr>
              <w:t> proclamó el </w:t>
            </w:r>
            <w:r w:rsidRPr="000A1D02">
              <w:rPr>
                <w:b/>
                <w:bCs/>
                <w:color w:val="000000" w:themeColor="text1"/>
              </w:rPr>
              <w:t>II Reich</w:t>
            </w:r>
            <w:r w:rsidRPr="000A1D02">
              <w:rPr>
                <w:color w:val="000000" w:themeColor="text1"/>
              </w:rPr>
              <w:t xml:space="preserve"> en Versalles (1871) y </w:t>
            </w:r>
            <w:r w:rsidRPr="000A1D02">
              <w:rPr>
                <w:b/>
                <w:bCs/>
                <w:color w:val="000000" w:themeColor="text1"/>
              </w:rPr>
              <w:t>Guillermo I de Prusia</w:t>
            </w:r>
            <w:r w:rsidRPr="000A1D02">
              <w:rPr>
                <w:color w:val="000000" w:themeColor="text1"/>
              </w:rPr>
              <w:t> se convirtió en emperador de Alemania.</w:t>
            </w:r>
          </w:p>
        </w:tc>
      </w:tr>
    </w:tbl>
    <w:p w:rsidR="00AE15BA" w:rsidRDefault="00AE15BA" w:rsidP="00076079">
      <w:pPr>
        <w:pStyle w:val="Ttulo4"/>
        <w:shd w:val="clear" w:color="auto" w:fill="FFFFFF"/>
        <w:spacing w:before="109" w:beforeAutospacing="0" w:after="109" w:afterAutospacing="0"/>
        <w:rPr>
          <w:b w:val="0"/>
          <w:bCs w:val="0"/>
          <w:color w:val="000000" w:themeColor="text1"/>
        </w:rPr>
      </w:pPr>
    </w:p>
    <w:p w:rsidR="005128D6" w:rsidRDefault="005128D6" w:rsidP="00076079">
      <w:pPr>
        <w:pStyle w:val="Ttulo4"/>
        <w:shd w:val="clear" w:color="auto" w:fill="FFFFFF"/>
        <w:spacing w:before="109" w:beforeAutospacing="0" w:after="109" w:afterAutospacing="0"/>
        <w:rPr>
          <w:b w:val="0"/>
          <w:bCs w:val="0"/>
          <w:color w:val="000000" w:themeColor="text1"/>
        </w:rPr>
      </w:pPr>
    </w:p>
    <w:tbl>
      <w:tblPr>
        <w:tblStyle w:val="Tablaconcuadrcula"/>
        <w:tblW w:w="0" w:type="auto"/>
        <w:tblLook w:val="04A0" w:firstRow="1" w:lastRow="0" w:firstColumn="1" w:lastColumn="0" w:noHBand="0" w:noVBand="1"/>
      </w:tblPr>
      <w:tblGrid>
        <w:gridCol w:w="2518"/>
        <w:gridCol w:w="6536"/>
      </w:tblGrid>
      <w:tr w:rsidR="005128D6" w:rsidRPr="00FC750D" w:rsidTr="005128D6">
        <w:tc>
          <w:tcPr>
            <w:tcW w:w="9054" w:type="dxa"/>
            <w:gridSpan w:val="2"/>
            <w:shd w:val="clear" w:color="auto" w:fill="000000" w:themeFill="text1"/>
          </w:tcPr>
          <w:p w:rsidR="005128D6" w:rsidRPr="00FC750D" w:rsidRDefault="005128D6" w:rsidP="005128D6">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5128D6" w:rsidRPr="00FC750D" w:rsidTr="005128D6">
        <w:tc>
          <w:tcPr>
            <w:tcW w:w="2518" w:type="dxa"/>
          </w:tcPr>
          <w:p w:rsidR="005128D6" w:rsidRPr="00FC750D" w:rsidRDefault="005128D6" w:rsidP="005128D6">
            <w:pPr>
              <w:rPr>
                <w:b/>
                <w:color w:val="000000" w:themeColor="text1"/>
                <w:sz w:val="24"/>
                <w:szCs w:val="24"/>
              </w:rPr>
            </w:pPr>
            <w:r w:rsidRPr="00FC750D">
              <w:rPr>
                <w:b/>
                <w:color w:val="000000" w:themeColor="text1"/>
                <w:sz w:val="24"/>
                <w:szCs w:val="24"/>
              </w:rPr>
              <w:t>Código</w:t>
            </w:r>
          </w:p>
        </w:tc>
        <w:tc>
          <w:tcPr>
            <w:tcW w:w="6536" w:type="dxa"/>
          </w:tcPr>
          <w:p w:rsidR="005128D6" w:rsidRPr="00FC750D" w:rsidRDefault="005128D6" w:rsidP="00B51B35">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sidR="00B51B35">
              <w:rPr>
                <w:color w:val="000000"/>
                <w:sz w:val="24"/>
                <w:szCs w:val="24"/>
              </w:rPr>
              <w:t>10</w:t>
            </w:r>
            <w:r>
              <w:rPr>
                <w:color w:val="000000"/>
                <w:sz w:val="24"/>
                <w:szCs w:val="24"/>
              </w:rPr>
              <w:t>0</w:t>
            </w:r>
          </w:p>
        </w:tc>
      </w:tr>
      <w:tr w:rsidR="005128D6" w:rsidRPr="00FC750D" w:rsidTr="005128D6">
        <w:tc>
          <w:tcPr>
            <w:tcW w:w="2518" w:type="dxa"/>
          </w:tcPr>
          <w:p w:rsidR="005128D6" w:rsidRPr="00FC750D" w:rsidRDefault="005128D6" w:rsidP="005128D6">
            <w:pPr>
              <w:rPr>
                <w:color w:val="000000" w:themeColor="text1"/>
                <w:sz w:val="24"/>
                <w:szCs w:val="24"/>
              </w:rPr>
            </w:pPr>
            <w:r w:rsidRPr="00FC750D">
              <w:rPr>
                <w:b/>
                <w:color w:val="000000" w:themeColor="text1"/>
                <w:sz w:val="24"/>
                <w:szCs w:val="24"/>
              </w:rPr>
              <w:t>Ubicación en Aula Planeta</w:t>
            </w:r>
          </w:p>
        </w:tc>
        <w:tc>
          <w:tcPr>
            <w:tcW w:w="6536" w:type="dxa"/>
          </w:tcPr>
          <w:p w:rsidR="005128D6" w:rsidRPr="00FC750D" w:rsidRDefault="00B51B35" w:rsidP="005128D6">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w:t>
            </w:r>
            <w:r w:rsidRPr="000A1D02">
              <w:rPr>
                <w:b/>
                <w:color w:val="000000" w:themeColor="text1"/>
              </w:rPr>
              <w:t xml:space="preserve"> </w:t>
            </w:r>
            <w:r w:rsidRPr="00B51B35">
              <w:rPr>
                <w:color w:val="000000" w:themeColor="text1"/>
              </w:rPr>
              <w:t>5. Los procesos de unificación nacional/ Profundiza- Las unificaciones de Italia y Alemania</w:t>
            </w:r>
          </w:p>
        </w:tc>
      </w:tr>
      <w:tr w:rsidR="005128D6" w:rsidRPr="00FC750D" w:rsidTr="005128D6">
        <w:tc>
          <w:tcPr>
            <w:tcW w:w="2518" w:type="dxa"/>
          </w:tcPr>
          <w:p w:rsidR="005128D6" w:rsidRPr="00FC750D" w:rsidRDefault="005128D6" w:rsidP="005128D6">
            <w:pPr>
              <w:rPr>
                <w:color w:val="000000" w:themeColor="text1"/>
                <w:sz w:val="24"/>
                <w:szCs w:val="24"/>
              </w:rPr>
            </w:pPr>
            <w:r w:rsidRPr="00FC750D">
              <w:rPr>
                <w:b/>
                <w:color w:val="000000" w:themeColor="text1"/>
                <w:sz w:val="24"/>
                <w:szCs w:val="24"/>
              </w:rPr>
              <w:t>Cambio (descripción o capturas de pantallas)</w:t>
            </w:r>
          </w:p>
        </w:tc>
        <w:tc>
          <w:tcPr>
            <w:tcW w:w="6536" w:type="dxa"/>
          </w:tcPr>
          <w:p w:rsidR="005128D6" w:rsidRDefault="005128D6" w:rsidP="005128D6">
            <w:pPr>
              <w:pStyle w:val="cabecera1"/>
              <w:shd w:val="clear" w:color="auto" w:fill="FFFFFF"/>
              <w:spacing w:before="0" w:beforeAutospacing="0"/>
              <w:jc w:val="both"/>
              <w:rPr>
                <w:b/>
                <w:bCs/>
                <w:color w:val="000000" w:themeColor="text1"/>
              </w:rPr>
            </w:pPr>
            <w:r w:rsidRPr="000A1D02">
              <w:rPr>
                <w:b/>
                <w:bCs/>
                <w:color w:val="000000" w:themeColor="text1"/>
              </w:rPr>
              <w:t>FICHA DE</w:t>
            </w:r>
            <w:r>
              <w:rPr>
                <w:b/>
                <w:bCs/>
                <w:color w:val="000000" w:themeColor="text1"/>
              </w:rPr>
              <w:t>L DOCENTE</w:t>
            </w:r>
          </w:p>
          <w:p w:rsidR="005128D6" w:rsidRDefault="005128D6" w:rsidP="005128D6">
            <w:pPr>
              <w:pStyle w:val="Ttulo4"/>
              <w:shd w:val="clear" w:color="auto" w:fill="FFFFFF"/>
              <w:spacing w:before="109" w:beforeAutospacing="0" w:after="109" w:afterAutospacing="0"/>
              <w:outlineLvl w:val="3"/>
              <w:rPr>
                <w:b w:val="0"/>
                <w:color w:val="000000" w:themeColor="text1"/>
              </w:rPr>
            </w:pPr>
            <w:r w:rsidRPr="000A1D02">
              <w:rPr>
                <w:color w:val="000000" w:themeColor="text1"/>
              </w:rPr>
              <w:t>Título</w:t>
            </w:r>
            <w:r w:rsidRPr="000A1D02">
              <w:rPr>
                <w:color w:val="000000" w:themeColor="text1"/>
                <w:kern w:val="36"/>
              </w:rPr>
              <w:t>:</w:t>
            </w:r>
            <w:r>
              <w:rPr>
                <w:color w:val="000000" w:themeColor="text1"/>
              </w:rPr>
              <w:t xml:space="preserve"> </w:t>
            </w:r>
            <w:r w:rsidRPr="005128D6">
              <w:rPr>
                <w:b w:val="0"/>
                <w:color w:val="000000" w:themeColor="text1"/>
              </w:rPr>
              <w:t>Las unificaciones de Italia y Alemania</w:t>
            </w:r>
            <w:r w:rsidRPr="000A1D02">
              <w:br/>
            </w:r>
            <w:r>
              <w:rPr>
                <w:color w:val="000000" w:themeColor="text1"/>
                <w:kern w:val="36"/>
              </w:rPr>
              <w:t xml:space="preserve">Temporalización: </w:t>
            </w:r>
            <w:r>
              <w:rPr>
                <w:b w:val="0"/>
                <w:color w:val="000000" w:themeColor="text1"/>
                <w:kern w:val="36"/>
              </w:rPr>
              <w:t>40</w:t>
            </w:r>
            <w:r w:rsidRPr="009E2A14">
              <w:rPr>
                <w:b w:val="0"/>
                <w:color w:val="000000" w:themeColor="text1"/>
                <w:kern w:val="36"/>
              </w:rPr>
              <w:t xml:space="preserve"> minutos</w:t>
            </w:r>
            <w:r w:rsidRPr="000A1D02">
              <w:rPr>
                <w:color w:val="000000" w:themeColor="text1"/>
                <w:kern w:val="36"/>
              </w:rPr>
              <w:br/>
            </w:r>
            <w:r>
              <w:rPr>
                <w:color w:val="000000" w:themeColor="text1"/>
              </w:rPr>
              <w:t>Descripc</w:t>
            </w:r>
            <w:r w:rsidRPr="00D02406">
              <w:rPr>
                <w:color w:val="000000" w:themeColor="text1"/>
              </w:rPr>
              <w:t>ión:</w:t>
            </w:r>
            <w:r w:rsidR="00E85D61">
              <w:rPr>
                <w:color w:val="000000" w:themeColor="text1"/>
              </w:rPr>
              <w:t xml:space="preserve"> </w:t>
            </w:r>
            <w:r w:rsidRPr="005128D6">
              <w:rPr>
                <w:b w:val="0"/>
                <w:color w:val="000000" w:themeColor="text1"/>
              </w:rPr>
              <w:t>Video que presenta los procesos de unificación nacional más relevantes de la Europa del siglo</w:t>
            </w:r>
            <w:ins w:id="129" w:author="RAUL MAZO" w:date="2015-05-01T19:28:00Z">
              <w:r w:rsidR="00B12990">
                <w:rPr>
                  <w:b w:val="0"/>
                  <w:color w:val="000000" w:themeColor="text1"/>
                </w:rPr>
                <w:t xml:space="preserve"> XIX</w:t>
              </w:r>
            </w:ins>
            <w:r>
              <w:rPr>
                <w:b w:val="0"/>
                <w:color w:val="000000" w:themeColor="text1"/>
              </w:rPr>
              <w:br/>
            </w:r>
            <w:r w:rsidRPr="000A1D02">
              <w:rPr>
                <w:color w:val="000000" w:themeColor="text1"/>
              </w:rPr>
              <w:t xml:space="preserve">Tipo de recurso: </w:t>
            </w:r>
            <w:r w:rsidRPr="00035EDE">
              <w:rPr>
                <w:b w:val="0"/>
                <w:color w:val="000000" w:themeColor="text1"/>
              </w:rPr>
              <w:t>Interactivo</w:t>
            </w:r>
            <w:r w:rsidRPr="000A1D02">
              <w:rPr>
                <w:color w:val="000000" w:themeColor="text1"/>
              </w:rPr>
              <w:br/>
              <w:t xml:space="preserve">Acción didáctica: </w:t>
            </w:r>
            <w:r w:rsidRPr="00035EDE">
              <w:rPr>
                <w:b w:val="0"/>
                <w:color w:val="000000" w:themeColor="text1"/>
              </w:rPr>
              <w:t>Exposición</w:t>
            </w:r>
            <w:r w:rsidRPr="000A1D02">
              <w:rPr>
                <w:color w:val="000000" w:themeColor="text1"/>
              </w:rPr>
              <w:br/>
              <w:t>Competencia relacionada con el recurso</w:t>
            </w:r>
            <w:r w:rsidRPr="00D80752">
              <w:rPr>
                <w:b w:val="0"/>
                <w:color w:val="000000" w:themeColor="text1"/>
              </w:rPr>
              <w:t xml:space="preserve">: Competencia social y </w:t>
            </w:r>
            <w:r w:rsidRPr="00D80752">
              <w:rPr>
                <w:b w:val="0"/>
                <w:color w:val="000000" w:themeColor="text1"/>
              </w:rPr>
              <w:lastRenderedPageBreak/>
              <w:t>ciudadana</w:t>
            </w:r>
          </w:p>
          <w:p w:rsidR="005128D6" w:rsidRPr="000A1D02" w:rsidRDefault="005128D6" w:rsidP="005128D6">
            <w:pPr>
              <w:pStyle w:val="Ttulo4"/>
              <w:shd w:val="clear" w:color="auto" w:fill="FFFFFF"/>
              <w:spacing w:before="109" w:beforeAutospacing="0" w:after="109" w:afterAutospacing="0"/>
              <w:outlineLvl w:val="3"/>
              <w:rPr>
                <w:b w:val="0"/>
                <w:bCs w:val="0"/>
                <w:color w:val="000000" w:themeColor="text1"/>
              </w:rPr>
            </w:pPr>
          </w:p>
          <w:p w:rsidR="005128D6" w:rsidRPr="000A1D02" w:rsidRDefault="005128D6" w:rsidP="005128D6">
            <w:pPr>
              <w:pStyle w:val="cabecera1"/>
              <w:shd w:val="clear" w:color="auto" w:fill="FFFFFF"/>
              <w:spacing w:before="0" w:beforeAutospacing="0"/>
              <w:rPr>
                <w:b/>
                <w:bCs/>
                <w:color w:val="000000" w:themeColor="text1"/>
              </w:rPr>
            </w:pPr>
            <w:r w:rsidRPr="000A1D02">
              <w:rPr>
                <w:b/>
                <w:bCs/>
                <w:color w:val="000000" w:themeColor="text1"/>
              </w:rPr>
              <w:t>Objetivo</w:t>
            </w:r>
          </w:p>
          <w:p w:rsidR="005128D6" w:rsidRPr="000A1D02" w:rsidRDefault="005128D6" w:rsidP="005128D6">
            <w:pPr>
              <w:pStyle w:val="Normal1"/>
              <w:shd w:val="clear" w:color="auto" w:fill="FFFFFF"/>
              <w:spacing w:before="0" w:beforeAutospacing="0" w:line="245" w:lineRule="atLeast"/>
              <w:rPr>
                <w:color w:val="000000" w:themeColor="text1"/>
              </w:rPr>
            </w:pPr>
            <w:r w:rsidRPr="000A1D02">
              <w:rPr>
                <w:color w:val="000000" w:themeColor="text1"/>
              </w:rPr>
              <w:t xml:space="preserve">El siguiente </w:t>
            </w:r>
            <w:r>
              <w:rPr>
                <w:color w:val="000000" w:themeColor="text1"/>
              </w:rPr>
              <w:t>video</w:t>
            </w:r>
            <w:r w:rsidRPr="000A1D02">
              <w:rPr>
                <w:color w:val="000000" w:themeColor="text1"/>
              </w:rPr>
              <w:t xml:space="preserve"> presenta cómo se produjeron los procesos de unificación nacional en Italia y Alemania a partir de la segunda mitad el siglo XIX. </w:t>
            </w:r>
          </w:p>
          <w:p w:rsidR="005128D6" w:rsidRPr="000A1D02" w:rsidRDefault="005128D6" w:rsidP="005128D6">
            <w:pPr>
              <w:shd w:val="clear" w:color="auto" w:fill="FFFFFF"/>
              <w:spacing w:before="190"/>
              <w:rPr>
                <w:color w:val="000000" w:themeColor="text1"/>
              </w:rPr>
            </w:pPr>
            <w:r>
              <w:rPr>
                <w:color w:val="000000" w:themeColor="text1"/>
              </w:rPr>
              <w:t xml:space="preserve"> </w:t>
            </w:r>
          </w:p>
          <w:p w:rsidR="005128D6" w:rsidRPr="000A1D02" w:rsidRDefault="005128D6" w:rsidP="005128D6">
            <w:pPr>
              <w:pStyle w:val="Normal1"/>
              <w:shd w:val="clear" w:color="auto" w:fill="FFFFFF"/>
              <w:spacing w:before="0" w:beforeAutospacing="0" w:line="245" w:lineRule="atLeast"/>
              <w:rPr>
                <w:color w:val="000000" w:themeColor="text1"/>
              </w:rPr>
            </w:pPr>
            <w:r>
              <w:rPr>
                <w:color w:val="000000" w:themeColor="text1"/>
              </w:rPr>
              <w:t xml:space="preserve"> </w:t>
            </w:r>
          </w:p>
          <w:p w:rsidR="005128D6" w:rsidRPr="000A1D02" w:rsidRDefault="005128D6" w:rsidP="005128D6">
            <w:pPr>
              <w:pStyle w:val="cabecera1"/>
              <w:shd w:val="clear" w:color="auto" w:fill="FFFFFF"/>
              <w:spacing w:before="0" w:beforeAutospacing="0"/>
              <w:rPr>
                <w:b/>
                <w:bCs/>
                <w:color w:val="000000" w:themeColor="text1"/>
              </w:rPr>
            </w:pPr>
            <w:r w:rsidRPr="000A1D02">
              <w:rPr>
                <w:b/>
                <w:bCs/>
                <w:color w:val="000000" w:themeColor="text1"/>
              </w:rPr>
              <w:t>Propuesta</w:t>
            </w:r>
          </w:p>
          <w:p w:rsidR="005128D6" w:rsidRPr="00C714E2" w:rsidRDefault="005128D6" w:rsidP="005128D6">
            <w:pPr>
              <w:pStyle w:val="cabecera2"/>
              <w:shd w:val="clear" w:color="auto" w:fill="FFFFFF"/>
              <w:spacing w:before="0" w:beforeAutospacing="0" w:line="245" w:lineRule="atLeast"/>
              <w:rPr>
                <w:b/>
                <w:color w:val="000000" w:themeColor="text1"/>
              </w:rPr>
            </w:pPr>
            <w:r w:rsidRPr="00C714E2">
              <w:rPr>
                <w:b/>
                <w:color w:val="000000" w:themeColor="text1"/>
              </w:rPr>
              <w:t>Antes de la presentación</w:t>
            </w:r>
          </w:p>
          <w:p w:rsidR="005128D6" w:rsidRPr="000A1D02" w:rsidRDefault="005128D6" w:rsidP="005128D6">
            <w:pPr>
              <w:pStyle w:val="Normal1"/>
              <w:shd w:val="clear" w:color="auto" w:fill="FFFFFF"/>
              <w:spacing w:before="0" w:beforeAutospacing="0" w:line="245" w:lineRule="atLeast"/>
              <w:rPr>
                <w:color w:val="000000" w:themeColor="text1"/>
              </w:rPr>
            </w:pPr>
            <w:r>
              <w:rPr>
                <w:color w:val="000000" w:themeColor="text1"/>
              </w:rPr>
              <w:t xml:space="preserve">Analice </w:t>
            </w:r>
            <w:r w:rsidRPr="000A1D02">
              <w:rPr>
                <w:color w:val="000000" w:themeColor="text1"/>
              </w:rPr>
              <w:t xml:space="preserve">con los </w:t>
            </w:r>
            <w:r>
              <w:rPr>
                <w:color w:val="000000" w:themeColor="text1"/>
              </w:rPr>
              <w:t xml:space="preserve">estudiantes </w:t>
            </w:r>
            <w:r w:rsidRPr="000A1D02">
              <w:rPr>
                <w:color w:val="000000" w:themeColor="text1"/>
              </w:rPr>
              <w:t>los mapas del desarrollo de los procesos de unidad italiana [</w:t>
            </w:r>
            <w:hyperlink r:id="rId42" w:tgtFrame="_blank" w:history="1">
              <w:r>
                <w:rPr>
                  <w:rStyle w:val="Hipervnculo"/>
                  <w:color w:val="000000" w:themeColor="text1"/>
                </w:rPr>
                <w:t>VER</w:t>
              </w:r>
            </w:hyperlink>
            <w:r w:rsidRPr="000A1D02">
              <w:rPr>
                <w:color w:val="000000" w:themeColor="text1"/>
              </w:rPr>
              <w:t>] y alemana [</w:t>
            </w:r>
            <w:hyperlink r:id="rId43" w:tgtFrame="_blank" w:history="1">
              <w:r>
                <w:rPr>
                  <w:rStyle w:val="Hipervnculo"/>
                  <w:color w:val="000000" w:themeColor="text1"/>
                </w:rPr>
                <w:t>VER</w:t>
              </w:r>
            </w:hyperlink>
            <w:r w:rsidRPr="000A1D02">
              <w:rPr>
                <w:color w:val="000000" w:themeColor="text1"/>
              </w:rPr>
              <w:t xml:space="preserve">] que </w:t>
            </w:r>
            <w:r>
              <w:rPr>
                <w:color w:val="000000" w:themeColor="text1"/>
              </w:rPr>
              <w:t>encuentra</w:t>
            </w:r>
            <w:r w:rsidRPr="000A1D02">
              <w:rPr>
                <w:color w:val="000000" w:themeColor="text1"/>
              </w:rPr>
              <w:t xml:space="preserve"> en la Gran Enciclopedia Planeta.</w:t>
            </w:r>
          </w:p>
          <w:p w:rsidR="005128D6" w:rsidRPr="000A1D02" w:rsidRDefault="005128D6" w:rsidP="005128D6">
            <w:pPr>
              <w:pStyle w:val="Normal1"/>
              <w:shd w:val="clear" w:color="auto" w:fill="FFFFFF"/>
              <w:spacing w:before="0" w:beforeAutospacing="0" w:line="245" w:lineRule="atLeast"/>
              <w:rPr>
                <w:color w:val="000000" w:themeColor="text1"/>
              </w:rPr>
            </w:pPr>
            <w:r w:rsidRPr="000A1D02">
              <w:rPr>
                <w:color w:val="000000" w:themeColor="text1"/>
              </w:rPr>
              <w:t>Para asegurar la compresión del v</w:t>
            </w:r>
            <w:r>
              <w:rPr>
                <w:color w:val="000000" w:themeColor="text1"/>
              </w:rPr>
              <w:t>i</w:t>
            </w:r>
            <w:r w:rsidRPr="000A1D02">
              <w:rPr>
                <w:color w:val="000000" w:themeColor="text1"/>
              </w:rPr>
              <w:t xml:space="preserve">deo, </w:t>
            </w:r>
            <w:r>
              <w:rPr>
                <w:color w:val="000000" w:themeColor="text1"/>
              </w:rPr>
              <w:t>le</w:t>
            </w:r>
            <w:r w:rsidRPr="000A1D02">
              <w:rPr>
                <w:color w:val="000000" w:themeColor="text1"/>
              </w:rPr>
              <w:t xml:space="preserve"> sugerimos plantear a los </w:t>
            </w:r>
            <w:r>
              <w:rPr>
                <w:color w:val="000000" w:themeColor="text1"/>
              </w:rPr>
              <w:t>estudiantes</w:t>
            </w:r>
            <w:r w:rsidRPr="000A1D02">
              <w:rPr>
                <w:color w:val="000000" w:themeColor="text1"/>
              </w:rPr>
              <w:t xml:space="preserve"> una serie de preguntas:</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tenían en común los territorios de Italia y de Alemania a mediados del siglo XIX?</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¿A qué potencias extranjeras estaban sometidos los territorios italianos?</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lideró el proceso de unificación nacional italiano?</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papel tuvo Garibaldi en la unificación italiana?</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fue el primer rey de la Italia unificada?</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territorios estaban sometidos al dominio del Imperio austriaco?</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fue Otto von Bismarck?</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Estado alemán lideró el proceso de unificación nacional?</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fue el primer soberano de la Alemania unificada?</w:t>
            </w:r>
          </w:p>
          <w:p w:rsidR="005128D6" w:rsidRPr="002232D7" w:rsidRDefault="005128D6" w:rsidP="005128D6">
            <w:pPr>
              <w:pStyle w:val="cabecera2"/>
              <w:shd w:val="clear" w:color="auto" w:fill="FFFFFF"/>
              <w:spacing w:before="0" w:beforeAutospacing="0" w:line="245" w:lineRule="atLeast"/>
              <w:rPr>
                <w:b/>
                <w:color w:val="000000" w:themeColor="text1"/>
              </w:rPr>
            </w:pPr>
            <w:r w:rsidRPr="002232D7">
              <w:rPr>
                <w:b/>
                <w:color w:val="000000" w:themeColor="text1"/>
              </w:rPr>
              <w:t>Después de la presentación</w:t>
            </w:r>
          </w:p>
          <w:p w:rsidR="005128D6" w:rsidRPr="000A1D02" w:rsidRDefault="005128D6" w:rsidP="005128D6">
            <w:pPr>
              <w:pStyle w:val="Normal1"/>
              <w:shd w:val="clear" w:color="auto" w:fill="FFFFFF"/>
              <w:spacing w:before="0" w:beforeAutospacing="0" w:line="245" w:lineRule="atLeast"/>
              <w:jc w:val="both"/>
              <w:rPr>
                <w:color w:val="000000" w:themeColor="text1"/>
              </w:rPr>
            </w:pPr>
            <w:r w:rsidRPr="000A1D02">
              <w:rPr>
                <w:color w:val="000000" w:themeColor="text1"/>
              </w:rPr>
              <w:t>Una vez analizado el contenido del v</w:t>
            </w:r>
            <w:r>
              <w:rPr>
                <w:color w:val="000000" w:themeColor="text1"/>
              </w:rPr>
              <w:t>i</w:t>
            </w:r>
            <w:r w:rsidRPr="000A1D02">
              <w:rPr>
                <w:color w:val="000000" w:themeColor="text1"/>
              </w:rPr>
              <w:t xml:space="preserve">deo, </w:t>
            </w:r>
            <w:r>
              <w:rPr>
                <w:color w:val="000000" w:themeColor="text1"/>
              </w:rPr>
              <w:t>prop</w:t>
            </w:r>
            <w:r w:rsidR="00D86C37">
              <w:rPr>
                <w:color w:val="000000" w:themeColor="text1"/>
              </w:rPr>
              <w:t>o</w:t>
            </w:r>
            <w:r>
              <w:rPr>
                <w:color w:val="000000" w:themeColor="text1"/>
              </w:rPr>
              <w:t xml:space="preserve">nga a sus estudiantes que comenten </w:t>
            </w:r>
            <w:r w:rsidRPr="000A1D02">
              <w:rPr>
                <w:color w:val="000000" w:themeColor="text1"/>
              </w:rPr>
              <w:t>los fragmentos propuestos en el PDF adjunto</w:t>
            </w:r>
            <w:r>
              <w:rPr>
                <w:rStyle w:val="apple-converted-space"/>
                <w:color w:val="000000" w:themeColor="text1"/>
              </w:rPr>
              <w:t xml:space="preserve">: </w:t>
            </w:r>
            <w:r w:rsidRPr="000A1D02">
              <w:rPr>
                <w:rStyle w:val="cursiva"/>
                <w:i/>
                <w:iCs/>
                <w:color w:val="000000" w:themeColor="text1"/>
              </w:rPr>
              <w:t>Las unificaciones de Italia y de Alemania</w:t>
            </w:r>
            <w:r w:rsidRPr="000A1D02">
              <w:rPr>
                <w:color w:val="000000" w:themeColor="text1"/>
              </w:rPr>
              <w:t xml:space="preserve">. En este encontrarán textos de Giuseppe </w:t>
            </w:r>
            <w:proofErr w:type="spellStart"/>
            <w:r w:rsidRPr="000A1D02">
              <w:rPr>
                <w:color w:val="000000" w:themeColor="text1"/>
              </w:rPr>
              <w:t>Mazzini</w:t>
            </w:r>
            <w:proofErr w:type="spellEnd"/>
            <w:r w:rsidRPr="000A1D02">
              <w:rPr>
                <w:color w:val="000000" w:themeColor="text1"/>
              </w:rPr>
              <w:t xml:space="preserve"> (</w:t>
            </w:r>
            <w:r w:rsidRPr="000A1D02">
              <w:rPr>
                <w:rStyle w:val="cursiva"/>
                <w:i/>
                <w:iCs/>
                <w:color w:val="000000" w:themeColor="text1"/>
              </w:rPr>
              <w:t>Italia, Austria y el Papa</w:t>
            </w:r>
            <w:r w:rsidRPr="000A1D02">
              <w:rPr>
                <w:rStyle w:val="apple-converted-space"/>
                <w:i/>
                <w:iCs/>
                <w:color w:val="000000" w:themeColor="text1"/>
              </w:rPr>
              <w:t> </w:t>
            </w:r>
            <w:r w:rsidRPr="000A1D02">
              <w:rPr>
                <w:color w:val="000000" w:themeColor="text1"/>
              </w:rPr>
              <w:t>y</w:t>
            </w:r>
            <w:r>
              <w:rPr>
                <w:color w:val="000000" w:themeColor="text1"/>
              </w:rPr>
              <w:t xml:space="preserve"> </w:t>
            </w:r>
            <w:r w:rsidRPr="000A1D02">
              <w:rPr>
                <w:rStyle w:val="cursiva"/>
                <w:i/>
                <w:iCs/>
                <w:color w:val="000000" w:themeColor="text1"/>
              </w:rPr>
              <w:t>¿Qué es una nación?</w:t>
            </w:r>
            <w:r w:rsidRPr="000A1D02">
              <w:rPr>
                <w:color w:val="000000" w:themeColor="text1"/>
              </w:rPr>
              <w:t>), Otto von Bismarck (</w:t>
            </w:r>
            <w:r w:rsidRPr="000A1D02">
              <w:rPr>
                <w:rStyle w:val="cursiva"/>
                <w:i/>
                <w:iCs/>
                <w:color w:val="000000" w:themeColor="text1"/>
              </w:rPr>
              <w:t>Sangre y hierro</w:t>
            </w:r>
            <w:r w:rsidRPr="000A1D02">
              <w:rPr>
                <w:color w:val="000000" w:themeColor="text1"/>
              </w:rPr>
              <w:t xml:space="preserve">) y Johann </w:t>
            </w:r>
            <w:proofErr w:type="spellStart"/>
            <w:r w:rsidRPr="000A1D02">
              <w:rPr>
                <w:color w:val="000000" w:themeColor="text1"/>
              </w:rPr>
              <w:t>Gottlieb</w:t>
            </w:r>
            <w:proofErr w:type="spellEnd"/>
            <w:r w:rsidRPr="000A1D02">
              <w:rPr>
                <w:color w:val="000000" w:themeColor="text1"/>
              </w:rPr>
              <w:t xml:space="preserve"> Fichte (</w:t>
            </w:r>
            <w:r w:rsidRPr="000A1D02">
              <w:rPr>
                <w:rStyle w:val="cursiva"/>
                <w:i/>
                <w:iCs/>
                <w:color w:val="000000" w:themeColor="text1"/>
              </w:rPr>
              <w:t>Discursos a la nación alemana</w:t>
            </w:r>
            <w:r w:rsidRPr="000A1D02">
              <w:rPr>
                <w:color w:val="000000" w:themeColor="text1"/>
              </w:rPr>
              <w:t>).</w:t>
            </w:r>
          </w:p>
          <w:p w:rsidR="005128D6" w:rsidRDefault="005128D6" w:rsidP="005128D6">
            <w:pPr>
              <w:rPr>
                <w:color w:val="000000" w:themeColor="text1"/>
                <w:sz w:val="24"/>
                <w:szCs w:val="24"/>
              </w:rPr>
            </w:pPr>
          </w:p>
          <w:p w:rsidR="00E85D61" w:rsidRPr="000A1D02" w:rsidRDefault="00E85D61" w:rsidP="00E85D61">
            <w:pPr>
              <w:pStyle w:val="Ttulo4"/>
              <w:shd w:val="clear" w:color="auto" w:fill="FFFFFF"/>
              <w:spacing w:before="109" w:beforeAutospacing="0" w:after="109" w:afterAutospacing="0"/>
              <w:outlineLvl w:val="3"/>
              <w:rPr>
                <w:b w:val="0"/>
                <w:bCs w:val="0"/>
                <w:color w:val="000000" w:themeColor="text1"/>
              </w:rPr>
            </w:pPr>
          </w:p>
          <w:p w:rsidR="00E85D61" w:rsidRPr="000A1D02" w:rsidRDefault="00E85D61" w:rsidP="00E85D61">
            <w:pPr>
              <w:pStyle w:val="cabecera2"/>
              <w:shd w:val="clear" w:color="auto" w:fill="FFFFFF"/>
              <w:spacing w:before="136" w:beforeAutospacing="0" w:after="136" w:afterAutospacing="0" w:line="245" w:lineRule="atLeast"/>
              <w:rPr>
                <w:b/>
                <w:color w:val="000000" w:themeColor="text1"/>
              </w:rPr>
            </w:pPr>
            <w:r w:rsidRPr="000A1D02">
              <w:rPr>
                <w:b/>
                <w:color w:val="000000" w:themeColor="text1"/>
              </w:rPr>
              <w:lastRenderedPageBreak/>
              <w:t>FICHA DE</w:t>
            </w:r>
            <w:r>
              <w:rPr>
                <w:b/>
                <w:color w:val="000000" w:themeColor="text1"/>
              </w:rPr>
              <w:t>L</w:t>
            </w:r>
            <w:r w:rsidRPr="000A1D02">
              <w:rPr>
                <w:b/>
                <w:color w:val="000000" w:themeColor="text1"/>
              </w:rPr>
              <w:t xml:space="preserve"> ESTUDIANTE</w:t>
            </w:r>
            <w:del w:id="130" w:author="RAUL MAZO" w:date="2015-05-01T19:30:00Z">
              <w:r w:rsidRPr="000A1D02" w:rsidDel="00B12990">
                <w:rPr>
                  <w:b/>
                  <w:color w:val="000000" w:themeColor="text1"/>
                </w:rPr>
                <w:delText>:</w:delText>
              </w:r>
            </w:del>
          </w:p>
          <w:p w:rsidR="00E85D61" w:rsidRPr="00E85D61" w:rsidRDefault="00E85D61" w:rsidP="00E85D61">
            <w:pPr>
              <w:pStyle w:val="cabecera2"/>
              <w:shd w:val="clear" w:color="auto" w:fill="FFFFFF"/>
              <w:spacing w:before="136" w:beforeAutospacing="0" w:after="136" w:afterAutospacing="0" w:line="245" w:lineRule="atLeast"/>
              <w:rPr>
                <w:b/>
                <w:color w:val="000000" w:themeColor="text1"/>
              </w:rPr>
            </w:pPr>
            <w:r w:rsidRPr="00E85D61">
              <w:rPr>
                <w:b/>
                <w:color w:val="000000" w:themeColor="text1"/>
              </w:rPr>
              <w:t>El nacimiento de Italia y de Alemania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La unificación italiana y la alemana nacen de la combinación de la idea de</w:t>
            </w:r>
            <w:r w:rsidRPr="000A1D02">
              <w:rPr>
                <w:rStyle w:val="apple-converted-space"/>
                <w:color w:val="000000" w:themeColor="text1"/>
              </w:rPr>
              <w:t> </w:t>
            </w:r>
            <w:r w:rsidRPr="000A1D02">
              <w:rPr>
                <w:rStyle w:val="negrita"/>
                <w:b/>
                <w:bCs/>
                <w:color w:val="000000" w:themeColor="text1"/>
              </w:rPr>
              <w:t>nación cultural</w:t>
            </w:r>
            <w:r w:rsidRPr="000A1D02">
              <w:rPr>
                <w:rStyle w:val="apple-converted-space"/>
                <w:b/>
                <w:bCs/>
                <w:color w:val="000000" w:themeColor="text1"/>
              </w:rPr>
              <w:t> </w:t>
            </w:r>
            <w:r w:rsidRPr="000A1D02">
              <w:rPr>
                <w:color w:val="000000" w:themeColor="text1"/>
              </w:rPr>
              <w:t xml:space="preserve">y </w:t>
            </w:r>
            <w:r w:rsidRPr="000A1D02">
              <w:rPr>
                <w:rStyle w:val="negrita"/>
                <w:b/>
                <w:bCs/>
                <w:color w:val="000000" w:themeColor="text1"/>
              </w:rPr>
              <w:t>nación liberal</w:t>
            </w:r>
            <w:r w:rsidRPr="000A1D02">
              <w:rPr>
                <w:color w:val="000000" w:themeColor="text1"/>
              </w:rPr>
              <w:t>. En ambos casos se va a apelar a la cultura y al pasado común de los pueblos de Italia y Alemania para movilizar a la población. Por otra parte, el deseo de la burguesía de alcanzar el poder y establecer un Estado liberal y la unificación del mercado nacional para distribuir sus mercancías, tendrá un papel considerable en ambos movimientos.</w:t>
            </w:r>
          </w:p>
          <w:p w:rsidR="00E85D61" w:rsidRPr="00E85D61" w:rsidRDefault="00E85D61" w:rsidP="00E85D61">
            <w:pPr>
              <w:pStyle w:val="cabecera3"/>
              <w:shd w:val="clear" w:color="auto" w:fill="FFFFFF"/>
              <w:spacing w:before="272" w:beforeAutospacing="0" w:after="136" w:afterAutospacing="0" w:line="245" w:lineRule="atLeast"/>
              <w:rPr>
                <w:b/>
                <w:color w:val="000000" w:themeColor="text1"/>
              </w:rPr>
            </w:pPr>
            <w:r w:rsidRPr="00E85D61">
              <w:rPr>
                <w:b/>
                <w:color w:val="000000" w:themeColor="text1"/>
              </w:rPr>
              <w:t>La unificación italiana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A mediados del siglo XIX, la península Itálica estaba formada por distintos Estados y una parte de su territorio se hallaba bajo el dominio austriaco.</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El impulso al proceso de reunificación fue llevado a cabo por el</w:t>
            </w:r>
            <w:r w:rsidRPr="000A1D02">
              <w:rPr>
                <w:rStyle w:val="apple-converted-space"/>
                <w:color w:val="000000" w:themeColor="text1"/>
              </w:rPr>
              <w:t> </w:t>
            </w:r>
            <w:r w:rsidRPr="000A1D02">
              <w:rPr>
                <w:rStyle w:val="negrita"/>
                <w:b/>
                <w:bCs/>
                <w:color w:val="000000" w:themeColor="text1"/>
              </w:rPr>
              <w:t>Reino de Piamonte-Cerdeña</w:t>
            </w:r>
            <w:r w:rsidRPr="000A1D02">
              <w:rPr>
                <w:color w:val="000000" w:themeColor="text1"/>
              </w:rPr>
              <w:t>, pues era un importante polo industrial y económico, dirigido por un burguesía fuerte y gobernado por la</w:t>
            </w:r>
            <w:r w:rsidRPr="000A1D02">
              <w:rPr>
                <w:rStyle w:val="apple-converted-space"/>
                <w:color w:val="000000" w:themeColor="text1"/>
              </w:rPr>
              <w:t> </w:t>
            </w:r>
            <w:r w:rsidRPr="000A1D02">
              <w:rPr>
                <w:rStyle w:val="negrita"/>
                <w:b/>
                <w:bCs/>
                <w:color w:val="000000" w:themeColor="text1"/>
              </w:rPr>
              <w:t>monarquía constitucional</w:t>
            </w:r>
            <w:r w:rsidRPr="000A1D02">
              <w:rPr>
                <w:rStyle w:val="apple-converted-space"/>
                <w:b/>
                <w:bCs/>
                <w:color w:val="000000" w:themeColor="text1"/>
              </w:rPr>
              <w:t> </w:t>
            </w:r>
            <w:r w:rsidRPr="000A1D02">
              <w:rPr>
                <w:color w:val="000000" w:themeColor="text1"/>
              </w:rPr>
              <w:t>de</w:t>
            </w:r>
            <w:r w:rsidRPr="000A1D02">
              <w:rPr>
                <w:rStyle w:val="apple-converted-space"/>
                <w:color w:val="000000" w:themeColor="text1"/>
              </w:rPr>
              <w:t> </w:t>
            </w:r>
            <w:r w:rsidRPr="000A1D02">
              <w:rPr>
                <w:rStyle w:val="negrita"/>
                <w:b/>
                <w:bCs/>
                <w:color w:val="000000" w:themeColor="text1"/>
              </w:rPr>
              <w:t>Víctor Manuel II de Saboya</w:t>
            </w:r>
            <w:r w:rsidRPr="000A1D02">
              <w:rPr>
                <w:color w:val="000000" w:themeColor="text1"/>
              </w:rPr>
              <w:t>.</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1859,</w:t>
            </w:r>
            <w:r w:rsidRPr="000A1D02">
              <w:rPr>
                <w:rStyle w:val="apple-converted-space"/>
                <w:color w:val="000000" w:themeColor="text1"/>
              </w:rPr>
              <w:t> </w:t>
            </w:r>
            <w:r w:rsidRPr="000A1D02">
              <w:rPr>
                <w:rStyle w:val="negrita"/>
                <w:b/>
                <w:bCs/>
                <w:color w:val="000000" w:themeColor="text1"/>
              </w:rPr>
              <w:t xml:space="preserve">Camilo </w:t>
            </w:r>
            <w:proofErr w:type="spellStart"/>
            <w:r w:rsidRPr="000A1D02">
              <w:rPr>
                <w:rStyle w:val="negrita"/>
                <w:b/>
                <w:bCs/>
                <w:color w:val="000000" w:themeColor="text1"/>
              </w:rPr>
              <w:t>Benso</w:t>
            </w:r>
            <w:proofErr w:type="spellEnd"/>
            <w:r w:rsidRPr="000A1D02">
              <w:rPr>
                <w:rStyle w:val="negrita"/>
                <w:b/>
                <w:bCs/>
                <w:color w:val="000000" w:themeColor="text1"/>
              </w:rPr>
              <w:t xml:space="preserve"> de </w:t>
            </w:r>
            <w:proofErr w:type="spellStart"/>
            <w:r w:rsidRPr="000A1D02">
              <w:rPr>
                <w:rStyle w:val="negrita"/>
                <w:b/>
                <w:bCs/>
                <w:color w:val="000000" w:themeColor="text1"/>
              </w:rPr>
              <w:t>Cavour</w:t>
            </w:r>
            <w:proofErr w:type="spellEnd"/>
            <w:r w:rsidRPr="000A1D02">
              <w:rPr>
                <w:color w:val="000000" w:themeColor="text1"/>
              </w:rPr>
              <w:t>, jefe del gobierno piamontés, inició una guerra contra el Imperio austriaco y anexionó los territorios de Lombardía y otros del norte de Italia (Toscana, Parma y Módena).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Al mismo tiempo, </w:t>
            </w:r>
            <w:r w:rsidRPr="000A1D02">
              <w:rPr>
                <w:rStyle w:val="negrita"/>
                <w:b/>
                <w:bCs/>
                <w:color w:val="000000" w:themeColor="text1"/>
              </w:rPr>
              <w:t>Giuseppe Garibaldi</w:t>
            </w:r>
            <w:r w:rsidRPr="000A1D02">
              <w:rPr>
                <w:color w:val="000000" w:themeColor="text1"/>
              </w:rPr>
              <w:t>, al frente de los</w:t>
            </w:r>
            <w:r w:rsidRPr="000A1D02">
              <w:rPr>
                <w:rStyle w:val="apple-converted-space"/>
                <w:color w:val="000000" w:themeColor="text1"/>
              </w:rPr>
              <w:t> </w:t>
            </w:r>
            <w:r w:rsidRPr="000A1D02">
              <w:rPr>
                <w:rStyle w:val="negrita"/>
                <w:b/>
                <w:bCs/>
                <w:color w:val="000000" w:themeColor="text1"/>
              </w:rPr>
              <w:t>Camisas Rojas</w:t>
            </w:r>
            <w:r w:rsidRPr="000A1D02">
              <w:rPr>
                <w:color w:val="000000" w:themeColor="text1"/>
              </w:rPr>
              <w:t xml:space="preserve">, expulsó a los Borbones del Reino de las Dos </w:t>
            </w:r>
            <w:proofErr w:type="spellStart"/>
            <w:r w:rsidRPr="000A1D02">
              <w:rPr>
                <w:color w:val="000000" w:themeColor="text1"/>
              </w:rPr>
              <w:t>Sicilias</w:t>
            </w:r>
            <w:proofErr w:type="spellEnd"/>
            <w:r w:rsidRPr="000A1D02">
              <w:rPr>
                <w:color w:val="000000" w:themeColor="text1"/>
              </w:rPr>
              <w:t>, que fue anexionado también al Piamonte.</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1861, Víctor Manuel II fue coronado rey de Italia. Entre 1866 y 1871, el Reino de Italia se anexionó el</w:t>
            </w:r>
            <w:r w:rsidRPr="000A1D02">
              <w:rPr>
                <w:rStyle w:val="apple-converted-space"/>
                <w:color w:val="000000" w:themeColor="text1"/>
              </w:rPr>
              <w:t> </w:t>
            </w:r>
            <w:r w:rsidRPr="000A1D02">
              <w:rPr>
                <w:rStyle w:val="negrita"/>
                <w:b/>
                <w:bCs/>
                <w:color w:val="000000" w:themeColor="text1"/>
              </w:rPr>
              <w:t>Véneto</w:t>
            </w:r>
            <w:r w:rsidRPr="000A1D02">
              <w:rPr>
                <w:rStyle w:val="apple-converted-space"/>
                <w:b/>
                <w:bCs/>
                <w:color w:val="000000" w:themeColor="text1"/>
              </w:rPr>
              <w:t> </w:t>
            </w:r>
            <w:r w:rsidRPr="000A1D02">
              <w:rPr>
                <w:color w:val="000000" w:themeColor="text1"/>
              </w:rPr>
              <w:t>y los</w:t>
            </w:r>
            <w:r w:rsidRPr="000A1D02">
              <w:rPr>
                <w:rStyle w:val="apple-converted-space"/>
                <w:color w:val="000000" w:themeColor="text1"/>
              </w:rPr>
              <w:t> </w:t>
            </w:r>
            <w:r w:rsidRPr="000A1D02">
              <w:rPr>
                <w:rStyle w:val="negrita"/>
                <w:b/>
                <w:bCs/>
                <w:color w:val="000000" w:themeColor="text1"/>
              </w:rPr>
              <w:t>Estados Pontificios</w:t>
            </w:r>
            <w:r w:rsidRPr="000A1D02">
              <w:rPr>
                <w:color w:val="000000" w:themeColor="text1"/>
              </w:rPr>
              <w:t>. Lograda la unidad italiana,</w:t>
            </w:r>
            <w:r w:rsidRPr="000A1D02">
              <w:rPr>
                <w:rStyle w:val="apple-converted-space"/>
                <w:color w:val="000000" w:themeColor="text1"/>
              </w:rPr>
              <w:t> </w:t>
            </w:r>
            <w:r w:rsidRPr="000A1D02">
              <w:rPr>
                <w:rStyle w:val="negrita"/>
                <w:b/>
                <w:bCs/>
                <w:color w:val="000000" w:themeColor="text1"/>
              </w:rPr>
              <w:t>Roma</w:t>
            </w:r>
            <w:r w:rsidRPr="000A1D02">
              <w:rPr>
                <w:rStyle w:val="apple-converted-space"/>
                <w:b/>
                <w:bCs/>
                <w:color w:val="000000" w:themeColor="text1"/>
              </w:rPr>
              <w:t> </w:t>
            </w:r>
            <w:r w:rsidRPr="000A1D02">
              <w:rPr>
                <w:color w:val="000000" w:themeColor="text1"/>
              </w:rPr>
              <w:t>se convirtió en la capital del Reino.</w:t>
            </w:r>
          </w:p>
          <w:p w:rsidR="00E85D61" w:rsidRPr="00E85D61" w:rsidRDefault="00E85D61" w:rsidP="00E85D61">
            <w:pPr>
              <w:pStyle w:val="cabecera3"/>
              <w:shd w:val="clear" w:color="auto" w:fill="FFFFFF"/>
              <w:spacing w:before="272" w:beforeAutospacing="0" w:after="136" w:afterAutospacing="0" w:line="245" w:lineRule="atLeast"/>
              <w:rPr>
                <w:b/>
                <w:color w:val="000000" w:themeColor="text1"/>
              </w:rPr>
            </w:pPr>
            <w:r w:rsidRPr="00E85D61">
              <w:rPr>
                <w:b/>
                <w:color w:val="000000" w:themeColor="text1"/>
              </w:rPr>
              <w:t>La unificación alemana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Tras el </w:t>
            </w:r>
            <w:del w:id="131" w:author="RAUL MAZO" w:date="2015-05-01T19:31:00Z">
              <w:r w:rsidRPr="000A1D02" w:rsidDel="00B12990">
                <w:rPr>
                  <w:color w:val="000000" w:themeColor="text1"/>
                </w:rPr>
                <w:delText xml:space="preserve">congreso </w:delText>
              </w:r>
            </w:del>
            <w:ins w:id="132" w:author="RAUL MAZO" w:date="2015-05-01T19:31:00Z">
              <w:r w:rsidR="00B12990">
                <w:rPr>
                  <w:color w:val="000000" w:themeColor="text1"/>
                </w:rPr>
                <w:t>C</w:t>
              </w:r>
              <w:r w:rsidR="00B12990" w:rsidRPr="000A1D02">
                <w:rPr>
                  <w:color w:val="000000" w:themeColor="text1"/>
                </w:rPr>
                <w:t xml:space="preserve">ongreso </w:t>
              </w:r>
            </w:ins>
            <w:r w:rsidRPr="000A1D02">
              <w:rPr>
                <w:color w:val="000000" w:themeColor="text1"/>
              </w:rPr>
              <w:t>de Viena (1815), se constituyó la</w:t>
            </w:r>
            <w:r w:rsidRPr="000A1D02">
              <w:rPr>
                <w:rStyle w:val="apple-converted-space"/>
                <w:color w:val="000000" w:themeColor="text1"/>
              </w:rPr>
              <w:t> </w:t>
            </w:r>
            <w:r w:rsidRPr="000A1D02">
              <w:rPr>
                <w:rStyle w:val="negrita"/>
                <w:b/>
                <w:bCs/>
                <w:color w:val="000000" w:themeColor="text1"/>
              </w:rPr>
              <w:t>Confederación Germánica</w:t>
            </w:r>
            <w:r w:rsidRPr="000A1D02">
              <w:rPr>
                <w:color w:val="000000" w:themeColor="text1"/>
              </w:rPr>
              <w:t>, formada por treinta y siete estados alemanes bajo el dominio compartido del</w:t>
            </w:r>
            <w:r w:rsidRPr="000A1D02">
              <w:rPr>
                <w:rStyle w:val="apple-converted-space"/>
                <w:color w:val="000000" w:themeColor="text1"/>
              </w:rPr>
              <w:t> </w:t>
            </w:r>
            <w:r w:rsidRPr="000A1D02">
              <w:rPr>
                <w:rStyle w:val="negrita"/>
                <w:b/>
                <w:bCs/>
                <w:color w:val="000000" w:themeColor="text1"/>
              </w:rPr>
              <w:t>Imperio austriaco</w:t>
            </w:r>
            <w:r w:rsidRPr="000A1D02">
              <w:rPr>
                <w:rStyle w:val="apple-converted-space"/>
                <w:b/>
                <w:bCs/>
                <w:color w:val="000000" w:themeColor="text1"/>
              </w:rPr>
              <w:t> </w:t>
            </w:r>
            <w:r w:rsidRPr="000A1D02">
              <w:rPr>
                <w:color w:val="000000" w:themeColor="text1"/>
              </w:rPr>
              <w:t>y el</w:t>
            </w:r>
            <w:r w:rsidRPr="000A1D02">
              <w:rPr>
                <w:rStyle w:val="apple-converted-space"/>
                <w:color w:val="000000" w:themeColor="text1"/>
              </w:rPr>
              <w:t> </w:t>
            </w:r>
            <w:r w:rsidRPr="000A1D02">
              <w:rPr>
                <w:rStyle w:val="negrita"/>
                <w:b/>
                <w:bCs/>
                <w:color w:val="000000" w:themeColor="text1"/>
              </w:rPr>
              <w:t>Reino de Prusia</w:t>
            </w:r>
            <w:r w:rsidRPr="000A1D02">
              <w:rPr>
                <w:color w:val="000000" w:themeColor="text1"/>
              </w:rPr>
              <w:t>.</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El canciller prusiano</w:t>
            </w:r>
            <w:r w:rsidRPr="000A1D02">
              <w:rPr>
                <w:rStyle w:val="apple-converted-space"/>
                <w:color w:val="000000" w:themeColor="text1"/>
              </w:rPr>
              <w:t> </w:t>
            </w:r>
            <w:r w:rsidRPr="000A1D02">
              <w:rPr>
                <w:rStyle w:val="negrita"/>
                <w:b/>
                <w:bCs/>
                <w:color w:val="000000" w:themeColor="text1"/>
              </w:rPr>
              <w:t>Otto von Bismark</w:t>
            </w:r>
            <w:r w:rsidRPr="000A1D02">
              <w:rPr>
                <w:color w:val="000000" w:themeColor="text1"/>
              </w:rPr>
              <w:t>, apoyado por la burguesía agraria e industrial, que buscaba la unificación del mercado, fue el artífice del proceso de unificación política y económica. El primer paso fue la creación del</w:t>
            </w:r>
            <w:r w:rsidRPr="000A1D02">
              <w:rPr>
                <w:rStyle w:val="apple-converted-space"/>
                <w:color w:val="000000" w:themeColor="text1"/>
              </w:rPr>
              <w:t> </w:t>
            </w:r>
            <w:proofErr w:type="spellStart"/>
            <w:r w:rsidRPr="000A1D02">
              <w:rPr>
                <w:rStyle w:val="negrita"/>
                <w:b/>
                <w:bCs/>
                <w:color w:val="000000" w:themeColor="text1"/>
              </w:rPr>
              <w:t>Zollverein</w:t>
            </w:r>
            <w:proofErr w:type="spellEnd"/>
            <w:r w:rsidRPr="000A1D02">
              <w:rPr>
                <w:rStyle w:val="apple-converted-space"/>
                <w:b/>
                <w:bCs/>
                <w:color w:val="000000" w:themeColor="text1"/>
              </w:rPr>
              <w:t> </w:t>
            </w:r>
            <w:r w:rsidRPr="000A1D02">
              <w:rPr>
                <w:color w:val="000000" w:themeColor="text1"/>
              </w:rPr>
              <w:t>(unión aduanera), del que quedó excluida Austria.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Tras la victoria de Prusia en la</w:t>
            </w:r>
            <w:r w:rsidRPr="000A1D02">
              <w:rPr>
                <w:rStyle w:val="apple-converted-space"/>
                <w:color w:val="000000" w:themeColor="text1"/>
              </w:rPr>
              <w:t> </w:t>
            </w:r>
            <w:r w:rsidRPr="000A1D02">
              <w:rPr>
                <w:rStyle w:val="negrita"/>
                <w:b/>
                <w:bCs/>
                <w:color w:val="000000" w:themeColor="text1"/>
              </w:rPr>
              <w:t>guerra austro-prusiana</w:t>
            </w:r>
            <w:r w:rsidRPr="000A1D02">
              <w:rPr>
                <w:rStyle w:val="apple-converted-space"/>
                <w:b/>
                <w:bCs/>
                <w:color w:val="000000" w:themeColor="text1"/>
              </w:rPr>
              <w:t> </w:t>
            </w:r>
            <w:r w:rsidRPr="000A1D02">
              <w:rPr>
                <w:color w:val="000000" w:themeColor="text1"/>
              </w:rPr>
              <w:t>(1866), y como paso previo a la unificación de Alemania, se formó la</w:t>
            </w:r>
            <w:r w:rsidRPr="000A1D02">
              <w:rPr>
                <w:rStyle w:val="apple-converted-space"/>
                <w:color w:val="000000" w:themeColor="text1"/>
              </w:rPr>
              <w:t> </w:t>
            </w:r>
            <w:r w:rsidRPr="000A1D02">
              <w:rPr>
                <w:rStyle w:val="negrita"/>
                <w:b/>
                <w:bCs/>
                <w:color w:val="000000" w:themeColor="text1"/>
              </w:rPr>
              <w:t>Confederación Germánica del Norte</w:t>
            </w:r>
            <w:r w:rsidRPr="000A1D02">
              <w:rPr>
                <w:color w:val="000000" w:themeColor="text1"/>
              </w:rPr>
              <w:t xml:space="preserve">, </w:t>
            </w:r>
            <w:r>
              <w:rPr>
                <w:color w:val="000000" w:themeColor="text1"/>
              </w:rPr>
              <w:t>en</w:t>
            </w:r>
            <w:r w:rsidRPr="000A1D02">
              <w:rPr>
                <w:color w:val="000000" w:themeColor="text1"/>
              </w:rPr>
              <w:t xml:space="preserve"> cuyo frente se situó</w:t>
            </w:r>
            <w:r w:rsidRPr="000A1D02">
              <w:rPr>
                <w:rStyle w:val="apple-converted-space"/>
                <w:color w:val="000000" w:themeColor="text1"/>
              </w:rPr>
              <w:t> </w:t>
            </w:r>
            <w:r w:rsidRPr="000A1D02">
              <w:rPr>
                <w:rStyle w:val="negrita"/>
                <w:b/>
                <w:bCs/>
                <w:color w:val="000000" w:themeColor="text1"/>
              </w:rPr>
              <w:t>Guillermo I de Prusia</w:t>
            </w:r>
            <w:r w:rsidRPr="000A1D02">
              <w:rPr>
                <w:color w:val="000000" w:themeColor="text1"/>
              </w:rPr>
              <w:t>. Austria quedó fuera. Cuatro años después, en 1870, la victoria en la</w:t>
            </w:r>
            <w:r w:rsidRPr="000A1D02">
              <w:rPr>
                <w:rStyle w:val="apple-converted-space"/>
                <w:color w:val="000000" w:themeColor="text1"/>
              </w:rPr>
              <w:t> </w:t>
            </w:r>
            <w:r w:rsidRPr="000A1D02">
              <w:rPr>
                <w:rStyle w:val="negrita"/>
                <w:b/>
                <w:bCs/>
                <w:color w:val="000000" w:themeColor="text1"/>
              </w:rPr>
              <w:t>guerra franco-prusiana</w:t>
            </w:r>
            <w:r w:rsidRPr="000A1D02">
              <w:rPr>
                <w:rStyle w:val="apple-converted-space"/>
                <w:b/>
                <w:bCs/>
                <w:color w:val="000000" w:themeColor="text1"/>
              </w:rPr>
              <w:t> </w:t>
            </w:r>
            <w:r w:rsidRPr="000A1D02">
              <w:rPr>
                <w:color w:val="000000" w:themeColor="text1"/>
              </w:rPr>
              <w:t xml:space="preserve">no solo </w:t>
            </w:r>
            <w:r w:rsidRPr="000A1D02">
              <w:rPr>
                <w:color w:val="000000" w:themeColor="text1"/>
              </w:rPr>
              <w:lastRenderedPageBreak/>
              <w:t xml:space="preserve">supuso la disolución del </w:t>
            </w:r>
            <w:del w:id="133" w:author="RAUL MAZO" w:date="2015-05-01T19:32:00Z">
              <w:r w:rsidRPr="000A1D02" w:rsidDel="00B12990">
                <w:rPr>
                  <w:color w:val="000000" w:themeColor="text1"/>
                </w:rPr>
                <w:delText xml:space="preserve">II </w:delText>
              </w:r>
            </w:del>
            <w:ins w:id="134" w:author="RAUL MAZO" w:date="2015-05-01T19:32:00Z">
              <w:r w:rsidR="00B12990">
                <w:rPr>
                  <w:color w:val="000000" w:themeColor="text1"/>
                </w:rPr>
                <w:t>Segundo</w:t>
              </w:r>
              <w:r w:rsidR="00B12990" w:rsidRPr="000A1D02">
                <w:rPr>
                  <w:color w:val="000000" w:themeColor="text1"/>
                </w:rPr>
                <w:t xml:space="preserve"> </w:t>
              </w:r>
            </w:ins>
            <w:r w:rsidRPr="000A1D02">
              <w:rPr>
                <w:color w:val="000000" w:themeColor="text1"/>
              </w:rPr>
              <w:t xml:space="preserve">Imperio francés, sino la unión de todos los </w:t>
            </w:r>
            <w:del w:id="135" w:author="RAUL MAZO" w:date="2015-05-01T19:32:00Z">
              <w:r w:rsidRPr="000A1D02" w:rsidDel="00B12990">
                <w:rPr>
                  <w:color w:val="000000" w:themeColor="text1"/>
                </w:rPr>
                <w:delText>Estados </w:delText>
              </w:r>
            </w:del>
            <w:ins w:id="136" w:author="RAUL MAZO" w:date="2015-05-01T19:32:00Z">
              <w:r w:rsidR="00B12990">
                <w:rPr>
                  <w:color w:val="000000" w:themeColor="text1"/>
                </w:rPr>
                <w:t>e</w:t>
              </w:r>
              <w:r w:rsidR="00B12990" w:rsidRPr="000A1D02">
                <w:rPr>
                  <w:color w:val="000000" w:themeColor="text1"/>
                </w:rPr>
                <w:t>stados </w:t>
              </w:r>
            </w:ins>
            <w:r w:rsidRPr="000A1D02">
              <w:rPr>
                <w:color w:val="000000" w:themeColor="text1"/>
              </w:rPr>
              <w:t>alemanes (también los del sur) bajo la monarquía prusiana.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1871 se proclamó el</w:t>
            </w:r>
            <w:r w:rsidRPr="000A1D02">
              <w:rPr>
                <w:rStyle w:val="apple-converted-space"/>
                <w:color w:val="000000" w:themeColor="text1"/>
              </w:rPr>
              <w:t> </w:t>
            </w:r>
            <w:del w:id="137" w:author="RAUL MAZO" w:date="2015-05-01T19:33:00Z">
              <w:r w:rsidRPr="000A1D02" w:rsidDel="00B12990">
                <w:rPr>
                  <w:rStyle w:val="negrita"/>
                  <w:b/>
                  <w:bCs/>
                  <w:color w:val="000000" w:themeColor="text1"/>
                </w:rPr>
                <w:delText xml:space="preserve">II </w:delText>
              </w:r>
            </w:del>
            <w:ins w:id="138" w:author="RAUL MAZO" w:date="2015-05-01T19:33:00Z">
              <w:r w:rsidR="00B12990">
                <w:rPr>
                  <w:rStyle w:val="negrita"/>
                  <w:b/>
                  <w:bCs/>
                  <w:color w:val="000000" w:themeColor="text1"/>
                </w:rPr>
                <w:t>Segundo</w:t>
              </w:r>
              <w:r w:rsidR="00B12990" w:rsidRPr="000A1D02">
                <w:rPr>
                  <w:rStyle w:val="negrita"/>
                  <w:b/>
                  <w:bCs/>
                  <w:color w:val="000000" w:themeColor="text1"/>
                </w:rPr>
                <w:t xml:space="preserve"> </w:t>
              </w:r>
            </w:ins>
            <w:r w:rsidRPr="000A1D02">
              <w:rPr>
                <w:rStyle w:val="negrita"/>
                <w:b/>
                <w:bCs/>
                <w:color w:val="000000" w:themeColor="text1"/>
              </w:rPr>
              <w:t>Imperio alemán</w:t>
            </w:r>
            <w:r w:rsidRPr="000A1D02">
              <w:rPr>
                <w:rStyle w:val="apple-converted-space"/>
                <w:b/>
                <w:bCs/>
                <w:color w:val="000000" w:themeColor="text1"/>
              </w:rPr>
              <w:t> </w:t>
            </w:r>
            <w:r w:rsidRPr="000A1D02">
              <w:rPr>
                <w:color w:val="000000" w:themeColor="text1"/>
              </w:rPr>
              <w:t>(II Reich) y Guillermo I se convirtió en</w:t>
            </w:r>
            <w:r w:rsidRPr="000A1D02">
              <w:rPr>
                <w:rStyle w:val="apple-converted-space"/>
                <w:color w:val="000000" w:themeColor="text1"/>
              </w:rPr>
              <w:t> </w:t>
            </w:r>
            <w:del w:id="139" w:author="RAUL MAZO" w:date="2015-05-01T19:33:00Z">
              <w:r w:rsidRPr="000A1D02" w:rsidDel="00B12990">
                <w:rPr>
                  <w:rStyle w:val="negrita"/>
                  <w:b/>
                  <w:bCs/>
                  <w:color w:val="000000" w:themeColor="text1"/>
                </w:rPr>
                <w:delText>Káiser</w:delText>
              </w:r>
              <w:r w:rsidDel="00B12990">
                <w:rPr>
                  <w:rStyle w:val="negrita"/>
                  <w:b/>
                  <w:bCs/>
                  <w:color w:val="000000" w:themeColor="text1"/>
                </w:rPr>
                <w:delText xml:space="preserve"> </w:delText>
              </w:r>
            </w:del>
            <w:ins w:id="140" w:author="RAUL MAZO" w:date="2015-05-01T19:33:00Z">
              <w:r w:rsidR="00B12990">
                <w:rPr>
                  <w:rStyle w:val="negrita"/>
                  <w:b/>
                  <w:bCs/>
                  <w:color w:val="000000" w:themeColor="text1"/>
                </w:rPr>
                <w:t>k</w:t>
              </w:r>
              <w:r w:rsidR="00B12990" w:rsidRPr="000A1D02">
                <w:rPr>
                  <w:rStyle w:val="negrita"/>
                  <w:b/>
                  <w:bCs/>
                  <w:color w:val="000000" w:themeColor="text1"/>
                </w:rPr>
                <w:t>áiser</w:t>
              </w:r>
              <w:r w:rsidR="00B12990">
                <w:rPr>
                  <w:rStyle w:val="negrita"/>
                  <w:b/>
                  <w:bCs/>
                  <w:color w:val="000000" w:themeColor="text1"/>
                </w:rPr>
                <w:t xml:space="preserve"> </w:t>
              </w:r>
            </w:ins>
            <w:r w:rsidRPr="000A1D02">
              <w:rPr>
                <w:color w:val="000000" w:themeColor="text1"/>
              </w:rPr>
              <w:t xml:space="preserve">(emperador). El nuevo Estado estaba formado por otros veintiséis </w:t>
            </w:r>
            <w:del w:id="141" w:author="RAUL MAZO" w:date="2015-05-01T19:33:00Z">
              <w:r w:rsidRPr="000A1D02" w:rsidDel="00B12990">
                <w:rPr>
                  <w:color w:val="000000" w:themeColor="text1"/>
                </w:rPr>
                <w:delText xml:space="preserve">Estados </w:delText>
              </w:r>
            </w:del>
            <w:ins w:id="142" w:author="RAUL MAZO" w:date="2015-05-01T19:33:00Z">
              <w:r w:rsidR="00B12990">
                <w:rPr>
                  <w:color w:val="000000" w:themeColor="text1"/>
                </w:rPr>
                <w:t>e</w:t>
              </w:r>
              <w:r w:rsidR="00B12990" w:rsidRPr="000A1D02">
                <w:rPr>
                  <w:color w:val="000000" w:themeColor="text1"/>
                </w:rPr>
                <w:t xml:space="preserve">stados </w:t>
              </w:r>
            </w:ins>
            <w:r w:rsidRPr="000A1D02">
              <w:rPr>
                <w:color w:val="000000" w:themeColor="text1"/>
              </w:rPr>
              <w:t>federados que mantuvieron sus instituciones, aunque siempre bajo el control de Prusia. Bismarck había conseguido su principal objetivo: crear una nación superior a Austria y Francia.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De forma paralela a estos procesos de construcción nacional, en otros territorios ya se había producido la consolidación del Estado liberal, aunque tenían lugar luchas entre las distintas opciones políticas. Así, mientras en Francia gobernaba el emperador Napoleón III, en España progresistas y moderados pugnaban por el poder y en Estados Unidos tenía lugar la </w:t>
            </w:r>
            <w:r w:rsidRPr="00984406">
              <w:rPr>
                <w:color w:val="000000" w:themeColor="text1"/>
              </w:rPr>
              <w:t>g</w:t>
            </w:r>
            <w:r w:rsidRPr="000A1D02">
              <w:rPr>
                <w:color w:val="000000" w:themeColor="text1"/>
              </w:rPr>
              <w:t>uerra de Secesión (1861-1865), que enfrentó a los estados antiesclavistas del Norte (la Unión) con los del Sur (confederados).</w:t>
            </w:r>
          </w:p>
          <w:p w:rsidR="00E85D61" w:rsidRPr="00FC750D" w:rsidRDefault="00E85D61" w:rsidP="005128D6">
            <w:pPr>
              <w:rPr>
                <w:color w:val="000000" w:themeColor="text1"/>
                <w:sz w:val="24"/>
                <w:szCs w:val="24"/>
              </w:rPr>
            </w:pPr>
          </w:p>
        </w:tc>
      </w:tr>
      <w:tr w:rsidR="005128D6" w:rsidRPr="00FC750D" w:rsidTr="005128D6">
        <w:tc>
          <w:tcPr>
            <w:tcW w:w="2518" w:type="dxa"/>
          </w:tcPr>
          <w:p w:rsidR="005128D6" w:rsidRPr="00FC750D" w:rsidRDefault="005128D6" w:rsidP="005128D6">
            <w:pPr>
              <w:rPr>
                <w:b/>
                <w:color w:val="000000" w:themeColor="text1"/>
                <w:sz w:val="24"/>
                <w:szCs w:val="24"/>
              </w:rPr>
            </w:pPr>
            <w:r w:rsidRPr="00FC750D">
              <w:rPr>
                <w:b/>
                <w:color w:val="000000" w:themeColor="text1"/>
                <w:sz w:val="24"/>
                <w:szCs w:val="24"/>
              </w:rPr>
              <w:lastRenderedPageBreak/>
              <w:t>Título</w:t>
            </w:r>
          </w:p>
        </w:tc>
        <w:tc>
          <w:tcPr>
            <w:tcW w:w="6536" w:type="dxa"/>
          </w:tcPr>
          <w:p w:rsidR="005128D6" w:rsidRPr="000A1D02" w:rsidRDefault="005128D6" w:rsidP="005128D6">
            <w:pPr>
              <w:shd w:val="clear" w:color="auto" w:fill="FFFFFF"/>
              <w:rPr>
                <w:color w:val="000000" w:themeColor="text1"/>
              </w:rPr>
            </w:pPr>
            <w:r w:rsidRPr="000A1D02">
              <w:rPr>
                <w:color w:val="000000" w:themeColor="text1"/>
              </w:rPr>
              <w:t xml:space="preserve">Las unificaciones de Italia y de Alemania. </w:t>
            </w:r>
            <w:commentRangeStart w:id="143"/>
            <w:r w:rsidRPr="000A1D02">
              <w:rPr>
                <w:color w:val="000000" w:themeColor="text1"/>
              </w:rPr>
              <w:t>XIX</w:t>
            </w:r>
            <w:commentRangeEnd w:id="143"/>
            <w:r w:rsidR="009D332A">
              <w:rPr>
                <w:rStyle w:val="Refdecomentario"/>
                <w:rFonts w:ascii="Calibri" w:eastAsia="Calibri" w:hAnsi="Calibri"/>
              </w:rPr>
              <w:commentReference w:id="143"/>
            </w:r>
          </w:p>
          <w:p w:rsidR="005128D6" w:rsidRPr="00593DBA" w:rsidRDefault="005128D6" w:rsidP="005128D6">
            <w:pPr>
              <w:pStyle w:val="Ttulo4"/>
              <w:shd w:val="clear" w:color="auto" w:fill="FFFFFF"/>
              <w:spacing w:before="109" w:beforeAutospacing="0" w:after="109" w:afterAutospacing="0"/>
              <w:jc w:val="both"/>
              <w:outlineLvl w:val="3"/>
              <w:rPr>
                <w:b w:val="0"/>
                <w:color w:val="000000" w:themeColor="text1"/>
              </w:rPr>
            </w:pPr>
          </w:p>
        </w:tc>
      </w:tr>
      <w:tr w:rsidR="005128D6" w:rsidRPr="00FC750D" w:rsidTr="005128D6">
        <w:tc>
          <w:tcPr>
            <w:tcW w:w="2518" w:type="dxa"/>
          </w:tcPr>
          <w:p w:rsidR="005128D6" w:rsidRPr="00FC750D" w:rsidRDefault="005128D6" w:rsidP="005128D6">
            <w:pPr>
              <w:rPr>
                <w:b/>
                <w:color w:val="000000" w:themeColor="text1"/>
                <w:sz w:val="24"/>
                <w:szCs w:val="24"/>
              </w:rPr>
            </w:pPr>
            <w:r w:rsidRPr="00FC750D">
              <w:rPr>
                <w:b/>
                <w:color w:val="000000" w:themeColor="text1"/>
                <w:sz w:val="24"/>
                <w:szCs w:val="24"/>
              </w:rPr>
              <w:t>Descripción</w:t>
            </w:r>
          </w:p>
        </w:tc>
        <w:tc>
          <w:tcPr>
            <w:tcW w:w="6536" w:type="dxa"/>
          </w:tcPr>
          <w:p w:rsidR="005128D6" w:rsidRPr="005128D6" w:rsidRDefault="005128D6" w:rsidP="005128D6">
            <w:pPr>
              <w:pStyle w:val="Ttulo4"/>
              <w:shd w:val="clear" w:color="auto" w:fill="FFFFFF"/>
              <w:spacing w:before="109" w:beforeAutospacing="0" w:after="109" w:afterAutospacing="0"/>
              <w:outlineLvl w:val="3"/>
              <w:rPr>
                <w:b w:val="0"/>
                <w:color w:val="000000" w:themeColor="text1"/>
              </w:rPr>
            </w:pPr>
            <w:r w:rsidRPr="005128D6">
              <w:rPr>
                <w:b w:val="0"/>
                <w:color w:val="000000" w:themeColor="text1"/>
              </w:rPr>
              <w:t>Video que presenta los procesos de unificación nacional más relevantes de la Europa del siglo</w:t>
            </w:r>
            <w:ins w:id="144" w:author="RAUL MAZO" w:date="2015-05-01T19:34:00Z">
              <w:r w:rsidR="005D6A91">
                <w:rPr>
                  <w:b w:val="0"/>
                  <w:color w:val="000000" w:themeColor="text1"/>
                </w:rPr>
                <w:t xml:space="preserve"> XIX</w:t>
              </w:r>
            </w:ins>
          </w:p>
        </w:tc>
      </w:tr>
    </w:tbl>
    <w:p w:rsidR="005128D6" w:rsidRDefault="005128D6" w:rsidP="00076079">
      <w:pPr>
        <w:pStyle w:val="Ttulo4"/>
        <w:shd w:val="clear" w:color="auto" w:fill="FFFFFF"/>
        <w:spacing w:before="109" w:beforeAutospacing="0" w:after="109" w:afterAutospacing="0"/>
        <w:rPr>
          <w:b w:val="0"/>
          <w:bCs w:val="0"/>
          <w:color w:val="000000" w:themeColor="text1"/>
        </w:rPr>
      </w:pPr>
    </w:p>
    <w:p w:rsidR="0045757A" w:rsidRDefault="0045757A" w:rsidP="00EB7842">
      <w:pPr>
        <w:pStyle w:val="cabecera1"/>
        <w:shd w:val="clear" w:color="auto" w:fill="FFFFFF"/>
        <w:spacing w:before="0" w:beforeAutospacing="0"/>
        <w:rPr>
          <w:b/>
          <w:bCs/>
          <w:color w:val="000000" w:themeColor="text1"/>
        </w:rPr>
      </w:pPr>
    </w:p>
    <w:p w:rsidR="00D86C37" w:rsidRDefault="00D86C37" w:rsidP="00EB7842">
      <w:pPr>
        <w:pStyle w:val="cabecera1"/>
        <w:shd w:val="clear" w:color="auto" w:fill="FFFFFF"/>
        <w:spacing w:before="0" w:beforeAutospacing="0"/>
        <w:rPr>
          <w:b/>
          <w:bCs/>
          <w:color w:val="000000" w:themeColor="text1"/>
        </w:rPr>
      </w:pPr>
    </w:p>
    <w:tbl>
      <w:tblPr>
        <w:tblStyle w:val="Tablaconcuadrcula"/>
        <w:tblW w:w="0" w:type="auto"/>
        <w:tblLook w:val="04A0" w:firstRow="1" w:lastRow="0" w:firstColumn="1" w:lastColumn="0" w:noHBand="0" w:noVBand="1"/>
      </w:tblPr>
      <w:tblGrid>
        <w:gridCol w:w="2518"/>
        <w:gridCol w:w="6536"/>
      </w:tblGrid>
      <w:tr w:rsidR="00D86C37" w:rsidRPr="00FC750D" w:rsidTr="007F24B1">
        <w:tc>
          <w:tcPr>
            <w:tcW w:w="9054" w:type="dxa"/>
            <w:gridSpan w:val="2"/>
            <w:shd w:val="clear" w:color="auto" w:fill="000000" w:themeFill="text1"/>
          </w:tcPr>
          <w:p w:rsidR="00D86C37" w:rsidRPr="00FC750D" w:rsidRDefault="00D86C37" w:rsidP="00D86C37">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D86C37" w:rsidRPr="00FC750D" w:rsidTr="007F24B1">
        <w:tc>
          <w:tcPr>
            <w:tcW w:w="2518" w:type="dxa"/>
          </w:tcPr>
          <w:p w:rsidR="00D86C37" w:rsidRPr="00FC750D" w:rsidRDefault="00D86C37" w:rsidP="007F24B1">
            <w:pPr>
              <w:rPr>
                <w:b/>
                <w:color w:val="000000" w:themeColor="text1"/>
                <w:sz w:val="24"/>
                <w:szCs w:val="24"/>
              </w:rPr>
            </w:pPr>
            <w:r w:rsidRPr="00FC750D">
              <w:rPr>
                <w:b/>
                <w:color w:val="000000" w:themeColor="text1"/>
                <w:sz w:val="24"/>
                <w:szCs w:val="24"/>
              </w:rPr>
              <w:t>Código</w:t>
            </w:r>
          </w:p>
        </w:tc>
        <w:tc>
          <w:tcPr>
            <w:tcW w:w="6536" w:type="dxa"/>
          </w:tcPr>
          <w:p w:rsidR="00D86C37" w:rsidRPr="00FC750D" w:rsidRDefault="00D86C37" w:rsidP="00B51B35">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B51B35">
              <w:rPr>
                <w:color w:val="000000"/>
                <w:sz w:val="24"/>
                <w:szCs w:val="24"/>
              </w:rPr>
              <w:t>1</w:t>
            </w:r>
            <w:r>
              <w:rPr>
                <w:color w:val="000000"/>
                <w:sz w:val="24"/>
                <w:szCs w:val="24"/>
              </w:rPr>
              <w:t>0</w:t>
            </w:r>
          </w:p>
        </w:tc>
      </w:tr>
      <w:tr w:rsidR="00D86C37" w:rsidRPr="00FC750D" w:rsidTr="007F24B1">
        <w:tc>
          <w:tcPr>
            <w:tcW w:w="2518" w:type="dxa"/>
          </w:tcPr>
          <w:p w:rsidR="00D86C37" w:rsidRPr="00FC750D" w:rsidRDefault="00D86C37" w:rsidP="007F24B1">
            <w:pPr>
              <w:rPr>
                <w:color w:val="000000" w:themeColor="text1"/>
                <w:sz w:val="24"/>
                <w:szCs w:val="24"/>
              </w:rPr>
            </w:pPr>
            <w:r w:rsidRPr="00FC750D">
              <w:rPr>
                <w:b/>
                <w:color w:val="000000" w:themeColor="text1"/>
                <w:sz w:val="24"/>
                <w:szCs w:val="24"/>
              </w:rPr>
              <w:t>Ubicación en Aula Planeta</w:t>
            </w:r>
          </w:p>
        </w:tc>
        <w:tc>
          <w:tcPr>
            <w:tcW w:w="6536" w:type="dxa"/>
          </w:tcPr>
          <w:p w:rsidR="00D86C37" w:rsidRPr="00FC750D" w:rsidRDefault="00B51B35" w:rsidP="00B51B35">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w:t>
            </w:r>
            <w:r w:rsidRPr="000A1D02">
              <w:rPr>
                <w:b/>
                <w:color w:val="000000" w:themeColor="text1"/>
              </w:rPr>
              <w:t xml:space="preserve"> </w:t>
            </w:r>
            <w:r w:rsidRPr="00B51B35">
              <w:rPr>
                <w:color w:val="000000" w:themeColor="text1"/>
              </w:rPr>
              <w:t>5. Los procesos de unificación nacional</w:t>
            </w:r>
            <w:r>
              <w:rPr>
                <w:color w:val="000000" w:themeColor="text1"/>
              </w:rPr>
              <w:t xml:space="preserve">/Practica - </w:t>
            </w:r>
            <w:r w:rsidRPr="000A1D02">
              <w:rPr>
                <w:color w:val="000000" w:themeColor="text1"/>
              </w:rPr>
              <w:t>Conoce los procesos de unificación nacional del siglo XIX</w:t>
            </w:r>
          </w:p>
        </w:tc>
      </w:tr>
      <w:tr w:rsidR="00D86C37" w:rsidRPr="00FC750D" w:rsidTr="007F24B1">
        <w:tc>
          <w:tcPr>
            <w:tcW w:w="2518" w:type="dxa"/>
          </w:tcPr>
          <w:p w:rsidR="00D86C37" w:rsidRPr="00FC750D" w:rsidRDefault="00D86C37" w:rsidP="007F24B1">
            <w:pPr>
              <w:rPr>
                <w:color w:val="000000" w:themeColor="text1"/>
                <w:sz w:val="24"/>
                <w:szCs w:val="24"/>
              </w:rPr>
            </w:pPr>
            <w:r w:rsidRPr="00FC750D">
              <w:rPr>
                <w:b/>
                <w:color w:val="000000" w:themeColor="text1"/>
                <w:sz w:val="24"/>
                <w:szCs w:val="24"/>
              </w:rPr>
              <w:t>Cambio (descripción o capturas de pantallas)</w:t>
            </w:r>
          </w:p>
        </w:tc>
        <w:tc>
          <w:tcPr>
            <w:tcW w:w="6536" w:type="dxa"/>
          </w:tcPr>
          <w:p w:rsidR="00D86C37" w:rsidRPr="00FC750D" w:rsidRDefault="00157F62" w:rsidP="00D86C37">
            <w:pPr>
              <w:pStyle w:val="Normal1"/>
              <w:shd w:val="clear" w:color="auto" w:fill="FFFFFF"/>
              <w:spacing w:before="136" w:beforeAutospacing="0" w:after="136" w:afterAutospacing="0" w:line="245" w:lineRule="atLeast"/>
              <w:jc w:val="both"/>
              <w:rPr>
                <w:color w:val="000000" w:themeColor="text1"/>
                <w:sz w:val="24"/>
                <w:szCs w:val="24"/>
              </w:rPr>
            </w:pPr>
            <w:r>
              <w:rPr>
                <w:color w:val="000000" w:themeColor="text1"/>
                <w:sz w:val="24"/>
                <w:szCs w:val="24"/>
              </w:rPr>
              <w:t>No tiene cambios</w:t>
            </w:r>
          </w:p>
        </w:tc>
      </w:tr>
      <w:tr w:rsidR="00D86C37" w:rsidRPr="00FC750D" w:rsidTr="007F24B1">
        <w:tc>
          <w:tcPr>
            <w:tcW w:w="2518" w:type="dxa"/>
          </w:tcPr>
          <w:p w:rsidR="00D86C37" w:rsidRPr="00FC750D" w:rsidRDefault="00D86C37" w:rsidP="007F24B1">
            <w:pPr>
              <w:rPr>
                <w:b/>
                <w:color w:val="000000" w:themeColor="text1"/>
                <w:sz w:val="24"/>
                <w:szCs w:val="24"/>
              </w:rPr>
            </w:pPr>
            <w:r w:rsidRPr="00FC750D">
              <w:rPr>
                <w:b/>
                <w:color w:val="000000" w:themeColor="text1"/>
                <w:sz w:val="24"/>
                <w:szCs w:val="24"/>
              </w:rPr>
              <w:t>Título</w:t>
            </w:r>
          </w:p>
        </w:tc>
        <w:tc>
          <w:tcPr>
            <w:tcW w:w="6536" w:type="dxa"/>
          </w:tcPr>
          <w:p w:rsidR="00D86C37" w:rsidRPr="00593DBA" w:rsidRDefault="00D44341" w:rsidP="00D86C37">
            <w:pPr>
              <w:shd w:val="clear" w:color="auto" w:fill="FFFFFF"/>
              <w:rPr>
                <w:b/>
                <w:color w:val="000000" w:themeColor="text1"/>
              </w:rPr>
            </w:pPr>
            <w:r w:rsidRPr="000A1D02">
              <w:rPr>
                <w:color w:val="000000" w:themeColor="text1"/>
              </w:rPr>
              <w:t>Conoce los procesos de unificación nacional del siglo XIX</w:t>
            </w:r>
          </w:p>
        </w:tc>
      </w:tr>
      <w:tr w:rsidR="00D86C37" w:rsidRPr="00FC750D" w:rsidTr="007F24B1">
        <w:tc>
          <w:tcPr>
            <w:tcW w:w="2518" w:type="dxa"/>
          </w:tcPr>
          <w:p w:rsidR="00D86C37" w:rsidRPr="00FC750D" w:rsidRDefault="00D86C37" w:rsidP="007F24B1">
            <w:pPr>
              <w:rPr>
                <w:b/>
                <w:color w:val="000000" w:themeColor="text1"/>
                <w:sz w:val="24"/>
                <w:szCs w:val="24"/>
              </w:rPr>
            </w:pPr>
            <w:r w:rsidRPr="00FC750D">
              <w:rPr>
                <w:b/>
                <w:color w:val="000000" w:themeColor="text1"/>
                <w:sz w:val="24"/>
                <w:szCs w:val="24"/>
              </w:rPr>
              <w:t>Descripción</w:t>
            </w:r>
          </w:p>
        </w:tc>
        <w:tc>
          <w:tcPr>
            <w:tcW w:w="6536" w:type="dxa"/>
          </w:tcPr>
          <w:p w:rsidR="00D44341" w:rsidRPr="000A1D02" w:rsidRDefault="00D44341" w:rsidP="00D4434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Actividad </w:t>
            </w:r>
            <w:r>
              <w:rPr>
                <w:color w:val="000000" w:themeColor="text1"/>
              </w:rPr>
              <w:t>que tiene por</w:t>
            </w:r>
            <w:r w:rsidRPr="000A1D02">
              <w:rPr>
                <w:color w:val="000000" w:themeColor="text1"/>
              </w:rPr>
              <w:t xml:space="preserve"> objetivo identificar los hechos y personajes clave que permitieron el nacimiento de los Estados de Italia y Alemania</w:t>
            </w:r>
          </w:p>
          <w:p w:rsidR="00D86C37" w:rsidRPr="005128D6" w:rsidRDefault="00D86C37" w:rsidP="007F24B1">
            <w:pPr>
              <w:pStyle w:val="Ttulo4"/>
              <w:shd w:val="clear" w:color="auto" w:fill="FFFFFF"/>
              <w:spacing w:before="109" w:beforeAutospacing="0" w:after="109" w:afterAutospacing="0"/>
              <w:outlineLvl w:val="3"/>
              <w:rPr>
                <w:b w:val="0"/>
                <w:color w:val="000000" w:themeColor="text1"/>
              </w:rPr>
            </w:pPr>
          </w:p>
        </w:tc>
      </w:tr>
    </w:tbl>
    <w:p w:rsidR="002F53F4" w:rsidRDefault="002F53F4" w:rsidP="00167C30">
      <w:pPr>
        <w:shd w:val="clear" w:color="auto" w:fill="FFFFFF"/>
        <w:rPr>
          <w:color w:val="000000" w:themeColor="text1"/>
        </w:rPr>
      </w:pPr>
    </w:p>
    <w:p w:rsidR="00464C75" w:rsidRPr="000A1D02" w:rsidRDefault="00464C75" w:rsidP="00167C30">
      <w:pPr>
        <w:shd w:val="clear" w:color="auto" w:fill="FFFFFF"/>
        <w:rPr>
          <w:color w:val="000000" w:themeColor="text1"/>
        </w:rPr>
      </w:pPr>
    </w:p>
    <w:p w:rsidR="00464C75" w:rsidRPr="000A1D02" w:rsidRDefault="00464C75" w:rsidP="00167C30">
      <w:pPr>
        <w:shd w:val="clear" w:color="auto" w:fill="FFFFFF"/>
        <w:rPr>
          <w:color w:val="000000" w:themeColor="text1"/>
        </w:rPr>
      </w:pPr>
    </w:p>
    <w:p w:rsidR="00464C75" w:rsidRPr="000A1D02" w:rsidRDefault="00464C75" w:rsidP="00167C30">
      <w:pPr>
        <w:shd w:val="clear" w:color="auto" w:fill="FFFFFF"/>
        <w:rPr>
          <w:color w:val="000000" w:themeColor="text1"/>
        </w:rPr>
      </w:pPr>
    </w:p>
    <w:tbl>
      <w:tblPr>
        <w:tblW w:w="5000" w:type="pct"/>
        <w:shd w:val="clear" w:color="auto" w:fill="FFFFFF"/>
        <w:tblCellMar>
          <w:left w:w="0" w:type="dxa"/>
          <w:right w:w="0" w:type="dxa"/>
        </w:tblCellMar>
        <w:tblLook w:val="04A0" w:firstRow="1" w:lastRow="0" w:firstColumn="1" w:lastColumn="0" w:noHBand="0" w:noVBand="1"/>
      </w:tblPr>
      <w:tblGrid>
        <w:gridCol w:w="1886"/>
        <w:gridCol w:w="7170"/>
      </w:tblGrid>
      <w:tr w:rsidR="00914132" w:rsidRPr="000A1D02" w:rsidTr="00914132">
        <w:tc>
          <w:tcPr>
            <w:tcW w:w="0" w:type="auto"/>
            <w:gridSpan w:val="2"/>
            <w:tcBorders>
              <w:top w:val="nil"/>
              <w:left w:val="nil"/>
              <w:bottom w:val="nil"/>
              <w:right w:val="nil"/>
            </w:tcBorders>
            <w:shd w:val="clear" w:color="auto" w:fill="EFECE6"/>
            <w:tcMar>
              <w:top w:w="82" w:type="dxa"/>
              <w:left w:w="136" w:type="dxa"/>
              <w:bottom w:w="82" w:type="dxa"/>
              <w:right w:w="82" w:type="dxa"/>
            </w:tcMar>
            <w:vAlign w:val="center"/>
            <w:hideMark/>
          </w:tcPr>
          <w:p w:rsidR="00914132" w:rsidRPr="00073B54" w:rsidRDefault="00914132" w:rsidP="00914132">
            <w:pPr>
              <w:shd w:val="clear" w:color="auto" w:fill="958372"/>
              <w:rPr>
                <w:b/>
                <w:bCs/>
                <w:color w:val="FFFFFF" w:themeColor="background1"/>
              </w:rPr>
            </w:pPr>
            <w:r w:rsidRPr="00073B54">
              <w:rPr>
                <w:b/>
                <w:bCs/>
                <w:color w:val="FFFFFF" w:themeColor="background1"/>
              </w:rPr>
              <w:t>La Restauración, el liberalismo y los nacionalismos</w:t>
            </w:r>
          </w:p>
        </w:tc>
      </w:tr>
      <w:tr w:rsidR="00914132" w:rsidRPr="000A1D02" w:rsidTr="00914132">
        <w:tc>
          <w:tcPr>
            <w:tcW w:w="0" w:type="auto"/>
            <w:tcBorders>
              <w:top w:val="single" w:sz="2" w:space="0" w:color="FFFFFF"/>
              <w:left w:val="single" w:sz="2" w:space="0" w:color="FFFFFF"/>
              <w:bottom w:val="single" w:sz="6" w:space="0" w:color="FFFFFF"/>
              <w:right w:val="single" w:sz="2"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CRONOLOGÍA</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PRINCIPALES HITOS</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1804</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coronación de </w:t>
            </w:r>
            <w:r w:rsidRPr="000A1D02">
              <w:rPr>
                <w:b/>
                <w:bCs/>
                <w:color w:val="000000" w:themeColor="text1"/>
              </w:rPr>
              <w:t>Napoleón Bonaparte</w:t>
            </w:r>
            <w:r w:rsidRPr="000A1D02">
              <w:rPr>
                <w:color w:val="000000" w:themeColor="text1"/>
              </w:rPr>
              <w:t> como emperador de Francia.</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1806-1815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guerras napoleónicas</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1814-1815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5D6A91">
            <w:pPr>
              <w:spacing w:line="299" w:lineRule="atLeast"/>
              <w:rPr>
                <w:color w:val="000000" w:themeColor="text1"/>
              </w:rPr>
            </w:pPr>
            <w:r w:rsidRPr="000A1D02">
              <w:rPr>
                <w:color w:val="000000" w:themeColor="text1"/>
              </w:rPr>
              <w:t>El </w:t>
            </w:r>
            <w:del w:id="145" w:author="RAUL MAZO" w:date="2015-05-01T19:34:00Z">
              <w:r w:rsidRPr="000A1D02" w:rsidDel="005D6A91">
                <w:rPr>
                  <w:b/>
                  <w:bCs/>
                  <w:color w:val="000000" w:themeColor="text1"/>
                </w:rPr>
                <w:delText xml:space="preserve">congreso </w:delText>
              </w:r>
            </w:del>
            <w:ins w:id="146" w:author="RAUL MAZO" w:date="2015-05-01T19:34:00Z">
              <w:r w:rsidR="005D6A91">
                <w:rPr>
                  <w:b/>
                  <w:bCs/>
                  <w:color w:val="000000" w:themeColor="text1"/>
                </w:rPr>
                <w:t>C</w:t>
              </w:r>
              <w:r w:rsidR="005D6A91" w:rsidRPr="000A1D02">
                <w:rPr>
                  <w:b/>
                  <w:bCs/>
                  <w:color w:val="000000" w:themeColor="text1"/>
                </w:rPr>
                <w:t xml:space="preserve">ongreso </w:t>
              </w:r>
            </w:ins>
            <w:r w:rsidRPr="000A1D02">
              <w:rPr>
                <w:b/>
                <w:bCs/>
                <w:color w:val="000000" w:themeColor="text1"/>
              </w:rPr>
              <w:t>de Viena</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1820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revoluciones</w:t>
            </w:r>
            <w:r w:rsidRPr="000A1D02">
              <w:rPr>
                <w:color w:val="000000" w:themeColor="text1"/>
              </w:rPr>
              <w:t> liberales de </w:t>
            </w:r>
            <w:r w:rsidRPr="000A1D02">
              <w:rPr>
                <w:b/>
                <w:bCs/>
                <w:color w:val="000000" w:themeColor="text1"/>
              </w:rPr>
              <w:t>1820</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1830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revoluciones</w:t>
            </w:r>
            <w:r w:rsidRPr="000A1D02">
              <w:rPr>
                <w:color w:val="000000" w:themeColor="text1"/>
              </w:rPr>
              <w:t> liberales de </w:t>
            </w:r>
            <w:r w:rsidRPr="000A1D02">
              <w:rPr>
                <w:b/>
                <w:bCs/>
                <w:color w:val="000000" w:themeColor="text1"/>
              </w:rPr>
              <w:t>1830</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1848</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revoluciones</w:t>
            </w:r>
            <w:r w:rsidRPr="000A1D02">
              <w:rPr>
                <w:color w:val="000000" w:themeColor="text1"/>
              </w:rPr>
              <w:t> liberales de </w:t>
            </w:r>
            <w:r w:rsidRPr="000A1D02">
              <w:rPr>
                <w:b/>
                <w:bCs/>
                <w:color w:val="000000" w:themeColor="text1"/>
              </w:rPr>
              <w:t>1848</w:t>
            </w:r>
            <w:r w:rsidRPr="000A1D02">
              <w:rPr>
                <w:color w:val="000000" w:themeColor="text1"/>
              </w:rPr>
              <w:t> o la primavera de los pueblos.</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1859-1871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w:t>
            </w:r>
            <w:r w:rsidRPr="000A1D02">
              <w:rPr>
                <w:b/>
                <w:bCs/>
                <w:color w:val="000000" w:themeColor="text1"/>
              </w:rPr>
              <w:t>unificación</w:t>
            </w:r>
            <w:r w:rsidRPr="000A1D02">
              <w:rPr>
                <w:color w:val="000000" w:themeColor="text1"/>
              </w:rPr>
              <w:t> de </w:t>
            </w:r>
            <w:r w:rsidRPr="000A1D02">
              <w:rPr>
                <w:b/>
                <w:bCs/>
                <w:color w:val="000000" w:themeColor="text1"/>
              </w:rPr>
              <w:t>Italia</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1866-1871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w:t>
            </w:r>
            <w:r w:rsidRPr="000A1D02">
              <w:rPr>
                <w:b/>
                <w:bCs/>
                <w:color w:val="000000" w:themeColor="text1"/>
              </w:rPr>
              <w:t>unificación alemana</w:t>
            </w:r>
            <w:r w:rsidRPr="000A1D02">
              <w:rPr>
                <w:color w:val="000000" w:themeColor="text1"/>
              </w:rPr>
              <w:t>.</w:t>
            </w:r>
          </w:p>
        </w:tc>
      </w:tr>
      <w:tr w:rsidR="00914132" w:rsidRPr="000A1D02" w:rsidTr="00914132">
        <w:tc>
          <w:tcPr>
            <w:tcW w:w="0" w:type="auto"/>
            <w:tcBorders>
              <w:top w:val="single" w:sz="2" w:space="0" w:color="FFFFFF"/>
              <w:left w:val="single" w:sz="2" w:space="0" w:color="FFFFFF"/>
              <w:bottom w:val="single" w:sz="2"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1871</w:t>
            </w: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proclamación del </w:t>
            </w:r>
            <w:r w:rsidRPr="000A1D02">
              <w:rPr>
                <w:b/>
                <w:bCs/>
                <w:color w:val="000000" w:themeColor="text1"/>
              </w:rPr>
              <w:t>II Reich</w:t>
            </w:r>
            <w:r w:rsidRPr="000A1D02">
              <w:rPr>
                <w:color w:val="000000" w:themeColor="text1"/>
              </w:rPr>
              <w:t> alemán.</w:t>
            </w:r>
          </w:p>
        </w:tc>
      </w:tr>
    </w:tbl>
    <w:p w:rsidR="00914132" w:rsidRPr="000A1D02" w:rsidRDefault="00914132" w:rsidP="00167C30">
      <w:pPr>
        <w:shd w:val="clear" w:color="auto" w:fill="FFFFFF"/>
        <w:rPr>
          <w:color w:val="000000" w:themeColor="text1"/>
        </w:rPr>
      </w:pPr>
    </w:p>
    <w:tbl>
      <w:tblPr>
        <w:tblStyle w:val="Tablaconcuadrcula"/>
        <w:tblW w:w="0" w:type="auto"/>
        <w:tblLook w:val="04A0" w:firstRow="1" w:lastRow="0" w:firstColumn="1" w:lastColumn="0" w:noHBand="0" w:noVBand="1"/>
      </w:tblPr>
      <w:tblGrid>
        <w:gridCol w:w="2518"/>
        <w:gridCol w:w="6536"/>
      </w:tblGrid>
      <w:tr w:rsidR="00073B54" w:rsidRPr="00FC750D" w:rsidTr="007F24B1">
        <w:tc>
          <w:tcPr>
            <w:tcW w:w="9054" w:type="dxa"/>
            <w:gridSpan w:val="2"/>
            <w:shd w:val="clear" w:color="auto" w:fill="000000" w:themeFill="text1"/>
          </w:tcPr>
          <w:p w:rsidR="00073B54" w:rsidRPr="00FC750D" w:rsidRDefault="00073B54" w:rsidP="007F24B1">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073B54" w:rsidRPr="00FC750D" w:rsidTr="007F24B1">
        <w:tc>
          <w:tcPr>
            <w:tcW w:w="2518" w:type="dxa"/>
          </w:tcPr>
          <w:p w:rsidR="00073B54" w:rsidRPr="00FC750D" w:rsidRDefault="00073B54" w:rsidP="007F24B1">
            <w:pPr>
              <w:rPr>
                <w:b/>
                <w:color w:val="000000" w:themeColor="text1"/>
                <w:sz w:val="24"/>
                <w:szCs w:val="24"/>
              </w:rPr>
            </w:pPr>
            <w:r w:rsidRPr="00FC750D">
              <w:rPr>
                <w:b/>
                <w:color w:val="000000" w:themeColor="text1"/>
                <w:sz w:val="24"/>
                <w:szCs w:val="24"/>
              </w:rPr>
              <w:t>Código</w:t>
            </w:r>
          </w:p>
        </w:tc>
        <w:tc>
          <w:tcPr>
            <w:tcW w:w="6536" w:type="dxa"/>
          </w:tcPr>
          <w:p w:rsidR="00073B54" w:rsidRPr="00FC750D" w:rsidRDefault="00073B54" w:rsidP="00B51B35">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B51B35">
              <w:rPr>
                <w:color w:val="000000"/>
                <w:sz w:val="24"/>
                <w:szCs w:val="24"/>
              </w:rPr>
              <w:t>2</w:t>
            </w:r>
            <w:r>
              <w:rPr>
                <w:color w:val="000000"/>
                <w:sz w:val="24"/>
                <w:szCs w:val="24"/>
              </w:rPr>
              <w:t>0</w:t>
            </w:r>
          </w:p>
        </w:tc>
      </w:tr>
      <w:tr w:rsidR="00073B54" w:rsidRPr="00FC750D" w:rsidTr="007F24B1">
        <w:tc>
          <w:tcPr>
            <w:tcW w:w="2518" w:type="dxa"/>
          </w:tcPr>
          <w:p w:rsidR="00073B54" w:rsidRPr="00FC750D" w:rsidRDefault="00073B54" w:rsidP="007F24B1">
            <w:pPr>
              <w:rPr>
                <w:color w:val="000000" w:themeColor="text1"/>
                <w:sz w:val="24"/>
                <w:szCs w:val="24"/>
              </w:rPr>
            </w:pPr>
            <w:r w:rsidRPr="00FC750D">
              <w:rPr>
                <w:b/>
                <w:color w:val="000000" w:themeColor="text1"/>
                <w:sz w:val="24"/>
                <w:szCs w:val="24"/>
              </w:rPr>
              <w:t>Ubicación en Aula Planeta</w:t>
            </w:r>
          </w:p>
        </w:tc>
        <w:tc>
          <w:tcPr>
            <w:tcW w:w="6536" w:type="dxa"/>
          </w:tcPr>
          <w:p w:rsidR="00073B54" w:rsidRPr="00FC750D" w:rsidRDefault="00B51B35" w:rsidP="007F24B1">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w:t>
            </w:r>
            <w:r w:rsidRPr="000A1D02">
              <w:rPr>
                <w:b/>
                <w:color w:val="000000" w:themeColor="text1"/>
              </w:rPr>
              <w:t xml:space="preserve"> </w:t>
            </w:r>
            <w:r w:rsidRPr="00B51B35">
              <w:rPr>
                <w:color w:val="000000" w:themeColor="text1"/>
              </w:rPr>
              <w:t xml:space="preserve">5. Los procesos de unificación nacional/ </w:t>
            </w:r>
            <w:r w:rsidR="00B81685">
              <w:rPr>
                <w:color w:val="000000" w:themeColor="text1"/>
              </w:rPr>
              <w:t>Profundiza -</w:t>
            </w:r>
            <w:r w:rsidRPr="00B51B35">
              <w:rPr>
                <w:color w:val="000000" w:themeColor="text1"/>
              </w:rPr>
              <w:t>Cronología: La Restauración, el liberalismo y los nacionalismos</w:t>
            </w:r>
          </w:p>
        </w:tc>
      </w:tr>
      <w:tr w:rsidR="00073B54" w:rsidRPr="00FC750D" w:rsidTr="007F24B1">
        <w:tc>
          <w:tcPr>
            <w:tcW w:w="2518" w:type="dxa"/>
          </w:tcPr>
          <w:p w:rsidR="00073B54" w:rsidRPr="00FC750D" w:rsidRDefault="00073B54" w:rsidP="007F24B1">
            <w:pPr>
              <w:rPr>
                <w:color w:val="000000" w:themeColor="text1"/>
                <w:sz w:val="24"/>
                <w:szCs w:val="24"/>
              </w:rPr>
            </w:pPr>
            <w:r w:rsidRPr="00FC750D">
              <w:rPr>
                <w:b/>
                <w:color w:val="000000" w:themeColor="text1"/>
                <w:sz w:val="24"/>
                <w:szCs w:val="24"/>
              </w:rPr>
              <w:t>Cambio (descripción o capturas de pantallas)</w:t>
            </w:r>
          </w:p>
        </w:tc>
        <w:tc>
          <w:tcPr>
            <w:tcW w:w="6536" w:type="dxa"/>
          </w:tcPr>
          <w:p w:rsidR="00073B54" w:rsidRDefault="00073B54" w:rsidP="007F24B1">
            <w:pPr>
              <w:pStyle w:val="cabecera1"/>
              <w:shd w:val="clear" w:color="auto" w:fill="FFFFFF"/>
              <w:spacing w:before="0" w:beforeAutospacing="0"/>
              <w:jc w:val="both"/>
              <w:rPr>
                <w:b/>
                <w:bCs/>
                <w:color w:val="000000" w:themeColor="text1"/>
              </w:rPr>
            </w:pPr>
            <w:r w:rsidRPr="000A1D02">
              <w:rPr>
                <w:b/>
                <w:bCs/>
                <w:color w:val="000000" w:themeColor="text1"/>
              </w:rPr>
              <w:t>FICHA DE</w:t>
            </w:r>
            <w:r>
              <w:rPr>
                <w:b/>
                <w:bCs/>
                <w:color w:val="000000" w:themeColor="text1"/>
              </w:rPr>
              <w:t>L DOCENTE</w:t>
            </w:r>
          </w:p>
          <w:p w:rsidR="00073B54" w:rsidRDefault="00073B54" w:rsidP="007F24B1">
            <w:pPr>
              <w:pStyle w:val="Ttulo4"/>
              <w:shd w:val="clear" w:color="auto" w:fill="FFFFFF"/>
              <w:spacing w:before="109" w:beforeAutospacing="0" w:after="109" w:afterAutospacing="0"/>
              <w:outlineLvl w:val="3"/>
              <w:rPr>
                <w:b w:val="0"/>
                <w:color w:val="000000" w:themeColor="text1"/>
              </w:rPr>
            </w:pPr>
            <w:r w:rsidRPr="000A1D02">
              <w:rPr>
                <w:color w:val="000000" w:themeColor="text1"/>
              </w:rPr>
              <w:t>Título</w:t>
            </w:r>
            <w:r w:rsidRPr="000A1D02">
              <w:rPr>
                <w:color w:val="000000" w:themeColor="text1"/>
                <w:kern w:val="36"/>
              </w:rPr>
              <w:t>:</w:t>
            </w:r>
            <w:r>
              <w:rPr>
                <w:color w:val="000000" w:themeColor="text1"/>
              </w:rPr>
              <w:t xml:space="preserve"> </w:t>
            </w:r>
            <w:r w:rsidRPr="00073B54">
              <w:rPr>
                <w:b w:val="0"/>
                <w:color w:val="000000" w:themeColor="text1"/>
              </w:rPr>
              <w:t>Cronología: La Restauración, el liberalismo y los nacionalismos</w:t>
            </w:r>
            <w:r w:rsidRPr="000A1D02">
              <w:br/>
            </w:r>
            <w:r>
              <w:rPr>
                <w:color w:val="000000" w:themeColor="text1"/>
                <w:kern w:val="36"/>
              </w:rPr>
              <w:t xml:space="preserve">Temporalización: </w:t>
            </w:r>
            <w:r>
              <w:rPr>
                <w:b w:val="0"/>
                <w:color w:val="000000" w:themeColor="text1"/>
                <w:kern w:val="36"/>
              </w:rPr>
              <w:t>40</w:t>
            </w:r>
            <w:r w:rsidRPr="009E2A14">
              <w:rPr>
                <w:b w:val="0"/>
                <w:color w:val="000000" w:themeColor="text1"/>
                <w:kern w:val="36"/>
              </w:rPr>
              <w:t xml:space="preserve"> minutos</w:t>
            </w:r>
            <w:r w:rsidRPr="000A1D02">
              <w:rPr>
                <w:color w:val="000000" w:themeColor="text1"/>
                <w:kern w:val="36"/>
              </w:rPr>
              <w:br/>
            </w:r>
            <w:r>
              <w:rPr>
                <w:color w:val="000000" w:themeColor="text1"/>
              </w:rPr>
              <w:t>Descripc</w:t>
            </w:r>
            <w:r w:rsidRPr="00D02406">
              <w:rPr>
                <w:color w:val="000000" w:themeColor="text1"/>
              </w:rPr>
              <w:t>ión:</w:t>
            </w:r>
            <w:r w:rsidR="007D663F">
              <w:rPr>
                <w:color w:val="000000" w:themeColor="text1"/>
              </w:rPr>
              <w:t xml:space="preserve"> </w:t>
            </w:r>
            <w:ins w:id="147" w:author="ANA MARIA LARA" w:date="2015-05-24T16:23:00Z">
              <w:r w:rsidR="00B73BEF" w:rsidRPr="00073B54">
                <w:rPr>
                  <w:b w:val="0"/>
                  <w:color w:val="000000" w:themeColor="text1"/>
                </w:rPr>
                <w:t>Cronología del periodo que transcurre entre el fin del Imperio Napoleónico y la unificación nacional de Italia y Alemania</w:t>
              </w:r>
            </w:ins>
            <w:r>
              <w:rPr>
                <w:b w:val="0"/>
                <w:color w:val="000000" w:themeColor="text1"/>
              </w:rPr>
              <w:br/>
            </w:r>
            <w:r w:rsidRPr="000A1D02">
              <w:rPr>
                <w:color w:val="000000" w:themeColor="text1"/>
              </w:rPr>
              <w:t xml:space="preserve">Tipo de recurso: </w:t>
            </w:r>
            <w:r w:rsidRPr="00035EDE">
              <w:rPr>
                <w:b w:val="0"/>
                <w:color w:val="000000" w:themeColor="text1"/>
              </w:rPr>
              <w:t>Interactivo</w:t>
            </w:r>
            <w:r w:rsidRPr="000A1D02">
              <w:rPr>
                <w:color w:val="000000" w:themeColor="text1"/>
              </w:rPr>
              <w:br/>
              <w:t xml:space="preserve">Acción didáctica: </w:t>
            </w:r>
            <w:r w:rsidRPr="00035EDE">
              <w:rPr>
                <w:b w:val="0"/>
                <w:color w:val="000000" w:themeColor="text1"/>
              </w:rPr>
              <w:t>Exposición</w:t>
            </w:r>
            <w:r w:rsidRPr="000A1D02">
              <w:rPr>
                <w:color w:val="000000" w:themeColor="text1"/>
              </w:rPr>
              <w:br/>
              <w:t>Competencia relacionada con el recurso</w:t>
            </w:r>
            <w:r w:rsidRPr="00D80752">
              <w:rPr>
                <w:b w:val="0"/>
                <w:color w:val="000000" w:themeColor="text1"/>
              </w:rPr>
              <w:t>: Competencia social y ciudadana</w:t>
            </w:r>
          </w:p>
          <w:p w:rsidR="005D6A91" w:rsidRDefault="00073B54" w:rsidP="006B78B7">
            <w:pPr>
              <w:pStyle w:val="cabecera1"/>
              <w:shd w:val="clear" w:color="auto" w:fill="FFFFFF"/>
              <w:spacing w:before="0" w:beforeAutospacing="0"/>
              <w:rPr>
                <w:ins w:id="148" w:author="RAUL MAZO" w:date="2015-05-01T19:35:00Z"/>
                <w:b/>
                <w:bCs/>
                <w:color w:val="000000" w:themeColor="text1"/>
              </w:rPr>
            </w:pPr>
            <w:r w:rsidRPr="000A1D02">
              <w:rPr>
                <w:b/>
                <w:bCs/>
                <w:color w:val="000000" w:themeColor="text1"/>
              </w:rPr>
              <w:t>Objetivo</w:t>
            </w:r>
          </w:p>
          <w:p w:rsidR="006B78B7" w:rsidRPr="000A1D02" w:rsidRDefault="00073B54" w:rsidP="006B78B7">
            <w:pPr>
              <w:pStyle w:val="cabecera1"/>
              <w:shd w:val="clear" w:color="auto" w:fill="FFFFFF"/>
              <w:spacing w:before="0" w:beforeAutospacing="0"/>
              <w:rPr>
                <w:b/>
                <w:bCs/>
                <w:color w:val="000000" w:themeColor="text1"/>
              </w:rPr>
            </w:pPr>
            <w:del w:id="149" w:author="RAUL MAZO" w:date="2015-05-01T19:35:00Z">
              <w:r w:rsidRPr="000A1D02" w:rsidDel="005D6A91">
                <w:rPr>
                  <w:b/>
                  <w:bCs/>
                  <w:color w:val="000000" w:themeColor="text1"/>
                </w:rPr>
                <w:delText xml:space="preserve">: </w:delText>
              </w:r>
            </w:del>
            <w:r w:rsidRPr="000A1D02">
              <w:rPr>
                <w:color w:val="000000" w:themeColor="text1"/>
              </w:rPr>
              <w:t xml:space="preserve">Esta cronología permite a los </w:t>
            </w:r>
            <w:r>
              <w:rPr>
                <w:color w:val="000000" w:themeColor="text1"/>
              </w:rPr>
              <w:t>estudiantes</w:t>
            </w:r>
            <w:r w:rsidRPr="000A1D02">
              <w:rPr>
                <w:color w:val="000000" w:themeColor="text1"/>
              </w:rPr>
              <w:t xml:space="preserve"> conocer los principales hechos y personajes de Europa entre las guerras napoleónicas y la proclamación del II Reich alemán.</w:t>
            </w:r>
          </w:p>
          <w:p w:rsidR="006B78B7" w:rsidRPr="006B78B7" w:rsidRDefault="006B78B7" w:rsidP="006B78B7">
            <w:pPr>
              <w:pStyle w:val="cabecera2"/>
              <w:shd w:val="clear" w:color="auto" w:fill="FFFFFF"/>
              <w:spacing w:before="0" w:beforeAutospacing="0" w:line="245" w:lineRule="atLeast"/>
              <w:jc w:val="both"/>
              <w:rPr>
                <w:b/>
                <w:color w:val="000000" w:themeColor="text1"/>
              </w:rPr>
            </w:pPr>
            <w:r w:rsidRPr="006B78B7">
              <w:rPr>
                <w:b/>
                <w:color w:val="000000" w:themeColor="text1"/>
              </w:rPr>
              <w:t>Antes de la presentación</w:t>
            </w:r>
          </w:p>
          <w:p w:rsidR="006B78B7" w:rsidRPr="000A1D02" w:rsidRDefault="006B78B7" w:rsidP="006B78B7">
            <w:pPr>
              <w:pStyle w:val="NormalWeb"/>
              <w:shd w:val="clear" w:color="auto" w:fill="FFFFFF"/>
              <w:spacing w:before="0" w:beforeAutospacing="0" w:line="245" w:lineRule="atLeast"/>
              <w:jc w:val="both"/>
              <w:rPr>
                <w:color w:val="000000" w:themeColor="text1"/>
              </w:rPr>
            </w:pPr>
            <w:r>
              <w:rPr>
                <w:color w:val="000000" w:themeColor="text1"/>
              </w:rPr>
              <w:lastRenderedPageBreak/>
              <w:t xml:space="preserve">Proponga a sus estudiantes que </w:t>
            </w:r>
            <w:r w:rsidRPr="000A1D02">
              <w:rPr>
                <w:color w:val="000000" w:themeColor="text1"/>
              </w:rPr>
              <w:t>reflexionen sobre cuáles creen que fueron los cinco hechos más destacados del per</w:t>
            </w:r>
            <w:r>
              <w:rPr>
                <w:color w:val="000000" w:themeColor="text1"/>
              </w:rPr>
              <w:t xml:space="preserve">iodo estudiado, que los sitúen en orden </w:t>
            </w:r>
            <w:r w:rsidRPr="000A1D02">
              <w:rPr>
                <w:color w:val="000000" w:themeColor="text1"/>
              </w:rPr>
              <w:t>cronológico y que expliquen su importancia.</w:t>
            </w:r>
          </w:p>
          <w:p w:rsidR="006B78B7" w:rsidRPr="006B78B7" w:rsidRDefault="006B78B7" w:rsidP="006B78B7">
            <w:pPr>
              <w:pStyle w:val="cabecera2"/>
              <w:shd w:val="clear" w:color="auto" w:fill="FFFFFF"/>
              <w:spacing w:before="0" w:beforeAutospacing="0" w:line="245" w:lineRule="atLeast"/>
              <w:jc w:val="both"/>
              <w:rPr>
                <w:b/>
                <w:color w:val="000000" w:themeColor="text1"/>
              </w:rPr>
            </w:pPr>
            <w:r w:rsidRPr="006B78B7">
              <w:rPr>
                <w:b/>
                <w:color w:val="000000" w:themeColor="text1"/>
              </w:rPr>
              <w:t>Durante la presentación</w:t>
            </w:r>
          </w:p>
          <w:p w:rsidR="006B78B7" w:rsidRPr="000A1D02" w:rsidRDefault="006B78B7" w:rsidP="006B78B7">
            <w:pPr>
              <w:pStyle w:val="NormalWeb"/>
              <w:shd w:val="clear" w:color="auto" w:fill="FFFFFF"/>
              <w:spacing w:before="0" w:beforeAutospacing="0" w:line="245" w:lineRule="atLeast"/>
              <w:jc w:val="both"/>
              <w:rPr>
                <w:color w:val="000000" w:themeColor="text1"/>
              </w:rPr>
            </w:pPr>
            <w:r w:rsidRPr="000A1D02">
              <w:rPr>
                <w:color w:val="000000" w:themeColor="text1"/>
              </w:rPr>
              <w:t>Puede</w:t>
            </w:r>
            <w:del w:id="150" w:author="RAUL MAZO" w:date="2015-05-01T19:35:00Z">
              <w:r w:rsidRPr="000A1D02" w:rsidDel="005D6A91">
                <w:rPr>
                  <w:color w:val="000000" w:themeColor="text1"/>
                </w:rPr>
                <w:delText>s</w:delText>
              </w:r>
            </w:del>
            <w:r w:rsidRPr="000A1D02">
              <w:rPr>
                <w:color w:val="000000" w:themeColor="text1"/>
              </w:rPr>
              <w:t xml:space="preserve"> utilizar la cronología para hacer que los </w:t>
            </w:r>
            <w:del w:id="151" w:author="RAUL MAZO" w:date="2015-05-01T19:35:00Z">
              <w:r w:rsidRPr="000A1D02" w:rsidDel="005D6A91">
                <w:rPr>
                  <w:color w:val="000000" w:themeColor="text1"/>
                </w:rPr>
                <w:delText xml:space="preserve">alumnos </w:delText>
              </w:r>
            </w:del>
            <w:ins w:id="152" w:author="RAUL MAZO" w:date="2015-05-01T19:35:00Z">
              <w:r w:rsidR="005D6A91">
                <w:rPr>
                  <w:color w:val="000000" w:themeColor="text1"/>
                </w:rPr>
                <w:t>estudiante</w:t>
              </w:r>
              <w:r w:rsidR="005D6A91" w:rsidRPr="000A1D02">
                <w:rPr>
                  <w:color w:val="000000" w:themeColor="text1"/>
                </w:rPr>
                <w:t xml:space="preserve">s </w:t>
              </w:r>
            </w:ins>
            <w:r w:rsidRPr="000A1D02">
              <w:rPr>
                <w:color w:val="000000" w:themeColor="text1"/>
              </w:rPr>
              <w:t>comprendan cómo influyeron los distintos hitos presentados en la evolución política y social de Europa a lo largo del siglo XIX.</w:t>
            </w:r>
          </w:p>
          <w:p w:rsidR="006B78B7" w:rsidRPr="000A1D02" w:rsidRDefault="006B78B7" w:rsidP="006B78B7">
            <w:pPr>
              <w:pStyle w:val="NormalWeb"/>
              <w:shd w:val="clear" w:color="auto" w:fill="FFFFFF"/>
              <w:spacing w:before="0" w:beforeAutospacing="0" w:line="245" w:lineRule="atLeast"/>
              <w:jc w:val="both"/>
              <w:rPr>
                <w:color w:val="000000" w:themeColor="text1"/>
              </w:rPr>
            </w:pPr>
            <w:r>
              <w:rPr>
                <w:color w:val="000000" w:themeColor="text1"/>
              </w:rPr>
              <w:t>Aproveche</w:t>
            </w:r>
            <w:r w:rsidRPr="000A1D02">
              <w:rPr>
                <w:color w:val="000000" w:themeColor="text1"/>
              </w:rPr>
              <w:t> el recurso para presentar hechos que no hayan sido tratados a lo largo del tema, así como para hacer referencia a aspectos concretos de la historia del per</w:t>
            </w:r>
            <w:r>
              <w:rPr>
                <w:color w:val="000000" w:themeColor="text1"/>
              </w:rPr>
              <w:t>i</w:t>
            </w:r>
            <w:r w:rsidRPr="000A1D02">
              <w:rPr>
                <w:color w:val="000000" w:themeColor="text1"/>
              </w:rPr>
              <w:t>odo</w:t>
            </w:r>
            <w:ins w:id="153" w:author="RAUL MAZO" w:date="2015-05-01T19:36:00Z">
              <w:r w:rsidR="005D6A91">
                <w:rPr>
                  <w:color w:val="000000" w:themeColor="text1"/>
                </w:rPr>
                <w:t>,</w:t>
              </w:r>
            </w:ins>
            <w:r w:rsidRPr="000A1D02">
              <w:rPr>
                <w:color w:val="000000" w:themeColor="text1"/>
              </w:rPr>
              <w:t xml:space="preserve"> a partir de la explicación de algunos acontecimientos que determinaron la </w:t>
            </w:r>
            <w:r>
              <w:rPr>
                <w:color w:val="000000" w:themeColor="text1"/>
              </w:rPr>
              <w:t xml:space="preserve">propagación </w:t>
            </w:r>
            <w:r w:rsidRPr="000A1D02">
              <w:rPr>
                <w:color w:val="000000" w:themeColor="text1"/>
              </w:rPr>
              <w:t>de las ideas liberales por Europa.</w:t>
            </w:r>
          </w:p>
          <w:p w:rsidR="006B78B7" w:rsidRDefault="006B78B7" w:rsidP="006B78B7">
            <w:pPr>
              <w:pStyle w:val="cabecera2"/>
              <w:shd w:val="clear" w:color="auto" w:fill="FFFFFF"/>
              <w:spacing w:before="0" w:beforeAutospacing="0" w:line="245" w:lineRule="atLeast"/>
              <w:rPr>
                <w:color w:val="000000" w:themeColor="text1"/>
              </w:rPr>
            </w:pPr>
          </w:p>
          <w:p w:rsidR="006B78B7" w:rsidRPr="006B78B7" w:rsidRDefault="006B78B7" w:rsidP="006B78B7">
            <w:pPr>
              <w:pStyle w:val="cabecera2"/>
              <w:shd w:val="clear" w:color="auto" w:fill="FFFFFF"/>
              <w:spacing w:before="0" w:beforeAutospacing="0" w:line="245" w:lineRule="atLeast"/>
              <w:rPr>
                <w:b/>
                <w:color w:val="000000" w:themeColor="text1"/>
              </w:rPr>
            </w:pPr>
            <w:r w:rsidRPr="006B78B7">
              <w:rPr>
                <w:b/>
                <w:color w:val="000000" w:themeColor="text1"/>
              </w:rPr>
              <w:t>Después de la presentación</w:t>
            </w:r>
          </w:p>
          <w:p w:rsidR="006B78B7" w:rsidRPr="000A1D02" w:rsidRDefault="006B78B7" w:rsidP="006B78B7">
            <w:pPr>
              <w:pStyle w:val="NormalWeb"/>
              <w:shd w:val="clear" w:color="auto" w:fill="FFFFFF"/>
              <w:spacing w:before="0" w:beforeAutospacing="0" w:line="245" w:lineRule="atLeast"/>
              <w:jc w:val="both"/>
              <w:rPr>
                <w:color w:val="000000" w:themeColor="text1"/>
              </w:rPr>
            </w:pPr>
            <w:r w:rsidRPr="006B78B7">
              <w:rPr>
                <w:color w:val="000000" w:themeColor="text1"/>
              </w:rPr>
              <w:t>Para ampliar</w:t>
            </w:r>
            <w:r w:rsidRPr="000A1D02">
              <w:rPr>
                <w:color w:val="000000" w:themeColor="text1"/>
              </w:rPr>
              <w:t xml:space="preserve"> los conocimientos de los </w:t>
            </w:r>
            <w:r w:rsidR="00C1611A">
              <w:rPr>
                <w:color w:val="000000" w:themeColor="text1"/>
              </w:rPr>
              <w:t>estudiantes</w:t>
            </w:r>
            <w:r w:rsidRPr="000A1D02">
              <w:rPr>
                <w:color w:val="000000" w:themeColor="text1"/>
              </w:rPr>
              <w:t xml:space="preserve"> sobre alguno de los hechos o </w:t>
            </w:r>
            <w:del w:id="154" w:author="RAUL MAZO" w:date="2015-05-01T19:36:00Z">
              <w:r w:rsidRPr="000A1D02" w:rsidDel="005D6A91">
                <w:rPr>
                  <w:color w:val="000000" w:themeColor="text1"/>
                </w:rPr>
                <w:delText xml:space="preserve">períodos </w:delText>
              </w:r>
            </w:del>
            <w:ins w:id="155" w:author="RAUL MAZO" w:date="2015-05-01T19:36:00Z">
              <w:r w:rsidR="005D6A91" w:rsidRPr="000A1D02">
                <w:rPr>
                  <w:color w:val="000000" w:themeColor="text1"/>
                </w:rPr>
                <w:t>per</w:t>
              </w:r>
              <w:r w:rsidR="005D6A91">
                <w:rPr>
                  <w:color w:val="000000" w:themeColor="text1"/>
                </w:rPr>
                <w:t>i</w:t>
              </w:r>
              <w:r w:rsidR="005D6A91" w:rsidRPr="000A1D02">
                <w:rPr>
                  <w:color w:val="000000" w:themeColor="text1"/>
                </w:rPr>
                <w:t xml:space="preserve">odos </w:t>
              </w:r>
            </w:ins>
            <w:r w:rsidRPr="000A1D02">
              <w:rPr>
                <w:color w:val="000000" w:themeColor="text1"/>
              </w:rPr>
              <w:t>referenciados en el recurso, puede pedirles que elaboren una cronología detallada sobre las guerras napoleónicas, las revoluciones liberales o los procesos de unificación de Italia y de Alemania.</w:t>
            </w:r>
          </w:p>
          <w:p w:rsidR="006B78B7" w:rsidRPr="000A1D02" w:rsidRDefault="006B78B7" w:rsidP="006B78B7">
            <w:pPr>
              <w:pStyle w:val="NormalWeb"/>
              <w:shd w:val="clear" w:color="auto" w:fill="FFFFFF"/>
              <w:spacing w:before="0" w:beforeAutospacing="0" w:line="245" w:lineRule="atLeast"/>
              <w:jc w:val="both"/>
              <w:rPr>
                <w:color w:val="000000" w:themeColor="text1"/>
              </w:rPr>
            </w:pPr>
            <w:r w:rsidRPr="000A1D02">
              <w:rPr>
                <w:color w:val="000000" w:themeColor="text1"/>
              </w:rPr>
              <w:t>Recuérd</w:t>
            </w:r>
            <w:r w:rsidR="00C1611A">
              <w:rPr>
                <w:color w:val="000000" w:themeColor="text1"/>
              </w:rPr>
              <w:t>e</w:t>
            </w:r>
            <w:r w:rsidRPr="000A1D02">
              <w:rPr>
                <w:color w:val="000000" w:themeColor="text1"/>
              </w:rPr>
              <w:t>les que pueden utilizar tanto atlas históricos como la completa</w:t>
            </w:r>
            <w:r w:rsidRPr="000A1D02">
              <w:rPr>
                <w:rStyle w:val="apple-converted-space"/>
                <w:color w:val="000000" w:themeColor="text1"/>
              </w:rPr>
              <w:t> </w:t>
            </w:r>
            <w:r w:rsidRPr="000A1D02">
              <w:rPr>
                <w:rStyle w:val="cursiva"/>
                <w:i/>
                <w:iCs/>
                <w:color w:val="000000" w:themeColor="text1"/>
              </w:rPr>
              <w:t>Cronología</w:t>
            </w:r>
            <w:r w:rsidRPr="000A1D02">
              <w:rPr>
                <w:rStyle w:val="apple-converted-space"/>
                <w:i/>
                <w:iCs/>
                <w:color w:val="000000" w:themeColor="text1"/>
              </w:rPr>
              <w:t> </w:t>
            </w:r>
            <w:r w:rsidRPr="000A1D02">
              <w:rPr>
                <w:color w:val="000000" w:themeColor="text1"/>
              </w:rPr>
              <w:t>de la Gran Enciclopedia Planeta [</w:t>
            </w:r>
            <w:hyperlink r:id="rId44" w:tgtFrame="_blank" w:history="1">
              <w:r w:rsidR="00C1611A">
                <w:rPr>
                  <w:rStyle w:val="Hipervnculo"/>
                  <w:color w:val="000000" w:themeColor="text1"/>
                </w:rPr>
                <w:t>VER</w:t>
              </w:r>
            </w:hyperlink>
            <w:r w:rsidRPr="000A1D02">
              <w:rPr>
                <w:color w:val="000000" w:themeColor="text1"/>
              </w:rPr>
              <w:t>] para obtener información.</w:t>
            </w:r>
          </w:p>
          <w:p w:rsidR="00073B54" w:rsidRDefault="006B78B7" w:rsidP="001E2077">
            <w:pPr>
              <w:pStyle w:val="NormalWeb"/>
              <w:shd w:val="clear" w:color="auto" w:fill="FFFFFF"/>
              <w:spacing w:before="0" w:beforeAutospacing="0" w:line="245" w:lineRule="atLeast"/>
              <w:jc w:val="both"/>
              <w:rPr>
                <w:color w:val="000000" w:themeColor="text1"/>
                <w:shd w:val="clear" w:color="auto" w:fill="FFFFFF"/>
              </w:rPr>
            </w:pPr>
            <w:r w:rsidRPr="000A1D02">
              <w:rPr>
                <w:color w:val="000000" w:themeColor="text1"/>
                <w:shd w:val="clear" w:color="auto" w:fill="FFFFFF"/>
              </w:rPr>
              <w:t xml:space="preserve">Para construir una sencilla línea de tiempo, pueden recurrir a la herramienta </w:t>
            </w:r>
            <w:proofErr w:type="spellStart"/>
            <w:r w:rsidR="005B6DD0" w:rsidRPr="0006400B">
              <w:rPr>
                <w:color w:val="000000" w:themeColor="text1"/>
                <w:shd w:val="clear" w:color="auto" w:fill="FFFFFF"/>
              </w:rPr>
              <w:t>TimeRime</w:t>
            </w:r>
            <w:proofErr w:type="spellEnd"/>
            <w:r w:rsidRPr="000A1D02">
              <w:rPr>
                <w:color w:val="000000" w:themeColor="text1"/>
                <w:shd w:val="clear" w:color="auto" w:fill="FFFFFF"/>
              </w:rPr>
              <w:t xml:space="preserve">, como se presenta en el artículo de </w:t>
            </w:r>
            <w:del w:id="156" w:author="RAUL MAZO" w:date="2015-05-01T19:37:00Z">
              <w:r w:rsidRPr="000A1D02" w:rsidDel="005D6A91">
                <w:rPr>
                  <w:color w:val="000000" w:themeColor="text1"/>
                  <w:shd w:val="clear" w:color="auto" w:fill="FFFFFF"/>
                </w:rPr>
                <w:delText xml:space="preserve">aula </w:delText>
              </w:r>
            </w:del>
            <w:ins w:id="157" w:author="RAUL MAZO" w:date="2015-05-01T19:37:00Z">
              <w:r w:rsidR="005D6A91">
                <w:rPr>
                  <w:color w:val="000000" w:themeColor="text1"/>
                  <w:shd w:val="clear" w:color="auto" w:fill="FFFFFF"/>
                </w:rPr>
                <w:t>A</w:t>
              </w:r>
              <w:r w:rsidR="005D6A91" w:rsidRPr="000A1D02">
                <w:rPr>
                  <w:color w:val="000000" w:themeColor="text1"/>
                  <w:shd w:val="clear" w:color="auto" w:fill="FFFFFF"/>
                </w:rPr>
                <w:t xml:space="preserve">ula </w:t>
              </w:r>
            </w:ins>
            <w:r w:rsidRPr="000A1D02">
              <w:rPr>
                <w:color w:val="000000" w:themeColor="text1"/>
                <w:shd w:val="clear" w:color="auto" w:fill="FFFFFF"/>
              </w:rPr>
              <w:t>Planeta [</w:t>
            </w:r>
            <w:r w:rsidR="001E2077" w:rsidRPr="001E2077">
              <w:rPr>
                <w:shd w:val="clear" w:color="auto" w:fill="FFFFFF"/>
              </w:rPr>
              <w:t>VER</w:t>
            </w:r>
            <w:r w:rsidR="001E2077">
              <w:rPr>
                <w:color w:val="000000" w:themeColor="text1"/>
                <w:shd w:val="clear" w:color="auto" w:fill="FFFFFF"/>
              </w:rPr>
              <w:t>]. </w:t>
            </w:r>
          </w:p>
          <w:p w:rsidR="001E2077" w:rsidRDefault="001E2077" w:rsidP="001E2077">
            <w:pPr>
              <w:pStyle w:val="NormalWeb"/>
              <w:shd w:val="clear" w:color="auto" w:fill="FFFFFF"/>
              <w:spacing w:before="0" w:beforeAutospacing="0" w:line="245" w:lineRule="atLeast"/>
              <w:jc w:val="both"/>
              <w:rPr>
                <w:color w:val="000000" w:themeColor="text1"/>
                <w:shd w:val="clear" w:color="auto" w:fill="FFFFFF"/>
              </w:rPr>
            </w:pPr>
          </w:p>
          <w:p w:rsidR="001E2077" w:rsidRPr="000A1D02" w:rsidRDefault="001E2077" w:rsidP="001E2077">
            <w:pPr>
              <w:pStyle w:val="cabecera2"/>
              <w:shd w:val="clear" w:color="auto" w:fill="FFFFFF"/>
              <w:spacing w:before="136" w:beforeAutospacing="0" w:after="136" w:afterAutospacing="0" w:line="245" w:lineRule="atLeast"/>
              <w:rPr>
                <w:rFonts w:eastAsiaTheme="minorHAnsi"/>
                <w:b/>
                <w:color w:val="000000" w:themeColor="text1"/>
                <w:lang w:eastAsia="en-US"/>
              </w:rPr>
            </w:pPr>
            <w:r w:rsidRPr="000A1D02">
              <w:rPr>
                <w:rFonts w:eastAsiaTheme="minorHAnsi"/>
                <w:b/>
                <w:color w:val="000000" w:themeColor="text1"/>
                <w:lang w:eastAsia="en-US"/>
              </w:rPr>
              <w:t>FICHA DE</w:t>
            </w:r>
            <w:r>
              <w:rPr>
                <w:rFonts w:eastAsiaTheme="minorHAnsi"/>
                <w:b/>
                <w:color w:val="000000" w:themeColor="text1"/>
                <w:lang w:eastAsia="en-US"/>
              </w:rPr>
              <w:t>L ESTUDIANTE</w:t>
            </w:r>
          </w:p>
          <w:p w:rsidR="001E2077" w:rsidRPr="008022D2" w:rsidRDefault="001E2077" w:rsidP="001E2077">
            <w:pPr>
              <w:pStyle w:val="cabecera2"/>
              <w:shd w:val="clear" w:color="auto" w:fill="FFFFFF"/>
              <w:spacing w:before="136" w:beforeAutospacing="0" w:after="136" w:afterAutospacing="0" w:line="245" w:lineRule="atLeast"/>
              <w:rPr>
                <w:b/>
                <w:color w:val="000000" w:themeColor="text1"/>
              </w:rPr>
            </w:pPr>
            <w:r w:rsidRPr="008022D2">
              <w:rPr>
                <w:b/>
                <w:color w:val="000000" w:themeColor="text1"/>
              </w:rPr>
              <w:t>Línea de</w:t>
            </w:r>
            <w:del w:id="158" w:author="RAUL MAZO" w:date="2015-05-02T11:28:00Z">
              <w:r w:rsidRPr="008022D2" w:rsidDel="009D332A">
                <w:rPr>
                  <w:b/>
                  <w:color w:val="000000" w:themeColor="text1"/>
                </w:rPr>
                <w:delText>l</w:delText>
              </w:r>
            </w:del>
            <w:r w:rsidRPr="008022D2">
              <w:rPr>
                <w:b/>
                <w:color w:val="000000" w:themeColor="text1"/>
              </w:rPr>
              <w:t xml:space="preserve"> tiempo: 1804-1875</w:t>
            </w:r>
          </w:p>
          <w:p w:rsidR="001E2077" w:rsidRPr="000A1D02" w:rsidRDefault="001E2077" w:rsidP="001E2077">
            <w:pPr>
              <w:pStyle w:val="NormalWeb"/>
              <w:shd w:val="clear" w:color="auto" w:fill="FFFFFF"/>
              <w:spacing w:before="136" w:beforeAutospacing="0" w:after="136" w:afterAutospacing="0" w:line="245" w:lineRule="atLeast"/>
              <w:rPr>
                <w:color w:val="000000" w:themeColor="text1"/>
              </w:rPr>
            </w:pPr>
            <w:r w:rsidRPr="000A1D02">
              <w:rPr>
                <w:color w:val="000000" w:themeColor="text1"/>
              </w:rPr>
              <w:t>Para entender mejor la historia del liberalismo europeo durante el siglo XIX, se deben tener claros cuáles fueron los principales acontecimientos que tuvieron lugar entre 1804 y 1875:</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1804</w:t>
            </w:r>
            <w:r w:rsidRPr="000A1D02">
              <w:rPr>
                <w:color w:val="000000" w:themeColor="text1"/>
              </w:rPr>
              <w:t>: Napoleón Bonaparte se autoproclamó emperador de Francia.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1805</w:t>
            </w:r>
            <w:r w:rsidRPr="000A1D02">
              <w:rPr>
                <w:color w:val="000000" w:themeColor="text1"/>
              </w:rPr>
              <w:t>: derrota francesa en la batalla de Trafalgar.</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1815</w:t>
            </w:r>
            <w:r w:rsidRPr="000A1D02">
              <w:rPr>
                <w:color w:val="000000" w:themeColor="text1"/>
              </w:rPr>
              <w:t xml:space="preserve">: </w:t>
            </w:r>
            <w:del w:id="159" w:author="RAUL MAZO" w:date="2015-05-01T19:37:00Z">
              <w:r w:rsidRPr="000A1D02" w:rsidDel="005D6A91">
                <w:rPr>
                  <w:color w:val="000000" w:themeColor="text1"/>
                </w:rPr>
                <w:delText xml:space="preserve">congreso </w:delText>
              </w:r>
            </w:del>
            <w:ins w:id="160" w:author="RAUL MAZO" w:date="2015-05-01T19:37:00Z">
              <w:r w:rsidR="005D6A91">
                <w:rPr>
                  <w:color w:val="000000" w:themeColor="text1"/>
                </w:rPr>
                <w:t>C</w:t>
              </w:r>
              <w:r w:rsidR="005D6A91" w:rsidRPr="000A1D02">
                <w:rPr>
                  <w:color w:val="000000" w:themeColor="text1"/>
                </w:rPr>
                <w:t xml:space="preserve">ongreso </w:t>
              </w:r>
            </w:ins>
            <w:r w:rsidRPr="000A1D02">
              <w:rPr>
                <w:color w:val="000000" w:themeColor="text1"/>
              </w:rPr>
              <w:t>de Viena.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1815</w:t>
            </w:r>
            <w:r w:rsidRPr="000A1D02">
              <w:rPr>
                <w:color w:val="000000" w:themeColor="text1"/>
              </w:rPr>
              <w:t>: batalla de Waterloo y derrota definitiva de Napoleón.</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lastRenderedPageBreak/>
              <w:t>-</w:t>
            </w:r>
            <w:r w:rsidRPr="000A1D02">
              <w:rPr>
                <w:rStyle w:val="apple-converted-space"/>
                <w:color w:val="000000" w:themeColor="text1"/>
              </w:rPr>
              <w:t> </w:t>
            </w:r>
            <w:r w:rsidRPr="000A1D02">
              <w:rPr>
                <w:rStyle w:val="negrita"/>
                <w:b/>
                <w:bCs/>
                <w:color w:val="000000" w:themeColor="text1"/>
              </w:rPr>
              <w:t>1822</w:t>
            </w:r>
            <w:r w:rsidRPr="000A1D02">
              <w:rPr>
                <w:color w:val="000000" w:themeColor="text1"/>
              </w:rPr>
              <w:t xml:space="preserve">: proclamación de la independencia de Grecia en el </w:t>
            </w:r>
            <w:del w:id="161" w:author="RAUL MAZO" w:date="2015-05-01T19:37:00Z">
              <w:r w:rsidRPr="000A1D02" w:rsidDel="005D6A91">
                <w:rPr>
                  <w:color w:val="000000" w:themeColor="text1"/>
                </w:rPr>
                <w:delText xml:space="preserve">congreso </w:delText>
              </w:r>
            </w:del>
            <w:ins w:id="162" w:author="RAUL MAZO" w:date="2015-05-01T19:37:00Z">
              <w:r w:rsidR="005D6A91">
                <w:rPr>
                  <w:color w:val="000000" w:themeColor="text1"/>
                </w:rPr>
                <w:t>C</w:t>
              </w:r>
              <w:r w:rsidR="005D6A91" w:rsidRPr="000A1D02">
                <w:rPr>
                  <w:color w:val="000000" w:themeColor="text1"/>
                </w:rPr>
                <w:t xml:space="preserve">ongreso </w:t>
              </w:r>
            </w:ins>
            <w:r w:rsidRPr="000A1D02">
              <w:rPr>
                <w:color w:val="000000" w:themeColor="text1"/>
              </w:rPr>
              <w:t xml:space="preserve">de </w:t>
            </w:r>
            <w:proofErr w:type="spellStart"/>
            <w:r w:rsidRPr="000A1D02">
              <w:rPr>
                <w:color w:val="000000" w:themeColor="text1"/>
              </w:rPr>
              <w:t>Epidauro</w:t>
            </w:r>
            <w:proofErr w:type="spellEnd"/>
            <w:r w:rsidRPr="000A1D02">
              <w:rPr>
                <w:color w:val="000000" w:themeColor="text1"/>
              </w:rPr>
              <w:t>.</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1830</w:t>
            </w:r>
            <w:r w:rsidRPr="000A1D02">
              <w:rPr>
                <w:color w:val="000000" w:themeColor="text1"/>
              </w:rPr>
              <w:t>: revolución francesa de 1830.</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1831</w:t>
            </w:r>
            <w:r w:rsidRPr="000A1D02">
              <w:rPr>
                <w:color w:val="000000" w:themeColor="text1"/>
              </w:rPr>
              <w:t>: independencia de Bélgica.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1834</w:t>
            </w:r>
            <w:r w:rsidRPr="000A1D02">
              <w:rPr>
                <w:color w:val="000000" w:themeColor="text1"/>
              </w:rPr>
              <w:t xml:space="preserve">: </w:t>
            </w:r>
            <w:proofErr w:type="spellStart"/>
            <w:r w:rsidRPr="000A1D02">
              <w:rPr>
                <w:color w:val="000000" w:themeColor="text1"/>
              </w:rPr>
              <w:t>Zollverein</w:t>
            </w:r>
            <w:proofErr w:type="spellEnd"/>
            <w:r w:rsidRPr="000A1D02">
              <w:rPr>
                <w:color w:val="000000" w:themeColor="text1"/>
              </w:rPr>
              <w:t xml:space="preserve"> o unión aduanera de los </w:t>
            </w:r>
            <w:del w:id="163" w:author="RAUL MAZO" w:date="2015-05-02T11:29:00Z">
              <w:r w:rsidRPr="000A1D02" w:rsidDel="009D332A">
                <w:rPr>
                  <w:color w:val="000000" w:themeColor="text1"/>
                </w:rPr>
                <w:delText xml:space="preserve">Estados </w:delText>
              </w:r>
            </w:del>
            <w:ins w:id="164" w:author="RAUL MAZO" w:date="2015-05-02T11:29:00Z">
              <w:r w:rsidR="009D332A">
                <w:rPr>
                  <w:color w:val="000000" w:themeColor="text1"/>
                </w:rPr>
                <w:t>e</w:t>
              </w:r>
              <w:r w:rsidR="009D332A" w:rsidRPr="000A1D02">
                <w:rPr>
                  <w:color w:val="000000" w:themeColor="text1"/>
                </w:rPr>
                <w:t xml:space="preserve">stados </w:t>
              </w:r>
            </w:ins>
            <w:r w:rsidRPr="000A1D02">
              <w:rPr>
                <w:color w:val="000000" w:themeColor="text1"/>
              </w:rPr>
              <w:t>alemanes.</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1848</w:t>
            </w:r>
            <w:r w:rsidRPr="000A1D02">
              <w:rPr>
                <w:color w:val="000000" w:themeColor="text1"/>
              </w:rPr>
              <w:t>: primavera de los pueblos.</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1853</w:t>
            </w:r>
            <w:r w:rsidRPr="000A1D02">
              <w:rPr>
                <w:color w:val="000000" w:themeColor="text1"/>
              </w:rPr>
              <w:t xml:space="preserve">: Napoleón III, emperador del </w:t>
            </w:r>
            <w:del w:id="165" w:author="RAUL MAZO" w:date="2015-05-01T19:38:00Z">
              <w:r w:rsidRPr="000A1D02" w:rsidDel="005D6A91">
                <w:rPr>
                  <w:color w:val="000000" w:themeColor="text1"/>
                </w:rPr>
                <w:delText xml:space="preserve">II </w:delText>
              </w:r>
            </w:del>
            <w:ins w:id="166" w:author="RAUL MAZO" w:date="2015-05-01T19:38:00Z">
              <w:r w:rsidR="005D6A91">
                <w:rPr>
                  <w:color w:val="000000" w:themeColor="text1"/>
                </w:rPr>
                <w:t>Segundo</w:t>
              </w:r>
              <w:r w:rsidR="005D6A91" w:rsidRPr="000A1D02">
                <w:rPr>
                  <w:color w:val="000000" w:themeColor="text1"/>
                </w:rPr>
                <w:t xml:space="preserve"> </w:t>
              </w:r>
            </w:ins>
            <w:r w:rsidRPr="000A1D02">
              <w:rPr>
                <w:color w:val="000000" w:themeColor="text1"/>
              </w:rPr>
              <w:t>Imperio francés.</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1861</w:t>
            </w:r>
            <w:r w:rsidRPr="000A1D02">
              <w:rPr>
                <w:color w:val="000000" w:themeColor="text1"/>
              </w:rPr>
              <w:t>: guerra de Secesión estadounidense.</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1861</w:t>
            </w:r>
            <w:r w:rsidRPr="000A1D02">
              <w:rPr>
                <w:color w:val="000000" w:themeColor="text1"/>
              </w:rPr>
              <w:t>: proclamación de Víctor Manuel II como rey de Italia.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1871</w:t>
            </w:r>
            <w:r w:rsidRPr="000A1D02">
              <w:rPr>
                <w:color w:val="000000" w:themeColor="text1"/>
              </w:rPr>
              <w:t>: proclamación del II Reich alemán.</w:t>
            </w:r>
          </w:p>
          <w:p w:rsidR="001E2077" w:rsidRPr="001E2077" w:rsidRDefault="001E2077" w:rsidP="001E2077">
            <w:pPr>
              <w:pStyle w:val="NormalWeb"/>
              <w:shd w:val="clear" w:color="auto" w:fill="FFFFFF"/>
              <w:spacing w:before="0" w:beforeAutospacing="0" w:line="245" w:lineRule="atLeast"/>
              <w:jc w:val="both"/>
              <w:rPr>
                <w:color w:val="000000" w:themeColor="text1"/>
                <w:shd w:val="clear" w:color="auto" w:fill="FFFFFF"/>
              </w:rPr>
            </w:pPr>
          </w:p>
          <w:p w:rsidR="00073B54" w:rsidRPr="00FC750D" w:rsidRDefault="00073B54" w:rsidP="007F24B1">
            <w:pPr>
              <w:rPr>
                <w:color w:val="000000" w:themeColor="text1"/>
                <w:sz w:val="24"/>
                <w:szCs w:val="24"/>
              </w:rPr>
            </w:pPr>
          </w:p>
        </w:tc>
      </w:tr>
      <w:tr w:rsidR="00073B54" w:rsidRPr="00FC750D" w:rsidTr="007F24B1">
        <w:tc>
          <w:tcPr>
            <w:tcW w:w="2518" w:type="dxa"/>
          </w:tcPr>
          <w:p w:rsidR="00073B54" w:rsidRPr="00FC750D" w:rsidRDefault="00073B54" w:rsidP="007F24B1">
            <w:pPr>
              <w:rPr>
                <w:b/>
                <w:color w:val="000000" w:themeColor="text1"/>
                <w:sz w:val="24"/>
                <w:szCs w:val="24"/>
              </w:rPr>
            </w:pPr>
            <w:r w:rsidRPr="00FC750D">
              <w:rPr>
                <w:b/>
                <w:color w:val="000000" w:themeColor="text1"/>
                <w:sz w:val="24"/>
                <w:szCs w:val="24"/>
              </w:rPr>
              <w:lastRenderedPageBreak/>
              <w:t>Título</w:t>
            </w:r>
          </w:p>
        </w:tc>
        <w:tc>
          <w:tcPr>
            <w:tcW w:w="6536" w:type="dxa"/>
          </w:tcPr>
          <w:p w:rsidR="00073B54" w:rsidRPr="00073B54" w:rsidRDefault="00073B54" w:rsidP="00073B54">
            <w:pPr>
              <w:shd w:val="clear" w:color="auto" w:fill="FFFFFF"/>
              <w:rPr>
                <w:color w:val="000000" w:themeColor="text1"/>
              </w:rPr>
            </w:pPr>
            <w:r w:rsidRPr="000A1D02">
              <w:rPr>
                <w:color w:val="000000" w:themeColor="text1"/>
              </w:rPr>
              <w:t>Cronología: La Restauración, el liberalismo y los nacionalismos</w:t>
            </w:r>
          </w:p>
        </w:tc>
      </w:tr>
      <w:tr w:rsidR="00073B54" w:rsidRPr="00FC750D" w:rsidTr="007F24B1">
        <w:tc>
          <w:tcPr>
            <w:tcW w:w="2518" w:type="dxa"/>
          </w:tcPr>
          <w:p w:rsidR="00073B54" w:rsidRPr="00FC750D" w:rsidRDefault="00073B54" w:rsidP="007F24B1">
            <w:pPr>
              <w:rPr>
                <w:b/>
                <w:color w:val="000000" w:themeColor="text1"/>
                <w:sz w:val="24"/>
                <w:szCs w:val="24"/>
              </w:rPr>
            </w:pPr>
            <w:r w:rsidRPr="00FC750D">
              <w:rPr>
                <w:b/>
                <w:color w:val="000000" w:themeColor="text1"/>
                <w:sz w:val="24"/>
                <w:szCs w:val="24"/>
              </w:rPr>
              <w:t>Descripción</w:t>
            </w:r>
          </w:p>
        </w:tc>
        <w:tc>
          <w:tcPr>
            <w:tcW w:w="6536" w:type="dxa"/>
          </w:tcPr>
          <w:p w:rsidR="00073B54" w:rsidRPr="00073B54" w:rsidRDefault="00073B54" w:rsidP="00073B54">
            <w:pPr>
              <w:pStyle w:val="Ttulo4"/>
              <w:shd w:val="clear" w:color="auto" w:fill="FFFFFF"/>
              <w:spacing w:before="109" w:beforeAutospacing="0" w:after="109" w:afterAutospacing="0"/>
              <w:outlineLvl w:val="3"/>
              <w:rPr>
                <w:b w:val="0"/>
                <w:color w:val="000000" w:themeColor="text1"/>
              </w:rPr>
            </w:pPr>
            <w:r w:rsidRPr="00073B54">
              <w:rPr>
                <w:b w:val="0"/>
                <w:color w:val="000000" w:themeColor="text1"/>
              </w:rPr>
              <w:t>Cronología del periodo que transcurre entre el fin del Imperio Napoleónico y la unificación nacional de Italia y Alemania</w:t>
            </w:r>
          </w:p>
        </w:tc>
      </w:tr>
    </w:tbl>
    <w:p w:rsidR="00914132" w:rsidRPr="000A1D02" w:rsidRDefault="00073B54" w:rsidP="00914132">
      <w:pPr>
        <w:shd w:val="clear" w:color="auto" w:fill="FFFFFF"/>
        <w:jc w:val="both"/>
        <w:rPr>
          <w:color w:val="000000" w:themeColor="text1"/>
        </w:rPr>
      </w:pPr>
      <w:r>
        <w:rPr>
          <w:color w:val="000000" w:themeColor="text1"/>
        </w:rPr>
        <w:t xml:space="preserve"> </w:t>
      </w:r>
    </w:p>
    <w:p w:rsidR="00EB2B25" w:rsidRPr="000A1D02" w:rsidRDefault="00EB2B25" w:rsidP="000653B1">
      <w:pPr>
        <w:pStyle w:val="cabecera1"/>
        <w:shd w:val="clear" w:color="auto" w:fill="FFFFFF"/>
        <w:spacing w:before="0" w:beforeAutospacing="0"/>
        <w:jc w:val="center"/>
        <w:rPr>
          <w:b/>
          <w:bCs/>
          <w:color w:val="000000" w:themeColor="text1"/>
        </w:rPr>
      </w:pPr>
    </w:p>
    <w:p w:rsidR="004758E4" w:rsidRPr="000A1D02" w:rsidRDefault="000E0F81" w:rsidP="00334703">
      <w:pPr>
        <w:shd w:val="clear" w:color="auto" w:fill="FFFFFF"/>
        <w:jc w:val="both"/>
        <w:rPr>
          <w:b/>
          <w:bCs/>
          <w:color w:val="000000" w:themeColor="text1"/>
        </w:rPr>
      </w:pPr>
      <w:r>
        <w:rPr>
          <w:b/>
          <w:color w:val="000000" w:themeColor="text1"/>
          <w:highlight w:val="yellow"/>
        </w:rPr>
        <w:t>[</w:t>
      </w:r>
      <w:r w:rsidR="008022D2" w:rsidRPr="000A1D02">
        <w:rPr>
          <w:b/>
          <w:color w:val="000000" w:themeColor="text1"/>
          <w:highlight w:val="yellow"/>
        </w:rPr>
        <w:t xml:space="preserve">SECCIÓN </w:t>
      </w:r>
      <w:r w:rsidR="008022D2">
        <w:rPr>
          <w:color w:val="000000" w:themeColor="text1"/>
          <w:highlight w:val="yellow"/>
        </w:rPr>
        <w:t>2</w:t>
      </w:r>
      <w:r w:rsidR="008022D2" w:rsidRPr="0057760C">
        <w:rPr>
          <w:b/>
          <w:color w:val="000000" w:themeColor="text1"/>
          <w:highlight w:val="yellow"/>
        </w:rPr>
        <w:t>]</w:t>
      </w:r>
      <w:r w:rsidR="008022D2" w:rsidRPr="0057760C">
        <w:rPr>
          <w:b/>
          <w:color w:val="000000" w:themeColor="text1"/>
        </w:rPr>
        <w:t xml:space="preserve"> </w:t>
      </w:r>
      <w:r w:rsidR="008022D2" w:rsidRPr="00AE15BA">
        <w:rPr>
          <w:b/>
          <w:color w:val="000000" w:themeColor="text1"/>
        </w:rPr>
        <w:t>5.</w:t>
      </w:r>
      <w:r w:rsidR="008022D2">
        <w:rPr>
          <w:b/>
          <w:color w:val="000000" w:themeColor="text1"/>
        </w:rPr>
        <w:t>3</w:t>
      </w:r>
      <w:r w:rsidR="008022D2" w:rsidRPr="00AE15BA">
        <w:rPr>
          <w:b/>
          <w:color w:val="000000" w:themeColor="text1"/>
        </w:rPr>
        <w:t xml:space="preserve"> </w:t>
      </w:r>
      <w:r w:rsidR="004758E4" w:rsidRPr="000A1D02">
        <w:rPr>
          <w:b/>
          <w:bCs/>
          <w:color w:val="000000" w:themeColor="text1"/>
        </w:rPr>
        <w:t>Consolidación</w:t>
      </w:r>
    </w:p>
    <w:p w:rsidR="004758E4" w:rsidRDefault="004758E4" w:rsidP="00334703">
      <w:pPr>
        <w:shd w:val="clear" w:color="auto" w:fill="FFFFFF"/>
        <w:jc w:val="both"/>
        <w:rPr>
          <w:color w:val="000000" w:themeColor="text1"/>
          <w:shd w:val="clear" w:color="auto" w:fill="FFFFFF"/>
        </w:rPr>
      </w:pPr>
      <w:r w:rsidRPr="000A1D02">
        <w:rPr>
          <w:color w:val="000000" w:themeColor="text1"/>
          <w:shd w:val="clear" w:color="auto" w:fill="FFFFFF"/>
        </w:rPr>
        <w:t>Actividades para consolidar lo que has aprendido en esta sección.</w:t>
      </w:r>
    </w:p>
    <w:p w:rsidR="00587D2F" w:rsidRDefault="00587D2F" w:rsidP="00334703">
      <w:pPr>
        <w:shd w:val="clear" w:color="auto" w:fill="FFFFFF"/>
        <w:jc w:val="both"/>
        <w:rPr>
          <w:color w:val="000000" w:themeColor="text1"/>
          <w:shd w:val="clear" w:color="auto" w:fill="FFFFFF"/>
        </w:rPr>
      </w:pPr>
    </w:p>
    <w:tbl>
      <w:tblPr>
        <w:tblStyle w:val="Tablaconcuadrcula"/>
        <w:tblW w:w="0" w:type="auto"/>
        <w:tblLook w:val="04A0" w:firstRow="1" w:lastRow="0" w:firstColumn="1" w:lastColumn="0" w:noHBand="0" w:noVBand="1"/>
      </w:tblPr>
      <w:tblGrid>
        <w:gridCol w:w="2518"/>
        <w:gridCol w:w="6536"/>
      </w:tblGrid>
      <w:tr w:rsidR="00587D2F" w:rsidRPr="00FC750D" w:rsidTr="007F24B1">
        <w:tc>
          <w:tcPr>
            <w:tcW w:w="9054" w:type="dxa"/>
            <w:gridSpan w:val="2"/>
            <w:shd w:val="clear" w:color="auto" w:fill="000000" w:themeFill="text1"/>
          </w:tcPr>
          <w:p w:rsidR="00587D2F" w:rsidRPr="00FC750D" w:rsidRDefault="00587D2F" w:rsidP="007F24B1">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587D2F" w:rsidRPr="00FC750D" w:rsidTr="007F24B1">
        <w:tc>
          <w:tcPr>
            <w:tcW w:w="2518" w:type="dxa"/>
          </w:tcPr>
          <w:p w:rsidR="00587D2F" w:rsidRPr="00FC750D" w:rsidRDefault="00587D2F" w:rsidP="007F24B1">
            <w:pPr>
              <w:rPr>
                <w:b/>
                <w:color w:val="000000" w:themeColor="text1"/>
                <w:sz w:val="24"/>
                <w:szCs w:val="24"/>
              </w:rPr>
            </w:pPr>
            <w:r w:rsidRPr="00FC750D">
              <w:rPr>
                <w:b/>
                <w:color w:val="000000" w:themeColor="text1"/>
                <w:sz w:val="24"/>
                <w:szCs w:val="24"/>
              </w:rPr>
              <w:t>Código</w:t>
            </w:r>
          </w:p>
        </w:tc>
        <w:tc>
          <w:tcPr>
            <w:tcW w:w="6536" w:type="dxa"/>
          </w:tcPr>
          <w:p w:rsidR="00587D2F" w:rsidRPr="00FC750D" w:rsidRDefault="00587D2F" w:rsidP="00B81685">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B81685">
              <w:rPr>
                <w:color w:val="000000"/>
                <w:sz w:val="24"/>
                <w:szCs w:val="24"/>
              </w:rPr>
              <w:t>3</w:t>
            </w:r>
            <w:r>
              <w:rPr>
                <w:color w:val="000000"/>
                <w:sz w:val="24"/>
                <w:szCs w:val="24"/>
              </w:rPr>
              <w:t>0</w:t>
            </w:r>
          </w:p>
        </w:tc>
      </w:tr>
      <w:tr w:rsidR="00587D2F" w:rsidRPr="00FC750D" w:rsidTr="007F24B1">
        <w:tc>
          <w:tcPr>
            <w:tcW w:w="2518" w:type="dxa"/>
          </w:tcPr>
          <w:p w:rsidR="00587D2F" w:rsidRPr="00FC750D" w:rsidRDefault="00587D2F" w:rsidP="007F24B1">
            <w:pPr>
              <w:rPr>
                <w:color w:val="000000" w:themeColor="text1"/>
                <w:sz w:val="24"/>
                <w:szCs w:val="24"/>
              </w:rPr>
            </w:pPr>
            <w:r w:rsidRPr="00FC750D">
              <w:rPr>
                <w:b/>
                <w:color w:val="000000" w:themeColor="text1"/>
                <w:sz w:val="24"/>
                <w:szCs w:val="24"/>
              </w:rPr>
              <w:t>Ubicación en Aula Planeta</w:t>
            </w:r>
          </w:p>
        </w:tc>
        <w:tc>
          <w:tcPr>
            <w:tcW w:w="6536" w:type="dxa"/>
          </w:tcPr>
          <w:p w:rsidR="00B81685" w:rsidRPr="000A1D02" w:rsidRDefault="00B81685" w:rsidP="00B81685">
            <w:pPr>
              <w:shd w:val="clear" w:color="auto" w:fill="FFFFFF"/>
              <w:rPr>
                <w:color w:val="000000" w:themeColor="text1"/>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w:t>
            </w:r>
            <w:r w:rsidRPr="000A1D02">
              <w:rPr>
                <w:b/>
                <w:color w:val="000000" w:themeColor="text1"/>
              </w:rPr>
              <w:t xml:space="preserve"> </w:t>
            </w:r>
            <w:r w:rsidRPr="00B51B35">
              <w:rPr>
                <w:color w:val="000000" w:themeColor="text1"/>
              </w:rPr>
              <w:t>5. Los procesos de unificación nacional/</w:t>
            </w:r>
            <w:r>
              <w:rPr>
                <w:color w:val="000000" w:themeColor="text1"/>
              </w:rPr>
              <w:t xml:space="preserve">5.3 Consolidación- </w:t>
            </w:r>
            <w:r w:rsidRPr="000A1D02">
              <w:rPr>
                <w:color w:val="000000" w:themeColor="text1"/>
              </w:rPr>
              <w:t>Refuerza tu aprendizaje: Los p</w:t>
            </w:r>
            <w:r>
              <w:rPr>
                <w:color w:val="000000" w:themeColor="text1"/>
              </w:rPr>
              <w:t>rocesos de unificación nacional</w:t>
            </w:r>
          </w:p>
          <w:p w:rsidR="00587D2F" w:rsidRPr="00FC750D" w:rsidRDefault="00587D2F" w:rsidP="007F24B1">
            <w:pPr>
              <w:rPr>
                <w:color w:val="000000" w:themeColor="text1"/>
                <w:sz w:val="24"/>
                <w:szCs w:val="24"/>
              </w:rPr>
            </w:pPr>
          </w:p>
        </w:tc>
      </w:tr>
      <w:tr w:rsidR="00587D2F" w:rsidRPr="00FC750D" w:rsidTr="007F24B1">
        <w:tc>
          <w:tcPr>
            <w:tcW w:w="2518" w:type="dxa"/>
          </w:tcPr>
          <w:p w:rsidR="00587D2F" w:rsidRPr="00FC750D" w:rsidRDefault="00587D2F" w:rsidP="007F24B1">
            <w:pPr>
              <w:rPr>
                <w:color w:val="000000" w:themeColor="text1"/>
                <w:sz w:val="24"/>
                <w:szCs w:val="24"/>
              </w:rPr>
            </w:pPr>
            <w:r w:rsidRPr="00FC750D">
              <w:rPr>
                <w:b/>
                <w:color w:val="000000" w:themeColor="text1"/>
                <w:sz w:val="24"/>
                <w:szCs w:val="24"/>
              </w:rPr>
              <w:t>Cambio (descripción o capturas de pantallas)</w:t>
            </w:r>
          </w:p>
        </w:tc>
        <w:tc>
          <w:tcPr>
            <w:tcW w:w="6536" w:type="dxa"/>
          </w:tcPr>
          <w:p w:rsidR="000E0F81" w:rsidRDefault="000E0F81" w:rsidP="000E0F81">
            <w:pPr>
              <w:rPr>
                <w:sz w:val="24"/>
                <w:szCs w:val="24"/>
                <w:lang w:val="es-ES"/>
              </w:rPr>
            </w:pPr>
            <w:r>
              <w:rPr>
                <w:sz w:val="24"/>
                <w:szCs w:val="24"/>
                <w:lang w:val="es-ES"/>
              </w:rPr>
              <w:t>En el enunciado:</w:t>
            </w:r>
          </w:p>
          <w:p w:rsidR="000E0F81" w:rsidRPr="00FC750D" w:rsidRDefault="000E0F81" w:rsidP="000E0F81">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587D2F" w:rsidRPr="000A1D02" w:rsidRDefault="000E0F81" w:rsidP="007F24B1">
            <w:pPr>
              <w:pStyle w:val="Normal1"/>
              <w:shd w:val="clear" w:color="auto" w:fill="FFFFFF"/>
              <w:spacing w:before="136" w:beforeAutospacing="0" w:after="136" w:afterAutospacing="0" w:line="245" w:lineRule="atLeast"/>
              <w:jc w:val="both"/>
              <w:rPr>
                <w:color w:val="000000" w:themeColor="text1"/>
              </w:rPr>
            </w:pPr>
            <w:r w:rsidRPr="000A1D02">
              <w:rPr>
                <w:noProof/>
                <w:color w:val="000000" w:themeColor="text1"/>
              </w:rPr>
              <w:lastRenderedPageBreak/>
              <w:drawing>
                <wp:inline distT="0" distB="0" distL="0" distR="0">
                  <wp:extent cx="3303308" cy="1929849"/>
                  <wp:effectExtent l="0" t="0" r="0" b="0"/>
                  <wp:docPr id="40" name="Imagen 40" descr="C:\Users\Usuario\Pictures\un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uario\Pictures\unif.png"/>
                          <pic:cNvPicPr>
                            <a:picLocks noChangeAspect="1" noChangeArrowheads="1"/>
                          </pic:cNvPicPr>
                        </pic:nvPicPr>
                        <pic:blipFill>
                          <a:blip r:embed="rId45" cstate="print"/>
                          <a:srcRect/>
                          <a:stretch>
                            <a:fillRect/>
                          </a:stretch>
                        </pic:blipFill>
                        <pic:spPr bwMode="auto">
                          <a:xfrm>
                            <a:off x="0" y="0"/>
                            <a:ext cx="3300913" cy="1928450"/>
                          </a:xfrm>
                          <a:prstGeom prst="rect">
                            <a:avLst/>
                          </a:prstGeom>
                          <a:noFill/>
                          <a:ln w="9525">
                            <a:noFill/>
                            <a:miter lim="800000"/>
                            <a:headEnd/>
                            <a:tailEnd/>
                          </a:ln>
                        </pic:spPr>
                      </pic:pic>
                    </a:graphicData>
                  </a:graphic>
                </wp:inline>
              </w:drawing>
            </w:r>
          </w:p>
          <w:p w:rsidR="00587D2F" w:rsidRPr="00FC750D" w:rsidRDefault="00587D2F" w:rsidP="007F24B1">
            <w:pPr>
              <w:rPr>
                <w:color w:val="000000" w:themeColor="text1"/>
                <w:sz w:val="24"/>
                <w:szCs w:val="24"/>
              </w:rPr>
            </w:pPr>
          </w:p>
        </w:tc>
      </w:tr>
      <w:tr w:rsidR="00587D2F" w:rsidRPr="00FC750D" w:rsidTr="007F24B1">
        <w:tc>
          <w:tcPr>
            <w:tcW w:w="2518" w:type="dxa"/>
          </w:tcPr>
          <w:p w:rsidR="00587D2F" w:rsidRPr="00FC750D" w:rsidRDefault="00587D2F" w:rsidP="007F24B1">
            <w:pPr>
              <w:rPr>
                <w:b/>
                <w:color w:val="000000" w:themeColor="text1"/>
                <w:sz w:val="24"/>
                <w:szCs w:val="24"/>
              </w:rPr>
            </w:pPr>
            <w:r w:rsidRPr="00FC750D">
              <w:rPr>
                <w:b/>
                <w:color w:val="000000" w:themeColor="text1"/>
                <w:sz w:val="24"/>
                <w:szCs w:val="24"/>
              </w:rPr>
              <w:lastRenderedPageBreak/>
              <w:t>Título</w:t>
            </w:r>
          </w:p>
        </w:tc>
        <w:tc>
          <w:tcPr>
            <w:tcW w:w="6536" w:type="dxa"/>
          </w:tcPr>
          <w:p w:rsidR="00587D2F" w:rsidRPr="000A1D02" w:rsidRDefault="00587D2F" w:rsidP="007F24B1">
            <w:pPr>
              <w:shd w:val="clear" w:color="auto" w:fill="FFFFFF"/>
              <w:rPr>
                <w:color w:val="000000" w:themeColor="text1"/>
              </w:rPr>
            </w:pPr>
            <w:r w:rsidRPr="000A1D02">
              <w:rPr>
                <w:color w:val="000000" w:themeColor="text1"/>
              </w:rPr>
              <w:t>Refuerza tu aprendizaje: Los p</w:t>
            </w:r>
            <w:r>
              <w:rPr>
                <w:color w:val="000000" w:themeColor="text1"/>
              </w:rPr>
              <w:t>rocesos de unificación nacional</w:t>
            </w:r>
          </w:p>
          <w:p w:rsidR="00587D2F" w:rsidRPr="00593DBA" w:rsidRDefault="00587D2F" w:rsidP="007F24B1">
            <w:pPr>
              <w:pStyle w:val="Ttulo4"/>
              <w:shd w:val="clear" w:color="auto" w:fill="FFFFFF"/>
              <w:spacing w:before="109" w:beforeAutospacing="0" w:after="109" w:afterAutospacing="0"/>
              <w:jc w:val="both"/>
              <w:outlineLvl w:val="3"/>
              <w:rPr>
                <w:b w:val="0"/>
                <w:color w:val="000000" w:themeColor="text1"/>
              </w:rPr>
            </w:pPr>
          </w:p>
        </w:tc>
      </w:tr>
      <w:tr w:rsidR="00587D2F" w:rsidRPr="00FC750D" w:rsidTr="007F24B1">
        <w:tc>
          <w:tcPr>
            <w:tcW w:w="2518" w:type="dxa"/>
          </w:tcPr>
          <w:p w:rsidR="00587D2F" w:rsidRPr="00FC750D" w:rsidRDefault="00587D2F" w:rsidP="007F24B1">
            <w:pPr>
              <w:rPr>
                <w:b/>
                <w:color w:val="000000" w:themeColor="text1"/>
                <w:sz w:val="24"/>
                <w:szCs w:val="24"/>
              </w:rPr>
            </w:pPr>
            <w:r w:rsidRPr="00FC750D">
              <w:rPr>
                <w:b/>
                <w:color w:val="000000" w:themeColor="text1"/>
                <w:sz w:val="24"/>
                <w:szCs w:val="24"/>
              </w:rPr>
              <w:t>Descripción</w:t>
            </w:r>
          </w:p>
        </w:tc>
        <w:tc>
          <w:tcPr>
            <w:tcW w:w="6536" w:type="dxa"/>
          </w:tcPr>
          <w:p w:rsidR="00587D2F" w:rsidRPr="008600EE" w:rsidRDefault="00587D2F" w:rsidP="008600EE">
            <w:pPr>
              <w:shd w:val="clear" w:color="auto" w:fill="FFFFFF"/>
              <w:rPr>
                <w:color w:val="000000" w:themeColor="text1"/>
              </w:rPr>
            </w:pPr>
            <w:r w:rsidRPr="000A1D02">
              <w:rPr>
                <w:color w:val="000000" w:themeColor="text1"/>
              </w:rPr>
              <w:t>Actividades sobre los p</w:t>
            </w:r>
            <w:r>
              <w:rPr>
                <w:color w:val="000000" w:themeColor="text1"/>
              </w:rPr>
              <w:t>rocesos de unificación nacional</w:t>
            </w:r>
          </w:p>
        </w:tc>
      </w:tr>
    </w:tbl>
    <w:p w:rsidR="00587D2F" w:rsidRPr="000A1D02" w:rsidRDefault="00587D2F" w:rsidP="00334703">
      <w:pPr>
        <w:shd w:val="clear" w:color="auto" w:fill="FFFFFF"/>
        <w:jc w:val="both"/>
        <w:rPr>
          <w:color w:val="000000" w:themeColor="text1"/>
          <w:shd w:val="clear" w:color="auto" w:fill="FFFFFF"/>
        </w:rPr>
      </w:pPr>
    </w:p>
    <w:p w:rsidR="00611211" w:rsidRPr="000A1D02" w:rsidRDefault="00611211" w:rsidP="004758E4">
      <w:pPr>
        <w:shd w:val="clear" w:color="auto" w:fill="FFFFFF"/>
        <w:rPr>
          <w:color w:val="000000" w:themeColor="text1"/>
        </w:rPr>
      </w:pPr>
    </w:p>
    <w:p w:rsidR="000E0F81" w:rsidRDefault="000E0F81" w:rsidP="000E0F81">
      <w:pPr>
        <w:shd w:val="clear" w:color="auto" w:fill="FFFFFF"/>
        <w:spacing w:before="100" w:beforeAutospacing="1" w:after="100" w:afterAutospacing="1"/>
        <w:rPr>
          <w:b/>
          <w:lang w:val="es-ES"/>
        </w:rPr>
      </w:pPr>
      <w:r w:rsidRPr="00FC750D">
        <w:rPr>
          <w:highlight w:val="yellow"/>
        </w:rPr>
        <w:t xml:space="preserve">[SECCIÓN </w:t>
      </w:r>
      <w:r>
        <w:rPr>
          <w:highlight w:val="yellow"/>
        </w:rPr>
        <w:t>1</w:t>
      </w:r>
      <w:r w:rsidRPr="00FC750D">
        <w:rPr>
          <w:highlight w:val="yellow"/>
        </w:rPr>
        <w:t>]</w:t>
      </w:r>
      <w:r w:rsidRPr="00FC750D">
        <w:t xml:space="preserve"> </w:t>
      </w:r>
      <w:r>
        <w:rPr>
          <w:b/>
        </w:rPr>
        <w:t>6</w:t>
      </w:r>
      <w:r w:rsidRPr="00FC750D">
        <w:rPr>
          <w:b/>
        </w:rPr>
        <w:t xml:space="preserve"> </w:t>
      </w:r>
      <w:r>
        <w:rPr>
          <w:b/>
          <w:lang w:val="es-ES"/>
        </w:rPr>
        <w:t>Competencias</w:t>
      </w:r>
    </w:p>
    <w:p w:rsidR="000E0F81" w:rsidRPr="00B85B0E" w:rsidRDefault="000E0F81" w:rsidP="000E0F81">
      <w:pPr>
        <w:shd w:val="clear" w:color="auto" w:fill="FFFFFF"/>
        <w:spacing w:before="100" w:beforeAutospacing="1" w:after="100" w:afterAutospacing="1"/>
        <w:rPr>
          <w:lang w:val="es-ES"/>
        </w:rPr>
      </w:pPr>
      <w:r w:rsidRPr="00B85B0E">
        <w:rPr>
          <w:lang w:val="es-ES"/>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7F24B1" w:rsidRPr="00FC750D" w:rsidTr="007F24B1">
        <w:tc>
          <w:tcPr>
            <w:tcW w:w="9054" w:type="dxa"/>
            <w:gridSpan w:val="2"/>
            <w:shd w:val="clear" w:color="auto" w:fill="000000" w:themeFill="text1"/>
          </w:tcPr>
          <w:p w:rsidR="007F24B1" w:rsidRPr="00FC750D" w:rsidRDefault="007F24B1" w:rsidP="007F24B1">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7F24B1" w:rsidRPr="00FC750D" w:rsidTr="007F24B1">
        <w:tc>
          <w:tcPr>
            <w:tcW w:w="2518" w:type="dxa"/>
          </w:tcPr>
          <w:p w:rsidR="007F24B1" w:rsidRPr="00FC750D" w:rsidRDefault="007F24B1" w:rsidP="007F24B1">
            <w:pPr>
              <w:rPr>
                <w:b/>
                <w:color w:val="000000" w:themeColor="text1"/>
                <w:sz w:val="24"/>
                <w:szCs w:val="24"/>
              </w:rPr>
            </w:pPr>
            <w:r w:rsidRPr="00FC750D">
              <w:rPr>
                <w:b/>
                <w:color w:val="000000" w:themeColor="text1"/>
                <w:sz w:val="24"/>
                <w:szCs w:val="24"/>
              </w:rPr>
              <w:t>Código</w:t>
            </w:r>
          </w:p>
        </w:tc>
        <w:tc>
          <w:tcPr>
            <w:tcW w:w="6536" w:type="dxa"/>
          </w:tcPr>
          <w:p w:rsidR="007F24B1" w:rsidRPr="00FC750D" w:rsidRDefault="007F24B1" w:rsidP="003025F7">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3025F7">
              <w:rPr>
                <w:color w:val="000000"/>
                <w:sz w:val="24"/>
                <w:szCs w:val="24"/>
              </w:rPr>
              <w:t>4</w:t>
            </w:r>
            <w:r>
              <w:rPr>
                <w:color w:val="000000"/>
                <w:sz w:val="24"/>
                <w:szCs w:val="24"/>
              </w:rPr>
              <w:t>0</w:t>
            </w:r>
          </w:p>
        </w:tc>
      </w:tr>
      <w:tr w:rsidR="007F24B1" w:rsidRPr="00FC750D" w:rsidTr="007F24B1">
        <w:tc>
          <w:tcPr>
            <w:tcW w:w="2518" w:type="dxa"/>
          </w:tcPr>
          <w:p w:rsidR="007F24B1" w:rsidRPr="00FC750D" w:rsidRDefault="007F24B1" w:rsidP="007F24B1">
            <w:pPr>
              <w:rPr>
                <w:color w:val="000000" w:themeColor="text1"/>
                <w:sz w:val="24"/>
                <w:szCs w:val="24"/>
              </w:rPr>
            </w:pPr>
            <w:r w:rsidRPr="00FC750D">
              <w:rPr>
                <w:b/>
                <w:color w:val="000000" w:themeColor="text1"/>
                <w:sz w:val="24"/>
                <w:szCs w:val="24"/>
              </w:rPr>
              <w:t>Ubicación en Aula Planeta</w:t>
            </w:r>
          </w:p>
        </w:tc>
        <w:tc>
          <w:tcPr>
            <w:tcW w:w="6536" w:type="dxa"/>
          </w:tcPr>
          <w:p w:rsidR="007F24B1" w:rsidRPr="00FC750D" w:rsidRDefault="003025F7" w:rsidP="007F24B1">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 xml:space="preserve"> /</w:t>
            </w:r>
            <w:r w:rsidRPr="003025F7">
              <w:t xml:space="preserve">6 </w:t>
            </w:r>
            <w:r w:rsidR="002044D6">
              <w:t>Ejercitación, proyectos y competencias /</w:t>
            </w:r>
            <w:r w:rsidRPr="000A1D02">
              <w:rPr>
                <w:color w:val="000000" w:themeColor="text1"/>
              </w:rPr>
              <w:t>Competencias: Exposición or</w:t>
            </w:r>
            <w:r>
              <w:rPr>
                <w:color w:val="000000" w:themeColor="text1"/>
              </w:rPr>
              <w:t>al sobre un episodio histórico</w:t>
            </w:r>
          </w:p>
        </w:tc>
      </w:tr>
      <w:tr w:rsidR="007F24B1" w:rsidRPr="00FC750D" w:rsidTr="007F24B1">
        <w:tc>
          <w:tcPr>
            <w:tcW w:w="2518" w:type="dxa"/>
          </w:tcPr>
          <w:p w:rsidR="007F24B1" w:rsidRPr="00FC750D" w:rsidRDefault="007F24B1" w:rsidP="007F24B1">
            <w:pPr>
              <w:rPr>
                <w:color w:val="000000" w:themeColor="text1"/>
                <w:sz w:val="24"/>
                <w:szCs w:val="24"/>
              </w:rPr>
            </w:pPr>
            <w:r w:rsidRPr="00FC750D">
              <w:rPr>
                <w:b/>
                <w:color w:val="000000" w:themeColor="text1"/>
                <w:sz w:val="24"/>
                <w:szCs w:val="24"/>
              </w:rPr>
              <w:t>Cambio (descripción o capturas de pantallas)</w:t>
            </w:r>
          </w:p>
        </w:tc>
        <w:tc>
          <w:tcPr>
            <w:tcW w:w="6536" w:type="dxa"/>
          </w:tcPr>
          <w:p w:rsidR="007F24B1" w:rsidRDefault="007F24B1" w:rsidP="007F24B1">
            <w:pPr>
              <w:rPr>
                <w:sz w:val="24"/>
                <w:szCs w:val="24"/>
                <w:lang w:val="es-ES"/>
              </w:rPr>
            </w:pPr>
            <w:r>
              <w:rPr>
                <w:sz w:val="24"/>
                <w:szCs w:val="24"/>
                <w:lang w:val="es-ES"/>
              </w:rPr>
              <w:t xml:space="preserve">En </w:t>
            </w:r>
            <w:r w:rsidR="007075EB">
              <w:rPr>
                <w:sz w:val="24"/>
                <w:szCs w:val="24"/>
                <w:lang w:val="es-ES"/>
              </w:rPr>
              <w:t>la explicación de la parte inferior dice</w:t>
            </w:r>
          </w:p>
          <w:p w:rsidR="007F24B1" w:rsidRDefault="007F24B1" w:rsidP="007075EB">
            <w:pPr>
              <w:rPr>
                <w:color w:val="000000" w:themeColor="text1"/>
              </w:rPr>
            </w:pPr>
            <w:r>
              <w:t xml:space="preserve">Dice: </w:t>
            </w:r>
            <w:r w:rsidR="007075EB">
              <w:rPr>
                <w:color w:val="FF0000"/>
              </w:rPr>
              <w:t>Esta actividad debe asignarse como tarea para poderse realizar o bien entregarse en mano o por email</w:t>
            </w:r>
            <w:r w:rsidRPr="00EF3FE2">
              <w:rPr>
                <w:color w:val="FF0000"/>
              </w:rPr>
              <w:t xml:space="preserve">” </w:t>
            </w:r>
            <w:r w:rsidRPr="00EF3FE2">
              <w:t xml:space="preserve">debe decir: </w:t>
            </w:r>
            <w:r w:rsidR="007075EB">
              <w:rPr>
                <w:color w:val="FF0000"/>
              </w:rPr>
              <w:t>Para su realización, esta actividad de</w:t>
            </w:r>
            <w:ins w:id="167" w:author="RAUL MAZO" w:date="2015-05-01T19:39:00Z">
              <w:r w:rsidR="005D6A91">
                <w:rPr>
                  <w:color w:val="FF0000"/>
                </w:rPr>
                <w:t>be</w:t>
              </w:r>
            </w:ins>
            <w:r w:rsidR="007075EB">
              <w:rPr>
                <w:color w:val="FF0000"/>
              </w:rPr>
              <w:t xml:space="preserve"> </w:t>
            </w:r>
            <w:r w:rsidR="00482BCC">
              <w:rPr>
                <w:color w:val="FF0000"/>
              </w:rPr>
              <w:t>asigna</w:t>
            </w:r>
            <w:r w:rsidR="003025F7">
              <w:rPr>
                <w:color w:val="FF0000"/>
              </w:rPr>
              <w:t>r</w:t>
            </w:r>
            <w:r w:rsidR="00482BCC">
              <w:rPr>
                <w:color w:val="FF0000"/>
              </w:rPr>
              <w:t>se</w:t>
            </w:r>
            <w:r w:rsidR="007075EB">
              <w:rPr>
                <w:color w:val="FF0000"/>
              </w:rPr>
              <w:t xml:space="preserve"> como tarea.</w:t>
            </w:r>
          </w:p>
          <w:p w:rsidR="007075EB" w:rsidRDefault="007075EB" w:rsidP="007F24B1">
            <w:pPr>
              <w:pStyle w:val="Normal1"/>
              <w:shd w:val="clear" w:color="auto" w:fill="FFFFFF"/>
              <w:spacing w:before="136" w:beforeAutospacing="0" w:after="136" w:afterAutospacing="0" w:line="245" w:lineRule="atLeast"/>
              <w:jc w:val="both"/>
              <w:rPr>
                <w:color w:val="000000" w:themeColor="text1"/>
              </w:rPr>
            </w:pPr>
          </w:p>
          <w:p w:rsidR="007075EB" w:rsidRPr="007075EB" w:rsidRDefault="007075EB" w:rsidP="007075EB">
            <w:pPr>
              <w:shd w:val="clear" w:color="auto" w:fill="FFFFFF"/>
              <w:rPr>
                <w:b/>
                <w:color w:val="000000" w:themeColor="text1"/>
              </w:rPr>
            </w:pPr>
            <w:r w:rsidRPr="007075EB">
              <w:rPr>
                <w:b/>
                <w:color w:val="000000" w:themeColor="text1"/>
              </w:rPr>
              <w:t xml:space="preserve">Pestaña Tarea: </w:t>
            </w:r>
          </w:p>
          <w:p w:rsidR="007075EB" w:rsidRPr="007075EB" w:rsidRDefault="007075EB" w:rsidP="007075EB">
            <w:pPr>
              <w:shd w:val="clear" w:color="auto" w:fill="FFFFFF"/>
              <w:rPr>
                <w:color w:val="000000" w:themeColor="text1"/>
              </w:rPr>
            </w:pPr>
            <w:r w:rsidRPr="007075EB">
              <w:rPr>
                <w:color w:val="000000" w:themeColor="text1"/>
              </w:rPr>
              <w:t>En el ítem “</w:t>
            </w:r>
            <w:r>
              <w:rPr>
                <w:color w:val="000000" w:themeColor="text1"/>
              </w:rPr>
              <w:t>M</w:t>
            </w:r>
            <w:r w:rsidRPr="007075EB">
              <w:rPr>
                <w:color w:val="000000" w:themeColor="text1"/>
              </w:rPr>
              <w:t xml:space="preserve">aterial” cambiar la palabra </w:t>
            </w:r>
            <w:r w:rsidRPr="007075EB">
              <w:rPr>
                <w:color w:val="FF0000"/>
              </w:rPr>
              <w:t>ordenador</w:t>
            </w:r>
            <w:r w:rsidRPr="007075EB">
              <w:rPr>
                <w:color w:val="000000" w:themeColor="text1"/>
              </w:rPr>
              <w:t xml:space="preserve"> por </w:t>
            </w:r>
            <w:r w:rsidRPr="007075EB">
              <w:rPr>
                <w:color w:val="FF0000"/>
              </w:rPr>
              <w:t>computador</w:t>
            </w:r>
          </w:p>
          <w:p w:rsidR="007075EB" w:rsidRPr="007075EB" w:rsidRDefault="007075EB" w:rsidP="007075EB">
            <w:pPr>
              <w:pStyle w:val="tab1"/>
              <w:shd w:val="clear" w:color="auto" w:fill="FFFFFF"/>
              <w:spacing w:before="0" w:beforeAutospacing="0" w:line="245" w:lineRule="atLeast"/>
              <w:rPr>
                <w:color w:val="000000" w:themeColor="text1"/>
              </w:rPr>
            </w:pPr>
            <w:r w:rsidRPr="007075EB">
              <w:rPr>
                <w:color w:val="000000" w:themeColor="text1"/>
              </w:rPr>
              <w:t>En el ítem “</w:t>
            </w:r>
            <w:r>
              <w:rPr>
                <w:color w:val="000000" w:themeColor="text1"/>
              </w:rPr>
              <w:t>S</w:t>
            </w:r>
            <w:r w:rsidRPr="007075EB">
              <w:rPr>
                <w:color w:val="000000" w:themeColor="text1"/>
              </w:rPr>
              <w:t xml:space="preserve">íntesis y conclusión” cambiar la palabra </w:t>
            </w:r>
            <w:r w:rsidRPr="007075EB">
              <w:rPr>
                <w:color w:val="FF0000"/>
              </w:rPr>
              <w:t>período</w:t>
            </w:r>
            <w:r w:rsidRPr="007075EB">
              <w:rPr>
                <w:color w:val="000000" w:themeColor="text1"/>
              </w:rPr>
              <w:t xml:space="preserve"> por </w:t>
            </w:r>
            <w:r w:rsidRPr="007075EB">
              <w:rPr>
                <w:color w:val="FF0000"/>
              </w:rPr>
              <w:t>periodo</w:t>
            </w:r>
            <w:r w:rsidRPr="007075EB">
              <w:rPr>
                <w:color w:val="000000" w:themeColor="text1"/>
              </w:rPr>
              <w:br/>
              <w:t xml:space="preserve">En el ítem “Desarrollo de la información”, cuarta línea dice: </w:t>
            </w:r>
            <w:r w:rsidRPr="007075EB">
              <w:rPr>
                <w:color w:val="FF0000"/>
              </w:rPr>
              <w:t>Mira a público</w:t>
            </w:r>
            <w:r w:rsidRPr="007075EB">
              <w:rPr>
                <w:color w:val="000000" w:themeColor="text1"/>
              </w:rPr>
              <w:t xml:space="preserve"> Debe decir </w:t>
            </w:r>
            <w:r w:rsidRPr="007075EB">
              <w:rPr>
                <w:color w:val="FF0000"/>
              </w:rPr>
              <w:t>Mira al público</w:t>
            </w:r>
          </w:p>
          <w:p w:rsidR="007075EB" w:rsidRPr="000A1D02" w:rsidRDefault="007075EB" w:rsidP="007F24B1">
            <w:pPr>
              <w:pStyle w:val="Normal1"/>
              <w:shd w:val="clear" w:color="auto" w:fill="FFFFFF"/>
              <w:spacing w:before="136" w:beforeAutospacing="0" w:after="136" w:afterAutospacing="0" w:line="245" w:lineRule="atLeast"/>
              <w:jc w:val="both"/>
              <w:rPr>
                <w:color w:val="000000" w:themeColor="text1"/>
              </w:rPr>
            </w:pPr>
          </w:p>
          <w:p w:rsidR="007F24B1" w:rsidRPr="00FC750D" w:rsidRDefault="007F24B1" w:rsidP="007F24B1">
            <w:pPr>
              <w:rPr>
                <w:color w:val="000000" w:themeColor="text1"/>
                <w:sz w:val="24"/>
                <w:szCs w:val="24"/>
              </w:rPr>
            </w:pPr>
          </w:p>
        </w:tc>
      </w:tr>
      <w:tr w:rsidR="007F24B1" w:rsidRPr="00FC750D" w:rsidTr="007F24B1">
        <w:tc>
          <w:tcPr>
            <w:tcW w:w="2518" w:type="dxa"/>
          </w:tcPr>
          <w:p w:rsidR="007F24B1" w:rsidRPr="00FC750D" w:rsidRDefault="007F24B1" w:rsidP="007F24B1">
            <w:pPr>
              <w:rPr>
                <w:b/>
                <w:color w:val="000000" w:themeColor="text1"/>
                <w:sz w:val="24"/>
                <w:szCs w:val="24"/>
              </w:rPr>
            </w:pPr>
            <w:r w:rsidRPr="00FC750D">
              <w:rPr>
                <w:b/>
                <w:color w:val="000000" w:themeColor="text1"/>
                <w:sz w:val="24"/>
                <w:szCs w:val="24"/>
              </w:rPr>
              <w:t>Título</w:t>
            </w:r>
          </w:p>
        </w:tc>
        <w:tc>
          <w:tcPr>
            <w:tcW w:w="6536" w:type="dxa"/>
          </w:tcPr>
          <w:p w:rsidR="007F24B1" w:rsidRPr="00593DBA" w:rsidRDefault="00B73BEF" w:rsidP="007F24B1">
            <w:pPr>
              <w:shd w:val="clear" w:color="auto" w:fill="FFFFFF"/>
              <w:jc w:val="both"/>
              <w:rPr>
                <w:b/>
                <w:color w:val="000000" w:themeColor="text1"/>
              </w:rPr>
            </w:pPr>
            <w:ins w:id="168" w:author="ANA MARIA LARA" w:date="2015-05-24T16:24:00Z">
              <w:r w:rsidRPr="000A1D02">
                <w:rPr>
                  <w:color w:val="000000" w:themeColor="text1"/>
                </w:rPr>
                <w:t>Competencias: Exposición or</w:t>
              </w:r>
              <w:r>
                <w:rPr>
                  <w:color w:val="000000" w:themeColor="text1"/>
                </w:rPr>
                <w:t>al sobre un episodio histórico</w:t>
              </w:r>
            </w:ins>
            <w:del w:id="169" w:author="ANA MARIA LARA" w:date="2015-05-24T16:24:00Z">
              <w:r w:rsidR="007F24B1" w:rsidRPr="000A1D02" w:rsidDel="00B73BEF">
                <w:rPr>
                  <w:color w:val="000000" w:themeColor="text1"/>
                </w:rPr>
                <w:delText>Competencias: Exposición or</w:delText>
              </w:r>
              <w:r w:rsidR="007F24B1" w:rsidDel="00B73BEF">
                <w:rPr>
                  <w:color w:val="000000" w:themeColor="text1"/>
                </w:rPr>
                <w:delText>al sobre un episodio histórico</w:delText>
              </w:r>
            </w:del>
          </w:p>
        </w:tc>
      </w:tr>
      <w:tr w:rsidR="007F24B1" w:rsidRPr="00FC750D" w:rsidTr="007F24B1">
        <w:tc>
          <w:tcPr>
            <w:tcW w:w="2518" w:type="dxa"/>
          </w:tcPr>
          <w:p w:rsidR="007F24B1" w:rsidRPr="00FC750D" w:rsidRDefault="007F24B1" w:rsidP="007F24B1">
            <w:pPr>
              <w:rPr>
                <w:b/>
                <w:color w:val="000000" w:themeColor="text1"/>
                <w:sz w:val="24"/>
                <w:szCs w:val="24"/>
              </w:rPr>
            </w:pPr>
            <w:r w:rsidRPr="00FC750D">
              <w:rPr>
                <w:b/>
                <w:color w:val="000000" w:themeColor="text1"/>
                <w:sz w:val="24"/>
                <w:szCs w:val="24"/>
              </w:rPr>
              <w:lastRenderedPageBreak/>
              <w:t>Descripción</w:t>
            </w:r>
          </w:p>
        </w:tc>
        <w:tc>
          <w:tcPr>
            <w:tcW w:w="6536" w:type="dxa"/>
          </w:tcPr>
          <w:p w:rsidR="007F24B1" w:rsidRPr="000A1D02" w:rsidRDefault="007F24B1" w:rsidP="007F24B1">
            <w:pPr>
              <w:shd w:val="clear" w:color="auto" w:fill="FFFFFF"/>
              <w:jc w:val="both"/>
              <w:rPr>
                <w:color w:val="000000" w:themeColor="text1"/>
              </w:rPr>
            </w:pPr>
            <w:r w:rsidRPr="000A1D02">
              <w:rPr>
                <w:color w:val="000000" w:themeColor="text1"/>
              </w:rPr>
              <w:t>Actividad que propone preparar una presentación oral s</w:t>
            </w:r>
            <w:r>
              <w:rPr>
                <w:color w:val="000000" w:themeColor="text1"/>
              </w:rPr>
              <w:t>obre un acontecimiento sugerido</w:t>
            </w:r>
          </w:p>
          <w:p w:rsidR="007F24B1" w:rsidRPr="005128D6" w:rsidRDefault="007F24B1" w:rsidP="007F24B1">
            <w:pPr>
              <w:pStyle w:val="Ttulo4"/>
              <w:shd w:val="clear" w:color="auto" w:fill="FFFFFF"/>
              <w:spacing w:before="109" w:beforeAutospacing="0" w:after="109" w:afterAutospacing="0"/>
              <w:outlineLvl w:val="3"/>
              <w:rPr>
                <w:b w:val="0"/>
                <w:color w:val="000000" w:themeColor="text1"/>
              </w:rPr>
            </w:pPr>
          </w:p>
        </w:tc>
      </w:tr>
    </w:tbl>
    <w:p w:rsidR="00167C30" w:rsidRPr="000A1D02" w:rsidRDefault="00167C30" w:rsidP="003E41D6">
      <w:pPr>
        <w:shd w:val="clear" w:color="auto" w:fill="FFFFFF"/>
        <w:jc w:val="both"/>
        <w:rPr>
          <w:color w:val="000000" w:themeColor="text1"/>
        </w:rPr>
      </w:pPr>
    </w:p>
    <w:p w:rsidR="001061B7" w:rsidRDefault="001061B7" w:rsidP="00901176">
      <w:pPr>
        <w:shd w:val="clear" w:color="auto" w:fill="FFFFFF"/>
        <w:rPr>
          <w:color w:val="000000" w:themeColor="text1"/>
        </w:rPr>
      </w:pPr>
    </w:p>
    <w:p w:rsidR="00A95A7E" w:rsidRPr="000A1D02" w:rsidRDefault="00A95A7E" w:rsidP="00A802CE">
      <w:pPr>
        <w:pStyle w:val="Ttulo4"/>
        <w:shd w:val="clear" w:color="auto" w:fill="FFFFFF"/>
        <w:spacing w:before="109" w:beforeAutospacing="0" w:after="109" w:afterAutospacing="0"/>
        <w:jc w:val="both"/>
        <w:rPr>
          <w:bCs w:val="0"/>
          <w:color w:val="000000" w:themeColor="text1"/>
        </w:rPr>
      </w:pPr>
    </w:p>
    <w:p w:rsidR="007C4E3E" w:rsidRPr="000A1D02" w:rsidRDefault="007C4E3E" w:rsidP="00A802CE">
      <w:pPr>
        <w:jc w:val="both"/>
        <w:rPr>
          <w:b/>
          <w:color w:val="000000" w:themeColor="text1"/>
        </w:rPr>
      </w:pPr>
    </w:p>
    <w:tbl>
      <w:tblPr>
        <w:tblStyle w:val="Tablaconcuadrcula"/>
        <w:tblW w:w="0" w:type="auto"/>
        <w:tblLook w:val="04A0" w:firstRow="1" w:lastRow="0" w:firstColumn="1" w:lastColumn="0" w:noHBand="0" w:noVBand="1"/>
      </w:tblPr>
      <w:tblGrid>
        <w:gridCol w:w="2518"/>
        <w:gridCol w:w="6536"/>
      </w:tblGrid>
      <w:tr w:rsidR="00200BF6" w:rsidRPr="00FC750D" w:rsidTr="00C23DEF">
        <w:tc>
          <w:tcPr>
            <w:tcW w:w="9054" w:type="dxa"/>
            <w:gridSpan w:val="2"/>
            <w:shd w:val="clear" w:color="auto" w:fill="000000" w:themeFill="text1"/>
          </w:tcPr>
          <w:p w:rsidR="00200BF6" w:rsidRPr="00FC750D" w:rsidRDefault="00200BF6" w:rsidP="00C23DEF">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200BF6" w:rsidRPr="00FC750D" w:rsidTr="00C23DEF">
        <w:tc>
          <w:tcPr>
            <w:tcW w:w="2518" w:type="dxa"/>
          </w:tcPr>
          <w:p w:rsidR="00200BF6" w:rsidRPr="00FC750D" w:rsidRDefault="00200BF6" w:rsidP="00C23DEF">
            <w:pPr>
              <w:rPr>
                <w:b/>
                <w:color w:val="000000" w:themeColor="text1"/>
                <w:sz w:val="24"/>
                <w:szCs w:val="24"/>
              </w:rPr>
            </w:pPr>
            <w:r w:rsidRPr="00FC750D">
              <w:rPr>
                <w:b/>
                <w:color w:val="000000" w:themeColor="text1"/>
                <w:sz w:val="24"/>
                <w:szCs w:val="24"/>
              </w:rPr>
              <w:t>Código</w:t>
            </w:r>
          </w:p>
        </w:tc>
        <w:tc>
          <w:tcPr>
            <w:tcW w:w="6536" w:type="dxa"/>
          </w:tcPr>
          <w:p w:rsidR="00200BF6" w:rsidRPr="00FC750D" w:rsidRDefault="00200BF6" w:rsidP="002044D6">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2044D6">
              <w:rPr>
                <w:color w:val="000000"/>
                <w:sz w:val="24"/>
                <w:szCs w:val="24"/>
              </w:rPr>
              <w:t>5</w:t>
            </w:r>
            <w:r>
              <w:rPr>
                <w:color w:val="000000"/>
                <w:sz w:val="24"/>
                <w:szCs w:val="24"/>
              </w:rPr>
              <w:t>0</w:t>
            </w:r>
          </w:p>
        </w:tc>
      </w:tr>
      <w:tr w:rsidR="00200BF6" w:rsidRPr="00FC750D" w:rsidTr="00C23DEF">
        <w:tc>
          <w:tcPr>
            <w:tcW w:w="2518" w:type="dxa"/>
          </w:tcPr>
          <w:p w:rsidR="00200BF6" w:rsidRPr="00FC750D" w:rsidRDefault="00200BF6" w:rsidP="00C23DEF">
            <w:pPr>
              <w:rPr>
                <w:color w:val="000000" w:themeColor="text1"/>
                <w:sz w:val="24"/>
                <w:szCs w:val="24"/>
              </w:rPr>
            </w:pPr>
            <w:r w:rsidRPr="00FC750D">
              <w:rPr>
                <w:b/>
                <w:color w:val="000000" w:themeColor="text1"/>
                <w:sz w:val="24"/>
                <w:szCs w:val="24"/>
              </w:rPr>
              <w:t>Ubicación en Aula Planeta</w:t>
            </w:r>
          </w:p>
        </w:tc>
        <w:tc>
          <w:tcPr>
            <w:tcW w:w="6536" w:type="dxa"/>
          </w:tcPr>
          <w:p w:rsidR="00200BF6" w:rsidRPr="00FC750D" w:rsidRDefault="002044D6" w:rsidP="002044D6">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 xml:space="preserve"> /</w:t>
            </w:r>
            <w:r w:rsidRPr="003025F7">
              <w:t xml:space="preserve">6 </w:t>
            </w:r>
            <w:r>
              <w:t>Ejercitación, proyectos y competencias -</w:t>
            </w:r>
            <w:r w:rsidRPr="002044D6">
              <w:rPr>
                <w:color w:val="000000" w:themeColor="text1"/>
              </w:rPr>
              <w:t xml:space="preserve"> Proyecto: Análisis de las guerras napoleónicas</w:t>
            </w:r>
          </w:p>
        </w:tc>
      </w:tr>
      <w:tr w:rsidR="00200BF6" w:rsidRPr="00FC750D" w:rsidTr="00C23DEF">
        <w:tc>
          <w:tcPr>
            <w:tcW w:w="2518" w:type="dxa"/>
          </w:tcPr>
          <w:p w:rsidR="00200BF6" w:rsidRPr="00FC750D" w:rsidRDefault="00200BF6" w:rsidP="00C23DEF">
            <w:pPr>
              <w:rPr>
                <w:color w:val="000000" w:themeColor="text1"/>
                <w:sz w:val="24"/>
                <w:szCs w:val="24"/>
              </w:rPr>
            </w:pPr>
            <w:r w:rsidRPr="00FC750D">
              <w:rPr>
                <w:b/>
                <w:color w:val="000000" w:themeColor="text1"/>
                <w:sz w:val="24"/>
                <w:szCs w:val="24"/>
              </w:rPr>
              <w:t>Cambio (descripción o capturas de pantallas)</w:t>
            </w:r>
          </w:p>
        </w:tc>
        <w:tc>
          <w:tcPr>
            <w:tcW w:w="6536" w:type="dxa"/>
          </w:tcPr>
          <w:p w:rsidR="00200BF6" w:rsidRDefault="00200BF6" w:rsidP="00200BF6">
            <w:pPr>
              <w:rPr>
                <w:sz w:val="24"/>
                <w:szCs w:val="24"/>
                <w:lang w:val="es-ES"/>
              </w:rPr>
            </w:pPr>
            <w:r>
              <w:rPr>
                <w:sz w:val="24"/>
                <w:szCs w:val="24"/>
                <w:lang w:val="es-ES"/>
              </w:rPr>
              <w:t>En la explicación de la parte inferior dice</w:t>
            </w:r>
          </w:p>
          <w:p w:rsidR="00200BF6" w:rsidRDefault="00200BF6" w:rsidP="00200BF6">
            <w:pPr>
              <w:rPr>
                <w:color w:val="000000" w:themeColor="text1"/>
              </w:rPr>
            </w:pPr>
            <w:r>
              <w:t xml:space="preserve">Dice: </w:t>
            </w:r>
            <w:r w:rsidRPr="00EF3FE2">
              <w:rPr>
                <w:color w:val="FF0000"/>
              </w:rPr>
              <w:t>¨</w:t>
            </w:r>
            <w:r>
              <w:rPr>
                <w:color w:val="FF0000"/>
              </w:rPr>
              <w:t xml:space="preserve"> 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w:t>
            </w:r>
            <w:ins w:id="170" w:author="RAUL MAZO" w:date="2015-05-01T19:40:00Z">
              <w:r w:rsidR="005D6A91">
                <w:rPr>
                  <w:color w:val="FF0000"/>
                </w:rPr>
                <w:t>be</w:t>
              </w:r>
            </w:ins>
            <w:r>
              <w:rPr>
                <w:color w:val="FF0000"/>
              </w:rPr>
              <w:t xml:space="preserve"> </w:t>
            </w:r>
            <w:r w:rsidR="00482BCC">
              <w:rPr>
                <w:color w:val="FF0000"/>
              </w:rPr>
              <w:t>asigna</w:t>
            </w:r>
            <w:ins w:id="171" w:author="RAUL MAZO" w:date="2015-05-01T19:40:00Z">
              <w:r w:rsidR="005D6A91">
                <w:rPr>
                  <w:color w:val="FF0000"/>
                </w:rPr>
                <w:t>r</w:t>
              </w:r>
            </w:ins>
            <w:r w:rsidR="00482BCC">
              <w:rPr>
                <w:color w:val="FF0000"/>
              </w:rPr>
              <w:t>se</w:t>
            </w:r>
            <w:r>
              <w:rPr>
                <w:color w:val="FF0000"/>
              </w:rPr>
              <w:t xml:space="preserve"> como tarea.</w:t>
            </w:r>
          </w:p>
          <w:p w:rsidR="006E7DDE" w:rsidRDefault="006E7DDE" w:rsidP="00C23DEF">
            <w:pPr>
              <w:pStyle w:val="tab1"/>
              <w:shd w:val="clear" w:color="auto" w:fill="FFFFFF"/>
              <w:spacing w:before="0" w:beforeAutospacing="0" w:line="245" w:lineRule="atLeast"/>
              <w:rPr>
                <w:color w:val="000000" w:themeColor="text1"/>
              </w:rPr>
            </w:pPr>
          </w:p>
          <w:p w:rsidR="007D3D54" w:rsidRDefault="006E7DDE" w:rsidP="00C23DEF">
            <w:pPr>
              <w:pStyle w:val="tab1"/>
              <w:shd w:val="clear" w:color="auto" w:fill="FFFFFF"/>
              <w:spacing w:before="0" w:beforeAutospacing="0" w:line="245" w:lineRule="atLeast"/>
              <w:rPr>
                <w:b/>
                <w:color w:val="000000" w:themeColor="text1"/>
              </w:rPr>
            </w:pPr>
            <w:r w:rsidRPr="006E7DDE">
              <w:rPr>
                <w:color w:val="000000" w:themeColor="text1"/>
                <w:highlight w:val="yellow"/>
              </w:rPr>
              <w:t>PESTAÑA CONCEPTOS</w:t>
            </w:r>
          </w:p>
          <w:p w:rsidR="007D3D54" w:rsidRPr="007075EB" w:rsidRDefault="007D3D54" w:rsidP="007D3D54">
            <w:pPr>
              <w:pStyle w:val="tab1"/>
              <w:shd w:val="clear" w:color="auto" w:fill="FFFFFF"/>
              <w:spacing w:before="0" w:beforeAutospacing="0" w:line="245" w:lineRule="atLeast"/>
              <w:rPr>
                <w:color w:val="000000" w:themeColor="text1"/>
              </w:rPr>
            </w:pPr>
            <w:r>
              <w:rPr>
                <w:b/>
                <w:color w:val="000000" w:themeColor="text1"/>
              </w:rPr>
              <w:t xml:space="preserve">Cambiar encabezado. Dice </w:t>
            </w:r>
            <w:r w:rsidRPr="007D3D54">
              <w:rPr>
                <w:color w:val="FF0000"/>
              </w:rPr>
              <w:t>Antes de comenzar a preparar y diseñar el proyecto es importante que repaséis algunos de los conceptos que ya habéis visto en clase y que os resultarán útiles a la hora de realizar el trabajo:</w:t>
            </w:r>
          </w:p>
          <w:p w:rsidR="007D3D54" w:rsidRDefault="009D332A" w:rsidP="00C23DEF">
            <w:pPr>
              <w:pStyle w:val="tab1"/>
              <w:shd w:val="clear" w:color="auto" w:fill="FFFFFF"/>
              <w:spacing w:before="0" w:beforeAutospacing="0" w:line="245" w:lineRule="atLeast"/>
              <w:rPr>
                <w:b/>
                <w:color w:val="000000" w:themeColor="text1"/>
              </w:rPr>
            </w:pPr>
            <w:ins w:id="172" w:author="RAUL MAZO" w:date="2015-05-02T11:31:00Z">
              <w:r>
                <w:rPr>
                  <w:b/>
                  <w:color w:val="000000" w:themeColor="text1"/>
                </w:rPr>
                <w:t>Debe decir:</w:t>
              </w:r>
            </w:ins>
          </w:p>
          <w:p w:rsidR="007D3D54" w:rsidRPr="007D3D54" w:rsidRDefault="007D3D54" w:rsidP="00C23DEF">
            <w:pPr>
              <w:pStyle w:val="tab1"/>
              <w:shd w:val="clear" w:color="auto" w:fill="FFFFFF"/>
              <w:spacing w:before="0" w:beforeAutospacing="0" w:line="245" w:lineRule="atLeast"/>
              <w:rPr>
                <w:color w:val="FF0000"/>
              </w:rPr>
            </w:pPr>
            <w:r w:rsidRPr="007D3D54">
              <w:rPr>
                <w:color w:val="FF0000"/>
              </w:rPr>
              <w:t>Antes de comenzar a preparar y diseñar el proyecto es importante que repasen algunos de los conceptos que ya han visto en clase y que les resultarán útiles a la hora de realizar el trabajo:</w:t>
            </w:r>
          </w:p>
          <w:p w:rsidR="006E7DDE" w:rsidRDefault="006E7DDE" w:rsidP="00C23DEF">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PESTAÑA OBJETIVOS. CAMBIAR EL TEXTO COMPLETO</w:t>
            </w:r>
          </w:p>
          <w:p w:rsidR="00200BF6"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Objetivo:</w:t>
            </w:r>
            <w:r>
              <w:rPr>
                <w:color w:val="000000" w:themeColor="text1"/>
              </w:rPr>
              <w:t xml:space="preserve"> Estudiar los sucesos que tuvieron lugar durante las guerras napoleónicas, las causas que provocaron estos conflictos y las consecuencias que tuvieron en los sistemas políticos, económicos y sociales posteriores</w:t>
            </w:r>
            <w:ins w:id="173" w:author="RAUL MAZO" w:date="2015-05-01T19:40:00Z">
              <w:r w:rsidR="005D6A91">
                <w:rPr>
                  <w:color w:val="000000" w:themeColor="text1"/>
                </w:rPr>
                <w:t>.</w:t>
              </w:r>
            </w:ins>
            <w:r>
              <w:rPr>
                <w:color w:val="000000" w:themeColor="text1"/>
              </w:rPr>
              <w:t xml:space="preserve"> </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Organización</w:t>
            </w:r>
            <w:r>
              <w:rPr>
                <w:color w:val="000000" w:themeColor="text1"/>
              </w:rPr>
              <w:t>: Grupos de tres o cuatro estudiantes.</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Tipo de presentación:</w:t>
            </w:r>
            <w:r>
              <w:rPr>
                <w:color w:val="000000" w:themeColor="text1"/>
              </w:rPr>
              <w:t xml:space="preserve"> Mural y exposición oral.</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Plazo:</w:t>
            </w:r>
            <w:r>
              <w:rPr>
                <w:color w:val="000000" w:themeColor="text1"/>
              </w:rPr>
              <w:t xml:space="preserve"> Dos semanas.</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Punto de partida:</w:t>
            </w:r>
            <w:r>
              <w:rPr>
                <w:color w:val="000000" w:themeColor="text1"/>
              </w:rPr>
              <w:t xml:space="preserve"> Para responder a la pregunta inicial y definir las causas y las consecuencias de las guerras </w:t>
            </w:r>
            <w:r w:rsidR="006E7DDE">
              <w:rPr>
                <w:color w:val="000000" w:themeColor="text1"/>
              </w:rPr>
              <w:t xml:space="preserve">napoleónicas, les proponemos que hagan en clase una lluvia de ideas. Propongan conjuntamente aquellos conceptos que crean que es necesario investigar, como en qué lugar y en qué época situamos esos sucesos. Definan las preguntas que </w:t>
            </w:r>
            <w:r w:rsidR="006E7DDE">
              <w:rPr>
                <w:color w:val="000000" w:themeColor="text1"/>
              </w:rPr>
              <w:lastRenderedPageBreak/>
              <w:t xml:space="preserve">van a resolver con su investigación, para alcanzar el objetivo. Por ejemplo: </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¿Cómo era el contexto social, político y económico en que se desarrollaron las guerras napoleónicas?</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¿Qué ideas defendía Napoleón Bonaparte?</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¿Cuál era la estrategia de expansión del Imperio napoleónico?</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Al final intenten </w:t>
            </w:r>
            <w:del w:id="174" w:author="RAUL MAZO" w:date="2015-05-01T19:41:00Z">
              <w:r w:rsidDel="005D6A91">
                <w:rPr>
                  <w:color w:val="000000" w:themeColor="text1"/>
                </w:rPr>
                <w:delText xml:space="preserve">responder </w:delText>
              </w:r>
            </w:del>
            <w:ins w:id="175" w:author="RAUL MAZO" w:date="2015-05-01T19:41:00Z">
              <w:r w:rsidR="005D6A91">
                <w:rPr>
                  <w:color w:val="000000" w:themeColor="text1"/>
                </w:rPr>
                <w:t xml:space="preserve">dar </w:t>
              </w:r>
            </w:ins>
            <w:r>
              <w:rPr>
                <w:color w:val="000000" w:themeColor="text1"/>
              </w:rPr>
              <w:t xml:space="preserve">una respuesta previa a la pregunta del proyecto. La investigación les ayudará a confirmar si </w:t>
            </w:r>
            <w:del w:id="176" w:author="RAUL MAZO" w:date="2015-05-01T19:42:00Z">
              <w:r w:rsidDel="005D6A91">
                <w:rPr>
                  <w:color w:val="000000" w:themeColor="text1"/>
                </w:rPr>
                <w:delText xml:space="preserve">la respuesta </w:delText>
              </w:r>
            </w:del>
            <w:r>
              <w:rPr>
                <w:color w:val="000000" w:themeColor="text1"/>
              </w:rPr>
              <w:t xml:space="preserve">es correcta o no. </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p>
          <w:p w:rsidR="006E7DDE" w:rsidRDefault="006E7DDE" w:rsidP="006E7DDE">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 xml:space="preserve">PESTAÑA </w:t>
            </w:r>
            <w:r>
              <w:rPr>
                <w:b/>
                <w:color w:val="000000" w:themeColor="text1"/>
                <w:highlight w:val="yellow"/>
              </w:rPr>
              <w:t>PLANIFICACION</w:t>
            </w:r>
            <w:r w:rsidRPr="006E7DDE">
              <w:rPr>
                <w:b/>
                <w:color w:val="000000" w:themeColor="text1"/>
                <w:highlight w:val="yellow"/>
              </w:rPr>
              <w:t>. CAMBIAR EL TEXTO COMPLETO</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p>
          <w:p w:rsidR="000B2F6A" w:rsidRDefault="000B2F6A"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Para realizar el ejercicio les proponemos comenzar por organizar el trabajo y las tareas que cada uno de ustedes va a realizar. Para ello les sugerimos </w:t>
            </w:r>
            <w:del w:id="177" w:author="RAUL MAZO" w:date="2015-05-01T19:43:00Z">
              <w:r w:rsidDel="005D6A91">
                <w:rPr>
                  <w:color w:val="000000" w:themeColor="text1"/>
                </w:rPr>
                <w:delText xml:space="preserve">seguir </w:delText>
              </w:r>
            </w:del>
            <w:ins w:id="178" w:author="RAUL MAZO" w:date="2015-05-01T19:43:00Z">
              <w:r w:rsidR="005D6A91">
                <w:rPr>
                  <w:color w:val="000000" w:themeColor="text1"/>
                </w:rPr>
                <w:t xml:space="preserve">tener en cuenta </w:t>
              </w:r>
            </w:ins>
            <w:r>
              <w:rPr>
                <w:color w:val="000000" w:themeColor="text1"/>
              </w:rPr>
              <w:t>los siguientes pasos:</w:t>
            </w:r>
          </w:p>
          <w:p w:rsidR="000B2F6A" w:rsidRDefault="000B2F6A" w:rsidP="000B2F6A">
            <w:pPr>
              <w:pStyle w:val="Normal1"/>
              <w:numPr>
                <w:ilvl w:val="1"/>
                <w:numId w:val="5"/>
              </w:numPr>
              <w:shd w:val="clear" w:color="auto" w:fill="FFFFFF"/>
              <w:spacing w:before="136" w:beforeAutospacing="0" w:after="136" w:afterAutospacing="0" w:line="245" w:lineRule="atLeast"/>
              <w:jc w:val="both"/>
              <w:rPr>
                <w:color w:val="000000" w:themeColor="text1"/>
              </w:rPr>
            </w:pPr>
            <w:r>
              <w:rPr>
                <w:color w:val="000000" w:themeColor="text1"/>
              </w:rPr>
              <w:t>Identificar y anotar las tareas que deben llevar a cabo en el proyecto. Para hacerlo, deben:</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Leer con atención todos los apartados de la actividad.</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Hacer una lista con los distintos trabajos que tienen que hacer y dividirlos</w:t>
            </w:r>
            <w:ins w:id="179" w:author="RAUL MAZO" w:date="2015-05-01T19:43:00Z">
              <w:r w:rsidR="00176BEE">
                <w:rPr>
                  <w:color w:val="000000" w:themeColor="text1"/>
                </w:rPr>
                <w:t>,</w:t>
              </w:r>
            </w:ins>
            <w:r>
              <w:rPr>
                <w:color w:val="000000" w:themeColor="text1"/>
              </w:rPr>
              <w:t xml:space="preserve"> si es posible, en pequeñas tareas. </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0B2F6A" w:rsidRDefault="000B2F6A" w:rsidP="000B2F6A">
            <w:pPr>
              <w:pStyle w:val="Normal1"/>
              <w:numPr>
                <w:ilvl w:val="1"/>
                <w:numId w:val="5"/>
              </w:numPr>
              <w:shd w:val="clear" w:color="auto" w:fill="FFFFFF"/>
              <w:spacing w:before="136" w:beforeAutospacing="0" w:after="136" w:afterAutospacing="0" w:line="245" w:lineRule="atLeast"/>
              <w:jc w:val="both"/>
              <w:rPr>
                <w:color w:val="000000" w:themeColor="text1"/>
              </w:rPr>
            </w:pPr>
            <w:r>
              <w:rPr>
                <w:color w:val="000000" w:themeColor="text1"/>
              </w:rPr>
              <w:t>Repartir entre los miembros del grupo las tareas a realizar</w:t>
            </w:r>
            <w:ins w:id="180" w:author="RAUL MAZO" w:date="2015-05-01T19:43:00Z">
              <w:r w:rsidR="00176BEE">
                <w:rPr>
                  <w:color w:val="000000" w:themeColor="text1"/>
                </w:rPr>
                <w:t>.</w:t>
              </w:r>
            </w:ins>
            <w:r>
              <w:rPr>
                <w:color w:val="000000" w:themeColor="text1"/>
              </w:rPr>
              <w:t xml:space="preserve"> </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En este proyecto, por ejemplo, pueden dividir el trabajo de manera que unos se centren en los conflictos y otros en el contexto. </w:t>
            </w:r>
          </w:p>
          <w:p w:rsidR="000B2F6A" w:rsidRDefault="000B2F6A" w:rsidP="000B2F6A">
            <w:pPr>
              <w:pStyle w:val="Normal1"/>
              <w:numPr>
                <w:ilvl w:val="1"/>
                <w:numId w:val="5"/>
              </w:numPr>
              <w:shd w:val="clear" w:color="auto" w:fill="FFFFFF"/>
              <w:spacing w:before="136" w:beforeAutospacing="0" w:after="136" w:afterAutospacing="0" w:line="245" w:lineRule="atLeast"/>
              <w:jc w:val="both"/>
              <w:rPr>
                <w:color w:val="000000" w:themeColor="text1"/>
              </w:rPr>
            </w:pPr>
            <w:r>
              <w:rPr>
                <w:color w:val="000000" w:themeColor="text1"/>
              </w:rPr>
              <w:t xml:space="preserve">Establecer el tiempo necesario para cada una de las tareas. Utilicen un calendario para ello, teniendo en cuenta la fecha límite. </w:t>
            </w:r>
          </w:p>
          <w:p w:rsidR="000B2F6A" w:rsidRDefault="000B2F6A" w:rsidP="000B2F6A">
            <w:pPr>
              <w:pStyle w:val="Normal1"/>
              <w:numPr>
                <w:ilvl w:val="1"/>
                <w:numId w:val="5"/>
              </w:numPr>
              <w:shd w:val="clear" w:color="auto" w:fill="FFFFFF"/>
              <w:spacing w:before="136" w:beforeAutospacing="0" w:after="136" w:afterAutospacing="0" w:line="245" w:lineRule="atLeast"/>
              <w:ind w:left="1080"/>
              <w:jc w:val="both"/>
              <w:rPr>
                <w:color w:val="000000" w:themeColor="text1"/>
              </w:rPr>
            </w:pPr>
            <w:r w:rsidRPr="000B2F6A">
              <w:rPr>
                <w:color w:val="000000" w:themeColor="text1"/>
              </w:rPr>
              <w:t>Definir cuándo y cómo se realizará la</w:t>
            </w:r>
            <w:r>
              <w:rPr>
                <w:color w:val="000000" w:themeColor="text1"/>
              </w:rPr>
              <w:t xml:space="preserve"> puesta en común; c</w:t>
            </w:r>
            <w:r w:rsidRPr="000B2F6A">
              <w:rPr>
                <w:color w:val="000000" w:themeColor="text1"/>
              </w:rPr>
              <w:t xml:space="preserve">uál será el producto o entregable final, qué se necesita </w:t>
            </w:r>
            <w:r w:rsidR="00AB5F1C">
              <w:rPr>
                <w:color w:val="000000" w:themeColor="text1"/>
              </w:rPr>
              <w:t xml:space="preserve">para hacerlo, cuándo se revisará y cuándo ensayará la presentación todo el grupo. </w:t>
            </w:r>
          </w:p>
          <w:p w:rsidR="00AB5F1C" w:rsidRDefault="00AB5F1C" w:rsidP="00AB5F1C">
            <w:pPr>
              <w:pStyle w:val="Normal1"/>
              <w:shd w:val="clear" w:color="auto" w:fill="FFFFFF"/>
              <w:spacing w:before="136" w:beforeAutospacing="0" w:after="136" w:afterAutospacing="0" w:line="245" w:lineRule="atLeast"/>
              <w:jc w:val="both"/>
              <w:rPr>
                <w:color w:val="000000" w:themeColor="text1"/>
              </w:rPr>
            </w:pPr>
            <w:r>
              <w:rPr>
                <w:color w:val="000000" w:themeColor="text1"/>
              </w:rPr>
              <w:t>Cuando queremos planificar cualquier tarea, puede resultar de ayuda utilizar una tabla u hoja de cálculo en la que se defina</w:t>
            </w:r>
            <w:ins w:id="181" w:author="RAUL MAZO" w:date="2015-05-01T19:44:00Z">
              <w:r w:rsidR="00176BEE">
                <w:rPr>
                  <w:color w:val="000000" w:themeColor="text1"/>
                </w:rPr>
                <w:t>n</w:t>
              </w:r>
            </w:ins>
            <w:r>
              <w:rPr>
                <w:color w:val="000000" w:themeColor="text1"/>
              </w:rPr>
              <w:t xml:space="preserve">, por ejemplo: los nombres de los integrantes del grupo, la tarea asignada a cada uno, </w:t>
            </w:r>
            <w:r>
              <w:rPr>
                <w:color w:val="000000" w:themeColor="text1"/>
              </w:rPr>
              <w:lastRenderedPageBreak/>
              <w:t xml:space="preserve">tiempo de dedicación a cada una de las tareas, etc. </w:t>
            </w:r>
          </w:p>
          <w:p w:rsidR="00AB5F1C" w:rsidRDefault="00AB5F1C" w:rsidP="00AB5F1C">
            <w:pPr>
              <w:pStyle w:val="Normal1"/>
              <w:shd w:val="clear" w:color="auto" w:fill="FFFFFF"/>
              <w:spacing w:before="136" w:beforeAutospacing="0" w:after="136" w:afterAutospacing="0" w:line="245" w:lineRule="atLeast"/>
              <w:jc w:val="both"/>
              <w:rPr>
                <w:color w:val="000000" w:themeColor="text1"/>
              </w:rPr>
            </w:pPr>
          </w:p>
          <w:p w:rsidR="00AB5F1C" w:rsidRPr="00AB5F1C" w:rsidRDefault="00AB5F1C" w:rsidP="00AB5F1C">
            <w:pPr>
              <w:pStyle w:val="Normal1"/>
              <w:shd w:val="clear" w:color="auto" w:fill="FFFFFF"/>
              <w:spacing w:before="136" w:beforeAutospacing="0" w:after="136" w:afterAutospacing="0" w:line="245" w:lineRule="atLeast"/>
              <w:jc w:val="both"/>
              <w:rPr>
                <w:b/>
                <w:color w:val="000000" w:themeColor="text1"/>
              </w:rPr>
            </w:pPr>
            <w:r w:rsidRPr="00AB5F1C">
              <w:rPr>
                <w:b/>
                <w:color w:val="000000" w:themeColor="text1"/>
                <w:highlight w:val="yellow"/>
              </w:rPr>
              <w:t>EN ENLACE A HOJA</w:t>
            </w:r>
            <w:r w:rsidR="005711ED">
              <w:rPr>
                <w:b/>
                <w:color w:val="000000" w:themeColor="text1"/>
                <w:highlight w:val="yellow"/>
              </w:rPr>
              <w:t>S</w:t>
            </w:r>
            <w:r w:rsidRPr="00AB5F1C">
              <w:rPr>
                <w:b/>
                <w:color w:val="000000" w:themeColor="text1"/>
                <w:highlight w:val="yellow"/>
              </w:rPr>
              <w:t xml:space="preserve"> DE CÁLCULO, CAMBIAR</w:t>
            </w:r>
            <w:r w:rsidRPr="00AB5F1C">
              <w:rPr>
                <w:b/>
                <w:color w:val="000000" w:themeColor="text1"/>
              </w:rPr>
              <w:t xml:space="preserve"> </w:t>
            </w:r>
          </w:p>
          <w:p w:rsidR="00200BF6" w:rsidRDefault="00AB5F1C" w:rsidP="00C23DEF">
            <w:pPr>
              <w:rPr>
                <w:color w:val="000000" w:themeColor="text1"/>
                <w:sz w:val="24"/>
                <w:szCs w:val="24"/>
              </w:rPr>
            </w:pPr>
            <w:r>
              <w:rPr>
                <w:color w:val="000000" w:themeColor="text1"/>
                <w:sz w:val="24"/>
                <w:szCs w:val="24"/>
              </w:rPr>
              <w:t>Dice:</w:t>
            </w:r>
            <w:r w:rsidR="007D663F">
              <w:rPr>
                <w:color w:val="000000" w:themeColor="text1"/>
                <w:sz w:val="24"/>
                <w:szCs w:val="24"/>
              </w:rPr>
              <w:t xml:space="preserve"> </w:t>
            </w:r>
            <w:r w:rsidRPr="00AB5F1C">
              <w:rPr>
                <w:color w:val="FF0000"/>
                <w:sz w:val="24"/>
                <w:szCs w:val="24"/>
              </w:rPr>
              <w:t>Ejemplo de tabla que os ayudará a realizar la planificación</w:t>
            </w:r>
            <w:r w:rsidR="005711ED">
              <w:rPr>
                <w:color w:val="FF0000"/>
                <w:sz w:val="24"/>
                <w:szCs w:val="24"/>
              </w:rPr>
              <w:t>.</w:t>
            </w:r>
            <w:r>
              <w:rPr>
                <w:color w:val="000000" w:themeColor="text1"/>
                <w:sz w:val="24"/>
                <w:szCs w:val="24"/>
              </w:rPr>
              <w:t xml:space="preserve"> </w:t>
            </w:r>
          </w:p>
          <w:p w:rsidR="005711ED" w:rsidRPr="005711ED" w:rsidRDefault="00AB5F1C" w:rsidP="00AB5F1C">
            <w:pPr>
              <w:rPr>
                <w:color w:val="FF0000"/>
                <w:sz w:val="24"/>
                <w:szCs w:val="24"/>
              </w:rPr>
            </w:pPr>
            <w:r>
              <w:rPr>
                <w:color w:val="000000" w:themeColor="text1"/>
                <w:sz w:val="24"/>
                <w:szCs w:val="24"/>
              </w:rPr>
              <w:t xml:space="preserve">Debe decir: </w:t>
            </w:r>
            <w:r w:rsidRPr="00AB5F1C">
              <w:rPr>
                <w:color w:val="FF0000"/>
                <w:sz w:val="24"/>
                <w:szCs w:val="24"/>
              </w:rPr>
              <w:t>Ejemplo de tabla que les ayudará a realizar la planificación</w:t>
            </w:r>
            <w:r w:rsidR="005711ED" w:rsidRPr="005711ED">
              <w:rPr>
                <w:color w:val="FF0000"/>
                <w:sz w:val="24"/>
                <w:szCs w:val="24"/>
              </w:rPr>
              <w:t>.</w:t>
            </w:r>
          </w:p>
          <w:p w:rsidR="00AB5F1C" w:rsidRDefault="00AB5F1C" w:rsidP="00C23DEF">
            <w:pPr>
              <w:rPr>
                <w:color w:val="000000" w:themeColor="text1"/>
                <w:sz w:val="24"/>
                <w:szCs w:val="24"/>
              </w:rPr>
            </w:pPr>
          </w:p>
          <w:p w:rsidR="005711ED" w:rsidRDefault="005711ED" w:rsidP="00C23DEF">
            <w:pPr>
              <w:rPr>
                <w:color w:val="000000" w:themeColor="text1"/>
                <w:sz w:val="24"/>
                <w:szCs w:val="24"/>
              </w:rPr>
            </w:pPr>
          </w:p>
          <w:p w:rsidR="006A535B" w:rsidRPr="006A535B" w:rsidRDefault="005711ED" w:rsidP="006A535B">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sz w:val="24"/>
                <w:szCs w:val="24"/>
                <w:highlight w:val="yellow"/>
              </w:rPr>
              <w:t xml:space="preserve">PESTAÑA INVESTIGACIÓN </w:t>
            </w:r>
            <w:r w:rsidR="006A535B" w:rsidRPr="006A535B">
              <w:rPr>
                <w:b/>
                <w:color w:val="000000" w:themeColor="text1"/>
                <w:highlight w:val="yellow"/>
              </w:rPr>
              <w:t>CAMBIAR EL TEXTO COMPLETO</w:t>
            </w:r>
          </w:p>
          <w:p w:rsidR="005711ED" w:rsidRDefault="005711ED" w:rsidP="00C23DEF">
            <w:pPr>
              <w:rPr>
                <w:color w:val="000000" w:themeColor="text1"/>
                <w:sz w:val="24"/>
                <w:szCs w:val="24"/>
              </w:rPr>
            </w:pPr>
          </w:p>
          <w:p w:rsidR="005711ED" w:rsidRDefault="005711ED" w:rsidP="0027205D">
            <w:pPr>
              <w:rPr>
                <w:color w:val="000000" w:themeColor="text1"/>
                <w:sz w:val="24"/>
                <w:szCs w:val="24"/>
              </w:rPr>
            </w:pPr>
            <w:r>
              <w:rPr>
                <w:color w:val="000000" w:themeColor="text1"/>
                <w:sz w:val="24"/>
                <w:szCs w:val="24"/>
              </w:rPr>
              <w:t xml:space="preserve">A la hora de realizar la investigación es importante que piensen, discutan </w:t>
            </w:r>
            <w:r w:rsidR="0027205D">
              <w:rPr>
                <w:color w:val="000000" w:themeColor="text1"/>
                <w:sz w:val="24"/>
                <w:szCs w:val="24"/>
              </w:rPr>
              <w:t xml:space="preserve">y definan cuáles son los </w:t>
            </w:r>
            <w:r>
              <w:rPr>
                <w:color w:val="000000" w:themeColor="text1"/>
                <w:sz w:val="24"/>
                <w:szCs w:val="24"/>
              </w:rPr>
              <w:t>recursos y fuente</w:t>
            </w:r>
            <w:r w:rsidR="0027205D">
              <w:rPr>
                <w:color w:val="000000" w:themeColor="text1"/>
                <w:sz w:val="24"/>
                <w:szCs w:val="24"/>
              </w:rPr>
              <w:t>s de información que pueden ser útiles para lograr el objetivo. Les recomendamos:</w:t>
            </w:r>
          </w:p>
          <w:p w:rsidR="0027205D" w:rsidRPr="0027205D" w:rsidRDefault="0027205D" w:rsidP="0027205D">
            <w:pPr>
              <w:pStyle w:val="Prrafodelista"/>
              <w:numPr>
                <w:ilvl w:val="0"/>
                <w:numId w:val="12"/>
              </w:numPr>
              <w:rPr>
                <w:color w:val="000000" w:themeColor="text1"/>
              </w:rPr>
            </w:pPr>
            <w:r w:rsidRPr="0027205D">
              <w:rPr>
                <w:color w:val="000000" w:themeColor="text1"/>
              </w:rPr>
              <w:t>Consultar publicaciones y páginas web fiables que trabajen temas históricos. Les sugerimos que consulten como primera fuente la Gran Enciclopedia Planeta.</w:t>
            </w:r>
          </w:p>
          <w:p w:rsidR="0027205D" w:rsidRPr="0027205D" w:rsidRDefault="0027205D" w:rsidP="0027205D">
            <w:pPr>
              <w:pStyle w:val="Prrafodelista"/>
              <w:numPr>
                <w:ilvl w:val="0"/>
                <w:numId w:val="12"/>
              </w:numPr>
              <w:rPr>
                <w:color w:val="000000" w:themeColor="text1"/>
              </w:rPr>
            </w:pPr>
            <w:r w:rsidRPr="0027205D">
              <w:rPr>
                <w:color w:val="000000" w:themeColor="text1"/>
              </w:rPr>
              <w:t xml:space="preserve">Contrastar con varias fuentes la información que utilicen. Es recomendable que no se queden con una sola versión de los hechos. </w:t>
            </w:r>
          </w:p>
          <w:p w:rsidR="0027205D" w:rsidRPr="0027205D" w:rsidRDefault="0027205D" w:rsidP="0027205D">
            <w:pPr>
              <w:pStyle w:val="Prrafodelista"/>
              <w:numPr>
                <w:ilvl w:val="0"/>
                <w:numId w:val="12"/>
              </w:numPr>
              <w:rPr>
                <w:color w:val="000000" w:themeColor="text1"/>
              </w:rPr>
            </w:pPr>
            <w:r w:rsidRPr="0027205D">
              <w:rPr>
                <w:color w:val="000000" w:themeColor="text1"/>
              </w:rPr>
              <w:t>Utili</w:t>
            </w:r>
            <w:r>
              <w:rPr>
                <w:color w:val="000000" w:themeColor="text1"/>
              </w:rPr>
              <w:t>zar</w:t>
            </w:r>
            <w:r w:rsidRPr="0027205D">
              <w:rPr>
                <w:color w:val="000000" w:themeColor="text1"/>
              </w:rPr>
              <w:t xml:space="preserve"> únicamente la información que sea útil. Descarten datos y hechos poco relevantes para no extender demasiado el tema.</w:t>
            </w:r>
          </w:p>
          <w:p w:rsidR="0027205D" w:rsidRPr="0027205D" w:rsidRDefault="0027205D" w:rsidP="0027205D">
            <w:pPr>
              <w:pStyle w:val="Prrafodelista"/>
              <w:numPr>
                <w:ilvl w:val="0"/>
                <w:numId w:val="12"/>
              </w:numPr>
              <w:rPr>
                <w:color w:val="000000" w:themeColor="text1"/>
              </w:rPr>
            </w:pPr>
            <w:r w:rsidRPr="0027205D">
              <w:rPr>
                <w:color w:val="000000" w:themeColor="text1"/>
              </w:rPr>
              <w:t>Elabor</w:t>
            </w:r>
            <w:r>
              <w:rPr>
                <w:color w:val="000000" w:themeColor="text1"/>
              </w:rPr>
              <w:t>ar</w:t>
            </w:r>
            <w:r w:rsidRPr="0027205D">
              <w:rPr>
                <w:color w:val="000000" w:themeColor="text1"/>
              </w:rPr>
              <w:t xml:space="preserve"> una lista de fuentes consultadas.</w:t>
            </w:r>
          </w:p>
          <w:p w:rsidR="0027205D" w:rsidRDefault="0027205D" w:rsidP="0027205D">
            <w:pPr>
              <w:pStyle w:val="Prrafodelista"/>
              <w:numPr>
                <w:ilvl w:val="0"/>
                <w:numId w:val="12"/>
              </w:numPr>
              <w:rPr>
                <w:color w:val="000000" w:themeColor="text1"/>
              </w:rPr>
            </w:pPr>
            <w:r w:rsidRPr="0027205D">
              <w:rPr>
                <w:color w:val="000000" w:themeColor="text1"/>
              </w:rPr>
              <w:t>Resum</w:t>
            </w:r>
            <w:r>
              <w:rPr>
                <w:color w:val="000000" w:themeColor="text1"/>
              </w:rPr>
              <w:t xml:space="preserve">ir </w:t>
            </w:r>
            <w:r w:rsidRPr="0027205D">
              <w:rPr>
                <w:color w:val="000000" w:themeColor="text1"/>
              </w:rPr>
              <w:t>con sus palabras la información obtenida.</w:t>
            </w:r>
          </w:p>
          <w:p w:rsidR="006A535B" w:rsidRDefault="006A535B" w:rsidP="006A535B">
            <w:pPr>
              <w:ind w:left="360"/>
              <w:rPr>
                <w:color w:val="000000" w:themeColor="text1"/>
              </w:rPr>
            </w:pPr>
          </w:p>
          <w:p w:rsidR="006A535B" w:rsidRPr="006A535B" w:rsidRDefault="006A535B" w:rsidP="006A535B">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sz w:val="24"/>
                <w:szCs w:val="24"/>
                <w:highlight w:val="yellow"/>
              </w:rPr>
              <w:t xml:space="preserve">PESTAÑA </w:t>
            </w:r>
            <w:r>
              <w:rPr>
                <w:b/>
                <w:color w:val="000000" w:themeColor="text1"/>
                <w:sz w:val="24"/>
                <w:szCs w:val="24"/>
                <w:highlight w:val="yellow"/>
              </w:rPr>
              <w:t>ANALISIS</w:t>
            </w:r>
            <w:r w:rsidRPr="006A535B">
              <w:rPr>
                <w:b/>
                <w:color w:val="000000" w:themeColor="text1"/>
                <w:sz w:val="24"/>
                <w:szCs w:val="24"/>
                <w:highlight w:val="yellow"/>
              </w:rPr>
              <w:t xml:space="preserve"> </w:t>
            </w:r>
            <w:r>
              <w:rPr>
                <w:b/>
                <w:color w:val="000000" w:themeColor="text1"/>
                <w:highlight w:val="yellow"/>
              </w:rPr>
              <w:t xml:space="preserve">CAMBIAR UNICAMENTE EL TEXTO DEL PRIMER </w:t>
            </w:r>
            <w:r w:rsidRPr="006A535B">
              <w:rPr>
                <w:b/>
                <w:color w:val="000000" w:themeColor="text1"/>
                <w:highlight w:val="yellow"/>
              </w:rPr>
              <w:t>PÁRRAFO</w:t>
            </w:r>
          </w:p>
          <w:p w:rsidR="006A535B" w:rsidRDefault="006A535B" w:rsidP="006A535B">
            <w:pPr>
              <w:rPr>
                <w:color w:val="000000" w:themeColor="text1"/>
              </w:rPr>
            </w:pPr>
            <w:r>
              <w:rPr>
                <w:color w:val="000000" w:themeColor="text1"/>
              </w:rPr>
              <w:t>Dice:</w:t>
            </w:r>
          </w:p>
          <w:p w:rsidR="006A535B" w:rsidRDefault="006A535B" w:rsidP="006A535B">
            <w:pPr>
              <w:rPr>
                <w:color w:val="FF0000"/>
              </w:rPr>
            </w:pPr>
            <w:r w:rsidRPr="006A535B">
              <w:rPr>
                <w:color w:val="FF0000"/>
              </w:rPr>
              <w:t xml:space="preserve">A partir de la información recopilada, elaborad y completad un </w:t>
            </w:r>
            <w:r w:rsidRPr="006A535B">
              <w:rPr>
                <w:b/>
                <w:color w:val="FF0000"/>
              </w:rPr>
              <w:t>esquema</w:t>
            </w:r>
            <w:r w:rsidRPr="006A535B">
              <w:rPr>
                <w:color w:val="FF0000"/>
              </w:rPr>
              <w:t xml:space="preserve"> que sintetice la siguiente información de las guerras napoleónicas.</w:t>
            </w:r>
          </w:p>
          <w:p w:rsidR="006A535B" w:rsidRDefault="006A535B" w:rsidP="006A535B">
            <w:pPr>
              <w:rPr>
                <w:color w:val="000000" w:themeColor="text1"/>
              </w:rPr>
            </w:pPr>
            <w:r>
              <w:rPr>
                <w:color w:val="000000" w:themeColor="text1"/>
              </w:rPr>
              <w:t>Debe decir:</w:t>
            </w:r>
          </w:p>
          <w:p w:rsidR="006A535B" w:rsidRPr="006A535B" w:rsidRDefault="006A535B" w:rsidP="006A535B">
            <w:pPr>
              <w:rPr>
                <w:color w:val="FF0000"/>
              </w:rPr>
            </w:pPr>
          </w:p>
          <w:p w:rsidR="006A535B" w:rsidRDefault="006A535B" w:rsidP="006A535B">
            <w:pPr>
              <w:rPr>
                <w:color w:val="FF0000"/>
              </w:rPr>
            </w:pPr>
            <w:r w:rsidRPr="006A535B">
              <w:rPr>
                <w:color w:val="FF0000"/>
              </w:rPr>
              <w:t xml:space="preserve">A partir de la información recopilada, elaboren y completen un </w:t>
            </w:r>
            <w:r w:rsidRPr="006A535B">
              <w:rPr>
                <w:b/>
                <w:color w:val="FF0000"/>
              </w:rPr>
              <w:t>esquema</w:t>
            </w:r>
            <w:r w:rsidRPr="006A535B">
              <w:rPr>
                <w:color w:val="FF0000"/>
              </w:rPr>
              <w:t xml:space="preserve"> que sintetice la siguiente información de las guerras napoleónicas. </w:t>
            </w:r>
          </w:p>
          <w:p w:rsidR="006A535B" w:rsidRDefault="006A535B" w:rsidP="006A535B">
            <w:pPr>
              <w:rPr>
                <w:color w:val="FF0000"/>
              </w:rPr>
            </w:pPr>
          </w:p>
          <w:p w:rsidR="006A535B" w:rsidRDefault="006A535B" w:rsidP="006A535B">
            <w:pPr>
              <w:rPr>
                <w:b/>
                <w:color w:val="000000" w:themeColor="text1"/>
                <w:sz w:val="24"/>
                <w:szCs w:val="24"/>
              </w:rPr>
            </w:pPr>
            <w:r w:rsidRPr="003C5D84">
              <w:rPr>
                <w:b/>
                <w:color w:val="000000" w:themeColor="text1"/>
                <w:sz w:val="24"/>
                <w:szCs w:val="24"/>
                <w:highlight w:val="yellow"/>
              </w:rPr>
              <w:t>PESTAÑA SINTESIS. CAMBIAR TODO EL TEXTO</w:t>
            </w:r>
            <w:r w:rsidR="003C5D84" w:rsidRPr="003C5D84">
              <w:rPr>
                <w:b/>
                <w:color w:val="000000" w:themeColor="text1"/>
                <w:sz w:val="24"/>
                <w:szCs w:val="24"/>
                <w:highlight w:val="yellow"/>
              </w:rPr>
              <w:t xml:space="preserve"> pero dejas la estructura de la numeración</w:t>
            </w:r>
          </w:p>
          <w:p w:rsidR="006A535B" w:rsidRDefault="006A535B" w:rsidP="006A535B">
            <w:pPr>
              <w:rPr>
                <w:b/>
                <w:color w:val="000000" w:themeColor="text1"/>
                <w:sz w:val="24"/>
                <w:szCs w:val="24"/>
              </w:rPr>
            </w:pPr>
          </w:p>
          <w:p w:rsidR="006A535B" w:rsidRDefault="0084017C" w:rsidP="006A535B">
            <w:pPr>
              <w:rPr>
                <w:color w:val="000000" w:themeColor="text1"/>
              </w:rPr>
            </w:pPr>
            <w:r>
              <w:rPr>
                <w:color w:val="000000" w:themeColor="text1"/>
              </w:rPr>
              <w:t xml:space="preserve">Una vez analizada la información, deben seleccionar los datos más relevantes y elaborar un mural digital o en cartulina donde se muestren </w:t>
            </w:r>
            <w:r>
              <w:rPr>
                <w:color w:val="000000" w:themeColor="text1"/>
              </w:rPr>
              <w:lastRenderedPageBreak/>
              <w:t>las características principales de</w:t>
            </w:r>
            <w:ins w:id="182" w:author="RAUL MAZO" w:date="2015-05-01T19:45:00Z">
              <w:r w:rsidR="00176BEE">
                <w:rPr>
                  <w:color w:val="000000" w:themeColor="text1"/>
                </w:rPr>
                <w:t xml:space="preserve"> </w:t>
              </w:r>
            </w:ins>
            <w:r>
              <w:rPr>
                <w:color w:val="000000" w:themeColor="text1"/>
              </w:rPr>
              <w:t>las guerras napoleónicas. Para que esta tarea les resulte sencilla, se recomienda:</w:t>
            </w:r>
          </w:p>
          <w:p w:rsidR="0084017C" w:rsidRDefault="0084017C" w:rsidP="006A535B">
            <w:pPr>
              <w:rPr>
                <w:color w:val="000000" w:themeColor="text1"/>
              </w:rPr>
            </w:pPr>
          </w:p>
          <w:p w:rsidR="0084017C" w:rsidRDefault="0084017C" w:rsidP="0084017C">
            <w:pPr>
              <w:pStyle w:val="Prrafodelista"/>
              <w:numPr>
                <w:ilvl w:val="0"/>
                <w:numId w:val="13"/>
              </w:numPr>
              <w:rPr>
                <w:color w:val="000000" w:themeColor="text1"/>
              </w:rPr>
            </w:pPr>
            <w:r>
              <w:rPr>
                <w:color w:val="000000" w:themeColor="text1"/>
              </w:rPr>
              <w:t xml:space="preserve">Redactar un texto donde se explique la situación de Europa </w:t>
            </w:r>
            <w:del w:id="183" w:author="RAUL MAZO" w:date="2015-05-01T19:45:00Z">
              <w:r w:rsidDel="00176BEE">
                <w:rPr>
                  <w:color w:val="000000" w:themeColor="text1"/>
                </w:rPr>
                <w:delText xml:space="preserve">entes </w:delText>
              </w:r>
            </w:del>
            <w:ins w:id="184" w:author="RAUL MAZO" w:date="2015-05-01T19:45:00Z">
              <w:r w:rsidR="00176BEE">
                <w:rPr>
                  <w:color w:val="000000" w:themeColor="text1"/>
                </w:rPr>
                <w:t xml:space="preserve">antes </w:t>
              </w:r>
            </w:ins>
            <w:r>
              <w:rPr>
                <w:color w:val="000000" w:themeColor="text1"/>
              </w:rPr>
              <w:t xml:space="preserve">de estas guerras, el porqué de estos conflictos y los cambios que produjeron. También pueden concretar los límites que llegó a tener el Imperio napoleónico y las diferentes ideologías que se mantuvieron tras la derrota de Napoleón. </w:t>
            </w:r>
          </w:p>
          <w:p w:rsidR="0084017C" w:rsidRDefault="0084017C" w:rsidP="0084017C">
            <w:pPr>
              <w:pStyle w:val="Prrafodelista"/>
              <w:numPr>
                <w:ilvl w:val="0"/>
                <w:numId w:val="13"/>
              </w:numPr>
              <w:rPr>
                <w:color w:val="000000" w:themeColor="text1"/>
              </w:rPr>
            </w:pPr>
            <w:r>
              <w:rPr>
                <w:color w:val="000000" w:themeColor="text1"/>
              </w:rPr>
              <w:t xml:space="preserve">Contrastar si </w:t>
            </w:r>
            <w:r w:rsidR="006006F5">
              <w:rPr>
                <w:color w:val="000000" w:themeColor="text1"/>
              </w:rPr>
              <w:t>coincide esta explicación con las respuestas previas que plantearon a</w:t>
            </w:r>
            <w:ins w:id="185" w:author="RAUL MAZO" w:date="2015-05-01T19:46:00Z">
              <w:r w:rsidR="00176BEE">
                <w:rPr>
                  <w:color w:val="000000" w:themeColor="text1"/>
                </w:rPr>
                <w:t>l</w:t>
              </w:r>
            </w:ins>
            <w:r w:rsidR="006006F5">
              <w:rPr>
                <w:color w:val="000000" w:themeColor="text1"/>
              </w:rPr>
              <w:t xml:space="preserve"> comenzar el proyecto. </w:t>
            </w:r>
          </w:p>
          <w:p w:rsidR="006006F5" w:rsidRDefault="006006F5" w:rsidP="0084017C">
            <w:pPr>
              <w:pStyle w:val="Prrafodelista"/>
              <w:numPr>
                <w:ilvl w:val="0"/>
                <w:numId w:val="13"/>
              </w:numPr>
              <w:rPr>
                <w:color w:val="000000" w:themeColor="text1"/>
              </w:rPr>
            </w:pPr>
            <w:r>
              <w:rPr>
                <w:color w:val="000000" w:themeColor="text1"/>
              </w:rPr>
              <w:t>Plasmar su explicación en un mural –digital o de papel</w:t>
            </w:r>
            <w:ins w:id="186" w:author="RAUL MAZO" w:date="2015-05-01T19:46:00Z">
              <w:r w:rsidR="00176BEE">
                <w:rPr>
                  <w:color w:val="000000" w:themeColor="text1"/>
                </w:rPr>
                <w:t>–</w:t>
              </w:r>
            </w:ins>
            <w:del w:id="187" w:author="RAUL MAZO" w:date="2015-05-01T19:46:00Z">
              <w:r w:rsidDel="00176BEE">
                <w:rPr>
                  <w:color w:val="000000" w:themeColor="text1"/>
                </w:rPr>
                <w:delText>-</w:delText>
              </w:r>
            </w:del>
            <w:r>
              <w:rPr>
                <w:color w:val="000000" w:themeColor="text1"/>
              </w:rPr>
              <w:t xml:space="preserve"> donde se muestren las causas y las consecuencias de las guerras napoleónicas. Recuerden acompañar sus explicaciones con fotos, dibujos o cuadros sinópticos. </w:t>
            </w:r>
          </w:p>
          <w:p w:rsidR="006006F5" w:rsidRDefault="006006F5" w:rsidP="006006F5">
            <w:pPr>
              <w:pStyle w:val="Prrafodelista"/>
              <w:numPr>
                <w:ilvl w:val="0"/>
                <w:numId w:val="13"/>
              </w:numPr>
              <w:rPr>
                <w:color w:val="000000" w:themeColor="text1"/>
              </w:rPr>
            </w:pPr>
            <w:r>
              <w:rPr>
                <w:color w:val="000000" w:themeColor="text1"/>
              </w:rPr>
              <w:t xml:space="preserve">Exponer el mural en clase. Cada integrante del grupo se hará responsable de explicar una parte, pero todos deben conocer la totalidad de la información para ayudarse entre </w:t>
            </w:r>
            <w:del w:id="188" w:author="RAUL MAZO" w:date="2015-05-01T19:47:00Z">
              <w:r w:rsidDel="00176BEE">
                <w:rPr>
                  <w:color w:val="000000" w:themeColor="text1"/>
                </w:rPr>
                <w:delText>todos</w:delText>
              </w:r>
            </w:del>
            <w:ins w:id="189" w:author="RAUL MAZO" w:date="2015-05-01T19:47:00Z">
              <w:r w:rsidR="00176BEE">
                <w:rPr>
                  <w:color w:val="000000" w:themeColor="text1"/>
                </w:rPr>
                <w:t>sí</w:t>
              </w:r>
            </w:ins>
            <w:r>
              <w:rPr>
                <w:color w:val="000000" w:themeColor="text1"/>
              </w:rPr>
              <w:t xml:space="preserve">. </w:t>
            </w:r>
          </w:p>
          <w:p w:rsidR="006006F5" w:rsidRDefault="006006F5" w:rsidP="006006F5">
            <w:pPr>
              <w:pStyle w:val="Prrafodelista"/>
              <w:numPr>
                <w:ilvl w:val="0"/>
                <w:numId w:val="13"/>
              </w:numPr>
              <w:rPr>
                <w:color w:val="000000" w:themeColor="text1"/>
              </w:rPr>
            </w:pPr>
            <w:r>
              <w:rPr>
                <w:color w:val="000000" w:themeColor="text1"/>
              </w:rPr>
              <w:t xml:space="preserve">Entregar a su </w:t>
            </w:r>
            <w:del w:id="190" w:author="RAUL MAZO" w:date="2015-05-02T11:56:00Z">
              <w:r w:rsidR="005B6DD0" w:rsidRPr="0006400B" w:rsidDel="0006400B">
                <w:rPr>
                  <w:color w:val="000000" w:themeColor="text1"/>
                </w:rPr>
                <w:delText>profesor</w:delText>
              </w:r>
              <w:r w:rsidDel="0006400B">
                <w:rPr>
                  <w:color w:val="000000" w:themeColor="text1"/>
                </w:rPr>
                <w:delText xml:space="preserve"> </w:delText>
              </w:r>
            </w:del>
            <w:ins w:id="191" w:author="RAUL MAZO" w:date="2015-05-02T11:56:00Z">
              <w:r w:rsidR="0006400B">
                <w:rPr>
                  <w:color w:val="000000" w:themeColor="text1"/>
                </w:rPr>
                <w:t xml:space="preserve">docente </w:t>
              </w:r>
            </w:ins>
            <w:r>
              <w:rPr>
                <w:color w:val="000000" w:themeColor="text1"/>
              </w:rPr>
              <w:t xml:space="preserve">el listado de fuentes consultadas y el esquema realizado durante el análisis de la información. </w:t>
            </w:r>
          </w:p>
          <w:p w:rsidR="00526DC7" w:rsidRDefault="00526DC7">
            <w:pPr>
              <w:pStyle w:val="Prrafodelista"/>
              <w:rPr>
                <w:color w:val="000000" w:themeColor="text1"/>
                <w:sz w:val="24"/>
                <w:szCs w:val="24"/>
                <w:lang w:val="es-CO"/>
              </w:rPr>
              <w:pPrChange w:id="192" w:author="RAUL MAZO" w:date="2015-05-01T19:47:00Z">
                <w:pPr>
                  <w:pStyle w:val="Prrafodelista"/>
                  <w:numPr>
                    <w:numId w:val="13"/>
                  </w:numPr>
                  <w:ind w:hanging="360"/>
                </w:pPr>
              </w:pPrChange>
            </w:pPr>
          </w:p>
          <w:p w:rsidR="006006F5" w:rsidRDefault="006006F5" w:rsidP="006006F5">
            <w:pPr>
              <w:rPr>
                <w:b/>
                <w:color w:val="000000" w:themeColor="text1"/>
                <w:sz w:val="24"/>
                <w:szCs w:val="24"/>
              </w:rPr>
            </w:pPr>
            <w:r w:rsidRPr="006A535B">
              <w:rPr>
                <w:b/>
                <w:color w:val="000000" w:themeColor="text1"/>
                <w:sz w:val="24"/>
                <w:szCs w:val="24"/>
                <w:highlight w:val="yellow"/>
              </w:rPr>
              <w:t xml:space="preserve">PESTAÑA </w:t>
            </w:r>
            <w:r>
              <w:rPr>
                <w:b/>
                <w:color w:val="000000" w:themeColor="text1"/>
                <w:sz w:val="24"/>
                <w:szCs w:val="24"/>
                <w:highlight w:val="yellow"/>
              </w:rPr>
              <w:t>EVALUACION</w:t>
            </w:r>
            <w:r w:rsidRPr="006A535B">
              <w:rPr>
                <w:b/>
                <w:color w:val="000000" w:themeColor="text1"/>
                <w:sz w:val="24"/>
                <w:szCs w:val="24"/>
                <w:highlight w:val="yellow"/>
              </w:rPr>
              <w:t>. CAMBIAR TODO EL TEXTO</w:t>
            </w:r>
          </w:p>
          <w:p w:rsidR="006006F5" w:rsidRDefault="006006F5" w:rsidP="006006F5">
            <w:pPr>
              <w:rPr>
                <w:color w:val="000000" w:themeColor="text1"/>
              </w:rPr>
            </w:pPr>
          </w:p>
          <w:p w:rsidR="006006F5" w:rsidRDefault="006006F5" w:rsidP="006006F5">
            <w:pPr>
              <w:rPr>
                <w:color w:val="000000" w:themeColor="text1"/>
              </w:rPr>
            </w:pPr>
            <w:r>
              <w:rPr>
                <w:color w:val="000000" w:themeColor="text1"/>
              </w:rPr>
              <w:t xml:space="preserve">Al terminar el proceso completo, pueden </w:t>
            </w:r>
            <w:del w:id="193" w:author="RAUL MAZO" w:date="2015-05-01T19:47:00Z">
              <w:r w:rsidDel="00176BEE">
                <w:rPr>
                  <w:color w:val="000000" w:themeColor="text1"/>
                </w:rPr>
                <w:delText>auto</w:delText>
              </w:r>
            </w:del>
            <w:r>
              <w:rPr>
                <w:color w:val="000000" w:themeColor="text1"/>
              </w:rPr>
              <w:t xml:space="preserve">evaluarse para comprobar cuáles fueron las tareas mejor realizadas y aquellas que deben mejorar en una próxima ocasión. </w:t>
            </w:r>
          </w:p>
          <w:p w:rsidR="006006F5" w:rsidRDefault="006006F5" w:rsidP="006006F5">
            <w:pPr>
              <w:rPr>
                <w:color w:val="000000" w:themeColor="text1"/>
              </w:rPr>
            </w:pPr>
          </w:p>
          <w:p w:rsidR="006006F5" w:rsidRDefault="006006F5" w:rsidP="006006F5">
            <w:pPr>
              <w:rPr>
                <w:color w:val="000000" w:themeColor="text1"/>
              </w:rPr>
            </w:pPr>
            <w:r>
              <w:rPr>
                <w:color w:val="000000" w:themeColor="text1"/>
              </w:rPr>
              <w:t>Valoren de 1 a 5, siendo 1 muy mal y 5 muy bien.</w:t>
            </w:r>
          </w:p>
          <w:p w:rsidR="006006F5" w:rsidRDefault="006006F5" w:rsidP="006006F5">
            <w:pPr>
              <w:rPr>
                <w:color w:val="000000" w:themeColor="text1"/>
              </w:rPr>
            </w:pPr>
          </w:p>
          <w:p w:rsidR="006006F5" w:rsidRPr="00F87631" w:rsidRDefault="006006F5" w:rsidP="006006F5">
            <w:pPr>
              <w:rPr>
                <w:b/>
                <w:color w:val="000000" w:themeColor="text1"/>
              </w:rPr>
            </w:pPr>
            <w:r w:rsidRPr="00F87631">
              <w:rPr>
                <w:b/>
                <w:color w:val="000000" w:themeColor="text1"/>
              </w:rPr>
              <w:t>CRITERIOS DE VALORACIÓN</w:t>
            </w:r>
          </w:p>
          <w:p w:rsidR="006006F5" w:rsidRDefault="006006F5" w:rsidP="006006F5">
            <w:pPr>
              <w:rPr>
                <w:color w:val="000000" w:themeColor="text1"/>
              </w:rPr>
            </w:pPr>
          </w:p>
          <w:p w:rsidR="006006F5" w:rsidRPr="003C5D84" w:rsidRDefault="006006F5" w:rsidP="006006F5">
            <w:pPr>
              <w:rPr>
                <w:b/>
                <w:color w:val="000000" w:themeColor="text1"/>
              </w:rPr>
            </w:pPr>
            <w:r w:rsidRPr="003C5D84">
              <w:rPr>
                <w:b/>
                <w:color w:val="000000" w:themeColor="text1"/>
              </w:rPr>
              <w:t>Objetivos</w:t>
            </w:r>
          </w:p>
          <w:p w:rsidR="006006F5" w:rsidRDefault="006006F5" w:rsidP="006006F5">
            <w:pPr>
              <w:rPr>
                <w:color w:val="000000" w:themeColor="text1"/>
              </w:rPr>
            </w:pPr>
            <w:r>
              <w:rPr>
                <w:color w:val="000000" w:themeColor="text1"/>
              </w:rPr>
              <w:t>Han comprendido el objetivo del proyecto</w:t>
            </w:r>
            <w:r w:rsidR="003C5D84">
              <w:rPr>
                <w:color w:val="000000" w:themeColor="text1"/>
              </w:rPr>
              <w:t>.</w:t>
            </w:r>
          </w:p>
          <w:p w:rsidR="006006F5" w:rsidRDefault="006006F5" w:rsidP="006006F5">
            <w:pPr>
              <w:rPr>
                <w:color w:val="000000" w:themeColor="text1"/>
              </w:rPr>
            </w:pPr>
            <w:r>
              <w:rPr>
                <w:color w:val="000000" w:themeColor="text1"/>
              </w:rPr>
              <w:t>Han participado activamente en la lluvia de ideas</w:t>
            </w:r>
            <w:r w:rsidR="003C5D84">
              <w:rPr>
                <w:color w:val="000000" w:themeColor="text1"/>
              </w:rPr>
              <w:t>.</w:t>
            </w:r>
          </w:p>
          <w:p w:rsidR="006006F5" w:rsidRDefault="006006F5" w:rsidP="006006F5">
            <w:pPr>
              <w:rPr>
                <w:color w:val="000000" w:themeColor="text1"/>
              </w:rPr>
            </w:pPr>
            <w:r>
              <w:rPr>
                <w:color w:val="000000" w:themeColor="text1"/>
              </w:rPr>
              <w:t>Han propuesto posibles hipótesis</w:t>
            </w:r>
            <w:r w:rsidR="003C5D84">
              <w:rPr>
                <w:color w:val="000000" w:themeColor="text1"/>
              </w:rPr>
              <w:t>.</w:t>
            </w:r>
          </w:p>
          <w:p w:rsidR="003C5D84" w:rsidRDefault="003C5D84" w:rsidP="006006F5">
            <w:pPr>
              <w:rPr>
                <w:color w:val="000000" w:themeColor="text1"/>
              </w:rPr>
            </w:pPr>
            <w:r>
              <w:rPr>
                <w:color w:val="000000" w:themeColor="text1"/>
              </w:rPr>
              <w:t xml:space="preserve">Han previsto aspectos que después necesitaron para el desarrollo de la investigación. </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Planificación del proyecto</w:t>
            </w:r>
          </w:p>
          <w:p w:rsidR="003C5D84" w:rsidRDefault="003C5D84" w:rsidP="006006F5">
            <w:pPr>
              <w:rPr>
                <w:color w:val="000000" w:themeColor="text1"/>
              </w:rPr>
            </w:pPr>
          </w:p>
          <w:p w:rsidR="006006F5" w:rsidRDefault="003C5D84" w:rsidP="006006F5">
            <w:pPr>
              <w:rPr>
                <w:color w:val="000000" w:themeColor="text1"/>
              </w:rPr>
            </w:pPr>
            <w:r>
              <w:rPr>
                <w:color w:val="000000" w:themeColor="text1"/>
              </w:rPr>
              <w:t>Han participado en la planificación del proyecto.</w:t>
            </w:r>
          </w:p>
          <w:p w:rsidR="003C5D84" w:rsidRDefault="003C5D84" w:rsidP="006006F5">
            <w:pPr>
              <w:rPr>
                <w:color w:val="000000" w:themeColor="text1"/>
              </w:rPr>
            </w:pPr>
            <w:r>
              <w:rPr>
                <w:color w:val="000000" w:themeColor="text1"/>
              </w:rPr>
              <w:t>Han contribuido en la distribución de tareas.</w:t>
            </w:r>
          </w:p>
          <w:p w:rsidR="003C5D84" w:rsidRDefault="003C5D84" w:rsidP="006006F5">
            <w:pPr>
              <w:rPr>
                <w:color w:val="000000" w:themeColor="text1"/>
              </w:rPr>
            </w:pPr>
            <w:r>
              <w:rPr>
                <w:color w:val="000000" w:themeColor="text1"/>
              </w:rPr>
              <w:t>Han calculado correctamente el tiempo necesario para cada tarea.</w:t>
            </w:r>
          </w:p>
          <w:p w:rsidR="003C5D84" w:rsidRDefault="003C5D84" w:rsidP="006006F5">
            <w:pPr>
              <w:rPr>
                <w:color w:val="000000" w:themeColor="text1"/>
              </w:rPr>
            </w:pPr>
            <w:r>
              <w:rPr>
                <w:color w:val="000000" w:themeColor="text1"/>
              </w:rPr>
              <w:t>Han desempeñado correctamente las tareas asignadas.</w:t>
            </w:r>
          </w:p>
          <w:p w:rsidR="003C5D84" w:rsidRDefault="003C5D84" w:rsidP="006006F5">
            <w:pPr>
              <w:rPr>
                <w:color w:val="000000" w:themeColor="text1"/>
              </w:rPr>
            </w:pPr>
            <w:r>
              <w:rPr>
                <w:color w:val="000000" w:themeColor="text1"/>
              </w:rPr>
              <w:t>Han distribuido de forma equitativa las tareas entre los miembros del grupo.</w:t>
            </w:r>
          </w:p>
          <w:p w:rsidR="003C5D84" w:rsidRDefault="003C5D84" w:rsidP="006006F5">
            <w:pPr>
              <w:rPr>
                <w:color w:val="000000" w:themeColor="text1"/>
              </w:rPr>
            </w:pPr>
            <w:r>
              <w:rPr>
                <w:color w:val="000000" w:themeColor="text1"/>
              </w:rPr>
              <w:t>Han realizado las tareas asignadas en el tiempo previsto.</w:t>
            </w:r>
          </w:p>
          <w:p w:rsidR="003C5D84" w:rsidRDefault="003C5D84" w:rsidP="006006F5">
            <w:pPr>
              <w:rPr>
                <w:color w:val="000000" w:themeColor="text1"/>
              </w:rPr>
            </w:pPr>
            <w:r>
              <w:rPr>
                <w:color w:val="000000" w:themeColor="text1"/>
              </w:rPr>
              <w:t>Todos los miembros del grupo participaron.</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 xml:space="preserve">Investigación </w:t>
            </w:r>
          </w:p>
          <w:p w:rsidR="003C5D84" w:rsidRDefault="003C5D84" w:rsidP="006006F5">
            <w:pPr>
              <w:rPr>
                <w:color w:val="000000" w:themeColor="text1"/>
              </w:rPr>
            </w:pPr>
            <w:r>
              <w:rPr>
                <w:color w:val="000000" w:themeColor="text1"/>
              </w:rPr>
              <w:lastRenderedPageBreak/>
              <w:t>Han propuesto fuentes de información en las que se encontró la información necesaria.</w:t>
            </w:r>
          </w:p>
          <w:p w:rsidR="003C5D84" w:rsidRDefault="003C5D84" w:rsidP="006006F5">
            <w:pPr>
              <w:rPr>
                <w:color w:val="000000" w:themeColor="text1"/>
              </w:rPr>
            </w:pPr>
            <w:r>
              <w:rPr>
                <w:color w:val="000000" w:themeColor="text1"/>
              </w:rPr>
              <w:t>Han propuesto una metodología con la que lograron cumplir el objetivo.</w:t>
            </w:r>
          </w:p>
          <w:p w:rsidR="003C5D84" w:rsidRDefault="003C5D84" w:rsidP="006006F5">
            <w:pPr>
              <w:rPr>
                <w:color w:val="000000" w:themeColor="text1"/>
              </w:rPr>
            </w:pPr>
            <w:r>
              <w:rPr>
                <w:color w:val="000000" w:themeColor="text1"/>
              </w:rPr>
              <w:t xml:space="preserve">Han participado activamente en la consecución de la información y en la comprensión de la misma. </w:t>
            </w:r>
          </w:p>
          <w:p w:rsidR="003C5D84" w:rsidRDefault="003C5D84" w:rsidP="006006F5">
            <w:pPr>
              <w:rPr>
                <w:color w:val="000000" w:themeColor="text1"/>
              </w:rPr>
            </w:pPr>
            <w:r>
              <w:rPr>
                <w:color w:val="000000" w:themeColor="text1"/>
              </w:rPr>
              <w:t>Han hecho uso de distintas fuentes de información (electrónicas, impresas, audiovisuales, etc.).</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 xml:space="preserve">Análisis </w:t>
            </w:r>
          </w:p>
          <w:p w:rsidR="003C5D84" w:rsidRDefault="003C5D84" w:rsidP="006006F5">
            <w:pPr>
              <w:rPr>
                <w:color w:val="000000" w:themeColor="text1"/>
              </w:rPr>
            </w:pPr>
            <w:r>
              <w:rPr>
                <w:color w:val="000000" w:themeColor="text1"/>
              </w:rPr>
              <w:t xml:space="preserve">Han sabido </w:t>
            </w:r>
            <w:del w:id="194" w:author="RAUL MAZO" w:date="2015-05-01T19:48:00Z">
              <w:r w:rsidDel="00176BEE">
                <w:rPr>
                  <w:color w:val="000000" w:themeColor="text1"/>
                </w:rPr>
                <w:delText xml:space="preserve">diferencias </w:delText>
              </w:r>
            </w:del>
            <w:ins w:id="195" w:author="RAUL MAZO" w:date="2015-05-01T19:48:00Z">
              <w:r w:rsidR="00176BEE">
                <w:rPr>
                  <w:color w:val="000000" w:themeColor="text1"/>
                </w:rPr>
                <w:t xml:space="preserve">diferenciar </w:t>
              </w:r>
            </w:ins>
            <w:r>
              <w:rPr>
                <w:color w:val="000000" w:themeColor="text1"/>
              </w:rPr>
              <w:t>entre la información importante y la innecesaria.</w:t>
            </w:r>
          </w:p>
          <w:p w:rsidR="003C5D84" w:rsidRDefault="003C5D84" w:rsidP="006006F5">
            <w:pPr>
              <w:rPr>
                <w:color w:val="000000" w:themeColor="text1"/>
              </w:rPr>
            </w:pPr>
            <w:r>
              <w:rPr>
                <w:color w:val="000000" w:themeColor="text1"/>
              </w:rPr>
              <w:t>Han ordenado todos los datos antes de utilizarlos.</w:t>
            </w:r>
          </w:p>
          <w:p w:rsidR="003C5D84" w:rsidRDefault="003C5D84" w:rsidP="006006F5">
            <w:pPr>
              <w:rPr>
                <w:color w:val="000000" w:themeColor="text1"/>
              </w:rPr>
            </w:pPr>
            <w:r>
              <w:rPr>
                <w:color w:val="000000" w:themeColor="text1"/>
              </w:rPr>
              <w:t>Ha utilizado los datos correctamente.</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Síntesis</w:t>
            </w:r>
          </w:p>
          <w:p w:rsidR="003C5D84" w:rsidRDefault="003C5D84" w:rsidP="006006F5">
            <w:pPr>
              <w:rPr>
                <w:color w:val="000000" w:themeColor="text1"/>
              </w:rPr>
            </w:pPr>
            <w:r>
              <w:rPr>
                <w:color w:val="000000" w:themeColor="text1"/>
              </w:rPr>
              <w:t>Han dado respuesta a la pregunta principal.</w:t>
            </w:r>
          </w:p>
          <w:p w:rsidR="006006F5" w:rsidRDefault="003C5D84" w:rsidP="003C5D84">
            <w:pPr>
              <w:rPr>
                <w:color w:val="000000" w:themeColor="text1"/>
              </w:rPr>
            </w:pPr>
            <w:r>
              <w:rPr>
                <w:color w:val="000000" w:themeColor="text1"/>
              </w:rPr>
              <w:t>Han logrado deducir conclusiones concretas.</w:t>
            </w:r>
          </w:p>
          <w:p w:rsidR="003C5D84" w:rsidRDefault="003C5D84" w:rsidP="003C5D84">
            <w:pPr>
              <w:rPr>
                <w:color w:val="000000" w:themeColor="text1"/>
              </w:rPr>
            </w:pPr>
            <w:r>
              <w:rPr>
                <w:color w:val="000000" w:themeColor="text1"/>
              </w:rPr>
              <w:t xml:space="preserve">Han sabido presentar un mural comprensible. </w:t>
            </w:r>
          </w:p>
          <w:p w:rsidR="003C5D84" w:rsidRDefault="003C5D84" w:rsidP="003C5D84">
            <w:pPr>
              <w:rPr>
                <w:color w:val="000000" w:themeColor="text1"/>
              </w:rPr>
            </w:pPr>
            <w:r>
              <w:rPr>
                <w:color w:val="000000" w:themeColor="text1"/>
              </w:rPr>
              <w:t>Han hecho una exposición oral correcta y completa.</w:t>
            </w:r>
          </w:p>
          <w:p w:rsidR="003C5D84" w:rsidRDefault="003C5D84" w:rsidP="003C5D84">
            <w:pPr>
              <w:rPr>
                <w:color w:val="000000" w:themeColor="text1"/>
              </w:rPr>
            </w:pPr>
            <w:r>
              <w:rPr>
                <w:color w:val="000000" w:themeColor="text1"/>
              </w:rPr>
              <w:t>Han respondido las preguntas del auditorio.</w:t>
            </w:r>
          </w:p>
          <w:p w:rsidR="003C5D84" w:rsidRDefault="003C5D84" w:rsidP="003C5D84">
            <w:pPr>
              <w:rPr>
                <w:color w:val="000000" w:themeColor="text1"/>
              </w:rPr>
            </w:pPr>
            <w:r>
              <w:rPr>
                <w:color w:val="000000" w:themeColor="text1"/>
              </w:rPr>
              <w:t xml:space="preserve">Han incorporado el contenido audiovisual </w:t>
            </w:r>
            <w:ins w:id="196" w:author="RAUL MAZO" w:date="2015-05-01T19:48:00Z">
              <w:r w:rsidR="00176BEE">
                <w:rPr>
                  <w:color w:val="000000" w:themeColor="text1"/>
                </w:rPr>
                <w:t>d</w:t>
              </w:r>
            </w:ins>
            <w:r>
              <w:rPr>
                <w:color w:val="000000" w:themeColor="text1"/>
              </w:rPr>
              <w:t xml:space="preserve">e manera adecuada. </w:t>
            </w:r>
          </w:p>
          <w:p w:rsidR="003C5D84" w:rsidRDefault="003C5D84" w:rsidP="003C5D84">
            <w:pPr>
              <w:rPr>
                <w:color w:val="000000" w:themeColor="text1"/>
              </w:rPr>
            </w:pPr>
            <w:r>
              <w:rPr>
                <w:color w:val="000000" w:themeColor="text1"/>
              </w:rPr>
              <w:t>Han sido creativos.</w:t>
            </w:r>
          </w:p>
          <w:p w:rsidR="003C5D84" w:rsidRPr="003C5D84" w:rsidRDefault="003C5D84" w:rsidP="003C5D84">
            <w:pPr>
              <w:rPr>
                <w:b/>
                <w:color w:val="000000" w:themeColor="text1"/>
              </w:rPr>
            </w:pPr>
          </w:p>
          <w:p w:rsidR="003C5D84" w:rsidRPr="003C5D84" w:rsidRDefault="003C5D84" w:rsidP="003C5D84">
            <w:pPr>
              <w:rPr>
                <w:b/>
                <w:color w:val="000000" w:themeColor="text1"/>
              </w:rPr>
            </w:pPr>
            <w:r w:rsidRPr="003C5D84">
              <w:rPr>
                <w:b/>
                <w:color w:val="000000" w:themeColor="text1"/>
              </w:rPr>
              <w:t>VALORACIÓN GLOBAL</w:t>
            </w:r>
          </w:p>
          <w:p w:rsidR="003C5D84" w:rsidRDefault="003C5D84" w:rsidP="003C5D84">
            <w:pPr>
              <w:rPr>
                <w:color w:val="000000" w:themeColor="text1"/>
              </w:rPr>
            </w:pPr>
            <w:r>
              <w:rPr>
                <w:color w:val="000000" w:themeColor="text1"/>
              </w:rPr>
              <w:t>Del trabajo desarrollado.</w:t>
            </w:r>
          </w:p>
          <w:p w:rsidR="003C5D84" w:rsidRDefault="003C5D84" w:rsidP="003C5D84">
            <w:pPr>
              <w:rPr>
                <w:color w:val="000000" w:themeColor="text1"/>
              </w:rPr>
            </w:pPr>
            <w:r>
              <w:rPr>
                <w:color w:val="000000" w:themeColor="text1"/>
              </w:rPr>
              <w:t>Del documento entregado.</w:t>
            </w:r>
          </w:p>
          <w:p w:rsidR="003C5D84" w:rsidRDefault="003C5D84" w:rsidP="003C5D84">
            <w:pPr>
              <w:rPr>
                <w:color w:val="000000" w:themeColor="text1"/>
              </w:rPr>
            </w:pPr>
            <w:r>
              <w:rPr>
                <w:color w:val="000000" w:themeColor="text1"/>
              </w:rPr>
              <w:t>Del trabajo en equipo.</w:t>
            </w:r>
          </w:p>
          <w:p w:rsidR="003C5D84" w:rsidRPr="006006F5" w:rsidRDefault="003C5D84" w:rsidP="003C5D84">
            <w:pPr>
              <w:rPr>
                <w:color w:val="000000" w:themeColor="text1"/>
              </w:rPr>
            </w:pPr>
            <w:r>
              <w:rPr>
                <w:color w:val="000000" w:themeColor="text1"/>
              </w:rPr>
              <w:t>De la exposición y defensa de sus argumentos.</w:t>
            </w:r>
          </w:p>
        </w:tc>
      </w:tr>
      <w:tr w:rsidR="00200BF6" w:rsidRPr="00FC750D" w:rsidTr="00C23DEF">
        <w:tc>
          <w:tcPr>
            <w:tcW w:w="2518" w:type="dxa"/>
          </w:tcPr>
          <w:p w:rsidR="00200BF6" w:rsidRPr="00FC750D" w:rsidRDefault="00200BF6" w:rsidP="00C23DEF">
            <w:pPr>
              <w:rPr>
                <w:b/>
                <w:color w:val="000000" w:themeColor="text1"/>
                <w:sz w:val="24"/>
                <w:szCs w:val="24"/>
              </w:rPr>
            </w:pPr>
            <w:r w:rsidRPr="00FC750D">
              <w:rPr>
                <w:b/>
                <w:color w:val="000000" w:themeColor="text1"/>
                <w:sz w:val="24"/>
                <w:szCs w:val="24"/>
              </w:rPr>
              <w:lastRenderedPageBreak/>
              <w:t>Título</w:t>
            </w:r>
          </w:p>
        </w:tc>
        <w:tc>
          <w:tcPr>
            <w:tcW w:w="6536" w:type="dxa"/>
          </w:tcPr>
          <w:p w:rsidR="00200BF6" w:rsidRPr="002044D6" w:rsidRDefault="00A80A4E" w:rsidP="00C23DEF">
            <w:pPr>
              <w:shd w:val="clear" w:color="auto" w:fill="FFFFFF"/>
              <w:jc w:val="both"/>
              <w:rPr>
                <w:color w:val="000000" w:themeColor="text1"/>
              </w:rPr>
            </w:pPr>
            <w:r w:rsidRPr="002044D6">
              <w:rPr>
                <w:color w:val="000000" w:themeColor="text1"/>
              </w:rPr>
              <w:t>Proyecto: Análisis de las guerras napoleónicas</w:t>
            </w:r>
          </w:p>
        </w:tc>
      </w:tr>
      <w:tr w:rsidR="00200BF6" w:rsidRPr="00FC750D" w:rsidTr="00C23DEF">
        <w:tc>
          <w:tcPr>
            <w:tcW w:w="2518" w:type="dxa"/>
          </w:tcPr>
          <w:p w:rsidR="00200BF6" w:rsidRPr="00FC750D" w:rsidRDefault="00200BF6" w:rsidP="00C23DEF">
            <w:pPr>
              <w:rPr>
                <w:b/>
                <w:color w:val="000000" w:themeColor="text1"/>
                <w:sz w:val="24"/>
                <w:szCs w:val="24"/>
              </w:rPr>
            </w:pPr>
            <w:r w:rsidRPr="00FC750D">
              <w:rPr>
                <w:b/>
                <w:color w:val="000000" w:themeColor="text1"/>
                <w:sz w:val="24"/>
                <w:szCs w:val="24"/>
              </w:rPr>
              <w:t>Descripción</w:t>
            </w:r>
          </w:p>
        </w:tc>
        <w:tc>
          <w:tcPr>
            <w:tcW w:w="6536" w:type="dxa"/>
          </w:tcPr>
          <w:p w:rsidR="00200BF6" w:rsidRPr="000A1D02" w:rsidRDefault="00A80A4E" w:rsidP="00C23DEF">
            <w:pPr>
              <w:shd w:val="clear" w:color="auto" w:fill="FFFFFF"/>
              <w:jc w:val="both"/>
              <w:rPr>
                <w:color w:val="000000" w:themeColor="text1"/>
              </w:rPr>
            </w:pPr>
            <w:r>
              <w:rPr>
                <w:color w:val="000000" w:themeColor="text1"/>
              </w:rPr>
              <w:t>Actividad que guía el trabajo colaborativo de investigación sobre las guerras napoleónicas, sus causas, desarrollo y consecuencias</w:t>
            </w:r>
          </w:p>
          <w:p w:rsidR="00200BF6" w:rsidRPr="005128D6" w:rsidRDefault="00200BF6" w:rsidP="00C23DEF">
            <w:pPr>
              <w:pStyle w:val="Ttulo4"/>
              <w:shd w:val="clear" w:color="auto" w:fill="FFFFFF"/>
              <w:spacing w:before="109" w:beforeAutospacing="0" w:after="109" w:afterAutospacing="0"/>
              <w:outlineLvl w:val="3"/>
              <w:rPr>
                <w:b w:val="0"/>
                <w:color w:val="000000" w:themeColor="text1"/>
              </w:rPr>
            </w:pPr>
          </w:p>
        </w:tc>
      </w:tr>
    </w:tbl>
    <w:p w:rsidR="00895D95" w:rsidRDefault="00895D95">
      <w:pPr>
        <w:jc w:val="both"/>
        <w:rPr>
          <w:b/>
          <w:highlight w:val="yellow"/>
        </w:rPr>
      </w:pPr>
    </w:p>
    <w:p w:rsidR="000A1D02" w:rsidRDefault="0035158C">
      <w:pPr>
        <w:jc w:val="both"/>
        <w:rPr>
          <w:b/>
          <w:color w:val="000000" w:themeColor="text1"/>
        </w:rPr>
      </w:pPr>
      <w:r w:rsidRPr="0035158C">
        <w:rPr>
          <w:b/>
          <w:highlight w:val="yellow"/>
        </w:rPr>
        <w:t>[SECCIÓN 1]</w:t>
      </w:r>
      <w:r w:rsidRPr="00FC750D">
        <w:t xml:space="preserve"> </w:t>
      </w:r>
      <w:r w:rsidR="00A80A4E">
        <w:rPr>
          <w:b/>
          <w:color w:val="000000" w:themeColor="text1"/>
        </w:rPr>
        <w:t>FIN DE TEMA</w:t>
      </w:r>
    </w:p>
    <w:p w:rsidR="00F87631" w:rsidRDefault="00F87631">
      <w:pPr>
        <w:jc w:val="both"/>
        <w:rPr>
          <w:b/>
          <w:color w:val="000000" w:themeColor="text1"/>
        </w:rPr>
      </w:pPr>
    </w:p>
    <w:p w:rsidR="00F87631" w:rsidRDefault="00F87631" w:rsidP="00F87631">
      <w:pPr>
        <w:rPr>
          <w:b/>
        </w:rPr>
      </w:pPr>
    </w:p>
    <w:p w:rsidR="00F87631" w:rsidRPr="00FC750D" w:rsidRDefault="00F87631" w:rsidP="00F87631">
      <w:pPr>
        <w:rPr>
          <w:highlight w:val="yellow"/>
        </w:rPr>
      </w:pPr>
    </w:p>
    <w:tbl>
      <w:tblPr>
        <w:tblStyle w:val="Tablaconcuadrcula"/>
        <w:tblW w:w="0" w:type="auto"/>
        <w:tblLook w:val="04A0" w:firstRow="1" w:lastRow="0" w:firstColumn="1" w:lastColumn="0" w:noHBand="0" w:noVBand="1"/>
      </w:tblPr>
      <w:tblGrid>
        <w:gridCol w:w="2518"/>
        <w:gridCol w:w="6515"/>
      </w:tblGrid>
      <w:tr w:rsidR="00F87631" w:rsidRPr="00FC750D" w:rsidTr="00C23DEF">
        <w:tc>
          <w:tcPr>
            <w:tcW w:w="9033" w:type="dxa"/>
            <w:gridSpan w:val="2"/>
            <w:shd w:val="clear" w:color="auto" w:fill="000000" w:themeFill="text1"/>
          </w:tcPr>
          <w:p w:rsidR="00F87631" w:rsidRPr="00FC750D" w:rsidRDefault="00F87631" w:rsidP="00C23DEF">
            <w:pPr>
              <w:jc w:val="center"/>
              <w:rPr>
                <w:b/>
                <w:color w:val="FFFFFF" w:themeColor="background1"/>
                <w:sz w:val="24"/>
                <w:szCs w:val="24"/>
              </w:rPr>
            </w:pPr>
            <w:r w:rsidRPr="00FC750D">
              <w:rPr>
                <w:b/>
                <w:color w:val="FFFFFF" w:themeColor="background1"/>
                <w:sz w:val="24"/>
                <w:szCs w:val="24"/>
              </w:rPr>
              <w:t>Mapa conceptual</w:t>
            </w:r>
          </w:p>
        </w:tc>
      </w:tr>
      <w:tr w:rsidR="00F87631" w:rsidRPr="00FC750D" w:rsidTr="00C23DEF">
        <w:tc>
          <w:tcPr>
            <w:tcW w:w="2518" w:type="dxa"/>
          </w:tcPr>
          <w:p w:rsidR="00F87631" w:rsidRPr="00FC750D" w:rsidRDefault="00F87631" w:rsidP="00C23DEF">
            <w:pPr>
              <w:rPr>
                <w:b/>
                <w:color w:val="000000"/>
                <w:sz w:val="24"/>
                <w:szCs w:val="24"/>
              </w:rPr>
            </w:pPr>
            <w:r w:rsidRPr="00FC750D">
              <w:rPr>
                <w:b/>
                <w:color w:val="000000"/>
                <w:sz w:val="24"/>
                <w:szCs w:val="24"/>
              </w:rPr>
              <w:t>Código</w:t>
            </w:r>
          </w:p>
        </w:tc>
        <w:tc>
          <w:tcPr>
            <w:tcW w:w="6515" w:type="dxa"/>
          </w:tcPr>
          <w:p w:rsidR="00F87631" w:rsidRPr="004B5772" w:rsidRDefault="00F87631" w:rsidP="008600EE">
            <w:pPr>
              <w:rPr>
                <w:b/>
                <w:color w:val="000000"/>
                <w:sz w:val="24"/>
                <w:szCs w:val="24"/>
              </w:rPr>
            </w:pPr>
            <w:r w:rsidRPr="004B5772">
              <w:rPr>
                <w:color w:val="000000"/>
                <w:sz w:val="24"/>
                <w:szCs w:val="24"/>
              </w:rPr>
              <w:t>CS_</w:t>
            </w:r>
            <w:r>
              <w:rPr>
                <w:color w:val="000000"/>
                <w:sz w:val="24"/>
                <w:szCs w:val="24"/>
              </w:rPr>
              <w:t>08_0</w:t>
            </w:r>
            <w:r w:rsidR="000F339B">
              <w:rPr>
                <w:color w:val="000000"/>
                <w:sz w:val="24"/>
                <w:szCs w:val="24"/>
              </w:rPr>
              <w:t>4</w:t>
            </w:r>
            <w:r w:rsidRPr="004B5772">
              <w:rPr>
                <w:color w:val="000000"/>
                <w:sz w:val="24"/>
                <w:szCs w:val="24"/>
              </w:rPr>
              <w:t>_REC</w:t>
            </w:r>
            <w:r>
              <w:rPr>
                <w:color w:val="000000"/>
                <w:sz w:val="24"/>
                <w:szCs w:val="24"/>
              </w:rPr>
              <w:t>1</w:t>
            </w:r>
            <w:r w:rsidR="008600EE">
              <w:rPr>
                <w:color w:val="000000"/>
                <w:sz w:val="24"/>
                <w:szCs w:val="24"/>
              </w:rPr>
              <w:t>6</w:t>
            </w:r>
            <w:r>
              <w:rPr>
                <w:color w:val="000000"/>
                <w:sz w:val="24"/>
                <w:szCs w:val="24"/>
              </w:rPr>
              <w:t>0</w:t>
            </w:r>
          </w:p>
        </w:tc>
      </w:tr>
      <w:tr w:rsidR="00F87631" w:rsidRPr="00FC750D" w:rsidTr="00C23DEF">
        <w:tc>
          <w:tcPr>
            <w:tcW w:w="2518" w:type="dxa"/>
          </w:tcPr>
          <w:p w:rsidR="00F87631" w:rsidRPr="00FC750D" w:rsidRDefault="00F87631" w:rsidP="00C23DEF">
            <w:pPr>
              <w:rPr>
                <w:color w:val="000000"/>
                <w:sz w:val="24"/>
                <w:szCs w:val="24"/>
              </w:rPr>
            </w:pPr>
            <w:r w:rsidRPr="00FC750D">
              <w:rPr>
                <w:b/>
                <w:color w:val="000000"/>
                <w:sz w:val="24"/>
                <w:szCs w:val="24"/>
              </w:rPr>
              <w:t>Título</w:t>
            </w:r>
          </w:p>
        </w:tc>
        <w:tc>
          <w:tcPr>
            <w:tcW w:w="6515" w:type="dxa"/>
          </w:tcPr>
          <w:p w:rsidR="00F87631" w:rsidRPr="004B5772" w:rsidRDefault="00F87631" w:rsidP="00C23DEF">
            <w:pPr>
              <w:rPr>
                <w:color w:val="000000"/>
                <w:sz w:val="24"/>
                <w:szCs w:val="24"/>
              </w:rPr>
            </w:pPr>
            <w:r w:rsidRPr="004B5772">
              <w:rPr>
                <w:color w:val="000000"/>
                <w:sz w:val="24"/>
                <w:szCs w:val="24"/>
              </w:rPr>
              <w:t>Mapa conceptual</w:t>
            </w:r>
          </w:p>
        </w:tc>
      </w:tr>
      <w:tr w:rsidR="00F87631" w:rsidRPr="00FC750D" w:rsidTr="00C23DEF">
        <w:tc>
          <w:tcPr>
            <w:tcW w:w="2518" w:type="dxa"/>
          </w:tcPr>
          <w:p w:rsidR="00F87631" w:rsidRPr="00FC750D" w:rsidRDefault="00F87631" w:rsidP="00C23DEF">
            <w:pPr>
              <w:rPr>
                <w:color w:val="000000"/>
                <w:sz w:val="24"/>
                <w:szCs w:val="24"/>
              </w:rPr>
            </w:pPr>
            <w:r w:rsidRPr="00FC750D">
              <w:rPr>
                <w:b/>
                <w:color w:val="000000"/>
                <w:sz w:val="24"/>
                <w:szCs w:val="24"/>
              </w:rPr>
              <w:t>Descripción</w:t>
            </w:r>
          </w:p>
        </w:tc>
        <w:tc>
          <w:tcPr>
            <w:tcW w:w="6515" w:type="dxa"/>
          </w:tcPr>
          <w:p w:rsidR="00F87631" w:rsidRPr="00FC750D" w:rsidRDefault="0035158C" w:rsidP="0035158C">
            <w:pPr>
              <w:rPr>
                <w:color w:val="000000"/>
                <w:sz w:val="24"/>
                <w:szCs w:val="24"/>
              </w:rPr>
            </w:pPr>
            <w:r>
              <w:rPr>
                <w:color w:val="000000"/>
                <w:sz w:val="24"/>
                <w:szCs w:val="24"/>
              </w:rPr>
              <w:t>Mapa conceptual sobre la Restauración, el liberalismo y los nacionalismos</w:t>
            </w:r>
          </w:p>
        </w:tc>
      </w:tr>
    </w:tbl>
    <w:p w:rsidR="00F87631" w:rsidRDefault="00F87631" w:rsidP="00F87631">
      <w:pPr>
        <w:rPr>
          <w:highlight w:val="yellow"/>
        </w:rPr>
      </w:pPr>
    </w:p>
    <w:p w:rsidR="00F87631" w:rsidRDefault="00F87631" w:rsidP="00F87631">
      <w:pPr>
        <w:rPr>
          <w:b/>
          <w:color w:val="000000" w:themeColor="text1"/>
          <w:sz w:val="22"/>
          <w:szCs w:val="22"/>
          <w:lang w:val="es-MX"/>
        </w:rPr>
      </w:pPr>
    </w:p>
    <w:p w:rsidR="00F87631" w:rsidRDefault="00F87631" w:rsidP="00F87631">
      <w:pPr>
        <w:rPr>
          <w:b/>
          <w:color w:val="000000" w:themeColor="text1"/>
          <w:sz w:val="22"/>
          <w:szCs w:val="22"/>
          <w:lang w:val="es-MX"/>
        </w:rPr>
      </w:pPr>
    </w:p>
    <w:tbl>
      <w:tblPr>
        <w:tblStyle w:val="Tablaconcuadrcula"/>
        <w:tblW w:w="0" w:type="auto"/>
        <w:tblLook w:val="04A0" w:firstRow="1" w:lastRow="0" w:firstColumn="1" w:lastColumn="0" w:noHBand="0" w:noVBand="1"/>
      </w:tblPr>
      <w:tblGrid>
        <w:gridCol w:w="2518"/>
        <w:gridCol w:w="6536"/>
      </w:tblGrid>
      <w:tr w:rsidR="00F87631" w:rsidRPr="00FC750D" w:rsidTr="00C23DEF">
        <w:tc>
          <w:tcPr>
            <w:tcW w:w="9054" w:type="dxa"/>
            <w:gridSpan w:val="2"/>
            <w:shd w:val="clear" w:color="auto" w:fill="000000" w:themeFill="text1"/>
          </w:tcPr>
          <w:p w:rsidR="00F87631" w:rsidRPr="00FC750D" w:rsidRDefault="00F87631" w:rsidP="00C23DEF">
            <w:pPr>
              <w:jc w:val="center"/>
              <w:rPr>
                <w:b/>
                <w:color w:val="FFFFFF" w:themeColor="background1"/>
                <w:sz w:val="24"/>
                <w:szCs w:val="24"/>
              </w:rPr>
            </w:pPr>
            <w:r>
              <w:rPr>
                <w:b/>
                <w:color w:val="FFFFFF" w:themeColor="background1"/>
              </w:rPr>
              <w:t>Autoevaluación. R</w:t>
            </w:r>
            <w:r w:rsidRPr="00F15A5C">
              <w:rPr>
                <w:b/>
                <w:color w:val="FFFFFF" w:themeColor="background1"/>
              </w:rPr>
              <w:t xml:space="preserve">ecurso </w:t>
            </w:r>
            <w:r>
              <w:rPr>
                <w:b/>
                <w:color w:val="FFFFFF" w:themeColor="background1"/>
              </w:rPr>
              <w:t>nuevo</w:t>
            </w:r>
          </w:p>
        </w:tc>
      </w:tr>
      <w:tr w:rsidR="00F87631" w:rsidRPr="00FC750D" w:rsidTr="00C23DEF">
        <w:tc>
          <w:tcPr>
            <w:tcW w:w="2518" w:type="dxa"/>
          </w:tcPr>
          <w:p w:rsidR="00F87631" w:rsidRPr="00FC750D" w:rsidRDefault="00F87631" w:rsidP="00C23DEF">
            <w:pPr>
              <w:rPr>
                <w:b/>
                <w:color w:val="000000" w:themeColor="text1"/>
                <w:sz w:val="24"/>
                <w:szCs w:val="24"/>
              </w:rPr>
            </w:pPr>
            <w:r w:rsidRPr="00FC750D">
              <w:rPr>
                <w:b/>
                <w:color w:val="000000" w:themeColor="text1"/>
                <w:sz w:val="24"/>
                <w:szCs w:val="24"/>
              </w:rPr>
              <w:lastRenderedPageBreak/>
              <w:t>Código</w:t>
            </w:r>
          </w:p>
        </w:tc>
        <w:tc>
          <w:tcPr>
            <w:tcW w:w="6536" w:type="dxa"/>
          </w:tcPr>
          <w:p w:rsidR="00F87631" w:rsidRPr="00FC750D" w:rsidRDefault="00F87631" w:rsidP="008600EE">
            <w:pPr>
              <w:rPr>
                <w:b/>
                <w:color w:val="000000" w:themeColor="text1"/>
                <w:sz w:val="24"/>
                <w:szCs w:val="24"/>
              </w:rPr>
            </w:pPr>
            <w:r w:rsidRPr="00FC750D">
              <w:rPr>
                <w:color w:val="000000"/>
                <w:sz w:val="24"/>
                <w:szCs w:val="24"/>
              </w:rPr>
              <w:t>CS_08_</w:t>
            </w:r>
            <w:r>
              <w:rPr>
                <w:color w:val="000000"/>
                <w:sz w:val="24"/>
                <w:szCs w:val="24"/>
              </w:rPr>
              <w:t>0</w:t>
            </w:r>
            <w:r w:rsidR="000F339B">
              <w:rPr>
                <w:color w:val="000000"/>
                <w:sz w:val="24"/>
                <w:szCs w:val="24"/>
              </w:rPr>
              <w:t>4</w:t>
            </w:r>
            <w:r>
              <w:rPr>
                <w:color w:val="000000"/>
                <w:sz w:val="24"/>
                <w:szCs w:val="24"/>
              </w:rPr>
              <w:t>_</w:t>
            </w:r>
            <w:r w:rsidRPr="00FC750D">
              <w:rPr>
                <w:color w:val="000000" w:themeColor="text1"/>
                <w:sz w:val="24"/>
                <w:szCs w:val="24"/>
              </w:rPr>
              <w:t>REC</w:t>
            </w:r>
            <w:r>
              <w:rPr>
                <w:color w:val="000000" w:themeColor="text1"/>
                <w:sz w:val="24"/>
                <w:szCs w:val="24"/>
              </w:rPr>
              <w:t>1</w:t>
            </w:r>
            <w:r w:rsidR="008600EE">
              <w:rPr>
                <w:color w:val="000000" w:themeColor="text1"/>
                <w:sz w:val="24"/>
                <w:szCs w:val="24"/>
              </w:rPr>
              <w:t>7</w:t>
            </w:r>
            <w:r>
              <w:rPr>
                <w:color w:val="000000" w:themeColor="text1"/>
                <w:sz w:val="24"/>
                <w:szCs w:val="24"/>
              </w:rPr>
              <w:t>0</w:t>
            </w:r>
          </w:p>
        </w:tc>
      </w:tr>
      <w:tr w:rsidR="00F87631" w:rsidRPr="00FC750D" w:rsidTr="00C23DEF">
        <w:tc>
          <w:tcPr>
            <w:tcW w:w="2518" w:type="dxa"/>
          </w:tcPr>
          <w:p w:rsidR="00F87631" w:rsidRPr="00FC750D" w:rsidRDefault="00F87631" w:rsidP="00C23DEF">
            <w:pPr>
              <w:rPr>
                <w:b/>
                <w:color w:val="000000" w:themeColor="text1"/>
                <w:sz w:val="24"/>
                <w:szCs w:val="24"/>
              </w:rPr>
            </w:pPr>
            <w:r w:rsidRPr="00FC750D">
              <w:rPr>
                <w:b/>
                <w:color w:val="000000" w:themeColor="text1"/>
                <w:sz w:val="24"/>
                <w:szCs w:val="24"/>
              </w:rPr>
              <w:t>Título</w:t>
            </w:r>
          </w:p>
        </w:tc>
        <w:tc>
          <w:tcPr>
            <w:tcW w:w="6536" w:type="dxa"/>
          </w:tcPr>
          <w:p w:rsidR="00F87631" w:rsidRPr="00075EC2" w:rsidRDefault="0035158C" w:rsidP="000F339B">
            <w:pPr>
              <w:rPr>
                <w:color w:val="000000" w:themeColor="text1"/>
                <w:sz w:val="24"/>
                <w:szCs w:val="24"/>
                <w:lang w:val="es-CO"/>
              </w:rPr>
            </w:pPr>
            <w:r>
              <w:rPr>
                <w:rFonts w:ascii="Arial" w:hAnsi="Arial" w:cs="Arial"/>
                <w:sz w:val="18"/>
                <w:szCs w:val="18"/>
                <w:lang w:val="es-ES_tradnl"/>
              </w:rPr>
              <w:t>Evaluación</w:t>
            </w:r>
          </w:p>
        </w:tc>
      </w:tr>
      <w:tr w:rsidR="00F87631" w:rsidRPr="00FC750D" w:rsidTr="00C23DEF">
        <w:trPr>
          <w:trHeight w:val="919"/>
        </w:trPr>
        <w:tc>
          <w:tcPr>
            <w:tcW w:w="2518" w:type="dxa"/>
          </w:tcPr>
          <w:p w:rsidR="00F87631" w:rsidRPr="00FC750D" w:rsidRDefault="00F87631" w:rsidP="00C23DEF">
            <w:pPr>
              <w:rPr>
                <w:b/>
                <w:sz w:val="24"/>
                <w:szCs w:val="24"/>
              </w:rPr>
            </w:pPr>
            <w:r w:rsidRPr="00FC750D">
              <w:rPr>
                <w:b/>
                <w:sz w:val="24"/>
                <w:szCs w:val="24"/>
              </w:rPr>
              <w:t>Descripción</w:t>
            </w:r>
          </w:p>
        </w:tc>
        <w:tc>
          <w:tcPr>
            <w:tcW w:w="6536" w:type="dxa"/>
          </w:tcPr>
          <w:p w:rsidR="00F87631" w:rsidRPr="00896A72" w:rsidRDefault="000F339B" w:rsidP="00C23DEF">
            <w:pPr>
              <w:rPr>
                <w:sz w:val="24"/>
                <w:szCs w:val="24"/>
                <w:lang w:val="es-ES_tradnl"/>
              </w:rPr>
            </w:pPr>
            <w:r>
              <w:rPr>
                <w:rFonts w:ascii="Arial" w:hAnsi="Arial" w:cs="Arial"/>
                <w:sz w:val="18"/>
                <w:szCs w:val="18"/>
                <w:lang w:val="es-ES_tradnl"/>
              </w:rPr>
              <w:t>Evaluación: evalúa tus conocimientos sobre el tema</w:t>
            </w:r>
          </w:p>
        </w:tc>
      </w:tr>
    </w:tbl>
    <w:p w:rsidR="00F87631" w:rsidRPr="00075EC2" w:rsidRDefault="00F87631" w:rsidP="00F87631">
      <w:pPr>
        <w:rPr>
          <w:b/>
          <w:color w:val="000000" w:themeColor="text1"/>
          <w:sz w:val="22"/>
          <w:szCs w:val="22"/>
        </w:rPr>
      </w:pPr>
    </w:p>
    <w:p w:rsidR="00F87631" w:rsidRPr="00FC750D" w:rsidRDefault="00F87631" w:rsidP="00F87631">
      <w:pPr>
        <w:rPr>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F87631" w:rsidRPr="00FC750D" w:rsidTr="00C23DEF">
        <w:tc>
          <w:tcPr>
            <w:tcW w:w="9054" w:type="dxa"/>
            <w:gridSpan w:val="3"/>
            <w:shd w:val="clear" w:color="auto" w:fill="000000" w:themeFill="text1"/>
          </w:tcPr>
          <w:p w:rsidR="00F87631" w:rsidRPr="00FC750D" w:rsidRDefault="00F87631" w:rsidP="00C23DEF">
            <w:pPr>
              <w:jc w:val="center"/>
              <w:rPr>
                <w:b/>
                <w:color w:val="FFFFFF" w:themeColor="background1"/>
                <w:sz w:val="24"/>
                <w:szCs w:val="24"/>
              </w:rPr>
            </w:pPr>
            <w:r w:rsidRPr="00FC750D">
              <w:rPr>
                <w:b/>
                <w:color w:val="FFFFFF" w:themeColor="background1"/>
                <w:sz w:val="24"/>
                <w:szCs w:val="24"/>
              </w:rPr>
              <w:t>Webs de referencia</w:t>
            </w:r>
          </w:p>
        </w:tc>
      </w:tr>
      <w:tr w:rsidR="00F87631" w:rsidRPr="00FC750D" w:rsidTr="00C23DEF">
        <w:tc>
          <w:tcPr>
            <w:tcW w:w="959" w:type="dxa"/>
          </w:tcPr>
          <w:p w:rsidR="00F87631" w:rsidRPr="00FC750D" w:rsidRDefault="00F87631" w:rsidP="00C23DEF">
            <w:pPr>
              <w:rPr>
                <w:b/>
                <w:color w:val="000000"/>
                <w:sz w:val="24"/>
                <w:szCs w:val="24"/>
              </w:rPr>
            </w:pPr>
            <w:r w:rsidRPr="00FC750D">
              <w:rPr>
                <w:b/>
                <w:color w:val="000000"/>
                <w:sz w:val="24"/>
                <w:szCs w:val="24"/>
              </w:rPr>
              <w:t>Código</w:t>
            </w:r>
          </w:p>
        </w:tc>
        <w:tc>
          <w:tcPr>
            <w:tcW w:w="8095" w:type="dxa"/>
            <w:gridSpan w:val="2"/>
          </w:tcPr>
          <w:p w:rsidR="00F87631" w:rsidRPr="00FC750D" w:rsidRDefault="00F87631" w:rsidP="00C23DEF">
            <w:pPr>
              <w:rPr>
                <w:b/>
                <w:color w:val="000000"/>
                <w:sz w:val="24"/>
                <w:szCs w:val="24"/>
              </w:rPr>
            </w:pPr>
            <w:r w:rsidRPr="00A47304">
              <w:rPr>
                <w:rFonts w:ascii="Times" w:hAnsi="Times"/>
                <w:sz w:val="20"/>
                <w:szCs w:val="20"/>
                <w:lang w:val="en-US"/>
              </w:rPr>
              <w:t>CS_08_0</w:t>
            </w:r>
            <w:r w:rsidR="00C23DEF">
              <w:rPr>
                <w:rFonts w:ascii="Times" w:hAnsi="Times"/>
                <w:sz w:val="20"/>
                <w:szCs w:val="20"/>
                <w:lang w:val="en-US"/>
              </w:rPr>
              <w:t>4</w:t>
            </w:r>
            <w:r w:rsidRPr="00A47304">
              <w:rPr>
                <w:rFonts w:ascii="Times" w:hAnsi="Times"/>
                <w:sz w:val="20"/>
                <w:szCs w:val="20"/>
                <w:lang w:val="en-US"/>
              </w:rPr>
              <w:t>_CO</w:t>
            </w:r>
          </w:p>
        </w:tc>
      </w:tr>
      <w:tr w:rsidR="00F87631" w:rsidRPr="00FC750D" w:rsidTr="00C23DEF">
        <w:tc>
          <w:tcPr>
            <w:tcW w:w="959" w:type="dxa"/>
          </w:tcPr>
          <w:p w:rsidR="00F87631" w:rsidRPr="00FC750D" w:rsidRDefault="00F87631" w:rsidP="00C23DEF">
            <w:pPr>
              <w:rPr>
                <w:color w:val="000000"/>
                <w:sz w:val="24"/>
                <w:szCs w:val="24"/>
              </w:rPr>
            </w:pPr>
            <w:r w:rsidRPr="00FC750D">
              <w:rPr>
                <w:b/>
                <w:color w:val="000000"/>
                <w:sz w:val="24"/>
                <w:szCs w:val="24"/>
              </w:rPr>
              <w:t>Web 01</w:t>
            </w:r>
          </w:p>
        </w:tc>
        <w:tc>
          <w:tcPr>
            <w:tcW w:w="2977" w:type="dxa"/>
          </w:tcPr>
          <w:p w:rsidR="00F87631" w:rsidRPr="00C23DEF" w:rsidRDefault="00C23DEF" w:rsidP="00C23DEF">
            <w:pPr>
              <w:rPr>
                <w:color w:val="000000" w:themeColor="text1"/>
                <w:sz w:val="24"/>
                <w:szCs w:val="24"/>
              </w:rPr>
            </w:pPr>
            <w:r>
              <w:rPr>
                <w:color w:val="000000" w:themeColor="text1"/>
                <w:sz w:val="24"/>
                <w:szCs w:val="24"/>
              </w:rPr>
              <w:t xml:space="preserve">Secuencia didáctica ofrecida por el Proyecto </w:t>
            </w:r>
            <w:proofErr w:type="spellStart"/>
            <w:r>
              <w:rPr>
                <w:color w:val="000000" w:themeColor="text1"/>
                <w:sz w:val="24"/>
                <w:szCs w:val="24"/>
              </w:rPr>
              <w:t>Kairós</w:t>
            </w:r>
            <w:proofErr w:type="spellEnd"/>
            <w:r>
              <w:rPr>
                <w:color w:val="000000" w:themeColor="text1"/>
                <w:sz w:val="24"/>
                <w:szCs w:val="24"/>
              </w:rPr>
              <w:t xml:space="preserve"> en la que se abordan cuestiones como el Imperio napoleónico, las revoluciones liberales y las unificaciones de Italia y Alemania.</w:t>
            </w:r>
          </w:p>
        </w:tc>
        <w:tc>
          <w:tcPr>
            <w:tcW w:w="5118" w:type="dxa"/>
          </w:tcPr>
          <w:p w:rsidR="00F87631" w:rsidRPr="00EA15A4" w:rsidRDefault="00C321C3" w:rsidP="000F339B">
            <w:pPr>
              <w:rPr>
                <w:i/>
                <w:color w:val="000000" w:themeColor="text1"/>
                <w:sz w:val="24"/>
                <w:szCs w:val="24"/>
              </w:rPr>
            </w:pPr>
            <w:r w:rsidRPr="00EA15A4">
              <w:rPr>
                <w:i/>
                <w:color w:val="000000" w:themeColor="text1"/>
                <w:sz w:val="24"/>
                <w:szCs w:val="24"/>
              </w:rPr>
              <w:t>http://iris.cnice.mec.es/kairos/ensenanzas/eso/contemporanea/antiguo_07_00.html</w:t>
            </w:r>
          </w:p>
        </w:tc>
      </w:tr>
      <w:tr w:rsidR="00F87631" w:rsidRPr="00FC750D" w:rsidTr="00C23DEF">
        <w:tc>
          <w:tcPr>
            <w:tcW w:w="959" w:type="dxa"/>
          </w:tcPr>
          <w:p w:rsidR="00F87631" w:rsidRPr="00FC750D" w:rsidRDefault="00F87631" w:rsidP="00C23DEF">
            <w:pPr>
              <w:rPr>
                <w:color w:val="000000"/>
                <w:sz w:val="24"/>
                <w:szCs w:val="24"/>
              </w:rPr>
            </w:pPr>
            <w:r w:rsidRPr="00FC750D">
              <w:rPr>
                <w:b/>
                <w:color w:val="000000"/>
                <w:sz w:val="24"/>
                <w:szCs w:val="24"/>
              </w:rPr>
              <w:t>Web 02</w:t>
            </w:r>
          </w:p>
        </w:tc>
        <w:tc>
          <w:tcPr>
            <w:tcW w:w="2977" w:type="dxa"/>
          </w:tcPr>
          <w:p w:rsidR="00F87631" w:rsidRPr="00EA15A4" w:rsidRDefault="00EA15A4" w:rsidP="00EA15A4">
            <w:pPr>
              <w:rPr>
                <w:color w:val="000000" w:themeColor="text1"/>
                <w:sz w:val="24"/>
                <w:szCs w:val="24"/>
                <w:lang w:val="es-ES_tradnl"/>
              </w:rPr>
            </w:pPr>
            <w:r w:rsidRPr="00EA15A4">
              <w:rPr>
                <w:color w:val="000000" w:themeColor="text1"/>
                <w:sz w:val="24"/>
                <w:szCs w:val="24"/>
                <w:lang w:val="es-ES_tradnl"/>
              </w:rPr>
              <w:t>Material para abordar el estudio de la construcción de las naciones contemporáneas</w:t>
            </w:r>
          </w:p>
        </w:tc>
        <w:tc>
          <w:tcPr>
            <w:tcW w:w="5118" w:type="dxa"/>
          </w:tcPr>
          <w:p w:rsidR="00F87631" w:rsidRPr="00FC750D" w:rsidRDefault="00EA15A4" w:rsidP="000F339B">
            <w:pPr>
              <w:rPr>
                <w:i/>
                <w:color w:val="BFBFBF" w:themeColor="background1" w:themeShade="BF"/>
                <w:sz w:val="24"/>
                <w:szCs w:val="24"/>
              </w:rPr>
            </w:pPr>
            <w:r w:rsidRPr="00EA15A4">
              <w:t>http://www.claseshistoria.com/revolucionesburguesas/textos.htm</w:t>
            </w:r>
            <w:bookmarkStart w:id="197" w:name="_GoBack"/>
            <w:bookmarkEnd w:id="197"/>
            <w:r w:rsidR="00FC1C52">
              <w:fldChar w:fldCharType="begin"/>
            </w:r>
            <w:r w:rsidR="00FC1C52">
              <w:instrText xml:space="preserve"> HYPERLINK "http://recursostic.educacion.es/kairos/web/ensenanzas/eso/moderna/luces_00.html" </w:instrText>
            </w:r>
            <w:r w:rsidR="00FC1C52">
              <w:fldChar w:fldCharType="separate"/>
            </w:r>
            <w:r w:rsidR="00FC1C52">
              <w:fldChar w:fldCharType="end"/>
            </w:r>
          </w:p>
        </w:tc>
      </w:tr>
    </w:tbl>
    <w:p w:rsidR="00F87631" w:rsidRPr="00FC750D" w:rsidRDefault="00F87631" w:rsidP="00F87631">
      <w:pPr>
        <w:rPr>
          <w:highlight w:val="yellow"/>
        </w:rPr>
      </w:pPr>
    </w:p>
    <w:p w:rsidR="00F87631" w:rsidRPr="00FC750D" w:rsidRDefault="00F87631" w:rsidP="00F87631"/>
    <w:p w:rsidR="00F87631" w:rsidRPr="00FC750D" w:rsidRDefault="00F87631" w:rsidP="00F87631"/>
    <w:p w:rsidR="00F87631" w:rsidRPr="00FC750D" w:rsidRDefault="00F87631" w:rsidP="00F87631"/>
    <w:p w:rsidR="00F87631" w:rsidRPr="00974355" w:rsidRDefault="00F87631" w:rsidP="00F87631">
      <w:pPr>
        <w:spacing w:line="360" w:lineRule="auto"/>
      </w:pPr>
    </w:p>
    <w:p w:rsidR="00F87631" w:rsidRPr="000A1D02" w:rsidRDefault="00F87631">
      <w:pPr>
        <w:jc w:val="both"/>
        <w:rPr>
          <w:b/>
          <w:color w:val="000000" w:themeColor="text1"/>
        </w:rPr>
      </w:pPr>
    </w:p>
    <w:sectPr w:rsidR="00F87631" w:rsidRPr="000A1D02" w:rsidSect="000713DC">
      <w:headerReference w:type="default" r:id="rId46"/>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RAUL MAZO" w:date="2015-05-02T07:01:00Z" w:initials="RM">
    <w:p w:rsidR="00FC1C52" w:rsidRDefault="00FC1C52">
      <w:pPr>
        <w:pStyle w:val="Textocomentario"/>
      </w:pPr>
      <w:r>
        <w:rPr>
          <w:rStyle w:val="Refdecomentario"/>
        </w:rPr>
        <w:annotationRef/>
      </w:r>
      <w:r>
        <w:t>Ana María, creo que también Constitución debe ponerse en mayúscula inicial.</w:t>
      </w:r>
    </w:p>
  </w:comment>
  <w:comment w:id="70" w:author="RAUL MAZO" w:date="2015-05-02T07:06:00Z" w:initials="RM">
    <w:p w:rsidR="00FC1C52" w:rsidRDefault="00FC1C52">
      <w:pPr>
        <w:pStyle w:val="Textocomentario"/>
      </w:pPr>
      <w:r>
        <w:rPr>
          <w:rStyle w:val="Refdecomentario"/>
        </w:rPr>
        <w:annotationRef/>
      </w:r>
      <w:r>
        <w:t>¿No habría que decir algo así como esto: “Con base en la lectura, formule a los estudiantes las siguientes preguntas:”?</w:t>
      </w:r>
    </w:p>
  </w:comment>
  <w:comment w:id="103" w:author="RAUL MAZO" w:date="2015-05-02T09:21:00Z" w:initials="RM">
    <w:p w:rsidR="00FC1C52" w:rsidRDefault="00FC1C52">
      <w:pPr>
        <w:pStyle w:val="Textocomentario"/>
      </w:pPr>
      <w:r>
        <w:rPr>
          <w:rStyle w:val="Refdecomentario"/>
        </w:rPr>
        <w:annotationRef/>
      </w:r>
      <w:r>
        <w:t>¿Se repite?</w:t>
      </w:r>
    </w:p>
  </w:comment>
  <w:comment w:id="128" w:author="RAUL MAZO" w:date="2015-05-02T11:17:00Z" w:initials="RM">
    <w:p w:rsidR="00FC1C52" w:rsidRDefault="00FC1C52">
      <w:pPr>
        <w:pStyle w:val="Textocomentario"/>
      </w:pPr>
      <w:r>
        <w:rPr>
          <w:rStyle w:val="Refdecomentario"/>
        </w:rPr>
        <w:annotationRef/>
      </w:r>
      <w:r>
        <w:t>Revisar si corresponde o no a la imagen.</w:t>
      </w:r>
    </w:p>
  </w:comment>
  <w:comment w:id="143" w:author="RAUL MAZO" w:date="2015-05-02T11:25:00Z" w:initials="RM">
    <w:p w:rsidR="00FC1C52" w:rsidRDefault="00FC1C52">
      <w:pPr>
        <w:pStyle w:val="Textocomentario"/>
      </w:pPr>
      <w:r>
        <w:rPr>
          <w:rStyle w:val="Refdecomentario"/>
        </w:rPr>
        <w:annotationRef/>
      </w:r>
      <w:r>
        <w:t>¿siglo XIX?</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7F88" w:rsidRDefault="00047F88" w:rsidP="007C4E3E">
      <w:r>
        <w:separator/>
      </w:r>
    </w:p>
  </w:endnote>
  <w:endnote w:type="continuationSeparator" w:id="0">
    <w:p w:rsidR="00047F88" w:rsidRDefault="00047F88" w:rsidP="007C4E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7F88" w:rsidRDefault="00047F88" w:rsidP="007C4E3E">
      <w:r>
        <w:separator/>
      </w:r>
    </w:p>
  </w:footnote>
  <w:footnote w:type="continuationSeparator" w:id="0">
    <w:p w:rsidR="00047F88" w:rsidRDefault="00047F88" w:rsidP="007C4E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1C52" w:rsidRPr="007C4E3E" w:rsidRDefault="00FC1C52" w:rsidP="007C4E3E">
    <w:pPr>
      <w:rPr>
        <w:rFonts w:ascii="Arial" w:hAnsi="Arial" w:cs="Arial"/>
        <w:b/>
        <w:color w:val="000000" w:themeColor="text1"/>
      </w:rPr>
    </w:pPr>
    <w:r w:rsidRPr="005B6DD0">
      <w:rPr>
        <w:rFonts w:ascii="Times" w:hAnsi="Times"/>
        <w:sz w:val="20"/>
        <w:szCs w:val="20"/>
        <w:highlight w:val="yellow"/>
        <w:rPrChange w:id="198" w:author="RAUL MAZO" w:date="2015-05-01T18:43:00Z">
          <w:rPr>
            <w:rFonts w:ascii="Times" w:hAnsi="Times"/>
            <w:sz w:val="20"/>
            <w:szCs w:val="20"/>
            <w:highlight w:val="yellow"/>
            <w:lang w:val="en-US"/>
          </w:rPr>
        </w:rPrChange>
      </w:rPr>
      <w:t>[GUION CS_08_04_CO]</w:t>
    </w:r>
    <w:r w:rsidRPr="005B6DD0">
      <w:rPr>
        <w:rFonts w:ascii="Times" w:hAnsi="Times"/>
        <w:sz w:val="20"/>
        <w:szCs w:val="20"/>
        <w:rPrChange w:id="199" w:author="RAUL MAZO" w:date="2015-05-01T18:43:00Z">
          <w:rPr>
            <w:rFonts w:ascii="Times" w:hAnsi="Times"/>
            <w:sz w:val="20"/>
            <w:szCs w:val="20"/>
            <w:lang w:val="en-US"/>
          </w:rPr>
        </w:rPrChange>
      </w:rPr>
      <w:t xml:space="preserve"> Guión 4. </w:t>
    </w:r>
    <w:r w:rsidRPr="007C4E3E">
      <w:rPr>
        <w:color w:val="000000" w:themeColor="text1"/>
        <w:sz w:val="20"/>
        <w:szCs w:val="20"/>
      </w:rPr>
      <w:t>La Restauración, el liberalismo y los nacionalismos</w:t>
    </w:r>
  </w:p>
  <w:p w:rsidR="00FC1C52" w:rsidRPr="00F16D37" w:rsidRDefault="00FC1C52" w:rsidP="007C4E3E">
    <w:pPr>
      <w:pStyle w:val="Encabezado"/>
      <w:ind w:right="360"/>
      <w:rPr>
        <w:sz w:val="20"/>
        <w:szCs w:val="20"/>
      </w:rPr>
    </w:pPr>
  </w:p>
  <w:p w:rsidR="00FC1C52" w:rsidRDefault="00FC1C52">
    <w:pPr>
      <w:pStyle w:val="Encabezado"/>
    </w:pPr>
  </w:p>
  <w:p w:rsidR="00FC1C52" w:rsidRDefault="00FC1C5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71CC3"/>
    <w:multiLevelType w:val="multilevel"/>
    <w:tmpl w:val="52BE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5B66114"/>
    <w:multiLevelType w:val="hybridMultilevel"/>
    <w:tmpl w:val="8BC0B0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262F0F6A"/>
    <w:multiLevelType w:val="hybridMultilevel"/>
    <w:tmpl w:val="EB4088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77570A8"/>
    <w:multiLevelType w:val="multilevel"/>
    <w:tmpl w:val="46F80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E26258C"/>
    <w:multiLevelType w:val="hybridMultilevel"/>
    <w:tmpl w:val="2696A4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33131436"/>
    <w:multiLevelType w:val="hybridMultilevel"/>
    <w:tmpl w:val="0F5A3D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8391E40"/>
    <w:multiLevelType w:val="hybridMultilevel"/>
    <w:tmpl w:val="4D8A34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07E6948"/>
    <w:multiLevelType w:val="multilevel"/>
    <w:tmpl w:val="701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D0F1012"/>
    <w:multiLevelType w:val="multilevel"/>
    <w:tmpl w:val="7376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2871BD4"/>
    <w:multiLevelType w:val="multilevel"/>
    <w:tmpl w:val="A112C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54F549D"/>
    <w:multiLevelType w:val="hybridMultilevel"/>
    <w:tmpl w:val="9F423F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9"/>
  </w:num>
  <w:num w:numId="4">
    <w:abstractNumId w:val="10"/>
  </w:num>
  <w:num w:numId="5">
    <w:abstractNumId w:val="12"/>
  </w:num>
  <w:num w:numId="6">
    <w:abstractNumId w:val="4"/>
  </w:num>
  <w:num w:numId="7">
    <w:abstractNumId w:val="6"/>
  </w:num>
  <w:num w:numId="8">
    <w:abstractNumId w:val="11"/>
  </w:num>
  <w:num w:numId="9">
    <w:abstractNumId w:val="7"/>
  </w:num>
  <w:num w:numId="10">
    <w:abstractNumId w:val="5"/>
  </w:num>
  <w:num w:numId="11">
    <w:abstractNumId w:val="3"/>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8560CD"/>
    <w:rsid w:val="00012F20"/>
    <w:rsid w:val="00025E76"/>
    <w:rsid w:val="00030C21"/>
    <w:rsid w:val="00035EDE"/>
    <w:rsid w:val="0004243F"/>
    <w:rsid w:val="00047F88"/>
    <w:rsid w:val="0005002A"/>
    <w:rsid w:val="00054D0E"/>
    <w:rsid w:val="000556D9"/>
    <w:rsid w:val="000600A9"/>
    <w:rsid w:val="00062789"/>
    <w:rsid w:val="0006400B"/>
    <w:rsid w:val="000653B1"/>
    <w:rsid w:val="000713DC"/>
    <w:rsid w:val="00073B54"/>
    <w:rsid w:val="00076079"/>
    <w:rsid w:val="000A1D02"/>
    <w:rsid w:val="000B2F6A"/>
    <w:rsid w:val="000D231F"/>
    <w:rsid w:val="000D69D0"/>
    <w:rsid w:val="000E0F81"/>
    <w:rsid w:val="000F339B"/>
    <w:rsid w:val="001061B7"/>
    <w:rsid w:val="001547B2"/>
    <w:rsid w:val="001558DC"/>
    <w:rsid w:val="00155B68"/>
    <w:rsid w:val="00157F62"/>
    <w:rsid w:val="00167AB7"/>
    <w:rsid w:val="00167C30"/>
    <w:rsid w:val="001734F6"/>
    <w:rsid w:val="00173734"/>
    <w:rsid w:val="0017415F"/>
    <w:rsid w:val="00176BEE"/>
    <w:rsid w:val="001A6D5F"/>
    <w:rsid w:val="001B2185"/>
    <w:rsid w:val="001B5506"/>
    <w:rsid w:val="001B69B8"/>
    <w:rsid w:val="001C2339"/>
    <w:rsid w:val="001C5152"/>
    <w:rsid w:val="001D0319"/>
    <w:rsid w:val="001E2077"/>
    <w:rsid w:val="00200BF6"/>
    <w:rsid w:val="00203059"/>
    <w:rsid w:val="002044D6"/>
    <w:rsid w:val="002232D7"/>
    <w:rsid w:val="002631E8"/>
    <w:rsid w:val="0027205D"/>
    <w:rsid w:val="00291654"/>
    <w:rsid w:val="00292DAF"/>
    <w:rsid w:val="00293EEB"/>
    <w:rsid w:val="002951BF"/>
    <w:rsid w:val="002B1D27"/>
    <w:rsid w:val="002B22DB"/>
    <w:rsid w:val="002B41FF"/>
    <w:rsid w:val="002F53F4"/>
    <w:rsid w:val="003025F7"/>
    <w:rsid w:val="00327CFD"/>
    <w:rsid w:val="00331375"/>
    <w:rsid w:val="00334703"/>
    <w:rsid w:val="003402E2"/>
    <w:rsid w:val="0035158C"/>
    <w:rsid w:val="00360543"/>
    <w:rsid w:val="0036446A"/>
    <w:rsid w:val="00365374"/>
    <w:rsid w:val="003804EC"/>
    <w:rsid w:val="00392369"/>
    <w:rsid w:val="003C5D84"/>
    <w:rsid w:val="003D0D1D"/>
    <w:rsid w:val="003E41D6"/>
    <w:rsid w:val="003F1F95"/>
    <w:rsid w:val="00400E06"/>
    <w:rsid w:val="0040634D"/>
    <w:rsid w:val="00413DB3"/>
    <w:rsid w:val="00415304"/>
    <w:rsid w:val="00416286"/>
    <w:rsid w:val="0042752A"/>
    <w:rsid w:val="00440E1A"/>
    <w:rsid w:val="0045757A"/>
    <w:rsid w:val="00464C75"/>
    <w:rsid w:val="00466719"/>
    <w:rsid w:val="004758E4"/>
    <w:rsid w:val="00482BCC"/>
    <w:rsid w:val="004C16FC"/>
    <w:rsid w:val="004C1FAB"/>
    <w:rsid w:val="004D2AC6"/>
    <w:rsid w:val="004D592B"/>
    <w:rsid w:val="004E741D"/>
    <w:rsid w:val="004F4F3A"/>
    <w:rsid w:val="004F7F90"/>
    <w:rsid w:val="005128D6"/>
    <w:rsid w:val="00526DC7"/>
    <w:rsid w:val="00532AC4"/>
    <w:rsid w:val="00533957"/>
    <w:rsid w:val="00536645"/>
    <w:rsid w:val="00542E1B"/>
    <w:rsid w:val="005711ED"/>
    <w:rsid w:val="00574AEE"/>
    <w:rsid w:val="0057760C"/>
    <w:rsid w:val="00587D2F"/>
    <w:rsid w:val="00593DBA"/>
    <w:rsid w:val="005A77D7"/>
    <w:rsid w:val="005B6DD0"/>
    <w:rsid w:val="005C123B"/>
    <w:rsid w:val="005D6A91"/>
    <w:rsid w:val="005E233F"/>
    <w:rsid w:val="006006F5"/>
    <w:rsid w:val="00606840"/>
    <w:rsid w:val="00611211"/>
    <w:rsid w:val="00614B46"/>
    <w:rsid w:val="00625F1A"/>
    <w:rsid w:val="00650070"/>
    <w:rsid w:val="00674299"/>
    <w:rsid w:val="00675C29"/>
    <w:rsid w:val="006967F5"/>
    <w:rsid w:val="006A535B"/>
    <w:rsid w:val="006B41C4"/>
    <w:rsid w:val="006B78B7"/>
    <w:rsid w:val="006C0E7D"/>
    <w:rsid w:val="006E7DDE"/>
    <w:rsid w:val="00704A9E"/>
    <w:rsid w:val="00705853"/>
    <w:rsid w:val="007075EB"/>
    <w:rsid w:val="0071323A"/>
    <w:rsid w:val="007242FC"/>
    <w:rsid w:val="00724B24"/>
    <w:rsid w:val="00742754"/>
    <w:rsid w:val="00767DD3"/>
    <w:rsid w:val="007932A3"/>
    <w:rsid w:val="007B0B37"/>
    <w:rsid w:val="007B1AC9"/>
    <w:rsid w:val="007B2151"/>
    <w:rsid w:val="007B79BE"/>
    <w:rsid w:val="007C4E3E"/>
    <w:rsid w:val="007D3D54"/>
    <w:rsid w:val="007D663F"/>
    <w:rsid w:val="007D7F18"/>
    <w:rsid w:val="007F24B1"/>
    <w:rsid w:val="007F3465"/>
    <w:rsid w:val="00800177"/>
    <w:rsid w:val="008022D2"/>
    <w:rsid w:val="008071BE"/>
    <w:rsid w:val="008337EC"/>
    <w:rsid w:val="0084017C"/>
    <w:rsid w:val="008560CD"/>
    <w:rsid w:val="008600EE"/>
    <w:rsid w:val="00893FB0"/>
    <w:rsid w:val="00895D95"/>
    <w:rsid w:val="008976D6"/>
    <w:rsid w:val="008D145D"/>
    <w:rsid w:val="008D6F01"/>
    <w:rsid w:val="008D741F"/>
    <w:rsid w:val="008E0AF8"/>
    <w:rsid w:val="008F43E6"/>
    <w:rsid w:val="00901176"/>
    <w:rsid w:val="00914132"/>
    <w:rsid w:val="00936D72"/>
    <w:rsid w:val="00946ED4"/>
    <w:rsid w:val="00956661"/>
    <w:rsid w:val="009661E6"/>
    <w:rsid w:val="00981F99"/>
    <w:rsid w:val="00984406"/>
    <w:rsid w:val="009C3F7B"/>
    <w:rsid w:val="009D332A"/>
    <w:rsid w:val="009E2A14"/>
    <w:rsid w:val="009F0ECB"/>
    <w:rsid w:val="009F579F"/>
    <w:rsid w:val="00A17B3A"/>
    <w:rsid w:val="00A36F42"/>
    <w:rsid w:val="00A53B99"/>
    <w:rsid w:val="00A60EF5"/>
    <w:rsid w:val="00A70E80"/>
    <w:rsid w:val="00A76F98"/>
    <w:rsid w:val="00A802CE"/>
    <w:rsid w:val="00A80A4E"/>
    <w:rsid w:val="00A8244B"/>
    <w:rsid w:val="00A95A7E"/>
    <w:rsid w:val="00AA0D64"/>
    <w:rsid w:val="00AA7A88"/>
    <w:rsid w:val="00AB2460"/>
    <w:rsid w:val="00AB5F1C"/>
    <w:rsid w:val="00AD5735"/>
    <w:rsid w:val="00AD7183"/>
    <w:rsid w:val="00AE0517"/>
    <w:rsid w:val="00AE15BA"/>
    <w:rsid w:val="00B011DE"/>
    <w:rsid w:val="00B01A08"/>
    <w:rsid w:val="00B02170"/>
    <w:rsid w:val="00B06E95"/>
    <w:rsid w:val="00B12990"/>
    <w:rsid w:val="00B3344E"/>
    <w:rsid w:val="00B51B35"/>
    <w:rsid w:val="00B60175"/>
    <w:rsid w:val="00B73BEF"/>
    <w:rsid w:val="00B7486A"/>
    <w:rsid w:val="00B7784B"/>
    <w:rsid w:val="00B81685"/>
    <w:rsid w:val="00B837BC"/>
    <w:rsid w:val="00B96CCF"/>
    <w:rsid w:val="00BA63C4"/>
    <w:rsid w:val="00BA7ECF"/>
    <w:rsid w:val="00BC49B0"/>
    <w:rsid w:val="00BC6218"/>
    <w:rsid w:val="00BE689C"/>
    <w:rsid w:val="00BF47B6"/>
    <w:rsid w:val="00C1611A"/>
    <w:rsid w:val="00C23DEF"/>
    <w:rsid w:val="00C24B1C"/>
    <w:rsid w:val="00C321C3"/>
    <w:rsid w:val="00C52FE2"/>
    <w:rsid w:val="00C6759A"/>
    <w:rsid w:val="00C714E2"/>
    <w:rsid w:val="00C9531F"/>
    <w:rsid w:val="00CA0D0E"/>
    <w:rsid w:val="00CB2201"/>
    <w:rsid w:val="00CC17FF"/>
    <w:rsid w:val="00CC19E4"/>
    <w:rsid w:val="00CC22A8"/>
    <w:rsid w:val="00CD53FC"/>
    <w:rsid w:val="00CF1EDB"/>
    <w:rsid w:val="00CF4952"/>
    <w:rsid w:val="00D02406"/>
    <w:rsid w:val="00D44341"/>
    <w:rsid w:val="00D5320D"/>
    <w:rsid w:val="00D61332"/>
    <w:rsid w:val="00D772B3"/>
    <w:rsid w:val="00D80752"/>
    <w:rsid w:val="00D86C37"/>
    <w:rsid w:val="00D923D4"/>
    <w:rsid w:val="00DA606D"/>
    <w:rsid w:val="00DB03CC"/>
    <w:rsid w:val="00DB29C7"/>
    <w:rsid w:val="00DB538A"/>
    <w:rsid w:val="00DC4240"/>
    <w:rsid w:val="00DD4B7A"/>
    <w:rsid w:val="00DD679E"/>
    <w:rsid w:val="00DD7E5F"/>
    <w:rsid w:val="00DF51C9"/>
    <w:rsid w:val="00E36DC3"/>
    <w:rsid w:val="00E457AF"/>
    <w:rsid w:val="00E60AC5"/>
    <w:rsid w:val="00E65D61"/>
    <w:rsid w:val="00E725A6"/>
    <w:rsid w:val="00E76E83"/>
    <w:rsid w:val="00E85D61"/>
    <w:rsid w:val="00E867DA"/>
    <w:rsid w:val="00E93F90"/>
    <w:rsid w:val="00EA0314"/>
    <w:rsid w:val="00EA15A4"/>
    <w:rsid w:val="00EA238C"/>
    <w:rsid w:val="00EB2B25"/>
    <w:rsid w:val="00EB76FE"/>
    <w:rsid w:val="00EB7842"/>
    <w:rsid w:val="00EC5119"/>
    <w:rsid w:val="00F07DFE"/>
    <w:rsid w:val="00F24751"/>
    <w:rsid w:val="00F257FC"/>
    <w:rsid w:val="00F57AA1"/>
    <w:rsid w:val="00F70446"/>
    <w:rsid w:val="00F85D0F"/>
    <w:rsid w:val="00F87631"/>
    <w:rsid w:val="00FB2DDD"/>
    <w:rsid w:val="00FC1C52"/>
    <w:rsid w:val="00FC5382"/>
    <w:rsid w:val="00FF56B7"/>
    <w:rsid w:val="00FF62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47B6"/>
    <w:pPr>
      <w:spacing w:after="0" w:line="240" w:lineRule="auto"/>
    </w:pPr>
    <w:rPr>
      <w:rFonts w:ascii="Times New Roman" w:eastAsia="Times New Roman" w:hAnsi="Times New Roman" w:cs="Times New Roman"/>
      <w:sz w:val="24"/>
      <w:szCs w:val="24"/>
      <w:lang w:eastAsia="es-CO"/>
    </w:rPr>
  </w:style>
  <w:style w:type="paragraph" w:styleId="Ttulo3">
    <w:name w:val="heading 3"/>
    <w:basedOn w:val="Normal"/>
    <w:next w:val="Normal"/>
    <w:link w:val="Ttulo3Car"/>
    <w:uiPriority w:val="9"/>
    <w:semiHidden/>
    <w:unhideWhenUsed/>
    <w:qFormat/>
    <w:rsid w:val="001C2339"/>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293EEB"/>
    <w:pPr>
      <w:spacing w:before="100" w:beforeAutospacing="1" w:after="100" w:afterAutospacing="1"/>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u">
    <w:name w:val="u"/>
    <w:basedOn w:val="Normal"/>
    <w:rsid w:val="007B79BE"/>
    <w:pPr>
      <w:spacing w:before="100" w:beforeAutospacing="1" w:after="100" w:afterAutospacing="1"/>
    </w:pPr>
  </w:style>
  <w:style w:type="character" w:customStyle="1" w:styleId="un">
    <w:name w:val="un"/>
    <w:basedOn w:val="Fuentedeprrafopredeter"/>
    <w:rsid w:val="007B79BE"/>
  </w:style>
  <w:style w:type="character" w:customStyle="1" w:styleId="apple-converted-space">
    <w:name w:val="apple-converted-space"/>
    <w:basedOn w:val="Fuentedeprrafopredeter"/>
    <w:rsid w:val="007B79BE"/>
  </w:style>
  <w:style w:type="character" w:styleId="Textoennegrita">
    <w:name w:val="Strong"/>
    <w:basedOn w:val="Fuentedeprrafopredeter"/>
    <w:uiPriority w:val="22"/>
    <w:qFormat/>
    <w:rsid w:val="007B79BE"/>
    <w:rPr>
      <w:b/>
      <w:bCs/>
    </w:rPr>
  </w:style>
  <w:style w:type="paragraph" w:styleId="NormalWeb">
    <w:name w:val="Normal (Web)"/>
    <w:basedOn w:val="Normal"/>
    <w:uiPriority w:val="99"/>
    <w:unhideWhenUsed/>
    <w:rsid w:val="00EB76FE"/>
    <w:pPr>
      <w:spacing w:before="100" w:beforeAutospacing="1" w:after="100" w:afterAutospacing="1"/>
    </w:pPr>
  </w:style>
  <w:style w:type="paragraph" w:styleId="Textodeglobo">
    <w:name w:val="Balloon Text"/>
    <w:basedOn w:val="Normal"/>
    <w:link w:val="TextodegloboCar"/>
    <w:uiPriority w:val="99"/>
    <w:semiHidden/>
    <w:unhideWhenUsed/>
    <w:rsid w:val="00EB76FE"/>
    <w:rPr>
      <w:rFonts w:ascii="Tahoma" w:hAnsi="Tahoma" w:cs="Tahoma"/>
      <w:sz w:val="16"/>
      <w:szCs w:val="16"/>
    </w:rPr>
  </w:style>
  <w:style w:type="character" w:customStyle="1" w:styleId="TextodegloboCar">
    <w:name w:val="Texto de globo Car"/>
    <w:basedOn w:val="Fuentedeprrafopredeter"/>
    <w:link w:val="Textodeglobo"/>
    <w:uiPriority w:val="99"/>
    <w:semiHidden/>
    <w:rsid w:val="00EB76FE"/>
    <w:rPr>
      <w:rFonts w:ascii="Tahoma" w:hAnsi="Tahoma" w:cs="Tahoma"/>
      <w:sz w:val="16"/>
      <w:szCs w:val="16"/>
    </w:rPr>
  </w:style>
  <w:style w:type="character" w:customStyle="1" w:styleId="Ttulo4Car">
    <w:name w:val="Título 4 Car"/>
    <w:basedOn w:val="Fuentedeprrafopredeter"/>
    <w:link w:val="Ttulo4"/>
    <w:uiPriority w:val="9"/>
    <w:rsid w:val="00293EEB"/>
    <w:rPr>
      <w:rFonts w:ascii="Times New Roman" w:eastAsia="Times New Roman" w:hAnsi="Times New Roman" w:cs="Times New Roman"/>
      <w:b/>
      <w:bCs/>
      <w:sz w:val="24"/>
      <w:szCs w:val="24"/>
      <w:lang w:eastAsia="es-CO"/>
    </w:rPr>
  </w:style>
  <w:style w:type="paragraph" w:customStyle="1" w:styleId="cabecera2">
    <w:name w:val="cabecera2"/>
    <w:basedOn w:val="Normal"/>
    <w:rsid w:val="00BC49B0"/>
    <w:pPr>
      <w:spacing w:before="100" w:beforeAutospacing="1" w:after="100" w:afterAutospacing="1"/>
    </w:pPr>
  </w:style>
  <w:style w:type="paragraph" w:customStyle="1" w:styleId="Normal1">
    <w:name w:val="Normal1"/>
    <w:basedOn w:val="Normal"/>
    <w:rsid w:val="00BC49B0"/>
    <w:pPr>
      <w:spacing w:before="100" w:beforeAutospacing="1" w:after="100" w:afterAutospacing="1"/>
    </w:pPr>
  </w:style>
  <w:style w:type="character" w:customStyle="1" w:styleId="negrita">
    <w:name w:val="negrita"/>
    <w:basedOn w:val="Fuentedeprrafopredeter"/>
    <w:rsid w:val="00BC49B0"/>
  </w:style>
  <w:style w:type="paragraph" w:customStyle="1" w:styleId="cabecera3">
    <w:name w:val="cabecera3"/>
    <w:basedOn w:val="Normal"/>
    <w:rsid w:val="00BC49B0"/>
    <w:pPr>
      <w:spacing w:before="100" w:beforeAutospacing="1" w:after="100" w:afterAutospacing="1"/>
    </w:pPr>
  </w:style>
  <w:style w:type="paragraph" w:customStyle="1" w:styleId="cabecera1">
    <w:name w:val="cabecera1"/>
    <w:basedOn w:val="Normal"/>
    <w:rsid w:val="00BC49B0"/>
    <w:pPr>
      <w:spacing w:before="100" w:beforeAutospacing="1" w:after="100" w:afterAutospacing="1"/>
    </w:pPr>
  </w:style>
  <w:style w:type="character" w:customStyle="1" w:styleId="cursiva">
    <w:name w:val="cursiva"/>
    <w:basedOn w:val="Fuentedeprrafopredeter"/>
    <w:rsid w:val="00BC49B0"/>
  </w:style>
  <w:style w:type="character" w:styleId="Hipervnculo">
    <w:name w:val="Hyperlink"/>
    <w:basedOn w:val="Fuentedeprrafopredeter"/>
    <w:uiPriority w:val="99"/>
    <w:unhideWhenUsed/>
    <w:rsid w:val="00BC49B0"/>
    <w:rPr>
      <w:color w:val="0000FF"/>
      <w:u w:val="single"/>
    </w:rPr>
  </w:style>
  <w:style w:type="paragraph" w:customStyle="1" w:styleId="tab1">
    <w:name w:val="tab1"/>
    <w:basedOn w:val="Normal"/>
    <w:rsid w:val="00BC49B0"/>
    <w:pPr>
      <w:spacing w:before="100" w:beforeAutospacing="1" w:after="100" w:afterAutospacing="1"/>
    </w:pPr>
  </w:style>
  <w:style w:type="character" w:customStyle="1" w:styleId="Ttulo3Car">
    <w:name w:val="Título 3 Car"/>
    <w:basedOn w:val="Fuentedeprrafopredeter"/>
    <w:link w:val="Ttulo3"/>
    <w:uiPriority w:val="9"/>
    <w:semiHidden/>
    <w:rsid w:val="001C2339"/>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440E1A"/>
    <w:pPr>
      <w:ind w:left="720"/>
      <w:contextualSpacing/>
    </w:pPr>
  </w:style>
  <w:style w:type="paragraph" w:customStyle="1" w:styleId="tab2">
    <w:name w:val="tab2"/>
    <w:basedOn w:val="Normal"/>
    <w:rsid w:val="00DD679E"/>
    <w:pPr>
      <w:spacing w:before="100" w:beforeAutospacing="1" w:after="100" w:afterAutospacing="1"/>
    </w:pPr>
  </w:style>
  <w:style w:type="paragraph" w:styleId="Encabezado">
    <w:name w:val="header"/>
    <w:basedOn w:val="Normal"/>
    <w:link w:val="EncabezadoCar"/>
    <w:uiPriority w:val="99"/>
    <w:unhideWhenUsed/>
    <w:rsid w:val="007C4E3E"/>
    <w:pPr>
      <w:tabs>
        <w:tab w:val="center" w:pos="4252"/>
        <w:tab w:val="right" w:pos="8504"/>
      </w:tabs>
    </w:pPr>
    <w:rPr>
      <w:lang w:val="es-ES_tradnl"/>
    </w:rPr>
  </w:style>
  <w:style w:type="character" w:customStyle="1" w:styleId="EncabezadoCar">
    <w:name w:val="Encabezado Car"/>
    <w:basedOn w:val="Fuentedeprrafopredeter"/>
    <w:link w:val="Encabezado"/>
    <w:uiPriority w:val="99"/>
    <w:rsid w:val="007C4E3E"/>
    <w:rPr>
      <w:sz w:val="24"/>
      <w:szCs w:val="24"/>
      <w:lang w:val="es-ES_tradnl"/>
    </w:rPr>
  </w:style>
  <w:style w:type="table" w:styleId="Tablaconcuadrcula">
    <w:name w:val="Table Grid"/>
    <w:basedOn w:val="Tablanormal"/>
    <w:rsid w:val="007C4E3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7C4E3E"/>
    <w:pPr>
      <w:tabs>
        <w:tab w:val="center" w:pos="4419"/>
        <w:tab w:val="right" w:pos="8838"/>
      </w:tabs>
    </w:pPr>
  </w:style>
  <w:style w:type="character" w:customStyle="1" w:styleId="PiedepginaCar">
    <w:name w:val="Pie de página Car"/>
    <w:basedOn w:val="Fuentedeprrafopredeter"/>
    <w:link w:val="Piedepgina"/>
    <w:uiPriority w:val="99"/>
    <w:rsid w:val="007C4E3E"/>
  </w:style>
  <w:style w:type="paragraph" w:customStyle="1" w:styleId="mw-mmv-credit">
    <w:name w:val="mw-mmv-credit"/>
    <w:basedOn w:val="Normal"/>
    <w:rsid w:val="007C4E3E"/>
    <w:pPr>
      <w:spacing w:before="100" w:beforeAutospacing="1" w:after="100" w:afterAutospacing="1"/>
    </w:pPr>
  </w:style>
  <w:style w:type="character" w:customStyle="1" w:styleId="mw-mmv-source-author">
    <w:name w:val="mw-mmv-source-author"/>
    <w:basedOn w:val="Fuentedeprrafopredeter"/>
    <w:rsid w:val="007C4E3E"/>
  </w:style>
  <w:style w:type="character" w:customStyle="1" w:styleId="mw-mmv-author">
    <w:name w:val="mw-mmv-author"/>
    <w:basedOn w:val="Fuentedeprrafopredeter"/>
    <w:rsid w:val="007C4E3E"/>
  </w:style>
  <w:style w:type="character" w:customStyle="1" w:styleId="mw-mmv-source">
    <w:name w:val="mw-mmv-source"/>
    <w:basedOn w:val="Fuentedeprrafopredeter"/>
    <w:rsid w:val="007C4E3E"/>
  </w:style>
  <w:style w:type="paragraph" w:customStyle="1" w:styleId="mw-mmv-image-desc">
    <w:name w:val="mw-mmv-image-desc"/>
    <w:basedOn w:val="Normal"/>
    <w:rsid w:val="007C4E3E"/>
    <w:pPr>
      <w:spacing w:before="100" w:beforeAutospacing="1" w:after="100" w:afterAutospacing="1"/>
    </w:pPr>
  </w:style>
  <w:style w:type="paragraph" w:styleId="Textocomentario">
    <w:name w:val="annotation text"/>
    <w:basedOn w:val="Normal"/>
    <w:link w:val="TextocomentarioCar"/>
    <w:uiPriority w:val="99"/>
    <w:unhideWhenUsed/>
    <w:rsid w:val="00532AC4"/>
    <w:rPr>
      <w:rFonts w:ascii="Calibri" w:eastAsia="Calibri" w:hAnsi="Calibri"/>
      <w:sz w:val="20"/>
      <w:szCs w:val="20"/>
      <w:lang w:val="es-MX"/>
    </w:rPr>
  </w:style>
  <w:style w:type="character" w:customStyle="1" w:styleId="TextocomentarioCar">
    <w:name w:val="Texto comentario Car"/>
    <w:basedOn w:val="Fuentedeprrafopredeter"/>
    <w:link w:val="Textocomentario"/>
    <w:uiPriority w:val="99"/>
    <w:rsid w:val="00532AC4"/>
    <w:rPr>
      <w:rFonts w:ascii="Calibri" w:eastAsia="Calibri" w:hAnsi="Calibri" w:cs="Times New Roman"/>
      <w:sz w:val="20"/>
      <w:szCs w:val="20"/>
      <w:lang w:val="es-MX"/>
    </w:rPr>
  </w:style>
  <w:style w:type="paragraph" w:customStyle="1" w:styleId="cabecera111">
    <w:name w:val="cabecera111"/>
    <w:basedOn w:val="Normal"/>
    <w:rsid w:val="00532AC4"/>
    <w:pPr>
      <w:spacing w:before="100" w:beforeAutospacing="1" w:after="120" w:line="270" w:lineRule="atLeast"/>
    </w:pPr>
    <w:rPr>
      <w:rFonts w:ascii="Georgia" w:hAnsi="Georgia" w:cs="Arial"/>
      <w:b/>
      <w:bCs/>
      <w:color w:val="0D3158"/>
      <w:sz w:val="32"/>
      <w:szCs w:val="32"/>
    </w:rPr>
  </w:style>
  <w:style w:type="paragraph" w:customStyle="1" w:styleId="cabecera210">
    <w:name w:val="cabecera210"/>
    <w:basedOn w:val="Normal"/>
    <w:rsid w:val="00532AC4"/>
    <w:pPr>
      <w:spacing w:before="375" w:after="120" w:line="270" w:lineRule="atLeast"/>
    </w:pPr>
    <w:rPr>
      <w:rFonts w:ascii="Georgia" w:hAnsi="Georgia" w:cs="Arial"/>
      <w:b/>
      <w:bCs/>
      <w:color w:val="0D3158"/>
      <w:sz w:val="27"/>
      <w:szCs w:val="27"/>
    </w:rPr>
  </w:style>
  <w:style w:type="paragraph" w:customStyle="1" w:styleId="tab11">
    <w:name w:val="tab11"/>
    <w:basedOn w:val="Normal"/>
    <w:rsid w:val="00532AC4"/>
    <w:pPr>
      <w:spacing w:before="100" w:beforeAutospacing="1" w:after="210" w:line="270" w:lineRule="atLeast"/>
    </w:pPr>
    <w:rPr>
      <w:color w:val="0D3158"/>
      <w:sz w:val="20"/>
      <w:szCs w:val="20"/>
    </w:rPr>
  </w:style>
  <w:style w:type="paragraph" w:customStyle="1" w:styleId="normal10">
    <w:name w:val="normal1"/>
    <w:basedOn w:val="Normal"/>
    <w:rsid w:val="00532AC4"/>
    <w:pPr>
      <w:spacing w:before="100" w:beforeAutospacing="1" w:after="210" w:line="270" w:lineRule="atLeast"/>
    </w:pPr>
    <w:rPr>
      <w:color w:val="0D3158"/>
      <w:sz w:val="20"/>
      <w:szCs w:val="20"/>
    </w:rPr>
  </w:style>
  <w:style w:type="character" w:customStyle="1" w:styleId="cursiva6">
    <w:name w:val="cursiva6"/>
    <w:basedOn w:val="Fuentedeprrafopredeter"/>
    <w:rsid w:val="00532AC4"/>
    <w:rPr>
      <w:i/>
      <w:iCs/>
    </w:rPr>
  </w:style>
  <w:style w:type="character" w:styleId="Hipervnculovisitado">
    <w:name w:val="FollowedHyperlink"/>
    <w:basedOn w:val="Fuentedeprrafopredeter"/>
    <w:uiPriority w:val="99"/>
    <w:semiHidden/>
    <w:unhideWhenUsed/>
    <w:rsid w:val="00167AB7"/>
    <w:rPr>
      <w:color w:val="800080" w:themeColor="followedHyperlink"/>
      <w:u w:val="single"/>
    </w:rPr>
  </w:style>
  <w:style w:type="character" w:styleId="Refdecomentario">
    <w:name w:val="annotation reference"/>
    <w:basedOn w:val="Fuentedeprrafopredeter"/>
    <w:uiPriority w:val="99"/>
    <w:semiHidden/>
    <w:unhideWhenUsed/>
    <w:rsid w:val="00B12990"/>
    <w:rPr>
      <w:sz w:val="16"/>
      <w:szCs w:val="16"/>
    </w:rPr>
  </w:style>
  <w:style w:type="paragraph" w:styleId="Asuntodelcomentario">
    <w:name w:val="annotation subject"/>
    <w:basedOn w:val="Textocomentario"/>
    <w:next w:val="Textocomentario"/>
    <w:link w:val="AsuntodelcomentarioCar"/>
    <w:uiPriority w:val="99"/>
    <w:semiHidden/>
    <w:unhideWhenUsed/>
    <w:rsid w:val="00B12990"/>
    <w:rPr>
      <w:rFonts w:ascii="Times New Roman" w:eastAsia="Times New Roman" w:hAnsi="Times New Roman"/>
      <w:b/>
      <w:bCs/>
      <w:lang w:val="es-CO"/>
    </w:rPr>
  </w:style>
  <w:style w:type="character" w:customStyle="1" w:styleId="AsuntodelcomentarioCar">
    <w:name w:val="Asunto del comentario Car"/>
    <w:basedOn w:val="TextocomentarioCar"/>
    <w:link w:val="Asuntodelcomentario"/>
    <w:uiPriority w:val="99"/>
    <w:semiHidden/>
    <w:rsid w:val="00B12990"/>
    <w:rPr>
      <w:rFonts w:ascii="Times New Roman" w:eastAsia="Times New Roman" w:hAnsi="Times New Roman" w:cs="Times New Roman"/>
      <w:b/>
      <w:bCs/>
      <w:sz w:val="20"/>
      <w:szCs w:val="20"/>
      <w:lang w:val="es-MX"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2525">
      <w:bodyDiv w:val="1"/>
      <w:marLeft w:val="0"/>
      <w:marRight w:val="0"/>
      <w:marTop w:val="0"/>
      <w:marBottom w:val="0"/>
      <w:divBdr>
        <w:top w:val="none" w:sz="0" w:space="0" w:color="auto"/>
        <w:left w:val="none" w:sz="0" w:space="0" w:color="auto"/>
        <w:bottom w:val="none" w:sz="0" w:space="0" w:color="auto"/>
        <w:right w:val="none" w:sz="0" w:space="0" w:color="auto"/>
      </w:divBdr>
      <w:divsChild>
        <w:div w:id="1414282698">
          <w:marLeft w:val="0"/>
          <w:marRight w:val="0"/>
          <w:marTop w:val="272"/>
          <w:marBottom w:val="136"/>
          <w:divBdr>
            <w:top w:val="none" w:sz="0" w:space="0" w:color="auto"/>
            <w:left w:val="none" w:sz="0" w:space="0" w:color="auto"/>
            <w:bottom w:val="none" w:sz="0" w:space="0" w:color="auto"/>
            <w:right w:val="none" w:sz="0" w:space="0" w:color="auto"/>
          </w:divBdr>
        </w:div>
      </w:divsChild>
    </w:div>
    <w:div w:id="108668253">
      <w:bodyDiv w:val="1"/>
      <w:marLeft w:val="0"/>
      <w:marRight w:val="0"/>
      <w:marTop w:val="0"/>
      <w:marBottom w:val="0"/>
      <w:divBdr>
        <w:top w:val="none" w:sz="0" w:space="0" w:color="auto"/>
        <w:left w:val="none" w:sz="0" w:space="0" w:color="auto"/>
        <w:bottom w:val="none" w:sz="0" w:space="0" w:color="auto"/>
        <w:right w:val="none" w:sz="0" w:space="0" w:color="auto"/>
      </w:divBdr>
    </w:div>
    <w:div w:id="136919641">
      <w:bodyDiv w:val="1"/>
      <w:marLeft w:val="0"/>
      <w:marRight w:val="0"/>
      <w:marTop w:val="0"/>
      <w:marBottom w:val="0"/>
      <w:divBdr>
        <w:top w:val="none" w:sz="0" w:space="0" w:color="auto"/>
        <w:left w:val="none" w:sz="0" w:space="0" w:color="auto"/>
        <w:bottom w:val="none" w:sz="0" w:space="0" w:color="auto"/>
        <w:right w:val="none" w:sz="0" w:space="0" w:color="auto"/>
      </w:divBdr>
      <w:divsChild>
        <w:div w:id="674452925">
          <w:marLeft w:val="0"/>
          <w:marRight w:val="0"/>
          <w:marTop w:val="0"/>
          <w:marBottom w:val="204"/>
          <w:divBdr>
            <w:top w:val="none" w:sz="0" w:space="0" w:color="auto"/>
            <w:left w:val="none" w:sz="0" w:space="0" w:color="auto"/>
            <w:bottom w:val="none" w:sz="0" w:space="0" w:color="auto"/>
            <w:right w:val="none" w:sz="0" w:space="0" w:color="auto"/>
          </w:divBdr>
          <w:divsChild>
            <w:div w:id="1056051280">
              <w:marLeft w:val="0"/>
              <w:marRight w:val="0"/>
              <w:marTop w:val="0"/>
              <w:marBottom w:val="0"/>
              <w:divBdr>
                <w:top w:val="none" w:sz="0" w:space="0" w:color="auto"/>
                <w:left w:val="none" w:sz="0" w:space="0" w:color="auto"/>
                <w:bottom w:val="none" w:sz="0" w:space="0" w:color="auto"/>
                <w:right w:val="none" w:sz="0" w:space="0" w:color="auto"/>
              </w:divBdr>
              <w:divsChild>
                <w:div w:id="1261375040">
                  <w:marLeft w:val="0"/>
                  <w:marRight w:val="326"/>
                  <w:marTop w:val="0"/>
                  <w:marBottom w:val="0"/>
                  <w:divBdr>
                    <w:top w:val="none" w:sz="0" w:space="0" w:color="auto"/>
                    <w:left w:val="none" w:sz="0" w:space="0" w:color="auto"/>
                    <w:bottom w:val="none" w:sz="0" w:space="0" w:color="auto"/>
                    <w:right w:val="none" w:sz="0" w:space="0" w:color="auto"/>
                  </w:divBdr>
                </w:div>
              </w:divsChild>
            </w:div>
            <w:div w:id="1696079475">
              <w:marLeft w:val="0"/>
              <w:marRight w:val="0"/>
              <w:marTop w:val="0"/>
              <w:marBottom w:val="0"/>
              <w:divBdr>
                <w:top w:val="none" w:sz="0" w:space="0" w:color="auto"/>
                <w:left w:val="none" w:sz="0" w:space="0" w:color="auto"/>
                <w:bottom w:val="none" w:sz="0" w:space="0" w:color="auto"/>
                <w:right w:val="none" w:sz="0" w:space="0" w:color="auto"/>
              </w:divBdr>
            </w:div>
          </w:divsChild>
        </w:div>
        <w:div w:id="275337410">
          <w:marLeft w:val="0"/>
          <w:marRight w:val="0"/>
          <w:marTop w:val="0"/>
          <w:marBottom w:val="0"/>
          <w:divBdr>
            <w:top w:val="none" w:sz="0" w:space="0" w:color="auto"/>
            <w:left w:val="none" w:sz="0" w:space="0" w:color="auto"/>
            <w:bottom w:val="none" w:sz="0" w:space="0" w:color="auto"/>
            <w:right w:val="none" w:sz="0" w:space="0" w:color="auto"/>
          </w:divBdr>
          <w:divsChild>
            <w:div w:id="1746033444">
              <w:marLeft w:val="82"/>
              <w:marRight w:val="82"/>
              <w:marTop w:val="82"/>
              <w:marBottom w:val="82"/>
              <w:divBdr>
                <w:top w:val="none" w:sz="0" w:space="0" w:color="auto"/>
                <w:left w:val="none" w:sz="0" w:space="0" w:color="auto"/>
                <w:bottom w:val="none" w:sz="0" w:space="0" w:color="auto"/>
                <w:right w:val="none" w:sz="0" w:space="0" w:color="auto"/>
              </w:divBdr>
            </w:div>
          </w:divsChild>
        </w:div>
        <w:div w:id="691686132">
          <w:marLeft w:val="0"/>
          <w:marRight w:val="0"/>
          <w:marTop w:val="0"/>
          <w:marBottom w:val="0"/>
          <w:divBdr>
            <w:top w:val="none" w:sz="0" w:space="0" w:color="auto"/>
            <w:left w:val="none" w:sz="0" w:space="0" w:color="auto"/>
            <w:bottom w:val="none" w:sz="0" w:space="0" w:color="auto"/>
            <w:right w:val="none" w:sz="0" w:space="0" w:color="auto"/>
          </w:divBdr>
          <w:divsChild>
            <w:div w:id="2076121875">
              <w:marLeft w:val="0"/>
              <w:marRight w:val="0"/>
              <w:marTop w:val="0"/>
              <w:marBottom w:val="0"/>
              <w:divBdr>
                <w:top w:val="none" w:sz="0" w:space="0" w:color="auto"/>
                <w:left w:val="none" w:sz="0" w:space="0" w:color="auto"/>
                <w:bottom w:val="none" w:sz="0" w:space="0" w:color="auto"/>
                <w:right w:val="none" w:sz="0" w:space="0" w:color="auto"/>
              </w:divBdr>
              <w:divsChild>
                <w:div w:id="142889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6124">
      <w:bodyDiv w:val="1"/>
      <w:marLeft w:val="0"/>
      <w:marRight w:val="0"/>
      <w:marTop w:val="0"/>
      <w:marBottom w:val="0"/>
      <w:divBdr>
        <w:top w:val="none" w:sz="0" w:space="0" w:color="auto"/>
        <w:left w:val="none" w:sz="0" w:space="0" w:color="auto"/>
        <w:bottom w:val="none" w:sz="0" w:space="0" w:color="auto"/>
        <w:right w:val="none" w:sz="0" w:space="0" w:color="auto"/>
      </w:divBdr>
    </w:div>
    <w:div w:id="164906262">
      <w:bodyDiv w:val="1"/>
      <w:marLeft w:val="0"/>
      <w:marRight w:val="0"/>
      <w:marTop w:val="0"/>
      <w:marBottom w:val="0"/>
      <w:divBdr>
        <w:top w:val="none" w:sz="0" w:space="0" w:color="auto"/>
        <w:left w:val="none" w:sz="0" w:space="0" w:color="auto"/>
        <w:bottom w:val="none" w:sz="0" w:space="0" w:color="auto"/>
        <w:right w:val="none" w:sz="0" w:space="0" w:color="auto"/>
      </w:divBdr>
      <w:divsChild>
        <w:div w:id="1274479333">
          <w:marLeft w:val="0"/>
          <w:marRight w:val="0"/>
          <w:marTop w:val="0"/>
          <w:marBottom w:val="0"/>
          <w:divBdr>
            <w:top w:val="none" w:sz="0" w:space="0" w:color="auto"/>
            <w:left w:val="none" w:sz="0" w:space="0" w:color="auto"/>
            <w:bottom w:val="none" w:sz="0" w:space="0" w:color="auto"/>
            <w:right w:val="none" w:sz="0" w:space="0" w:color="auto"/>
          </w:divBdr>
        </w:div>
      </w:divsChild>
    </w:div>
    <w:div w:id="183059483">
      <w:bodyDiv w:val="1"/>
      <w:marLeft w:val="0"/>
      <w:marRight w:val="0"/>
      <w:marTop w:val="0"/>
      <w:marBottom w:val="0"/>
      <w:divBdr>
        <w:top w:val="none" w:sz="0" w:space="0" w:color="auto"/>
        <w:left w:val="none" w:sz="0" w:space="0" w:color="auto"/>
        <w:bottom w:val="none" w:sz="0" w:space="0" w:color="auto"/>
        <w:right w:val="none" w:sz="0" w:space="0" w:color="auto"/>
      </w:divBdr>
    </w:div>
    <w:div w:id="195967979">
      <w:bodyDiv w:val="1"/>
      <w:marLeft w:val="0"/>
      <w:marRight w:val="0"/>
      <w:marTop w:val="0"/>
      <w:marBottom w:val="0"/>
      <w:divBdr>
        <w:top w:val="none" w:sz="0" w:space="0" w:color="auto"/>
        <w:left w:val="none" w:sz="0" w:space="0" w:color="auto"/>
        <w:bottom w:val="none" w:sz="0" w:space="0" w:color="auto"/>
        <w:right w:val="none" w:sz="0" w:space="0" w:color="auto"/>
      </w:divBdr>
      <w:divsChild>
        <w:div w:id="375008601">
          <w:marLeft w:val="0"/>
          <w:marRight w:val="0"/>
          <w:marTop w:val="0"/>
          <w:marBottom w:val="0"/>
          <w:divBdr>
            <w:top w:val="single" w:sz="6" w:space="1" w:color="FFFFFF"/>
            <w:left w:val="none" w:sz="0" w:space="0" w:color="auto"/>
            <w:bottom w:val="none" w:sz="0" w:space="0" w:color="auto"/>
            <w:right w:val="none" w:sz="0" w:space="0" w:color="auto"/>
          </w:divBdr>
        </w:div>
        <w:div w:id="1364012383">
          <w:marLeft w:val="0"/>
          <w:marRight w:val="0"/>
          <w:marTop w:val="0"/>
          <w:marBottom w:val="0"/>
          <w:divBdr>
            <w:top w:val="single" w:sz="6" w:space="1" w:color="FFFFFF"/>
            <w:left w:val="none" w:sz="0" w:space="0" w:color="auto"/>
            <w:bottom w:val="none" w:sz="0" w:space="0" w:color="auto"/>
            <w:right w:val="none" w:sz="0" w:space="0" w:color="auto"/>
          </w:divBdr>
        </w:div>
        <w:div w:id="586117705">
          <w:marLeft w:val="0"/>
          <w:marRight w:val="0"/>
          <w:marTop w:val="0"/>
          <w:marBottom w:val="0"/>
          <w:divBdr>
            <w:top w:val="single" w:sz="6" w:space="1" w:color="FFFFFF"/>
            <w:left w:val="none" w:sz="0" w:space="0" w:color="auto"/>
            <w:bottom w:val="none" w:sz="0" w:space="0" w:color="auto"/>
            <w:right w:val="none" w:sz="0" w:space="0" w:color="auto"/>
          </w:divBdr>
        </w:div>
        <w:div w:id="58288132">
          <w:marLeft w:val="0"/>
          <w:marRight w:val="0"/>
          <w:marTop w:val="0"/>
          <w:marBottom w:val="0"/>
          <w:divBdr>
            <w:top w:val="single" w:sz="6" w:space="1" w:color="FFFFFF"/>
            <w:left w:val="none" w:sz="0" w:space="0" w:color="auto"/>
            <w:bottom w:val="none" w:sz="0" w:space="0" w:color="auto"/>
            <w:right w:val="none" w:sz="0" w:space="0" w:color="auto"/>
          </w:divBdr>
        </w:div>
      </w:divsChild>
    </w:div>
    <w:div w:id="222640315">
      <w:bodyDiv w:val="1"/>
      <w:marLeft w:val="0"/>
      <w:marRight w:val="0"/>
      <w:marTop w:val="0"/>
      <w:marBottom w:val="0"/>
      <w:divBdr>
        <w:top w:val="none" w:sz="0" w:space="0" w:color="auto"/>
        <w:left w:val="none" w:sz="0" w:space="0" w:color="auto"/>
        <w:bottom w:val="none" w:sz="0" w:space="0" w:color="auto"/>
        <w:right w:val="none" w:sz="0" w:space="0" w:color="auto"/>
      </w:divBdr>
    </w:div>
    <w:div w:id="272785821">
      <w:bodyDiv w:val="1"/>
      <w:marLeft w:val="0"/>
      <w:marRight w:val="0"/>
      <w:marTop w:val="0"/>
      <w:marBottom w:val="0"/>
      <w:divBdr>
        <w:top w:val="none" w:sz="0" w:space="0" w:color="auto"/>
        <w:left w:val="none" w:sz="0" w:space="0" w:color="auto"/>
        <w:bottom w:val="none" w:sz="0" w:space="0" w:color="auto"/>
        <w:right w:val="none" w:sz="0" w:space="0" w:color="auto"/>
      </w:divBdr>
    </w:div>
    <w:div w:id="305163260">
      <w:bodyDiv w:val="1"/>
      <w:marLeft w:val="0"/>
      <w:marRight w:val="0"/>
      <w:marTop w:val="0"/>
      <w:marBottom w:val="0"/>
      <w:divBdr>
        <w:top w:val="none" w:sz="0" w:space="0" w:color="auto"/>
        <w:left w:val="none" w:sz="0" w:space="0" w:color="auto"/>
        <w:bottom w:val="none" w:sz="0" w:space="0" w:color="auto"/>
        <w:right w:val="none" w:sz="0" w:space="0" w:color="auto"/>
      </w:divBdr>
    </w:div>
    <w:div w:id="315651985">
      <w:bodyDiv w:val="1"/>
      <w:marLeft w:val="0"/>
      <w:marRight w:val="0"/>
      <w:marTop w:val="0"/>
      <w:marBottom w:val="0"/>
      <w:divBdr>
        <w:top w:val="none" w:sz="0" w:space="0" w:color="auto"/>
        <w:left w:val="none" w:sz="0" w:space="0" w:color="auto"/>
        <w:bottom w:val="none" w:sz="0" w:space="0" w:color="auto"/>
        <w:right w:val="none" w:sz="0" w:space="0" w:color="auto"/>
      </w:divBdr>
    </w:div>
    <w:div w:id="353506929">
      <w:bodyDiv w:val="1"/>
      <w:marLeft w:val="0"/>
      <w:marRight w:val="0"/>
      <w:marTop w:val="0"/>
      <w:marBottom w:val="0"/>
      <w:divBdr>
        <w:top w:val="none" w:sz="0" w:space="0" w:color="auto"/>
        <w:left w:val="none" w:sz="0" w:space="0" w:color="auto"/>
        <w:bottom w:val="none" w:sz="0" w:space="0" w:color="auto"/>
        <w:right w:val="none" w:sz="0" w:space="0" w:color="auto"/>
      </w:divBdr>
    </w:div>
    <w:div w:id="382875864">
      <w:bodyDiv w:val="1"/>
      <w:marLeft w:val="0"/>
      <w:marRight w:val="0"/>
      <w:marTop w:val="0"/>
      <w:marBottom w:val="0"/>
      <w:divBdr>
        <w:top w:val="none" w:sz="0" w:space="0" w:color="auto"/>
        <w:left w:val="none" w:sz="0" w:space="0" w:color="auto"/>
        <w:bottom w:val="none" w:sz="0" w:space="0" w:color="auto"/>
        <w:right w:val="none" w:sz="0" w:space="0" w:color="auto"/>
      </w:divBdr>
      <w:divsChild>
        <w:div w:id="521670500">
          <w:marLeft w:val="0"/>
          <w:marRight w:val="0"/>
          <w:marTop w:val="0"/>
          <w:marBottom w:val="0"/>
          <w:divBdr>
            <w:top w:val="none" w:sz="0" w:space="0" w:color="auto"/>
            <w:left w:val="none" w:sz="0" w:space="0" w:color="auto"/>
            <w:bottom w:val="none" w:sz="0" w:space="0" w:color="auto"/>
            <w:right w:val="none" w:sz="0" w:space="0" w:color="auto"/>
          </w:divBdr>
        </w:div>
        <w:div w:id="1889367672">
          <w:marLeft w:val="0"/>
          <w:marRight w:val="0"/>
          <w:marTop w:val="0"/>
          <w:marBottom w:val="0"/>
          <w:divBdr>
            <w:top w:val="none" w:sz="0" w:space="0" w:color="auto"/>
            <w:left w:val="none" w:sz="0" w:space="0" w:color="auto"/>
            <w:bottom w:val="none" w:sz="0" w:space="0" w:color="auto"/>
            <w:right w:val="none" w:sz="0" w:space="0" w:color="auto"/>
          </w:divBdr>
        </w:div>
      </w:divsChild>
    </w:div>
    <w:div w:id="387074081">
      <w:bodyDiv w:val="1"/>
      <w:marLeft w:val="0"/>
      <w:marRight w:val="0"/>
      <w:marTop w:val="0"/>
      <w:marBottom w:val="0"/>
      <w:divBdr>
        <w:top w:val="none" w:sz="0" w:space="0" w:color="auto"/>
        <w:left w:val="none" w:sz="0" w:space="0" w:color="auto"/>
        <w:bottom w:val="none" w:sz="0" w:space="0" w:color="auto"/>
        <w:right w:val="none" w:sz="0" w:space="0" w:color="auto"/>
      </w:divBdr>
    </w:div>
    <w:div w:id="478888646">
      <w:bodyDiv w:val="1"/>
      <w:marLeft w:val="0"/>
      <w:marRight w:val="0"/>
      <w:marTop w:val="0"/>
      <w:marBottom w:val="0"/>
      <w:divBdr>
        <w:top w:val="none" w:sz="0" w:space="0" w:color="auto"/>
        <w:left w:val="none" w:sz="0" w:space="0" w:color="auto"/>
        <w:bottom w:val="none" w:sz="0" w:space="0" w:color="auto"/>
        <w:right w:val="none" w:sz="0" w:space="0" w:color="auto"/>
      </w:divBdr>
      <w:divsChild>
        <w:div w:id="1153640571">
          <w:marLeft w:val="0"/>
          <w:marRight w:val="0"/>
          <w:marTop w:val="0"/>
          <w:marBottom w:val="0"/>
          <w:divBdr>
            <w:top w:val="none" w:sz="0" w:space="0" w:color="auto"/>
            <w:left w:val="none" w:sz="0" w:space="0" w:color="auto"/>
            <w:bottom w:val="none" w:sz="0" w:space="0" w:color="auto"/>
            <w:right w:val="none" w:sz="0" w:space="0" w:color="auto"/>
          </w:divBdr>
        </w:div>
      </w:divsChild>
    </w:div>
    <w:div w:id="479465521">
      <w:bodyDiv w:val="1"/>
      <w:marLeft w:val="0"/>
      <w:marRight w:val="0"/>
      <w:marTop w:val="0"/>
      <w:marBottom w:val="0"/>
      <w:divBdr>
        <w:top w:val="none" w:sz="0" w:space="0" w:color="auto"/>
        <w:left w:val="none" w:sz="0" w:space="0" w:color="auto"/>
        <w:bottom w:val="none" w:sz="0" w:space="0" w:color="auto"/>
        <w:right w:val="none" w:sz="0" w:space="0" w:color="auto"/>
      </w:divBdr>
    </w:div>
    <w:div w:id="480775242">
      <w:bodyDiv w:val="1"/>
      <w:marLeft w:val="0"/>
      <w:marRight w:val="0"/>
      <w:marTop w:val="0"/>
      <w:marBottom w:val="0"/>
      <w:divBdr>
        <w:top w:val="none" w:sz="0" w:space="0" w:color="auto"/>
        <w:left w:val="none" w:sz="0" w:space="0" w:color="auto"/>
        <w:bottom w:val="none" w:sz="0" w:space="0" w:color="auto"/>
        <w:right w:val="none" w:sz="0" w:space="0" w:color="auto"/>
      </w:divBdr>
    </w:div>
    <w:div w:id="490869648">
      <w:bodyDiv w:val="1"/>
      <w:marLeft w:val="0"/>
      <w:marRight w:val="0"/>
      <w:marTop w:val="0"/>
      <w:marBottom w:val="0"/>
      <w:divBdr>
        <w:top w:val="none" w:sz="0" w:space="0" w:color="auto"/>
        <w:left w:val="none" w:sz="0" w:space="0" w:color="auto"/>
        <w:bottom w:val="none" w:sz="0" w:space="0" w:color="auto"/>
        <w:right w:val="none" w:sz="0" w:space="0" w:color="auto"/>
      </w:divBdr>
    </w:div>
    <w:div w:id="495416213">
      <w:bodyDiv w:val="1"/>
      <w:marLeft w:val="0"/>
      <w:marRight w:val="0"/>
      <w:marTop w:val="0"/>
      <w:marBottom w:val="0"/>
      <w:divBdr>
        <w:top w:val="none" w:sz="0" w:space="0" w:color="auto"/>
        <w:left w:val="none" w:sz="0" w:space="0" w:color="auto"/>
        <w:bottom w:val="none" w:sz="0" w:space="0" w:color="auto"/>
        <w:right w:val="none" w:sz="0" w:space="0" w:color="auto"/>
      </w:divBdr>
      <w:divsChild>
        <w:div w:id="1090472182">
          <w:marLeft w:val="0"/>
          <w:marRight w:val="326"/>
          <w:marTop w:val="0"/>
          <w:marBottom w:val="0"/>
          <w:divBdr>
            <w:top w:val="none" w:sz="0" w:space="0" w:color="auto"/>
            <w:left w:val="none" w:sz="0" w:space="0" w:color="auto"/>
            <w:bottom w:val="none" w:sz="0" w:space="0" w:color="auto"/>
            <w:right w:val="none" w:sz="0" w:space="0" w:color="auto"/>
          </w:divBdr>
        </w:div>
      </w:divsChild>
    </w:div>
    <w:div w:id="533463835">
      <w:bodyDiv w:val="1"/>
      <w:marLeft w:val="0"/>
      <w:marRight w:val="0"/>
      <w:marTop w:val="0"/>
      <w:marBottom w:val="0"/>
      <w:divBdr>
        <w:top w:val="none" w:sz="0" w:space="0" w:color="auto"/>
        <w:left w:val="none" w:sz="0" w:space="0" w:color="auto"/>
        <w:bottom w:val="none" w:sz="0" w:space="0" w:color="auto"/>
        <w:right w:val="none" w:sz="0" w:space="0" w:color="auto"/>
      </w:divBdr>
    </w:div>
    <w:div w:id="592129579">
      <w:bodyDiv w:val="1"/>
      <w:marLeft w:val="0"/>
      <w:marRight w:val="0"/>
      <w:marTop w:val="0"/>
      <w:marBottom w:val="0"/>
      <w:divBdr>
        <w:top w:val="none" w:sz="0" w:space="0" w:color="auto"/>
        <w:left w:val="none" w:sz="0" w:space="0" w:color="auto"/>
        <w:bottom w:val="none" w:sz="0" w:space="0" w:color="auto"/>
        <w:right w:val="none" w:sz="0" w:space="0" w:color="auto"/>
      </w:divBdr>
      <w:divsChild>
        <w:div w:id="1909269974">
          <w:marLeft w:val="0"/>
          <w:marRight w:val="0"/>
          <w:marTop w:val="0"/>
          <w:marBottom w:val="0"/>
          <w:divBdr>
            <w:top w:val="none" w:sz="0" w:space="0" w:color="auto"/>
            <w:left w:val="none" w:sz="0" w:space="0" w:color="auto"/>
            <w:bottom w:val="none" w:sz="0" w:space="0" w:color="auto"/>
            <w:right w:val="none" w:sz="0" w:space="0" w:color="auto"/>
          </w:divBdr>
        </w:div>
      </w:divsChild>
    </w:div>
    <w:div w:id="602297900">
      <w:bodyDiv w:val="1"/>
      <w:marLeft w:val="0"/>
      <w:marRight w:val="0"/>
      <w:marTop w:val="0"/>
      <w:marBottom w:val="0"/>
      <w:divBdr>
        <w:top w:val="none" w:sz="0" w:space="0" w:color="auto"/>
        <w:left w:val="none" w:sz="0" w:space="0" w:color="auto"/>
        <w:bottom w:val="none" w:sz="0" w:space="0" w:color="auto"/>
        <w:right w:val="none" w:sz="0" w:space="0" w:color="auto"/>
      </w:divBdr>
    </w:div>
    <w:div w:id="620188710">
      <w:bodyDiv w:val="1"/>
      <w:marLeft w:val="0"/>
      <w:marRight w:val="0"/>
      <w:marTop w:val="0"/>
      <w:marBottom w:val="0"/>
      <w:divBdr>
        <w:top w:val="none" w:sz="0" w:space="0" w:color="auto"/>
        <w:left w:val="none" w:sz="0" w:space="0" w:color="auto"/>
        <w:bottom w:val="none" w:sz="0" w:space="0" w:color="auto"/>
        <w:right w:val="none" w:sz="0" w:space="0" w:color="auto"/>
      </w:divBdr>
    </w:div>
    <w:div w:id="641663887">
      <w:bodyDiv w:val="1"/>
      <w:marLeft w:val="0"/>
      <w:marRight w:val="0"/>
      <w:marTop w:val="0"/>
      <w:marBottom w:val="0"/>
      <w:divBdr>
        <w:top w:val="none" w:sz="0" w:space="0" w:color="auto"/>
        <w:left w:val="none" w:sz="0" w:space="0" w:color="auto"/>
        <w:bottom w:val="none" w:sz="0" w:space="0" w:color="auto"/>
        <w:right w:val="none" w:sz="0" w:space="0" w:color="auto"/>
      </w:divBdr>
      <w:divsChild>
        <w:div w:id="536284482">
          <w:marLeft w:val="0"/>
          <w:marRight w:val="326"/>
          <w:marTop w:val="0"/>
          <w:marBottom w:val="0"/>
          <w:divBdr>
            <w:top w:val="none" w:sz="0" w:space="0" w:color="auto"/>
            <w:left w:val="none" w:sz="0" w:space="0" w:color="auto"/>
            <w:bottom w:val="none" w:sz="0" w:space="0" w:color="auto"/>
            <w:right w:val="none" w:sz="0" w:space="0" w:color="auto"/>
          </w:divBdr>
        </w:div>
      </w:divsChild>
    </w:div>
    <w:div w:id="662860042">
      <w:bodyDiv w:val="1"/>
      <w:marLeft w:val="0"/>
      <w:marRight w:val="0"/>
      <w:marTop w:val="0"/>
      <w:marBottom w:val="0"/>
      <w:divBdr>
        <w:top w:val="none" w:sz="0" w:space="0" w:color="auto"/>
        <w:left w:val="none" w:sz="0" w:space="0" w:color="auto"/>
        <w:bottom w:val="none" w:sz="0" w:space="0" w:color="auto"/>
        <w:right w:val="none" w:sz="0" w:space="0" w:color="auto"/>
      </w:divBdr>
      <w:divsChild>
        <w:div w:id="490370447">
          <w:marLeft w:val="0"/>
          <w:marRight w:val="326"/>
          <w:marTop w:val="0"/>
          <w:marBottom w:val="0"/>
          <w:divBdr>
            <w:top w:val="none" w:sz="0" w:space="0" w:color="auto"/>
            <w:left w:val="none" w:sz="0" w:space="0" w:color="auto"/>
            <w:bottom w:val="none" w:sz="0" w:space="0" w:color="auto"/>
            <w:right w:val="none" w:sz="0" w:space="0" w:color="auto"/>
          </w:divBdr>
        </w:div>
      </w:divsChild>
    </w:div>
    <w:div w:id="664165518">
      <w:bodyDiv w:val="1"/>
      <w:marLeft w:val="0"/>
      <w:marRight w:val="0"/>
      <w:marTop w:val="0"/>
      <w:marBottom w:val="0"/>
      <w:divBdr>
        <w:top w:val="none" w:sz="0" w:space="0" w:color="auto"/>
        <w:left w:val="none" w:sz="0" w:space="0" w:color="auto"/>
        <w:bottom w:val="none" w:sz="0" w:space="0" w:color="auto"/>
        <w:right w:val="none" w:sz="0" w:space="0" w:color="auto"/>
      </w:divBdr>
    </w:div>
    <w:div w:id="671638411">
      <w:bodyDiv w:val="1"/>
      <w:marLeft w:val="0"/>
      <w:marRight w:val="0"/>
      <w:marTop w:val="0"/>
      <w:marBottom w:val="0"/>
      <w:divBdr>
        <w:top w:val="none" w:sz="0" w:space="0" w:color="auto"/>
        <w:left w:val="none" w:sz="0" w:space="0" w:color="auto"/>
        <w:bottom w:val="none" w:sz="0" w:space="0" w:color="auto"/>
        <w:right w:val="none" w:sz="0" w:space="0" w:color="auto"/>
      </w:divBdr>
      <w:divsChild>
        <w:div w:id="172964839">
          <w:marLeft w:val="0"/>
          <w:marRight w:val="0"/>
          <w:marTop w:val="0"/>
          <w:marBottom w:val="0"/>
          <w:divBdr>
            <w:top w:val="none" w:sz="0" w:space="0" w:color="auto"/>
            <w:left w:val="none" w:sz="0" w:space="0" w:color="auto"/>
            <w:bottom w:val="none" w:sz="0" w:space="0" w:color="auto"/>
            <w:right w:val="none" w:sz="0" w:space="0" w:color="auto"/>
          </w:divBdr>
        </w:div>
      </w:divsChild>
    </w:div>
    <w:div w:id="743988358">
      <w:bodyDiv w:val="1"/>
      <w:marLeft w:val="0"/>
      <w:marRight w:val="0"/>
      <w:marTop w:val="0"/>
      <w:marBottom w:val="0"/>
      <w:divBdr>
        <w:top w:val="none" w:sz="0" w:space="0" w:color="auto"/>
        <w:left w:val="none" w:sz="0" w:space="0" w:color="auto"/>
        <w:bottom w:val="none" w:sz="0" w:space="0" w:color="auto"/>
        <w:right w:val="none" w:sz="0" w:space="0" w:color="auto"/>
      </w:divBdr>
    </w:div>
    <w:div w:id="786699375">
      <w:bodyDiv w:val="1"/>
      <w:marLeft w:val="0"/>
      <w:marRight w:val="0"/>
      <w:marTop w:val="0"/>
      <w:marBottom w:val="0"/>
      <w:divBdr>
        <w:top w:val="none" w:sz="0" w:space="0" w:color="auto"/>
        <w:left w:val="none" w:sz="0" w:space="0" w:color="auto"/>
        <w:bottom w:val="none" w:sz="0" w:space="0" w:color="auto"/>
        <w:right w:val="none" w:sz="0" w:space="0" w:color="auto"/>
      </w:divBdr>
    </w:div>
    <w:div w:id="812596769">
      <w:bodyDiv w:val="1"/>
      <w:marLeft w:val="0"/>
      <w:marRight w:val="0"/>
      <w:marTop w:val="0"/>
      <w:marBottom w:val="0"/>
      <w:divBdr>
        <w:top w:val="none" w:sz="0" w:space="0" w:color="auto"/>
        <w:left w:val="none" w:sz="0" w:space="0" w:color="auto"/>
        <w:bottom w:val="none" w:sz="0" w:space="0" w:color="auto"/>
        <w:right w:val="none" w:sz="0" w:space="0" w:color="auto"/>
      </w:divBdr>
    </w:div>
    <w:div w:id="848763196">
      <w:bodyDiv w:val="1"/>
      <w:marLeft w:val="0"/>
      <w:marRight w:val="0"/>
      <w:marTop w:val="0"/>
      <w:marBottom w:val="0"/>
      <w:divBdr>
        <w:top w:val="none" w:sz="0" w:space="0" w:color="auto"/>
        <w:left w:val="none" w:sz="0" w:space="0" w:color="auto"/>
        <w:bottom w:val="none" w:sz="0" w:space="0" w:color="auto"/>
        <w:right w:val="none" w:sz="0" w:space="0" w:color="auto"/>
      </w:divBdr>
    </w:div>
    <w:div w:id="858159342">
      <w:bodyDiv w:val="1"/>
      <w:marLeft w:val="0"/>
      <w:marRight w:val="0"/>
      <w:marTop w:val="0"/>
      <w:marBottom w:val="0"/>
      <w:divBdr>
        <w:top w:val="none" w:sz="0" w:space="0" w:color="auto"/>
        <w:left w:val="none" w:sz="0" w:space="0" w:color="auto"/>
        <w:bottom w:val="none" w:sz="0" w:space="0" w:color="auto"/>
        <w:right w:val="none" w:sz="0" w:space="0" w:color="auto"/>
      </w:divBdr>
      <w:divsChild>
        <w:div w:id="2131777752">
          <w:marLeft w:val="0"/>
          <w:marRight w:val="0"/>
          <w:marTop w:val="0"/>
          <w:marBottom w:val="0"/>
          <w:divBdr>
            <w:top w:val="single" w:sz="6" w:space="1" w:color="FFFFFF"/>
            <w:left w:val="none" w:sz="0" w:space="0" w:color="auto"/>
            <w:bottom w:val="none" w:sz="0" w:space="0" w:color="auto"/>
            <w:right w:val="none" w:sz="0" w:space="0" w:color="auto"/>
          </w:divBdr>
        </w:div>
        <w:div w:id="2111124203">
          <w:marLeft w:val="0"/>
          <w:marRight w:val="0"/>
          <w:marTop w:val="0"/>
          <w:marBottom w:val="0"/>
          <w:divBdr>
            <w:top w:val="single" w:sz="6" w:space="1" w:color="FFFFFF"/>
            <w:left w:val="none" w:sz="0" w:space="0" w:color="auto"/>
            <w:bottom w:val="none" w:sz="0" w:space="0" w:color="auto"/>
            <w:right w:val="none" w:sz="0" w:space="0" w:color="auto"/>
          </w:divBdr>
        </w:div>
        <w:div w:id="1919630004">
          <w:marLeft w:val="0"/>
          <w:marRight w:val="0"/>
          <w:marTop w:val="0"/>
          <w:marBottom w:val="0"/>
          <w:divBdr>
            <w:top w:val="single" w:sz="6" w:space="1" w:color="FFFFFF"/>
            <w:left w:val="none" w:sz="0" w:space="0" w:color="auto"/>
            <w:bottom w:val="none" w:sz="0" w:space="0" w:color="auto"/>
            <w:right w:val="none" w:sz="0" w:space="0" w:color="auto"/>
          </w:divBdr>
        </w:div>
        <w:div w:id="562641078">
          <w:marLeft w:val="0"/>
          <w:marRight w:val="0"/>
          <w:marTop w:val="0"/>
          <w:marBottom w:val="0"/>
          <w:divBdr>
            <w:top w:val="single" w:sz="6" w:space="1" w:color="FFFFFF"/>
            <w:left w:val="none" w:sz="0" w:space="0" w:color="auto"/>
            <w:bottom w:val="none" w:sz="0" w:space="0" w:color="auto"/>
            <w:right w:val="none" w:sz="0" w:space="0" w:color="auto"/>
          </w:divBdr>
        </w:div>
      </w:divsChild>
    </w:div>
    <w:div w:id="862403858">
      <w:bodyDiv w:val="1"/>
      <w:marLeft w:val="0"/>
      <w:marRight w:val="0"/>
      <w:marTop w:val="0"/>
      <w:marBottom w:val="0"/>
      <w:divBdr>
        <w:top w:val="none" w:sz="0" w:space="0" w:color="auto"/>
        <w:left w:val="none" w:sz="0" w:space="0" w:color="auto"/>
        <w:bottom w:val="none" w:sz="0" w:space="0" w:color="auto"/>
        <w:right w:val="none" w:sz="0" w:space="0" w:color="auto"/>
      </w:divBdr>
    </w:div>
    <w:div w:id="891961841">
      <w:bodyDiv w:val="1"/>
      <w:marLeft w:val="0"/>
      <w:marRight w:val="0"/>
      <w:marTop w:val="0"/>
      <w:marBottom w:val="0"/>
      <w:divBdr>
        <w:top w:val="none" w:sz="0" w:space="0" w:color="auto"/>
        <w:left w:val="none" w:sz="0" w:space="0" w:color="auto"/>
        <w:bottom w:val="none" w:sz="0" w:space="0" w:color="auto"/>
        <w:right w:val="none" w:sz="0" w:space="0" w:color="auto"/>
      </w:divBdr>
      <w:divsChild>
        <w:div w:id="826434261">
          <w:marLeft w:val="0"/>
          <w:marRight w:val="0"/>
          <w:marTop w:val="0"/>
          <w:marBottom w:val="0"/>
          <w:divBdr>
            <w:top w:val="none" w:sz="0" w:space="0" w:color="auto"/>
            <w:left w:val="none" w:sz="0" w:space="0" w:color="auto"/>
            <w:bottom w:val="none" w:sz="0" w:space="0" w:color="auto"/>
            <w:right w:val="none" w:sz="0" w:space="0" w:color="auto"/>
          </w:divBdr>
        </w:div>
      </w:divsChild>
    </w:div>
    <w:div w:id="958149442">
      <w:bodyDiv w:val="1"/>
      <w:marLeft w:val="0"/>
      <w:marRight w:val="0"/>
      <w:marTop w:val="0"/>
      <w:marBottom w:val="0"/>
      <w:divBdr>
        <w:top w:val="none" w:sz="0" w:space="0" w:color="auto"/>
        <w:left w:val="none" w:sz="0" w:space="0" w:color="auto"/>
        <w:bottom w:val="none" w:sz="0" w:space="0" w:color="auto"/>
        <w:right w:val="none" w:sz="0" w:space="0" w:color="auto"/>
      </w:divBdr>
      <w:divsChild>
        <w:div w:id="414323454">
          <w:marLeft w:val="0"/>
          <w:marRight w:val="0"/>
          <w:marTop w:val="0"/>
          <w:marBottom w:val="0"/>
          <w:divBdr>
            <w:top w:val="single" w:sz="6" w:space="1" w:color="FFFFFF"/>
            <w:left w:val="none" w:sz="0" w:space="0" w:color="auto"/>
            <w:bottom w:val="none" w:sz="0" w:space="0" w:color="auto"/>
            <w:right w:val="none" w:sz="0" w:space="0" w:color="auto"/>
          </w:divBdr>
        </w:div>
        <w:div w:id="575826979">
          <w:marLeft w:val="0"/>
          <w:marRight w:val="0"/>
          <w:marTop w:val="0"/>
          <w:marBottom w:val="0"/>
          <w:divBdr>
            <w:top w:val="single" w:sz="6" w:space="1" w:color="FFFFFF"/>
            <w:left w:val="none" w:sz="0" w:space="0" w:color="auto"/>
            <w:bottom w:val="none" w:sz="0" w:space="0" w:color="auto"/>
            <w:right w:val="none" w:sz="0" w:space="0" w:color="auto"/>
          </w:divBdr>
        </w:div>
        <w:div w:id="794448842">
          <w:marLeft w:val="0"/>
          <w:marRight w:val="0"/>
          <w:marTop w:val="0"/>
          <w:marBottom w:val="0"/>
          <w:divBdr>
            <w:top w:val="single" w:sz="6" w:space="1" w:color="FFFFFF"/>
            <w:left w:val="none" w:sz="0" w:space="0" w:color="auto"/>
            <w:bottom w:val="none" w:sz="0" w:space="0" w:color="auto"/>
            <w:right w:val="none" w:sz="0" w:space="0" w:color="auto"/>
          </w:divBdr>
        </w:div>
        <w:div w:id="364065553">
          <w:marLeft w:val="0"/>
          <w:marRight w:val="0"/>
          <w:marTop w:val="0"/>
          <w:marBottom w:val="0"/>
          <w:divBdr>
            <w:top w:val="single" w:sz="6" w:space="1" w:color="FFFFFF"/>
            <w:left w:val="none" w:sz="0" w:space="0" w:color="auto"/>
            <w:bottom w:val="none" w:sz="0" w:space="0" w:color="auto"/>
            <w:right w:val="none" w:sz="0" w:space="0" w:color="auto"/>
          </w:divBdr>
        </w:div>
      </w:divsChild>
    </w:div>
    <w:div w:id="1027029211">
      <w:bodyDiv w:val="1"/>
      <w:marLeft w:val="0"/>
      <w:marRight w:val="0"/>
      <w:marTop w:val="0"/>
      <w:marBottom w:val="0"/>
      <w:divBdr>
        <w:top w:val="none" w:sz="0" w:space="0" w:color="auto"/>
        <w:left w:val="none" w:sz="0" w:space="0" w:color="auto"/>
        <w:bottom w:val="none" w:sz="0" w:space="0" w:color="auto"/>
        <w:right w:val="none" w:sz="0" w:space="0" w:color="auto"/>
      </w:divBdr>
      <w:divsChild>
        <w:div w:id="719403237">
          <w:marLeft w:val="0"/>
          <w:marRight w:val="0"/>
          <w:marTop w:val="0"/>
          <w:marBottom w:val="0"/>
          <w:divBdr>
            <w:top w:val="none" w:sz="0" w:space="0" w:color="auto"/>
            <w:left w:val="none" w:sz="0" w:space="0" w:color="auto"/>
            <w:bottom w:val="none" w:sz="0" w:space="0" w:color="auto"/>
            <w:right w:val="none" w:sz="0" w:space="0" w:color="auto"/>
          </w:divBdr>
        </w:div>
      </w:divsChild>
    </w:div>
    <w:div w:id="1063681719">
      <w:bodyDiv w:val="1"/>
      <w:marLeft w:val="0"/>
      <w:marRight w:val="0"/>
      <w:marTop w:val="0"/>
      <w:marBottom w:val="0"/>
      <w:divBdr>
        <w:top w:val="none" w:sz="0" w:space="0" w:color="auto"/>
        <w:left w:val="none" w:sz="0" w:space="0" w:color="auto"/>
        <w:bottom w:val="none" w:sz="0" w:space="0" w:color="auto"/>
        <w:right w:val="none" w:sz="0" w:space="0" w:color="auto"/>
      </w:divBdr>
    </w:div>
    <w:div w:id="1064839395">
      <w:bodyDiv w:val="1"/>
      <w:marLeft w:val="0"/>
      <w:marRight w:val="0"/>
      <w:marTop w:val="0"/>
      <w:marBottom w:val="0"/>
      <w:divBdr>
        <w:top w:val="none" w:sz="0" w:space="0" w:color="auto"/>
        <w:left w:val="none" w:sz="0" w:space="0" w:color="auto"/>
        <w:bottom w:val="none" w:sz="0" w:space="0" w:color="auto"/>
        <w:right w:val="none" w:sz="0" w:space="0" w:color="auto"/>
      </w:divBdr>
    </w:div>
    <w:div w:id="1068916782">
      <w:bodyDiv w:val="1"/>
      <w:marLeft w:val="0"/>
      <w:marRight w:val="0"/>
      <w:marTop w:val="0"/>
      <w:marBottom w:val="0"/>
      <w:divBdr>
        <w:top w:val="none" w:sz="0" w:space="0" w:color="auto"/>
        <w:left w:val="none" w:sz="0" w:space="0" w:color="auto"/>
        <w:bottom w:val="none" w:sz="0" w:space="0" w:color="auto"/>
        <w:right w:val="none" w:sz="0" w:space="0" w:color="auto"/>
      </w:divBdr>
    </w:div>
    <w:div w:id="1127820698">
      <w:bodyDiv w:val="1"/>
      <w:marLeft w:val="0"/>
      <w:marRight w:val="0"/>
      <w:marTop w:val="0"/>
      <w:marBottom w:val="0"/>
      <w:divBdr>
        <w:top w:val="none" w:sz="0" w:space="0" w:color="auto"/>
        <w:left w:val="none" w:sz="0" w:space="0" w:color="auto"/>
        <w:bottom w:val="none" w:sz="0" w:space="0" w:color="auto"/>
        <w:right w:val="none" w:sz="0" w:space="0" w:color="auto"/>
      </w:divBdr>
      <w:divsChild>
        <w:div w:id="796608393">
          <w:marLeft w:val="0"/>
          <w:marRight w:val="0"/>
          <w:marTop w:val="0"/>
          <w:marBottom w:val="204"/>
          <w:divBdr>
            <w:top w:val="none" w:sz="0" w:space="0" w:color="auto"/>
            <w:left w:val="none" w:sz="0" w:space="0" w:color="auto"/>
            <w:bottom w:val="none" w:sz="0" w:space="0" w:color="auto"/>
            <w:right w:val="none" w:sz="0" w:space="0" w:color="auto"/>
          </w:divBdr>
          <w:divsChild>
            <w:div w:id="1938978111">
              <w:marLeft w:val="0"/>
              <w:marRight w:val="0"/>
              <w:marTop w:val="0"/>
              <w:marBottom w:val="0"/>
              <w:divBdr>
                <w:top w:val="none" w:sz="0" w:space="0" w:color="auto"/>
                <w:left w:val="none" w:sz="0" w:space="0" w:color="auto"/>
                <w:bottom w:val="none" w:sz="0" w:space="0" w:color="auto"/>
                <w:right w:val="none" w:sz="0" w:space="0" w:color="auto"/>
              </w:divBdr>
              <w:divsChild>
                <w:div w:id="449864173">
                  <w:marLeft w:val="0"/>
                  <w:marRight w:val="326"/>
                  <w:marTop w:val="0"/>
                  <w:marBottom w:val="0"/>
                  <w:divBdr>
                    <w:top w:val="none" w:sz="0" w:space="0" w:color="auto"/>
                    <w:left w:val="none" w:sz="0" w:space="0" w:color="auto"/>
                    <w:bottom w:val="none" w:sz="0" w:space="0" w:color="auto"/>
                    <w:right w:val="none" w:sz="0" w:space="0" w:color="auto"/>
                  </w:divBdr>
                </w:div>
              </w:divsChild>
            </w:div>
            <w:div w:id="402608525">
              <w:marLeft w:val="0"/>
              <w:marRight w:val="0"/>
              <w:marTop w:val="0"/>
              <w:marBottom w:val="0"/>
              <w:divBdr>
                <w:top w:val="none" w:sz="0" w:space="0" w:color="auto"/>
                <w:left w:val="none" w:sz="0" w:space="0" w:color="auto"/>
                <w:bottom w:val="none" w:sz="0" w:space="0" w:color="auto"/>
                <w:right w:val="none" w:sz="0" w:space="0" w:color="auto"/>
              </w:divBdr>
            </w:div>
          </w:divsChild>
        </w:div>
        <w:div w:id="450710965">
          <w:marLeft w:val="0"/>
          <w:marRight w:val="0"/>
          <w:marTop w:val="0"/>
          <w:marBottom w:val="0"/>
          <w:divBdr>
            <w:top w:val="none" w:sz="0" w:space="0" w:color="auto"/>
            <w:left w:val="none" w:sz="0" w:space="0" w:color="auto"/>
            <w:bottom w:val="none" w:sz="0" w:space="0" w:color="auto"/>
            <w:right w:val="none" w:sz="0" w:space="0" w:color="auto"/>
          </w:divBdr>
          <w:divsChild>
            <w:div w:id="763300875">
              <w:marLeft w:val="82"/>
              <w:marRight w:val="82"/>
              <w:marTop w:val="82"/>
              <w:marBottom w:val="82"/>
              <w:divBdr>
                <w:top w:val="none" w:sz="0" w:space="0" w:color="auto"/>
                <w:left w:val="none" w:sz="0" w:space="0" w:color="auto"/>
                <w:bottom w:val="none" w:sz="0" w:space="0" w:color="auto"/>
                <w:right w:val="none" w:sz="0" w:space="0" w:color="auto"/>
              </w:divBdr>
            </w:div>
          </w:divsChild>
        </w:div>
        <w:div w:id="1367171441">
          <w:marLeft w:val="0"/>
          <w:marRight w:val="0"/>
          <w:marTop w:val="0"/>
          <w:marBottom w:val="0"/>
          <w:divBdr>
            <w:top w:val="none" w:sz="0" w:space="0" w:color="auto"/>
            <w:left w:val="none" w:sz="0" w:space="0" w:color="auto"/>
            <w:bottom w:val="none" w:sz="0" w:space="0" w:color="auto"/>
            <w:right w:val="none" w:sz="0" w:space="0" w:color="auto"/>
          </w:divBdr>
          <w:divsChild>
            <w:div w:id="619457641">
              <w:marLeft w:val="0"/>
              <w:marRight w:val="0"/>
              <w:marTop w:val="0"/>
              <w:marBottom w:val="0"/>
              <w:divBdr>
                <w:top w:val="none" w:sz="0" w:space="0" w:color="auto"/>
                <w:left w:val="none" w:sz="0" w:space="0" w:color="auto"/>
                <w:bottom w:val="none" w:sz="0" w:space="0" w:color="auto"/>
                <w:right w:val="none" w:sz="0" w:space="0" w:color="auto"/>
              </w:divBdr>
              <w:divsChild>
                <w:div w:id="1205562978">
                  <w:marLeft w:val="0"/>
                  <w:marRight w:val="0"/>
                  <w:marTop w:val="0"/>
                  <w:marBottom w:val="0"/>
                  <w:divBdr>
                    <w:top w:val="none" w:sz="0" w:space="0" w:color="auto"/>
                    <w:left w:val="none" w:sz="0" w:space="0" w:color="auto"/>
                    <w:bottom w:val="none" w:sz="0" w:space="0" w:color="auto"/>
                    <w:right w:val="none" w:sz="0" w:space="0" w:color="auto"/>
                  </w:divBdr>
                </w:div>
                <w:div w:id="107794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37708">
      <w:bodyDiv w:val="1"/>
      <w:marLeft w:val="0"/>
      <w:marRight w:val="0"/>
      <w:marTop w:val="0"/>
      <w:marBottom w:val="0"/>
      <w:divBdr>
        <w:top w:val="none" w:sz="0" w:space="0" w:color="auto"/>
        <w:left w:val="none" w:sz="0" w:space="0" w:color="auto"/>
        <w:bottom w:val="none" w:sz="0" w:space="0" w:color="auto"/>
        <w:right w:val="none" w:sz="0" w:space="0" w:color="auto"/>
      </w:divBdr>
    </w:div>
    <w:div w:id="1264846336">
      <w:bodyDiv w:val="1"/>
      <w:marLeft w:val="0"/>
      <w:marRight w:val="0"/>
      <w:marTop w:val="0"/>
      <w:marBottom w:val="0"/>
      <w:divBdr>
        <w:top w:val="none" w:sz="0" w:space="0" w:color="auto"/>
        <w:left w:val="none" w:sz="0" w:space="0" w:color="auto"/>
        <w:bottom w:val="none" w:sz="0" w:space="0" w:color="auto"/>
        <w:right w:val="none" w:sz="0" w:space="0" w:color="auto"/>
      </w:divBdr>
    </w:div>
    <w:div w:id="1269892184">
      <w:bodyDiv w:val="1"/>
      <w:marLeft w:val="0"/>
      <w:marRight w:val="0"/>
      <w:marTop w:val="0"/>
      <w:marBottom w:val="0"/>
      <w:divBdr>
        <w:top w:val="none" w:sz="0" w:space="0" w:color="auto"/>
        <w:left w:val="none" w:sz="0" w:space="0" w:color="auto"/>
        <w:bottom w:val="none" w:sz="0" w:space="0" w:color="auto"/>
        <w:right w:val="none" w:sz="0" w:space="0" w:color="auto"/>
      </w:divBdr>
      <w:divsChild>
        <w:div w:id="1710565711">
          <w:marLeft w:val="0"/>
          <w:marRight w:val="0"/>
          <w:marTop w:val="0"/>
          <w:marBottom w:val="0"/>
          <w:divBdr>
            <w:top w:val="none" w:sz="0" w:space="0" w:color="auto"/>
            <w:left w:val="none" w:sz="0" w:space="0" w:color="auto"/>
            <w:bottom w:val="none" w:sz="0" w:space="0" w:color="auto"/>
            <w:right w:val="none" w:sz="0" w:space="0" w:color="auto"/>
          </w:divBdr>
          <w:divsChild>
            <w:div w:id="1642803995">
              <w:marLeft w:val="0"/>
              <w:marRight w:val="0"/>
              <w:marTop w:val="0"/>
              <w:marBottom w:val="0"/>
              <w:divBdr>
                <w:top w:val="none" w:sz="0" w:space="0" w:color="auto"/>
                <w:left w:val="none" w:sz="0" w:space="0" w:color="auto"/>
                <w:bottom w:val="none" w:sz="0" w:space="0" w:color="auto"/>
                <w:right w:val="none" w:sz="0" w:space="0" w:color="auto"/>
              </w:divBdr>
            </w:div>
            <w:div w:id="858354516">
              <w:marLeft w:val="0"/>
              <w:marRight w:val="0"/>
              <w:marTop w:val="0"/>
              <w:marBottom w:val="0"/>
              <w:divBdr>
                <w:top w:val="none" w:sz="0" w:space="0" w:color="auto"/>
                <w:left w:val="none" w:sz="0" w:space="0" w:color="auto"/>
                <w:bottom w:val="none" w:sz="0" w:space="0" w:color="auto"/>
                <w:right w:val="none" w:sz="0" w:space="0" w:color="auto"/>
              </w:divBdr>
            </w:div>
            <w:div w:id="399987324">
              <w:marLeft w:val="0"/>
              <w:marRight w:val="0"/>
              <w:marTop w:val="0"/>
              <w:marBottom w:val="0"/>
              <w:divBdr>
                <w:top w:val="none" w:sz="0" w:space="0" w:color="auto"/>
                <w:left w:val="none" w:sz="0" w:space="0" w:color="auto"/>
                <w:bottom w:val="none" w:sz="0" w:space="0" w:color="auto"/>
                <w:right w:val="none" w:sz="0" w:space="0" w:color="auto"/>
              </w:divBdr>
            </w:div>
            <w:div w:id="1909997364">
              <w:marLeft w:val="0"/>
              <w:marRight w:val="0"/>
              <w:marTop w:val="0"/>
              <w:marBottom w:val="0"/>
              <w:divBdr>
                <w:top w:val="none" w:sz="0" w:space="0" w:color="auto"/>
                <w:left w:val="none" w:sz="0" w:space="0" w:color="auto"/>
                <w:bottom w:val="none" w:sz="0" w:space="0" w:color="auto"/>
                <w:right w:val="none" w:sz="0" w:space="0" w:color="auto"/>
              </w:divBdr>
            </w:div>
            <w:div w:id="1201700124">
              <w:marLeft w:val="0"/>
              <w:marRight w:val="0"/>
              <w:marTop w:val="0"/>
              <w:marBottom w:val="0"/>
              <w:divBdr>
                <w:top w:val="none" w:sz="0" w:space="0" w:color="auto"/>
                <w:left w:val="none" w:sz="0" w:space="0" w:color="auto"/>
                <w:bottom w:val="none" w:sz="0" w:space="0" w:color="auto"/>
                <w:right w:val="none" w:sz="0" w:space="0" w:color="auto"/>
              </w:divBdr>
            </w:div>
            <w:div w:id="1213082635">
              <w:marLeft w:val="0"/>
              <w:marRight w:val="0"/>
              <w:marTop w:val="0"/>
              <w:marBottom w:val="0"/>
              <w:divBdr>
                <w:top w:val="none" w:sz="0" w:space="0" w:color="auto"/>
                <w:left w:val="none" w:sz="0" w:space="0" w:color="auto"/>
                <w:bottom w:val="none" w:sz="0" w:space="0" w:color="auto"/>
                <w:right w:val="none" w:sz="0" w:space="0" w:color="auto"/>
              </w:divBdr>
            </w:div>
            <w:div w:id="819424366">
              <w:marLeft w:val="0"/>
              <w:marRight w:val="0"/>
              <w:marTop w:val="0"/>
              <w:marBottom w:val="0"/>
              <w:divBdr>
                <w:top w:val="none" w:sz="0" w:space="0" w:color="auto"/>
                <w:left w:val="none" w:sz="0" w:space="0" w:color="auto"/>
                <w:bottom w:val="none" w:sz="0" w:space="0" w:color="auto"/>
                <w:right w:val="none" w:sz="0" w:space="0" w:color="auto"/>
              </w:divBdr>
            </w:div>
            <w:div w:id="1306592373">
              <w:marLeft w:val="0"/>
              <w:marRight w:val="0"/>
              <w:marTop w:val="0"/>
              <w:marBottom w:val="0"/>
              <w:divBdr>
                <w:top w:val="none" w:sz="0" w:space="0" w:color="auto"/>
                <w:left w:val="none" w:sz="0" w:space="0" w:color="auto"/>
                <w:bottom w:val="none" w:sz="0" w:space="0" w:color="auto"/>
                <w:right w:val="none" w:sz="0" w:space="0" w:color="auto"/>
              </w:divBdr>
            </w:div>
            <w:div w:id="1993172031">
              <w:marLeft w:val="0"/>
              <w:marRight w:val="0"/>
              <w:marTop w:val="0"/>
              <w:marBottom w:val="0"/>
              <w:divBdr>
                <w:top w:val="none" w:sz="0" w:space="0" w:color="auto"/>
                <w:left w:val="none" w:sz="0" w:space="0" w:color="auto"/>
                <w:bottom w:val="none" w:sz="0" w:space="0" w:color="auto"/>
                <w:right w:val="none" w:sz="0" w:space="0" w:color="auto"/>
              </w:divBdr>
            </w:div>
            <w:div w:id="2044863418">
              <w:marLeft w:val="0"/>
              <w:marRight w:val="0"/>
              <w:marTop w:val="0"/>
              <w:marBottom w:val="0"/>
              <w:divBdr>
                <w:top w:val="none" w:sz="0" w:space="0" w:color="auto"/>
                <w:left w:val="none" w:sz="0" w:space="0" w:color="auto"/>
                <w:bottom w:val="none" w:sz="0" w:space="0" w:color="auto"/>
                <w:right w:val="none" w:sz="0" w:space="0" w:color="auto"/>
              </w:divBdr>
            </w:div>
            <w:div w:id="601911323">
              <w:marLeft w:val="0"/>
              <w:marRight w:val="0"/>
              <w:marTop w:val="0"/>
              <w:marBottom w:val="0"/>
              <w:divBdr>
                <w:top w:val="none" w:sz="0" w:space="0" w:color="auto"/>
                <w:left w:val="none" w:sz="0" w:space="0" w:color="auto"/>
                <w:bottom w:val="none" w:sz="0" w:space="0" w:color="auto"/>
                <w:right w:val="none" w:sz="0" w:space="0" w:color="auto"/>
              </w:divBdr>
            </w:div>
            <w:div w:id="1502231642">
              <w:marLeft w:val="0"/>
              <w:marRight w:val="0"/>
              <w:marTop w:val="0"/>
              <w:marBottom w:val="0"/>
              <w:divBdr>
                <w:top w:val="none" w:sz="0" w:space="0" w:color="auto"/>
                <w:left w:val="none" w:sz="0" w:space="0" w:color="auto"/>
                <w:bottom w:val="none" w:sz="0" w:space="0" w:color="auto"/>
                <w:right w:val="none" w:sz="0" w:space="0" w:color="auto"/>
              </w:divBdr>
            </w:div>
            <w:div w:id="1816986176">
              <w:marLeft w:val="0"/>
              <w:marRight w:val="0"/>
              <w:marTop w:val="0"/>
              <w:marBottom w:val="0"/>
              <w:divBdr>
                <w:top w:val="none" w:sz="0" w:space="0" w:color="auto"/>
                <w:left w:val="none" w:sz="0" w:space="0" w:color="auto"/>
                <w:bottom w:val="none" w:sz="0" w:space="0" w:color="auto"/>
                <w:right w:val="none" w:sz="0" w:space="0" w:color="auto"/>
              </w:divBdr>
            </w:div>
            <w:div w:id="1375034148">
              <w:marLeft w:val="0"/>
              <w:marRight w:val="0"/>
              <w:marTop w:val="0"/>
              <w:marBottom w:val="0"/>
              <w:divBdr>
                <w:top w:val="none" w:sz="0" w:space="0" w:color="auto"/>
                <w:left w:val="none" w:sz="0" w:space="0" w:color="auto"/>
                <w:bottom w:val="none" w:sz="0" w:space="0" w:color="auto"/>
                <w:right w:val="none" w:sz="0" w:space="0" w:color="auto"/>
              </w:divBdr>
            </w:div>
            <w:div w:id="390006237">
              <w:marLeft w:val="0"/>
              <w:marRight w:val="0"/>
              <w:marTop w:val="0"/>
              <w:marBottom w:val="0"/>
              <w:divBdr>
                <w:top w:val="none" w:sz="0" w:space="0" w:color="auto"/>
                <w:left w:val="none" w:sz="0" w:space="0" w:color="auto"/>
                <w:bottom w:val="none" w:sz="0" w:space="0" w:color="auto"/>
                <w:right w:val="none" w:sz="0" w:space="0" w:color="auto"/>
              </w:divBdr>
            </w:div>
            <w:div w:id="2145927359">
              <w:marLeft w:val="0"/>
              <w:marRight w:val="0"/>
              <w:marTop w:val="0"/>
              <w:marBottom w:val="0"/>
              <w:divBdr>
                <w:top w:val="none" w:sz="0" w:space="0" w:color="auto"/>
                <w:left w:val="none" w:sz="0" w:space="0" w:color="auto"/>
                <w:bottom w:val="none" w:sz="0" w:space="0" w:color="auto"/>
                <w:right w:val="none" w:sz="0" w:space="0" w:color="auto"/>
              </w:divBdr>
            </w:div>
            <w:div w:id="2110273180">
              <w:marLeft w:val="0"/>
              <w:marRight w:val="0"/>
              <w:marTop w:val="0"/>
              <w:marBottom w:val="0"/>
              <w:divBdr>
                <w:top w:val="none" w:sz="0" w:space="0" w:color="auto"/>
                <w:left w:val="none" w:sz="0" w:space="0" w:color="auto"/>
                <w:bottom w:val="none" w:sz="0" w:space="0" w:color="auto"/>
                <w:right w:val="none" w:sz="0" w:space="0" w:color="auto"/>
              </w:divBdr>
            </w:div>
            <w:div w:id="467406978">
              <w:marLeft w:val="0"/>
              <w:marRight w:val="0"/>
              <w:marTop w:val="0"/>
              <w:marBottom w:val="0"/>
              <w:divBdr>
                <w:top w:val="none" w:sz="0" w:space="0" w:color="auto"/>
                <w:left w:val="none" w:sz="0" w:space="0" w:color="auto"/>
                <w:bottom w:val="none" w:sz="0" w:space="0" w:color="auto"/>
                <w:right w:val="none" w:sz="0" w:space="0" w:color="auto"/>
              </w:divBdr>
            </w:div>
            <w:div w:id="1490517353">
              <w:marLeft w:val="0"/>
              <w:marRight w:val="0"/>
              <w:marTop w:val="0"/>
              <w:marBottom w:val="0"/>
              <w:divBdr>
                <w:top w:val="none" w:sz="0" w:space="0" w:color="auto"/>
                <w:left w:val="none" w:sz="0" w:space="0" w:color="auto"/>
                <w:bottom w:val="none" w:sz="0" w:space="0" w:color="auto"/>
                <w:right w:val="none" w:sz="0" w:space="0" w:color="auto"/>
              </w:divBdr>
            </w:div>
            <w:div w:id="1576235907">
              <w:marLeft w:val="0"/>
              <w:marRight w:val="0"/>
              <w:marTop w:val="0"/>
              <w:marBottom w:val="0"/>
              <w:divBdr>
                <w:top w:val="none" w:sz="0" w:space="0" w:color="auto"/>
                <w:left w:val="none" w:sz="0" w:space="0" w:color="auto"/>
                <w:bottom w:val="none" w:sz="0" w:space="0" w:color="auto"/>
                <w:right w:val="none" w:sz="0" w:space="0" w:color="auto"/>
              </w:divBdr>
            </w:div>
            <w:div w:id="565531900">
              <w:marLeft w:val="0"/>
              <w:marRight w:val="0"/>
              <w:marTop w:val="0"/>
              <w:marBottom w:val="0"/>
              <w:divBdr>
                <w:top w:val="none" w:sz="0" w:space="0" w:color="auto"/>
                <w:left w:val="none" w:sz="0" w:space="0" w:color="auto"/>
                <w:bottom w:val="none" w:sz="0" w:space="0" w:color="auto"/>
                <w:right w:val="none" w:sz="0" w:space="0" w:color="auto"/>
              </w:divBdr>
            </w:div>
            <w:div w:id="1775857444">
              <w:marLeft w:val="0"/>
              <w:marRight w:val="0"/>
              <w:marTop w:val="0"/>
              <w:marBottom w:val="0"/>
              <w:divBdr>
                <w:top w:val="none" w:sz="0" w:space="0" w:color="auto"/>
                <w:left w:val="none" w:sz="0" w:space="0" w:color="auto"/>
                <w:bottom w:val="none" w:sz="0" w:space="0" w:color="auto"/>
                <w:right w:val="none" w:sz="0" w:space="0" w:color="auto"/>
              </w:divBdr>
            </w:div>
            <w:div w:id="1323461480">
              <w:marLeft w:val="0"/>
              <w:marRight w:val="0"/>
              <w:marTop w:val="0"/>
              <w:marBottom w:val="0"/>
              <w:divBdr>
                <w:top w:val="none" w:sz="0" w:space="0" w:color="auto"/>
                <w:left w:val="none" w:sz="0" w:space="0" w:color="auto"/>
                <w:bottom w:val="none" w:sz="0" w:space="0" w:color="auto"/>
                <w:right w:val="none" w:sz="0" w:space="0" w:color="auto"/>
              </w:divBdr>
            </w:div>
            <w:div w:id="184289417">
              <w:marLeft w:val="0"/>
              <w:marRight w:val="0"/>
              <w:marTop w:val="0"/>
              <w:marBottom w:val="0"/>
              <w:divBdr>
                <w:top w:val="none" w:sz="0" w:space="0" w:color="auto"/>
                <w:left w:val="none" w:sz="0" w:space="0" w:color="auto"/>
                <w:bottom w:val="none" w:sz="0" w:space="0" w:color="auto"/>
                <w:right w:val="none" w:sz="0" w:space="0" w:color="auto"/>
              </w:divBdr>
            </w:div>
            <w:div w:id="1904833540">
              <w:marLeft w:val="0"/>
              <w:marRight w:val="0"/>
              <w:marTop w:val="0"/>
              <w:marBottom w:val="0"/>
              <w:divBdr>
                <w:top w:val="none" w:sz="0" w:space="0" w:color="auto"/>
                <w:left w:val="none" w:sz="0" w:space="0" w:color="auto"/>
                <w:bottom w:val="none" w:sz="0" w:space="0" w:color="auto"/>
                <w:right w:val="none" w:sz="0" w:space="0" w:color="auto"/>
              </w:divBdr>
            </w:div>
            <w:div w:id="1991447094">
              <w:marLeft w:val="0"/>
              <w:marRight w:val="0"/>
              <w:marTop w:val="0"/>
              <w:marBottom w:val="0"/>
              <w:divBdr>
                <w:top w:val="none" w:sz="0" w:space="0" w:color="auto"/>
                <w:left w:val="none" w:sz="0" w:space="0" w:color="auto"/>
                <w:bottom w:val="none" w:sz="0" w:space="0" w:color="auto"/>
                <w:right w:val="none" w:sz="0" w:space="0" w:color="auto"/>
              </w:divBdr>
            </w:div>
            <w:div w:id="1026832372">
              <w:marLeft w:val="0"/>
              <w:marRight w:val="0"/>
              <w:marTop w:val="0"/>
              <w:marBottom w:val="0"/>
              <w:divBdr>
                <w:top w:val="none" w:sz="0" w:space="0" w:color="auto"/>
                <w:left w:val="none" w:sz="0" w:space="0" w:color="auto"/>
                <w:bottom w:val="none" w:sz="0" w:space="0" w:color="auto"/>
                <w:right w:val="none" w:sz="0" w:space="0" w:color="auto"/>
              </w:divBdr>
            </w:div>
            <w:div w:id="524486885">
              <w:marLeft w:val="0"/>
              <w:marRight w:val="0"/>
              <w:marTop w:val="0"/>
              <w:marBottom w:val="0"/>
              <w:divBdr>
                <w:top w:val="none" w:sz="0" w:space="0" w:color="auto"/>
                <w:left w:val="none" w:sz="0" w:space="0" w:color="auto"/>
                <w:bottom w:val="none" w:sz="0" w:space="0" w:color="auto"/>
                <w:right w:val="none" w:sz="0" w:space="0" w:color="auto"/>
              </w:divBdr>
            </w:div>
            <w:div w:id="926573896">
              <w:marLeft w:val="0"/>
              <w:marRight w:val="0"/>
              <w:marTop w:val="0"/>
              <w:marBottom w:val="0"/>
              <w:divBdr>
                <w:top w:val="none" w:sz="0" w:space="0" w:color="auto"/>
                <w:left w:val="none" w:sz="0" w:space="0" w:color="auto"/>
                <w:bottom w:val="none" w:sz="0" w:space="0" w:color="auto"/>
                <w:right w:val="none" w:sz="0" w:space="0" w:color="auto"/>
              </w:divBdr>
            </w:div>
            <w:div w:id="339820492">
              <w:marLeft w:val="0"/>
              <w:marRight w:val="0"/>
              <w:marTop w:val="0"/>
              <w:marBottom w:val="0"/>
              <w:divBdr>
                <w:top w:val="none" w:sz="0" w:space="0" w:color="auto"/>
                <w:left w:val="none" w:sz="0" w:space="0" w:color="auto"/>
                <w:bottom w:val="none" w:sz="0" w:space="0" w:color="auto"/>
                <w:right w:val="none" w:sz="0" w:space="0" w:color="auto"/>
              </w:divBdr>
            </w:div>
            <w:div w:id="129445866">
              <w:marLeft w:val="0"/>
              <w:marRight w:val="0"/>
              <w:marTop w:val="0"/>
              <w:marBottom w:val="0"/>
              <w:divBdr>
                <w:top w:val="none" w:sz="0" w:space="0" w:color="auto"/>
                <w:left w:val="none" w:sz="0" w:space="0" w:color="auto"/>
                <w:bottom w:val="none" w:sz="0" w:space="0" w:color="auto"/>
                <w:right w:val="none" w:sz="0" w:space="0" w:color="auto"/>
              </w:divBdr>
            </w:div>
            <w:div w:id="667174354">
              <w:marLeft w:val="0"/>
              <w:marRight w:val="0"/>
              <w:marTop w:val="0"/>
              <w:marBottom w:val="0"/>
              <w:divBdr>
                <w:top w:val="none" w:sz="0" w:space="0" w:color="auto"/>
                <w:left w:val="none" w:sz="0" w:space="0" w:color="auto"/>
                <w:bottom w:val="none" w:sz="0" w:space="0" w:color="auto"/>
                <w:right w:val="none" w:sz="0" w:space="0" w:color="auto"/>
              </w:divBdr>
            </w:div>
            <w:div w:id="936404875">
              <w:marLeft w:val="0"/>
              <w:marRight w:val="0"/>
              <w:marTop w:val="0"/>
              <w:marBottom w:val="0"/>
              <w:divBdr>
                <w:top w:val="none" w:sz="0" w:space="0" w:color="auto"/>
                <w:left w:val="none" w:sz="0" w:space="0" w:color="auto"/>
                <w:bottom w:val="none" w:sz="0" w:space="0" w:color="auto"/>
                <w:right w:val="none" w:sz="0" w:space="0" w:color="auto"/>
              </w:divBdr>
            </w:div>
            <w:div w:id="1403063824">
              <w:marLeft w:val="0"/>
              <w:marRight w:val="0"/>
              <w:marTop w:val="0"/>
              <w:marBottom w:val="0"/>
              <w:divBdr>
                <w:top w:val="none" w:sz="0" w:space="0" w:color="auto"/>
                <w:left w:val="none" w:sz="0" w:space="0" w:color="auto"/>
                <w:bottom w:val="none" w:sz="0" w:space="0" w:color="auto"/>
                <w:right w:val="none" w:sz="0" w:space="0" w:color="auto"/>
              </w:divBdr>
            </w:div>
            <w:div w:id="1979143824">
              <w:marLeft w:val="0"/>
              <w:marRight w:val="0"/>
              <w:marTop w:val="0"/>
              <w:marBottom w:val="0"/>
              <w:divBdr>
                <w:top w:val="none" w:sz="0" w:space="0" w:color="auto"/>
                <w:left w:val="none" w:sz="0" w:space="0" w:color="auto"/>
                <w:bottom w:val="none" w:sz="0" w:space="0" w:color="auto"/>
                <w:right w:val="none" w:sz="0" w:space="0" w:color="auto"/>
              </w:divBdr>
            </w:div>
            <w:div w:id="1822384386">
              <w:marLeft w:val="0"/>
              <w:marRight w:val="0"/>
              <w:marTop w:val="0"/>
              <w:marBottom w:val="0"/>
              <w:divBdr>
                <w:top w:val="none" w:sz="0" w:space="0" w:color="auto"/>
                <w:left w:val="none" w:sz="0" w:space="0" w:color="auto"/>
                <w:bottom w:val="none" w:sz="0" w:space="0" w:color="auto"/>
                <w:right w:val="none" w:sz="0" w:space="0" w:color="auto"/>
              </w:divBdr>
            </w:div>
            <w:div w:id="851063811">
              <w:marLeft w:val="0"/>
              <w:marRight w:val="0"/>
              <w:marTop w:val="0"/>
              <w:marBottom w:val="0"/>
              <w:divBdr>
                <w:top w:val="none" w:sz="0" w:space="0" w:color="auto"/>
                <w:left w:val="none" w:sz="0" w:space="0" w:color="auto"/>
                <w:bottom w:val="none" w:sz="0" w:space="0" w:color="auto"/>
                <w:right w:val="none" w:sz="0" w:space="0" w:color="auto"/>
              </w:divBdr>
            </w:div>
            <w:div w:id="19204330">
              <w:marLeft w:val="0"/>
              <w:marRight w:val="0"/>
              <w:marTop w:val="0"/>
              <w:marBottom w:val="0"/>
              <w:divBdr>
                <w:top w:val="none" w:sz="0" w:space="0" w:color="auto"/>
                <w:left w:val="none" w:sz="0" w:space="0" w:color="auto"/>
                <w:bottom w:val="none" w:sz="0" w:space="0" w:color="auto"/>
                <w:right w:val="none" w:sz="0" w:space="0" w:color="auto"/>
              </w:divBdr>
            </w:div>
            <w:div w:id="60442571">
              <w:marLeft w:val="0"/>
              <w:marRight w:val="0"/>
              <w:marTop w:val="0"/>
              <w:marBottom w:val="0"/>
              <w:divBdr>
                <w:top w:val="none" w:sz="0" w:space="0" w:color="auto"/>
                <w:left w:val="none" w:sz="0" w:space="0" w:color="auto"/>
                <w:bottom w:val="none" w:sz="0" w:space="0" w:color="auto"/>
                <w:right w:val="none" w:sz="0" w:space="0" w:color="auto"/>
              </w:divBdr>
            </w:div>
            <w:div w:id="1176186006">
              <w:marLeft w:val="0"/>
              <w:marRight w:val="0"/>
              <w:marTop w:val="0"/>
              <w:marBottom w:val="0"/>
              <w:divBdr>
                <w:top w:val="none" w:sz="0" w:space="0" w:color="auto"/>
                <w:left w:val="none" w:sz="0" w:space="0" w:color="auto"/>
                <w:bottom w:val="none" w:sz="0" w:space="0" w:color="auto"/>
                <w:right w:val="none" w:sz="0" w:space="0" w:color="auto"/>
              </w:divBdr>
            </w:div>
            <w:div w:id="14119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8644">
      <w:bodyDiv w:val="1"/>
      <w:marLeft w:val="0"/>
      <w:marRight w:val="0"/>
      <w:marTop w:val="0"/>
      <w:marBottom w:val="0"/>
      <w:divBdr>
        <w:top w:val="none" w:sz="0" w:space="0" w:color="auto"/>
        <w:left w:val="none" w:sz="0" w:space="0" w:color="auto"/>
        <w:bottom w:val="none" w:sz="0" w:space="0" w:color="auto"/>
        <w:right w:val="none" w:sz="0" w:space="0" w:color="auto"/>
      </w:divBdr>
      <w:divsChild>
        <w:div w:id="1589079019">
          <w:marLeft w:val="0"/>
          <w:marRight w:val="0"/>
          <w:marTop w:val="0"/>
          <w:marBottom w:val="0"/>
          <w:divBdr>
            <w:top w:val="single" w:sz="6" w:space="1" w:color="FFFFFF"/>
            <w:left w:val="none" w:sz="0" w:space="0" w:color="auto"/>
            <w:bottom w:val="none" w:sz="0" w:space="0" w:color="auto"/>
            <w:right w:val="none" w:sz="0" w:space="0" w:color="auto"/>
          </w:divBdr>
        </w:div>
        <w:div w:id="1210334959">
          <w:marLeft w:val="0"/>
          <w:marRight w:val="0"/>
          <w:marTop w:val="0"/>
          <w:marBottom w:val="0"/>
          <w:divBdr>
            <w:top w:val="single" w:sz="6" w:space="1" w:color="FFFFFF"/>
            <w:left w:val="none" w:sz="0" w:space="0" w:color="auto"/>
            <w:bottom w:val="none" w:sz="0" w:space="0" w:color="auto"/>
            <w:right w:val="none" w:sz="0" w:space="0" w:color="auto"/>
          </w:divBdr>
        </w:div>
        <w:div w:id="2038117586">
          <w:marLeft w:val="0"/>
          <w:marRight w:val="0"/>
          <w:marTop w:val="0"/>
          <w:marBottom w:val="0"/>
          <w:divBdr>
            <w:top w:val="single" w:sz="6" w:space="1" w:color="FFFFFF"/>
            <w:left w:val="none" w:sz="0" w:space="0" w:color="auto"/>
            <w:bottom w:val="none" w:sz="0" w:space="0" w:color="auto"/>
            <w:right w:val="none" w:sz="0" w:space="0" w:color="auto"/>
          </w:divBdr>
        </w:div>
        <w:div w:id="1868056550">
          <w:marLeft w:val="0"/>
          <w:marRight w:val="0"/>
          <w:marTop w:val="0"/>
          <w:marBottom w:val="0"/>
          <w:divBdr>
            <w:top w:val="single" w:sz="6" w:space="1" w:color="FFFFFF"/>
            <w:left w:val="none" w:sz="0" w:space="0" w:color="auto"/>
            <w:bottom w:val="none" w:sz="0" w:space="0" w:color="auto"/>
            <w:right w:val="none" w:sz="0" w:space="0" w:color="auto"/>
          </w:divBdr>
        </w:div>
      </w:divsChild>
    </w:div>
    <w:div w:id="1330868286">
      <w:bodyDiv w:val="1"/>
      <w:marLeft w:val="0"/>
      <w:marRight w:val="0"/>
      <w:marTop w:val="0"/>
      <w:marBottom w:val="0"/>
      <w:divBdr>
        <w:top w:val="none" w:sz="0" w:space="0" w:color="auto"/>
        <w:left w:val="none" w:sz="0" w:space="0" w:color="auto"/>
        <w:bottom w:val="none" w:sz="0" w:space="0" w:color="auto"/>
        <w:right w:val="none" w:sz="0" w:space="0" w:color="auto"/>
      </w:divBdr>
    </w:div>
    <w:div w:id="1384913253">
      <w:bodyDiv w:val="1"/>
      <w:marLeft w:val="0"/>
      <w:marRight w:val="0"/>
      <w:marTop w:val="0"/>
      <w:marBottom w:val="0"/>
      <w:divBdr>
        <w:top w:val="none" w:sz="0" w:space="0" w:color="auto"/>
        <w:left w:val="none" w:sz="0" w:space="0" w:color="auto"/>
        <w:bottom w:val="none" w:sz="0" w:space="0" w:color="auto"/>
        <w:right w:val="none" w:sz="0" w:space="0" w:color="auto"/>
      </w:divBdr>
      <w:divsChild>
        <w:div w:id="1806778511">
          <w:marLeft w:val="0"/>
          <w:marRight w:val="326"/>
          <w:marTop w:val="0"/>
          <w:marBottom w:val="0"/>
          <w:divBdr>
            <w:top w:val="none" w:sz="0" w:space="0" w:color="auto"/>
            <w:left w:val="none" w:sz="0" w:space="0" w:color="auto"/>
            <w:bottom w:val="none" w:sz="0" w:space="0" w:color="auto"/>
            <w:right w:val="none" w:sz="0" w:space="0" w:color="auto"/>
          </w:divBdr>
        </w:div>
      </w:divsChild>
    </w:div>
    <w:div w:id="1396397979">
      <w:bodyDiv w:val="1"/>
      <w:marLeft w:val="0"/>
      <w:marRight w:val="0"/>
      <w:marTop w:val="0"/>
      <w:marBottom w:val="0"/>
      <w:divBdr>
        <w:top w:val="none" w:sz="0" w:space="0" w:color="auto"/>
        <w:left w:val="none" w:sz="0" w:space="0" w:color="auto"/>
        <w:bottom w:val="none" w:sz="0" w:space="0" w:color="auto"/>
        <w:right w:val="none" w:sz="0" w:space="0" w:color="auto"/>
      </w:divBdr>
      <w:divsChild>
        <w:div w:id="797260856">
          <w:marLeft w:val="0"/>
          <w:marRight w:val="0"/>
          <w:marTop w:val="0"/>
          <w:marBottom w:val="0"/>
          <w:divBdr>
            <w:top w:val="none" w:sz="0" w:space="0" w:color="auto"/>
            <w:left w:val="none" w:sz="0" w:space="0" w:color="auto"/>
            <w:bottom w:val="none" w:sz="0" w:space="0" w:color="auto"/>
            <w:right w:val="none" w:sz="0" w:space="0" w:color="auto"/>
          </w:divBdr>
        </w:div>
      </w:divsChild>
    </w:div>
    <w:div w:id="1397169386">
      <w:bodyDiv w:val="1"/>
      <w:marLeft w:val="0"/>
      <w:marRight w:val="0"/>
      <w:marTop w:val="0"/>
      <w:marBottom w:val="0"/>
      <w:divBdr>
        <w:top w:val="none" w:sz="0" w:space="0" w:color="auto"/>
        <w:left w:val="none" w:sz="0" w:space="0" w:color="auto"/>
        <w:bottom w:val="none" w:sz="0" w:space="0" w:color="auto"/>
        <w:right w:val="none" w:sz="0" w:space="0" w:color="auto"/>
      </w:divBdr>
      <w:divsChild>
        <w:div w:id="1703901838">
          <w:marLeft w:val="0"/>
          <w:marRight w:val="326"/>
          <w:marTop w:val="0"/>
          <w:marBottom w:val="0"/>
          <w:divBdr>
            <w:top w:val="none" w:sz="0" w:space="0" w:color="auto"/>
            <w:left w:val="none" w:sz="0" w:space="0" w:color="auto"/>
            <w:bottom w:val="none" w:sz="0" w:space="0" w:color="auto"/>
            <w:right w:val="none" w:sz="0" w:space="0" w:color="auto"/>
          </w:divBdr>
        </w:div>
      </w:divsChild>
    </w:div>
    <w:div w:id="1397362209">
      <w:bodyDiv w:val="1"/>
      <w:marLeft w:val="0"/>
      <w:marRight w:val="0"/>
      <w:marTop w:val="0"/>
      <w:marBottom w:val="0"/>
      <w:divBdr>
        <w:top w:val="none" w:sz="0" w:space="0" w:color="auto"/>
        <w:left w:val="none" w:sz="0" w:space="0" w:color="auto"/>
        <w:bottom w:val="none" w:sz="0" w:space="0" w:color="auto"/>
        <w:right w:val="none" w:sz="0" w:space="0" w:color="auto"/>
      </w:divBdr>
    </w:div>
    <w:div w:id="1458714893">
      <w:bodyDiv w:val="1"/>
      <w:marLeft w:val="0"/>
      <w:marRight w:val="0"/>
      <w:marTop w:val="0"/>
      <w:marBottom w:val="0"/>
      <w:divBdr>
        <w:top w:val="none" w:sz="0" w:space="0" w:color="auto"/>
        <w:left w:val="none" w:sz="0" w:space="0" w:color="auto"/>
        <w:bottom w:val="none" w:sz="0" w:space="0" w:color="auto"/>
        <w:right w:val="none" w:sz="0" w:space="0" w:color="auto"/>
      </w:divBdr>
    </w:div>
    <w:div w:id="1483959261">
      <w:bodyDiv w:val="1"/>
      <w:marLeft w:val="0"/>
      <w:marRight w:val="0"/>
      <w:marTop w:val="0"/>
      <w:marBottom w:val="0"/>
      <w:divBdr>
        <w:top w:val="none" w:sz="0" w:space="0" w:color="auto"/>
        <w:left w:val="none" w:sz="0" w:space="0" w:color="auto"/>
        <w:bottom w:val="none" w:sz="0" w:space="0" w:color="auto"/>
        <w:right w:val="none" w:sz="0" w:space="0" w:color="auto"/>
      </w:divBdr>
      <w:divsChild>
        <w:div w:id="1085496612">
          <w:marLeft w:val="0"/>
          <w:marRight w:val="0"/>
          <w:marTop w:val="0"/>
          <w:marBottom w:val="0"/>
          <w:divBdr>
            <w:top w:val="none" w:sz="0" w:space="0" w:color="auto"/>
            <w:left w:val="none" w:sz="0" w:space="0" w:color="auto"/>
            <w:bottom w:val="none" w:sz="0" w:space="0" w:color="auto"/>
            <w:right w:val="none" w:sz="0" w:space="0" w:color="auto"/>
          </w:divBdr>
        </w:div>
      </w:divsChild>
    </w:div>
    <w:div w:id="1489249617">
      <w:bodyDiv w:val="1"/>
      <w:marLeft w:val="0"/>
      <w:marRight w:val="0"/>
      <w:marTop w:val="0"/>
      <w:marBottom w:val="0"/>
      <w:divBdr>
        <w:top w:val="none" w:sz="0" w:space="0" w:color="auto"/>
        <w:left w:val="none" w:sz="0" w:space="0" w:color="auto"/>
        <w:bottom w:val="none" w:sz="0" w:space="0" w:color="auto"/>
        <w:right w:val="none" w:sz="0" w:space="0" w:color="auto"/>
      </w:divBdr>
    </w:div>
    <w:div w:id="1552116127">
      <w:bodyDiv w:val="1"/>
      <w:marLeft w:val="0"/>
      <w:marRight w:val="0"/>
      <w:marTop w:val="0"/>
      <w:marBottom w:val="0"/>
      <w:divBdr>
        <w:top w:val="none" w:sz="0" w:space="0" w:color="auto"/>
        <w:left w:val="none" w:sz="0" w:space="0" w:color="auto"/>
        <w:bottom w:val="none" w:sz="0" w:space="0" w:color="auto"/>
        <w:right w:val="none" w:sz="0" w:space="0" w:color="auto"/>
      </w:divBdr>
    </w:div>
    <w:div w:id="1559244091">
      <w:bodyDiv w:val="1"/>
      <w:marLeft w:val="0"/>
      <w:marRight w:val="0"/>
      <w:marTop w:val="0"/>
      <w:marBottom w:val="0"/>
      <w:divBdr>
        <w:top w:val="none" w:sz="0" w:space="0" w:color="auto"/>
        <w:left w:val="none" w:sz="0" w:space="0" w:color="auto"/>
        <w:bottom w:val="none" w:sz="0" w:space="0" w:color="auto"/>
        <w:right w:val="none" w:sz="0" w:space="0" w:color="auto"/>
      </w:divBdr>
      <w:divsChild>
        <w:div w:id="1628201927">
          <w:marLeft w:val="0"/>
          <w:marRight w:val="326"/>
          <w:marTop w:val="0"/>
          <w:marBottom w:val="0"/>
          <w:divBdr>
            <w:top w:val="none" w:sz="0" w:space="0" w:color="auto"/>
            <w:left w:val="none" w:sz="0" w:space="0" w:color="auto"/>
            <w:bottom w:val="none" w:sz="0" w:space="0" w:color="auto"/>
            <w:right w:val="none" w:sz="0" w:space="0" w:color="auto"/>
          </w:divBdr>
        </w:div>
      </w:divsChild>
    </w:div>
    <w:div w:id="1564557364">
      <w:bodyDiv w:val="1"/>
      <w:marLeft w:val="0"/>
      <w:marRight w:val="0"/>
      <w:marTop w:val="0"/>
      <w:marBottom w:val="0"/>
      <w:divBdr>
        <w:top w:val="none" w:sz="0" w:space="0" w:color="auto"/>
        <w:left w:val="none" w:sz="0" w:space="0" w:color="auto"/>
        <w:bottom w:val="none" w:sz="0" w:space="0" w:color="auto"/>
        <w:right w:val="none" w:sz="0" w:space="0" w:color="auto"/>
      </w:divBdr>
    </w:div>
    <w:div w:id="1566523989">
      <w:bodyDiv w:val="1"/>
      <w:marLeft w:val="0"/>
      <w:marRight w:val="0"/>
      <w:marTop w:val="0"/>
      <w:marBottom w:val="0"/>
      <w:divBdr>
        <w:top w:val="none" w:sz="0" w:space="0" w:color="auto"/>
        <w:left w:val="none" w:sz="0" w:space="0" w:color="auto"/>
        <w:bottom w:val="none" w:sz="0" w:space="0" w:color="auto"/>
        <w:right w:val="none" w:sz="0" w:space="0" w:color="auto"/>
      </w:divBdr>
    </w:div>
    <w:div w:id="1697152547">
      <w:bodyDiv w:val="1"/>
      <w:marLeft w:val="0"/>
      <w:marRight w:val="0"/>
      <w:marTop w:val="0"/>
      <w:marBottom w:val="0"/>
      <w:divBdr>
        <w:top w:val="none" w:sz="0" w:space="0" w:color="auto"/>
        <w:left w:val="none" w:sz="0" w:space="0" w:color="auto"/>
        <w:bottom w:val="none" w:sz="0" w:space="0" w:color="auto"/>
        <w:right w:val="none" w:sz="0" w:space="0" w:color="auto"/>
      </w:divBdr>
      <w:divsChild>
        <w:div w:id="1430661799">
          <w:marLeft w:val="0"/>
          <w:marRight w:val="326"/>
          <w:marTop w:val="0"/>
          <w:marBottom w:val="0"/>
          <w:divBdr>
            <w:top w:val="none" w:sz="0" w:space="0" w:color="auto"/>
            <w:left w:val="none" w:sz="0" w:space="0" w:color="auto"/>
            <w:bottom w:val="none" w:sz="0" w:space="0" w:color="auto"/>
            <w:right w:val="none" w:sz="0" w:space="0" w:color="auto"/>
          </w:divBdr>
        </w:div>
      </w:divsChild>
    </w:div>
    <w:div w:id="1790932292">
      <w:bodyDiv w:val="1"/>
      <w:marLeft w:val="0"/>
      <w:marRight w:val="0"/>
      <w:marTop w:val="0"/>
      <w:marBottom w:val="0"/>
      <w:divBdr>
        <w:top w:val="none" w:sz="0" w:space="0" w:color="auto"/>
        <w:left w:val="none" w:sz="0" w:space="0" w:color="auto"/>
        <w:bottom w:val="none" w:sz="0" w:space="0" w:color="auto"/>
        <w:right w:val="none" w:sz="0" w:space="0" w:color="auto"/>
      </w:divBdr>
    </w:div>
    <w:div w:id="1806702886">
      <w:bodyDiv w:val="1"/>
      <w:marLeft w:val="0"/>
      <w:marRight w:val="0"/>
      <w:marTop w:val="0"/>
      <w:marBottom w:val="0"/>
      <w:divBdr>
        <w:top w:val="none" w:sz="0" w:space="0" w:color="auto"/>
        <w:left w:val="none" w:sz="0" w:space="0" w:color="auto"/>
        <w:bottom w:val="none" w:sz="0" w:space="0" w:color="auto"/>
        <w:right w:val="none" w:sz="0" w:space="0" w:color="auto"/>
      </w:divBdr>
    </w:div>
    <w:div w:id="1809781657">
      <w:bodyDiv w:val="1"/>
      <w:marLeft w:val="0"/>
      <w:marRight w:val="0"/>
      <w:marTop w:val="0"/>
      <w:marBottom w:val="0"/>
      <w:divBdr>
        <w:top w:val="none" w:sz="0" w:space="0" w:color="auto"/>
        <w:left w:val="none" w:sz="0" w:space="0" w:color="auto"/>
        <w:bottom w:val="none" w:sz="0" w:space="0" w:color="auto"/>
        <w:right w:val="none" w:sz="0" w:space="0" w:color="auto"/>
      </w:divBdr>
    </w:div>
    <w:div w:id="1833108244">
      <w:bodyDiv w:val="1"/>
      <w:marLeft w:val="0"/>
      <w:marRight w:val="0"/>
      <w:marTop w:val="0"/>
      <w:marBottom w:val="0"/>
      <w:divBdr>
        <w:top w:val="none" w:sz="0" w:space="0" w:color="auto"/>
        <w:left w:val="none" w:sz="0" w:space="0" w:color="auto"/>
        <w:bottom w:val="none" w:sz="0" w:space="0" w:color="auto"/>
        <w:right w:val="none" w:sz="0" w:space="0" w:color="auto"/>
      </w:divBdr>
      <w:divsChild>
        <w:div w:id="1492676722">
          <w:marLeft w:val="0"/>
          <w:marRight w:val="360"/>
          <w:marTop w:val="0"/>
          <w:marBottom w:val="0"/>
          <w:divBdr>
            <w:top w:val="none" w:sz="0" w:space="0" w:color="auto"/>
            <w:left w:val="none" w:sz="0" w:space="0" w:color="auto"/>
            <w:bottom w:val="none" w:sz="0" w:space="0" w:color="auto"/>
            <w:right w:val="none" w:sz="0" w:space="0" w:color="auto"/>
          </w:divBdr>
        </w:div>
      </w:divsChild>
    </w:div>
    <w:div w:id="1858693628">
      <w:bodyDiv w:val="1"/>
      <w:marLeft w:val="0"/>
      <w:marRight w:val="0"/>
      <w:marTop w:val="0"/>
      <w:marBottom w:val="0"/>
      <w:divBdr>
        <w:top w:val="none" w:sz="0" w:space="0" w:color="auto"/>
        <w:left w:val="none" w:sz="0" w:space="0" w:color="auto"/>
        <w:bottom w:val="none" w:sz="0" w:space="0" w:color="auto"/>
        <w:right w:val="none" w:sz="0" w:space="0" w:color="auto"/>
      </w:divBdr>
    </w:div>
    <w:div w:id="1910459407">
      <w:bodyDiv w:val="1"/>
      <w:marLeft w:val="0"/>
      <w:marRight w:val="0"/>
      <w:marTop w:val="0"/>
      <w:marBottom w:val="0"/>
      <w:divBdr>
        <w:top w:val="none" w:sz="0" w:space="0" w:color="auto"/>
        <w:left w:val="none" w:sz="0" w:space="0" w:color="auto"/>
        <w:bottom w:val="none" w:sz="0" w:space="0" w:color="auto"/>
        <w:right w:val="none" w:sz="0" w:space="0" w:color="auto"/>
      </w:divBdr>
      <w:divsChild>
        <w:div w:id="687174454">
          <w:marLeft w:val="0"/>
          <w:marRight w:val="0"/>
          <w:marTop w:val="0"/>
          <w:marBottom w:val="0"/>
          <w:divBdr>
            <w:top w:val="single" w:sz="6" w:space="1" w:color="FFFFFF"/>
            <w:left w:val="none" w:sz="0" w:space="0" w:color="auto"/>
            <w:bottom w:val="none" w:sz="0" w:space="0" w:color="auto"/>
            <w:right w:val="none" w:sz="0" w:space="0" w:color="auto"/>
          </w:divBdr>
        </w:div>
        <w:div w:id="455150074">
          <w:marLeft w:val="0"/>
          <w:marRight w:val="0"/>
          <w:marTop w:val="0"/>
          <w:marBottom w:val="0"/>
          <w:divBdr>
            <w:top w:val="single" w:sz="6" w:space="1" w:color="FFFFFF"/>
            <w:left w:val="none" w:sz="0" w:space="0" w:color="auto"/>
            <w:bottom w:val="none" w:sz="0" w:space="0" w:color="auto"/>
            <w:right w:val="none" w:sz="0" w:space="0" w:color="auto"/>
          </w:divBdr>
        </w:div>
        <w:div w:id="1326012331">
          <w:marLeft w:val="0"/>
          <w:marRight w:val="0"/>
          <w:marTop w:val="0"/>
          <w:marBottom w:val="0"/>
          <w:divBdr>
            <w:top w:val="single" w:sz="6" w:space="1" w:color="FFFFFF"/>
            <w:left w:val="none" w:sz="0" w:space="0" w:color="auto"/>
            <w:bottom w:val="none" w:sz="0" w:space="0" w:color="auto"/>
            <w:right w:val="none" w:sz="0" w:space="0" w:color="auto"/>
          </w:divBdr>
        </w:div>
        <w:div w:id="1709062027">
          <w:marLeft w:val="0"/>
          <w:marRight w:val="0"/>
          <w:marTop w:val="0"/>
          <w:marBottom w:val="0"/>
          <w:divBdr>
            <w:top w:val="single" w:sz="6" w:space="1" w:color="FFFFFF"/>
            <w:left w:val="none" w:sz="0" w:space="0" w:color="auto"/>
            <w:bottom w:val="none" w:sz="0" w:space="0" w:color="auto"/>
            <w:right w:val="none" w:sz="0" w:space="0" w:color="auto"/>
          </w:divBdr>
        </w:div>
      </w:divsChild>
    </w:div>
    <w:div w:id="2013948857">
      <w:bodyDiv w:val="1"/>
      <w:marLeft w:val="0"/>
      <w:marRight w:val="0"/>
      <w:marTop w:val="0"/>
      <w:marBottom w:val="0"/>
      <w:divBdr>
        <w:top w:val="none" w:sz="0" w:space="0" w:color="auto"/>
        <w:left w:val="none" w:sz="0" w:space="0" w:color="auto"/>
        <w:bottom w:val="none" w:sz="0" w:space="0" w:color="auto"/>
        <w:right w:val="none" w:sz="0" w:space="0" w:color="auto"/>
      </w:divBdr>
    </w:div>
    <w:div w:id="2023358717">
      <w:bodyDiv w:val="1"/>
      <w:marLeft w:val="0"/>
      <w:marRight w:val="0"/>
      <w:marTop w:val="0"/>
      <w:marBottom w:val="0"/>
      <w:divBdr>
        <w:top w:val="none" w:sz="0" w:space="0" w:color="auto"/>
        <w:left w:val="none" w:sz="0" w:space="0" w:color="auto"/>
        <w:bottom w:val="none" w:sz="0" w:space="0" w:color="auto"/>
        <w:right w:val="none" w:sz="0" w:space="0" w:color="auto"/>
      </w:divBdr>
      <w:divsChild>
        <w:div w:id="2123842331">
          <w:marLeft w:val="0"/>
          <w:marRight w:val="0"/>
          <w:marTop w:val="0"/>
          <w:marBottom w:val="0"/>
          <w:divBdr>
            <w:top w:val="none" w:sz="0" w:space="0" w:color="auto"/>
            <w:left w:val="none" w:sz="0" w:space="0" w:color="auto"/>
            <w:bottom w:val="none" w:sz="0" w:space="0" w:color="auto"/>
            <w:right w:val="none" w:sz="0" w:space="0" w:color="auto"/>
          </w:divBdr>
        </w:div>
      </w:divsChild>
    </w:div>
    <w:div w:id="2026058437">
      <w:bodyDiv w:val="1"/>
      <w:marLeft w:val="0"/>
      <w:marRight w:val="0"/>
      <w:marTop w:val="0"/>
      <w:marBottom w:val="0"/>
      <w:divBdr>
        <w:top w:val="none" w:sz="0" w:space="0" w:color="auto"/>
        <w:left w:val="none" w:sz="0" w:space="0" w:color="auto"/>
        <w:bottom w:val="none" w:sz="0" w:space="0" w:color="auto"/>
        <w:right w:val="none" w:sz="0" w:space="0" w:color="auto"/>
      </w:divBdr>
      <w:divsChild>
        <w:div w:id="1651473686">
          <w:marLeft w:val="0"/>
          <w:marRight w:val="0"/>
          <w:marTop w:val="0"/>
          <w:marBottom w:val="225"/>
          <w:divBdr>
            <w:top w:val="none" w:sz="0" w:space="0" w:color="auto"/>
            <w:left w:val="none" w:sz="0" w:space="0" w:color="auto"/>
            <w:bottom w:val="none" w:sz="0" w:space="0" w:color="auto"/>
            <w:right w:val="none" w:sz="0" w:space="0" w:color="auto"/>
          </w:divBdr>
          <w:divsChild>
            <w:div w:id="997080155">
              <w:marLeft w:val="0"/>
              <w:marRight w:val="0"/>
              <w:marTop w:val="0"/>
              <w:marBottom w:val="0"/>
              <w:divBdr>
                <w:top w:val="none" w:sz="0" w:space="0" w:color="auto"/>
                <w:left w:val="none" w:sz="0" w:space="0" w:color="auto"/>
                <w:bottom w:val="none" w:sz="0" w:space="0" w:color="auto"/>
                <w:right w:val="none" w:sz="0" w:space="0" w:color="auto"/>
              </w:divBdr>
              <w:divsChild>
                <w:div w:id="935502">
                  <w:marLeft w:val="0"/>
                  <w:marRight w:val="360"/>
                  <w:marTop w:val="0"/>
                  <w:marBottom w:val="0"/>
                  <w:divBdr>
                    <w:top w:val="none" w:sz="0" w:space="0" w:color="auto"/>
                    <w:left w:val="none" w:sz="0" w:space="0" w:color="auto"/>
                    <w:bottom w:val="none" w:sz="0" w:space="0" w:color="auto"/>
                    <w:right w:val="none" w:sz="0" w:space="0" w:color="auto"/>
                  </w:divBdr>
                </w:div>
              </w:divsChild>
            </w:div>
            <w:div w:id="2092195959">
              <w:marLeft w:val="0"/>
              <w:marRight w:val="0"/>
              <w:marTop w:val="0"/>
              <w:marBottom w:val="0"/>
              <w:divBdr>
                <w:top w:val="none" w:sz="0" w:space="0" w:color="auto"/>
                <w:left w:val="none" w:sz="0" w:space="0" w:color="auto"/>
                <w:bottom w:val="none" w:sz="0" w:space="0" w:color="auto"/>
                <w:right w:val="none" w:sz="0" w:space="0" w:color="auto"/>
              </w:divBdr>
            </w:div>
          </w:divsChild>
        </w:div>
        <w:div w:id="838039057">
          <w:marLeft w:val="0"/>
          <w:marRight w:val="0"/>
          <w:marTop w:val="0"/>
          <w:marBottom w:val="0"/>
          <w:divBdr>
            <w:top w:val="none" w:sz="0" w:space="0" w:color="auto"/>
            <w:left w:val="none" w:sz="0" w:space="0" w:color="auto"/>
            <w:bottom w:val="none" w:sz="0" w:space="0" w:color="auto"/>
            <w:right w:val="none" w:sz="0" w:space="0" w:color="auto"/>
          </w:divBdr>
          <w:divsChild>
            <w:div w:id="396366273">
              <w:marLeft w:val="90"/>
              <w:marRight w:val="90"/>
              <w:marTop w:val="90"/>
              <w:marBottom w:val="90"/>
              <w:divBdr>
                <w:top w:val="none" w:sz="0" w:space="0" w:color="auto"/>
                <w:left w:val="none" w:sz="0" w:space="0" w:color="auto"/>
                <w:bottom w:val="none" w:sz="0" w:space="0" w:color="auto"/>
                <w:right w:val="none" w:sz="0" w:space="0" w:color="auto"/>
              </w:divBdr>
            </w:div>
          </w:divsChild>
        </w:div>
        <w:div w:id="198130695">
          <w:marLeft w:val="0"/>
          <w:marRight w:val="0"/>
          <w:marTop w:val="0"/>
          <w:marBottom w:val="0"/>
          <w:divBdr>
            <w:top w:val="none" w:sz="0" w:space="0" w:color="auto"/>
            <w:left w:val="none" w:sz="0" w:space="0" w:color="auto"/>
            <w:bottom w:val="none" w:sz="0" w:space="0" w:color="auto"/>
            <w:right w:val="none" w:sz="0" w:space="0" w:color="auto"/>
          </w:divBdr>
          <w:divsChild>
            <w:div w:id="981278402">
              <w:marLeft w:val="0"/>
              <w:marRight w:val="0"/>
              <w:marTop w:val="0"/>
              <w:marBottom w:val="0"/>
              <w:divBdr>
                <w:top w:val="none" w:sz="0" w:space="0" w:color="auto"/>
                <w:left w:val="none" w:sz="0" w:space="0" w:color="auto"/>
                <w:bottom w:val="none" w:sz="0" w:space="0" w:color="auto"/>
                <w:right w:val="none" w:sz="0" w:space="0" w:color="auto"/>
              </w:divBdr>
              <w:divsChild>
                <w:div w:id="502284647">
                  <w:marLeft w:val="0"/>
                  <w:marRight w:val="0"/>
                  <w:marTop w:val="0"/>
                  <w:marBottom w:val="0"/>
                  <w:divBdr>
                    <w:top w:val="none" w:sz="0" w:space="0" w:color="auto"/>
                    <w:left w:val="none" w:sz="0" w:space="0" w:color="auto"/>
                    <w:bottom w:val="none" w:sz="0" w:space="0" w:color="auto"/>
                    <w:right w:val="none" w:sz="0" w:space="0" w:color="auto"/>
                  </w:divBdr>
                </w:div>
                <w:div w:id="138937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272121">
      <w:bodyDiv w:val="1"/>
      <w:marLeft w:val="0"/>
      <w:marRight w:val="0"/>
      <w:marTop w:val="0"/>
      <w:marBottom w:val="0"/>
      <w:divBdr>
        <w:top w:val="none" w:sz="0" w:space="0" w:color="auto"/>
        <w:left w:val="none" w:sz="0" w:space="0" w:color="auto"/>
        <w:bottom w:val="none" w:sz="0" w:space="0" w:color="auto"/>
        <w:right w:val="none" w:sz="0" w:space="0" w:color="auto"/>
      </w:divBdr>
    </w:div>
    <w:div w:id="207141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rofesores.aulaplaneta.com/DNNPlayerPackages/Package12189/InfoGuion/cuadernoestudio/images_xml/CS_10_02_img1_zoom.jpg" TargetMode="External"/><Relationship Id="rId13" Type="http://schemas.openxmlformats.org/officeDocument/2006/relationships/hyperlink" Target="http://aulaplaneta.planetasaber.com/encyclopedia/default.asp?idpack=15&amp;idpil=555103&amp;ruta=aulaplaneta&amp;DATA=Wgx4rjnmZ%2fB%2bcXKPsXcT1jfqpXb%2b3YLTbbj%2btkCHHwY%3d" TargetMode="External"/><Relationship Id="rId18" Type="http://schemas.openxmlformats.org/officeDocument/2006/relationships/image" Target="media/image5.png"/><Relationship Id="rId26" Type="http://schemas.openxmlformats.org/officeDocument/2006/relationships/image" Target="media/image10.jpeg"/><Relationship Id="rId39" Type="http://schemas.openxmlformats.org/officeDocument/2006/relationships/image" Target="media/image14.jpeg"/><Relationship Id="rId3" Type="http://schemas.microsoft.com/office/2007/relationships/stylesWithEffects" Target="stylesWithEffects.xml"/><Relationship Id="rId21" Type="http://schemas.openxmlformats.org/officeDocument/2006/relationships/image" Target="media/image7.jpeg"/><Relationship Id="rId34" Type="http://schemas.openxmlformats.org/officeDocument/2006/relationships/hyperlink" Target="http://www.atlas-historique.net/1815-1914/cartes_popups/Europe1839GF.html" TargetMode="External"/><Relationship Id="rId42" Type="http://schemas.openxmlformats.org/officeDocument/2006/relationships/hyperlink" Target="http://aulaplaneta.planetasaber.com/encyclopedia/default.asp?idpack=8&amp;idpil=000LKW01&amp;ruta=aulaplaneta&amp;DATA=Wgx4rjnmZ%2fA61W0K7E5gBDfqpXb%2b3YLTbbj%2btkCHHwY%3d"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aulaplaneta.planetasaber.com/encyclopedia/default.asp?idpack=3&amp;idpil=7281932&amp;ruta=aulaplaneta&amp;DATA=Wgx4rjnmZ%2fCJD45i0oEOmTfqpXb%2b3YLTbbj%2btkCHHwY%3d" TargetMode="External"/><Relationship Id="rId17" Type="http://schemas.openxmlformats.org/officeDocument/2006/relationships/image" Target="media/image4.jpeg"/><Relationship Id="rId25" Type="http://schemas.openxmlformats.org/officeDocument/2006/relationships/hyperlink" Target="http://profesores.aulaplaneta.com/DNNPlayerPackages/Package12189/InfoGuion/cuadernoestudio/images_xml/CS_10_02_img5_zoom.jpg" TargetMode="External"/><Relationship Id="rId33" Type="http://schemas.openxmlformats.org/officeDocument/2006/relationships/hyperlink" Target="http://www.atlas-historique.net/1815-1914/cartes_popups/EuropeRevolution1830GF.html" TargetMode="External"/><Relationship Id="rId38" Type="http://schemas.openxmlformats.org/officeDocument/2006/relationships/hyperlink" Target="http://profesores.aulaplaneta.com/DNNPlayerPackages/Package12189/InfoGuion/cuadernoestudio/images_xml/CS_10_02_img8_zoom.jpg" TargetMode="External"/><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profesores.aulaplaneta.com/DNNPlayerPackages/Package12189/InfoGuion/cuadernoestudio/images_xml/CS_10_02_img2_zoom.jpg" TargetMode="External"/><Relationship Id="rId20" Type="http://schemas.openxmlformats.org/officeDocument/2006/relationships/hyperlink" Target="http://profesores.aulaplaneta.com/DNNPlayerPackages/Package12189/InfoGuion/cuadernoestudio/images_xml/CS_10_02_img3_zoom.jpg" TargetMode="External"/><Relationship Id="rId29" Type="http://schemas.openxmlformats.org/officeDocument/2006/relationships/hyperlink" Target="http://profesores.aulaplaneta.com/DNNPlayerPackages/Package12189/InfoGuion/cuadernoestudio/images_xml/CS_10_02_img7_zoom.jpg" TargetMode="External"/><Relationship Id="rId41"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content.lib.washington.edu/napoleonweb/drawings.html" TargetMode="External"/><Relationship Id="rId24" Type="http://schemas.openxmlformats.org/officeDocument/2006/relationships/image" Target="media/image9.png"/><Relationship Id="rId32" Type="http://schemas.openxmlformats.org/officeDocument/2006/relationships/hyperlink" Target="http://www.atlas-historique.net/1815-1914/cartes_popups/GreceIndependanceGF.html" TargetMode="External"/><Relationship Id="rId37" Type="http://schemas.openxmlformats.org/officeDocument/2006/relationships/image" Target="media/image13.png"/><Relationship Id="rId40" Type="http://schemas.openxmlformats.org/officeDocument/2006/relationships/hyperlink" Target="http://profesores.aulaplaneta.com/DNNPlayerPackages/Package12189/InfoGuion/cuadernoestudio/images_xml/CS_10_02_img9_zoom.jpg" TargetMode="Externa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1.jpeg"/><Relationship Id="rId36" Type="http://schemas.openxmlformats.org/officeDocument/2006/relationships/hyperlink" Target="http://www.atlas-historique.net/1815-1914/cartes_popups/Europe1858GF.html" TargetMode="External"/><Relationship Id="rId10" Type="http://schemas.openxmlformats.org/officeDocument/2006/relationships/hyperlink" Target="http://content-dev.lib.washington.edu/napoleonweb/timeline.html" TargetMode="External"/><Relationship Id="rId19" Type="http://schemas.openxmlformats.org/officeDocument/2006/relationships/image" Target="media/image6.png"/><Relationship Id="rId31" Type="http://schemas.openxmlformats.org/officeDocument/2006/relationships/hyperlink" Target="http://www.lib.utexas.edu/maps/historical/europe1815_1905.jpg" TargetMode="External"/><Relationship Id="rId44" Type="http://schemas.openxmlformats.org/officeDocument/2006/relationships/hyperlink" Target="http://aulaplaneta.planetasaber.com/encyclopedia/asp/LineaTiempo.asp"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comments" Target="comments.xml"/><Relationship Id="rId27" Type="http://schemas.openxmlformats.org/officeDocument/2006/relationships/hyperlink" Target="http://profesores.aulaplaneta.com/DNNPlayerPackages/Package12189/InfoGuion/cuadernoestudio/images_xml/CS_10_02_img6_zoom.jpg" TargetMode="External"/><Relationship Id="rId30" Type="http://schemas.openxmlformats.org/officeDocument/2006/relationships/image" Target="media/image12.jpeg"/><Relationship Id="rId35" Type="http://schemas.openxmlformats.org/officeDocument/2006/relationships/hyperlink" Target="http://www.atlas-historique.net/1815-1914/cartes_popups/EuropeRevolution1848GF.html" TargetMode="External"/><Relationship Id="rId43" Type="http://schemas.openxmlformats.org/officeDocument/2006/relationships/hyperlink" Target="http://aulaplaneta.planetasaber.com/encyclopedia/default.asp?idpack=8&amp;idpil=000KF201&amp;ruta=aulaplaneta&amp;DATA=Wgx4rjnmZ%2fAiJhxtSyZmbzfqpXb%2b3YLTbbj%2btkCHHwY%3d" TargetMode="External"/><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677</TotalTime>
  <Pages>1</Pages>
  <Words>9567</Words>
  <Characters>52624</Characters>
  <Application>Microsoft Office Word</Application>
  <DocSecurity>0</DocSecurity>
  <Lines>438</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ANA MARIA LARA</cp:lastModifiedBy>
  <cp:revision>65</cp:revision>
  <dcterms:created xsi:type="dcterms:W3CDTF">2015-04-28T20:17:00Z</dcterms:created>
  <dcterms:modified xsi:type="dcterms:W3CDTF">2015-05-24T21:34:00Z</dcterms:modified>
</cp:coreProperties>
</file>