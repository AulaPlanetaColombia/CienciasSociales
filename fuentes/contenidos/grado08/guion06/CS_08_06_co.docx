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8878F6" w:rsidRPr="00945117" w14:paraId="3EAE3F88" w14:textId="77777777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2C453170" w14:textId="6F50C0F3" w:rsidR="008878F6" w:rsidRPr="00945117" w:rsidRDefault="008878F6" w:rsidP="00DB1FA8">
            <w:bookmarkStart w:id="0" w:name="_GoBack"/>
            <w:bookmarkEnd w:id="0"/>
            <w:r w:rsidRPr="00945117">
              <w:t>Título</w:t>
            </w:r>
            <w:r w:rsidR="0014691B" w:rsidRPr="00945117">
              <w:t xml:space="preserve"> </w:t>
            </w:r>
            <w:r w:rsidRPr="00945117">
              <w:t>del</w:t>
            </w:r>
            <w:r w:rsidR="0014691B" w:rsidRPr="00945117">
              <w:t xml:space="preserve"> </w:t>
            </w:r>
            <w:r w:rsidRPr="00945117">
              <w:t>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865D17" w14:textId="77777777" w:rsidR="008878F6" w:rsidRPr="00945117" w:rsidRDefault="008878F6" w:rsidP="00DB1FA8">
            <w:pPr>
              <w:rPr>
                <w:highlight w:val="yellow"/>
              </w:rPr>
            </w:pPr>
            <w:r w:rsidRPr="00945117">
              <w:rPr>
                <w:b/>
                <w:color w:val="000000" w:themeColor="text1"/>
              </w:rPr>
              <w:t>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sociedad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industrial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y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sus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ideologías</w:t>
            </w:r>
          </w:p>
        </w:tc>
      </w:tr>
      <w:tr w:rsidR="008878F6" w:rsidRPr="00945117" w14:paraId="27C5B824" w14:textId="77777777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3DC807C4" w14:textId="77777777" w:rsidR="008878F6" w:rsidRPr="00945117" w:rsidRDefault="008878F6" w:rsidP="00DB1FA8">
            <w:r w:rsidRPr="00945117">
              <w:t>Código</w:t>
            </w:r>
            <w:r w:rsidR="0014691B" w:rsidRPr="00945117">
              <w:t xml:space="preserve"> </w:t>
            </w:r>
            <w:r w:rsidRPr="00945117">
              <w:t>del</w:t>
            </w:r>
            <w:r w:rsidR="0014691B" w:rsidRPr="00945117">
              <w:t xml:space="preserve"> </w:t>
            </w:r>
            <w:r w:rsidRPr="00945117">
              <w:t>guion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DECF5B" w14:textId="77777777" w:rsidR="008878F6" w:rsidRPr="00945117" w:rsidRDefault="008878F6" w:rsidP="00DB1FA8">
            <w:pPr>
              <w:rPr>
                <w:highlight w:val="yellow"/>
              </w:rPr>
            </w:pPr>
            <w:r w:rsidRPr="00945117">
              <w:rPr>
                <w:lang w:val="en-US"/>
              </w:rPr>
              <w:t>CS_08_06_CO</w:t>
            </w:r>
          </w:p>
        </w:tc>
      </w:tr>
      <w:tr w:rsidR="008878F6" w:rsidRPr="00945117" w14:paraId="6CD174A4" w14:textId="77777777" w:rsidTr="008878F6">
        <w:tc>
          <w:tcPr>
            <w:tcW w:w="19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67360E00" w14:textId="77777777" w:rsidR="008878F6" w:rsidRPr="00945117" w:rsidRDefault="008878F6" w:rsidP="00DB1FA8">
            <w:r w:rsidRPr="00945117">
              <w:t>Descripción</w:t>
            </w:r>
          </w:p>
        </w:tc>
        <w:tc>
          <w:tcPr>
            <w:tcW w:w="70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5AFE0F" w14:textId="00A3C49B" w:rsidR="008878F6" w:rsidRPr="00945117" w:rsidRDefault="008878F6" w:rsidP="00DB1FA8">
            <w:pPr>
              <w:rPr>
                <w:highlight w:val="yellow"/>
              </w:rPr>
            </w:pP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¿Cómo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cambió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la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industrialización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la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sociedad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de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su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tiempo?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Descubre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los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rasgos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de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la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burguesía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y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el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proletariado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y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entiende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los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orígenes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del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movimiento</w:t>
            </w:r>
            <w:r w:rsidR="0014691B"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 xml:space="preserve"> </w:t>
            </w:r>
            <w:r w:rsidRPr="00945117">
              <w:rPr>
                <w:rStyle w:val="Textoennegrita"/>
                <w:rFonts w:asciiTheme="majorHAnsi" w:hAnsiTheme="majorHAnsi" w:cs="Times New Roman"/>
                <w:b w:val="0"/>
                <w:szCs w:val="24"/>
                <w:shd w:val="clear" w:color="auto" w:fill="FFFFFF"/>
              </w:rPr>
              <w:t>obrero.</w:t>
            </w:r>
          </w:p>
        </w:tc>
      </w:tr>
    </w:tbl>
    <w:p w14:paraId="3A74A6B3" w14:textId="77777777" w:rsidR="008878F6" w:rsidRPr="00945117" w:rsidRDefault="008878F6" w:rsidP="00DB1FA8">
      <w:pPr>
        <w:rPr>
          <w:lang w:val="es-ES"/>
        </w:rPr>
      </w:pPr>
    </w:p>
    <w:p w14:paraId="7B6093C0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1 La sociedad de clases</w:t>
      </w:r>
    </w:p>
    <w:p w14:paraId="43113558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1.1 La burguesía</w:t>
      </w:r>
    </w:p>
    <w:p w14:paraId="06384FE8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1.2 El proletariado</w:t>
      </w:r>
    </w:p>
    <w:p w14:paraId="395E3014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1.3 Consolidación</w:t>
      </w:r>
    </w:p>
    <w:p w14:paraId="6D673CF7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2 La transformación urbana</w:t>
      </w:r>
    </w:p>
    <w:p w14:paraId="2C9AB76F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2.1 Consolidación</w:t>
      </w:r>
    </w:p>
    <w:p w14:paraId="467BDFC9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 Los orígenes del movimiento obrero</w:t>
      </w:r>
    </w:p>
    <w:p w14:paraId="19450048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3.1 Los socialismos</w:t>
      </w:r>
    </w:p>
    <w:p w14:paraId="072890F8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3.1.1 El socialismo utópico</w:t>
      </w:r>
    </w:p>
    <w:p w14:paraId="3A4E2028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3.1.2 El socialismo científico o marxismo</w:t>
      </w:r>
    </w:p>
    <w:p w14:paraId="623482DC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3.2 El anarquismo</w:t>
      </w:r>
    </w:p>
    <w:p w14:paraId="138D1415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3.3 La Primera Internacional</w:t>
      </w:r>
    </w:p>
    <w:p w14:paraId="26481B29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3.4 Consolidación</w:t>
      </w:r>
    </w:p>
    <w:p w14:paraId="3746A9D8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4 Resultados de la sociedad industrial</w:t>
      </w:r>
    </w:p>
    <w:p w14:paraId="2CEE94EB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4.1 Principales hitos</w:t>
      </w:r>
    </w:p>
    <w:p w14:paraId="57D3BFDB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4.2 El feminismo y el sufragio</w:t>
      </w:r>
    </w:p>
    <w:p w14:paraId="71740F25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4.3 Consolidación</w:t>
      </w:r>
    </w:p>
    <w:p w14:paraId="0C75EF70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5 Competencias</w:t>
      </w:r>
    </w:p>
    <w:p w14:paraId="236F4BDE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Fin de tema</w:t>
      </w:r>
    </w:p>
    <w:p w14:paraId="1DABB1A0" w14:textId="77777777" w:rsidR="00945117" w:rsidRPr="00945117" w:rsidRDefault="00945117" w:rsidP="00DB1FA8">
      <w:pPr>
        <w:spacing w:after="0"/>
        <w:rPr>
          <w:lang w:val="es-ES"/>
        </w:rPr>
      </w:pPr>
      <w:r w:rsidRPr="00945117">
        <w:rPr>
          <w:lang w:val="es-ES"/>
        </w:rPr>
        <w:t>Banco de contenidos</w:t>
      </w:r>
    </w:p>
    <w:p w14:paraId="6BF5C6C0" w14:textId="77777777" w:rsidR="00945117" w:rsidRDefault="00945117" w:rsidP="00DB1FA8">
      <w:pPr>
        <w:rPr>
          <w:lang w:val="es-ES"/>
        </w:rPr>
      </w:pPr>
    </w:p>
    <w:p w14:paraId="20423212" w14:textId="77777777" w:rsidR="00DB1FA8" w:rsidRPr="00945117" w:rsidRDefault="00DB1FA8" w:rsidP="00DB1FA8">
      <w:pPr>
        <w:rPr>
          <w:lang w:val="es-ES"/>
        </w:rPr>
      </w:pPr>
    </w:p>
    <w:p w14:paraId="6EC74B02" w14:textId="0A6EC09B" w:rsidR="008878F6" w:rsidRPr="00945117" w:rsidRDefault="008878F6" w:rsidP="00DB1FA8">
      <w:r w:rsidRPr="00945117">
        <w:rPr>
          <w:highlight w:val="yellow"/>
        </w:rPr>
        <w:t>[SECCIÓN</w:t>
      </w:r>
      <w:r w:rsidR="0014691B" w:rsidRPr="00945117">
        <w:rPr>
          <w:highlight w:val="yellow"/>
        </w:rPr>
        <w:t xml:space="preserve"> </w:t>
      </w:r>
      <w:r w:rsidRPr="00945117">
        <w:rPr>
          <w:highlight w:val="yellow"/>
        </w:rPr>
        <w:t>1]</w:t>
      </w:r>
      <w:r w:rsidR="0014691B" w:rsidRPr="00945117">
        <w:t xml:space="preserve"> </w:t>
      </w:r>
      <w:r w:rsidR="00945117" w:rsidRPr="00945117">
        <w:t xml:space="preserve">  </w:t>
      </w:r>
      <w:bookmarkStart w:id="1" w:name="_Toc431822401"/>
      <w:r w:rsidRPr="00945117">
        <w:t>1</w:t>
      </w:r>
      <w:r w:rsidR="0014691B" w:rsidRPr="00945117">
        <w:t xml:space="preserve"> </w:t>
      </w:r>
      <w:r w:rsidRPr="00945117">
        <w:t>La</w:t>
      </w:r>
      <w:r w:rsidR="0014691B" w:rsidRPr="00945117">
        <w:t xml:space="preserve"> </w:t>
      </w:r>
      <w:r w:rsidRPr="00945117">
        <w:t>sociedad</w:t>
      </w:r>
      <w:r w:rsidR="0014691B" w:rsidRPr="00945117">
        <w:t xml:space="preserve"> </w:t>
      </w:r>
      <w:r w:rsidRPr="00945117">
        <w:t>de</w:t>
      </w:r>
      <w:r w:rsidR="0014691B" w:rsidRPr="00945117">
        <w:t xml:space="preserve"> </w:t>
      </w:r>
      <w:r w:rsidRPr="00945117">
        <w:t>clases</w:t>
      </w:r>
      <w:bookmarkEnd w:id="1"/>
    </w:p>
    <w:p w14:paraId="6E956D6E" w14:textId="66BCC29D" w:rsidR="00207419" w:rsidRPr="00945117" w:rsidRDefault="00207419" w:rsidP="00DB1FA8">
      <w:r w:rsidRPr="00945117">
        <w:t>La</w:t>
      </w:r>
      <w:r w:rsidR="0014691B" w:rsidRPr="00945117">
        <w:t xml:space="preserve"> </w:t>
      </w:r>
      <w:r w:rsidR="00BA1F17" w:rsidRPr="00945117">
        <w:t>R</w:t>
      </w:r>
      <w:r w:rsidRPr="00945117">
        <w:t>evolución</w:t>
      </w:r>
      <w:r w:rsidR="0014691B" w:rsidRPr="00945117">
        <w:t xml:space="preserve"> </w:t>
      </w:r>
      <w:r w:rsidR="00BA1F17" w:rsidRPr="00945117">
        <w:t>I</w:t>
      </w:r>
      <w:r w:rsidRPr="00945117">
        <w:t>ndustrial</w:t>
      </w:r>
      <w:r w:rsidR="0014691B" w:rsidRPr="00945117">
        <w:t xml:space="preserve"> </w:t>
      </w:r>
      <w:r w:rsidRPr="00945117">
        <w:t>representó</w:t>
      </w:r>
      <w:r w:rsidR="0014691B" w:rsidRPr="00945117">
        <w:t xml:space="preserve"> </w:t>
      </w:r>
      <w:r w:rsidRPr="00945117">
        <w:t>no</w:t>
      </w:r>
      <w:r w:rsidR="0014691B" w:rsidRPr="00945117">
        <w:t xml:space="preserve"> </w:t>
      </w:r>
      <w:r w:rsidRPr="00945117">
        <w:t>solo</w:t>
      </w:r>
      <w:r w:rsidR="0014691B" w:rsidRPr="00945117">
        <w:t xml:space="preserve"> </w:t>
      </w:r>
      <w:r w:rsidRPr="00945117">
        <w:t>una</w:t>
      </w:r>
      <w:r w:rsidR="0014691B" w:rsidRPr="00945117">
        <w:t xml:space="preserve"> </w:t>
      </w:r>
      <w:r w:rsidRPr="00945117">
        <w:t>transformación</w:t>
      </w:r>
      <w:r w:rsidR="0014691B" w:rsidRPr="00945117">
        <w:t xml:space="preserve"> </w:t>
      </w:r>
      <w:r w:rsidRPr="00945117">
        <w:t>económica,</w:t>
      </w:r>
      <w:r w:rsidR="0014691B" w:rsidRPr="00945117">
        <w:t xml:space="preserve"> </w:t>
      </w:r>
      <w:r w:rsidRPr="00945117">
        <w:t>sino</w:t>
      </w:r>
      <w:r w:rsidR="0014691B" w:rsidRPr="00945117">
        <w:t xml:space="preserve"> </w:t>
      </w:r>
      <w:r w:rsidRPr="00945117">
        <w:t>también</w:t>
      </w:r>
      <w:r w:rsidR="0014691B" w:rsidRPr="00945117">
        <w:t xml:space="preserve"> </w:t>
      </w:r>
      <w:r w:rsidRPr="00945117">
        <w:t>política,</w:t>
      </w:r>
      <w:r w:rsidR="0014691B" w:rsidRPr="00945117">
        <w:t xml:space="preserve"> </w:t>
      </w:r>
      <w:r w:rsidRPr="00945117">
        <w:t>social</w:t>
      </w:r>
      <w:r w:rsidR="0014691B" w:rsidRPr="00945117">
        <w:t xml:space="preserve"> </w:t>
      </w:r>
      <w:r w:rsidRPr="00945117">
        <w:t>y</w:t>
      </w:r>
      <w:r w:rsidR="0014691B" w:rsidRPr="00945117">
        <w:t xml:space="preserve"> </w:t>
      </w:r>
      <w:r w:rsidRPr="00945117">
        <w:t>cultural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.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t>Entender</w:t>
      </w:r>
      <w:r w:rsidR="0014691B" w:rsidRPr="00945117">
        <w:t xml:space="preserve"> </w:t>
      </w:r>
      <w:r w:rsidRPr="00945117">
        <w:t>cómo</w:t>
      </w:r>
      <w:r w:rsidR="0014691B" w:rsidRPr="00945117">
        <w:t xml:space="preserve"> </w:t>
      </w:r>
      <w:r w:rsidRPr="00945117">
        <w:t>la</w:t>
      </w:r>
      <w:r w:rsidR="0014691B" w:rsidRPr="00945117">
        <w:t xml:space="preserve"> </w:t>
      </w:r>
      <w:r w:rsidRPr="00945117">
        <w:t>industrialización</w:t>
      </w:r>
      <w:r w:rsidR="0014691B" w:rsidRPr="00945117">
        <w:t xml:space="preserve"> </w:t>
      </w:r>
      <w:r w:rsidR="00BA1F17" w:rsidRPr="00945117">
        <w:t>originó</w:t>
      </w:r>
      <w:r w:rsidR="0014691B" w:rsidRPr="00945117">
        <w:t xml:space="preserve"> </w:t>
      </w:r>
      <w:r w:rsidRPr="00945117">
        <w:t>el</w:t>
      </w:r>
      <w:r w:rsidR="0014691B" w:rsidRPr="00945117">
        <w:t xml:space="preserve"> </w:t>
      </w:r>
      <w:r w:rsidRPr="00945117">
        <w:rPr>
          <w:b/>
        </w:rPr>
        <w:t>nacimiento</w:t>
      </w:r>
      <w:r w:rsidR="0014691B" w:rsidRPr="00945117">
        <w:rPr>
          <w:b/>
        </w:rPr>
        <w:t xml:space="preserve"> </w:t>
      </w:r>
      <w:r w:rsidRPr="00945117">
        <w:rPr>
          <w:b/>
        </w:rPr>
        <w:t>de</w:t>
      </w:r>
      <w:r w:rsidR="0014691B" w:rsidRPr="00945117">
        <w:rPr>
          <w:b/>
        </w:rPr>
        <w:t xml:space="preserve"> </w:t>
      </w:r>
      <w:r w:rsidRPr="00945117">
        <w:rPr>
          <w:b/>
        </w:rPr>
        <w:t>la</w:t>
      </w:r>
      <w:r w:rsidR="0014691B" w:rsidRPr="00945117">
        <w:rPr>
          <w:b/>
        </w:rPr>
        <w:t xml:space="preserve"> </w:t>
      </w:r>
      <w:r w:rsidRPr="00945117">
        <w:rPr>
          <w:b/>
        </w:rPr>
        <w:t>sociedad</w:t>
      </w:r>
      <w:r w:rsidR="0014691B" w:rsidRPr="00945117">
        <w:rPr>
          <w:b/>
        </w:rPr>
        <w:t xml:space="preserve"> </w:t>
      </w:r>
      <w:r w:rsidRPr="00945117">
        <w:rPr>
          <w:b/>
        </w:rPr>
        <w:t>de</w:t>
      </w:r>
      <w:r w:rsidR="0014691B" w:rsidRPr="00945117">
        <w:rPr>
          <w:b/>
        </w:rPr>
        <w:t xml:space="preserve"> </w:t>
      </w:r>
      <w:r w:rsidRPr="00945117">
        <w:rPr>
          <w:b/>
        </w:rPr>
        <w:t>clases</w:t>
      </w:r>
      <w:r w:rsidR="0014691B" w:rsidRPr="00945117">
        <w:t xml:space="preserve"> </w:t>
      </w:r>
      <w:r w:rsidRPr="00945117">
        <w:t>y</w:t>
      </w:r>
      <w:r w:rsidR="0014691B" w:rsidRPr="00945117">
        <w:t xml:space="preserve"> </w:t>
      </w:r>
      <w:r w:rsidRPr="00945117">
        <w:t>cuáles</w:t>
      </w:r>
      <w:r w:rsidR="0014691B" w:rsidRPr="00945117">
        <w:t xml:space="preserve"> </w:t>
      </w:r>
      <w:r w:rsidRPr="00945117">
        <w:t>fueron</w:t>
      </w:r>
      <w:r w:rsidR="0014691B" w:rsidRPr="00945117">
        <w:t xml:space="preserve"> </w:t>
      </w:r>
      <w:r w:rsidRPr="00945117">
        <w:t>los</w:t>
      </w:r>
      <w:r w:rsidR="0014691B" w:rsidRPr="00945117">
        <w:t xml:space="preserve"> </w:t>
      </w:r>
      <w:r w:rsidRPr="00945117">
        <w:t>orígenes</w:t>
      </w:r>
      <w:r w:rsidR="0014691B" w:rsidRPr="00945117">
        <w:t xml:space="preserve"> </w:t>
      </w:r>
      <w:r w:rsidRPr="00945117">
        <w:t>del</w:t>
      </w:r>
      <w:r w:rsidR="0014691B" w:rsidRPr="00945117">
        <w:t xml:space="preserve"> </w:t>
      </w:r>
      <w:r w:rsidRPr="00945117">
        <w:t>movimiento</w:t>
      </w:r>
      <w:r w:rsidR="0014691B" w:rsidRPr="00945117">
        <w:t xml:space="preserve"> </w:t>
      </w:r>
      <w:r w:rsidRPr="00945117">
        <w:t>obrero</w:t>
      </w:r>
      <w:r w:rsidR="00B040C7" w:rsidRPr="00945117">
        <w:t>,</w:t>
      </w:r>
      <w:r w:rsidR="0014691B" w:rsidRPr="00945117">
        <w:t xml:space="preserve"> </w:t>
      </w:r>
      <w:r w:rsidR="00BA1F17" w:rsidRPr="00945117">
        <w:t>ayuda</w:t>
      </w:r>
      <w:r w:rsidR="0014691B" w:rsidRPr="00945117">
        <w:t xml:space="preserve"> </w:t>
      </w:r>
      <w:r w:rsidR="00BA1F17" w:rsidRPr="00945117">
        <w:t>a</w:t>
      </w:r>
      <w:r w:rsidR="0014691B" w:rsidRPr="00945117">
        <w:t xml:space="preserve"> </w:t>
      </w:r>
      <w:r w:rsidRPr="00945117">
        <w:t>comprender</w:t>
      </w:r>
      <w:r w:rsidR="0014691B" w:rsidRPr="00945117">
        <w:t xml:space="preserve"> </w:t>
      </w:r>
      <w:r w:rsidRPr="00945117">
        <w:t>mejor</w:t>
      </w:r>
      <w:r w:rsidR="0014691B" w:rsidRPr="00945117">
        <w:t xml:space="preserve"> </w:t>
      </w:r>
      <w:r w:rsidRPr="00945117">
        <w:t>la</w:t>
      </w:r>
      <w:r w:rsidR="0014691B" w:rsidRPr="00945117">
        <w:t xml:space="preserve"> </w:t>
      </w:r>
      <w:r w:rsidRPr="00945117">
        <w:t>organización</w:t>
      </w:r>
      <w:r w:rsidR="0014691B" w:rsidRPr="00945117">
        <w:t xml:space="preserve"> </w:t>
      </w:r>
      <w:r w:rsidRPr="00945117">
        <w:t>de</w:t>
      </w:r>
      <w:r w:rsidR="0014691B" w:rsidRPr="00945117">
        <w:t xml:space="preserve"> </w:t>
      </w:r>
      <w:r w:rsidRPr="00945117">
        <w:t>nuestra</w:t>
      </w:r>
      <w:r w:rsidR="0014691B" w:rsidRPr="00945117">
        <w:t xml:space="preserve"> </w:t>
      </w:r>
      <w:r w:rsidRPr="00945117">
        <w:t>propia</w:t>
      </w:r>
      <w:r w:rsidR="0014691B" w:rsidRPr="00945117">
        <w:t xml:space="preserve"> </w:t>
      </w:r>
      <w:r w:rsidRPr="00945117">
        <w:t>sociedad</w:t>
      </w:r>
      <w:r w:rsidR="0014691B" w:rsidRPr="00945117">
        <w:t xml:space="preserve"> </w:t>
      </w:r>
      <w:r w:rsidRPr="00945117">
        <w:t>y</w:t>
      </w:r>
      <w:r w:rsidR="0014691B" w:rsidRPr="00945117">
        <w:t xml:space="preserve"> </w:t>
      </w:r>
      <w:r w:rsidRPr="00945117">
        <w:t>los</w:t>
      </w:r>
      <w:r w:rsidR="0014691B" w:rsidRPr="00945117">
        <w:t xml:space="preserve"> </w:t>
      </w:r>
      <w:r w:rsidRPr="00945117">
        <w:t>principios</w:t>
      </w:r>
      <w:r w:rsidR="0014691B" w:rsidRPr="00945117">
        <w:t xml:space="preserve"> </w:t>
      </w:r>
      <w:r w:rsidRPr="00945117">
        <w:t>ideológicos</w:t>
      </w:r>
      <w:r w:rsidR="0014691B" w:rsidRPr="00945117">
        <w:t xml:space="preserve"> </w:t>
      </w:r>
      <w:r w:rsidRPr="00945117">
        <w:t>defendidos</w:t>
      </w:r>
      <w:r w:rsidR="0014691B" w:rsidRPr="00945117">
        <w:t xml:space="preserve"> </w:t>
      </w:r>
      <w:r w:rsidRPr="00945117">
        <w:t>por</w:t>
      </w:r>
      <w:r w:rsidR="0014691B" w:rsidRPr="00945117">
        <w:t xml:space="preserve"> </w:t>
      </w:r>
      <w:r w:rsidRPr="00945117">
        <w:t>los</w:t>
      </w:r>
      <w:r w:rsidR="0014691B" w:rsidRPr="00945117">
        <w:t xml:space="preserve"> </w:t>
      </w:r>
      <w:r w:rsidRPr="00945117">
        <w:t>partidos</w:t>
      </w:r>
      <w:r w:rsidR="0014691B" w:rsidRPr="00945117">
        <w:t xml:space="preserve"> </w:t>
      </w:r>
      <w:r w:rsidRPr="00945117">
        <w:t>políticos</w:t>
      </w:r>
      <w:r w:rsidR="0014691B" w:rsidRPr="00945117">
        <w:t xml:space="preserve"> </w:t>
      </w:r>
      <w:r w:rsidRPr="00945117">
        <w:t>contemporáneos.</w:t>
      </w:r>
    </w:p>
    <w:p w14:paraId="75940FC4" w14:textId="77777777" w:rsidR="00BA1F17" w:rsidRPr="00945117" w:rsidRDefault="00BA1F17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BA1F17" w:rsidRPr="00945117" w14:paraId="134444AC" w14:textId="77777777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14:paraId="4C2DC751" w14:textId="77777777" w:rsidR="00BA1F17" w:rsidRPr="00945117" w:rsidRDefault="00BA1F17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BA1F17" w:rsidRPr="00945117" w14:paraId="30B4BB32" w14:textId="77777777" w:rsidTr="00782788">
        <w:tc>
          <w:tcPr>
            <w:tcW w:w="1668" w:type="dxa"/>
          </w:tcPr>
          <w:p w14:paraId="3D0B3095" w14:textId="77777777" w:rsidR="00BA1F17" w:rsidRPr="00945117" w:rsidRDefault="00BA1F17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7153A383" w14:textId="77777777" w:rsidR="00BA1F17" w:rsidRPr="00945117" w:rsidRDefault="00BA1F17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</w:t>
            </w:r>
            <w:r w:rsidR="006D7512" w:rsidRPr="00945117">
              <w:rPr>
                <w:b/>
                <w:color w:val="000000"/>
              </w:rPr>
              <w:t>6</w:t>
            </w:r>
            <w:r w:rsidRPr="00945117">
              <w:rPr>
                <w:b/>
                <w:color w:val="000000"/>
              </w:rPr>
              <w:t>_IMG01</w:t>
            </w:r>
          </w:p>
        </w:tc>
      </w:tr>
      <w:tr w:rsidR="00BA1F17" w:rsidRPr="00945117" w14:paraId="2FA54F79" w14:textId="77777777" w:rsidTr="00782788">
        <w:tc>
          <w:tcPr>
            <w:tcW w:w="1668" w:type="dxa"/>
          </w:tcPr>
          <w:p w14:paraId="207E4881" w14:textId="77777777" w:rsidR="00BA1F17" w:rsidRPr="00945117" w:rsidRDefault="00BA1F17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27B04073" w14:textId="77777777" w:rsidR="00BA1F17" w:rsidRPr="00945117" w:rsidRDefault="006D7512" w:rsidP="00DB1FA8">
            <w:pPr>
              <w:rPr>
                <w:color w:val="000000"/>
              </w:rPr>
            </w:pPr>
            <w:r w:rsidRPr="00945117">
              <w:rPr>
                <w:rFonts w:eastAsia="Times New Roman"/>
                <w:i/>
                <w:iCs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</w:p>
        </w:tc>
      </w:tr>
      <w:tr w:rsidR="00BA1F17" w:rsidRPr="00945117" w14:paraId="71381BB5" w14:textId="77777777" w:rsidTr="00782788">
        <w:tc>
          <w:tcPr>
            <w:tcW w:w="1668" w:type="dxa"/>
          </w:tcPr>
          <w:p w14:paraId="73E6AAAC" w14:textId="77777777" w:rsidR="00BA1F17" w:rsidRPr="00945117" w:rsidRDefault="00BA1F17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lastRenderedPageBreak/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732E80E4" w14:textId="77777777" w:rsidR="00BA1F17" w:rsidRPr="00945117" w:rsidRDefault="00BA1F17" w:rsidP="00DB1FA8">
            <w:pPr>
              <w:rPr>
                <w:color w:val="000000"/>
                <w:lang w:val="en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4EFFB0E2" wp14:editId="4231B833">
                  <wp:extent cx="1409700" cy="982762"/>
                  <wp:effectExtent l="0" t="0" r="0" b="0"/>
                  <wp:docPr id="1" name="Imagen 1" descr="http://profesores.aulaplaneta.com/DNNPlayerPackages/Package12191/InfoGuion/cuadernoestudio/images_xml/CS_10_04_img1_small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191/InfoGuion/cuadernoestudio/images_xml/CS_10_04_img1_small.jp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982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13A722" w14:textId="77777777" w:rsidR="00BA1F17" w:rsidRPr="00945117" w:rsidRDefault="00BA1F17" w:rsidP="00DB1FA8">
            <w:pPr>
              <w:rPr>
                <w:color w:val="000000"/>
                <w:lang w:val="en"/>
              </w:rPr>
            </w:pPr>
          </w:p>
          <w:p w14:paraId="3EFFAA61" w14:textId="77777777" w:rsidR="00BA1F17" w:rsidRPr="00945117" w:rsidRDefault="00BA1F17" w:rsidP="00DB1FA8">
            <w:pPr>
              <w:rPr>
                <w:color w:val="000000"/>
                <w:lang w:val="es-CO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</w:t>
            </w:r>
          </w:p>
        </w:tc>
      </w:tr>
      <w:tr w:rsidR="00BA1F17" w:rsidRPr="00945117" w14:paraId="6452E0CA" w14:textId="77777777" w:rsidTr="00782788">
        <w:tc>
          <w:tcPr>
            <w:tcW w:w="1668" w:type="dxa"/>
          </w:tcPr>
          <w:p w14:paraId="108BF21B" w14:textId="77777777" w:rsidR="00BA1F17" w:rsidRPr="00945117" w:rsidRDefault="00BA1F17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63D3B951" w14:textId="7282F94B" w:rsidR="00BA1F17" w:rsidRPr="00945117" w:rsidRDefault="00BA1F17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antigua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sociedad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estamental,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propia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Antiguo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Régimen</w:t>
            </w:r>
            <w:r w:rsidR="00B040C7"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siguió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sociedad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clases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basada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propiedad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privada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riqueza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individuos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(1852-1865),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Ford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Madox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Brown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ofreció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visión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idealizada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clases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sociales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época.</w:t>
            </w:r>
          </w:p>
          <w:p w14:paraId="4C794B84" w14:textId="77777777" w:rsidR="00BA1F17" w:rsidRPr="00945117" w:rsidRDefault="00BA1F17" w:rsidP="00DB1FA8"/>
        </w:tc>
      </w:tr>
    </w:tbl>
    <w:p w14:paraId="5A869D6B" w14:textId="77777777" w:rsidR="00BA1F17" w:rsidRPr="00945117" w:rsidRDefault="00BA1F17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</w:p>
    <w:p w14:paraId="56BB3790" w14:textId="77777777" w:rsidR="00207419" w:rsidRDefault="00207419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  <w:shd w:val="clear" w:color="auto" w:fill="FFFFFF"/>
        </w:rPr>
        <w:t>En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nueva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estructura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social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destacaron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dos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grandes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grupos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unas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características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bien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definidas: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la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burguesía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y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el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proletariado</w:t>
      </w:r>
      <w:r w:rsidRPr="00945117">
        <w:rPr>
          <w:color w:val="000000" w:themeColor="text1"/>
          <w:shd w:val="clear" w:color="auto" w:fill="FFFFFF"/>
        </w:rPr>
        <w:t>.</w:t>
      </w:r>
    </w:p>
    <w:p w14:paraId="03CC571C" w14:textId="77777777" w:rsidR="002B22B5" w:rsidRPr="00945117" w:rsidRDefault="002B22B5" w:rsidP="00DB1FA8">
      <w:pPr>
        <w:rPr>
          <w:color w:val="000000" w:themeColor="text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3F24AE" w:rsidRPr="00945117" w14:paraId="308F4EFC" w14:textId="77777777" w:rsidTr="00140CD8">
        <w:tc>
          <w:tcPr>
            <w:tcW w:w="9054" w:type="dxa"/>
            <w:gridSpan w:val="2"/>
            <w:shd w:val="clear" w:color="auto" w:fill="000000" w:themeFill="text1"/>
          </w:tcPr>
          <w:p w14:paraId="03A01D43" w14:textId="77777777" w:rsidR="003F24AE" w:rsidRPr="00945117" w:rsidRDefault="003F24AE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FFFFFF" w:themeColor="background1"/>
              </w:rPr>
              <w:t>Profundiza. Recurso aprovechado</w:t>
            </w:r>
          </w:p>
        </w:tc>
      </w:tr>
      <w:tr w:rsidR="003F24AE" w:rsidRPr="00945117" w14:paraId="4A0E0BC9" w14:textId="77777777" w:rsidTr="00140CD8">
        <w:tc>
          <w:tcPr>
            <w:tcW w:w="2518" w:type="dxa"/>
          </w:tcPr>
          <w:p w14:paraId="04D5E381" w14:textId="77777777" w:rsidR="003F24AE" w:rsidRPr="00945117" w:rsidRDefault="003F24AE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1C858A0E" w14:textId="77777777" w:rsidR="003F24AE" w:rsidRPr="00945117" w:rsidRDefault="003F24AE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CS_08_06_REC10</w:t>
            </w:r>
          </w:p>
        </w:tc>
      </w:tr>
      <w:tr w:rsidR="003F24AE" w:rsidRPr="00945117" w14:paraId="11C5937F" w14:textId="77777777" w:rsidTr="00140CD8">
        <w:tc>
          <w:tcPr>
            <w:tcW w:w="2518" w:type="dxa"/>
          </w:tcPr>
          <w:p w14:paraId="17E6E98D" w14:textId="77777777" w:rsidR="003F24AE" w:rsidRPr="00945117" w:rsidRDefault="003F24AE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109A7D4C" w14:textId="77777777" w:rsidR="003F24AE" w:rsidRPr="00945117" w:rsidRDefault="003F24AE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La sociedad industrial</w:t>
            </w:r>
          </w:p>
        </w:tc>
      </w:tr>
      <w:tr w:rsidR="003F24AE" w:rsidRPr="00945117" w14:paraId="6B71108B" w14:textId="77777777" w:rsidTr="00140CD8">
        <w:tc>
          <w:tcPr>
            <w:tcW w:w="2518" w:type="dxa"/>
          </w:tcPr>
          <w:p w14:paraId="63B81C2B" w14:textId="77777777" w:rsidR="003F24AE" w:rsidRPr="00945117" w:rsidRDefault="003F24AE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291D7DD5" w14:textId="77777777" w:rsidR="003F24AE" w:rsidRPr="00945117" w:rsidRDefault="003F24AE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Interactivo que presenta las características de los dos principales grupos que componían la sociedad industrial: la burguesía y el proletariado</w:t>
            </w:r>
          </w:p>
        </w:tc>
      </w:tr>
      <w:tr w:rsidR="003F24AE" w:rsidRPr="00945117" w14:paraId="79A09236" w14:textId="77777777" w:rsidTr="00140CD8">
        <w:tc>
          <w:tcPr>
            <w:tcW w:w="2518" w:type="dxa"/>
          </w:tcPr>
          <w:p w14:paraId="6B949F3A" w14:textId="77777777" w:rsidR="003F24AE" w:rsidRPr="00945117" w:rsidRDefault="003F24AE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 en Aula Planeta</w:t>
            </w:r>
          </w:p>
        </w:tc>
        <w:tc>
          <w:tcPr>
            <w:tcW w:w="6536" w:type="dxa"/>
          </w:tcPr>
          <w:p w14:paraId="3FAD624A" w14:textId="77777777" w:rsidR="003F24AE" w:rsidRPr="00945117" w:rsidRDefault="003F24AE" w:rsidP="00DB1FA8">
            <w:pPr>
              <w:rPr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 xml:space="preserve">4o ESO / CS / </w:t>
            </w:r>
            <w:r w:rsidRPr="00945117">
              <w:rPr>
                <w:color w:val="000000" w:themeColor="text1"/>
              </w:rPr>
              <w:t>La sociedad industrial y sus ideologías/</w:t>
            </w:r>
            <w:r w:rsidRPr="00945117">
              <w:t xml:space="preserve">1 </w:t>
            </w:r>
            <w:r w:rsidRPr="00945117">
              <w:rPr>
                <w:color w:val="000000" w:themeColor="text1"/>
              </w:rPr>
              <w:t>La sociedad de clases/</w:t>
            </w:r>
            <w:r w:rsidRPr="00945117">
              <w:rPr>
                <w:rFonts w:eastAsia="Times New Roman"/>
                <w:color w:val="000000" w:themeColor="text1"/>
              </w:rPr>
              <w:t>1.2 El proletariado/Profundiza -</w:t>
            </w:r>
            <w:r w:rsidRPr="00945117">
              <w:rPr>
                <w:color w:val="000000" w:themeColor="text1"/>
              </w:rPr>
              <w:t>La sociedad industrial:</w:t>
            </w:r>
          </w:p>
        </w:tc>
      </w:tr>
    </w:tbl>
    <w:p w14:paraId="1EAF7A31" w14:textId="77777777" w:rsidR="003F24AE" w:rsidRPr="00945117" w:rsidRDefault="003F24AE" w:rsidP="00DB1FA8">
      <w:pPr>
        <w:rPr>
          <w:rFonts w:eastAsia="Times New Roman"/>
          <w:color w:val="000000" w:themeColor="text1"/>
        </w:rPr>
      </w:pPr>
    </w:p>
    <w:p w14:paraId="702524F0" w14:textId="77777777" w:rsidR="000E133F" w:rsidRPr="00945117" w:rsidRDefault="000E133F" w:rsidP="00DB1FA8">
      <w:pPr>
        <w:rPr>
          <w:rFonts w:eastAsia="Times New Roman"/>
          <w:b/>
          <w:color w:val="000000" w:themeColor="text1"/>
        </w:rPr>
      </w:pPr>
    </w:p>
    <w:p w14:paraId="109B4323" w14:textId="4ECE5542" w:rsidR="00207419" w:rsidRPr="00945117" w:rsidRDefault="00BA1F17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2B22B5">
        <w:rPr>
          <w:b/>
        </w:rPr>
        <w:t xml:space="preserve">  </w:t>
      </w:r>
      <w:bookmarkStart w:id="2" w:name="_Toc431822402"/>
      <w:r w:rsidR="00207419" w:rsidRPr="00945117">
        <w:rPr>
          <w:rFonts w:eastAsia="Times New Roman"/>
        </w:rPr>
        <w:t>1.1</w:t>
      </w:r>
      <w:r w:rsidR="0014691B" w:rsidRPr="00945117">
        <w:rPr>
          <w:rFonts w:eastAsia="Times New Roman"/>
        </w:rPr>
        <w:t xml:space="preserve"> </w:t>
      </w:r>
      <w:r w:rsidR="00207419" w:rsidRPr="00945117">
        <w:rPr>
          <w:rFonts w:eastAsia="Times New Roman"/>
        </w:rPr>
        <w:t>La</w:t>
      </w:r>
      <w:r w:rsidR="0014691B" w:rsidRPr="00945117">
        <w:rPr>
          <w:rFonts w:eastAsia="Times New Roman"/>
        </w:rPr>
        <w:t xml:space="preserve"> </w:t>
      </w:r>
      <w:r w:rsidR="00207419" w:rsidRPr="00945117">
        <w:rPr>
          <w:rFonts w:eastAsia="Times New Roman"/>
        </w:rPr>
        <w:t>burguesía</w:t>
      </w:r>
      <w:bookmarkEnd w:id="2"/>
    </w:p>
    <w:p w14:paraId="600E0BBD" w14:textId="6B994583" w:rsidR="002D5356" w:rsidRPr="00945117" w:rsidRDefault="00207419" w:rsidP="002B22B5">
      <w:pPr>
        <w:rPr>
          <w:rStyle w:val="un"/>
          <w:rFonts w:asciiTheme="majorHAnsi" w:hAnsiTheme="majorHAnsi"/>
          <w:color w:val="000000" w:themeColor="text1"/>
          <w:szCs w:val="24"/>
        </w:rPr>
      </w:pPr>
      <w:r w:rsidRPr="00945117">
        <w:rPr>
          <w:rStyle w:val="un"/>
          <w:rFonts w:asciiTheme="majorHAnsi" w:hAnsiTheme="majorHAnsi"/>
          <w:color w:val="000000" w:themeColor="text1"/>
          <w:szCs w:val="24"/>
        </w:rPr>
        <w:t>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largo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siglo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XIX,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aristocracia,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que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había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constituido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durante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siglos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tradicional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clase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dirigente,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perdió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su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protagonismo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frente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burguesía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que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era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un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grupo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heterogéneo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con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2959B9">
        <w:rPr>
          <w:rStyle w:val="un"/>
          <w:rFonts w:asciiTheme="majorHAnsi" w:hAnsiTheme="majorHAnsi"/>
          <w:color w:val="000000" w:themeColor="text1"/>
          <w:szCs w:val="24"/>
        </w:rPr>
        <w:t>un interés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en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común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: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2959B9">
        <w:rPr>
          <w:rStyle w:val="un"/>
          <w:rFonts w:asciiTheme="majorHAnsi" w:hAnsiTheme="majorHAnsi"/>
          <w:b/>
          <w:color w:val="000000" w:themeColor="text1"/>
          <w:szCs w:val="24"/>
        </w:rPr>
        <w:t>acumular</w:t>
      </w:r>
      <w:r w:rsidR="0014691B" w:rsidRPr="002959B9">
        <w:rPr>
          <w:rStyle w:val="un"/>
          <w:rFonts w:asciiTheme="majorHAnsi" w:hAnsiTheme="majorHAnsi"/>
          <w:b/>
          <w:color w:val="000000" w:themeColor="text1"/>
          <w:szCs w:val="24"/>
        </w:rPr>
        <w:t xml:space="preserve"> </w:t>
      </w:r>
      <w:r w:rsidR="00BA1F17" w:rsidRPr="002959B9">
        <w:rPr>
          <w:rStyle w:val="un"/>
          <w:rFonts w:asciiTheme="majorHAnsi" w:hAnsiTheme="majorHAnsi"/>
          <w:b/>
          <w:color w:val="000000" w:themeColor="text1"/>
          <w:szCs w:val="24"/>
        </w:rPr>
        <w:t>riqueza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partir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del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ejercicio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profesiones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y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posesión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propiedad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6D7512" w:rsidRPr="00945117">
        <w:rPr>
          <w:rStyle w:val="un"/>
          <w:rFonts w:asciiTheme="majorHAnsi" w:hAnsiTheme="majorHAnsi"/>
          <w:color w:val="000000" w:themeColor="text1"/>
          <w:szCs w:val="24"/>
        </w:rPr>
        <w:t>privada.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</w:p>
    <w:p w14:paraId="18FB430A" w14:textId="77777777" w:rsidR="002D5356" w:rsidRPr="00945117" w:rsidRDefault="002D5356" w:rsidP="00DB1FA8">
      <w:pPr>
        <w:rPr>
          <w:rStyle w:val="un"/>
          <w:rFonts w:asciiTheme="majorHAnsi" w:hAnsiTheme="majorHAnsi"/>
          <w:color w:val="000000" w:themeColor="text1"/>
          <w:szCs w:val="24"/>
        </w:rPr>
      </w:pPr>
    </w:p>
    <w:tbl>
      <w:tblPr>
        <w:tblStyle w:val="TableNormal"/>
        <w:tblW w:w="897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2"/>
        <w:gridCol w:w="7446"/>
      </w:tblGrid>
      <w:tr w:rsidR="002D5356" w:rsidRPr="00945117" w14:paraId="2AD92D30" w14:textId="77777777" w:rsidTr="00140CD8">
        <w:trPr>
          <w:trHeight w:val="261"/>
        </w:trPr>
        <w:tc>
          <w:tcPr>
            <w:tcW w:w="8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BF8F" w:themeFill="accent6" w:themeFillTint="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1B8BF" w14:textId="77777777" w:rsidR="002D5356" w:rsidRPr="00945117" w:rsidRDefault="002D5356" w:rsidP="00DB1FA8">
            <w:r w:rsidRPr="00945117">
              <w:rPr>
                <w:b/>
                <w:bCs/>
                <w:color w:val="FFFFFF"/>
                <w:u w:color="FFFFFF"/>
              </w:rPr>
              <w:t>Destacado</w:t>
            </w:r>
          </w:p>
        </w:tc>
      </w:tr>
      <w:tr w:rsidR="002D5356" w:rsidRPr="00945117" w14:paraId="6C4C7033" w14:textId="77777777" w:rsidTr="00140CD8">
        <w:trPr>
          <w:trHeight w:val="398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74DF2" w14:textId="77777777" w:rsidR="002D5356" w:rsidRPr="00945117" w:rsidRDefault="002D5356" w:rsidP="00DB1FA8">
            <w:pPr>
              <w:rPr>
                <w:b/>
                <w:bCs/>
              </w:rPr>
            </w:pPr>
            <w:r w:rsidRPr="00945117">
              <w:rPr>
                <w:b/>
                <w:bCs/>
              </w:rPr>
              <w:t>Título</w:t>
            </w:r>
          </w:p>
        </w:tc>
        <w:tc>
          <w:tcPr>
            <w:tcW w:w="7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3000" w14:textId="43CB2CB8" w:rsidR="002D5356" w:rsidRPr="00945117" w:rsidRDefault="002D5356" w:rsidP="00DB1FA8">
            <w:r w:rsidRPr="00945117">
              <w:t>Burguesía dividida</w:t>
            </w:r>
          </w:p>
        </w:tc>
      </w:tr>
      <w:tr w:rsidR="002D5356" w:rsidRPr="00945117" w14:paraId="04795662" w14:textId="77777777" w:rsidTr="00140CD8">
        <w:trPr>
          <w:trHeight w:val="833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94CA3" w14:textId="77777777" w:rsidR="002D5356" w:rsidRPr="00945117" w:rsidRDefault="002D5356" w:rsidP="00DB1FA8">
            <w:r w:rsidRPr="00945117">
              <w:rPr>
                <w:b/>
                <w:bCs/>
              </w:rPr>
              <w:lastRenderedPageBreak/>
              <w:t>Contenido</w:t>
            </w:r>
          </w:p>
        </w:tc>
        <w:tc>
          <w:tcPr>
            <w:tcW w:w="7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7DE9A7" w14:textId="50D492F8" w:rsidR="002D5356" w:rsidRPr="00945117" w:rsidRDefault="002D5356" w:rsidP="00DB1FA8">
            <w:r w:rsidRPr="00945117">
              <w:t xml:space="preserve">La burguesía no conformaba un grupo homogéneo; se dividía en </w:t>
            </w:r>
            <w:r w:rsidRPr="00945117">
              <w:rPr>
                <w:b/>
              </w:rPr>
              <w:t>alta</w:t>
            </w:r>
            <w:r w:rsidRPr="00945117">
              <w:t xml:space="preserve"> burguesía, es decir, la clase dirigente, y </w:t>
            </w:r>
            <w:r w:rsidRPr="00945117">
              <w:rPr>
                <w:b/>
              </w:rPr>
              <w:t>pequeña</w:t>
            </w:r>
            <w:r w:rsidRPr="00945117">
              <w:t xml:space="preserve"> burguesía</w:t>
            </w:r>
            <w:ins w:id="3" w:author="TOSHIBA" w:date="2015-10-19T12:48:00Z">
              <w:r w:rsidR="009E29D1" w:rsidRPr="00945117">
                <w:t>,</w:t>
              </w:r>
            </w:ins>
            <w:r w:rsidRPr="00945117">
              <w:t xml:space="preserve"> que era la clase media.</w:t>
            </w:r>
          </w:p>
        </w:tc>
      </w:tr>
    </w:tbl>
    <w:p w14:paraId="7A478B87" w14:textId="77777777" w:rsidR="002D5356" w:rsidRPr="00945117" w:rsidRDefault="002D5356" w:rsidP="00DB1FA8">
      <w:pPr>
        <w:rPr>
          <w:rStyle w:val="un"/>
          <w:rFonts w:asciiTheme="majorHAnsi" w:hAnsiTheme="majorHAnsi"/>
          <w:color w:val="000000" w:themeColor="text1"/>
          <w:szCs w:val="24"/>
        </w:rPr>
      </w:pPr>
    </w:p>
    <w:p w14:paraId="424E09B0" w14:textId="503F38F1" w:rsidR="000E133F" w:rsidRPr="00945117" w:rsidRDefault="00207419" w:rsidP="00DB1FA8">
      <w:pPr>
        <w:rPr>
          <w:color w:val="000000" w:themeColor="text1"/>
        </w:rPr>
      </w:pP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alta</w:t>
      </w:r>
      <w:r w:rsidR="0014691B" w:rsidRPr="00945117">
        <w:rPr>
          <w:rStyle w:val="Textoennegrita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burguesía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formada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por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banqueros,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propietarios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fábricas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y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latifundistas,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poseía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los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medios</w:t>
      </w:r>
      <w:r w:rsidR="0014691B" w:rsidRPr="00945117">
        <w:rPr>
          <w:rStyle w:val="Textoennegrita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Textoennegrita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producción</w:t>
      </w:r>
      <w:r w:rsidR="0014691B" w:rsidRPr="00945117">
        <w:rPr>
          <w:rStyle w:val="apple-converted-space"/>
          <w:rFonts w:asciiTheme="majorHAnsi" w:hAnsiTheme="majorHAnsi"/>
          <w:b/>
          <w:bCs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(maquinaria,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materiales,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operarios),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por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2959B9">
        <w:rPr>
          <w:rStyle w:val="un"/>
          <w:rFonts w:asciiTheme="majorHAnsi" w:hAnsiTheme="majorHAnsi"/>
          <w:color w:val="000000" w:themeColor="text1"/>
          <w:szCs w:val="24"/>
        </w:rPr>
        <w:t>cual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representaba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clase</w:t>
      </w:r>
      <w:r w:rsidR="0014691B" w:rsidRPr="00945117">
        <w:rPr>
          <w:rStyle w:val="Textoennegrita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dirigente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.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hegemonía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="00BA1F17" w:rsidRPr="00945117">
        <w:rPr>
          <w:rStyle w:val="un"/>
          <w:rFonts w:asciiTheme="majorHAnsi" w:hAnsiTheme="majorHAnsi"/>
          <w:color w:val="000000" w:themeColor="text1"/>
          <w:szCs w:val="24"/>
        </w:rPr>
        <w:t>predominio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burguesía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debe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triunfo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revoluciones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siglo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XIX.</w:t>
      </w:r>
    </w:p>
    <w:p w14:paraId="46D67F4D" w14:textId="77777777" w:rsidR="000E133F" w:rsidRPr="00945117" w:rsidRDefault="000E133F" w:rsidP="00DB1FA8">
      <w:pPr>
        <w:rPr>
          <w:color w:val="000000" w:themeColor="text1"/>
        </w:rPr>
      </w:pPr>
    </w:p>
    <w:p w14:paraId="2DDE8910" w14:textId="03A44EE2" w:rsidR="00207419" w:rsidRPr="00945117" w:rsidRDefault="00207419" w:rsidP="00DB1FA8">
      <w:pPr>
        <w:rPr>
          <w:color w:val="000000" w:themeColor="text1"/>
        </w:rPr>
      </w:pPr>
      <w:r w:rsidRPr="00945117">
        <w:rPr>
          <w:rStyle w:val="un"/>
          <w:rFonts w:asciiTheme="majorHAnsi" w:hAnsiTheme="majorHAnsi"/>
          <w:color w:val="000000" w:themeColor="text1"/>
          <w:szCs w:val="24"/>
        </w:rPr>
        <w:t>Los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profesionales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liberales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(abogados,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médicos,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etc.),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comerciantes,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tenderos,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funcionarios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públicos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y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pequeños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propietarios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rurales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definieron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largo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siglo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XIX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como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una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pequeña</w:t>
      </w:r>
      <w:r w:rsidR="0014691B" w:rsidRPr="00945117">
        <w:rPr>
          <w:rStyle w:val="Textoennegrita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Textoennegrita"/>
          <w:rFonts w:asciiTheme="majorHAnsi" w:hAnsiTheme="majorHAnsi"/>
          <w:color w:val="000000" w:themeColor="text1"/>
          <w:szCs w:val="24"/>
        </w:rPr>
        <w:t>burguesía</w:t>
      </w:r>
      <w:r w:rsidR="0014691B" w:rsidRPr="00945117">
        <w:rPr>
          <w:rStyle w:val="apple-converted-space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b/>
          <w:color w:val="000000" w:themeColor="text1"/>
          <w:szCs w:val="24"/>
        </w:rPr>
        <w:t>clase</w:t>
      </w:r>
      <w:r w:rsidR="0014691B" w:rsidRPr="00945117">
        <w:rPr>
          <w:rStyle w:val="un"/>
          <w:rFonts w:asciiTheme="majorHAnsi" w:hAnsiTheme="majorHAnsi"/>
          <w:b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b/>
          <w:color w:val="000000" w:themeColor="text1"/>
          <w:szCs w:val="24"/>
        </w:rPr>
        <w:t>media</w:t>
      </w:r>
      <w:r w:rsidR="002959B9">
        <w:rPr>
          <w:rStyle w:val="un"/>
          <w:rFonts w:asciiTheme="majorHAnsi" w:hAnsiTheme="majorHAnsi"/>
          <w:b/>
          <w:color w:val="000000" w:themeColor="text1"/>
          <w:szCs w:val="24"/>
        </w:rPr>
        <w:t xml:space="preserve">,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caracterizada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por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poseer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un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nivel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económico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y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cultural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superior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clases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obreras</w:t>
      </w:r>
      <w:r w:rsidR="002959B9">
        <w:rPr>
          <w:rStyle w:val="un"/>
          <w:rFonts w:asciiTheme="majorHAnsi" w:hAnsiTheme="majorHAnsi"/>
          <w:color w:val="000000" w:themeColor="text1"/>
          <w:szCs w:val="24"/>
        </w:rPr>
        <w:t>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aunque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inferior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alta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burguesía.</w:t>
      </w:r>
    </w:p>
    <w:p w14:paraId="4D3CE75B" w14:textId="77777777" w:rsidR="00207419" w:rsidRPr="00945117" w:rsidRDefault="00207419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D7512" w:rsidRPr="00945117" w14:paraId="5539C3BF" w14:textId="77777777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14:paraId="34845EE8" w14:textId="77777777" w:rsidR="006D7512" w:rsidRPr="00945117" w:rsidRDefault="006D7512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6D7512" w:rsidRPr="00945117" w14:paraId="2A95B732" w14:textId="77777777" w:rsidTr="00782788">
        <w:tc>
          <w:tcPr>
            <w:tcW w:w="1668" w:type="dxa"/>
          </w:tcPr>
          <w:p w14:paraId="24174B95" w14:textId="77777777" w:rsidR="006D7512" w:rsidRPr="00945117" w:rsidRDefault="006D7512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CBB5AC3" w14:textId="77777777" w:rsidR="006D7512" w:rsidRPr="00945117" w:rsidRDefault="006D7512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CS_08_06_IMG02</w:t>
            </w:r>
          </w:p>
        </w:tc>
      </w:tr>
      <w:tr w:rsidR="006D7512" w:rsidRPr="00945117" w14:paraId="1E839E81" w14:textId="77777777" w:rsidTr="00782788">
        <w:tc>
          <w:tcPr>
            <w:tcW w:w="1668" w:type="dxa"/>
          </w:tcPr>
          <w:p w14:paraId="4CA1B029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71EFFB2B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rFonts w:eastAsia="Times New Roman"/>
                <w:i/>
                <w:iCs/>
                <w:color w:val="000000" w:themeColor="text1"/>
              </w:rPr>
              <w:t>Palco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teatro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Italianos</w:t>
            </w:r>
          </w:p>
        </w:tc>
      </w:tr>
      <w:tr w:rsidR="006D7512" w:rsidRPr="00945117" w14:paraId="7DE56B84" w14:textId="77777777" w:rsidTr="00782788">
        <w:tc>
          <w:tcPr>
            <w:tcW w:w="1668" w:type="dxa"/>
          </w:tcPr>
          <w:p w14:paraId="3A647455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3ACFC6EF" w14:textId="77777777" w:rsidR="006D7512" w:rsidRPr="00945117" w:rsidRDefault="006D7512" w:rsidP="00DB1FA8">
            <w:pPr>
              <w:rPr>
                <w:color w:val="000000"/>
                <w:lang w:val="en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08745E2A" wp14:editId="734D185E">
                  <wp:extent cx="1590675" cy="1186592"/>
                  <wp:effectExtent l="0" t="0" r="0" b="0"/>
                  <wp:docPr id="3" name="Imagen 3" descr="http://profesores.aulaplaneta.com/DNNPlayerPackages/Package12191/InfoGuion/cuadernoestudio/images_xml/CS_10_04_img2_small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191/InfoGuion/cuadernoestudio/images_xml/CS_10_04_img2_small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1865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F816F" w14:textId="77777777" w:rsidR="006D7512" w:rsidRPr="00945117" w:rsidRDefault="006D7512" w:rsidP="00DB1FA8">
            <w:pPr>
              <w:rPr>
                <w:color w:val="000000"/>
                <w:lang w:val="es-CO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1.1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burguesía</w:t>
            </w:r>
          </w:p>
        </w:tc>
      </w:tr>
      <w:tr w:rsidR="006D7512" w:rsidRPr="00945117" w14:paraId="1FE68749" w14:textId="77777777" w:rsidTr="00782788">
        <w:tc>
          <w:tcPr>
            <w:tcW w:w="1668" w:type="dxa"/>
          </w:tcPr>
          <w:p w14:paraId="655AB23E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6374E823" w14:textId="77777777" w:rsidR="006D7512" w:rsidRPr="00945117" w:rsidRDefault="006D7512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largo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siglo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XIX,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miembros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burguesía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forjaron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formas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vida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propias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distinguieron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resto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sociedad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por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gustos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refinados,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indumentaria,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aficiones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relaciones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sociales.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teatro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ópera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convirtieron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puntos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reunión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favoritos,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representó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Eva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Gonzales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óleo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Palco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teatro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Italianos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(1874).</w:t>
            </w:r>
          </w:p>
          <w:p w14:paraId="16FA6AF9" w14:textId="77777777" w:rsidR="006D7512" w:rsidRPr="00945117" w:rsidRDefault="006D7512" w:rsidP="00DB1FA8"/>
        </w:tc>
      </w:tr>
    </w:tbl>
    <w:p w14:paraId="69E0B12A" w14:textId="77777777" w:rsidR="006D7512" w:rsidRDefault="006D7512" w:rsidP="00DB1FA8">
      <w:pPr>
        <w:rPr>
          <w:color w:val="000000" w:themeColor="text1"/>
        </w:rPr>
      </w:pPr>
    </w:p>
    <w:p w14:paraId="7314F0E9" w14:textId="77777777" w:rsidR="002959B9" w:rsidRPr="00945117" w:rsidRDefault="002959B9" w:rsidP="00DB1FA8">
      <w:pPr>
        <w:rPr>
          <w:color w:val="000000" w:themeColor="text1"/>
        </w:rPr>
      </w:pPr>
    </w:p>
    <w:p w14:paraId="2355A327" w14:textId="3E703E5B" w:rsidR="00207419" w:rsidRPr="00945117" w:rsidRDefault="006D7512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2959B9">
        <w:rPr>
          <w:b/>
        </w:rPr>
        <w:t xml:space="preserve">  </w:t>
      </w:r>
      <w:bookmarkStart w:id="4" w:name="_Toc431822403"/>
      <w:r w:rsidR="00207419" w:rsidRPr="00945117">
        <w:rPr>
          <w:rFonts w:eastAsia="Times New Roman"/>
        </w:rPr>
        <w:t>1.2</w:t>
      </w:r>
      <w:r w:rsidR="0014691B" w:rsidRPr="00945117">
        <w:rPr>
          <w:rFonts w:eastAsia="Times New Roman"/>
        </w:rPr>
        <w:t xml:space="preserve"> </w:t>
      </w:r>
      <w:r w:rsidR="00207419" w:rsidRPr="00945117">
        <w:rPr>
          <w:rFonts w:eastAsia="Times New Roman"/>
        </w:rPr>
        <w:t>El</w:t>
      </w:r>
      <w:r w:rsidR="0014691B" w:rsidRPr="00945117">
        <w:rPr>
          <w:rFonts w:eastAsia="Times New Roman"/>
        </w:rPr>
        <w:t xml:space="preserve"> </w:t>
      </w:r>
      <w:r w:rsidR="00207419" w:rsidRPr="00945117">
        <w:rPr>
          <w:rFonts w:eastAsia="Times New Roman"/>
        </w:rPr>
        <w:t>proletariado</w:t>
      </w:r>
      <w:bookmarkEnd w:id="4"/>
    </w:p>
    <w:p w14:paraId="45F5872A" w14:textId="77777777" w:rsidR="00207419" w:rsidRPr="00945117" w:rsidRDefault="00207419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El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proletariado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,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que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ofrecía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su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fuerza</w:t>
      </w:r>
      <w:r w:rsidR="0014691B"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</w:t>
      </w:r>
      <w:r w:rsidR="0014691B"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trabajo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a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cambio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un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salario</w:t>
      </w:r>
      <w:r w:rsidR="006D7512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,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="006D7512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estaba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="006D7512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sometido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a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duras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condiciones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trabajo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y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vida.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Dentro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este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grupo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se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contaban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lastRenderedPageBreak/>
        <w:t>los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obreros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las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fábricas,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los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jornaleros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del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campo,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los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mineros,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los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miembros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del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servicio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doméstico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y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otros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trabajadores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no</w:t>
      </w:r>
      <w:r w:rsidR="0014691B"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cualificados.</w:t>
      </w:r>
    </w:p>
    <w:p w14:paraId="774F3ABC" w14:textId="77777777" w:rsidR="006D7512" w:rsidRPr="00945117" w:rsidRDefault="006D7512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4"/>
        <w:gridCol w:w="7670"/>
      </w:tblGrid>
      <w:tr w:rsidR="006D7512" w:rsidRPr="00945117" w14:paraId="043981FB" w14:textId="77777777" w:rsidTr="00782788">
        <w:tc>
          <w:tcPr>
            <w:tcW w:w="9054" w:type="dxa"/>
            <w:gridSpan w:val="2"/>
            <w:shd w:val="clear" w:color="auto" w:fill="000000" w:themeFill="text1"/>
          </w:tcPr>
          <w:p w14:paraId="358D2E64" w14:textId="77777777" w:rsidR="006D7512" w:rsidRPr="00945117" w:rsidRDefault="006D7512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Destacado</w:t>
            </w:r>
          </w:p>
        </w:tc>
      </w:tr>
      <w:tr w:rsidR="006D7512" w:rsidRPr="00945117" w14:paraId="2BB4F4DE" w14:textId="77777777" w:rsidTr="002D5356">
        <w:trPr>
          <w:trHeight w:val="318"/>
        </w:trPr>
        <w:tc>
          <w:tcPr>
            <w:tcW w:w="1384" w:type="dxa"/>
            <w:shd w:val="clear" w:color="auto" w:fill="auto"/>
          </w:tcPr>
          <w:p w14:paraId="2D3C30E2" w14:textId="77777777" w:rsidR="006D7512" w:rsidRPr="00945117" w:rsidRDefault="006D7512" w:rsidP="00DB1FA8">
            <w:pPr>
              <w:rPr>
                <w:lang w:val="es-ES"/>
              </w:rPr>
            </w:pPr>
            <w:r w:rsidRPr="00945117">
              <w:rPr>
                <w:lang w:val="es-ES"/>
              </w:rPr>
              <w:t>Título</w:t>
            </w:r>
          </w:p>
        </w:tc>
        <w:tc>
          <w:tcPr>
            <w:tcW w:w="7670" w:type="dxa"/>
            <w:shd w:val="clear" w:color="auto" w:fill="auto"/>
          </w:tcPr>
          <w:p w14:paraId="792C1881" w14:textId="77777777" w:rsidR="006D7512" w:rsidRPr="00945117" w:rsidRDefault="006D7512" w:rsidP="00DB1FA8">
            <w:pPr>
              <w:rPr>
                <w:bCs/>
                <w:i/>
                <w:color w:val="000000" w:themeColor="text1"/>
              </w:rPr>
            </w:pPr>
            <w:r w:rsidRPr="00945117">
              <w:rPr>
                <w:color w:val="000000" w:themeColor="text1"/>
              </w:rPr>
              <w:t>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proletariado</w:t>
            </w:r>
          </w:p>
        </w:tc>
      </w:tr>
      <w:tr w:rsidR="006D7512" w:rsidRPr="00945117" w14:paraId="0D161465" w14:textId="77777777" w:rsidTr="002D5356">
        <w:trPr>
          <w:trHeight w:val="318"/>
        </w:trPr>
        <w:tc>
          <w:tcPr>
            <w:tcW w:w="1384" w:type="dxa"/>
            <w:shd w:val="clear" w:color="auto" w:fill="auto"/>
          </w:tcPr>
          <w:p w14:paraId="5822A09E" w14:textId="77777777" w:rsidR="006D7512" w:rsidRPr="00945117" w:rsidRDefault="006D7512" w:rsidP="00DB1FA8">
            <w:pPr>
              <w:rPr>
                <w:lang w:val="es-ES"/>
              </w:rPr>
            </w:pPr>
            <w:r w:rsidRPr="00945117">
              <w:rPr>
                <w:lang w:val="es-ES"/>
              </w:rPr>
              <w:t>Contenido</w:t>
            </w:r>
          </w:p>
        </w:tc>
        <w:tc>
          <w:tcPr>
            <w:tcW w:w="7670" w:type="dxa"/>
            <w:shd w:val="clear" w:color="auto" w:fill="auto"/>
          </w:tcPr>
          <w:p w14:paraId="4378C18A" w14:textId="77777777" w:rsidR="006D7512" w:rsidRPr="002959B9" w:rsidRDefault="006D7512" w:rsidP="002959B9">
            <w:r w:rsidRPr="002959B9">
              <w:rPr>
                <w:rStyle w:val="un"/>
                <w:color w:val="000000" w:themeColor="text1"/>
                <w:szCs w:val="24"/>
              </w:rPr>
              <w:t>El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término</w:t>
            </w:r>
            <w:r w:rsidR="0014691B" w:rsidRPr="002959B9">
              <w:rPr>
                <w:rStyle w:val="apple-converted-space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Textoennegrita"/>
                <w:i/>
                <w:iCs/>
                <w:color w:val="000000" w:themeColor="text1"/>
                <w:szCs w:val="24"/>
              </w:rPr>
              <w:t>proletario</w:t>
            </w:r>
            <w:r w:rsidR="0014691B" w:rsidRPr="002959B9">
              <w:rPr>
                <w:rStyle w:val="apple-converted-space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se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utilizaba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en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la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Roma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antigua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para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referirse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aquel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grupo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social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que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no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tenía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más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posesión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riqueza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que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sus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b/>
                <w:color w:val="000000" w:themeColor="text1"/>
                <w:szCs w:val="24"/>
              </w:rPr>
              <w:t>hijos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b/>
                <w:color w:val="000000" w:themeColor="text1"/>
                <w:szCs w:val="24"/>
              </w:rPr>
              <w:t>prole</w:t>
            </w:r>
            <w:r w:rsidRPr="002959B9">
              <w:rPr>
                <w:rStyle w:val="un"/>
                <w:color w:val="000000" w:themeColor="text1"/>
                <w:szCs w:val="24"/>
              </w:rPr>
              <w:t>.</w:t>
            </w:r>
            <w:r w:rsidR="0014691B" w:rsidRPr="002959B9">
              <w:rPr>
                <w:rStyle w:val="apple-converted-space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partir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del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siglo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XIX,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el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marxismo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utilizó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ese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concepto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para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definir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la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clase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social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formada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por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el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conjunto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de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obreros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y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campesinos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que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vende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su</w:t>
            </w:r>
            <w:r w:rsidR="0014691B" w:rsidRPr="002959B9">
              <w:rPr>
                <w:rStyle w:val="apple-converted-space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Textoennegrita"/>
                <w:color w:val="000000" w:themeColor="text1"/>
                <w:szCs w:val="24"/>
              </w:rPr>
              <w:t>fuerza</w:t>
            </w:r>
            <w:r w:rsidR="0014691B" w:rsidRPr="002959B9">
              <w:rPr>
                <w:rStyle w:val="Textoennegrita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Textoennegrita"/>
                <w:color w:val="000000" w:themeColor="text1"/>
                <w:szCs w:val="24"/>
              </w:rPr>
              <w:t>de</w:t>
            </w:r>
            <w:r w:rsidR="0014691B" w:rsidRPr="002959B9">
              <w:rPr>
                <w:rStyle w:val="Textoennegrita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Textoennegrita"/>
                <w:color w:val="000000" w:themeColor="text1"/>
                <w:szCs w:val="24"/>
              </w:rPr>
              <w:t>trabajo</w:t>
            </w:r>
            <w:r w:rsidR="0014691B" w:rsidRPr="002959B9">
              <w:rPr>
                <w:rStyle w:val="apple-converted-space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los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propietarios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a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cambio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de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un"/>
                <w:color w:val="000000" w:themeColor="text1"/>
                <w:szCs w:val="24"/>
              </w:rPr>
              <w:t>un</w:t>
            </w:r>
            <w:r w:rsidR="0014691B" w:rsidRPr="002959B9">
              <w:rPr>
                <w:rStyle w:val="un"/>
                <w:color w:val="000000" w:themeColor="text1"/>
                <w:szCs w:val="24"/>
              </w:rPr>
              <w:t xml:space="preserve"> </w:t>
            </w:r>
            <w:r w:rsidRPr="002959B9">
              <w:rPr>
                <w:rStyle w:val="Textoennegrita"/>
                <w:color w:val="000000" w:themeColor="text1"/>
                <w:szCs w:val="24"/>
              </w:rPr>
              <w:t>salario</w:t>
            </w:r>
            <w:r w:rsidRPr="002959B9">
              <w:rPr>
                <w:rStyle w:val="un"/>
                <w:color w:val="000000" w:themeColor="text1"/>
                <w:szCs w:val="24"/>
              </w:rPr>
              <w:t>.</w:t>
            </w:r>
          </w:p>
          <w:p w14:paraId="0AA59371" w14:textId="77777777" w:rsidR="006D7512" w:rsidRPr="00945117" w:rsidRDefault="006D7512" w:rsidP="00DB1FA8">
            <w:pPr>
              <w:rPr>
                <w:lang w:val="es-ES"/>
              </w:rPr>
            </w:pPr>
          </w:p>
        </w:tc>
      </w:tr>
    </w:tbl>
    <w:p w14:paraId="23191EF7" w14:textId="77777777" w:rsidR="006D7512" w:rsidRPr="00945117" w:rsidRDefault="006D7512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D7512" w:rsidRPr="00945117" w14:paraId="5B8B50A3" w14:textId="77777777" w:rsidTr="00782788">
        <w:tc>
          <w:tcPr>
            <w:tcW w:w="9054" w:type="dxa"/>
            <w:gridSpan w:val="2"/>
            <w:shd w:val="clear" w:color="auto" w:fill="0D0D0D" w:themeFill="text1" w:themeFillTint="F2"/>
          </w:tcPr>
          <w:p w14:paraId="15C5AD05" w14:textId="77777777" w:rsidR="006D7512" w:rsidRPr="00945117" w:rsidRDefault="006D7512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6D7512" w:rsidRPr="00945117" w14:paraId="189B7CD4" w14:textId="77777777" w:rsidTr="00782788">
        <w:tc>
          <w:tcPr>
            <w:tcW w:w="1668" w:type="dxa"/>
          </w:tcPr>
          <w:p w14:paraId="0AA1636C" w14:textId="77777777" w:rsidR="006D7512" w:rsidRPr="00945117" w:rsidRDefault="006D7512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6C6FD06B" w14:textId="77777777" w:rsidR="006D7512" w:rsidRPr="00945117" w:rsidRDefault="006D7512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CS_08_06_IMG03</w:t>
            </w:r>
          </w:p>
        </w:tc>
      </w:tr>
      <w:tr w:rsidR="006D7512" w:rsidRPr="00945117" w14:paraId="70A1C84F" w14:textId="77777777" w:rsidTr="00782788">
        <w:tc>
          <w:tcPr>
            <w:tcW w:w="1668" w:type="dxa"/>
          </w:tcPr>
          <w:p w14:paraId="2010907B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368392C1" w14:textId="77777777" w:rsidR="006D7512" w:rsidRPr="00945117" w:rsidRDefault="00F6422D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Trabajo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infantil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en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la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era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industrial</w:t>
            </w:r>
          </w:p>
        </w:tc>
      </w:tr>
      <w:tr w:rsidR="006D7512" w:rsidRPr="00945117" w14:paraId="63847143" w14:textId="77777777" w:rsidTr="00782788">
        <w:tc>
          <w:tcPr>
            <w:tcW w:w="1668" w:type="dxa"/>
          </w:tcPr>
          <w:p w14:paraId="098E6282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3665C69B" w14:textId="77777777" w:rsidR="006D7512" w:rsidRPr="00945117" w:rsidRDefault="006D7512" w:rsidP="00DB1FA8">
            <w:pPr>
              <w:rPr>
                <w:color w:val="000000"/>
                <w:lang w:val="en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6FACC74E" wp14:editId="5266F099">
                  <wp:extent cx="2581275" cy="1390301"/>
                  <wp:effectExtent l="0" t="0" r="0" b="0"/>
                  <wp:docPr id="5" name="Imagen 5" descr="http://profesores.aulaplaneta.com/DNNPlayerPackages/Package12191/InfoGuion/cuadernoestudio/images_xml/CS_10_04_img3_small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profesores.aulaplaneta.com/DNNPlayerPackages/Package12191/InfoGuion/cuadernoestudio/images_xml/CS_10_04_img3_small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390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80F6AE" w14:textId="77777777" w:rsidR="006D7512" w:rsidRPr="00945117" w:rsidRDefault="006D7512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1.2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proletariado</w:t>
            </w:r>
          </w:p>
        </w:tc>
      </w:tr>
      <w:tr w:rsidR="006D7512" w:rsidRPr="00945117" w14:paraId="38231DB2" w14:textId="77777777" w:rsidTr="00782788">
        <w:tc>
          <w:tcPr>
            <w:tcW w:w="1668" w:type="dxa"/>
          </w:tcPr>
          <w:p w14:paraId="6AFA0183" w14:textId="77777777" w:rsidR="006D7512" w:rsidRPr="00945117" w:rsidRDefault="006D7512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1A6A0C28" w14:textId="4B138E28" w:rsidR="006D7512" w:rsidRPr="00945117" w:rsidRDefault="006D7512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Durante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primeras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décadas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Revolución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Industrial,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habitual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que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2959B9">
              <w:rPr>
                <w:rFonts w:eastAsia="Times New Roman"/>
                <w:color w:val="000000" w:themeColor="text1"/>
              </w:rPr>
              <w:t xml:space="preserve">los </w:t>
            </w:r>
            <w:r w:rsidRPr="00945117">
              <w:rPr>
                <w:rFonts w:eastAsia="Times New Roman"/>
                <w:color w:val="000000" w:themeColor="text1"/>
              </w:rPr>
              <w:t>niños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trabajaran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minas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industrias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</w:rPr>
              <w:t>británicas,</w:t>
            </w:r>
            <w:r w:rsidR="0014691B" w:rsidRPr="00945117">
              <w:rPr>
                <w:rFonts w:eastAsia="Times New Roman"/>
              </w:rPr>
              <w:t xml:space="preserve"> </w:t>
            </w:r>
            <w:r w:rsidR="00A05CA8" w:rsidRPr="00945117">
              <w:rPr>
                <w:rFonts w:eastAsia="Times New Roman"/>
              </w:rPr>
              <w:t>corr</w:t>
            </w:r>
            <w:r w:rsidR="002959B9">
              <w:rPr>
                <w:rFonts w:eastAsia="Times New Roman"/>
              </w:rPr>
              <w:t xml:space="preserve">iendo </w:t>
            </w:r>
            <w:r w:rsidRPr="00945117">
              <w:rPr>
                <w:rFonts w:eastAsia="Times New Roman"/>
                <w:color w:val="000000" w:themeColor="text1"/>
              </w:rPr>
              <w:t>graves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riesgos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vida.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>Factory</w:t>
            </w:r>
            <w:r w:rsidR="0014691B"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>Acts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(leyes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creadas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desde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1833)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reglamentaron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infantil.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Prohibieron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emplear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niños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menores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nueve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años,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establecieron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máximo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horas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según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edad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niño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obligaron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empresas,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entre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otras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cosas,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ofrecerles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educación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2D5356" w:rsidRPr="00945117">
              <w:rPr>
                <w:rFonts w:eastAsia="Times New Roman"/>
                <w:color w:val="000000" w:themeColor="text1"/>
              </w:rPr>
              <w:t>básica.</w:t>
            </w:r>
          </w:p>
          <w:p w14:paraId="71612DB3" w14:textId="77777777" w:rsidR="006D7512" w:rsidRPr="00945117" w:rsidRDefault="006D7512" w:rsidP="00DB1FA8"/>
        </w:tc>
      </w:tr>
    </w:tbl>
    <w:p w14:paraId="3636FE45" w14:textId="77777777" w:rsidR="00207419" w:rsidRPr="00945117" w:rsidRDefault="00207419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05CA8" w:rsidRPr="00945117" w14:paraId="1ABC661C" w14:textId="77777777" w:rsidTr="00140CD8">
        <w:tc>
          <w:tcPr>
            <w:tcW w:w="9054" w:type="dxa"/>
            <w:gridSpan w:val="2"/>
            <w:shd w:val="clear" w:color="auto" w:fill="000000" w:themeFill="text1"/>
          </w:tcPr>
          <w:p w14:paraId="33212CB2" w14:textId="3E9760E2" w:rsidR="00A05CA8" w:rsidRPr="00945117" w:rsidRDefault="00A05CA8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 Recurso nuevo</w:t>
            </w:r>
          </w:p>
        </w:tc>
      </w:tr>
      <w:tr w:rsidR="00A05CA8" w:rsidRPr="00945117" w14:paraId="5C28D345" w14:textId="77777777" w:rsidTr="00140CD8">
        <w:tc>
          <w:tcPr>
            <w:tcW w:w="2518" w:type="dxa"/>
          </w:tcPr>
          <w:p w14:paraId="48A5F18D" w14:textId="77777777" w:rsidR="00A05CA8" w:rsidRPr="00945117" w:rsidRDefault="00A05CA8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21307C9A" w14:textId="77777777" w:rsidR="00A05CA8" w:rsidRPr="00945117" w:rsidRDefault="00A05CA8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CS_08_06_REC20</w:t>
            </w:r>
          </w:p>
        </w:tc>
      </w:tr>
      <w:tr w:rsidR="00A05CA8" w:rsidRPr="00945117" w14:paraId="53911C4E" w14:textId="77777777" w:rsidTr="00140CD8">
        <w:tc>
          <w:tcPr>
            <w:tcW w:w="2518" w:type="dxa"/>
          </w:tcPr>
          <w:p w14:paraId="253DE82B" w14:textId="77777777" w:rsidR="00A05CA8" w:rsidRPr="00945117" w:rsidRDefault="00A05CA8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530074E3" w14:textId="662B6E30" w:rsidR="00A05CA8" w:rsidRPr="00945117" w:rsidRDefault="005D42B8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Condiciones de vida del proletariado</w:t>
            </w:r>
          </w:p>
        </w:tc>
      </w:tr>
      <w:tr w:rsidR="00A05CA8" w:rsidRPr="00945117" w14:paraId="4889ED7C" w14:textId="77777777" w:rsidTr="00140CD8">
        <w:tc>
          <w:tcPr>
            <w:tcW w:w="2518" w:type="dxa"/>
          </w:tcPr>
          <w:p w14:paraId="00F7AF23" w14:textId="77777777" w:rsidR="00A05CA8" w:rsidRPr="00945117" w:rsidRDefault="00A05CA8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39067A2D" w14:textId="6F5A317F" w:rsidR="003A4595" w:rsidRPr="00945117" w:rsidRDefault="005D42B8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Completar el texto para conocer las características de la vida del proletario en los inicios de la sociedad industrial</w:t>
            </w:r>
          </w:p>
        </w:tc>
      </w:tr>
    </w:tbl>
    <w:p w14:paraId="0FD0DF3D" w14:textId="10082A69" w:rsidR="00A05CA8" w:rsidRPr="00945117" w:rsidRDefault="00A05CA8" w:rsidP="00DB1FA8">
      <w:pPr>
        <w:rPr>
          <w:color w:val="000000" w:themeColor="text1"/>
        </w:rPr>
      </w:pPr>
    </w:p>
    <w:p w14:paraId="7B166780" w14:textId="64577C8A" w:rsidR="00207419" w:rsidRPr="00945117" w:rsidRDefault="00782788" w:rsidP="00DB1FA8">
      <w:pPr>
        <w:rPr>
          <w:rFonts w:eastAsia="Times New Roman"/>
        </w:rPr>
      </w:pPr>
      <w:r w:rsidRPr="00945117">
        <w:rPr>
          <w:b/>
          <w:highlight w:val="yellow"/>
        </w:rPr>
        <w:lastRenderedPageBreak/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2959B9">
        <w:rPr>
          <w:b/>
        </w:rPr>
        <w:t xml:space="preserve">  </w:t>
      </w:r>
      <w:bookmarkStart w:id="5" w:name="_Toc431822404"/>
      <w:r w:rsidRPr="00945117">
        <w:rPr>
          <w:rFonts w:eastAsia="Times New Roman"/>
        </w:rPr>
        <w:t>1.3</w:t>
      </w:r>
      <w:r w:rsidR="0014691B" w:rsidRPr="00945117">
        <w:rPr>
          <w:rFonts w:eastAsia="Times New Roman"/>
        </w:rPr>
        <w:t xml:space="preserve"> </w:t>
      </w:r>
      <w:r w:rsidR="00207419" w:rsidRPr="00945117">
        <w:rPr>
          <w:rFonts w:eastAsia="Times New Roman"/>
        </w:rPr>
        <w:t>Consolidación</w:t>
      </w:r>
      <w:bookmarkEnd w:id="5"/>
    </w:p>
    <w:p w14:paraId="258D95F5" w14:textId="77777777" w:rsidR="00207419" w:rsidRPr="00945117" w:rsidRDefault="00207419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</w:rPr>
        <w:br/>
      </w:r>
      <w:r w:rsidRPr="00945117">
        <w:rPr>
          <w:color w:val="000000" w:themeColor="text1"/>
          <w:shd w:val="clear" w:color="auto" w:fill="FFFFFF"/>
        </w:rPr>
        <w:t>Actividades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para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consolidar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que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has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aprendido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sección.</w:t>
      </w:r>
    </w:p>
    <w:p w14:paraId="43BEA69B" w14:textId="0B51A79B" w:rsidR="004D7F7C" w:rsidRPr="00945117" w:rsidRDefault="004D7F7C" w:rsidP="00DB1FA8">
      <w:pPr>
        <w:rPr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82788" w:rsidRPr="00945117" w14:paraId="1AC09BDF" w14:textId="77777777" w:rsidTr="00782788">
        <w:tc>
          <w:tcPr>
            <w:tcW w:w="9054" w:type="dxa"/>
            <w:gridSpan w:val="2"/>
            <w:shd w:val="clear" w:color="auto" w:fill="000000" w:themeFill="text1"/>
          </w:tcPr>
          <w:p w14:paraId="040A508B" w14:textId="77777777" w:rsidR="00782788" w:rsidRPr="00945117" w:rsidRDefault="00776CE9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</w:t>
            </w:r>
            <w:r w:rsidR="00782788" w:rsidRPr="00945117">
              <w:rPr>
                <w:b/>
                <w:color w:val="FFFFFF" w:themeColor="background1"/>
              </w:rPr>
              <w:t>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782788"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782788"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782788" w:rsidRPr="00945117" w14:paraId="6C660601" w14:textId="77777777" w:rsidTr="00782788">
        <w:tc>
          <w:tcPr>
            <w:tcW w:w="2518" w:type="dxa"/>
          </w:tcPr>
          <w:p w14:paraId="6A287667" w14:textId="77777777" w:rsidR="00782788" w:rsidRPr="00945117" w:rsidRDefault="00782788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2D5336B2" w14:textId="33031767" w:rsidR="00782788" w:rsidRPr="00945117" w:rsidRDefault="00782788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C10668" w:rsidRPr="00945117">
              <w:rPr>
                <w:color w:val="000000"/>
              </w:rPr>
              <w:t>3</w:t>
            </w:r>
            <w:r w:rsidRPr="00945117">
              <w:rPr>
                <w:color w:val="000000"/>
              </w:rPr>
              <w:t>0</w:t>
            </w:r>
          </w:p>
        </w:tc>
      </w:tr>
      <w:tr w:rsidR="004D7F7C" w:rsidRPr="00945117" w14:paraId="24B31777" w14:textId="77777777" w:rsidTr="005D1500">
        <w:tc>
          <w:tcPr>
            <w:tcW w:w="2518" w:type="dxa"/>
          </w:tcPr>
          <w:p w14:paraId="21014F2C" w14:textId="77777777" w:rsidR="004D7F7C" w:rsidRPr="00945117" w:rsidRDefault="004D7F7C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4A4719BC" w14:textId="4AE895BE" w:rsidR="004D7F7C" w:rsidRPr="00945117" w:rsidRDefault="004D7F7C" w:rsidP="00DB1FA8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Refuerza tu aprendizaje</w:t>
            </w:r>
            <w:r w:rsidR="00E05FE8" w:rsidRPr="00945117">
              <w:rPr>
                <w:rFonts w:eastAsia="Times New Roman"/>
                <w:color w:val="000000" w:themeColor="text1"/>
              </w:rPr>
              <w:t>:</w:t>
            </w:r>
            <w:r w:rsidRPr="00945117">
              <w:rPr>
                <w:rFonts w:eastAsia="Times New Roman"/>
                <w:color w:val="000000" w:themeColor="text1"/>
              </w:rPr>
              <w:t xml:space="preserve"> La sociedad de clases</w:t>
            </w:r>
          </w:p>
        </w:tc>
      </w:tr>
      <w:tr w:rsidR="004D7F7C" w:rsidRPr="00945117" w14:paraId="5B1DC159" w14:textId="77777777" w:rsidTr="005D1500">
        <w:tc>
          <w:tcPr>
            <w:tcW w:w="2518" w:type="dxa"/>
          </w:tcPr>
          <w:p w14:paraId="059805BA" w14:textId="77777777" w:rsidR="004D7F7C" w:rsidRPr="00945117" w:rsidRDefault="004D7F7C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34206DB6" w14:textId="4BB8C571" w:rsidR="004D7F7C" w:rsidRPr="00945117" w:rsidRDefault="004D7F7C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 xml:space="preserve">Actividad sobre </w:t>
            </w:r>
            <w:r w:rsidR="00E05FE8" w:rsidRPr="00945117">
              <w:rPr>
                <w:color w:val="000000" w:themeColor="text1"/>
              </w:rPr>
              <w:t>L</w:t>
            </w:r>
            <w:r w:rsidRPr="00945117">
              <w:rPr>
                <w:color w:val="000000" w:themeColor="text1"/>
              </w:rPr>
              <w:t>a sociedad de clases</w:t>
            </w:r>
          </w:p>
        </w:tc>
      </w:tr>
      <w:tr w:rsidR="00782788" w:rsidRPr="00945117" w14:paraId="35935719" w14:textId="77777777" w:rsidTr="00782788">
        <w:tc>
          <w:tcPr>
            <w:tcW w:w="2518" w:type="dxa"/>
          </w:tcPr>
          <w:p w14:paraId="1F8F5232" w14:textId="77777777" w:rsidR="00782788" w:rsidRPr="00945117" w:rsidRDefault="00782788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5850F9FD" w14:textId="77777777" w:rsidR="00782788" w:rsidRPr="00945117" w:rsidRDefault="00782788" w:rsidP="00DB1FA8">
            <w:pPr>
              <w:rPr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1.3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Consolidación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–Refuerza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aprendizaje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sociedad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clases</w:t>
            </w:r>
            <w:r w:rsidR="0014691B" w:rsidRPr="00945117">
              <w:rPr>
                <w:noProof/>
                <w:color w:val="000000" w:themeColor="text1"/>
              </w:rPr>
              <w:t xml:space="preserve"> </w:t>
            </w:r>
          </w:p>
        </w:tc>
      </w:tr>
    </w:tbl>
    <w:p w14:paraId="76765A02" w14:textId="77777777" w:rsidR="00E86A8B" w:rsidRPr="00945117" w:rsidRDefault="00E86A8B" w:rsidP="00DB1FA8">
      <w:pPr>
        <w:rPr>
          <w:b/>
          <w:color w:val="000000" w:themeColor="text1"/>
        </w:rPr>
      </w:pPr>
    </w:p>
    <w:p w14:paraId="6DA0FF26" w14:textId="23D621B0" w:rsidR="00207419" w:rsidRPr="00945117" w:rsidRDefault="003D725E" w:rsidP="00DB1FA8"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="00573FE6" w:rsidRPr="00945117">
        <w:rPr>
          <w:b/>
          <w:highlight w:val="yellow"/>
        </w:rPr>
        <w:t>1</w:t>
      </w:r>
      <w:r w:rsidRPr="00945117">
        <w:rPr>
          <w:b/>
          <w:highlight w:val="yellow"/>
        </w:rPr>
        <w:t>]</w:t>
      </w:r>
      <w:r w:rsidR="0014691B" w:rsidRPr="00945117">
        <w:rPr>
          <w:b/>
        </w:rPr>
        <w:t xml:space="preserve"> </w:t>
      </w:r>
      <w:r w:rsidR="002959B9">
        <w:rPr>
          <w:b/>
        </w:rPr>
        <w:t xml:space="preserve">  </w:t>
      </w:r>
      <w:bookmarkStart w:id="6" w:name="_Toc431822405"/>
      <w:r w:rsidR="00207419" w:rsidRPr="00945117">
        <w:t>2</w:t>
      </w:r>
      <w:r w:rsidR="0014691B" w:rsidRPr="00945117">
        <w:t xml:space="preserve"> </w:t>
      </w:r>
      <w:r w:rsidR="00207419" w:rsidRPr="00945117">
        <w:t>La</w:t>
      </w:r>
      <w:r w:rsidR="0014691B" w:rsidRPr="00945117">
        <w:t xml:space="preserve"> </w:t>
      </w:r>
      <w:r w:rsidR="00207419" w:rsidRPr="00945117">
        <w:t>transformación</w:t>
      </w:r>
      <w:r w:rsidR="0014691B" w:rsidRPr="00945117">
        <w:t xml:space="preserve"> </w:t>
      </w:r>
      <w:r w:rsidR="001F6839" w:rsidRPr="00945117">
        <w:t>urbana</w:t>
      </w:r>
      <w:bookmarkEnd w:id="6"/>
    </w:p>
    <w:p w14:paraId="54694A24" w14:textId="68D71B0D" w:rsidR="00207419" w:rsidRPr="00945117" w:rsidRDefault="00207419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  <w:shd w:val="clear" w:color="auto" w:fill="FFFFFF"/>
        </w:rPr>
        <w:t>El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auge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industrialización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representó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una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importante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transformación</w:t>
      </w:r>
      <w:r w:rsidR="0014691B"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urbana</w:t>
      </w:r>
      <w:r w:rsidRPr="00945117">
        <w:rPr>
          <w:color w:val="000000" w:themeColor="text1"/>
          <w:shd w:val="clear" w:color="auto" w:fill="FFFFFF"/>
        </w:rPr>
        <w:t>,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que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estuvo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motivada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por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el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crecimiento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industria,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que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="00CF008F" w:rsidRPr="00945117">
        <w:rPr>
          <w:color w:val="000000" w:themeColor="text1"/>
          <w:shd w:val="clear" w:color="auto" w:fill="FFFFFF"/>
        </w:rPr>
        <w:t xml:space="preserve">significó </w:t>
      </w:r>
      <w:r w:rsidRPr="00945117">
        <w:rPr>
          <w:color w:val="000000" w:themeColor="text1"/>
          <w:shd w:val="clear" w:color="auto" w:fill="FFFFFF"/>
        </w:rPr>
        <w:t>la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aparición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zonas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industriales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y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creación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de</w:t>
      </w:r>
      <w:r w:rsidR="0014691B"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nuevas</w:t>
      </w:r>
      <w:r w:rsidR="0014691B"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infraestructuras</w:t>
      </w:r>
      <w:r w:rsidR="00FB2E95" w:rsidRPr="00945117">
        <w:rPr>
          <w:color w:val="000000" w:themeColor="text1"/>
          <w:shd w:val="clear" w:color="auto" w:fill="FFFFFF"/>
        </w:rPr>
        <w:t xml:space="preserve">, como </w:t>
      </w:r>
      <w:r w:rsidRPr="00945117">
        <w:rPr>
          <w:color w:val="000000" w:themeColor="text1"/>
          <w:shd w:val="clear" w:color="auto" w:fill="FFFFFF"/>
        </w:rPr>
        <w:t>almacenes,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puertos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comerciales,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astilleros,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="00FB2E95" w:rsidRPr="00945117">
        <w:rPr>
          <w:color w:val="000000" w:themeColor="text1"/>
          <w:shd w:val="clear" w:color="auto" w:fill="FFFFFF"/>
        </w:rPr>
        <w:t>entre otras.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D725E" w:rsidRPr="00945117" w14:paraId="60EC8B0A" w14:textId="77777777" w:rsidTr="00783D7B">
        <w:tc>
          <w:tcPr>
            <w:tcW w:w="9054" w:type="dxa"/>
            <w:gridSpan w:val="2"/>
            <w:shd w:val="clear" w:color="auto" w:fill="0D0D0D" w:themeFill="text1" w:themeFillTint="F2"/>
          </w:tcPr>
          <w:p w14:paraId="664E324C" w14:textId="77777777" w:rsidR="003D725E" w:rsidRPr="00945117" w:rsidRDefault="003D725E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3D725E" w:rsidRPr="00945117" w14:paraId="31FEE929" w14:textId="77777777" w:rsidTr="00783D7B">
        <w:tc>
          <w:tcPr>
            <w:tcW w:w="1668" w:type="dxa"/>
          </w:tcPr>
          <w:p w14:paraId="6D9EDB04" w14:textId="77777777" w:rsidR="003D725E" w:rsidRPr="00945117" w:rsidRDefault="003D725E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0245273C" w14:textId="77777777" w:rsidR="003D725E" w:rsidRPr="00945117" w:rsidRDefault="003D725E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</w:t>
            </w:r>
            <w:r w:rsidR="00B13D57" w:rsidRPr="00945117">
              <w:rPr>
                <w:b/>
                <w:color w:val="000000"/>
              </w:rPr>
              <w:t>4</w:t>
            </w:r>
          </w:p>
        </w:tc>
      </w:tr>
      <w:tr w:rsidR="003D725E" w:rsidRPr="00945117" w14:paraId="7CA89423" w14:textId="77777777" w:rsidTr="00783D7B">
        <w:tc>
          <w:tcPr>
            <w:tcW w:w="1668" w:type="dxa"/>
          </w:tcPr>
          <w:p w14:paraId="1B43A4DD" w14:textId="77777777" w:rsidR="003D725E" w:rsidRPr="00945117" w:rsidRDefault="003D725E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0D186A09" w14:textId="77777777" w:rsidR="003D725E" w:rsidRPr="00945117" w:rsidRDefault="00B13D57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Fábrica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siderúrgica</w:t>
            </w:r>
          </w:p>
        </w:tc>
      </w:tr>
      <w:tr w:rsidR="003D725E" w:rsidRPr="00945117" w14:paraId="7669D192" w14:textId="77777777" w:rsidTr="00783D7B">
        <w:tc>
          <w:tcPr>
            <w:tcW w:w="1668" w:type="dxa"/>
          </w:tcPr>
          <w:p w14:paraId="6A47FDBF" w14:textId="77777777" w:rsidR="003D725E" w:rsidRPr="00945117" w:rsidRDefault="003D725E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66DE6C1D" w14:textId="77777777" w:rsidR="003D725E" w:rsidRPr="00945117" w:rsidRDefault="003D725E" w:rsidP="00DB1FA8">
            <w:pPr>
              <w:rPr>
                <w:color w:val="000000"/>
                <w:lang w:val="es-CO"/>
              </w:rPr>
            </w:pPr>
          </w:p>
          <w:p w14:paraId="7DE68BAB" w14:textId="77777777" w:rsidR="003D725E" w:rsidRPr="00945117" w:rsidRDefault="003D725E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2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transformación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urbana</w:t>
            </w:r>
          </w:p>
          <w:p w14:paraId="108917FC" w14:textId="77777777" w:rsidR="003D725E" w:rsidRPr="00945117" w:rsidRDefault="003D725E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0586DACC" wp14:editId="21846514">
                  <wp:extent cx="2333391" cy="1634265"/>
                  <wp:effectExtent l="0" t="0" r="0" b="0"/>
                  <wp:docPr id="8" name="Imagen 8" descr="http://profesores.aulaplaneta.com/DNNPlayerPackages/Package12191/InfoGuion/cuadernoestudio/images_xml/CS_10_04_img4_small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2191/InfoGuion/cuadernoestudio/images_xml/CS_10_04_img4_small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391" cy="163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25E" w:rsidRPr="00945117" w14:paraId="217B2481" w14:textId="77777777" w:rsidTr="00783D7B">
        <w:tc>
          <w:tcPr>
            <w:tcW w:w="1668" w:type="dxa"/>
          </w:tcPr>
          <w:p w14:paraId="5499C2A0" w14:textId="77777777" w:rsidR="003D725E" w:rsidRPr="00945117" w:rsidRDefault="003D725E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074E6105" w14:textId="77777777" w:rsidR="003D725E" w:rsidRPr="00945117" w:rsidRDefault="003D725E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desarrollo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industria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siderúrgica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zonas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carboníferas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favoreció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crecimiento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ciudades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Le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Creusot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(Saône-et-Loire,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Francia).</w:t>
            </w:r>
          </w:p>
          <w:p w14:paraId="29CC663E" w14:textId="77777777" w:rsidR="00FB2E95" w:rsidRPr="00945117" w:rsidRDefault="00FB2E95" w:rsidP="00DB1FA8"/>
        </w:tc>
      </w:tr>
    </w:tbl>
    <w:p w14:paraId="0C342363" w14:textId="1EFAD1A3" w:rsidR="00207419" w:rsidRPr="00945117" w:rsidRDefault="00207419" w:rsidP="00DB1FA8">
      <w:pPr>
        <w:rPr>
          <w:rFonts w:eastAsia="Times New Roman"/>
          <w:color w:val="000000" w:themeColor="text1"/>
        </w:rPr>
      </w:pPr>
      <w:r w:rsidRPr="00945117">
        <w:rPr>
          <w:rFonts w:eastAsia="Times New Roman"/>
          <w:color w:val="000000" w:themeColor="text1"/>
        </w:rPr>
        <w:t>Además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nuevas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infraestructuras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industriales,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aparecieron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nuevos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medios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de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transporte</w:t>
      </w:r>
      <w:r w:rsidR="002959B9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que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también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contribuyeron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redefinir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espacio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urbano: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ferrocarril,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metro,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tranvía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FB2E95"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automóvil.</w:t>
      </w:r>
    </w:p>
    <w:p w14:paraId="396EE9E8" w14:textId="77777777" w:rsidR="00207419" w:rsidRPr="00945117" w:rsidRDefault="00207419" w:rsidP="00DB1FA8">
      <w:pPr>
        <w:rPr>
          <w:rFonts w:eastAsia="Times New Roman"/>
          <w:color w:val="000000" w:themeColor="text1"/>
        </w:rPr>
      </w:pPr>
      <w:r w:rsidRPr="00945117">
        <w:rPr>
          <w:rFonts w:eastAsia="Times New Roman"/>
          <w:color w:val="000000" w:themeColor="text1"/>
        </w:rPr>
        <w:lastRenderedPageBreak/>
        <w:t>Todo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ello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ayudó,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definitiva,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transformar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urbanismo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ciudades.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derribaron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vie</w:t>
      </w:r>
      <w:r w:rsidR="00B13D57" w:rsidRPr="00945117">
        <w:rPr>
          <w:rFonts w:eastAsia="Times New Roman"/>
          <w:color w:val="000000" w:themeColor="text1"/>
        </w:rPr>
        <w:t>jas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murallas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se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construyeron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barrios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residenciales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donde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estableció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burguesía.</w:t>
      </w:r>
    </w:p>
    <w:p w14:paraId="5BB58769" w14:textId="1C8017E1" w:rsidR="00207419" w:rsidRDefault="00207419" w:rsidP="00DB1FA8">
      <w:pPr>
        <w:rPr>
          <w:rFonts w:eastAsia="Times New Roman"/>
          <w:color w:val="000000" w:themeColor="text1"/>
        </w:rPr>
      </w:pPr>
      <w:r w:rsidRPr="00945117">
        <w:rPr>
          <w:rFonts w:eastAsia="Times New Roman"/>
          <w:color w:val="000000" w:themeColor="text1"/>
        </w:rPr>
        <w:t>Las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ciudades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industriales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fueron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centros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recepción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de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inmigrantes</w:t>
      </w:r>
      <w:r w:rsidRPr="00945117">
        <w:rPr>
          <w:rFonts w:eastAsia="Times New Roman"/>
          <w:color w:val="000000" w:themeColor="text1"/>
        </w:rPr>
        <w:t>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debido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éxodo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rural.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mecanización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agricultura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aumento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población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rural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llevaron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campesinos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emigrar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ciudades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próximas,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donde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había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puestos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trabajo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disponibles.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Este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tránsito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personas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representó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un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aumento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mano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de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obra</w:t>
      </w:r>
      <w:r w:rsidRPr="00945117">
        <w:rPr>
          <w:rFonts w:eastAsia="Times New Roman"/>
          <w:color w:val="000000" w:themeColor="text1"/>
        </w:rPr>
        <w:t>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que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tuvo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que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concentrarse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suburbios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obreros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construidos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rápidamente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sin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ninguna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planificación</w:t>
      </w:r>
      <w:r w:rsidR="00B13D57" w:rsidRPr="00945117">
        <w:rPr>
          <w:rFonts w:eastAsia="Times New Roman"/>
          <w:color w:val="000000" w:themeColor="text1"/>
        </w:rPr>
        <w:t>.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Esto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suburbios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se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B13D57" w:rsidRPr="00945117">
        <w:rPr>
          <w:rFonts w:eastAsia="Times New Roman"/>
          <w:color w:val="000000" w:themeColor="text1"/>
        </w:rPr>
        <w:t>caracterizaron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por</w:t>
      </w:r>
      <w:r w:rsidR="00B011A0" w:rsidRPr="00945117">
        <w:rPr>
          <w:rFonts w:eastAsia="Times New Roman"/>
          <w:color w:val="000000" w:themeColor="text1"/>
        </w:rPr>
        <w:t xml:space="preserve"> [</w:t>
      </w:r>
      <w:hyperlink r:id="rId16" w:history="1">
        <w:r w:rsidR="00B011A0" w:rsidRPr="00945117">
          <w:rPr>
            <w:rStyle w:val="Hipervnculo"/>
            <w:rFonts w:asciiTheme="majorHAnsi" w:eastAsia="Times New Roman" w:hAnsiTheme="majorHAnsi" w:cs="Times New Roman"/>
            <w:szCs w:val="24"/>
          </w:rPr>
          <w:t>VER</w:t>
        </w:r>
      </w:hyperlink>
      <w:r w:rsidR="00B011A0" w:rsidRPr="00945117">
        <w:rPr>
          <w:rFonts w:eastAsia="Times New Roman"/>
          <w:color w:val="000000" w:themeColor="text1"/>
        </w:rPr>
        <w:t>]</w:t>
      </w:r>
      <w:r w:rsidRPr="00945117">
        <w:rPr>
          <w:rFonts w:eastAsia="Times New Roman"/>
          <w:color w:val="000000" w:themeColor="text1"/>
        </w:rPr>
        <w:t>:</w:t>
      </w:r>
    </w:p>
    <w:p w14:paraId="07170543" w14:textId="1E7CEB60" w:rsidR="002959B9" w:rsidRPr="00945117" w:rsidRDefault="002959B9" w:rsidP="00DB1FA8">
      <w:pPr>
        <w:rPr>
          <w:rFonts w:eastAsia="Times New Roman"/>
          <w:color w:val="000000" w:themeColor="text1"/>
        </w:rPr>
      </w:pPr>
      <w:r w:rsidRPr="002959B9">
        <w:rPr>
          <w:rFonts w:eastAsia="Times New Roman"/>
          <w:color w:val="000000" w:themeColor="text1"/>
        </w:rPr>
        <w:t>/BCRedir.aspx?URL=/encyclopedia/default.asp?idpack=3&amp;idpil=7511533&amp;ruta=Buscador</w:t>
      </w:r>
    </w:p>
    <w:p w14:paraId="5E18A6D4" w14:textId="77777777" w:rsidR="00207419" w:rsidRPr="002959B9" w:rsidRDefault="00207419" w:rsidP="002959B9">
      <w:pPr>
        <w:pStyle w:val="Prrafodelista"/>
        <w:numPr>
          <w:ilvl w:val="0"/>
          <w:numId w:val="13"/>
        </w:numPr>
        <w:rPr>
          <w:color w:val="000000" w:themeColor="text1"/>
        </w:rPr>
      </w:pPr>
      <w:r w:rsidRPr="002959B9">
        <w:rPr>
          <w:color w:val="000000" w:themeColor="text1"/>
        </w:rPr>
        <w:t>La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ausencia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de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pavimentación.</w:t>
      </w:r>
    </w:p>
    <w:p w14:paraId="72C4EB21" w14:textId="77777777" w:rsidR="00207419" w:rsidRPr="002959B9" w:rsidRDefault="00207419" w:rsidP="002959B9">
      <w:pPr>
        <w:pStyle w:val="Prrafodelista"/>
        <w:numPr>
          <w:ilvl w:val="0"/>
          <w:numId w:val="13"/>
        </w:numPr>
        <w:rPr>
          <w:color w:val="000000" w:themeColor="text1"/>
        </w:rPr>
      </w:pPr>
      <w:r w:rsidRPr="002959B9">
        <w:rPr>
          <w:color w:val="000000" w:themeColor="text1"/>
        </w:rPr>
        <w:t>La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falta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de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alcantarillado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y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agua</w:t>
      </w:r>
      <w:r w:rsidR="0014691B" w:rsidRPr="002959B9">
        <w:rPr>
          <w:color w:val="000000" w:themeColor="text1"/>
        </w:rPr>
        <w:t xml:space="preserve"> </w:t>
      </w:r>
      <w:r w:rsidRPr="002959B9">
        <w:rPr>
          <w:color w:val="000000" w:themeColor="text1"/>
        </w:rPr>
        <w:t>corriente.</w:t>
      </w:r>
    </w:p>
    <w:p w14:paraId="077D4235" w14:textId="77777777" w:rsidR="00207419" w:rsidRPr="002959B9" w:rsidRDefault="00783D7B" w:rsidP="002959B9">
      <w:pPr>
        <w:pStyle w:val="Prrafodelista"/>
        <w:numPr>
          <w:ilvl w:val="0"/>
          <w:numId w:val="13"/>
        </w:numPr>
        <w:rPr>
          <w:color w:val="000000" w:themeColor="text1"/>
        </w:rPr>
      </w:pPr>
      <w:r w:rsidRPr="002959B9">
        <w:rPr>
          <w:color w:val="000000" w:themeColor="text1"/>
        </w:rPr>
        <w:t>Tener</w:t>
      </w:r>
      <w:r w:rsidR="0014691B" w:rsidRPr="002959B9">
        <w:rPr>
          <w:color w:val="000000" w:themeColor="text1"/>
        </w:rPr>
        <w:t xml:space="preserve"> </w:t>
      </w:r>
      <w:r w:rsidR="00207419" w:rsidRPr="002959B9">
        <w:rPr>
          <w:color w:val="000000" w:themeColor="text1"/>
        </w:rPr>
        <w:t>viviendas</w:t>
      </w:r>
      <w:r w:rsidR="0014691B" w:rsidRPr="002959B9">
        <w:rPr>
          <w:color w:val="000000" w:themeColor="text1"/>
        </w:rPr>
        <w:t xml:space="preserve"> </w:t>
      </w:r>
      <w:r w:rsidR="00207419" w:rsidRPr="002959B9">
        <w:rPr>
          <w:color w:val="000000" w:themeColor="text1"/>
        </w:rPr>
        <w:t>reducidas</w:t>
      </w:r>
      <w:r w:rsidR="0014691B" w:rsidRPr="002959B9">
        <w:rPr>
          <w:color w:val="000000" w:themeColor="text1"/>
        </w:rPr>
        <w:t xml:space="preserve"> </w:t>
      </w:r>
      <w:r w:rsidR="00207419" w:rsidRPr="002959B9">
        <w:rPr>
          <w:color w:val="000000" w:themeColor="text1"/>
        </w:rPr>
        <w:t>y</w:t>
      </w:r>
      <w:r w:rsidR="0014691B" w:rsidRPr="002959B9">
        <w:rPr>
          <w:color w:val="000000" w:themeColor="text1"/>
        </w:rPr>
        <w:t xml:space="preserve"> </w:t>
      </w:r>
      <w:r w:rsidR="00207419" w:rsidRPr="002959B9">
        <w:rPr>
          <w:color w:val="000000" w:themeColor="text1"/>
        </w:rPr>
        <w:t>precarias.</w:t>
      </w:r>
    </w:p>
    <w:p w14:paraId="6B61B069" w14:textId="77777777" w:rsidR="00207419" w:rsidRPr="00945117" w:rsidRDefault="00207419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783D7B" w:rsidRPr="00945117" w14:paraId="7518DB0B" w14:textId="77777777" w:rsidTr="00783D7B">
        <w:tc>
          <w:tcPr>
            <w:tcW w:w="9054" w:type="dxa"/>
            <w:gridSpan w:val="2"/>
            <w:shd w:val="clear" w:color="auto" w:fill="0D0D0D" w:themeFill="text1" w:themeFillTint="F2"/>
          </w:tcPr>
          <w:p w14:paraId="1DB99F16" w14:textId="77777777" w:rsidR="00783D7B" w:rsidRPr="00945117" w:rsidRDefault="00783D7B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783D7B" w:rsidRPr="00945117" w14:paraId="1A4B4A32" w14:textId="77777777" w:rsidTr="00783D7B">
        <w:tc>
          <w:tcPr>
            <w:tcW w:w="1668" w:type="dxa"/>
          </w:tcPr>
          <w:p w14:paraId="55981CD9" w14:textId="77777777" w:rsidR="00783D7B" w:rsidRPr="00945117" w:rsidRDefault="00783D7B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7978161" w14:textId="77777777" w:rsidR="00783D7B" w:rsidRPr="00945117" w:rsidRDefault="00783D7B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</w:t>
            </w:r>
            <w:r w:rsidR="00776CE9" w:rsidRPr="00945117">
              <w:rPr>
                <w:b/>
                <w:color w:val="000000"/>
              </w:rPr>
              <w:t>5</w:t>
            </w:r>
          </w:p>
        </w:tc>
      </w:tr>
      <w:tr w:rsidR="00783D7B" w:rsidRPr="00945117" w14:paraId="216F675E" w14:textId="77777777" w:rsidTr="00783D7B">
        <w:tc>
          <w:tcPr>
            <w:tcW w:w="1668" w:type="dxa"/>
          </w:tcPr>
          <w:p w14:paraId="556A1F7A" w14:textId="77777777" w:rsidR="00783D7B" w:rsidRPr="00945117" w:rsidRDefault="00783D7B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34677D1" w14:textId="77777777" w:rsidR="00783D7B" w:rsidRPr="00945117" w:rsidRDefault="00783D7B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Barrio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obrero</w:t>
            </w:r>
          </w:p>
        </w:tc>
      </w:tr>
      <w:tr w:rsidR="00783D7B" w:rsidRPr="00945117" w14:paraId="01601FB7" w14:textId="77777777" w:rsidTr="00783D7B">
        <w:tc>
          <w:tcPr>
            <w:tcW w:w="1668" w:type="dxa"/>
          </w:tcPr>
          <w:p w14:paraId="49DD3DD7" w14:textId="77777777" w:rsidR="00783D7B" w:rsidRPr="00945117" w:rsidRDefault="00783D7B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479A3FE4" w14:textId="77777777" w:rsidR="00783D7B" w:rsidRPr="00945117" w:rsidRDefault="00783D7B" w:rsidP="00DB1FA8">
            <w:pPr>
              <w:rPr>
                <w:color w:val="000000"/>
                <w:lang w:val="es-CO"/>
              </w:rPr>
            </w:pPr>
          </w:p>
          <w:p w14:paraId="0391DF0E" w14:textId="77777777" w:rsidR="00783D7B" w:rsidRPr="00945117" w:rsidRDefault="00783D7B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2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transformación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urbana</w:t>
            </w:r>
          </w:p>
          <w:p w14:paraId="0E26CBAB" w14:textId="77777777" w:rsidR="00783D7B" w:rsidRPr="00945117" w:rsidRDefault="00783D7B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6F26871B" wp14:editId="341A04A8">
                  <wp:extent cx="1752600" cy="1328816"/>
                  <wp:effectExtent l="0" t="0" r="0" b="0"/>
                  <wp:docPr id="10" name="Imagen 10" descr="http://profesores.aulaplaneta.com/DNNPlayerPackages/Package12191/InfoGuion/cuadernoestudio/images_xml/CS_10_04_img5_small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2191/InfoGuion/cuadernoestudio/images_xml/CS_10_04_img5_small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288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D7B" w:rsidRPr="00945117" w14:paraId="2CDAFF8A" w14:textId="77777777" w:rsidTr="00783D7B">
        <w:tc>
          <w:tcPr>
            <w:tcW w:w="1668" w:type="dxa"/>
          </w:tcPr>
          <w:p w14:paraId="5FAD529F" w14:textId="77777777" w:rsidR="00783D7B" w:rsidRPr="00945117" w:rsidRDefault="00783D7B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17477EDF" w14:textId="77777777" w:rsidR="00783D7B" w:rsidRPr="00945117" w:rsidRDefault="00783D7B" w:rsidP="00DB1FA8"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obras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literarias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escritor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británico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Charles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Dickens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Oliver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Twist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David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Copperfield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Tiempos</w:t>
            </w:r>
            <w:r w:rsidR="0014691B" w:rsidRPr="00945117">
              <w:rPr>
                <w:rFonts w:eastAsia="Times New Roman"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difíciles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etc.)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ilustraciones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grabador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francés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Gustave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Doré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reflejaron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transformaciones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sociales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que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resultaron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Revolución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Industrial.</w:t>
            </w:r>
          </w:p>
        </w:tc>
      </w:tr>
    </w:tbl>
    <w:p w14:paraId="13F08E8D" w14:textId="395E7BF2" w:rsidR="00924ACF" w:rsidRDefault="00924ACF" w:rsidP="00DB1FA8"/>
    <w:p w14:paraId="78C5C3FC" w14:textId="77777777" w:rsidR="002959B9" w:rsidRPr="00945117" w:rsidRDefault="002959B9" w:rsidP="00DB1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3"/>
        <w:gridCol w:w="7671"/>
      </w:tblGrid>
      <w:tr w:rsidR="00776CE9" w:rsidRPr="00945117" w14:paraId="2FE6D7F5" w14:textId="77777777" w:rsidTr="00372B26">
        <w:tc>
          <w:tcPr>
            <w:tcW w:w="9054" w:type="dxa"/>
            <w:gridSpan w:val="2"/>
            <w:shd w:val="clear" w:color="auto" w:fill="000000" w:themeFill="text1"/>
          </w:tcPr>
          <w:p w14:paraId="0E99733E" w14:textId="77777777" w:rsidR="00776CE9" w:rsidRPr="00945117" w:rsidRDefault="00776CE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FFFFFF" w:themeColor="background1"/>
              </w:rPr>
              <w:t>Profundiza.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776CE9" w:rsidRPr="00945117" w14:paraId="310257E7" w14:textId="77777777" w:rsidTr="00924ACF">
        <w:tc>
          <w:tcPr>
            <w:tcW w:w="1383" w:type="dxa"/>
          </w:tcPr>
          <w:p w14:paraId="45F7A1F4" w14:textId="77777777" w:rsidR="00776CE9" w:rsidRPr="00945117" w:rsidRDefault="00776CE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7671" w:type="dxa"/>
          </w:tcPr>
          <w:p w14:paraId="480CE036" w14:textId="4A2E9D07" w:rsidR="00776CE9" w:rsidRPr="00945117" w:rsidRDefault="00776CE9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2C305C" w:rsidRPr="00945117">
              <w:rPr>
                <w:color w:val="000000"/>
              </w:rPr>
              <w:t>4</w:t>
            </w:r>
            <w:r w:rsidRPr="00945117">
              <w:rPr>
                <w:color w:val="000000"/>
              </w:rPr>
              <w:t>0</w:t>
            </w:r>
          </w:p>
        </w:tc>
      </w:tr>
      <w:tr w:rsidR="00924ACF" w:rsidRPr="00945117" w14:paraId="55EE2C52" w14:textId="77777777" w:rsidTr="00924ACF">
        <w:tc>
          <w:tcPr>
            <w:tcW w:w="1383" w:type="dxa"/>
          </w:tcPr>
          <w:p w14:paraId="41F2FC0E" w14:textId="77777777" w:rsidR="00924ACF" w:rsidRPr="00945117" w:rsidRDefault="00924AC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7671" w:type="dxa"/>
          </w:tcPr>
          <w:p w14:paraId="21BC7556" w14:textId="77777777" w:rsidR="00924ACF" w:rsidRPr="00945117" w:rsidRDefault="00924ACF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La ciudad industrial</w:t>
            </w:r>
          </w:p>
        </w:tc>
      </w:tr>
      <w:tr w:rsidR="00924ACF" w:rsidRPr="00945117" w14:paraId="45080E64" w14:textId="77777777" w:rsidTr="00924ACF">
        <w:tc>
          <w:tcPr>
            <w:tcW w:w="1383" w:type="dxa"/>
          </w:tcPr>
          <w:p w14:paraId="2D273BF4" w14:textId="77777777" w:rsidR="00924ACF" w:rsidRPr="00945117" w:rsidRDefault="00924AC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7671" w:type="dxa"/>
          </w:tcPr>
          <w:p w14:paraId="5533C446" w14:textId="77777777" w:rsidR="00924ACF" w:rsidRPr="00945117" w:rsidRDefault="00924ACF" w:rsidP="00DB1FA8">
            <w:pPr>
              <w:rPr>
                <w:color w:val="000000" w:themeColor="text1"/>
                <w:shd w:val="clear" w:color="auto" w:fill="FFFFFF"/>
              </w:rPr>
            </w:pPr>
            <w:r w:rsidRPr="00945117">
              <w:rPr>
                <w:color w:val="000000" w:themeColor="text1"/>
                <w:shd w:val="clear" w:color="auto" w:fill="FFFFFF"/>
              </w:rPr>
              <w:t>Interactivo para conocer la realidad de las primeras ciudades industriales y las condiciones de vida de sus habitantes a partir de varios textos</w:t>
            </w:r>
          </w:p>
          <w:p w14:paraId="3DFD99F5" w14:textId="77777777" w:rsidR="00924ACF" w:rsidRPr="00945117" w:rsidRDefault="00924ACF" w:rsidP="00DB1FA8">
            <w:pPr>
              <w:rPr>
                <w:color w:val="000000" w:themeColor="text1"/>
              </w:rPr>
            </w:pPr>
          </w:p>
        </w:tc>
      </w:tr>
      <w:tr w:rsidR="00776CE9" w:rsidRPr="00945117" w14:paraId="55A0A95A" w14:textId="77777777" w:rsidTr="00924ACF">
        <w:tc>
          <w:tcPr>
            <w:tcW w:w="1383" w:type="dxa"/>
          </w:tcPr>
          <w:p w14:paraId="611CE99E" w14:textId="77777777" w:rsidR="00776CE9" w:rsidRPr="00945117" w:rsidRDefault="00776CE9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lastRenderedPageBreak/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7671" w:type="dxa"/>
          </w:tcPr>
          <w:p w14:paraId="2D3B43B1" w14:textId="77777777" w:rsidR="00776CE9" w:rsidRPr="00945117" w:rsidRDefault="00776CE9" w:rsidP="00DB1FA8">
            <w:pPr>
              <w:rPr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2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transformación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urbana.</w:t>
            </w:r>
          </w:p>
        </w:tc>
      </w:tr>
    </w:tbl>
    <w:p w14:paraId="543A123E" w14:textId="77777777" w:rsidR="00573FE6" w:rsidRPr="00945117" w:rsidRDefault="00573FE6" w:rsidP="00DB1FA8">
      <w:pPr>
        <w:rPr>
          <w:rFonts w:eastAsia="Times New Roman"/>
          <w:color w:val="000000" w:themeColor="text1"/>
        </w:rPr>
      </w:pPr>
    </w:p>
    <w:p w14:paraId="52DAAD16" w14:textId="77777777" w:rsidR="00573FE6" w:rsidRPr="00945117" w:rsidRDefault="00573FE6" w:rsidP="00DB1FA8">
      <w:pPr>
        <w:rPr>
          <w:rFonts w:eastAsia="Times New Roman"/>
          <w:color w:val="000000" w:themeColor="text1"/>
        </w:rPr>
      </w:pPr>
    </w:p>
    <w:p w14:paraId="6BF814C0" w14:textId="1C6B2A03" w:rsidR="00207419" w:rsidRPr="00945117" w:rsidRDefault="00573FE6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CC2770">
        <w:rPr>
          <w:b/>
        </w:rPr>
        <w:t xml:space="preserve"> </w:t>
      </w:r>
      <w:bookmarkStart w:id="7" w:name="_Toc431822406"/>
      <w:r w:rsidRPr="00945117">
        <w:t>2</w:t>
      </w:r>
      <w:r w:rsidR="00207419" w:rsidRPr="00945117">
        <w:rPr>
          <w:rFonts w:eastAsia="Times New Roman"/>
        </w:rPr>
        <w:t>.1</w:t>
      </w:r>
      <w:r w:rsidR="0014691B" w:rsidRPr="00945117">
        <w:rPr>
          <w:rFonts w:eastAsia="Times New Roman"/>
        </w:rPr>
        <w:t xml:space="preserve"> </w:t>
      </w:r>
      <w:r w:rsidR="00207419" w:rsidRPr="00945117">
        <w:rPr>
          <w:rFonts w:eastAsia="Times New Roman"/>
        </w:rPr>
        <w:t>Consolidación</w:t>
      </w:r>
      <w:bookmarkEnd w:id="7"/>
    </w:p>
    <w:p w14:paraId="0275C66E" w14:textId="77777777" w:rsidR="00207419" w:rsidRPr="00945117" w:rsidRDefault="00207419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  <w:shd w:val="clear" w:color="auto" w:fill="FFFFFF"/>
        </w:rPr>
        <w:t>Actividades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para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consolidar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que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has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aprendido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73FE6" w:rsidRPr="00945117" w14:paraId="3C71198C" w14:textId="77777777" w:rsidTr="00372B26">
        <w:tc>
          <w:tcPr>
            <w:tcW w:w="9054" w:type="dxa"/>
            <w:gridSpan w:val="2"/>
            <w:shd w:val="clear" w:color="auto" w:fill="000000" w:themeFill="text1"/>
          </w:tcPr>
          <w:p w14:paraId="65104698" w14:textId="77777777" w:rsidR="00573FE6" w:rsidRPr="00945117" w:rsidRDefault="00573FE6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573FE6" w:rsidRPr="00945117" w14:paraId="433F1B48" w14:textId="77777777" w:rsidTr="00372B26">
        <w:tc>
          <w:tcPr>
            <w:tcW w:w="2518" w:type="dxa"/>
          </w:tcPr>
          <w:p w14:paraId="59EDF204" w14:textId="77777777" w:rsidR="00573FE6" w:rsidRPr="00945117" w:rsidRDefault="00573FE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186A5B59" w14:textId="165F6FDA" w:rsidR="00573FE6" w:rsidRPr="00945117" w:rsidRDefault="00573FE6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2C305C" w:rsidRPr="00945117">
              <w:rPr>
                <w:color w:val="000000"/>
              </w:rPr>
              <w:t>5</w:t>
            </w:r>
            <w:r w:rsidRPr="00945117">
              <w:rPr>
                <w:color w:val="000000"/>
              </w:rPr>
              <w:t>0</w:t>
            </w:r>
          </w:p>
        </w:tc>
      </w:tr>
      <w:tr w:rsidR="00CF3129" w:rsidRPr="00945117" w14:paraId="053DC657" w14:textId="77777777" w:rsidTr="005D1500">
        <w:tc>
          <w:tcPr>
            <w:tcW w:w="2518" w:type="dxa"/>
          </w:tcPr>
          <w:p w14:paraId="67066A9A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7C3480CA" w14:textId="0E98ABF9" w:rsidR="00CF3129" w:rsidRPr="00945117" w:rsidRDefault="00CF3129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 xml:space="preserve">Refuerza tu aprendizaje: </w:t>
            </w:r>
            <w:r w:rsidR="00E05FE8" w:rsidRPr="00945117">
              <w:rPr>
                <w:color w:val="000000" w:themeColor="text1"/>
              </w:rPr>
              <w:t>L</w:t>
            </w:r>
            <w:r w:rsidRPr="00945117">
              <w:rPr>
                <w:color w:val="000000" w:themeColor="text1"/>
              </w:rPr>
              <w:t>a transformación urbana</w:t>
            </w:r>
          </w:p>
        </w:tc>
      </w:tr>
      <w:tr w:rsidR="00CF3129" w:rsidRPr="00945117" w14:paraId="24A2D373" w14:textId="77777777" w:rsidTr="005D1500">
        <w:tc>
          <w:tcPr>
            <w:tcW w:w="2518" w:type="dxa"/>
          </w:tcPr>
          <w:p w14:paraId="2DEE9BF2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35E1706D" w14:textId="2AD991C3" w:rsidR="00CF3129" w:rsidRPr="00945117" w:rsidRDefault="00CF3129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 xml:space="preserve">Actividad sobre </w:t>
            </w:r>
            <w:r w:rsidR="00E05FE8" w:rsidRPr="00945117">
              <w:rPr>
                <w:color w:val="000000" w:themeColor="text1"/>
              </w:rPr>
              <w:t>L</w:t>
            </w:r>
            <w:r w:rsidRPr="00945117">
              <w:rPr>
                <w:color w:val="000000" w:themeColor="text1"/>
              </w:rPr>
              <w:t>a transformación urbana</w:t>
            </w:r>
          </w:p>
        </w:tc>
      </w:tr>
      <w:tr w:rsidR="00573FE6" w:rsidRPr="00945117" w14:paraId="12AC2E19" w14:textId="77777777" w:rsidTr="00372B26">
        <w:tc>
          <w:tcPr>
            <w:tcW w:w="2518" w:type="dxa"/>
          </w:tcPr>
          <w:p w14:paraId="1596B20E" w14:textId="77777777" w:rsidR="00573FE6" w:rsidRPr="00945117" w:rsidRDefault="00573FE6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51397D4E" w14:textId="5F8918FF" w:rsidR="00D1417F" w:rsidRPr="00945117" w:rsidRDefault="00D1417F" w:rsidP="00DB1FA8">
            <w:pPr>
              <w:rPr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2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transformación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urbana</w:t>
            </w:r>
            <w:r w:rsidR="00B5665F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/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2</w:t>
            </w:r>
            <w:r w:rsidRPr="00945117">
              <w:rPr>
                <w:rFonts w:eastAsia="Times New Roman"/>
                <w:color w:val="000000" w:themeColor="text1"/>
              </w:rPr>
              <w:t>.1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Consolidación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-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Refuerza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tu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aprendizaje: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transformación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urbana.</w:t>
            </w:r>
          </w:p>
          <w:p w14:paraId="2588F859" w14:textId="77777777" w:rsidR="00573FE6" w:rsidRPr="00945117" w:rsidRDefault="00573FE6" w:rsidP="00DB1FA8">
            <w:pPr>
              <w:rPr>
                <w:color w:val="000000" w:themeColor="text1"/>
              </w:rPr>
            </w:pPr>
          </w:p>
        </w:tc>
      </w:tr>
    </w:tbl>
    <w:p w14:paraId="42C740A1" w14:textId="77777777" w:rsidR="007B4B83" w:rsidRPr="00945117" w:rsidRDefault="007B4B83" w:rsidP="00DB1FA8">
      <w:pPr>
        <w:rPr>
          <w:rFonts w:eastAsia="Times New Roman"/>
          <w:color w:val="000000" w:themeColor="text1"/>
        </w:rPr>
      </w:pPr>
    </w:p>
    <w:p w14:paraId="3C754447" w14:textId="7E21C299" w:rsidR="00CF2579" w:rsidRPr="00945117" w:rsidRDefault="007B4B83" w:rsidP="00DB1FA8"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1]</w:t>
      </w:r>
      <w:r w:rsidR="0014691B" w:rsidRPr="00945117">
        <w:rPr>
          <w:b/>
        </w:rPr>
        <w:t xml:space="preserve"> </w:t>
      </w:r>
      <w:r w:rsidR="00CC2770">
        <w:rPr>
          <w:b/>
        </w:rPr>
        <w:t xml:space="preserve">  </w:t>
      </w:r>
      <w:bookmarkStart w:id="8" w:name="_Toc431822407"/>
      <w:r w:rsidRPr="00945117">
        <w:t>3</w:t>
      </w:r>
      <w:r w:rsidR="0014691B" w:rsidRPr="00945117">
        <w:t xml:space="preserve"> </w:t>
      </w:r>
      <w:r w:rsidR="00CF2579" w:rsidRPr="00945117">
        <w:t>Los</w:t>
      </w:r>
      <w:r w:rsidR="0014691B" w:rsidRPr="00945117">
        <w:t xml:space="preserve"> </w:t>
      </w:r>
      <w:r w:rsidRPr="00945117">
        <w:t>orígenes</w:t>
      </w:r>
      <w:r w:rsidR="0014691B" w:rsidRPr="00945117">
        <w:t xml:space="preserve"> </w:t>
      </w:r>
      <w:r w:rsidRPr="00945117">
        <w:t>del</w:t>
      </w:r>
      <w:r w:rsidR="0014691B" w:rsidRPr="00945117">
        <w:t xml:space="preserve"> </w:t>
      </w:r>
      <w:r w:rsidRPr="00945117">
        <w:t>movimiento</w:t>
      </w:r>
      <w:r w:rsidR="0014691B" w:rsidRPr="00945117">
        <w:t xml:space="preserve"> </w:t>
      </w:r>
      <w:r w:rsidRPr="00945117">
        <w:t>obrero</w:t>
      </w:r>
      <w:bookmarkEnd w:id="8"/>
    </w:p>
    <w:p w14:paraId="79C9195A" w14:textId="14418947" w:rsidR="00B66462" w:rsidRPr="00CC2770" w:rsidRDefault="00BD2460" w:rsidP="00CC2770">
      <w:pPr>
        <w:rPr>
          <w:rStyle w:val="apple-converted-space"/>
          <w:color w:val="000000" w:themeColor="text1"/>
          <w:szCs w:val="24"/>
        </w:rPr>
      </w:pPr>
      <w:r w:rsidRPr="00CC2770">
        <w:rPr>
          <w:rStyle w:val="un"/>
          <w:color w:val="000000" w:themeColor="text1"/>
          <w:szCs w:val="24"/>
        </w:rPr>
        <w:t>Las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malas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condiciones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en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que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vivía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="00CC2770">
        <w:rPr>
          <w:rStyle w:val="un"/>
          <w:color w:val="000000" w:themeColor="text1"/>
          <w:szCs w:val="24"/>
        </w:rPr>
        <w:t xml:space="preserve">el </w:t>
      </w:r>
      <w:r w:rsidR="00CF2579" w:rsidRPr="00CC2770">
        <w:rPr>
          <w:rStyle w:val="Textoennegrita"/>
          <w:color w:val="000000" w:themeColor="text1"/>
          <w:szCs w:val="24"/>
        </w:rPr>
        <w:t>proletariado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poco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poco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llev</w:t>
      </w:r>
      <w:r w:rsidR="00195BE7" w:rsidRPr="00CC2770">
        <w:rPr>
          <w:rStyle w:val="un"/>
          <w:color w:val="000000" w:themeColor="text1"/>
          <w:szCs w:val="24"/>
        </w:rPr>
        <w:t>aron</w:t>
      </w:r>
      <w:r w:rsidR="00B308C5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adquirir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="00FB2E95" w:rsidRPr="00CC2770">
        <w:rPr>
          <w:rStyle w:val="un"/>
          <w:color w:val="000000" w:themeColor="text1"/>
          <w:szCs w:val="24"/>
        </w:rPr>
        <w:t>lo q</w:t>
      </w:r>
      <w:r w:rsidRPr="00CC2770">
        <w:rPr>
          <w:rStyle w:val="un"/>
          <w:color w:val="000000" w:themeColor="text1"/>
          <w:szCs w:val="24"/>
        </w:rPr>
        <w:t>ue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Karl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Marx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llamó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="00CF2579" w:rsidRPr="00CC2770">
        <w:rPr>
          <w:rStyle w:val="Textoennegrita"/>
          <w:color w:val="000000" w:themeColor="text1"/>
          <w:szCs w:val="24"/>
        </w:rPr>
        <w:t>conciencia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="00CF2579" w:rsidRPr="00CC2770">
        <w:rPr>
          <w:rStyle w:val="Textoennegrita"/>
          <w:color w:val="000000" w:themeColor="text1"/>
          <w:szCs w:val="24"/>
        </w:rPr>
        <w:t>de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="00CF2579" w:rsidRPr="00CC2770">
        <w:rPr>
          <w:rStyle w:val="Textoennegrita"/>
          <w:color w:val="000000" w:themeColor="text1"/>
          <w:szCs w:val="24"/>
        </w:rPr>
        <w:t>clase</w:t>
      </w:r>
      <w:r w:rsidRPr="00CC2770">
        <w:rPr>
          <w:rStyle w:val="apple-converted-space"/>
          <w:color w:val="000000" w:themeColor="text1"/>
          <w:szCs w:val="24"/>
        </w:rPr>
        <w:t>.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Consistía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en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="00FB2E95" w:rsidRPr="00CC2770">
        <w:rPr>
          <w:rStyle w:val="apple-converted-space"/>
          <w:color w:val="000000" w:themeColor="text1"/>
          <w:szCs w:val="24"/>
        </w:rPr>
        <w:t xml:space="preserve">que </w:t>
      </w:r>
      <w:r w:rsidRPr="00CC2770">
        <w:rPr>
          <w:rStyle w:val="apple-converted-space"/>
          <w:color w:val="000000" w:themeColor="text1"/>
          <w:szCs w:val="24"/>
        </w:rPr>
        <w:t>la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misma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clase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obrera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="00FB2E95" w:rsidRPr="00CC2770">
        <w:rPr>
          <w:rStyle w:val="apple-converted-space"/>
          <w:color w:val="000000" w:themeColor="text1"/>
          <w:szCs w:val="24"/>
        </w:rPr>
        <w:t xml:space="preserve">reconocía </w:t>
      </w:r>
      <w:r w:rsidRPr="00CC2770">
        <w:rPr>
          <w:rStyle w:val="apple-converted-space"/>
          <w:color w:val="000000" w:themeColor="text1"/>
          <w:szCs w:val="24"/>
        </w:rPr>
        <w:t>sus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propios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problemas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y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="00FB2E95" w:rsidRPr="00CC2770">
        <w:rPr>
          <w:rStyle w:val="apple-converted-space"/>
          <w:color w:val="000000" w:themeColor="text1"/>
          <w:szCs w:val="24"/>
        </w:rPr>
        <w:t xml:space="preserve">sus </w:t>
      </w:r>
      <w:r w:rsidRPr="00CC2770">
        <w:rPr>
          <w:rStyle w:val="apple-converted-space"/>
          <w:color w:val="000000" w:themeColor="text1"/>
          <w:szCs w:val="24"/>
        </w:rPr>
        <w:t>causa</w:t>
      </w:r>
      <w:r w:rsidR="009F5E9E" w:rsidRPr="00CC2770">
        <w:rPr>
          <w:rStyle w:val="apple-converted-space"/>
          <w:color w:val="000000" w:themeColor="text1"/>
          <w:szCs w:val="24"/>
        </w:rPr>
        <w:t>s</w:t>
      </w:r>
      <w:r w:rsidRPr="00CC2770">
        <w:rPr>
          <w:rStyle w:val="apple-converted-space"/>
          <w:color w:val="000000" w:themeColor="text1"/>
          <w:szCs w:val="24"/>
        </w:rPr>
        <w:t>: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excesiva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b/>
          <w:color w:val="000000" w:themeColor="text1"/>
          <w:szCs w:val="24"/>
        </w:rPr>
        <w:t>acumulación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de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riqueza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por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parte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de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b/>
          <w:color w:val="000000" w:themeColor="text1"/>
          <w:szCs w:val="24"/>
        </w:rPr>
        <w:t>burgueses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y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poca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b/>
          <w:color w:val="000000" w:themeColor="text1"/>
          <w:szCs w:val="24"/>
        </w:rPr>
        <w:t>distribución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de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riqueza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para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b/>
          <w:color w:val="000000" w:themeColor="text1"/>
          <w:szCs w:val="24"/>
        </w:rPr>
        <w:t>proletarios</w:t>
      </w:r>
      <w:r w:rsidRPr="00CC2770">
        <w:rPr>
          <w:rStyle w:val="apple-converted-space"/>
          <w:color w:val="000000" w:themeColor="text1"/>
          <w:szCs w:val="24"/>
        </w:rPr>
        <w:t>.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conciencia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de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clase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llevó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que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los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proletarios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se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organizaran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para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exigir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mejores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apple-converted-space"/>
          <w:color w:val="000000" w:themeColor="text1"/>
          <w:szCs w:val="24"/>
        </w:rPr>
        <w:t>condiciones.</w:t>
      </w:r>
    </w:p>
    <w:p w14:paraId="1F311AA5" w14:textId="77777777" w:rsidR="00CF2579" w:rsidRPr="00CC2770" w:rsidRDefault="00CF2579" w:rsidP="00DB1FA8">
      <w:pPr>
        <w:rPr>
          <w:rStyle w:val="un"/>
          <w:color w:val="000000" w:themeColor="text1"/>
          <w:szCs w:val="24"/>
        </w:rPr>
      </w:pPr>
      <w:r w:rsidRPr="00CC2770">
        <w:rPr>
          <w:rStyle w:val="un"/>
          <w:color w:val="000000" w:themeColor="text1"/>
          <w:szCs w:val="24"/>
        </w:rPr>
        <w:t>Las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primeras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organizaciones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obreras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fueron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las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sociedades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de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socorro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mutuo</w:t>
      </w:r>
      <w:r w:rsidRPr="00CC2770">
        <w:rPr>
          <w:rStyle w:val="un"/>
          <w:color w:val="000000" w:themeColor="text1"/>
          <w:szCs w:val="24"/>
        </w:rPr>
        <w:t>.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Ofrecían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sus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asociados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ayuda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por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enfermedad,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accidente,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vejez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desempleo.</w:t>
      </w:r>
    </w:p>
    <w:p w14:paraId="2ECA422F" w14:textId="48A298A7" w:rsidR="00CF2579" w:rsidRPr="00CC2770" w:rsidRDefault="00CF2579" w:rsidP="00DB1FA8">
      <w:pPr>
        <w:rPr>
          <w:color w:val="000000" w:themeColor="text1"/>
        </w:rPr>
      </w:pPr>
      <w:r w:rsidRPr="00CC2770">
        <w:rPr>
          <w:rStyle w:val="un"/>
          <w:color w:val="000000" w:themeColor="text1"/>
          <w:szCs w:val="24"/>
        </w:rPr>
        <w:t>Después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aparecieron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en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Gran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Bretaña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los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primeros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sindicatos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(o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en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inglés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="00CC2770">
        <w:rPr>
          <w:rStyle w:val="Textoennegrita"/>
          <w:i/>
          <w:iCs/>
          <w:color w:val="000000" w:themeColor="text1"/>
          <w:szCs w:val="24"/>
        </w:rPr>
        <w:t>T</w:t>
      </w:r>
      <w:r w:rsidRPr="00CC2770">
        <w:rPr>
          <w:rStyle w:val="Textoennegrita"/>
          <w:i/>
          <w:iCs/>
          <w:color w:val="000000" w:themeColor="text1"/>
          <w:szCs w:val="24"/>
        </w:rPr>
        <w:t>rade</w:t>
      </w:r>
      <w:r w:rsidR="0014691B" w:rsidRPr="00CC2770">
        <w:rPr>
          <w:rStyle w:val="Textoennegrita"/>
          <w:i/>
          <w:iCs/>
          <w:color w:val="000000" w:themeColor="text1"/>
          <w:szCs w:val="24"/>
        </w:rPr>
        <w:t xml:space="preserve"> </w:t>
      </w:r>
      <w:r w:rsidRPr="00CC2770">
        <w:rPr>
          <w:rStyle w:val="Textoennegrita"/>
          <w:i/>
          <w:iCs/>
          <w:color w:val="000000" w:themeColor="text1"/>
          <w:szCs w:val="24"/>
        </w:rPr>
        <w:t>unions</w:t>
      </w:r>
      <w:r w:rsidRPr="00CC2770">
        <w:rPr>
          <w:rStyle w:val="un"/>
          <w:color w:val="000000" w:themeColor="text1"/>
          <w:szCs w:val="24"/>
        </w:rPr>
        <w:t>),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que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agrupaban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los</w:t>
      </w:r>
      <w:r w:rsidR="0014691B" w:rsidRPr="00CC2770">
        <w:rPr>
          <w:rStyle w:val="apple-converted-space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trabajadores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del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mismo</w:t>
      </w:r>
      <w:r w:rsidR="0014691B" w:rsidRPr="00CC2770">
        <w:rPr>
          <w:rStyle w:val="Textoennegrita"/>
          <w:color w:val="000000" w:themeColor="text1"/>
          <w:szCs w:val="24"/>
        </w:rPr>
        <w:t xml:space="preserve"> </w:t>
      </w:r>
      <w:r w:rsidRPr="00CC2770">
        <w:rPr>
          <w:rStyle w:val="Textoennegrita"/>
          <w:color w:val="000000" w:themeColor="text1"/>
          <w:szCs w:val="24"/>
        </w:rPr>
        <w:t>oficio</w:t>
      </w:r>
      <w:r w:rsidRPr="00CC2770">
        <w:rPr>
          <w:rStyle w:val="un"/>
          <w:color w:val="000000" w:themeColor="text1"/>
          <w:szCs w:val="24"/>
        </w:rPr>
        <w:t>,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quienes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reivindicaban</w:t>
      </w:r>
      <w:r w:rsidR="00FB2E95" w:rsidRPr="00CC2770">
        <w:rPr>
          <w:rStyle w:val="un"/>
          <w:color w:val="000000" w:themeColor="text1"/>
          <w:szCs w:val="24"/>
        </w:rPr>
        <w:t xml:space="preserve"> principalmente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reducción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de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jornada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laboral,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mejoras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salariales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condiciones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de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trabajo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más</w:t>
      </w:r>
      <w:r w:rsidR="0014691B" w:rsidRPr="00CC2770">
        <w:rPr>
          <w:rStyle w:val="un"/>
          <w:color w:val="000000" w:themeColor="text1"/>
          <w:szCs w:val="24"/>
        </w:rPr>
        <w:t xml:space="preserve"> </w:t>
      </w:r>
      <w:r w:rsidRPr="00CC2770">
        <w:rPr>
          <w:rStyle w:val="un"/>
          <w:color w:val="000000" w:themeColor="text1"/>
          <w:szCs w:val="24"/>
        </w:rPr>
        <w:t>dignas.</w:t>
      </w:r>
    </w:p>
    <w:p w14:paraId="2059D2B4" w14:textId="77777777" w:rsidR="00CF2579" w:rsidRPr="00945117" w:rsidRDefault="00CF2579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E4AC0" w:rsidRPr="00945117" w14:paraId="41B7E86C" w14:textId="77777777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14:paraId="30F4FDC3" w14:textId="77777777" w:rsidR="00EE4AC0" w:rsidRPr="00945117" w:rsidRDefault="00EE4AC0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EE4AC0" w:rsidRPr="00945117" w14:paraId="243291E4" w14:textId="77777777" w:rsidTr="00372B26">
        <w:tc>
          <w:tcPr>
            <w:tcW w:w="1668" w:type="dxa"/>
          </w:tcPr>
          <w:p w14:paraId="475C551F" w14:textId="77777777" w:rsidR="00EE4AC0" w:rsidRPr="00945117" w:rsidRDefault="00EE4AC0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3C3A5097" w14:textId="77777777" w:rsidR="00EE4AC0" w:rsidRPr="00945117" w:rsidRDefault="00EE4AC0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</w:t>
            </w:r>
            <w:r w:rsidR="00F63119" w:rsidRPr="00945117">
              <w:rPr>
                <w:b/>
                <w:color w:val="000000"/>
              </w:rPr>
              <w:t>6</w:t>
            </w:r>
          </w:p>
        </w:tc>
      </w:tr>
      <w:tr w:rsidR="00EE4AC0" w:rsidRPr="00945117" w14:paraId="6CD9148A" w14:textId="77777777" w:rsidTr="00372B26">
        <w:tc>
          <w:tcPr>
            <w:tcW w:w="1668" w:type="dxa"/>
          </w:tcPr>
          <w:p w14:paraId="431393EC" w14:textId="77777777" w:rsidR="00EE4AC0" w:rsidRPr="00945117" w:rsidRDefault="00EE4AC0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11E9222" w14:textId="77777777" w:rsidR="00EE4AC0" w:rsidRPr="00945117" w:rsidRDefault="00EE4AC0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Huelga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obrera</w:t>
            </w:r>
          </w:p>
        </w:tc>
      </w:tr>
      <w:tr w:rsidR="00EE4AC0" w:rsidRPr="00945117" w14:paraId="42DEAB2A" w14:textId="77777777" w:rsidTr="00372B26">
        <w:tc>
          <w:tcPr>
            <w:tcW w:w="1668" w:type="dxa"/>
          </w:tcPr>
          <w:p w14:paraId="5EF5EB71" w14:textId="77777777" w:rsidR="00EE4AC0" w:rsidRPr="00945117" w:rsidRDefault="00EE4AC0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1B562AE4" w14:textId="77777777" w:rsidR="00EE4AC0" w:rsidRPr="00945117" w:rsidRDefault="00EE4AC0" w:rsidP="00DB1FA8">
            <w:pPr>
              <w:rPr>
                <w:color w:val="000000"/>
                <w:lang w:val="es-CO"/>
              </w:rPr>
            </w:pPr>
          </w:p>
          <w:p w14:paraId="53B82253" w14:textId="77777777" w:rsidR="00EE4AC0" w:rsidRPr="00945117" w:rsidRDefault="00EE4AC0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</w:p>
          <w:p w14:paraId="5A09BE84" w14:textId="77777777" w:rsidR="00EE4AC0" w:rsidRPr="00945117" w:rsidRDefault="00EE4AC0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lastRenderedPageBreak/>
              <w:drawing>
                <wp:inline distT="0" distB="0" distL="0" distR="0" wp14:anchorId="49D70B57" wp14:editId="59DADEC6">
                  <wp:extent cx="2524540" cy="1666875"/>
                  <wp:effectExtent l="0" t="0" r="0" b="0"/>
                  <wp:docPr id="13" name="Imagen 13" descr="http://profesores.aulaplaneta.com/DNNPlayerPackages/Package12191/InfoGuion/cuadernoestudio/images_xml/CS_10_04_img6_small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profesores.aulaplaneta.com/DNNPlayerPackages/Package12191/InfoGuion/cuadernoestudio/images_xml/CS_10_04_img6_small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54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AC0" w:rsidRPr="00945117" w14:paraId="5EC993C6" w14:textId="77777777" w:rsidTr="00372B26">
        <w:tc>
          <w:tcPr>
            <w:tcW w:w="1668" w:type="dxa"/>
          </w:tcPr>
          <w:p w14:paraId="73594298" w14:textId="77777777" w:rsidR="00EE4AC0" w:rsidRPr="00945117" w:rsidRDefault="00EE4AC0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lastRenderedPageBreak/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425CC757" w14:textId="1747BC49" w:rsidR="00EE4AC0" w:rsidRPr="00945117" w:rsidRDefault="00EE4AC0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Huelga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(1895),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Mihály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Munkácsy,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ejemplifica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importancia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que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adquirió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largo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siglo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XIX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huelga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mecanismo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protesta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obrera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CC2770">
              <w:rPr>
                <w:rFonts w:eastAsia="Times New Roman"/>
                <w:color w:val="000000" w:themeColor="text1"/>
              </w:rPr>
              <w:t xml:space="preserve">que </w:t>
            </w:r>
            <w:r w:rsidRPr="00945117">
              <w:rPr>
                <w:rFonts w:eastAsia="Times New Roman"/>
                <w:color w:val="000000" w:themeColor="text1"/>
              </w:rPr>
              <w:t>con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tiempo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adquirió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connotaciones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políticas.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huelga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consiste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interrupción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colectiva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durante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per</w:t>
            </w:r>
            <w:r w:rsidR="00F63119" w:rsidRPr="00945117">
              <w:rPr>
                <w:rFonts w:eastAsia="Times New Roman"/>
                <w:color w:val="000000" w:themeColor="text1"/>
              </w:rPr>
              <w:t>iodo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F63119"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F63119" w:rsidRPr="00945117">
              <w:rPr>
                <w:rFonts w:eastAsia="Times New Roman"/>
                <w:color w:val="000000" w:themeColor="text1"/>
              </w:rPr>
              <w:t>tiempo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F63119" w:rsidRPr="00945117">
              <w:rPr>
                <w:rFonts w:eastAsia="Times New Roman"/>
                <w:color w:val="000000" w:themeColor="text1"/>
              </w:rPr>
              <w:t>determinado.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CC2770">
              <w:rPr>
                <w:rFonts w:eastAsia="Times New Roman"/>
                <w:color w:val="000000" w:themeColor="text1"/>
              </w:rPr>
              <w:t>E</w:t>
            </w:r>
            <w:r w:rsidRPr="00945117">
              <w:rPr>
                <w:rFonts w:eastAsia="Times New Roman"/>
                <w:color w:val="000000" w:themeColor="text1"/>
              </w:rPr>
              <w:t>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derecho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fundamental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todo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trabajador.</w:t>
            </w:r>
          </w:p>
          <w:p w14:paraId="7C5833D6" w14:textId="77777777" w:rsidR="00EE4AC0" w:rsidRPr="00945117" w:rsidRDefault="00EE4AC0" w:rsidP="00DB1FA8"/>
        </w:tc>
      </w:tr>
    </w:tbl>
    <w:p w14:paraId="7636F6A8" w14:textId="77777777" w:rsidR="00EE4AC0" w:rsidRPr="00945117" w:rsidRDefault="00EE4AC0" w:rsidP="00DB1FA8">
      <w:pPr>
        <w:rPr>
          <w:color w:val="000000" w:themeColor="text1"/>
        </w:rPr>
      </w:pPr>
    </w:p>
    <w:p w14:paraId="26451053" w14:textId="77777777" w:rsidR="002C305C" w:rsidRPr="00945117" w:rsidRDefault="002C305C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La expansión del capitalismo dio lugar a la aparición de las primeras asociaciones obreras y al nacimiento de nuevas ideologías que defendían los derechos de los trabajadores.</w:t>
      </w:r>
      <w:r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Las dos asociaciones más importantes fueron el</w:t>
      </w:r>
      <w:r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socialismo</w:t>
      </w:r>
      <w:r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y el</w:t>
      </w:r>
      <w:r w:rsidRPr="00945117">
        <w:rPr>
          <w:rStyle w:val="apple-converted-space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 xml:space="preserve"> </w:t>
      </w:r>
      <w:r w:rsidRPr="00945117">
        <w:rPr>
          <w:rStyle w:val="Textoennegrita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anarquismo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  <w:t>.</w:t>
      </w:r>
    </w:p>
    <w:p w14:paraId="4290145F" w14:textId="77777777" w:rsidR="002C305C" w:rsidRPr="00945117" w:rsidRDefault="002C305C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31"/>
        <w:gridCol w:w="7823"/>
      </w:tblGrid>
      <w:tr w:rsidR="002C305C" w:rsidRPr="00945117" w14:paraId="080A7582" w14:textId="77777777" w:rsidTr="005D42B8">
        <w:tc>
          <w:tcPr>
            <w:tcW w:w="9054" w:type="dxa"/>
            <w:gridSpan w:val="2"/>
            <w:shd w:val="clear" w:color="auto" w:fill="000000" w:themeFill="text1"/>
          </w:tcPr>
          <w:p w14:paraId="2C6A60A5" w14:textId="77777777" w:rsidR="002C305C" w:rsidRPr="00945117" w:rsidRDefault="002C305C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Destacado</w:t>
            </w:r>
          </w:p>
        </w:tc>
      </w:tr>
      <w:tr w:rsidR="002C305C" w:rsidRPr="00945117" w14:paraId="4288F32C" w14:textId="77777777" w:rsidTr="005D42B8">
        <w:trPr>
          <w:trHeight w:val="318"/>
        </w:trPr>
        <w:tc>
          <w:tcPr>
            <w:tcW w:w="1133" w:type="dxa"/>
            <w:shd w:val="clear" w:color="auto" w:fill="auto"/>
          </w:tcPr>
          <w:p w14:paraId="144AAE5B" w14:textId="77777777" w:rsidR="002C305C" w:rsidRPr="00945117" w:rsidRDefault="002C305C" w:rsidP="00DB1FA8">
            <w:pPr>
              <w:rPr>
                <w:lang w:val="es-ES"/>
              </w:rPr>
            </w:pPr>
            <w:r w:rsidRPr="00945117">
              <w:rPr>
                <w:lang w:val="es-ES"/>
              </w:rPr>
              <w:t>Título</w:t>
            </w:r>
          </w:p>
        </w:tc>
        <w:tc>
          <w:tcPr>
            <w:tcW w:w="7921" w:type="dxa"/>
            <w:shd w:val="clear" w:color="auto" w:fill="auto"/>
          </w:tcPr>
          <w:p w14:paraId="100FA065" w14:textId="77777777" w:rsidR="002C305C" w:rsidRPr="00945117" w:rsidRDefault="002C305C" w:rsidP="00DB1FA8">
            <w:pPr>
              <w:rPr>
                <w:rFonts w:eastAsia="Times New Roman"/>
                <w:b/>
                <w:bCs/>
                <w:color w:val="000000" w:themeColor="text1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</w:rPr>
              <w:t>El cartismo</w:t>
            </w:r>
          </w:p>
        </w:tc>
      </w:tr>
      <w:tr w:rsidR="002C305C" w:rsidRPr="00945117" w14:paraId="66EEEE0B" w14:textId="77777777" w:rsidTr="005D42B8">
        <w:trPr>
          <w:trHeight w:val="318"/>
        </w:trPr>
        <w:tc>
          <w:tcPr>
            <w:tcW w:w="1133" w:type="dxa"/>
            <w:shd w:val="clear" w:color="auto" w:fill="auto"/>
          </w:tcPr>
          <w:p w14:paraId="1AE5A678" w14:textId="77777777" w:rsidR="002C305C" w:rsidRPr="00945117" w:rsidRDefault="002C305C" w:rsidP="00DB1FA8">
            <w:pPr>
              <w:rPr>
                <w:lang w:val="es-ES"/>
              </w:rPr>
            </w:pPr>
            <w:r w:rsidRPr="00945117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14:paraId="77300802" w14:textId="208B9F5C" w:rsidR="002C305C" w:rsidRPr="00945117" w:rsidRDefault="002C305C" w:rsidP="00DB1FA8">
            <w:pPr>
              <w:rPr>
                <w:rFonts w:eastAsia="Times New Roman"/>
                <w:bCs/>
                <w:color w:val="000000" w:themeColor="text1"/>
              </w:rPr>
            </w:pPr>
            <w:r w:rsidRPr="00945117">
              <w:rPr>
                <w:rFonts w:eastAsia="Times New Roman"/>
                <w:bCs/>
              </w:rPr>
              <w:t>El</w:t>
            </w:r>
            <w:r w:rsidRPr="00945117">
              <w:rPr>
                <w:rFonts w:eastAsia="Times New Roman"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cartismo</w:t>
            </w:r>
            <w:r w:rsidRPr="00945117">
              <w:rPr>
                <w:rFonts w:eastAsia="Times New Roman"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Cs/>
              </w:rPr>
              <w:t>fue un movimiento político y social que reclamó en la</w:t>
            </w:r>
            <w:r w:rsidRPr="00945117">
              <w:rPr>
                <w:rFonts w:eastAsia="Times New Roman"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color w:val="000000" w:themeColor="text1"/>
              </w:rPr>
              <w:t>Carta del Pueblo</w:t>
            </w:r>
            <w:r w:rsidRPr="00945117">
              <w:rPr>
                <w:rFonts w:eastAsia="Times New Roman"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Cs/>
              </w:rPr>
              <w:t>(1838) una serie de mejoras para la sociedad</w:t>
            </w:r>
            <w:r w:rsidR="00B308C5" w:rsidRPr="00945117">
              <w:rPr>
                <w:rFonts w:eastAsia="Times New Roman"/>
                <w:bCs/>
              </w:rPr>
              <w:t>,</w:t>
            </w:r>
            <w:r w:rsidRPr="00945117">
              <w:rPr>
                <w:rFonts w:eastAsia="Times New Roman"/>
                <w:bCs/>
              </w:rPr>
              <w:t xml:space="preserve"> como el sufragio universal, el voto secreto, las elecciones anuales en el Parlamento y los honorarios para los diputados.</w:t>
            </w:r>
            <w:r w:rsidRPr="00945117">
              <w:rPr>
                <w:rFonts w:eastAsia="Times New Roman"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Cs/>
              </w:rPr>
              <w:t>Tuvo una gran influencia en el movimiento sindical británico.</w:t>
            </w:r>
          </w:p>
          <w:p w14:paraId="08B01A55" w14:textId="77777777" w:rsidR="002C305C" w:rsidRPr="00945117" w:rsidRDefault="002C305C" w:rsidP="00DB1FA8">
            <w:pPr>
              <w:rPr>
                <w:lang w:val="es-ES"/>
              </w:rPr>
            </w:pPr>
          </w:p>
        </w:tc>
      </w:tr>
    </w:tbl>
    <w:p w14:paraId="772EFA8D" w14:textId="77777777" w:rsidR="002C305C" w:rsidRPr="00945117" w:rsidRDefault="002C305C" w:rsidP="00DB1FA8">
      <w:pPr>
        <w:rPr>
          <w:rStyle w:val="un"/>
          <w:rFonts w:asciiTheme="majorHAnsi" w:hAnsiTheme="majorHAnsi" w:cs="Times New Roman"/>
          <w:color w:val="000000" w:themeColor="text1"/>
          <w:szCs w:val="24"/>
          <w:shd w:val="clear" w:color="auto" w:fill="FFFFFF"/>
        </w:rPr>
      </w:pPr>
    </w:p>
    <w:p w14:paraId="36600D7F" w14:textId="121C2E2B" w:rsidR="002C305C" w:rsidRPr="00945117" w:rsidRDefault="002C305C" w:rsidP="00DB1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C3F7F" w:rsidRPr="00945117" w14:paraId="23F7DDF5" w14:textId="77777777" w:rsidTr="00372B26">
        <w:tc>
          <w:tcPr>
            <w:tcW w:w="9054" w:type="dxa"/>
            <w:gridSpan w:val="2"/>
            <w:shd w:val="clear" w:color="auto" w:fill="000000" w:themeFill="text1"/>
          </w:tcPr>
          <w:p w14:paraId="100B7E45" w14:textId="111A3B42" w:rsidR="00EC3F7F" w:rsidRPr="00945117" w:rsidRDefault="002C305C" w:rsidP="00DB1FA8">
            <w:pPr>
              <w:rPr>
                <w:b/>
                <w:color w:val="FFFFFF" w:themeColor="background1"/>
              </w:rPr>
            </w:pPr>
            <w:r w:rsidRPr="00945117">
              <w:t>P</w:t>
            </w:r>
            <w:r w:rsidR="00EC3F7F" w:rsidRPr="00945117">
              <w:rPr>
                <w:b/>
                <w:color w:val="FFFFFF" w:themeColor="background1"/>
              </w:rPr>
              <w:t>ractica.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EC3F7F"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EC3F7F"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EC3F7F" w:rsidRPr="00945117" w14:paraId="59DDFA9C" w14:textId="77777777" w:rsidTr="00372B26">
        <w:tc>
          <w:tcPr>
            <w:tcW w:w="2518" w:type="dxa"/>
          </w:tcPr>
          <w:p w14:paraId="770ABF04" w14:textId="77777777" w:rsidR="00EC3F7F" w:rsidRPr="00945117" w:rsidRDefault="00EC3F7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724EF370" w14:textId="77777777" w:rsidR="00EC3F7F" w:rsidRPr="00945117" w:rsidRDefault="00EC3F7F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6B0117" w:rsidRPr="00945117">
              <w:rPr>
                <w:color w:val="000000"/>
              </w:rPr>
              <w:t>5</w:t>
            </w:r>
            <w:r w:rsidRPr="00945117">
              <w:rPr>
                <w:color w:val="000000"/>
              </w:rPr>
              <w:t>0</w:t>
            </w:r>
          </w:p>
        </w:tc>
      </w:tr>
      <w:tr w:rsidR="00CF3129" w:rsidRPr="00945117" w14:paraId="22771B5C" w14:textId="77777777" w:rsidTr="005D1500">
        <w:tc>
          <w:tcPr>
            <w:tcW w:w="2518" w:type="dxa"/>
          </w:tcPr>
          <w:p w14:paraId="33E4144E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4FEBC1D0" w14:textId="77777777" w:rsidR="00CF3129" w:rsidRPr="00945117" w:rsidRDefault="00CF3129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Aproxímate al asociacionismo obrero</w:t>
            </w:r>
          </w:p>
        </w:tc>
      </w:tr>
      <w:tr w:rsidR="00CF3129" w:rsidRPr="00945117" w14:paraId="0E40EC8E" w14:textId="77777777" w:rsidTr="005D1500">
        <w:tc>
          <w:tcPr>
            <w:tcW w:w="2518" w:type="dxa"/>
          </w:tcPr>
          <w:p w14:paraId="4E61673F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09C2B907" w14:textId="77777777" w:rsidR="00CF3129" w:rsidRPr="00945117" w:rsidRDefault="00CF3129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Actividad con video sobre el origen y desarrollo del movimiento obrero</w:t>
            </w:r>
          </w:p>
        </w:tc>
      </w:tr>
      <w:tr w:rsidR="00EC3F7F" w:rsidRPr="00945117" w14:paraId="174D85CA" w14:textId="77777777" w:rsidTr="00372B26">
        <w:tc>
          <w:tcPr>
            <w:tcW w:w="2518" w:type="dxa"/>
          </w:tcPr>
          <w:p w14:paraId="6BBFC11A" w14:textId="77777777" w:rsidR="00EC3F7F" w:rsidRPr="00945117" w:rsidRDefault="00EC3F7F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365FE128" w14:textId="77777777" w:rsidR="00EC3F7F" w:rsidRPr="00945117" w:rsidRDefault="00EC3F7F" w:rsidP="00DB1FA8">
            <w:pPr>
              <w:rPr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2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transformación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urbana./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="00954782" w:rsidRPr="00945117">
              <w:rPr>
                <w:color w:val="000000" w:themeColor="text1"/>
              </w:rPr>
              <w:t>3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954782"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954782"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954782"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954782"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954782" w:rsidRPr="00945117">
              <w:rPr>
                <w:color w:val="000000" w:themeColor="text1"/>
              </w:rPr>
              <w:t>obrero</w:t>
            </w:r>
          </w:p>
        </w:tc>
      </w:tr>
    </w:tbl>
    <w:p w14:paraId="4FEE6A86" w14:textId="77777777" w:rsidR="00CF2579" w:rsidRPr="00945117" w:rsidRDefault="00CF2579" w:rsidP="00DB1FA8">
      <w:pPr>
        <w:rPr>
          <w:color w:val="000000" w:themeColor="text1"/>
        </w:rPr>
      </w:pPr>
    </w:p>
    <w:p w14:paraId="14F3AE02" w14:textId="77777777" w:rsidR="006B0117" w:rsidRPr="00945117" w:rsidRDefault="006B0117" w:rsidP="00DB1FA8">
      <w:pPr>
        <w:rPr>
          <w:rFonts w:eastAsia="Times New Roman"/>
          <w:color w:val="000000" w:themeColor="text1"/>
        </w:rPr>
      </w:pPr>
    </w:p>
    <w:p w14:paraId="6367330E" w14:textId="77777777" w:rsidR="001F6839" w:rsidRPr="00945117" w:rsidRDefault="006B0117" w:rsidP="00DB1FA8">
      <w:pPr>
        <w:rPr>
          <w:b/>
          <w:color w:val="000000" w:themeColor="text1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  <w:color w:val="000000" w:themeColor="text1"/>
        </w:rPr>
        <w:t xml:space="preserve"> </w:t>
      </w:r>
    </w:p>
    <w:p w14:paraId="091E7FFF" w14:textId="77777777" w:rsidR="006249BE" w:rsidRPr="00945117" w:rsidRDefault="006249BE" w:rsidP="00DB1FA8">
      <w:bookmarkStart w:id="9" w:name="_Toc431822408"/>
      <w:r w:rsidRPr="00945117">
        <w:t>3.1</w:t>
      </w:r>
      <w:r w:rsidR="0014691B" w:rsidRPr="00945117">
        <w:t xml:space="preserve"> </w:t>
      </w:r>
      <w:r w:rsidRPr="00945117">
        <w:t>Los</w:t>
      </w:r>
      <w:r w:rsidR="0014691B" w:rsidRPr="00945117">
        <w:t xml:space="preserve"> </w:t>
      </w:r>
      <w:r w:rsidRPr="00945117">
        <w:t>socialismos</w:t>
      </w:r>
      <w:bookmarkEnd w:id="9"/>
    </w:p>
    <w:p w14:paraId="6A39F152" w14:textId="77777777" w:rsidR="000B1CD0" w:rsidRPr="00E2410F" w:rsidRDefault="006249BE" w:rsidP="00DB1FA8">
      <w:pPr>
        <w:rPr>
          <w:rStyle w:val="un"/>
          <w:rFonts w:eastAsiaTheme="majorEastAsia" w:cs="Times New Roman"/>
          <w:color w:val="000000" w:themeColor="text1"/>
          <w:szCs w:val="24"/>
        </w:rPr>
      </w:pPr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socialismo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un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movimiento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político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que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aspira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construcción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sociedad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que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se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reduzcan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las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diferencias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entre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los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distintos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estamentos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sociales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mediante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mejor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distribución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riqueza</w:t>
      </w:r>
      <w:r w:rsidRPr="00E2410F">
        <w:rPr>
          <w:rStyle w:val="un"/>
          <w:rFonts w:cs="Times New Roman"/>
          <w:color w:val="000000" w:themeColor="text1"/>
          <w:szCs w:val="24"/>
        </w:rPr>
        <w:t>.</w:t>
      </w:r>
    </w:p>
    <w:p w14:paraId="7BE0C219" w14:textId="4BEBCB4D" w:rsidR="006249BE" w:rsidRPr="00945117" w:rsidRDefault="006249BE" w:rsidP="00DB1FA8"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término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i/>
          <w:iCs/>
          <w:color w:val="000000" w:themeColor="text1"/>
          <w:szCs w:val="24"/>
        </w:rPr>
        <w:t>socialismo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utilizó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por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primera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vez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finales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siglo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XVIII,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respuesta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desigualdades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sociales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Revolución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2649D7" w:rsidRPr="00E2410F">
        <w:rPr>
          <w:rStyle w:val="un"/>
          <w:rFonts w:cs="Times New Roman"/>
          <w:color w:val="000000" w:themeColor="text1"/>
          <w:szCs w:val="24"/>
        </w:rPr>
        <w:t>I</w:t>
      </w:r>
      <w:r w:rsidRPr="00E2410F">
        <w:rPr>
          <w:rStyle w:val="un"/>
          <w:rFonts w:cs="Times New Roman"/>
          <w:color w:val="000000" w:themeColor="text1"/>
          <w:szCs w:val="24"/>
        </w:rPr>
        <w:t>ndustrial.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Ya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siglo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XIX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surgieron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dos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importantes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corrientes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socialistas: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socialismo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utópico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y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socialismo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científico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o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marxismo</w:t>
      </w:r>
      <w:r w:rsidRPr="00945117">
        <w:rPr>
          <w:rStyle w:val="un"/>
          <w:rFonts w:asciiTheme="majorHAnsi" w:hAnsiTheme="majorHAnsi" w:cs="Times New Roman"/>
          <w:color w:val="000000" w:themeColor="text1"/>
          <w:szCs w:val="24"/>
        </w:rPr>
        <w:t>.</w:t>
      </w:r>
    </w:p>
    <w:p w14:paraId="788325CD" w14:textId="77777777" w:rsidR="00052AC6" w:rsidRPr="00945117" w:rsidRDefault="00052AC6" w:rsidP="00DB1FA8">
      <w:pPr>
        <w:rPr>
          <w:color w:val="000000" w:themeColor="text1"/>
        </w:rPr>
      </w:pPr>
    </w:p>
    <w:p w14:paraId="011DC091" w14:textId="5F16CE88" w:rsidR="001F6839" w:rsidRPr="00945117" w:rsidRDefault="00435AC8" w:rsidP="00DB1FA8"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="00835B46" w:rsidRPr="00945117">
        <w:rPr>
          <w:b/>
          <w:highlight w:val="yellow"/>
        </w:rPr>
        <w:t>3</w:t>
      </w:r>
      <w:r w:rsidRPr="00945117">
        <w:rPr>
          <w:b/>
          <w:highlight w:val="yellow"/>
        </w:rPr>
        <w:t>]</w:t>
      </w:r>
      <w:r w:rsidR="0014691B" w:rsidRPr="00945117">
        <w:rPr>
          <w:b/>
        </w:rPr>
        <w:t xml:space="preserve"> </w:t>
      </w:r>
      <w:r w:rsidR="00E2410F">
        <w:rPr>
          <w:b/>
        </w:rPr>
        <w:t xml:space="preserve"> </w:t>
      </w:r>
      <w:bookmarkStart w:id="10" w:name="_Toc431822409"/>
      <w:r w:rsidR="006249BE" w:rsidRPr="00945117">
        <w:t>3.1.1</w:t>
      </w:r>
      <w:r w:rsidR="0014691B" w:rsidRPr="00945117">
        <w:t xml:space="preserve"> </w:t>
      </w:r>
      <w:r w:rsidR="006249BE" w:rsidRPr="00945117">
        <w:t>El</w:t>
      </w:r>
      <w:r w:rsidR="0014691B" w:rsidRPr="00945117">
        <w:t xml:space="preserve"> </w:t>
      </w:r>
      <w:r w:rsidR="006249BE" w:rsidRPr="00945117">
        <w:t>socialismo</w:t>
      </w:r>
      <w:r w:rsidR="0014691B" w:rsidRPr="00945117">
        <w:t xml:space="preserve"> </w:t>
      </w:r>
      <w:r w:rsidR="006249BE" w:rsidRPr="00945117">
        <w:t>utópico</w:t>
      </w:r>
      <w:bookmarkEnd w:id="10"/>
    </w:p>
    <w:p w14:paraId="2B5A7074" w14:textId="79646878" w:rsidR="006249BE" w:rsidRPr="00E2410F" w:rsidRDefault="006249BE" w:rsidP="00DB1FA8">
      <w:pPr>
        <w:rPr>
          <w:color w:val="000000" w:themeColor="text1"/>
        </w:rPr>
      </w:pPr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socialismo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utópico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denunció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injusticias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y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los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defectos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capitalismo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y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planteó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profundas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reformas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sociales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favor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clase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trabajadora.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Sus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mayores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representantes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fueron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conde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Saint</w:t>
      </w:r>
      <w:r w:rsidRPr="00E2410F">
        <w:rPr>
          <w:rStyle w:val="un"/>
          <w:rFonts w:cs="Times New Roman"/>
          <w:color w:val="000000" w:themeColor="text1"/>
          <w:szCs w:val="24"/>
        </w:rPr>
        <w:t>-</w:t>
      </w:r>
      <w:r w:rsidRPr="00E2410F">
        <w:rPr>
          <w:rStyle w:val="Textoennegrita"/>
          <w:rFonts w:cs="Times New Roman"/>
          <w:color w:val="000000" w:themeColor="text1"/>
          <w:szCs w:val="24"/>
        </w:rPr>
        <w:t>Simon</w:t>
      </w:r>
      <w:r w:rsidRPr="00E2410F">
        <w:rPr>
          <w:rStyle w:val="un"/>
          <w:rFonts w:cs="Times New Roman"/>
          <w:color w:val="000000" w:themeColor="text1"/>
          <w:szCs w:val="24"/>
        </w:rPr>
        <w:t>,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Robert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Owen</w:t>
      </w:r>
      <w:r w:rsidRPr="00E2410F">
        <w:rPr>
          <w:rStyle w:val="un"/>
          <w:rFonts w:cs="Times New Roman"/>
          <w:color w:val="000000" w:themeColor="text1"/>
          <w:szCs w:val="24"/>
        </w:rPr>
        <w:t>,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Charles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Fourier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y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Étienne</w:t>
      </w:r>
      <w:r w:rsidR="0014691B" w:rsidRPr="00E2410F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Cabet</w:t>
      </w:r>
      <w:r w:rsidRPr="00E2410F">
        <w:rPr>
          <w:rStyle w:val="un"/>
          <w:rFonts w:cs="Times New Roman"/>
          <w:color w:val="000000" w:themeColor="text1"/>
          <w:szCs w:val="24"/>
        </w:rPr>
        <w:t>,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quienes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="001429B9" w:rsidRPr="00E2410F">
        <w:rPr>
          <w:rStyle w:val="un"/>
          <w:rFonts w:cs="Times New Roman"/>
          <w:color w:val="000000" w:themeColor="text1"/>
          <w:szCs w:val="24"/>
        </w:rPr>
        <w:t xml:space="preserve">propusieron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construcción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sociedad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fraternal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igualitaria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sobre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base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solidaridad</w:t>
      </w:r>
      <w:r w:rsidR="0014691B" w:rsidRPr="00E2410F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y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un"/>
          <w:rFonts w:cs="Times New Roman"/>
          <w:color w:val="000000" w:themeColor="text1"/>
          <w:szCs w:val="24"/>
        </w:rPr>
        <w:t>del</w:t>
      </w:r>
      <w:r w:rsidR="0014691B" w:rsidRPr="00E2410F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E2410F">
        <w:rPr>
          <w:rStyle w:val="Textoennegrita"/>
          <w:rFonts w:cs="Times New Roman"/>
          <w:color w:val="000000" w:themeColor="text1"/>
          <w:szCs w:val="24"/>
        </w:rPr>
        <w:t>cooperativismo</w:t>
      </w:r>
      <w:r w:rsidRPr="00E2410F">
        <w:rPr>
          <w:rStyle w:val="un"/>
          <w:rFonts w:cs="Times New Roman"/>
          <w:color w:val="000000" w:themeColor="text1"/>
          <w:szCs w:val="24"/>
        </w:rPr>
        <w:t>.</w:t>
      </w:r>
    </w:p>
    <w:p w14:paraId="4DCD6E72" w14:textId="77777777" w:rsidR="00433168" w:rsidRPr="00945117" w:rsidRDefault="00433168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433168" w:rsidRPr="00945117" w14:paraId="3947FC68" w14:textId="77777777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14:paraId="5D12E780" w14:textId="77777777" w:rsidR="00433168" w:rsidRPr="00945117" w:rsidRDefault="00433168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433168" w:rsidRPr="00945117" w14:paraId="5E77DCD5" w14:textId="77777777" w:rsidTr="00372B26">
        <w:tc>
          <w:tcPr>
            <w:tcW w:w="1668" w:type="dxa"/>
          </w:tcPr>
          <w:p w14:paraId="19AAF2A2" w14:textId="77777777" w:rsidR="00433168" w:rsidRPr="00945117" w:rsidRDefault="00433168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4E2AE3F4" w14:textId="77777777" w:rsidR="00433168" w:rsidRPr="00945117" w:rsidRDefault="00433168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CS_08_06_0</w:t>
            </w:r>
            <w:r w:rsidR="00FA4DBA" w:rsidRPr="00945117">
              <w:rPr>
                <w:b/>
                <w:color w:val="000000"/>
              </w:rPr>
              <w:t>7</w:t>
            </w:r>
          </w:p>
        </w:tc>
      </w:tr>
      <w:tr w:rsidR="00433168" w:rsidRPr="00945117" w14:paraId="26924E6F" w14:textId="77777777" w:rsidTr="00372B26">
        <w:tc>
          <w:tcPr>
            <w:tcW w:w="1668" w:type="dxa"/>
          </w:tcPr>
          <w:p w14:paraId="375FC560" w14:textId="77777777" w:rsidR="00433168" w:rsidRPr="00945117" w:rsidRDefault="00433168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7023C039" w14:textId="77777777" w:rsidR="00433168" w:rsidRPr="00945117" w:rsidRDefault="00701184" w:rsidP="00DB1FA8">
            <w:pPr>
              <w:rPr>
                <w:color w:val="000000"/>
              </w:rPr>
            </w:pPr>
            <w:r w:rsidRPr="00945117">
              <w:rPr>
                <w:rFonts w:eastAsia="Times New Roman"/>
                <w:bCs/>
                <w:color w:val="000000" w:themeColor="text1"/>
              </w:rPr>
              <w:t>Charles</w:t>
            </w:r>
            <w:r w:rsidR="0014691B" w:rsidRPr="00945117">
              <w:rPr>
                <w:rFonts w:eastAsia="Times New Roman"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Cs/>
                <w:color w:val="000000" w:themeColor="text1"/>
              </w:rPr>
              <w:t>Fourier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</w:p>
        </w:tc>
      </w:tr>
      <w:tr w:rsidR="00433168" w:rsidRPr="00945117" w14:paraId="0DA28D14" w14:textId="77777777" w:rsidTr="00372B26">
        <w:tc>
          <w:tcPr>
            <w:tcW w:w="1668" w:type="dxa"/>
          </w:tcPr>
          <w:p w14:paraId="55D7B863" w14:textId="77777777" w:rsidR="00433168" w:rsidRPr="00945117" w:rsidRDefault="00433168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4FC9936B" w14:textId="77777777" w:rsidR="00433168" w:rsidRPr="00945117" w:rsidRDefault="00433168" w:rsidP="00DB1FA8">
            <w:pPr>
              <w:rPr>
                <w:color w:val="000000"/>
                <w:lang w:val="es-CO"/>
              </w:rPr>
            </w:pPr>
          </w:p>
          <w:p w14:paraId="03294777" w14:textId="77777777" w:rsidR="00835B46" w:rsidRPr="00945117" w:rsidRDefault="00433168" w:rsidP="00DB1FA8">
            <w:pPr>
              <w:rPr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835B46" w:rsidRPr="00945117">
              <w:rPr>
                <w:color w:val="000000" w:themeColor="text1"/>
              </w:rPr>
              <w:t>/3.1.1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835B46" w:rsidRPr="00945117">
              <w:rPr>
                <w:color w:val="000000" w:themeColor="text1"/>
              </w:rPr>
              <w:t>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835B46" w:rsidRPr="00945117">
              <w:rPr>
                <w:color w:val="000000" w:themeColor="text1"/>
              </w:rPr>
              <w:t>socialismo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835B46" w:rsidRPr="00945117">
              <w:rPr>
                <w:color w:val="000000" w:themeColor="text1"/>
              </w:rPr>
              <w:t>utópico</w:t>
            </w:r>
          </w:p>
          <w:p w14:paraId="61A760AB" w14:textId="77777777" w:rsidR="00433168" w:rsidRPr="00945117" w:rsidRDefault="00433168" w:rsidP="00DB1FA8">
            <w:pPr>
              <w:rPr>
                <w:b/>
                <w:color w:val="000000" w:themeColor="text1"/>
              </w:rPr>
            </w:pPr>
          </w:p>
          <w:p w14:paraId="6D34620D" w14:textId="77777777" w:rsidR="00433168" w:rsidRPr="00945117" w:rsidRDefault="00701184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72B75DE3" wp14:editId="7F99D2AF">
                  <wp:extent cx="1032795" cy="1513937"/>
                  <wp:effectExtent l="0" t="0" r="0" b="0"/>
                  <wp:docPr id="23" name="Imagen 23" descr="http://profesores.aulaplaneta.com/DNNPlayerPackages/Package12191/InfoGuion/cuadernoestudio/images_xml/CS_10_04_img8_small.jp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profesores.aulaplaneta.com/DNNPlayerPackages/Package12191/InfoGuion/cuadernoestudio/images_xml/CS_10_04_img8_small.jp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884" cy="1515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168" w:rsidRPr="00945117" w14:paraId="056AB621" w14:textId="77777777" w:rsidTr="00372B26">
        <w:tc>
          <w:tcPr>
            <w:tcW w:w="1668" w:type="dxa"/>
          </w:tcPr>
          <w:p w14:paraId="300AF196" w14:textId="77777777" w:rsidR="00433168" w:rsidRPr="00945117" w:rsidRDefault="00433168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2EE2DF9C" w14:textId="1C08C54C" w:rsidR="00701184" w:rsidRPr="00945117" w:rsidRDefault="00701184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</w:rPr>
              <w:t>Charles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Fourier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socialistas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utópicos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más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relevantes.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Defendió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nuevo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sistema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productivo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social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basado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falansterio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trataba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comunidades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trabajo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voluntario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dotadas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servicios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sociales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tierras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comunales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necesarias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mantener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colectivos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lastRenderedPageBreak/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1.600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personas.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Estados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Unidos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crearon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algunos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falansterios.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más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conocido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Granja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Cañada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(1842-1847).</w:t>
            </w:r>
          </w:p>
          <w:p w14:paraId="50A92E86" w14:textId="77777777" w:rsidR="00433168" w:rsidRPr="00945117" w:rsidRDefault="00433168" w:rsidP="00DB1FA8"/>
        </w:tc>
      </w:tr>
    </w:tbl>
    <w:p w14:paraId="69D9D598" w14:textId="77777777" w:rsidR="006249BE" w:rsidRPr="00945117" w:rsidRDefault="006249BE" w:rsidP="00DB1FA8">
      <w:pPr>
        <w:rPr>
          <w:color w:val="000000" w:themeColor="text1"/>
        </w:rPr>
      </w:pPr>
    </w:p>
    <w:p w14:paraId="1E76F9DA" w14:textId="1F7138AB" w:rsidR="006249BE" w:rsidRPr="00945117" w:rsidRDefault="00835B46" w:rsidP="00DB1FA8"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3]</w:t>
      </w:r>
      <w:r w:rsidR="0014691B" w:rsidRPr="00945117">
        <w:rPr>
          <w:b/>
        </w:rPr>
        <w:t xml:space="preserve"> </w:t>
      </w:r>
      <w:r w:rsidR="00530B8A">
        <w:rPr>
          <w:b/>
        </w:rPr>
        <w:t xml:space="preserve">  </w:t>
      </w:r>
      <w:bookmarkStart w:id="11" w:name="_Toc431822410"/>
      <w:r w:rsidR="006249BE" w:rsidRPr="00945117">
        <w:t>3.1.2</w:t>
      </w:r>
      <w:r w:rsidR="0014691B" w:rsidRPr="00945117">
        <w:t xml:space="preserve"> </w:t>
      </w:r>
      <w:r w:rsidR="006249BE" w:rsidRPr="00945117">
        <w:t>El</w:t>
      </w:r>
      <w:r w:rsidR="0014691B" w:rsidRPr="00945117">
        <w:t xml:space="preserve"> </w:t>
      </w:r>
      <w:r w:rsidR="006249BE" w:rsidRPr="00945117">
        <w:t>socialismo</w:t>
      </w:r>
      <w:r w:rsidR="0014691B" w:rsidRPr="00945117">
        <w:t xml:space="preserve"> </w:t>
      </w:r>
      <w:r w:rsidR="006249BE" w:rsidRPr="00945117">
        <w:t>científico</w:t>
      </w:r>
      <w:r w:rsidR="0014691B" w:rsidRPr="00945117">
        <w:t xml:space="preserve"> </w:t>
      </w:r>
      <w:r w:rsidR="006249BE" w:rsidRPr="00945117">
        <w:t>o</w:t>
      </w:r>
      <w:r w:rsidR="0014691B" w:rsidRPr="00945117">
        <w:t xml:space="preserve"> </w:t>
      </w:r>
      <w:r w:rsidR="006249BE" w:rsidRPr="00945117">
        <w:t>marxismo</w:t>
      </w:r>
      <w:bookmarkEnd w:id="11"/>
    </w:p>
    <w:p w14:paraId="555BD5FE" w14:textId="0A0C0D2D" w:rsidR="006249BE" w:rsidRPr="00530B8A" w:rsidRDefault="006249BE" w:rsidP="00530B8A">
      <w:r w:rsidRPr="00530B8A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socialismo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="00530B8A">
        <w:rPr>
          <w:rStyle w:val="un"/>
          <w:rFonts w:cs="Times New Roman"/>
          <w:color w:val="000000" w:themeColor="text1"/>
          <w:szCs w:val="24"/>
        </w:rPr>
        <w:t>científico, también conocido como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="00530B8A" w:rsidRPr="00530B8A">
        <w:rPr>
          <w:rStyle w:val="un"/>
          <w:rFonts w:cs="Times New Roman"/>
          <w:color w:val="000000" w:themeColor="text1"/>
          <w:szCs w:val="24"/>
        </w:rPr>
        <w:t>marxismo</w:t>
      </w:r>
      <w:r w:rsidR="00530B8A">
        <w:rPr>
          <w:rStyle w:val="un"/>
          <w:rFonts w:cs="Times New Roman"/>
          <w:color w:val="000000" w:themeColor="text1"/>
          <w:szCs w:val="24"/>
        </w:rPr>
        <w:t>,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fue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ideología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desarrollada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por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Karl</w:t>
      </w:r>
      <w:r w:rsidR="0014691B" w:rsidRPr="00530B8A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Marx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y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Friedrich</w:t>
      </w:r>
      <w:r w:rsidR="0014691B" w:rsidRPr="00530B8A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Engels</w:t>
      </w:r>
      <w:r w:rsidRPr="00530B8A">
        <w:rPr>
          <w:rStyle w:val="un"/>
          <w:rFonts w:cs="Times New Roman"/>
          <w:color w:val="000000" w:themeColor="text1"/>
          <w:szCs w:val="24"/>
        </w:rPr>
        <w:t>.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Marx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consideraba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que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largo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historia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se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había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producido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el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dominio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clase</w:t>
      </w:r>
      <w:r w:rsidR="0014691B" w:rsidRPr="00530B8A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explotadora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(poseedora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los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medios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producción)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sobre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clase</w:t>
      </w:r>
      <w:r w:rsidR="0014691B" w:rsidRPr="00530B8A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explotada</w:t>
      </w:r>
      <w:r w:rsidRPr="00530B8A">
        <w:rPr>
          <w:rStyle w:val="un"/>
          <w:rFonts w:cs="Times New Roman"/>
          <w:color w:val="000000" w:themeColor="text1"/>
          <w:szCs w:val="24"/>
        </w:rPr>
        <w:t>.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Ante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esto,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defendía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necesidad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construir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sociedad</w:t>
      </w:r>
      <w:r w:rsidR="0014691B" w:rsidRPr="00530B8A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sin</w:t>
      </w:r>
      <w:r w:rsidR="0014691B" w:rsidRPr="00530B8A">
        <w:rPr>
          <w:rStyle w:val="Textoennegrita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clases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(sociedad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comunista)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en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que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los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medios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producción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estuviesen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en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manos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la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colectividad.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Para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ello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era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necesaria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</w:rPr>
        <w:t>revolución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capaz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de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ofrecer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una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alternativa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al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modelo</w:t>
      </w:r>
      <w:r w:rsidR="0014691B" w:rsidRPr="00530B8A">
        <w:rPr>
          <w:rStyle w:val="un"/>
          <w:rFonts w:cs="Times New Roman"/>
          <w:color w:val="000000" w:themeColor="text1"/>
          <w:szCs w:val="24"/>
        </w:rPr>
        <w:t xml:space="preserve"> </w:t>
      </w:r>
      <w:r w:rsidRPr="00530B8A">
        <w:rPr>
          <w:rStyle w:val="un"/>
          <w:rFonts w:cs="Times New Roman"/>
          <w:color w:val="000000" w:themeColor="text1"/>
          <w:szCs w:val="24"/>
        </w:rPr>
        <w:t>capitalista.</w:t>
      </w:r>
    </w:p>
    <w:p w14:paraId="3F2D5B26" w14:textId="77777777" w:rsidR="006249BE" w:rsidRPr="00945117" w:rsidRDefault="006249BE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265D31" w:rsidRPr="00945117" w14:paraId="2B58743F" w14:textId="77777777" w:rsidTr="00372B26">
        <w:tc>
          <w:tcPr>
            <w:tcW w:w="9054" w:type="dxa"/>
            <w:gridSpan w:val="2"/>
            <w:shd w:val="clear" w:color="auto" w:fill="0D0D0D" w:themeFill="text1" w:themeFillTint="F2"/>
          </w:tcPr>
          <w:p w14:paraId="4A0E8D88" w14:textId="77777777" w:rsidR="00265D31" w:rsidRPr="00945117" w:rsidRDefault="00265D31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265D31" w:rsidRPr="00945117" w14:paraId="0DA5B8E9" w14:textId="77777777" w:rsidTr="00372B26">
        <w:tc>
          <w:tcPr>
            <w:tcW w:w="1668" w:type="dxa"/>
          </w:tcPr>
          <w:p w14:paraId="7B70668E" w14:textId="77777777" w:rsidR="00265D31" w:rsidRPr="00945117" w:rsidRDefault="00265D31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21B5557" w14:textId="77777777" w:rsidR="00265D31" w:rsidRPr="00945117" w:rsidRDefault="00265D31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CS_08_06_IMG08</w:t>
            </w:r>
          </w:p>
        </w:tc>
      </w:tr>
      <w:tr w:rsidR="00265D31" w:rsidRPr="00945117" w14:paraId="61F0E299" w14:textId="77777777" w:rsidTr="00372B26">
        <w:tc>
          <w:tcPr>
            <w:tcW w:w="1668" w:type="dxa"/>
          </w:tcPr>
          <w:p w14:paraId="29B36F01" w14:textId="77777777" w:rsidR="00265D31" w:rsidRPr="00945117" w:rsidRDefault="00265D31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3B64138" w14:textId="77777777" w:rsidR="00265D31" w:rsidRPr="00945117" w:rsidRDefault="00146C96" w:rsidP="00DB1FA8">
            <w:pPr>
              <w:rPr>
                <w:color w:val="000000"/>
                <w:lang w:val="en-US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  <w:lang w:val="en-US"/>
              </w:rPr>
              <w:t>Karl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  <w:lang w:val="en-US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  <w:lang w:val="en-US"/>
              </w:rPr>
              <w:t>Marx</w:t>
            </w:r>
            <w:r w:rsidR="0014691B" w:rsidRPr="00945117">
              <w:rPr>
                <w:rFonts w:eastAsia="Times New Roman"/>
                <w:color w:val="000000" w:themeColor="text1"/>
                <w:lang w:val="en-US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  <w:lang w:val="en-US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  <w:lang w:val="en-US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  <w:lang w:val="en-US"/>
              </w:rPr>
              <w:t>Friedrich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  <w:lang w:val="en-US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  <w:lang w:val="en-US"/>
              </w:rPr>
              <w:t>Engels</w:t>
            </w:r>
          </w:p>
        </w:tc>
      </w:tr>
      <w:tr w:rsidR="00265D31" w:rsidRPr="00945117" w14:paraId="52CB4341" w14:textId="77777777" w:rsidTr="00372B26">
        <w:tc>
          <w:tcPr>
            <w:tcW w:w="1668" w:type="dxa"/>
          </w:tcPr>
          <w:p w14:paraId="7131FEF1" w14:textId="77777777" w:rsidR="00265D31" w:rsidRPr="00945117" w:rsidRDefault="00265D31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proofErr w:type="spellStart"/>
            <w:r w:rsidRPr="00945117">
              <w:rPr>
                <w:b/>
                <w:color w:val="000000"/>
              </w:rPr>
              <w:t>Shutterstock</w:t>
            </w:r>
            <w:proofErr w:type="spellEnd"/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260E4AF4" w14:textId="77777777" w:rsidR="00265D31" w:rsidRPr="00945117" w:rsidRDefault="00265D31" w:rsidP="00DB1FA8">
            <w:pPr>
              <w:rPr>
                <w:color w:val="000000"/>
                <w:lang w:val="es-CO"/>
              </w:rPr>
            </w:pPr>
          </w:p>
          <w:p w14:paraId="0D5E3F98" w14:textId="77777777" w:rsidR="00584A9B" w:rsidRPr="00945117" w:rsidRDefault="00265D31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/</w:t>
            </w:r>
            <w:r w:rsidR="00584A9B" w:rsidRPr="00945117">
              <w:rPr>
                <w:color w:val="000000" w:themeColor="text1"/>
              </w:rPr>
              <w:t>3.1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584A9B" w:rsidRPr="00945117">
              <w:rPr>
                <w:bCs/>
                <w:color w:val="000000" w:themeColor="text1"/>
              </w:rPr>
              <w:t>Los</w:t>
            </w:r>
            <w:r w:rsidR="0014691B" w:rsidRPr="00945117">
              <w:rPr>
                <w:bCs/>
                <w:color w:val="000000" w:themeColor="text1"/>
              </w:rPr>
              <w:t xml:space="preserve"> </w:t>
            </w:r>
            <w:r w:rsidR="00584A9B" w:rsidRPr="00945117">
              <w:rPr>
                <w:bCs/>
                <w:color w:val="000000" w:themeColor="text1"/>
              </w:rPr>
              <w:t>socialismos</w:t>
            </w:r>
            <w:r w:rsidR="0014691B" w:rsidRPr="00945117">
              <w:rPr>
                <w:bCs/>
                <w:color w:val="000000" w:themeColor="text1"/>
              </w:rPr>
              <w:t xml:space="preserve"> </w:t>
            </w:r>
            <w:r w:rsidR="00584A9B" w:rsidRPr="00945117">
              <w:rPr>
                <w:bCs/>
                <w:color w:val="000000" w:themeColor="text1"/>
              </w:rPr>
              <w:t>/</w:t>
            </w:r>
            <w:r w:rsidR="0014691B" w:rsidRPr="00945117">
              <w:rPr>
                <w:bCs/>
                <w:color w:val="000000" w:themeColor="text1"/>
              </w:rPr>
              <w:t xml:space="preserve"> </w:t>
            </w:r>
            <w:r w:rsidR="00584A9B" w:rsidRPr="00945117">
              <w:rPr>
                <w:color w:val="000000" w:themeColor="text1"/>
              </w:rPr>
              <w:t>3.1.2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584A9B" w:rsidRPr="00945117">
              <w:rPr>
                <w:color w:val="000000" w:themeColor="text1"/>
              </w:rPr>
              <w:t>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584A9B" w:rsidRPr="00945117">
              <w:rPr>
                <w:color w:val="000000" w:themeColor="text1"/>
              </w:rPr>
              <w:t>socialismo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584A9B" w:rsidRPr="00945117">
              <w:rPr>
                <w:color w:val="000000" w:themeColor="text1"/>
              </w:rPr>
              <w:t>científico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584A9B" w:rsidRPr="00945117">
              <w:rPr>
                <w:color w:val="000000" w:themeColor="text1"/>
              </w:rPr>
              <w:t>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="00584A9B" w:rsidRPr="00945117">
              <w:rPr>
                <w:color w:val="000000" w:themeColor="text1"/>
              </w:rPr>
              <w:t>marxismo</w:t>
            </w:r>
          </w:p>
          <w:p w14:paraId="73BA7299" w14:textId="77777777" w:rsidR="00265D31" w:rsidRPr="00945117" w:rsidRDefault="0014691B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t xml:space="preserve"> </w:t>
            </w:r>
            <w:r w:rsidR="00265D31"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4B348247" wp14:editId="3876BDA1">
                  <wp:extent cx="1011116" cy="1245233"/>
                  <wp:effectExtent l="0" t="0" r="0" b="0"/>
                  <wp:docPr id="25" name="Imagen 25" descr="http://profesores.aulaplaneta.com/DNNPlayerPackages/Package12191/InfoGuion/cuadernoestudio/images_xml/CS_10_04_img9_small.jp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profesores.aulaplaneta.com/DNNPlayerPackages/Package12191/InfoGuion/cuadernoestudio/images_xml/CS_10_04_img9_small.jp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94" cy="124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D31" w:rsidRPr="00945117" w14:paraId="296EA5E5" w14:textId="77777777" w:rsidTr="00372B26">
        <w:tc>
          <w:tcPr>
            <w:tcW w:w="1668" w:type="dxa"/>
          </w:tcPr>
          <w:p w14:paraId="5ADFEF33" w14:textId="77777777" w:rsidR="00265D31" w:rsidRPr="00945117" w:rsidRDefault="00265D31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5BE86885" w14:textId="2699570F" w:rsidR="00265D31" w:rsidRPr="00945117" w:rsidRDefault="00265D31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</w:rPr>
              <w:t>Karl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Marx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Friedrich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Engels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comenzaron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colaboración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1844,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año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que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conocieron.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1848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publicaron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>Manifiesto</w:t>
            </w:r>
            <w:r w:rsidR="0014691B"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>comunista</w:t>
            </w:r>
            <w:r w:rsidR="002A633B" w:rsidRPr="00945117">
              <w:rPr>
                <w:rFonts w:eastAsia="Times New Roman"/>
                <w:bCs/>
                <w:i/>
                <w:iCs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bCs/>
                <w:i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bCs/>
                <w:iCs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bCs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bCs/>
                <w:iCs/>
                <w:color w:val="000000" w:themeColor="text1"/>
              </w:rPr>
              <w:t>material</w:t>
            </w:r>
            <w:r w:rsidR="0014691B" w:rsidRPr="00945117">
              <w:rPr>
                <w:rFonts w:eastAsia="Times New Roman"/>
                <w:bCs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bCs/>
                <w:i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Cs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bCs/>
                <w:iCs/>
                <w:color w:val="000000" w:themeColor="text1"/>
              </w:rPr>
              <w:t>apoyo</w:t>
            </w:r>
            <w:r w:rsidR="0014691B" w:rsidRPr="00945117">
              <w:rPr>
                <w:rFonts w:eastAsia="Times New Roman"/>
                <w:bCs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bCs/>
                <w:iCs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bCs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bCs/>
                <w:iCs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bCs/>
                <w:iCs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color w:val="000000" w:themeColor="text1"/>
              </w:rPr>
              <w:t>labores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2A633B"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llamada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Liga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Comunista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grupo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revolucionarios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alemanes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desterrados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París.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triunfo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contrarrevolución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1848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representó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fin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1429B9" w:rsidRPr="00945117">
              <w:rPr>
                <w:rFonts w:eastAsia="Times New Roman"/>
                <w:color w:val="000000" w:themeColor="text1"/>
              </w:rPr>
              <w:t>L</w:t>
            </w:r>
            <w:r w:rsidRPr="00945117">
              <w:rPr>
                <w:rFonts w:eastAsia="Times New Roman"/>
                <w:color w:val="000000" w:themeColor="text1"/>
              </w:rPr>
              <w:t>iga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llevó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Marx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Engels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exiliarse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Inglaterra.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doctrinas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comunistas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cobraron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fuerza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partir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1870.</w:t>
            </w:r>
          </w:p>
          <w:p w14:paraId="7DFE8CDB" w14:textId="77777777" w:rsidR="00265D31" w:rsidRPr="00945117" w:rsidRDefault="00265D31" w:rsidP="00DB1FA8"/>
        </w:tc>
      </w:tr>
    </w:tbl>
    <w:p w14:paraId="14DF113E" w14:textId="77777777" w:rsidR="006249BE" w:rsidRPr="00530B8A" w:rsidRDefault="006249BE" w:rsidP="00DB1FA8">
      <w:pPr>
        <w:rPr>
          <w:color w:val="000000" w:themeColor="text1"/>
        </w:rPr>
      </w:pPr>
    </w:p>
    <w:p w14:paraId="4CA54333" w14:textId="77777777" w:rsidR="006249BE" w:rsidRPr="00530B8A" w:rsidRDefault="006249BE" w:rsidP="00DB1FA8">
      <w:pPr>
        <w:rPr>
          <w:color w:val="000000" w:themeColor="text1"/>
          <w:shd w:val="clear" w:color="auto" w:fill="FFFFFF"/>
        </w:rPr>
      </w:pPr>
      <w:r w:rsidRPr="00530B8A">
        <w:rPr>
          <w:color w:val="000000" w:themeColor="text1"/>
          <w:shd w:val="clear" w:color="auto" w:fill="FFFFFF"/>
        </w:rPr>
        <w:t>El</w:t>
      </w:r>
      <w:r w:rsidR="0014691B" w:rsidRPr="00530B8A">
        <w:rPr>
          <w:rStyle w:val="apple-converted-space"/>
          <w:rFonts w:cs="Times New Roman"/>
          <w:b/>
          <w:bCs/>
          <w:i/>
          <w:iCs/>
          <w:color w:val="000000" w:themeColor="text1"/>
          <w:szCs w:val="24"/>
          <w:shd w:val="clear" w:color="auto" w:fill="FFFFFF"/>
        </w:rPr>
        <w:t xml:space="preserve"> </w:t>
      </w:r>
      <w:r w:rsidRPr="00530B8A">
        <w:rPr>
          <w:rStyle w:val="Textoennegrita"/>
          <w:rFonts w:cs="Times New Roman"/>
          <w:i/>
          <w:iCs/>
          <w:color w:val="000000" w:themeColor="text1"/>
          <w:szCs w:val="24"/>
          <w:shd w:val="clear" w:color="auto" w:fill="FFFFFF"/>
        </w:rPr>
        <w:t>Manifiesto</w:t>
      </w:r>
      <w:r w:rsidR="0014691B" w:rsidRPr="00530B8A">
        <w:rPr>
          <w:rStyle w:val="Textoennegrita"/>
          <w:rFonts w:cs="Times New Roman"/>
          <w:i/>
          <w:iCs/>
          <w:color w:val="000000" w:themeColor="text1"/>
          <w:szCs w:val="24"/>
          <w:shd w:val="clear" w:color="auto" w:fill="FFFFFF"/>
        </w:rPr>
        <w:t xml:space="preserve"> </w:t>
      </w:r>
      <w:r w:rsidRPr="00530B8A">
        <w:rPr>
          <w:rStyle w:val="Textoennegrita"/>
          <w:rFonts w:cs="Times New Roman"/>
          <w:i/>
          <w:iCs/>
          <w:color w:val="000000" w:themeColor="text1"/>
          <w:szCs w:val="24"/>
          <w:shd w:val="clear" w:color="auto" w:fill="FFFFFF"/>
        </w:rPr>
        <w:t>comunista</w:t>
      </w:r>
      <w:r w:rsidR="0014691B" w:rsidRPr="00530B8A">
        <w:rPr>
          <w:rStyle w:val="apple-converted-space"/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="008B74B4" w:rsidRPr="00530B8A">
        <w:rPr>
          <w:color w:val="000000" w:themeColor="text1"/>
          <w:shd w:val="clear" w:color="auto" w:fill="FFFFFF"/>
        </w:rPr>
        <w:t>(1848)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="008B74B4" w:rsidRPr="00530B8A">
        <w:rPr>
          <w:color w:val="000000" w:themeColor="text1"/>
          <w:shd w:val="clear" w:color="auto" w:fill="FFFFFF"/>
        </w:rPr>
        <w:t>sintetiza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los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principios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fundamentales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del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rStyle w:val="Textoennegrita"/>
          <w:rFonts w:cs="Times New Roman"/>
          <w:color w:val="000000" w:themeColor="text1"/>
          <w:szCs w:val="24"/>
          <w:shd w:val="clear" w:color="auto" w:fill="FFFFFF"/>
        </w:rPr>
        <w:t>comunismo</w:t>
      </w:r>
      <w:r w:rsidRPr="00530B8A">
        <w:rPr>
          <w:color w:val="000000" w:themeColor="text1"/>
          <w:shd w:val="clear" w:color="auto" w:fill="FFFFFF"/>
        </w:rPr>
        <w:t>,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cuyo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fin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último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era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acabar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con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la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propiedad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privada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para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lograr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una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sociedad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sin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clases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y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sin</w:t>
      </w:r>
      <w:r w:rsidR="0014691B" w:rsidRPr="00530B8A">
        <w:rPr>
          <w:color w:val="000000" w:themeColor="text1"/>
          <w:shd w:val="clear" w:color="auto" w:fill="FFFFFF"/>
        </w:rPr>
        <w:t xml:space="preserve"> </w:t>
      </w:r>
      <w:r w:rsidRPr="00530B8A">
        <w:rPr>
          <w:color w:val="000000" w:themeColor="text1"/>
          <w:shd w:val="clear" w:color="auto" w:fill="FFFFFF"/>
        </w:rPr>
        <w:t>Estado.</w:t>
      </w:r>
    </w:p>
    <w:p w14:paraId="0703FE6B" w14:textId="6030D476" w:rsidR="00615FFF" w:rsidRPr="00945117" w:rsidRDefault="00615FFF" w:rsidP="00DB1FA8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6B0D7C" w:rsidRPr="00945117" w14:paraId="79484417" w14:textId="77777777" w:rsidTr="00530B8A">
        <w:tc>
          <w:tcPr>
            <w:tcW w:w="9054" w:type="dxa"/>
            <w:gridSpan w:val="2"/>
            <w:shd w:val="clear" w:color="auto" w:fill="000000" w:themeFill="text1"/>
          </w:tcPr>
          <w:p w14:paraId="2C19EA8F" w14:textId="77777777" w:rsidR="006B0D7C" w:rsidRPr="00945117" w:rsidRDefault="00584A9B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Profundiza</w:t>
            </w:r>
            <w:r w:rsidR="006B0D7C" w:rsidRPr="00945117">
              <w:rPr>
                <w:b/>
                <w:color w:val="FFFFFF" w:themeColor="background1"/>
              </w:rPr>
              <w:t>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6B0D7C"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6B0D7C"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6B0D7C" w:rsidRPr="00945117" w14:paraId="7D186CE0" w14:textId="77777777" w:rsidTr="00530B8A">
        <w:tc>
          <w:tcPr>
            <w:tcW w:w="1668" w:type="dxa"/>
          </w:tcPr>
          <w:p w14:paraId="646925E2" w14:textId="77777777" w:rsidR="006B0D7C" w:rsidRPr="00945117" w:rsidRDefault="006B0D7C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7386" w:type="dxa"/>
          </w:tcPr>
          <w:p w14:paraId="30DF2EF0" w14:textId="7F797E5A" w:rsidR="006B0D7C" w:rsidRPr="00945117" w:rsidRDefault="006B0D7C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E05FE8" w:rsidRPr="00945117">
              <w:rPr>
                <w:color w:val="000000"/>
              </w:rPr>
              <w:t>7</w:t>
            </w:r>
            <w:r w:rsidRPr="00945117">
              <w:rPr>
                <w:color w:val="000000"/>
              </w:rPr>
              <w:t>0</w:t>
            </w:r>
          </w:p>
        </w:tc>
      </w:tr>
      <w:tr w:rsidR="00CF3129" w:rsidRPr="00945117" w14:paraId="10E3DFD8" w14:textId="77777777" w:rsidTr="00530B8A">
        <w:tc>
          <w:tcPr>
            <w:tcW w:w="1668" w:type="dxa"/>
          </w:tcPr>
          <w:p w14:paraId="2D15B65A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7386" w:type="dxa"/>
          </w:tcPr>
          <w:p w14:paraId="3501609B" w14:textId="78226EF1" w:rsidR="00CF3129" w:rsidRPr="00945117" w:rsidRDefault="00CF3129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 xml:space="preserve">El </w:t>
            </w:r>
            <w:r w:rsidR="00530B8A" w:rsidRPr="00530B8A">
              <w:rPr>
                <w:i/>
                <w:color w:val="000000" w:themeColor="text1"/>
              </w:rPr>
              <w:t>M</w:t>
            </w:r>
            <w:r w:rsidRPr="00530B8A">
              <w:rPr>
                <w:i/>
                <w:color w:val="000000" w:themeColor="text1"/>
              </w:rPr>
              <w:t>anifiesto comunista</w:t>
            </w:r>
          </w:p>
        </w:tc>
      </w:tr>
      <w:tr w:rsidR="00CF3129" w:rsidRPr="00945117" w14:paraId="46E7C964" w14:textId="77777777" w:rsidTr="00530B8A">
        <w:tc>
          <w:tcPr>
            <w:tcW w:w="1668" w:type="dxa"/>
          </w:tcPr>
          <w:p w14:paraId="110F2A87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7386" w:type="dxa"/>
          </w:tcPr>
          <w:p w14:paraId="0DDF3458" w14:textId="77777777" w:rsidR="00CF3129" w:rsidRPr="00945117" w:rsidRDefault="00CF3129" w:rsidP="00DB1FA8">
            <w:pPr>
              <w:rPr>
                <w:color w:val="000000" w:themeColor="text1"/>
                <w:shd w:val="clear" w:color="auto" w:fill="FFFFFF"/>
              </w:rPr>
            </w:pPr>
            <w:r w:rsidRPr="00945117">
              <w:rPr>
                <w:color w:val="000000" w:themeColor="text1"/>
                <w:shd w:val="clear" w:color="auto" w:fill="FFFFFF"/>
              </w:rPr>
              <w:t>Interactivo para conocer los rasgos definitorios de la ideología socialista a través de este texto</w:t>
            </w:r>
          </w:p>
        </w:tc>
      </w:tr>
      <w:tr w:rsidR="006B0D7C" w:rsidRPr="00945117" w14:paraId="4862E05D" w14:textId="77777777" w:rsidTr="00530B8A">
        <w:tc>
          <w:tcPr>
            <w:tcW w:w="1668" w:type="dxa"/>
          </w:tcPr>
          <w:p w14:paraId="4525EEB9" w14:textId="77777777" w:rsidR="006B0D7C" w:rsidRPr="00945117" w:rsidRDefault="006B0D7C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7386" w:type="dxa"/>
          </w:tcPr>
          <w:p w14:paraId="5B44108A" w14:textId="77777777" w:rsidR="00584A9B" w:rsidRPr="00945117" w:rsidRDefault="00584A9B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/3.1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bCs/>
                <w:color w:val="000000" w:themeColor="text1"/>
              </w:rPr>
              <w:t>Los</w:t>
            </w:r>
            <w:r w:rsidR="0014691B" w:rsidRPr="00945117">
              <w:rPr>
                <w:bCs/>
                <w:color w:val="000000" w:themeColor="text1"/>
              </w:rPr>
              <w:t xml:space="preserve"> </w:t>
            </w:r>
            <w:r w:rsidRPr="00945117">
              <w:rPr>
                <w:bCs/>
                <w:color w:val="000000" w:themeColor="text1"/>
              </w:rPr>
              <w:t>socialismos</w:t>
            </w:r>
            <w:r w:rsidR="0014691B" w:rsidRPr="00945117">
              <w:rPr>
                <w:bCs/>
                <w:color w:val="000000" w:themeColor="text1"/>
              </w:rPr>
              <w:t xml:space="preserve"> </w:t>
            </w:r>
            <w:r w:rsidRPr="00945117">
              <w:rPr>
                <w:bCs/>
                <w:color w:val="000000" w:themeColor="text1"/>
              </w:rPr>
              <w:t>/</w:t>
            </w:r>
            <w:r w:rsidR="0014691B" w:rsidRPr="00945117">
              <w:rPr>
                <w:bCs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3.1.2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socialismo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científico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marxismo</w:t>
            </w:r>
          </w:p>
          <w:p w14:paraId="5D3B5619" w14:textId="77777777" w:rsidR="006B0D7C" w:rsidRPr="00945117" w:rsidRDefault="006B0D7C" w:rsidP="00DB1FA8">
            <w:pPr>
              <w:rPr>
                <w:color w:val="000000" w:themeColor="text1"/>
              </w:rPr>
            </w:pPr>
          </w:p>
        </w:tc>
      </w:tr>
    </w:tbl>
    <w:p w14:paraId="2EF8406E" w14:textId="77777777" w:rsidR="00BB36C1" w:rsidRPr="00945117" w:rsidRDefault="00BB36C1" w:rsidP="00DB1FA8">
      <w:pPr>
        <w:rPr>
          <w:rFonts w:eastAsia="Times New Roman"/>
          <w:b/>
          <w:color w:val="000000" w:themeColor="text1"/>
        </w:rPr>
      </w:pPr>
    </w:p>
    <w:p w14:paraId="04CC7E93" w14:textId="77777777" w:rsidR="00BB36C1" w:rsidRPr="00945117" w:rsidRDefault="00BB36C1" w:rsidP="00DB1FA8">
      <w:pPr>
        <w:rPr>
          <w:rFonts w:eastAsia="Times New Roman"/>
          <w:b/>
          <w:color w:val="000000" w:themeColor="text1"/>
        </w:rPr>
      </w:pPr>
    </w:p>
    <w:p w14:paraId="60BD49B9" w14:textId="3FBB7C5C" w:rsidR="006249BE" w:rsidRPr="00945117" w:rsidRDefault="00BB36C1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530B8A">
        <w:rPr>
          <w:b/>
        </w:rPr>
        <w:t xml:space="preserve"> </w:t>
      </w:r>
      <w:bookmarkStart w:id="12" w:name="_Toc431822411"/>
      <w:r w:rsidR="006249BE" w:rsidRPr="00945117">
        <w:rPr>
          <w:rFonts w:eastAsia="Times New Roman"/>
        </w:rPr>
        <w:t>3.2</w:t>
      </w:r>
      <w:r w:rsidR="0014691B" w:rsidRPr="00945117">
        <w:rPr>
          <w:rFonts w:eastAsia="Times New Roman"/>
        </w:rPr>
        <w:t xml:space="preserve"> </w:t>
      </w:r>
      <w:r w:rsidR="006249BE" w:rsidRPr="00945117">
        <w:rPr>
          <w:rFonts w:eastAsia="Times New Roman"/>
        </w:rPr>
        <w:t>El</w:t>
      </w:r>
      <w:r w:rsidR="0014691B" w:rsidRPr="00945117">
        <w:rPr>
          <w:rFonts w:eastAsia="Times New Roman"/>
        </w:rPr>
        <w:t xml:space="preserve"> </w:t>
      </w:r>
      <w:r w:rsidR="006249BE" w:rsidRPr="00945117">
        <w:rPr>
          <w:rFonts w:eastAsia="Times New Roman"/>
        </w:rPr>
        <w:t>anarquismo</w:t>
      </w:r>
      <w:bookmarkEnd w:id="12"/>
    </w:p>
    <w:p w14:paraId="2CFB49AD" w14:textId="77777777" w:rsidR="006249BE" w:rsidRPr="00945117" w:rsidRDefault="006249BE" w:rsidP="00DB1FA8">
      <w:pPr>
        <w:rPr>
          <w:rFonts w:eastAsia="Times New Roman"/>
          <w:color w:val="000000" w:themeColor="text1"/>
        </w:rPr>
      </w:pP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movimiento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anarquista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fue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584A9B" w:rsidRPr="00945117">
        <w:rPr>
          <w:rFonts w:eastAsia="Times New Roman"/>
          <w:color w:val="000000" w:themeColor="text1"/>
        </w:rPr>
        <w:t>pensado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por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teóricos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como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Pierre-Joseph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Proudhon</w:t>
      </w:r>
      <w:r w:rsidRPr="00945117">
        <w:rPr>
          <w:rFonts w:eastAsia="Times New Roman"/>
          <w:color w:val="000000" w:themeColor="text1"/>
        </w:rPr>
        <w:t>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Mijáil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Bakunin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Piotr</w:t>
      </w:r>
      <w:r w:rsidR="0014691B" w:rsidRPr="00945117">
        <w:rPr>
          <w:rFonts w:eastAsia="Times New Roman"/>
          <w:b/>
          <w:bCs/>
          <w:color w:val="000000" w:themeColor="text1"/>
        </w:rPr>
        <w:t xml:space="preserve"> </w:t>
      </w:r>
      <w:r w:rsidRPr="00945117">
        <w:rPr>
          <w:rFonts w:eastAsia="Times New Roman"/>
          <w:b/>
          <w:bCs/>
          <w:color w:val="000000" w:themeColor="text1"/>
        </w:rPr>
        <w:t>Kropotkin</w:t>
      </w:r>
      <w:r w:rsidRPr="00945117">
        <w:rPr>
          <w:rFonts w:eastAsia="Times New Roman"/>
          <w:color w:val="000000" w:themeColor="text1"/>
        </w:rPr>
        <w:t>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quienes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584A9B" w:rsidRPr="00945117">
        <w:rPr>
          <w:rFonts w:eastAsia="Times New Roman"/>
          <w:color w:val="000000" w:themeColor="text1"/>
        </w:rPr>
        <w:t>estaban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584A9B" w:rsidRPr="00945117">
        <w:rPr>
          <w:rFonts w:eastAsia="Times New Roman"/>
          <w:color w:val="000000" w:themeColor="text1"/>
        </w:rPr>
        <w:t>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584A9B" w:rsidRPr="00945117">
        <w:rPr>
          <w:rFonts w:eastAsia="Times New Roman"/>
          <w:color w:val="000000" w:themeColor="text1"/>
        </w:rPr>
        <w:t>favor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="00584A9B" w:rsidRPr="00945117">
        <w:rPr>
          <w:rFonts w:eastAsia="Times New Roman"/>
          <w:color w:val="000000" w:themeColor="text1"/>
        </w:rPr>
        <w:t>de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revolución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social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mediante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“acción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directa”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sindicatos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revolucionarios.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Sus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objetivos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eran:</w:t>
      </w:r>
    </w:p>
    <w:p w14:paraId="3F462ACB" w14:textId="77777777" w:rsidR="006249BE" w:rsidRPr="00530B8A" w:rsidRDefault="00584A9B" w:rsidP="00530B8A">
      <w:pPr>
        <w:pStyle w:val="Prrafodelista"/>
        <w:numPr>
          <w:ilvl w:val="0"/>
          <w:numId w:val="14"/>
        </w:numPr>
        <w:rPr>
          <w:color w:val="000000" w:themeColor="text1"/>
        </w:rPr>
      </w:pPr>
      <w:r w:rsidRPr="00530B8A">
        <w:rPr>
          <w:color w:val="000000" w:themeColor="text1"/>
        </w:rPr>
        <w:t>La</w:t>
      </w:r>
      <w:r w:rsidR="0014691B" w:rsidRPr="00530B8A">
        <w:rPr>
          <w:color w:val="000000" w:themeColor="text1"/>
        </w:rPr>
        <w:t xml:space="preserve"> </w:t>
      </w:r>
      <w:r w:rsidRPr="00530B8A">
        <w:rPr>
          <w:color w:val="000000" w:themeColor="text1"/>
        </w:rPr>
        <w:t>destrucción</w:t>
      </w:r>
      <w:r w:rsidR="0014691B" w:rsidRPr="00530B8A">
        <w:rPr>
          <w:color w:val="000000" w:themeColor="text1"/>
        </w:rPr>
        <w:t xml:space="preserve"> </w:t>
      </w:r>
      <w:r w:rsidR="006249BE" w:rsidRPr="00530B8A">
        <w:rPr>
          <w:color w:val="000000" w:themeColor="text1"/>
        </w:rPr>
        <w:t>del</w:t>
      </w:r>
      <w:r w:rsidR="0014691B" w:rsidRPr="00530B8A">
        <w:rPr>
          <w:color w:val="000000" w:themeColor="text1"/>
        </w:rPr>
        <w:t xml:space="preserve"> </w:t>
      </w:r>
      <w:r w:rsidR="006249BE" w:rsidRPr="00530B8A">
        <w:rPr>
          <w:color w:val="000000" w:themeColor="text1"/>
        </w:rPr>
        <w:t>Estado</w:t>
      </w:r>
      <w:r w:rsidR="0014691B" w:rsidRPr="00530B8A">
        <w:rPr>
          <w:color w:val="000000" w:themeColor="text1"/>
        </w:rPr>
        <w:t xml:space="preserve"> </w:t>
      </w:r>
      <w:r w:rsidR="006249BE" w:rsidRPr="00530B8A">
        <w:rPr>
          <w:color w:val="000000" w:themeColor="text1"/>
        </w:rPr>
        <w:t>y</w:t>
      </w:r>
      <w:r w:rsidR="0014691B" w:rsidRPr="00530B8A">
        <w:rPr>
          <w:color w:val="000000" w:themeColor="text1"/>
        </w:rPr>
        <w:t xml:space="preserve"> </w:t>
      </w:r>
      <w:r w:rsidR="006249BE" w:rsidRPr="00530B8A">
        <w:rPr>
          <w:color w:val="000000" w:themeColor="text1"/>
        </w:rPr>
        <w:t>la</w:t>
      </w:r>
      <w:r w:rsidR="0014691B" w:rsidRPr="00530B8A">
        <w:rPr>
          <w:color w:val="000000" w:themeColor="text1"/>
        </w:rPr>
        <w:t xml:space="preserve"> </w:t>
      </w:r>
      <w:r w:rsidR="006249BE" w:rsidRPr="00530B8A">
        <w:rPr>
          <w:color w:val="000000" w:themeColor="text1"/>
        </w:rPr>
        <w:t>autoridad.</w:t>
      </w:r>
    </w:p>
    <w:p w14:paraId="01E48963" w14:textId="77777777" w:rsidR="006249BE" w:rsidRPr="00530B8A" w:rsidRDefault="006249BE" w:rsidP="00530B8A">
      <w:pPr>
        <w:pStyle w:val="Prrafodelista"/>
        <w:numPr>
          <w:ilvl w:val="0"/>
          <w:numId w:val="14"/>
        </w:numPr>
        <w:rPr>
          <w:color w:val="000000" w:themeColor="text1"/>
        </w:rPr>
      </w:pPr>
      <w:r w:rsidRPr="00530B8A">
        <w:rPr>
          <w:color w:val="000000" w:themeColor="text1"/>
        </w:rPr>
        <w:t>Una</w:t>
      </w:r>
      <w:r w:rsidR="0014691B" w:rsidRPr="00530B8A">
        <w:rPr>
          <w:color w:val="000000" w:themeColor="text1"/>
        </w:rPr>
        <w:t xml:space="preserve"> </w:t>
      </w:r>
      <w:r w:rsidRPr="00530B8A">
        <w:rPr>
          <w:color w:val="000000" w:themeColor="text1"/>
        </w:rPr>
        <w:t>sociedad</w:t>
      </w:r>
      <w:r w:rsidR="0014691B" w:rsidRPr="00530B8A">
        <w:rPr>
          <w:color w:val="000000" w:themeColor="text1"/>
        </w:rPr>
        <w:t xml:space="preserve"> </w:t>
      </w:r>
      <w:r w:rsidRPr="00530B8A">
        <w:rPr>
          <w:color w:val="000000" w:themeColor="text1"/>
        </w:rPr>
        <w:t>sin</w:t>
      </w:r>
      <w:r w:rsidR="0014691B" w:rsidRPr="00530B8A">
        <w:rPr>
          <w:color w:val="000000" w:themeColor="text1"/>
        </w:rPr>
        <w:t xml:space="preserve"> </w:t>
      </w:r>
      <w:r w:rsidRPr="00530B8A">
        <w:rPr>
          <w:color w:val="000000" w:themeColor="text1"/>
        </w:rPr>
        <w:t>clases.</w:t>
      </w:r>
    </w:p>
    <w:p w14:paraId="37775410" w14:textId="77777777" w:rsidR="006249BE" w:rsidRPr="00530B8A" w:rsidRDefault="006249BE" w:rsidP="00530B8A">
      <w:pPr>
        <w:pStyle w:val="Prrafodelista"/>
        <w:numPr>
          <w:ilvl w:val="0"/>
          <w:numId w:val="14"/>
        </w:numPr>
        <w:rPr>
          <w:color w:val="000000" w:themeColor="text1"/>
        </w:rPr>
      </w:pPr>
      <w:r w:rsidRPr="00530B8A">
        <w:rPr>
          <w:color w:val="000000" w:themeColor="text1"/>
        </w:rPr>
        <w:t>La</w:t>
      </w:r>
      <w:r w:rsidR="0014691B" w:rsidRPr="00530B8A">
        <w:rPr>
          <w:color w:val="000000" w:themeColor="text1"/>
        </w:rPr>
        <w:t xml:space="preserve"> </w:t>
      </w:r>
      <w:r w:rsidRPr="00530B8A">
        <w:rPr>
          <w:color w:val="000000" w:themeColor="text1"/>
        </w:rPr>
        <w:t>propiedad</w:t>
      </w:r>
      <w:r w:rsidR="0014691B" w:rsidRPr="00530B8A">
        <w:rPr>
          <w:color w:val="000000" w:themeColor="text1"/>
        </w:rPr>
        <w:t xml:space="preserve"> </w:t>
      </w:r>
      <w:r w:rsidRPr="00530B8A">
        <w:rPr>
          <w:color w:val="000000" w:themeColor="text1"/>
        </w:rPr>
        <w:t>colectiva.</w:t>
      </w:r>
    </w:p>
    <w:p w14:paraId="77E0AD06" w14:textId="77777777" w:rsidR="006249BE" w:rsidRPr="00945117" w:rsidRDefault="006249BE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E84385" w:rsidRPr="00945117" w14:paraId="0EBB0364" w14:textId="77777777" w:rsidTr="002B7125">
        <w:tc>
          <w:tcPr>
            <w:tcW w:w="9054" w:type="dxa"/>
            <w:gridSpan w:val="2"/>
            <w:shd w:val="clear" w:color="auto" w:fill="0D0D0D" w:themeFill="text1" w:themeFillTint="F2"/>
          </w:tcPr>
          <w:p w14:paraId="015AAD67" w14:textId="77777777" w:rsidR="00E84385" w:rsidRPr="00945117" w:rsidRDefault="00E84385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E84385" w:rsidRPr="00945117" w14:paraId="59E69F89" w14:textId="77777777" w:rsidTr="002B7125">
        <w:tc>
          <w:tcPr>
            <w:tcW w:w="1668" w:type="dxa"/>
          </w:tcPr>
          <w:p w14:paraId="377DC4EF" w14:textId="77777777" w:rsidR="00E84385" w:rsidRPr="00945117" w:rsidRDefault="00E84385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6EF8CD3D" w14:textId="77777777" w:rsidR="00E84385" w:rsidRPr="00945117" w:rsidRDefault="00E84385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CS_08_06_IMG0</w:t>
            </w:r>
            <w:r w:rsidR="000933E8" w:rsidRPr="00945117">
              <w:rPr>
                <w:b/>
                <w:color w:val="000000"/>
              </w:rPr>
              <w:t>9</w:t>
            </w:r>
          </w:p>
        </w:tc>
      </w:tr>
      <w:tr w:rsidR="00E84385" w:rsidRPr="00945117" w14:paraId="31EB0C73" w14:textId="77777777" w:rsidTr="002B7125">
        <w:tc>
          <w:tcPr>
            <w:tcW w:w="1668" w:type="dxa"/>
          </w:tcPr>
          <w:p w14:paraId="7F8326B4" w14:textId="77777777" w:rsidR="00E84385" w:rsidRPr="00945117" w:rsidRDefault="00E84385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6570C2B8" w14:textId="77777777" w:rsidR="00E84385" w:rsidRPr="00945117" w:rsidRDefault="00146C96" w:rsidP="00DB1FA8">
            <w:pPr>
              <w:rPr>
                <w:color w:val="000000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</w:rPr>
              <w:t>Mijáil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Bakunin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</w:p>
        </w:tc>
      </w:tr>
      <w:tr w:rsidR="00E84385" w:rsidRPr="00945117" w14:paraId="05F30E8C" w14:textId="77777777" w:rsidTr="002B7125">
        <w:tc>
          <w:tcPr>
            <w:tcW w:w="1668" w:type="dxa"/>
          </w:tcPr>
          <w:p w14:paraId="21495811" w14:textId="77777777" w:rsidR="00E84385" w:rsidRPr="00945117" w:rsidRDefault="00E84385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15C4582C" w14:textId="77777777" w:rsidR="00E84385" w:rsidRPr="00945117" w:rsidRDefault="00E84385" w:rsidP="00DB1FA8">
            <w:pPr>
              <w:rPr>
                <w:color w:val="000000"/>
                <w:lang w:val="es-CO"/>
              </w:rPr>
            </w:pPr>
          </w:p>
          <w:p w14:paraId="28775B37" w14:textId="77777777" w:rsidR="00E84385" w:rsidRPr="00945117" w:rsidRDefault="00E84385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/</w:t>
            </w:r>
            <w:r w:rsidRPr="00945117">
              <w:rPr>
                <w:rFonts w:eastAsia="Times New Roman"/>
                <w:color w:val="000000" w:themeColor="text1"/>
              </w:rPr>
              <w:t>3.2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anarquismo</w:t>
            </w:r>
            <w:r w:rsidR="0014691B" w:rsidRPr="00945117">
              <w:rPr>
                <w:rFonts w:eastAsia="Times New Roman"/>
                <w:noProof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4CABAD25" wp14:editId="711E4EC3">
                  <wp:extent cx="1006743" cy="1327890"/>
                  <wp:effectExtent l="0" t="0" r="0" b="0"/>
                  <wp:docPr id="27" name="Imagen 27" descr="http://profesores.aulaplaneta.com/DNNPlayerPackages/Package12191/InfoGuion/cuadernoestudio/images_xml/CS_10_04_img10_small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profesores.aulaplaneta.com/DNNPlayerPackages/Package12191/InfoGuion/cuadernoestudio/images_xml/CS_10_04_img10_small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902" cy="1326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385" w:rsidRPr="00945117" w14:paraId="6024EA96" w14:textId="77777777" w:rsidTr="002B7125">
        <w:tc>
          <w:tcPr>
            <w:tcW w:w="1668" w:type="dxa"/>
          </w:tcPr>
          <w:p w14:paraId="5881C1DC" w14:textId="77777777" w:rsidR="00E84385" w:rsidRPr="00945117" w:rsidRDefault="00E84385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04F70D30" w14:textId="77777777" w:rsidR="00E84385" w:rsidRPr="00945117" w:rsidRDefault="00E84385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</w:rPr>
              <w:t>Mijáil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Bakunin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defendía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implantación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anarquismo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mediante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llamada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“acción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directa”,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decir,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través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medios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violentos.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Consideraba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que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esta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vía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alcanzar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un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futuro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mejor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que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existiría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ni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autoridad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política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ni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religiosa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(“Ni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Dios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ni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amo”).</w:t>
            </w:r>
          </w:p>
          <w:p w14:paraId="14C18C02" w14:textId="77777777" w:rsidR="00E84385" w:rsidRPr="00945117" w:rsidRDefault="00E84385" w:rsidP="00DB1FA8"/>
        </w:tc>
      </w:tr>
    </w:tbl>
    <w:p w14:paraId="03486FBC" w14:textId="77777777" w:rsidR="003A2038" w:rsidRPr="00945117" w:rsidRDefault="003A2038" w:rsidP="00DB1FA8">
      <w:pPr>
        <w:rPr>
          <w:rFonts w:eastAsia="Times New Roman"/>
          <w:b/>
          <w:bCs/>
          <w:color w:val="000000" w:themeColor="text1"/>
        </w:rPr>
      </w:pPr>
    </w:p>
    <w:p w14:paraId="0CF340B6" w14:textId="05309166" w:rsidR="00CF3129" w:rsidRPr="00945117" w:rsidRDefault="00CF3129" w:rsidP="00DB1FA8">
      <w:pPr>
        <w:rPr>
          <w:rFonts w:eastAsia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947C44" w:rsidRPr="00945117" w14:paraId="6C269EFD" w14:textId="77777777" w:rsidTr="002B7125">
        <w:tc>
          <w:tcPr>
            <w:tcW w:w="9054" w:type="dxa"/>
            <w:gridSpan w:val="2"/>
            <w:shd w:val="clear" w:color="auto" w:fill="000000" w:themeFill="text1"/>
          </w:tcPr>
          <w:p w14:paraId="6B064F8C" w14:textId="77777777" w:rsidR="00947C44" w:rsidRPr="00945117" w:rsidRDefault="00947C44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Profundiza.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947C44" w:rsidRPr="00945117" w14:paraId="2DFBEB13" w14:textId="77777777" w:rsidTr="002B7125">
        <w:tc>
          <w:tcPr>
            <w:tcW w:w="2518" w:type="dxa"/>
          </w:tcPr>
          <w:p w14:paraId="20AE4B9E" w14:textId="77777777" w:rsidR="00947C44" w:rsidRPr="00945117" w:rsidRDefault="00947C44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5997C20A" w14:textId="0D1C2275" w:rsidR="00947C44" w:rsidRPr="00945117" w:rsidRDefault="00947C44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615FFF" w:rsidRPr="00945117">
              <w:rPr>
                <w:color w:val="000000"/>
              </w:rPr>
              <w:t>8</w:t>
            </w:r>
            <w:r w:rsidRPr="00945117">
              <w:rPr>
                <w:color w:val="000000"/>
              </w:rPr>
              <w:t>0</w:t>
            </w:r>
          </w:p>
        </w:tc>
      </w:tr>
      <w:tr w:rsidR="00CF3129" w:rsidRPr="00945117" w14:paraId="00F094D7" w14:textId="77777777" w:rsidTr="005D1500">
        <w:tc>
          <w:tcPr>
            <w:tcW w:w="2518" w:type="dxa"/>
          </w:tcPr>
          <w:p w14:paraId="347611E4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30993770" w14:textId="77777777" w:rsidR="00CF3129" w:rsidRPr="00945117" w:rsidRDefault="00CF3129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  <w:shd w:val="clear" w:color="auto" w:fill="FFFFFF"/>
              </w:rPr>
              <w:t>El anarquismo</w:t>
            </w:r>
          </w:p>
        </w:tc>
      </w:tr>
      <w:tr w:rsidR="00CF3129" w:rsidRPr="00945117" w14:paraId="01A27B39" w14:textId="77777777" w:rsidTr="005D1500">
        <w:tc>
          <w:tcPr>
            <w:tcW w:w="2518" w:type="dxa"/>
          </w:tcPr>
          <w:p w14:paraId="288AA4B8" w14:textId="77777777" w:rsidR="00CF3129" w:rsidRPr="00945117" w:rsidRDefault="00CF312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69DDEB8D" w14:textId="77777777" w:rsidR="00CF3129" w:rsidRPr="00945117" w:rsidRDefault="00CF3129" w:rsidP="00DB1FA8">
            <w:pPr>
              <w:rPr>
                <w:color w:val="000000" w:themeColor="text1"/>
                <w:shd w:val="clear" w:color="auto" w:fill="FFFFFF"/>
              </w:rPr>
            </w:pPr>
            <w:r w:rsidRPr="00945117">
              <w:rPr>
                <w:color w:val="000000" w:themeColor="text1"/>
                <w:shd w:val="clear" w:color="auto" w:fill="FFFFFF"/>
              </w:rPr>
              <w:t>Video que profundiza los rasgos distintivos del anarquismo</w:t>
            </w:r>
          </w:p>
        </w:tc>
      </w:tr>
      <w:tr w:rsidR="00947C44" w:rsidRPr="00945117" w14:paraId="47322EA7" w14:textId="77777777" w:rsidTr="002B7125">
        <w:tc>
          <w:tcPr>
            <w:tcW w:w="2518" w:type="dxa"/>
          </w:tcPr>
          <w:p w14:paraId="515DE038" w14:textId="77777777" w:rsidR="00947C44" w:rsidRPr="00945117" w:rsidRDefault="00947C44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196FAC20" w14:textId="77777777" w:rsidR="00947C44" w:rsidRPr="00945117" w:rsidRDefault="00947C44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/</w:t>
            </w:r>
            <w:r w:rsidRPr="00945117">
              <w:rPr>
                <w:rFonts w:eastAsia="Times New Roman"/>
                <w:color w:val="000000" w:themeColor="text1"/>
              </w:rPr>
              <w:t>3.2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anarquismo</w:t>
            </w:r>
          </w:p>
          <w:p w14:paraId="6C2AF627" w14:textId="77777777" w:rsidR="00947C44" w:rsidRPr="00945117" w:rsidRDefault="00947C44" w:rsidP="00DB1FA8">
            <w:pPr>
              <w:rPr>
                <w:color w:val="000000" w:themeColor="text1"/>
              </w:rPr>
            </w:pPr>
          </w:p>
        </w:tc>
      </w:tr>
    </w:tbl>
    <w:p w14:paraId="2336C868" w14:textId="77777777" w:rsidR="00B539AF" w:rsidRPr="00945117" w:rsidRDefault="00B539AF" w:rsidP="00DB1FA8">
      <w:pPr>
        <w:rPr>
          <w:color w:val="000000" w:themeColor="text1"/>
        </w:rPr>
      </w:pPr>
    </w:p>
    <w:p w14:paraId="0AC8C7A0" w14:textId="5CA58D6F" w:rsidR="00615FFF" w:rsidRPr="00945117" w:rsidRDefault="00615FFF" w:rsidP="00DB1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15FFF" w:rsidRPr="00945117" w14:paraId="160FCDF9" w14:textId="77777777" w:rsidTr="005D42B8">
        <w:tc>
          <w:tcPr>
            <w:tcW w:w="9054" w:type="dxa"/>
            <w:gridSpan w:val="2"/>
            <w:shd w:val="clear" w:color="auto" w:fill="000000" w:themeFill="text1"/>
          </w:tcPr>
          <w:p w14:paraId="539F01AB" w14:textId="77777777" w:rsidR="00615FFF" w:rsidRPr="00945117" w:rsidRDefault="00615FFF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 Recurso aprovechado</w:t>
            </w:r>
          </w:p>
        </w:tc>
      </w:tr>
      <w:tr w:rsidR="00615FFF" w:rsidRPr="00945117" w14:paraId="4D690626" w14:textId="77777777" w:rsidTr="005D42B8">
        <w:tc>
          <w:tcPr>
            <w:tcW w:w="2518" w:type="dxa"/>
          </w:tcPr>
          <w:p w14:paraId="775D7C8E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58804F24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CS_08_06_REC90</w:t>
            </w:r>
          </w:p>
        </w:tc>
      </w:tr>
      <w:tr w:rsidR="00615FFF" w:rsidRPr="00945117" w14:paraId="396723F0" w14:textId="77777777" w:rsidTr="005D42B8">
        <w:tc>
          <w:tcPr>
            <w:tcW w:w="2518" w:type="dxa"/>
          </w:tcPr>
          <w:p w14:paraId="511DB320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7B6DABDC" w14:textId="77777777" w:rsidR="00615FFF" w:rsidRPr="00945117" w:rsidRDefault="00615FFF" w:rsidP="00DB1FA8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Reconoce las diferencias entre marxismo y anarquismo</w:t>
            </w:r>
          </w:p>
        </w:tc>
      </w:tr>
      <w:tr w:rsidR="00615FFF" w:rsidRPr="00945117" w14:paraId="5FD48C53" w14:textId="77777777" w:rsidTr="005D42B8">
        <w:tc>
          <w:tcPr>
            <w:tcW w:w="2518" w:type="dxa"/>
          </w:tcPr>
          <w:p w14:paraId="44DA8255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0DC6D00C" w14:textId="25BEFBCD" w:rsidR="00615FFF" w:rsidRPr="00945117" w:rsidRDefault="00615FFF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Actividad </w:t>
            </w:r>
            <w:r w:rsidR="00530B8A">
              <w:rPr>
                <w:rFonts w:eastAsia="Times New Roman"/>
                <w:color w:val="000000" w:themeColor="text1"/>
              </w:rPr>
              <w:t>para</w:t>
            </w:r>
            <w:r w:rsidRPr="00945117">
              <w:rPr>
                <w:rFonts w:eastAsia="Times New Roman"/>
                <w:color w:val="000000" w:themeColor="text1"/>
              </w:rPr>
              <w:t xml:space="preserve"> identificación </w:t>
            </w:r>
            <w:r w:rsidR="00530B8A">
              <w:rPr>
                <w:rFonts w:eastAsia="Times New Roman"/>
                <w:color w:val="000000" w:themeColor="text1"/>
              </w:rPr>
              <w:t>las</w:t>
            </w:r>
            <w:r w:rsidRPr="00945117">
              <w:rPr>
                <w:rFonts w:eastAsia="Times New Roman"/>
                <w:color w:val="000000" w:themeColor="text1"/>
              </w:rPr>
              <w:t xml:space="preserve"> diferencias entre marxismo y anarquismo</w:t>
            </w:r>
          </w:p>
          <w:p w14:paraId="1F2815AF" w14:textId="77777777" w:rsidR="00615FFF" w:rsidRPr="00945117" w:rsidRDefault="00615FFF" w:rsidP="00DB1FA8">
            <w:pPr>
              <w:rPr>
                <w:color w:val="000000" w:themeColor="text1"/>
                <w:shd w:val="clear" w:color="auto" w:fill="FFFFFF"/>
              </w:rPr>
            </w:pPr>
          </w:p>
        </w:tc>
      </w:tr>
      <w:tr w:rsidR="00615FFF" w:rsidRPr="00945117" w14:paraId="49B5E891" w14:textId="77777777" w:rsidTr="005D42B8">
        <w:tc>
          <w:tcPr>
            <w:tcW w:w="2518" w:type="dxa"/>
          </w:tcPr>
          <w:p w14:paraId="78183D5E" w14:textId="77777777" w:rsidR="00615FFF" w:rsidRPr="00945117" w:rsidRDefault="00615FFF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 en Aula Planeta</w:t>
            </w:r>
          </w:p>
        </w:tc>
        <w:tc>
          <w:tcPr>
            <w:tcW w:w="6536" w:type="dxa"/>
          </w:tcPr>
          <w:p w14:paraId="54F72A98" w14:textId="77777777" w:rsidR="00615FFF" w:rsidRPr="00945117" w:rsidRDefault="00615FFF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 xml:space="preserve">4o ESO / CS / </w:t>
            </w:r>
            <w:r w:rsidRPr="00945117">
              <w:rPr>
                <w:color w:val="000000" w:themeColor="text1"/>
              </w:rPr>
              <w:t>La sociedad industrial y sus ideologías/</w:t>
            </w:r>
            <w:r w:rsidRPr="00945117">
              <w:t xml:space="preserve">1 </w:t>
            </w:r>
            <w:r w:rsidRPr="00945117">
              <w:rPr>
                <w:color w:val="000000" w:themeColor="text1"/>
              </w:rPr>
              <w:t>La sociedad de 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 orígenes del movimiento obrero /</w:t>
            </w:r>
            <w:r w:rsidRPr="00945117">
              <w:rPr>
                <w:rFonts w:eastAsia="Times New Roman"/>
                <w:color w:val="000000" w:themeColor="text1"/>
              </w:rPr>
              <w:t>3.3 La Primera Internacional</w:t>
            </w:r>
          </w:p>
          <w:p w14:paraId="2929F558" w14:textId="77777777" w:rsidR="00615FFF" w:rsidRPr="00945117" w:rsidRDefault="00615FFF" w:rsidP="00DB1FA8">
            <w:pPr>
              <w:rPr>
                <w:color w:val="000000" w:themeColor="text1"/>
              </w:rPr>
            </w:pPr>
          </w:p>
        </w:tc>
      </w:tr>
    </w:tbl>
    <w:p w14:paraId="608BF310" w14:textId="77777777" w:rsidR="00615FFF" w:rsidRPr="00945117" w:rsidRDefault="00615FFF" w:rsidP="00DB1FA8">
      <w:pPr>
        <w:rPr>
          <w:rFonts w:eastAsia="Times New Roman"/>
          <w:color w:val="000000" w:themeColor="text1"/>
        </w:rPr>
      </w:pPr>
    </w:p>
    <w:p w14:paraId="01BD0480" w14:textId="3B360600" w:rsidR="00037497" w:rsidRPr="00945117" w:rsidRDefault="00037497" w:rsidP="00DB1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037497" w:rsidRPr="00945117" w14:paraId="187D52FF" w14:textId="77777777" w:rsidTr="005D42B8">
        <w:tc>
          <w:tcPr>
            <w:tcW w:w="9054" w:type="dxa"/>
            <w:gridSpan w:val="2"/>
            <w:shd w:val="clear" w:color="auto" w:fill="000000" w:themeFill="text1"/>
          </w:tcPr>
          <w:p w14:paraId="4B626303" w14:textId="77777777" w:rsidR="00037497" w:rsidRPr="00945117" w:rsidRDefault="00037497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Practica: recurso aprovechado</w:t>
            </w:r>
          </w:p>
        </w:tc>
      </w:tr>
      <w:tr w:rsidR="00037497" w:rsidRPr="00945117" w14:paraId="28377471" w14:textId="77777777" w:rsidTr="005D42B8">
        <w:tc>
          <w:tcPr>
            <w:tcW w:w="2518" w:type="dxa"/>
          </w:tcPr>
          <w:p w14:paraId="1AE5B025" w14:textId="77777777" w:rsidR="00037497" w:rsidRPr="00945117" w:rsidRDefault="00037497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78A3350F" w14:textId="77777777" w:rsidR="00037497" w:rsidRPr="00945117" w:rsidRDefault="00037497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CS_08_06_CO_REC70</w:t>
            </w:r>
          </w:p>
        </w:tc>
      </w:tr>
      <w:tr w:rsidR="00037497" w:rsidRPr="00945117" w14:paraId="3FD325F6" w14:textId="77777777" w:rsidTr="005D42B8">
        <w:tc>
          <w:tcPr>
            <w:tcW w:w="2518" w:type="dxa"/>
          </w:tcPr>
          <w:p w14:paraId="727ACD6B" w14:textId="77777777" w:rsidR="00037497" w:rsidRPr="00945117" w:rsidRDefault="00037497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6C276ED1" w14:textId="77777777" w:rsidR="00037497" w:rsidRPr="00945117" w:rsidRDefault="00037497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Identifica las distintas corrientes del movimiento obrero</w:t>
            </w:r>
          </w:p>
        </w:tc>
      </w:tr>
      <w:tr w:rsidR="00037497" w:rsidRPr="00945117" w14:paraId="1F4428A8" w14:textId="77777777" w:rsidTr="005D42B8">
        <w:tc>
          <w:tcPr>
            <w:tcW w:w="2518" w:type="dxa"/>
          </w:tcPr>
          <w:p w14:paraId="226426B6" w14:textId="77777777" w:rsidR="00037497" w:rsidRPr="00945117" w:rsidRDefault="00037497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772DCD82" w14:textId="77777777" w:rsidR="00037497" w:rsidRPr="00945117" w:rsidRDefault="00037497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Actividad para reconocer los rasgos que definen las distintas corrientes del movimiento obrero</w:t>
            </w:r>
          </w:p>
          <w:p w14:paraId="3331F9AD" w14:textId="77777777" w:rsidR="00037497" w:rsidRPr="00945117" w:rsidRDefault="00037497" w:rsidP="00DB1FA8">
            <w:pPr>
              <w:rPr>
                <w:color w:val="000000" w:themeColor="text1"/>
                <w:shd w:val="clear" w:color="auto" w:fill="FFFFFF"/>
              </w:rPr>
            </w:pPr>
          </w:p>
        </w:tc>
      </w:tr>
      <w:tr w:rsidR="00037497" w:rsidRPr="00945117" w14:paraId="557729A9" w14:textId="77777777" w:rsidTr="005D42B8">
        <w:tc>
          <w:tcPr>
            <w:tcW w:w="2518" w:type="dxa"/>
          </w:tcPr>
          <w:p w14:paraId="14D88176" w14:textId="77777777" w:rsidR="00037497" w:rsidRPr="00945117" w:rsidRDefault="00037497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 en Aula Planeta</w:t>
            </w:r>
          </w:p>
        </w:tc>
        <w:tc>
          <w:tcPr>
            <w:tcW w:w="6536" w:type="dxa"/>
          </w:tcPr>
          <w:p w14:paraId="50EB49D5" w14:textId="77777777" w:rsidR="00037497" w:rsidRPr="00945117" w:rsidRDefault="00037497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 xml:space="preserve">4o ESO / CS / </w:t>
            </w:r>
            <w:r w:rsidRPr="00945117">
              <w:rPr>
                <w:color w:val="000000" w:themeColor="text1"/>
              </w:rPr>
              <w:t>La sociedad industrial y sus ideologías/</w:t>
            </w:r>
            <w:r w:rsidRPr="00945117">
              <w:t xml:space="preserve">1 </w:t>
            </w:r>
            <w:r w:rsidRPr="00945117">
              <w:rPr>
                <w:color w:val="000000" w:themeColor="text1"/>
              </w:rPr>
              <w:t>La sociedad de 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 orígenes del movimiento obrero /</w:t>
            </w:r>
            <w:r w:rsidRPr="00945117">
              <w:rPr>
                <w:rFonts w:eastAsia="Times New Roman"/>
                <w:color w:val="000000" w:themeColor="text1"/>
              </w:rPr>
              <w:t>3.2 El anarquismo</w:t>
            </w:r>
          </w:p>
          <w:p w14:paraId="6D7C5288" w14:textId="77777777" w:rsidR="00037497" w:rsidRPr="00945117" w:rsidRDefault="00037497" w:rsidP="00DB1FA8">
            <w:pPr>
              <w:rPr>
                <w:color w:val="000000" w:themeColor="text1"/>
              </w:rPr>
            </w:pPr>
          </w:p>
        </w:tc>
      </w:tr>
    </w:tbl>
    <w:p w14:paraId="1E40D4B8" w14:textId="77777777" w:rsidR="007D6E18" w:rsidRPr="00945117" w:rsidRDefault="007D6E18" w:rsidP="00DB1FA8">
      <w:pPr>
        <w:rPr>
          <w:rFonts w:eastAsia="Times New Roman"/>
          <w:color w:val="000000" w:themeColor="text1"/>
        </w:rPr>
      </w:pPr>
    </w:p>
    <w:p w14:paraId="3E018C85" w14:textId="45AC51AC" w:rsidR="007D6E18" w:rsidRPr="00945117" w:rsidRDefault="00BF76A6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5E22FB">
        <w:rPr>
          <w:b/>
        </w:rPr>
        <w:t xml:space="preserve">  </w:t>
      </w:r>
      <w:bookmarkStart w:id="13" w:name="_Toc431822412"/>
      <w:r w:rsidR="007D6E18" w:rsidRPr="00945117">
        <w:rPr>
          <w:rFonts w:eastAsia="Times New Roman"/>
        </w:rPr>
        <w:t>3.3</w:t>
      </w:r>
      <w:r w:rsidR="0014691B" w:rsidRPr="00945117">
        <w:rPr>
          <w:rFonts w:eastAsia="Times New Roman"/>
        </w:rPr>
        <w:t xml:space="preserve"> </w:t>
      </w:r>
      <w:r w:rsidR="007D6E18" w:rsidRPr="00945117">
        <w:rPr>
          <w:rFonts w:eastAsia="Times New Roman"/>
        </w:rPr>
        <w:t>La</w:t>
      </w:r>
      <w:r w:rsidR="0014691B" w:rsidRPr="00945117">
        <w:rPr>
          <w:rFonts w:eastAsia="Times New Roman"/>
        </w:rPr>
        <w:t xml:space="preserve"> </w:t>
      </w:r>
      <w:r w:rsidR="007D6E18" w:rsidRPr="00945117">
        <w:rPr>
          <w:rFonts w:eastAsia="Times New Roman"/>
        </w:rPr>
        <w:t>Primera</w:t>
      </w:r>
      <w:r w:rsidR="0014691B" w:rsidRPr="00945117">
        <w:rPr>
          <w:rFonts w:eastAsia="Times New Roman"/>
        </w:rPr>
        <w:t xml:space="preserve"> </w:t>
      </w:r>
      <w:r w:rsidR="007D6E18" w:rsidRPr="00945117">
        <w:rPr>
          <w:rFonts w:eastAsia="Times New Roman"/>
        </w:rPr>
        <w:t>Internacional</w:t>
      </w:r>
      <w:bookmarkEnd w:id="13"/>
    </w:p>
    <w:p w14:paraId="1AC2C9C4" w14:textId="77777777" w:rsidR="007D6E18" w:rsidRPr="005E22FB" w:rsidRDefault="007D6E18" w:rsidP="00DB1FA8">
      <w:pPr>
        <w:rPr>
          <w:rStyle w:val="un"/>
          <w:color w:val="000000" w:themeColor="text1"/>
          <w:szCs w:val="24"/>
        </w:rPr>
      </w:pPr>
      <w:r w:rsidRPr="005E22FB">
        <w:rPr>
          <w:rStyle w:val="un"/>
          <w:color w:val="000000" w:themeColor="text1"/>
          <w:szCs w:val="24"/>
        </w:rPr>
        <w:t>El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movimiento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obrero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siglo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XIX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se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opuso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capitalismo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mediante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internacionalismo</w:t>
      </w:r>
      <w:r w:rsidR="0014691B" w:rsidRPr="005E22FB">
        <w:rPr>
          <w:rStyle w:val="Textoennegrita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proletario</w:t>
      </w:r>
      <w:r w:rsidRPr="005E22FB">
        <w:rPr>
          <w:rStyle w:val="un"/>
          <w:color w:val="000000" w:themeColor="text1"/>
          <w:szCs w:val="24"/>
        </w:rPr>
        <w:t>,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que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="00BF76A6" w:rsidRPr="005E22FB">
        <w:rPr>
          <w:rStyle w:val="un"/>
          <w:color w:val="000000" w:themeColor="text1"/>
          <w:szCs w:val="24"/>
        </w:rPr>
        <w:t>se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="00BF76A6" w:rsidRPr="005E22FB">
        <w:rPr>
          <w:rStyle w:val="un"/>
          <w:color w:val="000000" w:themeColor="text1"/>
          <w:szCs w:val="24"/>
        </w:rPr>
        <w:t>concretó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="00BF76A6" w:rsidRPr="005E22FB">
        <w:rPr>
          <w:rStyle w:val="un"/>
          <w:color w:val="000000" w:themeColor="text1"/>
          <w:szCs w:val="24"/>
        </w:rPr>
        <w:t>en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="00BF76A6" w:rsidRPr="005E22FB">
        <w:rPr>
          <w:rStyle w:val="un"/>
          <w:color w:val="000000" w:themeColor="text1"/>
          <w:szCs w:val="24"/>
        </w:rPr>
        <w:t>Londres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="00BF76A6" w:rsidRPr="005E22FB">
        <w:rPr>
          <w:rStyle w:val="un"/>
          <w:color w:val="000000" w:themeColor="text1"/>
          <w:szCs w:val="24"/>
        </w:rPr>
        <w:t>(1864)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="00BF76A6" w:rsidRPr="005E22FB">
        <w:rPr>
          <w:rStyle w:val="un"/>
          <w:color w:val="000000" w:themeColor="text1"/>
          <w:szCs w:val="24"/>
        </w:rPr>
        <w:t>co</w:t>
      </w:r>
      <w:r w:rsidRPr="005E22FB">
        <w:rPr>
          <w:rStyle w:val="un"/>
          <w:color w:val="000000" w:themeColor="text1"/>
          <w:szCs w:val="24"/>
        </w:rPr>
        <w:t>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formación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apple-converted-space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Asociación</w:t>
      </w:r>
      <w:r w:rsidR="0014691B" w:rsidRPr="005E22FB">
        <w:rPr>
          <w:rStyle w:val="Textoennegrita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Internacional</w:t>
      </w:r>
      <w:r w:rsidR="0014691B" w:rsidRPr="005E22FB">
        <w:rPr>
          <w:rStyle w:val="Textoennegrita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de</w:t>
      </w:r>
      <w:r w:rsidR="0014691B" w:rsidRPr="005E22FB">
        <w:rPr>
          <w:rStyle w:val="Textoennegrita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Trabajadores</w:t>
      </w:r>
      <w:r w:rsidR="0014691B" w:rsidRPr="005E22FB">
        <w:rPr>
          <w:rStyle w:val="Textoennegrita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(AIT)</w:t>
      </w:r>
      <w:r w:rsidRPr="005E22FB">
        <w:rPr>
          <w:rStyle w:val="un"/>
          <w:color w:val="000000" w:themeColor="text1"/>
          <w:szCs w:val="24"/>
        </w:rPr>
        <w:t>,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conocida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como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apple-converted-space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Primera</w:t>
      </w:r>
      <w:r w:rsidR="0014691B" w:rsidRPr="005E22FB">
        <w:rPr>
          <w:rStyle w:val="Textoennegrita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Internacional</w:t>
      </w:r>
      <w:r w:rsidRPr="005E22FB">
        <w:rPr>
          <w:rStyle w:val="un"/>
          <w:color w:val="000000" w:themeColor="text1"/>
          <w:szCs w:val="24"/>
        </w:rPr>
        <w:t>.</w:t>
      </w:r>
    </w:p>
    <w:p w14:paraId="03EE37AB" w14:textId="77777777" w:rsidR="007D6E18" w:rsidRPr="005E22FB" w:rsidRDefault="007D6E18" w:rsidP="00DB1FA8">
      <w:pPr>
        <w:rPr>
          <w:rStyle w:val="un"/>
          <w:color w:val="000000" w:themeColor="text1"/>
          <w:szCs w:val="24"/>
        </w:rPr>
      </w:pPr>
      <w:r w:rsidRPr="005E22FB">
        <w:rPr>
          <w:rStyle w:val="un"/>
          <w:color w:val="000000" w:themeColor="text1"/>
          <w:szCs w:val="24"/>
        </w:rPr>
        <w:lastRenderedPageBreak/>
        <w:t>Las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discrepancias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entre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marxistas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y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anarquistas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acabaron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por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hacer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fracasar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AIT.</w:t>
      </w:r>
      <w:r w:rsidR="0014691B" w:rsidRPr="005E22FB">
        <w:rPr>
          <w:rStyle w:val="apple-converted-space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tesis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Karl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Marx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sobre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partido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obrero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y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dictadura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proletariado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se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impusieron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sobre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anarquistas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Mijáil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Bakunin,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que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defendía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lucha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revolucionaria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y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no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participación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estructuras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políticas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burguesas.</w:t>
      </w:r>
      <w:r w:rsidR="0014691B" w:rsidRPr="005E22FB">
        <w:rPr>
          <w:rStyle w:val="apple-converted-space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Estos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desacuerdos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llevaron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apple-converted-space"/>
          <w:color w:val="000000" w:themeColor="text1"/>
          <w:szCs w:val="24"/>
        </w:rPr>
        <w:t xml:space="preserve"> </w:t>
      </w:r>
      <w:r w:rsidRPr="005E22FB">
        <w:rPr>
          <w:rStyle w:val="Textoennegrita"/>
          <w:color w:val="000000" w:themeColor="text1"/>
          <w:szCs w:val="24"/>
        </w:rPr>
        <w:t>desaparición</w:t>
      </w:r>
      <w:r w:rsidR="0014691B" w:rsidRPr="005E22FB">
        <w:rPr>
          <w:rStyle w:val="apple-converted-space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de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la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AIT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en</w:t>
      </w:r>
      <w:r w:rsidR="0014691B" w:rsidRPr="005E22FB">
        <w:rPr>
          <w:rStyle w:val="un"/>
          <w:color w:val="000000" w:themeColor="text1"/>
          <w:szCs w:val="24"/>
        </w:rPr>
        <w:t xml:space="preserve"> </w:t>
      </w:r>
      <w:r w:rsidRPr="005E22FB">
        <w:rPr>
          <w:rStyle w:val="un"/>
          <w:color w:val="000000" w:themeColor="text1"/>
          <w:szCs w:val="24"/>
        </w:rPr>
        <w:t>1876.</w:t>
      </w:r>
    </w:p>
    <w:p w14:paraId="239C1110" w14:textId="77777777" w:rsidR="00D02C35" w:rsidRPr="00945117" w:rsidRDefault="00D02C35" w:rsidP="00DB1FA8">
      <w:pPr>
        <w:rPr>
          <w:rStyle w:val="un"/>
          <w:rFonts w:asciiTheme="majorHAnsi" w:hAnsiTheme="majorHAnsi"/>
          <w:color w:val="000000" w:themeColor="text1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31"/>
        <w:gridCol w:w="7823"/>
      </w:tblGrid>
      <w:tr w:rsidR="00D02C35" w:rsidRPr="00945117" w14:paraId="0ADBF0FF" w14:textId="77777777" w:rsidTr="002B7125">
        <w:tc>
          <w:tcPr>
            <w:tcW w:w="9054" w:type="dxa"/>
            <w:gridSpan w:val="2"/>
            <w:shd w:val="clear" w:color="auto" w:fill="000000" w:themeFill="text1"/>
          </w:tcPr>
          <w:p w14:paraId="35474983" w14:textId="77777777" w:rsidR="00D02C35" w:rsidRPr="00945117" w:rsidRDefault="00D02C35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Destacado</w:t>
            </w:r>
          </w:p>
        </w:tc>
      </w:tr>
      <w:tr w:rsidR="00D02C35" w:rsidRPr="00945117" w14:paraId="416F9C7D" w14:textId="77777777" w:rsidTr="002B7125">
        <w:trPr>
          <w:trHeight w:val="318"/>
        </w:trPr>
        <w:tc>
          <w:tcPr>
            <w:tcW w:w="1133" w:type="dxa"/>
            <w:shd w:val="clear" w:color="auto" w:fill="auto"/>
          </w:tcPr>
          <w:p w14:paraId="32B92846" w14:textId="77777777" w:rsidR="00D02C35" w:rsidRPr="00945117" w:rsidRDefault="00D02C35" w:rsidP="00DB1FA8">
            <w:pPr>
              <w:rPr>
                <w:lang w:val="es-ES"/>
              </w:rPr>
            </w:pPr>
            <w:r w:rsidRPr="00945117">
              <w:rPr>
                <w:lang w:val="es-ES"/>
              </w:rPr>
              <w:t>Título</w:t>
            </w:r>
          </w:p>
        </w:tc>
        <w:tc>
          <w:tcPr>
            <w:tcW w:w="7921" w:type="dxa"/>
            <w:shd w:val="clear" w:color="auto" w:fill="auto"/>
          </w:tcPr>
          <w:p w14:paraId="4810A3FB" w14:textId="77777777" w:rsidR="00D02C35" w:rsidRPr="00945117" w:rsidRDefault="00D27825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El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Primero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de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Mayo</w:t>
            </w:r>
          </w:p>
        </w:tc>
      </w:tr>
      <w:tr w:rsidR="00D02C35" w:rsidRPr="00945117" w14:paraId="4043CF1F" w14:textId="77777777" w:rsidTr="002B7125">
        <w:trPr>
          <w:trHeight w:val="318"/>
        </w:trPr>
        <w:tc>
          <w:tcPr>
            <w:tcW w:w="1133" w:type="dxa"/>
            <w:shd w:val="clear" w:color="auto" w:fill="auto"/>
          </w:tcPr>
          <w:p w14:paraId="71D34C1C" w14:textId="77777777" w:rsidR="00D02C35" w:rsidRPr="00945117" w:rsidRDefault="00D02C35" w:rsidP="00DB1FA8">
            <w:pPr>
              <w:rPr>
                <w:lang w:val="es-ES"/>
              </w:rPr>
            </w:pPr>
            <w:r w:rsidRPr="00945117">
              <w:rPr>
                <w:lang w:val="es-ES"/>
              </w:rPr>
              <w:t>Contenido</w:t>
            </w:r>
          </w:p>
        </w:tc>
        <w:tc>
          <w:tcPr>
            <w:tcW w:w="7921" w:type="dxa"/>
            <w:shd w:val="clear" w:color="auto" w:fill="auto"/>
          </w:tcPr>
          <w:p w14:paraId="521BD32B" w14:textId="7ADB01C4" w:rsidR="00D02C35" w:rsidRPr="00945117" w:rsidRDefault="00D02C35" w:rsidP="00DB1FA8">
            <w:r w:rsidRPr="00945117">
              <w:t>El</w:t>
            </w:r>
            <w:r w:rsidR="0014691B" w:rsidRPr="00945117">
              <w:t xml:space="preserve"> 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t>de</w:t>
            </w:r>
            <w:r w:rsidR="0014691B" w:rsidRPr="00945117">
              <w:t xml:space="preserve"> </w:t>
            </w:r>
            <w:r w:rsidRPr="00945117">
              <w:t>mayo</w:t>
            </w:r>
            <w:r w:rsidR="0014691B" w:rsidRPr="00945117">
              <w:t xml:space="preserve"> </w:t>
            </w:r>
            <w:r w:rsidRPr="00945117">
              <w:t>de</w:t>
            </w:r>
            <w:r w:rsidR="0014691B" w:rsidRPr="00945117">
              <w:t xml:space="preserve"> </w:t>
            </w:r>
            <w:r w:rsidRPr="00945117">
              <w:t>1889,</w:t>
            </w:r>
            <w:r w:rsidR="0014691B" w:rsidRPr="00945117">
              <w:t xml:space="preserve"> </w:t>
            </w:r>
            <w:r w:rsidRPr="00945117">
              <w:t>varios</w:t>
            </w:r>
            <w:r w:rsidR="0014691B" w:rsidRPr="00945117">
              <w:t xml:space="preserve"> </w:t>
            </w:r>
            <w:r w:rsidRPr="00945117">
              <w:t>dirigentes</w:t>
            </w:r>
            <w:r w:rsidR="0014691B" w:rsidRPr="00945117">
              <w:t xml:space="preserve"> </w:t>
            </w:r>
            <w:r w:rsidRPr="00945117">
              <w:t>obreros</w:t>
            </w:r>
            <w:r w:rsidR="0014691B" w:rsidRPr="00945117">
              <w:t xml:space="preserve"> </w:t>
            </w:r>
            <w:r w:rsidRPr="00945117">
              <w:t>fueron</w:t>
            </w:r>
            <w:r w:rsidR="0014691B" w:rsidRPr="00945117">
              <w:t xml:space="preserve"> </w:t>
            </w:r>
            <w:r w:rsidRPr="00945117">
              <w:t>deteni</w:t>
            </w:r>
            <w:r w:rsidR="00313034" w:rsidRPr="00945117">
              <w:t>dos</w:t>
            </w:r>
            <w:r w:rsidR="0014691B" w:rsidRPr="00945117">
              <w:t xml:space="preserve"> </w:t>
            </w:r>
            <w:r w:rsidR="00313034" w:rsidRPr="00945117">
              <w:t>y</w:t>
            </w:r>
            <w:r w:rsidR="0014691B" w:rsidRPr="00945117">
              <w:t xml:space="preserve"> </w:t>
            </w:r>
            <w:r w:rsidR="00313034" w:rsidRPr="00945117">
              <w:t>ejecutados</w:t>
            </w:r>
            <w:r w:rsidR="0014691B" w:rsidRPr="00945117">
              <w:t xml:space="preserve"> </w:t>
            </w:r>
            <w:r w:rsidR="00313034" w:rsidRPr="00945117">
              <w:t>en</w:t>
            </w:r>
            <w:r w:rsidR="0014691B" w:rsidRPr="00945117">
              <w:t xml:space="preserve"> </w:t>
            </w:r>
            <w:r w:rsidR="00313034" w:rsidRPr="00945117">
              <w:t>Chicago</w:t>
            </w:r>
            <w:r w:rsidR="0014691B" w:rsidRPr="00945117">
              <w:t xml:space="preserve"> </w:t>
            </w:r>
            <w:r w:rsidR="00313034" w:rsidRPr="00945117">
              <w:t>(Estados</w:t>
            </w:r>
            <w:r w:rsidR="0014691B" w:rsidRPr="00945117">
              <w:t xml:space="preserve"> </w:t>
            </w:r>
            <w:r w:rsidR="00313034" w:rsidRPr="00945117">
              <w:t>Unidos</w:t>
            </w:r>
            <w:r w:rsidRPr="00945117">
              <w:t>)</w:t>
            </w:r>
            <w:r w:rsidR="0014691B" w:rsidRPr="00945117">
              <w:t xml:space="preserve"> </w:t>
            </w:r>
            <w:r w:rsidRPr="00945117">
              <w:t>en</w:t>
            </w:r>
            <w:r w:rsidR="0014691B" w:rsidRPr="00945117">
              <w:t xml:space="preserve"> </w:t>
            </w:r>
            <w:r w:rsidRPr="00945117">
              <w:t>el</w:t>
            </w:r>
            <w:r w:rsidR="0014691B" w:rsidRPr="00945117">
              <w:t xml:space="preserve"> </w:t>
            </w:r>
            <w:r w:rsidRPr="00945117">
              <w:t>transcurso</w:t>
            </w:r>
            <w:r w:rsidR="0014691B" w:rsidRPr="00945117">
              <w:t xml:space="preserve"> </w:t>
            </w:r>
            <w:r w:rsidRPr="00945117">
              <w:t>de</w:t>
            </w:r>
            <w:r w:rsidR="0014691B" w:rsidRPr="00945117">
              <w:t xml:space="preserve"> </w:t>
            </w:r>
            <w:r w:rsidRPr="00945117">
              <w:t>una</w:t>
            </w:r>
            <w:r w:rsidR="0014691B" w:rsidRPr="00945117">
              <w:t xml:space="preserve"> </w:t>
            </w:r>
            <w:r w:rsidRPr="00945117">
              <w:t>manifestación</w:t>
            </w:r>
            <w:r w:rsidR="0014691B" w:rsidRPr="00945117">
              <w:t xml:space="preserve"> </w:t>
            </w:r>
            <w:r w:rsidRPr="00945117">
              <w:t>en</w:t>
            </w:r>
            <w:r w:rsidR="0014691B" w:rsidRPr="00945117">
              <w:t xml:space="preserve"> </w:t>
            </w:r>
            <w:r w:rsidRPr="00945117">
              <w:t>la</w:t>
            </w:r>
            <w:r w:rsidR="0014691B" w:rsidRPr="00945117">
              <w:t xml:space="preserve"> </w:t>
            </w:r>
            <w:r w:rsidRPr="00945117">
              <w:t>que</w:t>
            </w:r>
            <w:r w:rsidR="0014691B" w:rsidRPr="00945117">
              <w:t xml:space="preserve"> </w:t>
            </w:r>
            <w:r w:rsidRPr="00945117">
              <w:t>se</w:t>
            </w:r>
            <w:r w:rsidR="0014691B" w:rsidRPr="00945117">
              <w:t xml:space="preserve"> </w:t>
            </w:r>
            <w:r w:rsidRPr="00945117">
              <w:t>reivindicaba</w:t>
            </w:r>
            <w:r w:rsidR="0014691B" w:rsidRPr="00945117">
              <w:t xml:space="preserve"> </w:t>
            </w:r>
            <w:r w:rsidRPr="00945117">
              <w:t>la</w:t>
            </w:r>
            <w:r w:rsidR="0014691B" w:rsidRPr="00945117">
              <w:t xml:space="preserve"> </w:t>
            </w:r>
            <w:r w:rsidRPr="00945117">
              <w:rPr>
                <w:b/>
                <w:bCs/>
              </w:rPr>
              <w:t>jornada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laboral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de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ocho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horas</w:t>
            </w:r>
            <w:r w:rsidRPr="00945117">
              <w:t>.</w:t>
            </w:r>
            <w:r w:rsidR="0014691B" w:rsidRPr="00945117">
              <w:t xml:space="preserve"> </w:t>
            </w:r>
            <w:r w:rsidRPr="00945117">
              <w:t>En</w:t>
            </w:r>
            <w:r w:rsidR="0014691B" w:rsidRPr="00945117">
              <w:t xml:space="preserve"> </w:t>
            </w:r>
            <w:r w:rsidRPr="00945117">
              <w:t>su</w:t>
            </w:r>
            <w:r w:rsidR="0014691B" w:rsidRPr="00945117">
              <w:t xml:space="preserve"> </w:t>
            </w:r>
            <w:r w:rsidRPr="00945117">
              <w:t>recuerdo,</w:t>
            </w:r>
            <w:r w:rsidR="0014691B" w:rsidRPr="00945117">
              <w:t xml:space="preserve"> </w:t>
            </w:r>
            <w:r w:rsidRPr="00945117">
              <w:t>el</w:t>
            </w:r>
            <w:r w:rsidR="0014691B" w:rsidRPr="00945117">
              <w:t xml:space="preserve"> </w:t>
            </w:r>
            <w:r w:rsidRPr="00945117">
              <w:t>Congreso</w:t>
            </w:r>
            <w:r w:rsidR="0014691B" w:rsidRPr="00945117">
              <w:t xml:space="preserve"> </w:t>
            </w:r>
            <w:r w:rsidRPr="00945117">
              <w:t>de</w:t>
            </w:r>
            <w:r w:rsidR="0014691B" w:rsidRPr="00945117">
              <w:t xml:space="preserve"> </w:t>
            </w:r>
            <w:r w:rsidRPr="00945117">
              <w:t>la</w:t>
            </w:r>
            <w:r w:rsidR="0014691B" w:rsidRPr="00945117">
              <w:t xml:space="preserve"> </w:t>
            </w:r>
            <w:r w:rsidRPr="00945117">
              <w:rPr>
                <w:b/>
                <w:bCs/>
              </w:rPr>
              <w:t>Segunda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Internacional</w:t>
            </w:r>
            <w:r w:rsidR="005E22FB" w:rsidRPr="005E22FB">
              <w:rPr>
                <w:bCs/>
              </w:rPr>
              <w:t>, que</w:t>
            </w:r>
            <w:r w:rsidR="0014691B" w:rsidRPr="005E22FB">
              <w:t xml:space="preserve"> </w:t>
            </w:r>
            <w:r w:rsidRPr="00945117">
              <w:t>se</w:t>
            </w:r>
            <w:r w:rsidR="0014691B" w:rsidRPr="00945117">
              <w:t xml:space="preserve"> </w:t>
            </w:r>
            <w:r w:rsidRPr="00945117">
              <w:t>estaba</w:t>
            </w:r>
            <w:r w:rsidR="0014691B" w:rsidRPr="00945117">
              <w:t xml:space="preserve"> </w:t>
            </w:r>
            <w:r w:rsidRPr="00945117">
              <w:t>celebrando</w:t>
            </w:r>
            <w:r w:rsidR="0014691B" w:rsidRPr="00945117">
              <w:t xml:space="preserve"> </w:t>
            </w:r>
            <w:r w:rsidRPr="00945117">
              <w:t>en</w:t>
            </w:r>
            <w:r w:rsidR="0014691B" w:rsidRPr="00945117">
              <w:t xml:space="preserve"> </w:t>
            </w:r>
            <w:r w:rsidRPr="00945117">
              <w:t>aquellos</w:t>
            </w:r>
            <w:r w:rsidR="0014691B" w:rsidRPr="00945117">
              <w:t xml:space="preserve"> </w:t>
            </w:r>
            <w:r w:rsidRPr="00945117">
              <w:t>momentos</w:t>
            </w:r>
            <w:r w:rsidR="0014691B" w:rsidRPr="00945117">
              <w:t xml:space="preserve"> </w:t>
            </w:r>
            <w:r w:rsidRPr="00945117">
              <w:t>en</w:t>
            </w:r>
            <w:r w:rsidR="0014691B" w:rsidRPr="00945117">
              <w:t xml:space="preserve"> </w:t>
            </w:r>
            <w:r w:rsidR="005E22FB">
              <w:t>París,</w:t>
            </w:r>
            <w:r w:rsidR="0014691B" w:rsidRPr="00945117">
              <w:t xml:space="preserve"> </w:t>
            </w:r>
            <w:r w:rsidRPr="00945117">
              <w:t>acordó</w:t>
            </w:r>
            <w:r w:rsidR="0014691B" w:rsidRPr="00945117">
              <w:t xml:space="preserve"> </w:t>
            </w:r>
            <w:r w:rsidRPr="00945117">
              <w:t>fijar</w:t>
            </w:r>
            <w:r w:rsidR="0014691B" w:rsidRPr="00945117">
              <w:t xml:space="preserve"> </w:t>
            </w:r>
            <w:r w:rsidRPr="00945117">
              <w:t>el</w:t>
            </w:r>
            <w:r w:rsidR="0014691B" w:rsidRPr="00945117">
              <w:t xml:space="preserve"> </w:t>
            </w:r>
            <w:r w:rsidRPr="00945117">
              <w:rPr>
                <w:b/>
                <w:bCs/>
              </w:rPr>
              <w:t>Primero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de</w:t>
            </w:r>
            <w:r w:rsidR="0014691B" w:rsidRPr="00945117">
              <w:rPr>
                <w:b/>
                <w:bCs/>
              </w:rPr>
              <w:t xml:space="preserve"> </w:t>
            </w:r>
            <w:r w:rsidRPr="00945117">
              <w:rPr>
                <w:b/>
                <w:bCs/>
              </w:rPr>
              <w:t>Mayo</w:t>
            </w:r>
            <w:r w:rsidR="0014691B" w:rsidRPr="00945117">
              <w:t xml:space="preserve"> </w:t>
            </w:r>
            <w:r w:rsidRPr="00945117">
              <w:t>como</w:t>
            </w:r>
            <w:r w:rsidR="0014691B" w:rsidRPr="00945117">
              <w:t xml:space="preserve"> </w:t>
            </w:r>
            <w:r w:rsidRPr="00945117">
              <w:t>jornada</w:t>
            </w:r>
            <w:r w:rsidR="0014691B" w:rsidRPr="00945117">
              <w:t xml:space="preserve"> </w:t>
            </w:r>
            <w:r w:rsidRPr="00945117">
              <w:t>mundial</w:t>
            </w:r>
            <w:r w:rsidR="0014691B" w:rsidRPr="00945117">
              <w:t xml:space="preserve"> </w:t>
            </w:r>
            <w:r w:rsidRPr="00945117">
              <w:t>de</w:t>
            </w:r>
            <w:r w:rsidR="0014691B" w:rsidRPr="00945117">
              <w:t xml:space="preserve"> </w:t>
            </w:r>
            <w:r w:rsidRPr="00945117">
              <w:t>reivindicación</w:t>
            </w:r>
            <w:r w:rsidR="0014691B" w:rsidRPr="00945117">
              <w:t xml:space="preserve"> </w:t>
            </w:r>
            <w:r w:rsidRPr="00945117">
              <w:t>obrera.</w:t>
            </w:r>
          </w:p>
          <w:p w14:paraId="10810259" w14:textId="77777777" w:rsidR="00D02C35" w:rsidRPr="00945117" w:rsidRDefault="00D02C35" w:rsidP="00DB1FA8">
            <w:pPr>
              <w:rPr>
                <w:lang w:val="es-ES"/>
              </w:rPr>
            </w:pPr>
          </w:p>
        </w:tc>
      </w:tr>
    </w:tbl>
    <w:p w14:paraId="046DBA59" w14:textId="77777777" w:rsidR="003A2038" w:rsidRPr="00945117" w:rsidRDefault="003A2038" w:rsidP="00DB1FA8">
      <w:pPr>
        <w:rPr>
          <w:color w:val="000000" w:themeColor="text1"/>
        </w:rPr>
      </w:pPr>
    </w:p>
    <w:p w14:paraId="009292E5" w14:textId="22BCDE8F" w:rsidR="007D6E18" w:rsidRDefault="007D6E18" w:rsidP="00DB1FA8">
      <w:pPr>
        <w:rPr>
          <w:rStyle w:val="un"/>
          <w:rFonts w:asciiTheme="majorHAnsi" w:hAnsiTheme="majorHAnsi"/>
          <w:color w:val="000000" w:themeColor="text1"/>
          <w:szCs w:val="24"/>
        </w:rPr>
      </w:pPr>
      <w:r w:rsidRPr="00945117">
        <w:t>Si</w:t>
      </w:r>
      <w:r w:rsidR="0014691B" w:rsidRPr="00945117">
        <w:t xml:space="preserve"> </w:t>
      </w:r>
      <w:r w:rsidRPr="00945117">
        <w:t>quieres</w:t>
      </w:r>
      <w:r w:rsidR="0014691B" w:rsidRPr="00945117">
        <w:t xml:space="preserve"> </w:t>
      </w:r>
      <w:r w:rsidRPr="00945117">
        <w:t>conocer</w:t>
      </w:r>
      <w:r w:rsidR="0014691B" w:rsidRPr="00945117">
        <w:t xml:space="preserve"> </w:t>
      </w:r>
      <w:r w:rsidRPr="00945117">
        <w:t>la</w:t>
      </w:r>
      <w:r w:rsidR="0014691B" w:rsidRPr="00945117">
        <w:t xml:space="preserve"> </w:t>
      </w:r>
      <w:r w:rsidRPr="00945117">
        <w:t>letra</w:t>
      </w:r>
      <w:r w:rsidR="0014691B" w:rsidRPr="00945117">
        <w:t xml:space="preserve"> </w:t>
      </w:r>
      <w:r w:rsidRPr="00945117">
        <w:t>de</w:t>
      </w:r>
      <w:r w:rsidR="0014691B" w:rsidRPr="00945117">
        <w:t xml:space="preserve"> </w:t>
      </w:r>
      <w:r w:rsidRPr="00945117">
        <w:t>La</w:t>
      </w:r>
      <w:r w:rsidR="0014691B" w:rsidRPr="00945117">
        <w:t xml:space="preserve"> </w:t>
      </w:r>
      <w:r w:rsidRPr="00945117">
        <w:t>Internacional,</w:t>
      </w:r>
      <w:r w:rsidR="0014691B" w:rsidRPr="00945117">
        <w:t xml:space="preserve"> </w:t>
      </w:r>
      <w:r w:rsidRPr="00945117">
        <w:t>el</w:t>
      </w:r>
      <w:r w:rsidR="0014691B" w:rsidRPr="00945117">
        <w:t xml:space="preserve"> </w:t>
      </w:r>
      <w:r w:rsidRPr="00945117">
        <w:t>himno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del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proletariado,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y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cuál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es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su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historia,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consulta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la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r w:rsidRPr="00945117">
        <w:rPr>
          <w:rStyle w:val="un"/>
          <w:rFonts w:asciiTheme="majorHAnsi" w:hAnsiTheme="majorHAnsi"/>
          <w:color w:val="000000" w:themeColor="text1"/>
          <w:szCs w:val="24"/>
        </w:rPr>
        <w:t>web</w:t>
      </w:r>
      <w:r w:rsidR="0014691B" w:rsidRPr="00945117">
        <w:rPr>
          <w:rStyle w:val="un"/>
          <w:rFonts w:asciiTheme="majorHAnsi" w:hAnsiTheme="majorHAnsi"/>
          <w:color w:val="000000" w:themeColor="text1"/>
          <w:szCs w:val="24"/>
        </w:rPr>
        <w:t xml:space="preserve"> </w:t>
      </w:r>
      <w:hyperlink r:id="rId27" w:tgtFrame="_blank" w:history="1">
        <w:r w:rsidR="00313034" w:rsidRPr="00945117">
          <w:rPr>
            <w:rStyle w:val="Hipervnculo"/>
            <w:rFonts w:asciiTheme="majorHAnsi" w:hAnsiTheme="majorHAnsi"/>
            <w:color w:val="000000" w:themeColor="text1"/>
            <w:szCs w:val="24"/>
          </w:rPr>
          <w:t>[VER</w:t>
        </w:r>
        <w:r w:rsidRPr="00945117">
          <w:rPr>
            <w:rStyle w:val="Hipervnculo"/>
            <w:rFonts w:asciiTheme="majorHAnsi" w:hAnsiTheme="majorHAnsi"/>
            <w:color w:val="000000" w:themeColor="text1"/>
            <w:szCs w:val="24"/>
          </w:rPr>
          <w:t>]</w:t>
        </w:r>
      </w:hyperlink>
      <w:r w:rsidRPr="00945117">
        <w:rPr>
          <w:rStyle w:val="un"/>
          <w:rFonts w:asciiTheme="majorHAnsi" w:hAnsiTheme="majorHAnsi"/>
          <w:color w:val="000000" w:themeColor="text1"/>
          <w:szCs w:val="24"/>
        </w:rPr>
        <w:t>.</w:t>
      </w:r>
    </w:p>
    <w:p w14:paraId="696109EC" w14:textId="3F6BB99F" w:rsidR="00D65570" w:rsidRPr="00945117" w:rsidRDefault="00D65570" w:rsidP="00DB1FA8">
      <w:pPr>
        <w:rPr>
          <w:rStyle w:val="un"/>
          <w:rFonts w:asciiTheme="majorHAnsi" w:hAnsiTheme="majorHAnsi"/>
          <w:color w:val="000000" w:themeColor="text1"/>
          <w:szCs w:val="24"/>
        </w:rPr>
      </w:pPr>
      <w:r w:rsidRPr="00D65570">
        <w:rPr>
          <w:rStyle w:val="un"/>
          <w:rFonts w:asciiTheme="majorHAnsi" w:hAnsiTheme="majorHAnsi"/>
          <w:color w:val="000000" w:themeColor="text1"/>
          <w:szCs w:val="24"/>
        </w:rPr>
        <w:t>http://www.federaciondeservicios.org/la-internacional</w:t>
      </w:r>
    </w:p>
    <w:p w14:paraId="121A1544" w14:textId="77777777" w:rsidR="00FE027F" w:rsidRPr="00945117" w:rsidRDefault="00FE027F" w:rsidP="00DB1FA8">
      <w:pPr>
        <w:rPr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15FFF" w:rsidRPr="00945117" w14:paraId="7F506646" w14:textId="77777777" w:rsidTr="005D42B8">
        <w:tc>
          <w:tcPr>
            <w:tcW w:w="9054" w:type="dxa"/>
            <w:gridSpan w:val="2"/>
            <w:shd w:val="clear" w:color="auto" w:fill="000000" w:themeFill="text1"/>
          </w:tcPr>
          <w:p w14:paraId="4DCE52EE" w14:textId="3CBDCAFD" w:rsidR="00615FFF" w:rsidRPr="00945117" w:rsidRDefault="00615FFF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 Recurso nuevo</w:t>
            </w:r>
          </w:p>
        </w:tc>
      </w:tr>
      <w:tr w:rsidR="00615FFF" w:rsidRPr="00945117" w14:paraId="54CBEBBB" w14:textId="77777777" w:rsidTr="005D42B8">
        <w:tc>
          <w:tcPr>
            <w:tcW w:w="2518" w:type="dxa"/>
          </w:tcPr>
          <w:p w14:paraId="4A708843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5A283D7E" w14:textId="5A72BBC4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CS_08_06_REC100</w:t>
            </w:r>
          </w:p>
        </w:tc>
      </w:tr>
      <w:tr w:rsidR="00615FFF" w:rsidRPr="00945117" w14:paraId="4B7C1DEE" w14:textId="77777777" w:rsidTr="005D42B8">
        <w:tc>
          <w:tcPr>
            <w:tcW w:w="2518" w:type="dxa"/>
          </w:tcPr>
          <w:p w14:paraId="2E1F406C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7FF740C1" w14:textId="5567D15A" w:rsidR="00615FFF" w:rsidRPr="00945117" w:rsidRDefault="00615FFF" w:rsidP="00DB1FA8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Primera y Segunda Internacional </w:t>
            </w:r>
          </w:p>
        </w:tc>
      </w:tr>
      <w:tr w:rsidR="00615FFF" w:rsidRPr="00945117" w14:paraId="0BD99CED" w14:textId="77777777" w:rsidTr="005D42B8">
        <w:tc>
          <w:tcPr>
            <w:tcW w:w="2518" w:type="dxa"/>
          </w:tcPr>
          <w:p w14:paraId="73950A00" w14:textId="77777777" w:rsidR="00615FFF" w:rsidRPr="00945117" w:rsidRDefault="00615FFF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1A06A44B" w14:textId="4B1C6DBD" w:rsidR="00615FFF" w:rsidRPr="00945117" w:rsidRDefault="00615FFF" w:rsidP="00DB1FA8">
            <w:pPr>
              <w:rPr>
                <w:color w:val="000000" w:themeColor="text1"/>
                <w:shd w:val="clear" w:color="auto" w:fill="FFFFFF"/>
              </w:rPr>
            </w:pPr>
            <w:r w:rsidRPr="00945117">
              <w:rPr>
                <w:rFonts w:eastAsia="Times New Roman"/>
                <w:color w:val="000000" w:themeColor="text1"/>
              </w:rPr>
              <w:t>Actividad sobre las características de estas reuniones internacionales</w:t>
            </w:r>
          </w:p>
        </w:tc>
      </w:tr>
    </w:tbl>
    <w:p w14:paraId="07830847" w14:textId="7CED82FB" w:rsidR="00615FFF" w:rsidRPr="00945117" w:rsidRDefault="00615FFF" w:rsidP="00DB1FA8">
      <w:pPr>
        <w:rPr>
          <w:rFonts w:eastAsia="Times New Roman"/>
          <w:color w:val="000000" w:themeColor="text1"/>
        </w:rPr>
      </w:pPr>
    </w:p>
    <w:p w14:paraId="4E15AACE" w14:textId="34A54833" w:rsidR="004E1847" w:rsidRPr="00945117" w:rsidRDefault="000715BC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 2]</w:t>
      </w:r>
      <w:r w:rsidRPr="00945117">
        <w:rPr>
          <w:b/>
        </w:rPr>
        <w:t xml:space="preserve"> </w:t>
      </w:r>
      <w:r>
        <w:rPr>
          <w:b/>
        </w:rPr>
        <w:t xml:space="preserve">  </w:t>
      </w:r>
      <w:bookmarkStart w:id="14" w:name="_Toc431822413"/>
      <w:r w:rsidR="004E1847" w:rsidRPr="00945117">
        <w:rPr>
          <w:rFonts w:eastAsia="Times New Roman"/>
        </w:rPr>
        <w:t>3.4</w:t>
      </w:r>
      <w:r w:rsidR="0014691B" w:rsidRPr="00945117">
        <w:rPr>
          <w:rFonts w:eastAsia="Times New Roman"/>
        </w:rPr>
        <w:t xml:space="preserve"> </w:t>
      </w:r>
      <w:r w:rsidR="004E1847" w:rsidRPr="00945117">
        <w:rPr>
          <w:rFonts w:eastAsia="Times New Roman"/>
        </w:rPr>
        <w:t>Consolidación</w:t>
      </w:r>
      <w:bookmarkEnd w:id="14"/>
    </w:p>
    <w:p w14:paraId="1C69BEAD" w14:textId="43CFA3AB" w:rsidR="004E1847" w:rsidRPr="00945117" w:rsidRDefault="004E1847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  <w:shd w:val="clear" w:color="auto" w:fill="FFFFFF"/>
        </w:rPr>
        <w:t>Actividades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para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consolidar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que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has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aprendido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sección.</w:t>
      </w:r>
    </w:p>
    <w:p w14:paraId="571F04F6" w14:textId="0FC6BA7B" w:rsidR="00FD0766" w:rsidRPr="00945117" w:rsidRDefault="00FD0766" w:rsidP="00DB1FA8">
      <w:pPr>
        <w:rPr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4577FD" w:rsidRPr="00945117" w14:paraId="2668A441" w14:textId="77777777" w:rsidTr="002B7125">
        <w:tc>
          <w:tcPr>
            <w:tcW w:w="9054" w:type="dxa"/>
            <w:gridSpan w:val="2"/>
            <w:shd w:val="clear" w:color="auto" w:fill="000000" w:themeFill="text1"/>
          </w:tcPr>
          <w:p w14:paraId="5C0E29DB" w14:textId="77777777" w:rsidR="004577FD" w:rsidRPr="00945117" w:rsidRDefault="004577FD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4577FD" w:rsidRPr="00945117" w14:paraId="7D18C352" w14:textId="77777777" w:rsidTr="002B7125">
        <w:tc>
          <w:tcPr>
            <w:tcW w:w="2518" w:type="dxa"/>
          </w:tcPr>
          <w:p w14:paraId="17722875" w14:textId="77777777" w:rsidR="004577FD" w:rsidRPr="00945117" w:rsidRDefault="004577FD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1186D7FD" w14:textId="6EA37B9A" w:rsidR="004577FD" w:rsidRPr="00945117" w:rsidRDefault="004577FD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DC56B0" w:rsidRPr="00945117">
              <w:rPr>
                <w:color w:val="000000"/>
              </w:rPr>
              <w:t>1</w:t>
            </w:r>
            <w:r w:rsidR="00615FFF" w:rsidRPr="00945117">
              <w:rPr>
                <w:color w:val="000000"/>
              </w:rPr>
              <w:t>1</w:t>
            </w:r>
            <w:r w:rsidRPr="00945117">
              <w:rPr>
                <w:color w:val="000000"/>
              </w:rPr>
              <w:t>0</w:t>
            </w:r>
          </w:p>
        </w:tc>
      </w:tr>
      <w:tr w:rsidR="004577FD" w:rsidRPr="00945117" w14:paraId="014D8066" w14:textId="77777777" w:rsidTr="002B7125">
        <w:tc>
          <w:tcPr>
            <w:tcW w:w="2518" w:type="dxa"/>
          </w:tcPr>
          <w:p w14:paraId="3A0A2CC1" w14:textId="77777777" w:rsidR="004577FD" w:rsidRPr="00945117" w:rsidRDefault="004577FD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3363CDA4" w14:textId="77777777" w:rsidR="004577FD" w:rsidRPr="00945117" w:rsidRDefault="004577FD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3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orígenes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obrero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/</w:t>
            </w:r>
            <w:r w:rsidRPr="00945117">
              <w:rPr>
                <w:rFonts w:eastAsia="Times New Roman"/>
                <w:color w:val="000000" w:themeColor="text1"/>
              </w:rPr>
              <w:t>3.4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Consolidación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</w:p>
          <w:p w14:paraId="16D4EB24" w14:textId="77777777" w:rsidR="004577FD" w:rsidRPr="00945117" w:rsidRDefault="004577FD" w:rsidP="00DB1FA8">
            <w:pPr>
              <w:rPr>
                <w:color w:val="000000" w:themeColor="text1"/>
              </w:rPr>
            </w:pPr>
          </w:p>
        </w:tc>
      </w:tr>
      <w:tr w:rsidR="004577FD" w:rsidRPr="00945117" w14:paraId="2F63C8C4" w14:textId="77777777" w:rsidTr="002B7125">
        <w:tc>
          <w:tcPr>
            <w:tcW w:w="2518" w:type="dxa"/>
          </w:tcPr>
          <w:p w14:paraId="08DCCBCC" w14:textId="77777777" w:rsidR="004577FD" w:rsidRPr="00945117" w:rsidRDefault="004577FD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5042D7F6" w14:textId="03344B78" w:rsidR="004577FD" w:rsidRPr="00945117" w:rsidRDefault="004577FD" w:rsidP="000715BC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Refuerza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tu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aprendizaje: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210BBD" w:rsidRPr="00945117">
              <w:rPr>
                <w:rFonts w:eastAsia="Times New Roman"/>
                <w:color w:val="000000" w:themeColor="text1"/>
              </w:rPr>
              <w:t>L</w:t>
            </w:r>
            <w:r w:rsidRPr="00945117">
              <w:rPr>
                <w:rFonts w:eastAsia="Times New Roman"/>
                <w:color w:val="000000" w:themeColor="text1"/>
              </w:rPr>
              <w:t>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DC56B0" w:rsidRPr="00945117">
              <w:rPr>
                <w:rFonts w:eastAsia="Times New Roman"/>
                <w:color w:val="000000" w:themeColor="text1"/>
              </w:rPr>
              <w:t>orígenes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DC56B0"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DC56B0" w:rsidRPr="00945117">
              <w:rPr>
                <w:rFonts w:eastAsia="Times New Roman"/>
                <w:color w:val="000000" w:themeColor="text1"/>
              </w:rPr>
              <w:t>movimiento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DC56B0" w:rsidRPr="00945117">
              <w:rPr>
                <w:rFonts w:eastAsia="Times New Roman"/>
                <w:color w:val="000000" w:themeColor="text1"/>
              </w:rPr>
              <w:t>obrero</w:t>
            </w:r>
          </w:p>
        </w:tc>
      </w:tr>
      <w:tr w:rsidR="004577FD" w:rsidRPr="00945117" w14:paraId="105C3E7A" w14:textId="77777777" w:rsidTr="002B7125">
        <w:tc>
          <w:tcPr>
            <w:tcW w:w="2518" w:type="dxa"/>
          </w:tcPr>
          <w:p w14:paraId="2219DD39" w14:textId="77777777" w:rsidR="004577FD" w:rsidRPr="00945117" w:rsidRDefault="004577FD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55489B43" w14:textId="68D7588F" w:rsidR="004577FD" w:rsidRPr="00945117" w:rsidRDefault="004577FD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Actividad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sobre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210BBD" w:rsidRPr="00945117">
              <w:rPr>
                <w:rFonts w:eastAsia="Times New Roman"/>
                <w:color w:val="000000" w:themeColor="text1"/>
              </w:rPr>
              <w:t>L</w:t>
            </w:r>
            <w:r w:rsidRPr="00945117">
              <w:rPr>
                <w:rFonts w:eastAsia="Times New Roman"/>
                <w:color w:val="000000" w:themeColor="text1"/>
              </w:rPr>
              <w:t>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orígenes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movimiento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obrero</w:t>
            </w:r>
          </w:p>
          <w:p w14:paraId="5D794516" w14:textId="77777777" w:rsidR="004577FD" w:rsidRPr="00945117" w:rsidRDefault="004577FD" w:rsidP="00DB1FA8">
            <w:pPr>
              <w:rPr>
                <w:color w:val="000000" w:themeColor="text1"/>
                <w:shd w:val="clear" w:color="auto" w:fill="FFFFFF"/>
              </w:rPr>
            </w:pPr>
          </w:p>
        </w:tc>
      </w:tr>
    </w:tbl>
    <w:p w14:paraId="3DD58DDC" w14:textId="77777777" w:rsidR="004E1847" w:rsidRPr="00945117" w:rsidRDefault="004E1847" w:rsidP="00DB1FA8">
      <w:pPr>
        <w:rPr>
          <w:rFonts w:eastAsia="Times New Roman"/>
          <w:color w:val="000000" w:themeColor="text1"/>
        </w:rPr>
      </w:pPr>
    </w:p>
    <w:p w14:paraId="44B00BF6" w14:textId="77777777" w:rsidR="004E1847" w:rsidRPr="00945117" w:rsidRDefault="004E1847" w:rsidP="00DB1FA8">
      <w:pPr>
        <w:rPr>
          <w:rFonts w:eastAsia="Times New Roman"/>
          <w:color w:val="000000" w:themeColor="text1"/>
        </w:rPr>
      </w:pPr>
    </w:p>
    <w:p w14:paraId="76E2953A" w14:textId="4A3DFC15" w:rsidR="000873B2" w:rsidRPr="00945117" w:rsidRDefault="007D3231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1]</w:t>
      </w:r>
      <w:r w:rsidR="0014691B" w:rsidRPr="00945117">
        <w:rPr>
          <w:b/>
        </w:rPr>
        <w:t xml:space="preserve"> </w:t>
      </w:r>
      <w:r w:rsidR="00A56697">
        <w:rPr>
          <w:b/>
        </w:rPr>
        <w:t xml:space="preserve"> </w:t>
      </w:r>
      <w:bookmarkStart w:id="15" w:name="_Toc431822414"/>
      <w:r w:rsidRPr="00945117">
        <w:rPr>
          <w:rFonts w:eastAsia="Times New Roman"/>
        </w:rPr>
        <w:t>4</w:t>
      </w:r>
      <w:r w:rsidR="000873B2" w:rsidRPr="00945117">
        <w:rPr>
          <w:rFonts w:eastAsia="Times New Roman"/>
        </w:rPr>
        <w:t xml:space="preserve"> Resultados de la sociedad industrial</w:t>
      </w:r>
      <w:bookmarkEnd w:id="15"/>
    </w:p>
    <w:p w14:paraId="6D83CCA7" w14:textId="621B31C5" w:rsidR="000873B2" w:rsidRPr="00945117" w:rsidRDefault="000873B2" w:rsidP="00DB1FA8">
      <w:r w:rsidRPr="00945117">
        <w:t xml:space="preserve">La conciencia de clases derivó además en una </w:t>
      </w:r>
      <w:r w:rsidRPr="00A56697">
        <w:rPr>
          <w:b/>
        </w:rPr>
        <w:t>conciencia de género</w:t>
      </w:r>
      <w:r w:rsidRPr="00945117">
        <w:t xml:space="preserve">, como germen del </w:t>
      </w:r>
      <w:r w:rsidRPr="00945117">
        <w:rPr>
          <w:b/>
        </w:rPr>
        <w:t>movimiento feminista</w:t>
      </w:r>
      <w:r w:rsidRPr="00945117">
        <w:t xml:space="preserve"> que exigía su igualdad de derechos. Este ha sido uno de sus principales hitos, además de los hechos políticos</w:t>
      </w:r>
      <w:r w:rsidR="00107D0D" w:rsidRPr="00945117">
        <w:t>,</w:t>
      </w:r>
      <w:r w:rsidRPr="00945117">
        <w:t xml:space="preserve"> así como las publicaciones que se desarrollaron durante más de un siglo</w:t>
      </w:r>
      <w:r w:rsidR="00A56697">
        <w:t xml:space="preserve">, </w:t>
      </w:r>
      <w:r w:rsidRPr="00945117">
        <w:t xml:space="preserve">que va desde las protestas de Ned Ludd en Inglaterra hasta la Revolución de </w:t>
      </w:r>
      <w:r w:rsidR="00107D0D" w:rsidRPr="00945117">
        <w:t>O</w:t>
      </w:r>
      <w:r w:rsidRPr="00945117">
        <w:t>ctubre en Rusia.</w:t>
      </w:r>
    </w:p>
    <w:p w14:paraId="5344283B" w14:textId="77777777" w:rsidR="00210BBD" w:rsidRDefault="00210BBD" w:rsidP="00DB1FA8">
      <w:pPr>
        <w:rPr>
          <w:rFonts w:eastAsia="Times New Roman"/>
          <w:color w:val="000000" w:themeColor="text1"/>
        </w:rPr>
      </w:pPr>
    </w:p>
    <w:p w14:paraId="78C82F61" w14:textId="40F427A2" w:rsidR="00210BBD" w:rsidRPr="00945117" w:rsidRDefault="00A56697" w:rsidP="00DB1FA8">
      <w:pPr>
        <w:rPr>
          <w:rFonts w:eastAsia="Times New Roman"/>
        </w:rPr>
      </w:pPr>
      <w:bookmarkStart w:id="16" w:name="_Toc431822415"/>
      <w:r w:rsidRPr="00945117">
        <w:rPr>
          <w:b/>
          <w:highlight w:val="yellow"/>
        </w:rPr>
        <w:t>[SECCIÓN 2]</w:t>
      </w:r>
      <w:r w:rsidRPr="00945117">
        <w:rPr>
          <w:b/>
        </w:rPr>
        <w:t xml:space="preserve"> </w:t>
      </w:r>
      <w:r>
        <w:rPr>
          <w:b/>
        </w:rPr>
        <w:t xml:space="preserve">  </w:t>
      </w:r>
      <w:r w:rsidR="00210BBD" w:rsidRPr="00945117">
        <w:rPr>
          <w:rFonts w:eastAsia="Times New Roman"/>
        </w:rPr>
        <w:t>4.</w:t>
      </w:r>
      <w:r w:rsidR="00F147A3" w:rsidRPr="00945117">
        <w:rPr>
          <w:rFonts w:eastAsia="Times New Roman"/>
        </w:rPr>
        <w:t>1</w:t>
      </w:r>
      <w:r w:rsidR="00210BBD" w:rsidRPr="00945117">
        <w:rPr>
          <w:rFonts w:eastAsia="Times New Roman"/>
        </w:rPr>
        <w:t xml:space="preserve"> Principales hitos</w:t>
      </w:r>
      <w:bookmarkEnd w:id="16"/>
    </w:p>
    <w:p w14:paraId="3A3D996B" w14:textId="1F7C3085" w:rsidR="00210BBD" w:rsidRDefault="00DC5182" w:rsidP="00DB1FA8">
      <w:pPr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Conoce una síntesis de los principales acontecimientos de la sociedad industrial.</w:t>
      </w:r>
    </w:p>
    <w:p w14:paraId="7A5E1097" w14:textId="77777777" w:rsidR="00DC5182" w:rsidRPr="00945117" w:rsidRDefault="00DC5182" w:rsidP="00DB1FA8">
      <w:pPr>
        <w:rPr>
          <w:rFonts w:eastAsia="Times New Roman"/>
          <w:color w:val="000000" w:themeColor="text1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2"/>
        <w:gridCol w:w="7496"/>
      </w:tblGrid>
      <w:tr w:rsidR="00210BBD" w:rsidRPr="00945117" w14:paraId="183401EC" w14:textId="77777777" w:rsidTr="005D42B8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8336EF1" w14:textId="77777777" w:rsidR="00210BBD" w:rsidRPr="00945117" w:rsidRDefault="00210BBD" w:rsidP="00DC5182">
            <w:pPr>
              <w:spacing w:after="0"/>
              <w:rPr>
                <w:rFonts w:eastAsia="Times New Roman"/>
                <w:b/>
                <w:bCs/>
                <w:color w:val="000000" w:themeColor="text1"/>
              </w:rPr>
            </w:pPr>
            <w:r w:rsidRPr="00945117">
              <w:rPr>
                <w:rFonts w:eastAsia="Times New Roman"/>
                <w:b/>
                <w:bCs/>
                <w:color w:val="000000" w:themeColor="text1"/>
              </w:rPr>
              <w:t>La sociedad industrial y sus ideologías</w:t>
            </w:r>
          </w:p>
        </w:tc>
      </w:tr>
      <w:tr w:rsidR="00210BBD" w:rsidRPr="00945117" w14:paraId="41C0D61D" w14:textId="77777777" w:rsidTr="005D42B8"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6" w:space="0" w:color="FFFFFF"/>
              <w:right w:val="single" w:sz="2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E3A8391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CRONOLOGÍA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45D61A6E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PRINCIPALES HITOS</w:t>
            </w:r>
          </w:p>
        </w:tc>
      </w:tr>
      <w:tr w:rsidR="00210BBD" w:rsidRPr="00945117" w14:paraId="7AF02154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DE2DC72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1799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32FC6F3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La destrucción de un telar mecánico por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Ned Ludd</w:t>
            </w:r>
            <w:r w:rsidRPr="00945117">
              <w:rPr>
                <w:rFonts w:eastAsia="Times New Roman"/>
                <w:color w:val="000000" w:themeColor="text1"/>
              </w:rPr>
              <w:t xml:space="preserve"> como forma de protesta.</w:t>
            </w:r>
          </w:p>
        </w:tc>
      </w:tr>
      <w:tr w:rsidR="00210BBD" w:rsidRPr="00945117" w14:paraId="37FF3882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93B9789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1811-1816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E316512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El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ludismo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</w:p>
        </w:tc>
      </w:tr>
      <w:tr w:rsidR="00210BBD" w:rsidRPr="00945117" w14:paraId="22AFD951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5527AC51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1825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E0A7823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El nacimiento de los primeros sindicatos obreros </w:t>
            </w:r>
            <w:r w:rsidRPr="00945117">
              <w:rPr>
                <w:rFonts w:eastAsia="Times New Roman"/>
                <w:i/>
                <w:iCs/>
                <w:color w:val="000000" w:themeColor="text1"/>
              </w:rPr>
              <w:t>(trade unions)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</w:p>
        </w:tc>
      </w:tr>
      <w:tr w:rsidR="00210BBD" w:rsidRPr="00945117" w14:paraId="63057691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4F30C2FB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1837-1848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CB4E6C3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El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cartismo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</w:p>
        </w:tc>
      </w:tr>
      <w:tr w:rsidR="00210BBD" w:rsidRPr="00945117" w14:paraId="04B33D0C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3A28D90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1848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E1DB4F0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La publicación del </w:t>
            </w:r>
            <w:r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>Manifiesto comunista</w:t>
            </w:r>
            <w:r w:rsidRPr="00945117">
              <w:rPr>
                <w:rFonts w:eastAsia="Times New Roman"/>
                <w:color w:val="000000" w:themeColor="text1"/>
              </w:rPr>
              <w:t>, de Karl Marx y Friedrich Engels.</w:t>
            </w:r>
          </w:p>
        </w:tc>
      </w:tr>
      <w:tr w:rsidR="00210BBD" w:rsidRPr="00945117" w14:paraId="3552165D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6B39B186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1864-1876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1F5C5C6A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La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Primera Internacional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</w:p>
        </w:tc>
      </w:tr>
      <w:tr w:rsidR="00210BBD" w:rsidRPr="00945117" w14:paraId="661D5CAC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930CF0B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1867-1894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5083A9FE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La publicación de </w:t>
            </w:r>
            <w:r w:rsidRPr="00945117">
              <w:rPr>
                <w:rFonts w:eastAsia="Times New Roman"/>
                <w:b/>
                <w:bCs/>
                <w:i/>
                <w:iCs/>
                <w:color w:val="000000" w:themeColor="text1"/>
              </w:rPr>
              <w:t>El capital</w:t>
            </w:r>
            <w:r w:rsidRPr="00945117">
              <w:rPr>
                <w:rFonts w:eastAsia="Times New Roman"/>
                <w:color w:val="000000" w:themeColor="text1"/>
              </w:rPr>
              <w:t>, de Karl Marx y Friedrich Engels.</w:t>
            </w:r>
          </w:p>
        </w:tc>
      </w:tr>
      <w:tr w:rsidR="00210BBD" w:rsidRPr="00945117" w14:paraId="206A23DF" w14:textId="77777777" w:rsidTr="005D42B8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0F7925CD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1889-1920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5ABF1DB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La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Segunda Internacional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</w:p>
        </w:tc>
      </w:tr>
      <w:tr w:rsidR="00210BBD" w:rsidRPr="00945117" w14:paraId="30B42E09" w14:textId="77777777" w:rsidTr="005D42B8"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6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22EED62A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1880-1918</w:t>
            </w:r>
          </w:p>
        </w:tc>
        <w:tc>
          <w:tcPr>
            <w:tcW w:w="0" w:type="auto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FECE6"/>
            <w:tcMar>
              <w:top w:w="90" w:type="dxa"/>
              <w:left w:w="150" w:type="dxa"/>
              <w:bottom w:w="90" w:type="dxa"/>
              <w:right w:w="90" w:type="dxa"/>
            </w:tcMar>
            <w:vAlign w:val="center"/>
            <w:hideMark/>
          </w:tcPr>
          <w:p w14:paraId="3F9ACCEB" w14:textId="77777777" w:rsidR="00210BBD" w:rsidRPr="00945117" w:rsidRDefault="00210BBD" w:rsidP="00DC5182">
            <w:pPr>
              <w:spacing w:after="0"/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El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 xml:space="preserve">feminismo </w:t>
            </w:r>
            <w:r w:rsidRPr="00945117">
              <w:rPr>
                <w:rFonts w:eastAsia="Times New Roman"/>
                <w:color w:val="000000" w:themeColor="text1"/>
              </w:rPr>
              <w:t>sufragista.</w:t>
            </w:r>
          </w:p>
        </w:tc>
      </w:tr>
    </w:tbl>
    <w:p w14:paraId="0B56E0DF" w14:textId="77777777" w:rsidR="00210BBD" w:rsidRPr="00945117" w:rsidRDefault="00210BBD" w:rsidP="00DB1FA8">
      <w:pPr>
        <w:rPr>
          <w:rFonts w:eastAsia="Times New Roman"/>
          <w:color w:val="000000" w:themeColor="text1"/>
        </w:rPr>
      </w:pPr>
    </w:p>
    <w:p w14:paraId="6E65D25D" w14:textId="77777777" w:rsidR="00210BBD" w:rsidRPr="00945117" w:rsidRDefault="00210BBD" w:rsidP="00DB1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27"/>
        <w:gridCol w:w="7627"/>
      </w:tblGrid>
      <w:tr w:rsidR="00210BBD" w:rsidRPr="00945117" w14:paraId="50A584D4" w14:textId="77777777" w:rsidTr="005D42B8">
        <w:tc>
          <w:tcPr>
            <w:tcW w:w="9054" w:type="dxa"/>
            <w:gridSpan w:val="2"/>
            <w:shd w:val="clear" w:color="auto" w:fill="000000" w:themeFill="text1"/>
          </w:tcPr>
          <w:p w14:paraId="0927A304" w14:textId="77777777" w:rsidR="00210BBD" w:rsidRPr="00945117" w:rsidRDefault="00210BBD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 Recurso aprovechado</w:t>
            </w:r>
          </w:p>
        </w:tc>
      </w:tr>
      <w:tr w:rsidR="00210BBD" w:rsidRPr="00945117" w14:paraId="453881C2" w14:textId="77777777" w:rsidTr="00F147A3">
        <w:tc>
          <w:tcPr>
            <w:tcW w:w="1427" w:type="dxa"/>
          </w:tcPr>
          <w:p w14:paraId="78E59194" w14:textId="77777777" w:rsidR="00210BBD" w:rsidRPr="00945117" w:rsidRDefault="00210BBD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lastRenderedPageBreak/>
              <w:t>Código</w:t>
            </w:r>
          </w:p>
        </w:tc>
        <w:tc>
          <w:tcPr>
            <w:tcW w:w="7627" w:type="dxa"/>
          </w:tcPr>
          <w:p w14:paraId="1A0ECF6E" w14:textId="509066CA" w:rsidR="00210BBD" w:rsidRPr="00945117" w:rsidRDefault="00210BBD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CS_08_06_REC1</w:t>
            </w:r>
            <w:r w:rsidR="006A07E6" w:rsidRPr="00945117">
              <w:rPr>
                <w:color w:val="000000"/>
              </w:rPr>
              <w:t>2</w:t>
            </w:r>
            <w:r w:rsidRPr="00945117">
              <w:rPr>
                <w:color w:val="000000"/>
              </w:rPr>
              <w:t>0</w:t>
            </w:r>
          </w:p>
        </w:tc>
      </w:tr>
      <w:tr w:rsidR="00210BBD" w:rsidRPr="00945117" w14:paraId="02199C8C" w14:textId="77777777" w:rsidTr="00F147A3">
        <w:tc>
          <w:tcPr>
            <w:tcW w:w="1427" w:type="dxa"/>
          </w:tcPr>
          <w:p w14:paraId="23D6BE4E" w14:textId="77777777" w:rsidR="00210BBD" w:rsidRPr="00945117" w:rsidRDefault="00210BBD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7627" w:type="dxa"/>
          </w:tcPr>
          <w:p w14:paraId="004F6D1D" w14:textId="00931DE0" w:rsidR="00210BBD" w:rsidRPr="00945117" w:rsidRDefault="00210BBD" w:rsidP="00DB1FA8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Cronología: </w:t>
            </w:r>
            <w:r w:rsidR="004A1AD6" w:rsidRPr="00945117">
              <w:rPr>
                <w:rFonts w:eastAsia="Times New Roman"/>
                <w:color w:val="000000" w:themeColor="text1"/>
              </w:rPr>
              <w:t>principales hitos de la sociedad industrial</w:t>
            </w:r>
          </w:p>
        </w:tc>
      </w:tr>
      <w:tr w:rsidR="00210BBD" w:rsidRPr="00945117" w14:paraId="491DABF2" w14:textId="77777777" w:rsidTr="00F147A3">
        <w:tc>
          <w:tcPr>
            <w:tcW w:w="1427" w:type="dxa"/>
          </w:tcPr>
          <w:p w14:paraId="2B976461" w14:textId="77777777" w:rsidR="00210BBD" w:rsidRPr="00945117" w:rsidRDefault="00210BBD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7627" w:type="dxa"/>
          </w:tcPr>
          <w:p w14:paraId="69F2A3F5" w14:textId="1986858A" w:rsidR="00210BBD" w:rsidRPr="00945117" w:rsidRDefault="00210BBD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Cronología del per</w:t>
            </w:r>
            <w:r w:rsidR="004C332C" w:rsidRPr="00945117">
              <w:rPr>
                <w:rFonts w:eastAsia="Times New Roman"/>
                <w:color w:val="000000" w:themeColor="text1"/>
              </w:rPr>
              <w:t>i</w:t>
            </w:r>
            <w:r w:rsidRPr="00945117">
              <w:rPr>
                <w:rFonts w:eastAsia="Times New Roman"/>
                <w:color w:val="000000" w:themeColor="text1"/>
              </w:rPr>
              <w:t>odo que transcurre entre la aparición de las primeras asociaciones obreras y el triunfo de la Revolución Rusa de 1917</w:t>
            </w:r>
          </w:p>
          <w:p w14:paraId="1C88D9F1" w14:textId="77777777" w:rsidR="00210BBD" w:rsidRPr="00945117" w:rsidRDefault="00210BBD" w:rsidP="00DB1FA8">
            <w:pPr>
              <w:rPr>
                <w:color w:val="000000" w:themeColor="text1"/>
                <w:shd w:val="clear" w:color="auto" w:fill="FFFFFF"/>
              </w:rPr>
            </w:pPr>
          </w:p>
        </w:tc>
      </w:tr>
      <w:tr w:rsidR="00210BBD" w:rsidRPr="00945117" w14:paraId="4B0C7318" w14:textId="77777777" w:rsidTr="00F147A3">
        <w:tc>
          <w:tcPr>
            <w:tcW w:w="1427" w:type="dxa"/>
          </w:tcPr>
          <w:p w14:paraId="125A4200" w14:textId="77777777" w:rsidR="00210BBD" w:rsidRPr="00945117" w:rsidRDefault="00210BBD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 en Aula Planeta</w:t>
            </w:r>
          </w:p>
        </w:tc>
        <w:tc>
          <w:tcPr>
            <w:tcW w:w="7627" w:type="dxa"/>
          </w:tcPr>
          <w:p w14:paraId="2BA2C0BC" w14:textId="77777777" w:rsidR="00210BBD" w:rsidRPr="00945117" w:rsidRDefault="00210BBD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 xml:space="preserve">4o ESO / CS / </w:t>
            </w:r>
            <w:r w:rsidRPr="00945117">
              <w:rPr>
                <w:color w:val="000000" w:themeColor="text1"/>
              </w:rPr>
              <w:t>La sociedad industrial y sus ideologías/</w:t>
            </w:r>
            <w:r w:rsidRPr="00945117">
              <w:t xml:space="preserve">1 </w:t>
            </w:r>
            <w:r w:rsidRPr="00945117">
              <w:rPr>
                <w:color w:val="000000" w:themeColor="text1"/>
              </w:rPr>
              <w:t>La sociedad de clases/</w:t>
            </w:r>
            <w:r w:rsidRPr="00945117">
              <w:rPr>
                <w:rFonts w:eastAsia="Times New Roman"/>
                <w:color w:val="000000" w:themeColor="text1"/>
              </w:rPr>
              <w:t>4 El feminismo y el sufragio</w:t>
            </w:r>
          </w:p>
          <w:p w14:paraId="1DC8B1C2" w14:textId="77777777" w:rsidR="00210BBD" w:rsidRPr="00945117" w:rsidRDefault="00210BBD" w:rsidP="00DB1FA8">
            <w:pPr>
              <w:rPr>
                <w:rFonts w:eastAsia="Times New Roman"/>
                <w:color w:val="000000" w:themeColor="text1"/>
              </w:rPr>
            </w:pPr>
          </w:p>
          <w:p w14:paraId="37582190" w14:textId="77777777" w:rsidR="00210BBD" w:rsidRPr="00945117" w:rsidRDefault="00210BBD" w:rsidP="00DB1FA8">
            <w:pPr>
              <w:rPr>
                <w:color w:val="000000" w:themeColor="text1"/>
              </w:rPr>
            </w:pPr>
          </w:p>
        </w:tc>
      </w:tr>
    </w:tbl>
    <w:p w14:paraId="211F5409" w14:textId="77777777" w:rsidR="00210BBD" w:rsidRDefault="00210BBD" w:rsidP="00DB1FA8">
      <w:pPr>
        <w:rPr>
          <w:rFonts w:eastAsia="Times New Roman"/>
        </w:rPr>
      </w:pPr>
    </w:p>
    <w:p w14:paraId="71A14D69" w14:textId="77777777" w:rsidR="00A56697" w:rsidRDefault="00A56697" w:rsidP="00DB1FA8">
      <w:pPr>
        <w:rPr>
          <w:rFonts w:eastAsia="Times New Roman"/>
        </w:rPr>
      </w:pPr>
    </w:p>
    <w:p w14:paraId="162B4E1D" w14:textId="46865774" w:rsidR="004E1847" w:rsidRPr="00945117" w:rsidRDefault="00A56697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 2]</w:t>
      </w:r>
      <w:r w:rsidRPr="00945117">
        <w:rPr>
          <w:b/>
        </w:rPr>
        <w:t xml:space="preserve"> </w:t>
      </w:r>
      <w:r>
        <w:rPr>
          <w:b/>
        </w:rPr>
        <w:t xml:space="preserve">   </w:t>
      </w:r>
      <w:bookmarkStart w:id="17" w:name="_Toc431822416"/>
      <w:r w:rsidR="000873B2" w:rsidRPr="00945117">
        <w:rPr>
          <w:rFonts w:eastAsia="Times New Roman"/>
        </w:rPr>
        <w:t>4.</w:t>
      </w:r>
      <w:r w:rsidR="00F147A3" w:rsidRPr="00945117">
        <w:rPr>
          <w:rFonts w:eastAsia="Times New Roman"/>
        </w:rPr>
        <w:t>2</w:t>
      </w:r>
      <w:r w:rsidR="0014691B" w:rsidRPr="00945117">
        <w:rPr>
          <w:rFonts w:eastAsia="Times New Roman"/>
        </w:rPr>
        <w:t xml:space="preserve"> </w:t>
      </w:r>
      <w:r w:rsidR="0017791B" w:rsidRPr="00945117">
        <w:rPr>
          <w:rFonts w:eastAsia="Times New Roman"/>
        </w:rPr>
        <w:t>El</w:t>
      </w:r>
      <w:r w:rsidR="0014691B" w:rsidRPr="00945117">
        <w:rPr>
          <w:rFonts w:eastAsia="Times New Roman"/>
        </w:rPr>
        <w:t xml:space="preserve"> </w:t>
      </w:r>
      <w:r w:rsidR="0017791B" w:rsidRPr="00945117">
        <w:rPr>
          <w:rFonts w:eastAsia="Times New Roman"/>
        </w:rPr>
        <w:t>feminismo</w:t>
      </w:r>
      <w:r w:rsidR="0014691B" w:rsidRPr="00945117">
        <w:rPr>
          <w:rFonts w:eastAsia="Times New Roman"/>
        </w:rPr>
        <w:t xml:space="preserve"> </w:t>
      </w:r>
      <w:r w:rsidR="0017791B" w:rsidRPr="00945117">
        <w:rPr>
          <w:rFonts w:eastAsia="Times New Roman"/>
        </w:rPr>
        <w:t>y</w:t>
      </w:r>
      <w:r w:rsidR="0014691B" w:rsidRPr="00945117">
        <w:rPr>
          <w:rFonts w:eastAsia="Times New Roman"/>
        </w:rPr>
        <w:t xml:space="preserve"> </w:t>
      </w:r>
      <w:r w:rsidR="0017791B" w:rsidRPr="00945117">
        <w:rPr>
          <w:rFonts w:eastAsia="Times New Roman"/>
        </w:rPr>
        <w:t>el</w:t>
      </w:r>
      <w:r w:rsidR="0014691B" w:rsidRPr="00945117">
        <w:rPr>
          <w:rFonts w:eastAsia="Times New Roman"/>
        </w:rPr>
        <w:t xml:space="preserve"> </w:t>
      </w:r>
      <w:r w:rsidR="0017791B" w:rsidRPr="00945117">
        <w:rPr>
          <w:rFonts w:eastAsia="Times New Roman"/>
        </w:rPr>
        <w:t>sufragio</w:t>
      </w:r>
      <w:bookmarkEnd w:id="17"/>
    </w:p>
    <w:p w14:paraId="04FC6842" w14:textId="77777777" w:rsidR="00032A97" w:rsidRDefault="004E1847" w:rsidP="00DB1FA8">
      <w:pPr>
        <w:rPr>
          <w:rStyle w:val="un"/>
          <w:color w:val="000000" w:themeColor="text1"/>
          <w:szCs w:val="24"/>
        </w:rPr>
      </w:pPr>
      <w:r w:rsidRPr="00DC5182">
        <w:rPr>
          <w:rStyle w:val="un"/>
          <w:color w:val="000000" w:themeColor="text1"/>
          <w:szCs w:val="24"/>
        </w:rPr>
        <w:t>La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industrialización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también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propició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el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nacimiento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del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movimiento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feminista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hacia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1850.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Sin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embargo,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="00BB5526" w:rsidRPr="00DC5182">
        <w:rPr>
          <w:rStyle w:val="un"/>
          <w:color w:val="000000" w:themeColor="text1"/>
          <w:szCs w:val="24"/>
        </w:rPr>
        <w:t xml:space="preserve">tuvo </w:t>
      </w:r>
      <w:r w:rsidRPr="00DC5182">
        <w:rPr>
          <w:rStyle w:val="un"/>
          <w:color w:val="000000" w:themeColor="text1"/>
          <w:szCs w:val="24"/>
        </w:rPr>
        <w:t>un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precedente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las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reivindicaciones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de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mujeres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como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Olympe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de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Gouges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y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Mary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Wollstonecraft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finales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del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siglo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XVIII.</w:t>
      </w:r>
    </w:p>
    <w:p w14:paraId="7C0227EB" w14:textId="6238588F" w:rsidR="004E1847" w:rsidRPr="00DC5182" w:rsidRDefault="004E1847" w:rsidP="00DB1FA8">
      <w:pPr>
        <w:rPr>
          <w:rStyle w:val="un"/>
          <w:color w:val="000000" w:themeColor="text1"/>
          <w:szCs w:val="24"/>
        </w:rPr>
      </w:pPr>
      <w:r w:rsidRPr="00DC5182">
        <w:rPr>
          <w:rStyle w:val="un"/>
          <w:color w:val="000000" w:themeColor="text1"/>
          <w:szCs w:val="24"/>
        </w:rPr>
        <w:t>El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feminismo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="00680E62" w:rsidRPr="00DC5182">
        <w:rPr>
          <w:rStyle w:val="un"/>
          <w:color w:val="000000" w:themeColor="text1"/>
          <w:szCs w:val="24"/>
        </w:rPr>
        <w:t>del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="00680E62" w:rsidRPr="00DC5182">
        <w:rPr>
          <w:rStyle w:val="un"/>
          <w:color w:val="000000" w:themeColor="text1"/>
          <w:szCs w:val="24"/>
        </w:rPr>
        <w:t>siglo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="00680E62" w:rsidRPr="00DC5182">
        <w:rPr>
          <w:rStyle w:val="un"/>
          <w:color w:val="000000" w:themeColor="text1"/>
          <w:szCs w:val="24"/>
        </w:rPr>
        <w:t>XIX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estaba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integrado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por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mujeres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de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la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burguesía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y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trabajadoras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instruidas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que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exigían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la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igualdad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de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la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mujer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="00DC4E4E" w:rsidRPr="00DC5182">
        <w:rPr>
          <w:rStyle w:val="un"/>
          <w:color w:val="000000" w:themeColor="text1"/>
          <w:szCs w:val="24"/>
        </w:rPr>
        <w:t xml:space="preserve">en el campo </w:t>
      </w:r>
      <w:r w:rsidRPr="00DC5182">
        <w:rPr>
          <w:rStyle w:val="un"/>
          <w:color w:val="000000" w:themeColor="text1"/>
          <w:szCs w:val="24"/>
        </w:rPr>
        <w:t>social,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educativo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y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laboral.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Su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principal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reivindicación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fue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el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sufragio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femenino</w:t>
      </w:r>
      <w:r w:rsidRPr="00DC5182">
        <w:rPr>
          <w:rStyle w:val="un"/>
          <w:color w:val="000000" w:themeColor="text1"/>
          <w:szCs w:val="24"/>
        </w:rPr>
        <w:t>.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Estados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Unidos,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Gran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Bretaña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y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Francia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fueron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los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principales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focos</w:t>
      </w:r>
      <w:r w:rsidR="0014691B" w:rsidRPr="00DC5182">
        <w:rPr>
          <w:rStyle w:val="un"/>
          <w:color w:val="000000" w:themeColor="text1"/>
          <w:szCs w:val="24"/>
        </w:rPr>
        <w:t xml:space="preserve"> </w:t>
      </w:r>
      <w:r w:rsidRPr="00DC5182">
        <w:rPr>
          <w:rStyle w:val="un"/>
          <w:color w:val="000000" w:themeColor="text1"/>
          <w:szCs w:val="24"/>
        </w:rPr>
        <w:t>del</w:t>
      </w:r>
      <w:r w:rsidR="0014691B" w:rsidRPr="00DC5182">
        <w:rPr>
          <w:rStyle w:val="apple-converted-space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movimiento</w:t>
      </w:r>
      <w:r w:rsidR="0014691B" w:rsidRPr="00DC5182">
        <w:rPr>
          <w:rStyle w:val="Textoennegrita"/>
          <w:color w:val="000000" w:themeColor="text1"/>
          <w:szCs w:val="24"/>
        </w:rPr>
        <w:t xml:space="preserve"> </w:t>
      </w:r>
      <w:r w:rsidRPr="00DC5182">
        <w:rPr>
          <w:rStyle w:val="Textoennegrita"/>
          <w:color w:val="000000" w:themeColor="text1"/>
          <w:szCs w:val="24"/>
        </w:rPr>
        <w:t>sufragista</w:t>
      </w:r>
      <w:r w:rsidRPr="00DC5182">
        <w:rPr>
          <w:rStyle w:val="un"/>
          <w:color w:val="000000" w:themeColor="text1"/>
          <w:szCs w:val="24"/>
        </w:rPr>
        <w:t>.</w:t>
      </w:r>
    </w:p>
    <w:p w14:paraId="79C24D11" w14:textId="77777777" w:rsidR="0017791B" w:rsidRPr="00945117" w:rsidRDefault="0017791B" w:rsidP="00DB1FA8">
      <w:pPr>
        <w:rPr>
          <w:rStyle w:val="un"/>
          <w:rFonts w:asciiTheme="majorHAnsi" w:hAnsiTheme="majorHAnsi"/>
          <w:color w:val="000000" w:themeColor="text1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17791B" w:rsidRPr="00945117" w14:paraId="3BF6C2BF" w14:textId="77777777" w:rsidTr="002B7125">
        <w:tc>
          <w:tcPr>
            <w:tcW w:w="9054" w:type="dxa"/>
            <w:gridSpan w:val="2"/>
            <w:shd w:val="clear" w:color="auto" w:fill="0D0D0D" w:themeFill="text1" w:themeFillTint="F2"/>
          </w:tcPr>
          <w:p w14:paraId="2E137831" w14:textId="77777777" w:rsidR="0017791B" w:rsidRPr="00945117" w:rsidRDefault="0017791B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Imagen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(fotografía,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gráfica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ilustración)</w:t>
            </w:r>
          </w:p>
        </w:tc>
      </w:tr>
      <w:tr w:rsidR="0017791B" w:rsidRPr="00945117" w14:paraId="02467927" w14:textId="77777777" w:rsidTr="002B7125">
        <w:tc>
          <w:tcPr>
            <w:tcW w:w="1668" w:type="dxa"/>
          </w:tcPr>
          <w:p w14:paraId="0499F627" w14:textId="77777777" w:rsidR="0017791B" w:rsidRPr="00945117" w:rsidRDefault="0017791B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7386" w:type="dxa"/>
          </w:tcPr>
          <w:p w14:paraId="2184E4B3" w14:textId="77777777" w:rsidR="0017791B" w:rsidRPr="00945117" w:rsidRDefault="0017791B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CS_08_06_IMG</w:t>
            </w:r>
            <w:r w:rsidR="00146C96" w:rsidRPr="00945117">
              <w:rPr>
                <w:b/>
                <w:color w:val="000000"/>
              </w:rPr>
              <w:t>10</w:t>
            </w:r>
          </w:p>
        </w:tc>
      </w:tr>
      <w:tr w:rsidR="0017791B" w:rsidRPr="00945117" w14:paraId="4181020E" w14:textId="77777777" w:rsidTr="002B7125">
        <w:tc>
          <w:tcPr>
            <w:tcW w:w="1668" w:type="dxa"/>
          </w:tcPr>
          <w:p w14:paraId="64A283A4" w14:textId="77777777" w:rsidR="0017791B" w:rsidRPr="00945117" w:rsidRDefault="0017791B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7386" w:type="dxa"/>
          </w:tcPr>
          <w:p w14:paraId="49A10671" w14:textId="61F0893E" w:rsidR="0017791B" w:rsidRPr="00945117" w:rsidRDefault="00746A12" w:rsidP="00DB1FA8">
            <w:pPr>
              <w:rPr>
                <w:color w:val="000000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El </w:t>
            </w:r>
            <w:r w:rsidR="00146C96" w:rsidRPr="00945117">
              <w:rPr>
                <w:rFonts w:eastAsia="Times New Roman"/>
                <w:color w:val="000000" w:themeColor="text1"/>
              </w:rPr>
              <w:t>feminismo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146C96"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146C96"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="00146C96" w:rsidRPr="00945117">
              <w:rPr>
                <w:rFonts w:eastAsia="Times New Roman"/>
                <w:color w:val="000000" w:themeColor="text1"/>
              </w:rPr>
              <w:t>sufragio</w:t>
            </w:r>
          </w:p>
        </w:tc>
      </w:tr>
      <w:tr w:rsidR="0017791B" w:rsidRPr="00945117" w14:paraId="0D8CE725" w14:textId="77777777" w:rsidTr="002B7125">
        <w:tc>
          <w:tcPr>
            <w:tcW w:w="1668" w:type="dxa"/>
          </w:tcPr>
          <w:p w14:paraId="0D38A73C" w14:textId="77777777" w:rsidR="0017791B" w:rsidRPr="00945117" w:rsidRDefault="0017791B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Shutterstock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(o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URL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o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la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ruta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en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AulaPlaneta)</w:t>
            </w:r>
          </w:p>
        </w:tc>
        <w:tc>
          <w:tcPr>
            <w:tcW w:w="7386" w:type="dxa"/>
          </w:tcPr>
          <w:p w14:paraId="51745B99" w14:textId="77777777" w:rsidR="0017791B" w:rsidRPr="00945117" w:rsidRDefault="0017791B" w:rsidP="00DB1FA8">
            <w:pPr>
              <w:rPr>
                <w:color w:val="000000"/>
                <w:lang w:val="es-CO"/>
              </w:rPr>
            </w:pPr>
          </w:p>
          <w:p w14:paraId="77EADC43" w14:textId="77777777" w:rsidR="0017791B" w:rsidRPr="00945117" w:rsidRDefault="0017791B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4</w:t>
            </w:r>
            <w:r w:rsidR="0014691B" w:rsidRPr="00945117">
              <w:rPr>
                <w:rFonts w:eastAsia="Times New Roman"/>
                <w:noProof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feminismo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sufragio.</w:t>
            </w:r>
          </w:p>
          <w:p w14:paraId="0810F4D3" w14:textId="77777777" w:rsidR="0017791B" w:rsidRPr="00945117" w:rsidRDefault="0014691B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noProof/>
                <w:color w:val="000000" w:themeColor="text1"/>
              </w:rPr>
              <w:t xml:space="preserve"> </w:t>
            </w:r>
            <w:r w:rsidR="0017791B" w:rsidRPr="00945117">
              <w:rPr>
                <w:rFonts w:eastAsia="Times New Roman"/>
                <w:noProof/>
                <w:color w:val="000000" w:themeColor="text1"/>
              </w:rPr>
              <w:drawing>
                <wp:inline distT="0" distB="0" distL="0" distR="0" wp14:anchorId="375F5F5B" wp14:editId="60DA0870">
                  <wp:extent cx="1436999" cy="1251801"/>
                  <wp:effectExtent l="0" t="0" r="0" b="0"/>
                  <wp:docPr id="41" name="Imagen 41" descr="http://profesores.aulaplaneta.com/DNNPlayerPackages/Package12191/InfoGuion/cuadernoestudio/images_xml/CS_10_04_img11_small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://profesores.aulaplaneta.com/DNNPlayerPackages/Package12191/InfoGuion/cuadernoestudio/images_xml/CS_10_04_img11_small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515" cy="1253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91B" w:rsidRPr="00945117" w14:paraId="266B24B6" w14:textId="77777777" w:rsidTr="002B7125">
        <w:tc>
          <w:tcPr>
            <w:tcW w:w="1668" w:type="dxa"/>
          </w:tcPr>
          <w:p w14:paraId="718C3B86" w14:textId="77777777" w:rsidR="0017791B" w:rsidRPr="00945117" w:rsidRDefault="0017791B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Pie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de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imagen</w:t>
            </w:r>
          </w:p>
        </w:tc>
        <w:tc>
          <w:tcPr>
            <w:tcW w:w="7386" w:type="dxa"/>
          </w:tcPr>
          <w:p w14:paraId="0FCC29C5" w14:textId="6FFEDEC6" w:rsidR="0017791B" w:rsidRPr="00945117" w:rsidRDefault="0017791B" w:rsidP="00DC5182"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Unión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Social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Política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Mundial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Mujeres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creada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1903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por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Emmeline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Pankhurst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convirtió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referente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feminismo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mundo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anglosajón.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Ante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obstáculos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legales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para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conseguir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derecho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al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voto</w:t>
            </w:r>
            <w:r w:rsidRPr="00945117">
              <w:rPr>
                <w:rFonts w:eastAsia="Times New Roman"/>
                <w:color w:val="000000" w:themeColor="text1"/>
              </w:rPr>
              <w:t>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feministas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británicas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apostaron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por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acción</w:t>
            </w:r>
            <w:r w:rsidR="0014691B" w:rsidRPr="00945117">
              <w:rPr>
                <w:rFonts w:eastAsia="Times New Roman"/>
                <w:b/>
                <w:bCs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b/>
                <w:bCs/>
                <w:color w:val="000000" w:themeColor="text1"/>
              </w:rPr>
              <w:t>directa</w:t>
            </w:r>
            <w:r w:rsidRPr="00945117">
              <w:rPr>
                <w:rFonts w:eastAsia="Times New Roman"/>
                <w:color w:val="000000" w:themeColor="text1"/>
              </w:rPr>
              <w:t>.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lucha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fue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larga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difícil,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no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dio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frutos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sino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hasta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después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de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la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Primera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Guerra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Mundial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(1914-1918).</w:t>
            </w:r>
          </w:p>
        </w:tc>
      </w:tr>
    </w:tbl>
    <w:p w14:paraId="776C3228" w14:textId="77777777" w:rsidR="0017791B" w:rsidRPr="00945117" w:rsidRDefault="0017791B" w:rsidP="00DB1FA8">
      <w:pPr>
        <w:rPr>
          <w:color w:val="000000" w:themeColor="text1"/>
        </w:rPr>
      </w:pPr>
    </w:p>
    <w:p w14:paraId="32564C03" w14:textId="77777777" w:rsidR="004E1847" w:rsidRPr="00945117" w:rsidRDefault="004E1847" w:rsidP="00DB1FA8">
      <w:pPr>
        <w:rPr>
          <w:rFonts w:eastAsia="Times New Roman"/>
          <w:color w:val="000000" w:themeColor="text1"/>
        </w:rPr>
      </w:pPr>
      <w:r w:rsidRPr="00945117">
        <w:rPr>
          <w:rFonts w:eastAsia="Times New Roman"/>
          <w:color w:val="000000" w:themeColor="text1"/>
        </w:rPr>
        <w:t>Si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quieres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saber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más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sobre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historia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del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feminismo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y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el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movimiento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sufragista,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consulta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la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Gran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Enciclopedia</w:t>
      </w:r>
      <w:r w:rsidR="0014691B" w:rsidRPr="00945117">
        <w:rPr>
          <w:rFonts w:eastAsia="Times New Roman"/>
          <w:color w:val="000000" w:themeColor="text1"/>
        </w:rPr>
        <w:t xml:space="preserve"> </w:t>
      </w:r>
      <w:r w:rsidRPr="00945117">
        <w:rPr>
          <w:rFonts w:eastAsia="Times New Roman"/>
          <w:color w:val="000000" w:themeColor="text1"/>
        </w:rPr>
        <w:t>Planeta</w:t>
      </w:r>
      <w:r w:rsidR="0014691B" w:rsidRPr="00945117">
        <w:rPr>
          <w:rFonts w:eastAsia="Times New Roman"/>
          <w:color w:val="000000" w:themeColor="text1"/>
        </w:rPr>
        <w:t xml:space="preserve"> </w:t>
      </w:r>
      <w:hyperlink r:id="rId30" w:tgtFrame="_blank" w:history="1">
        <w:r w:rsidR="0017791B" w:rsidRPr="00945117">
          <w:rPr>
            <w:rFonts w:eastAsia="Times New Roman"/>
            <w:color w:val="000000" w:themeColor="text1"/>
            <w:u w:val="single"/>
          </w:rPr>
          <w:t>[VER</w:t>
        </w:r>
        <w:r w:rsidRPr="00945117">
          <w:rPr>
            <w:rFonts w:eastAsia="Times New Roman"/>
            <w:color w:val="000000" w:themeColor="text1"/>
            <w:u w:val="single"/>
          </w:rPr>
          <w:t>]</w:t>
        </w:r>
      </w:hyperlink>
      <w:r w:rsidRPr="00945117">
        <w:rPr>
          <w:rFonts w:eastAsia="Times New Roman"/>
          <w:color w:val="000000" w:themeColor="text1"/>
        </w:rPr>
        <w:t>.</w:t>
      </w:r>
    </w:p>
    <w:p w14:paraId="33AEE243" w14:textId="0AEBAACA" w:rsidR="0017791B" w:rsidRPr="00945117" w:rsidRDefault="00DC5182" w:rsidP="00DB1FA8">
      <w:pPr>
        <w:rPr>
          <w:rFonts w:eastAsia="Times New Roman"/>
          <w:color w:val="000000" w:themeColor="text1"/>
        </w:rPr>
      </w:pPr>
      <w:r w:rsidRPr="00DC5182">
        <w:rPr>
          <w:rFonts w:eastAsia="Times New Roman"/>
          <w:color w:val="000000" w:themeColor="text1"/>
        </w:rPr>
        <w:t>/BCRedir.aspx?URL=/encyclopedia/default.asp?idreg=8242&amp;ruta=Buscador</w:t>
      </w:r>
    </w:p>
    <w:p w14:paraId="572AEFA4" w14:textId="77777777" w:rsidR="00FD1FB0" w:rsidRPr="00945117" w:rsidRDefault="00FD1FB0" w:rsidP="00DB1FA8"/>
    <w:tbl>
      <w:tblPr>
        <w:tblStyle w:val="TableNormal"/>
        <w:tblW w:w="903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FD1FB0" w:rsidRPr="00945117" w14:paraId="48AD5B29" w14:textId="77777777" w:rsidTr="005D1500">
        <w:trPr>
          <w:trHeight w:val="261"/>
        </w:trPr>
        <w:tc>
          <w:tcPr>
            <w:tcW w:w="9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F497A" w:themeFill="accent4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33D633" w14:textId="4A668175" w:rsidR="00FD1FB0" w:rsidRPr="00945117" w:rsidRDefault="00615FFF" w:rsidP="00DB1FA8">
            <w:r w:rsidRPr="00945117">
              <w:rPr>
                <w:b/>
                <w:bCs/>
                <w:color w:val="FFFFFF"/>
                <w:u w:color="FFFFFF"/>
              </w:rPr>
              <w:t>Practica</w:t>
            </w:r>
            <w:r w:rsidR="00FD1FB0" w:rsidRPr="00945117">
              <w:rPr>
                <w:b/>
                <w:bCs/>
                <w:color w:val="FFFFFF"/>
                <w:u w:color="FFFFFF"/>
              </w:rPr>
              <w:t>: recurso nuevo</w:t>
            </w:r>
          </w:p>
        </w:tc>
      </w:tr>
      <w:tr w:rsidR="00FD1FB0" w:rsidRPr="00945117" w14:paraId="6A44708D" w14:textId="77777777" w:rsidTr="005D1500">
        <w:trPr>
          <w:trHeight w:val="261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F1ED1" w14:textId="77777777" w:rsidR="00FD1FB0" w:rsidRPr="00945117" w:rsidRDefault="00FD1FB0" w:rsidP="00DB1FA8">
            <w:r w:rsidRPr="00945117">
              <w:rPr>
                <w:b/>
                <w:bCs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9E197C" w14:textId="44389BC7" w:rsidR="00FD1FB0" w:rsidRPr="00945117" w:rsidRDefault="00FD1FB0" w:rsidP="00DB1FA8">
            <w:r w:rsidRPr="00945117">
              <w:t>CS_08_06_REC</w:t>
            </w:r>
            <w:r w:rsidR="00615FFF" w:rsidRPr="00945117">
              <w:t>1</w:t>
            </w:r>
            <w:r w:rsidR="006A07E6" w:rsidRPr="00945117">
              <w:t>3</w:t>
            </w:r>
            <w:r w:rsidR="00615FFF" w:rsidRPr="00945117">
              <w:t>0</w:t>
            </w:r>
          </w:p>
        </w:tc>
      </w:tr>
      <w:tr w:rsidR="00FD1FB0" w:rsidRPr="00945117" w14:paraId="75BD52B8" w14:textId="77777777" w:rsidTr="005D1500">
        <w:trPr>
          <w:trHeight w:val="270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ECE80" w14:textId="77777777" w:rsidR="00FD1FB0" w:rsidRPr="00945117" w:rsidRDefault="00FD1FB0" w:rsidP="00DB1FA8">
            <w:r w:rsidRPr="00945117">
              <w:rPr>
                <w:b/>
                <w:bCs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4F951" w14:textId="77777777" w:rsidR="00FD1FB0" w:rsidRPr="00945117" w:rsidRDefault="005D1500" w:rsidP="00DB1FA8">
            <w:r w:rsidRPr="00945117">
              <w:t>El feminismo en Europa y las mujeres del siglo XIX</w:t>
            </w:r>
          </w:p>
        </w:tc>
      </w:tr>
      <w:tr w:rsidR="00FD1FB0" w:rsidRPr="00945117" w14:paraId="4D476070" w14:textId="77777777" w:rsidTr="005D1500">
        <w:trPr>
          <w:trHeight w:val="404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B42D1" w14:textId="77777777" w:rsidR="00FD1FB0" w:rsidRPr="00945117" w:rsidRDefault="00FD1FB0" w:rsidP="00DB1FA8">
            <w:r w:rsidRPr="00945117">
              <w:rPr>
                <w:b/>
                <w:bCs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F0FA1" w14:textId="15C4F021" w:rsidR="00982EB1" w:rsidRPr="00945117" w:rsidRDefault="00615FFF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Actividad</w:t>
            </w:r>
            <w:r w:rsidR="005D1500" w:rsidRPr="00945117">
              <w:rPr>
                <w:color w:val="000000"/>
              </w:rPr>
              <w:t xml:space="preserve"> que expone el surgimiento de las luchas políticas de las mujeres</w:t>
            </w:r>
            <w:r w:rsidR="00684516" w:rsidRPr="00945117">
              <w:rPr>
                <w:color w:val="000000"/>
              </w:rPr>
              <w:t xml:space="preserve"> </w:t>
            </w:r>
            <w:r w:rsidR="005D1500" w:rsidRPr="00945117">
              <w:rPr>
                <w:color w:val="000000"/>
              </w:rPr>
              <w:t xml:space="preserve">europeas mediante las cuales confrontaron los límites y los controles impuestos sobre sus vidas por el patriarcado </w:t>
            </w:r>
          </w:p>
        </w:tc>
      </w:tr>
    </w:tbl>
    <w:p w14:paraId="464B976E" w14:textId="77777777" w:rsidR="00FD1FB0" w:rsidRPr="00945117" w:rsidRDefault="00FD1FB0" w:rsidP="00DB1FA8">
      <w:pPr>
        <w:rPr>
          <w:rFonts w:eastAsia="Times New Roman"/>
        </w:rPr>
      </w:pPr>
    </w:p>
    <w:p w14:paraId="5489C53F" w14:textId="77777777" w:rsidR="004E1847" w:rsidRPr="00945117" w:rsidRDefault="004E1847" w:rsidP="00DB1FA8">
      <w:pPr>
        <w:rPr>
          <w:rFonts w:eastAsia="Times New Roman"/>
          <w:color w:val="000000" w:themeColor="text1"/>
        </w:rPr>
      </w:pPr>
    </w:p>
    <w:p w14:paraId="55302557" w14:textId="5D30ED3A" w:rsidR="004E1847" w:rsidRPr="00945117" w:rsidRDefault="008A259D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2]</w:t>
      </w:r>
      <w:r w:rsidR="0014691B" w:rsidRPr="00945117">
        <w:rPr>
          <w:b/>
        </w:rPr>
        <w:t xml:space="preserve"> </w:t>
      </w:r>
      <w:r w:rsidR="00DC5182">
        <w:rPr>
          <w:b/>
        </w:rPr>
        <w:t xml:space="preserve"> </w:t>
      </w:r>
      <w:bookmarkStart w:id="18" w:name="_Toc431822417"/>
      <w:r w:rsidR="000873B2" w:rsidRPr="00945117">
        <w:rPr>
          <w:rFonts w:eastAsia="Times New Roman"/>
        </w:rPr>
        <w:t>4.</w:t>
      </w:r>
      <w:r w:rsidR="009636D3" w:rsidRPr="00945117">
        <w:rPr>
          <w:rFonts w:eastAsia="Times New Roman"/>
        </w:rPr>
        <w:t>3</w:t>
      </w:r>
      <w:r w:rsidR="0014691B" w:rsidRPr="00945117">
        <w:rPr>
          <w:rFonts w:eastAsia="Times New Roman"/>
        </w:rPr>
        <w:t xml:space="preserve"> </w:t>
      </w:r>
      <w:r w:rsidR="004E1847" w:rsidRPr="00945117">
        <w:rPr>
          <w:rFonts w:eastAsia="Times New Roman"/>
        </w:rPr>
        <w:t>Consolidación</w:t>
      </w:r>
      <w:bookmarkEnd w:id="18"/>
    </w:p>
    <w:p w14:paraId="580A0068" w14:textId="39099F1D" w:rsidR="004E1847" w:rsidRPr="00945117" w:rsidRDefault="004E1847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  <w:shd w:val="clear" w:color="auto" w:fill="FFFFFF"/>
        </w:rPr>
        <w:t>Actividades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para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consolidar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que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has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aprendido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sección.</w:t>
      </w:r>
    </w:p>
    <w:p w14:paraId="6C4DBD89" w14:textId="77777777" w:rsidR="00747373" w:rsidRPr="00945117" w:rsidRDefault="00747373" w:rsidP="00DB1FA8">
      <w:pPr>
        <w:rPr>
          <w:color w:val="000000" w:themeColor="text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A08EA" w:rsidRPr="00945117" w14:paraId="5D7E9A59" w14:textId="77777777" w:rsidTr="002B7125">
        <w:tc>
          <w:tcPr>
            <w:tcW w:w="9054" w:type="dxa"/>
            <w:gridSpan w:val="2"/>
            <w:shd w:val="clear" w:color="auto" w:fill="000000" w:themeFill="text1"/>
          </w:tcPr>
          <w:p w14:paraId="7D6D19AA" w14:textId="77777777" w:rsidR="00CA08EA" w:rsidRPr="00945117" w:rsidRDefault="00CA08EA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CA08EA" w:rsidRPr="00945117" w14:paraId="49AE3F1E" w14:textId="77777777" w:rsidTr="002B7125">
        <w:tc>
          <w:tcPr>
            <w:tcW w:w="2518" w:type="dxa"/>
          </w:tcPr>
          <w:p w14:paraId="5CF43174" w14:textId="77777777" w:rsidR="00CA08EA" w:rsidRPr="00945117" w:rsidRDefault="00CA08EA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1F1A2947" w14:textId="32998FE5" w:rsidR="00CA08EA" w:rsidRPr="00945117" w:rsidRDefault="00CA08EA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615FFF" w:rsidRPr="00945117">
              <w:rPr>
                <w:color w:val="000000"/>
              </w:rPr>
              <w:t>1</w:t>
            </w:r>
            <w:r w:rsidR="006A07E6" w:rsidRPr="00945117">
              <w:rPr>
                <w:color w:val="000000"/>
              </w:rPr>
              <w:t>4</w:t>
            </w:r>
            <w:r w:rsidRPr="00945117">
              <w:rPr>
                <w:color w:val="000000"/>
              </w:rPr>
              <w:t>0</w:t>
            </w:r>
          </w:p>
        </w:tc>
      </w:tr>
      <w:tr w:rsidR="00FD0766" w:rsidRPr="00945117" w14:paraId="00D33E0F" w14:textId="77777777" w:rsidTr="005D1500">
        <w:tc>
          <w:tcPr>
            <w:tcW w:w="2518" w:type="dxa"/>
          </w:tcPr>
          <w:p w14:paraId="3CB82FD3" w14:textId="77777777" w:rsidR="00FD0766" w:rsidRPr="00945117" w:rsidRDefault="00FD076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010F87E6" w14:textId="6C2198E7" w:rsidR="00FD0766" w:rsidRPr="00945117" w:rsidRDefault="00FD0766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Refuerza tu aprendizaje: </w:t>
            </w:r>
            <w:r w:rsidR="00615FFF" w:rsidRPr="00945117">
              <w:rPr>
                <w:rFonts w:eastAsia="Times New Roman"/>
                <w:color w:val="000000" w:themeColor="text1"/>
              </w:rPr>
              <w:t>Resultados de la sociedad industrial</w:t>
            </w:r>
          </w:p>
          <w:p w14:paraId="4BDD38A7" w14:textId="77777777" w:rsidR="00FD0766" w:rsidRPr="00945117" w:rsidRDefault="00FD0766" w:rsidP="00DB1FA8">
            <w:pPr>
              <w:rPr>
                <w:color w:val="000000" w:themeColor="text1"/>
              </w:rPr>
            </w:pPr>
          </w:p>
        </w:tc>
      </w:tr>
      <w:tr w:rsidR="00FD0766" w:rsidRPr="00945117" w14:paraId="2E93BB60" w14:textId="77777777" w:rsidTr="005D1500">
        <w:tc>
          <w:tcPr>
            <w:tcW w:w="2518" w:type="dxa"/>
          </w:tcPr>
          <w:p w14:paraId="430066CB" w14:textId="77777777" w:rsidR="00FD0766" w:rsidRPr="00945117" w:rsidRDefault="00FD076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01744D12" w14:textId="654D4C2C" w:rsidR="00FD0766" w:rsidRPr="00945117" w:rsidRDefault="00FD0766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Actividad sobre </w:t>
            </w:r>
            <w:r w:rsidR="00615FFF" w:rsidRPr="00945117">
              <w:rPr>
                <w:rFonts w:eastAsia="Times New Roman"/>
                <w:color w:val="000000" w:themeColor="text1"/>
              </w:rPr>
              <w:t>Resultados de la sociedad industrial</w:t>
            </w:r>
          </w:p>
          <w:p w14:paraId="65BD69E1" w14:textId="77777777" w:rsidR="00FD0766" w:rsidRPr="00945117" w:rsidRDefault="00FD0766" w:rsidP="00DB1FA8">
            <w:pPr>
              <w:rPr>
                <w:color w:val="000000" w:themeColor="text1"/>
                <w:shd w:val="clear" w:color="auto" w:fill="FFFFFF"/>
              </w:rPr>
            </w:pPr>
          </w:p>
        </w:tc>
      </w:tr>
      <w:tr w:rsidR="00CA08EA" w:rsidRPr="00945117" w14:paraId="0F06F146" w14:textId="77777777" w:rsidTr="002B7125">
        <w:tc>
          <w:tcPr>
            <w:tcW w:w="2518" w:type="dxa"/>
          </w:tcPr>
          <w:p w14:paraId="7488209F" w14:textId="77777777" w:rsidR="00CA08EA" w:rsidRPr="00945117" w:rsidRDefault="00CA08EA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2558704B" w14:textId="77777777" w:rsidR="00D17702" w:rsidRPr="00945117" w:rsidRDefault="00D17702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4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feminismo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y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el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sufragio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/4.1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Consolidación</w:t>
            </w:r>
          </w:p>
          <w:p w14:paraId="4CD8C2E4" w14:textId="77777777" w:rsidR="00D17702" w:rsidRPr="00945117" w:rsidRDefault="00D17702" w:rsidP="00DB1FA8">
            <w:pPr>
              <w:rPr>
                <w:rFonts w:eastAsia="Times New Roman"/>
                <w:color w:val="000000" w:themeColor="text1"/>
              </w:rPr>
            </w:pPr>
          </w:p>
          <w:p w14:paraId="32B96FE8" w14:textId="77777777" w:rsidR="00CA08EA" w:rsidRPr="00945117" w:rsidRDefault="00CA08EA" w:rsidP="00DB1FA8">
            <w:pPr>
              <w:rPr>
                <w:color w:val="000000" w:themeColor="text1"/>
              </w:rPr>
            </w:pPr>
          </w:p>
        </w:tc>
      </w:tr>
    </w:tbl>
    <w:p w14:paraId="3F2B4F91" w14:textId="77777777" w:rsidR="004E1847" w:rsidRDefault="004E1847" w:rsidP="00DB1FA8">
      <w:pPr>
        <w:rPr>
          <w:rFonts w:eastAsia="Times New Roman"/>
          <w:color w:val="000000" w:themeColor="text1"/>
        </w:rPr>
      </w:pPr>
    </w:p>
    <w:p w14:paraId="2DF4E47F" w14:textId="696A2B20" w:rsidR="0048787E" w:rsidRPr="00945117" w:rsidRDefault="0048787E" w:rsidP="00DB1FA8">
      <w:pPr>
        <w:rPr>
          <w:rFonts w:eastAsia="Times New Roman"/>
        </w:rPr>
      </w:pPr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1]</w:t>
      </w:r>
      <w:r w:rsidR="0014691B" w:rsidRPr="00945117">
        <w:rPr>
          <w:b/>
        </w:rPr>
        <w:t xml:space="preserve"> </w:t>
      </w:r>
      <w:r w:rsidR="00C80599">
        <w:rPr>
          <w:b/>
        </w:rPr>
        <w:t xml:space="preserve">  </w:t>
      </w:r>
      <w:bookmarkStart w:id="19" w:name="_Toc431822418"/>
      <w:r w:rsidR="00FA14E5" w:rsidRPr="00945117">
        <w:rPr>
          <w:rFonts w:eastAsia="Times New Roman"/>
        </w:rPr>
        <w:t>5</w:t>
      </w:r>
      <w:r w:rsidR="0014691B" w:rsidRPr="00945117">
        <w:rPr>
          <w:rFonts w:eastAsia="Times New Roman"/>
        </w:rPr>
        <w:t xml:space="preserve"> </w:t>
      </w:r>
      <w:r w:rsidR="00FA14E5" w:rsidRPr="00945117">
        <w:rPr>
          <w:rFonts w:eastAsia="Times New Roman"/>
        </w:rPr>
        <w:t>Competencias</w:t>
      </w:r>
      <w:bookmarkEnd w:id="19"/>
    </w:p>
    <w:p w14:paraId="2C7DA3E0" w14:textId="29055A0C" w:rsidR="00FA14E5" w:rsidRPr="00945117" w:rsidRDefault="004E1847" w:rsidP="00DB1FA8">
      <w:pPr>
        <w:rPr>
          <w:color w:val="000000" w:themeColor="text1"/>
          <w:shd w:val="clear" w:color="auto" w:fill="FFFFFF"/>
        </w:rPr>
      </w:pPr>
      <w:r w:rsidRPr="00945117">
        <w:rPr>
          <w:color w:val="000000" w:themeColor="text1"/>
          <w:shd w:val="clear" w:color="auto" w:fill="FFFFFF"/>
        </w:rPr>
        <w:t>Pon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prueba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tus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capacidades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y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aplica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lo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aprendido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con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estos</w:t>
      </w:r>
      <w:r w:rsidR="0014691B" w:rsidRPr="00945117">
        <w:rPr>
          <w:color w:val="000000" w:themeColor="text1"/>
          <w:shd w:val="clear" w:color="auto" w:fill="FFFFFF"/>
        </w:rPr>
        <w:t xml:space="preserve"> </w:t>
      </w:r>
      <w:r w:rsidRPr="00945117">
        <w:rPr>
          <w:color w:val="000000" w:themeColor="text1"/>
          <w:shd w:val="clear" w:color="auto" w:fill="FFFFFF"/>
        </w:rPr>
        <w:t>recursos.</w:t>
      </w:r>
    </w:p>
    <w:p w14:paraId="2B40301F" w14:textId="4D5C35A8" w:rsidR="00FA14E5" w:rsidRPr="00945117" w:rsidRDefault="00FA14E5" w:rsidP="00DB1FA8">
      <w:pPr>
        <w:rPr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FA14E5" w:rsidRPr="00945117" w14:paraId="2E6CB48A" w14:textId="77777777" w:rsidTr="002B7125">
        <w:tc>
          <w:tcPr>
            <w:tcW w:w="9054" w:type="dxa"/>
            <w:gridSpan w:val="2"/>
            <w:shd w:val="clear" w:color="auto" w:fill="000000" w:themeFill="text1"/>
          </w:tcPr>
          <w:p w14:paraId="5882D686" w14:textId="62A6F45F" w:rsidR="00FA14E5" w:rsidRPr="00945117" w:rsidRDefault="00FA14E5" w:rsidP="000154BC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="000154BC">
              <w:rPr>
                <w:b/>
                <w:color w:val="FFFFFF" w:themeColor="background1"/>
              </w:rPr>
              <w:t>nuevo</w:t>
            </w:r>
          </w:p>
        </w:tc>
      </w:tr>
      <w:tr w:rsidR="00FA14E5" w:rsidRPr="00945117" w14:paraId="739907E4" w14:textId="77777777" w:rsidTr="002B7125">
        <w:tc>
          <w:tcPr>
            <w:tcW w:w="2518" w:type="dxa"/>
          </w:tcPr>
          <w:p w14:paraId="1B56CE27" w14:textId="77777777" w:rsidR="00FA14E5" w:rsidRPr="00945117" w:rsidRDefault="00FA14E5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lastRenderedPageBreak/>
              <w:t>Código</w:t>
            </w:r>
          </w:p>
        </w:tc>
        <w:tc>
          <w:tcPr>
            <w:tcW w:w="6536" w:type="dxa"/>
          </w:tcPr>
          <w:p w14:paraId="6C2F7499" w14:textId="2B2D5AB0" w:rsidR="00FA14E5" w:rsidRPr="00945117" w:rsidRDefault="00FA14E5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615FFF" w:rsidRPr="00945117">
              <w:rPr>
                <w:color w:val="000000"/>
              </w:rPr>
              <w:t>1</w:t>
            </w:r>
            <w:r w:rsidR="00255870" w:rsidRPr="00945117">
              <w:rPr>
                <w:color w:val="000000"/>
              </w:rPr>
              <w:t>6</w:t>
            </w:r>
            <w:r w:rsidRPr="00945117">
              <w:rPr>
                <w:color w:val="000000"/>
              </w:rPr>
              <w:t>0</w:t>
            </w:r>
          </w:p>
        </w:tc>
      </w:tr>
      <w:tr w:rsidR="00FD0766" w:rsidRPr="00945117" w14:paraId="7DAA8B85" w14:textId="77777777" w:rsidTr="005D1500">
        <w:tc>
          <w:tcPr>
            <w:tcW w:w="2518" w:type="dxa"/>
          </w:tcPr>
          <w:p w14:paraId="50D0AED6" w14:textId="77777777" w:rsidR="00FD0766" w:rsidRPr="00945117" w:rsidRDefault="00FD076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70D02F11" w14:textId="53E24D4B" w:rsidR="00FD0766" w:rsidRPr="00945117" w:rsidRDefault="00FD0766" w:rsidP="00DB1FA8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Competencias: Comentario de un </w:t>
            </w:r>
            <w:r w:rsidR="00107D0D" w:rsidRPr="00945117">
              <w:rPr>
                <w:rFonts w:eastAsia="Times New Roman"/>
                <w:color w:val="000000" w:themeColor="text1"/>
              </w:rPr>
              <w:t>audiovisual</w:t>
            </w:r>
            <w:r w:rsidRPr="00945117">
              <w:rPr>
                <w:rFonts w:eastAsia="Times New Roman"/>
                <w:color w:val="000000" w:themeColor="text1"/>
              </w:rPr>
              <w:t xml:space="preserve"> como fuente</w:t>
            </w:r>
          </w:p>
        </w:tc>
      </w:tr>
      <w:tr w:rsidR="00FD0766" w:rsidRPr="00945117" w14:paraId="7289CE69" w14:textId="77777777" w:rsidTr="005D1500">
        <w:tc>
          <w:tcPr>
            <w:tcW w:w="2518" w:type="dxa"/>
          </w:tcPr>
          <w:p w14:paraId="12B76056" w14:textId="77777777" w:rsidR="00FD0766" w:rsidRPr="00945117" w:rsidRDefault="00FD076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1FF76FD4" w14:textId="68A9664B" w:rsidR="00FD0766" w:rsidRPr="00945117" w:rsidRDefault="00FD0766" w:rsidP="00DB1FA8">
            <w:pPr>
              <w:rPr>
                <w:color w:val="000000" w:themeColor="text1"/>
                <w:shd w:val="clear" w:color="auto" w:fill="FFFFFF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Actividad que propone el comentario de </w:t>
            </w:r>
            <w:r w:rsidR="00107D0D" w:rsidRPr="00945117">
              <w:rPr>
                <w:rFonts w:eastAsia="Times New Roman"/>
                <w:color w:val="000000" w:themeColor="text1"/>
              </w:rPr>
              <w:t xml:space="preserve">un filme </w:t>
            </w:r>
            <w:r w:rsidRPr="00945117">
              <w:rPr>
                <w:rFonts w:eastAsia="Times New Roman"/>
                <w:color w:val="000000" w:themeColor="text1"/>
              </w:rPr>
              <w:t>según el procedimiento sugerido</w:t>
            </w:r>
          </w:p>
        </w:tc>
      </w:tr>
      <w:tr w:rsidR="00FA14E5" w:rsidRPr="00945117" w14:paraId="70E26234" w14:textId="77777777" w:rsidTr="002B7125">
        <w:tc>
          <w:tcPr>
            <w:tcW w:w="2518" w:type="dxa"/>
          </w:tcPr>
          <w:p w14:paraId="2BC08D67" w14:textId="77777777" w:rsidR="00FA14E5" w:rsidRPr="00945117" w:rsidRDefault="00FA14E5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14FD7A9E" w14:textId="77777777" w:rsidR="00FA14E5" w:rsidRPr="00945117" w:rsidRDefault="00FA14E5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="008856A2" w:rsidRPr="00945117">
              <w:rPr>
                <w:rFonts w:eastAsia="Times New Roman"/>
                <w:color w:val="000000" w:themeColor="text1"/>
              </w:rPr>
              <w:t>5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Competencias</w:t>
            </w:r>
          </w:p>
          <w:p w14:paraId="5B55BCD7" w14:textId="77777777" w:rsidR="00FA14E5" w:rsidRPr="00945117" w:rsidRDefault="00FA14E5" w:rsidP="00DB1FA8">
            <w:pPr>
              <w:rPr>
                <w:rFonts w:eastAsia="Times New Roman"/>
                <w:color w:val="000000" w:themeColor="text1"/>
              </w:rPr>
            </w:pPr>
          </w:p>
          <w:p w14:paraId="033A5BDA" w14:textId="77777777" w:rsidR="00FA14E5" w:rsidRPr="00945117" w:rsidRDefault="00FA14E5" w:rsidP="00DB1FA8">
            <w:pPr>
              <w:rPr>
                <w:color w:val="000000" w:themeColor="text1"/>
              </w:rPr>
            </w:pPr>
          </w:p>
        </w:tc>
      </w:tr>
    </w:tbl>
    <w:p w14:paraId="1D4003B0" w14:textId="77777777" w:rsidR="004E1847" w:rsidRPr="00945117" w:rsidRDefault="004E1847" w:rsidP="00DB1FA8">
      <w:pPr>
        <w:rPr>
          <w:rFonts w:eastAsia="Times New Roman"/>
          <w:color w:val="000000" w:themeColor="text1"/>
        </w:rPr>
      </w:pPr>
    </w:p>
    <w:p w14:paraId="3BDA2F5C" w14:textId="77777777" w:rsidR="008856A2" w:rsidRPr="00945117" w:rsidRDefault="008856A2" w:rsidP="00DB1FA8">
      <w:pPr>
        <w:rPr>
          <w:rFonts w:eastAsia="Times New Roman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8856A2" w:rsidRPr="00945117" w14:paraId="399D8D0E" w14:textId="77777777" w:rsidTr="002B7125">
        <w:tc>
          <w:tcPr>
            <w:tcW w:w="9054" w:type="dxa"/>
            <w:gridSpan w:val="2"/>
            <w:shd w:val="clear" w:color="auto" w:fill="000000" w:themeFill="text1"/>
          </w:tcPr>
          <w:p w14:paraId="0AAD68E3" w14:textId="77777777" w:rsidR="008856A2" w:rsidRPr="00945117" w:rsidRDefault="008856A2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aprovechado</w:t>
            </w:r>
          </w:p>
        </w:tc>
      </w:tr>
      <w:tr w:rsidR="008856A2" w:rsidRPr="00945117" w14:paraId="0302D6CC" w14:textId="77777777" w:rsidTr="002B7125">
        <w:tc>
          <w:tcPr>
            <w:tcW w:w="2518" w:type="dxa"/>
          </w:tcPr>
          <w:p w14:paraId="6C391B97" w14:textId="77777777" w:rsidR="008856A2" w:rsidRPr="00945117" w:rsidRDefault="008856A2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65E450F6" w14:textId="6EA06F04" w:rsidR="008856A2" w:rsidRPr="00945117" w:rsidRDefault="008856A2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</w:t>
            </w:r>
            <w:r w:rsidR="006A07E6" w:rsidRPr="00945117">
              <w:rPr>
                <w:color w:val="000000"/>
              </w:rPr>
              <w:t>16</w:t>
            </w:r>
            <w:r w:rsidRPr="00945117">
              <w:rPr>
                <w:color w:val="000000"/>
              </w:rPr>
              <w:t>0</w:t>
            </w:r>
          </w:p>
        </w:tc>
      </w:tr>
      <w:tr w:rsidR="00FD0766" w:rsidRPr="00945117" w14:paraId="6B8CC8D0" w14:textId="77777777" w:rsidTr="005D1500">
        <w:tc>
          <w:tcPr>
            <w:tcW w:w="2518" w:type="dxa"/>
          </w:tcPr>
          <w:p w14:paraId="1EF6F307" w14:textId="77777777" w:rsidR="00FD0766" w:rsidRPr="00945117" w:rsidRDefault="00FD076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02D61FC0" w14:textId="77777777" w:rsidR="00FD0766" w:rsidRPr="00945117" w:rsidRDefault="00FD0766" w:rsidP="00DB1FA8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Proyecto: Análisis del movimiento obrero y su evolución</w:t>
            </w:r>
          </w:p>
        </w:tc>
      </w:tr>
      <w:tr w:rsidR="00FD0766" w:rsidRPr="00945117" w14:paraId="287A0C5E" w14:textId="77777777" w:rsidTr="005D1500">
        <w:tc>
          <w:tcPr>
            <w:tcW w:w="2518" w:type="dxa"/>
          </w:tcPr>
          <w:p w14:paraId="1300B905" w14:textId="77777777" w:rsidR="00FD0766" w:rsidRPr="00945117" w:rsidRDefault="00FD0766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1DC6BD20" w14:textId="77777777" w:rsidR="00FD0766" w:rsidRPr="00945117" w:rsidRDefault="00FD0766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>Actividad que guía el trabajo colaborativo investigativo sobre la evolución del movimiento obrero desde su aparición hasta la actualidad</w:t>
            </w:r>
          </w:p>
          <w:p w14:paraId="6C5232F7" w14:textId="77777777" w:rsidR="00FD0766" w:rsidRPr="00945117" w:rsidRDefault="00FD0766" w:rsidP="00DB1FA8">
            <w:pPr>
              <w:rPr>
                <w:color w:val="000000" w:themeColor="text1"/>
                <w:shd w:val="clear" w:color="auto" w:fill="FFFFFF"/>
              </w:rPr>
            </w:pPr>
          </w:p>
        </w:tc>
      </w:tr>
      <w:tr w:rsidR="008856A2" w:rsidRPr="00945117" w14:paraId="27DE9455" w14:textId="77777777" w:rsidTr="002B7125">
        <w:tc>
          <w:tcPr>
            <w:tcW w:w="2518" w:type="dxa"/>
          </w:tcPr>
          <w:p w14:paraId="6D393582" w14:textId="77777777" w:rsidR="008856A2" w:rsidRPr="00945117" w:rsidRDefault="008856A2" w:rsidP="00DB1FA8">
            <w:pPr>
              <w:rPr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Ubicación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en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Aula</w:t>
            </w:r>
            <w:r w:rsidR="0014691B" w:rsidRPr="00945117">
              <w:rPr>
                <w:b/>
                <w:color w:val="000000" w:themeColor="text1"/>
              </w:rPr>
              <w:t xml:space="preserve"> </w:t>
            </w:r>
            <w:r w:rsidRPr="00945117">
              <w:rPr>
                <w:b/>
                <w:color w:val="000000" w:themeColor="text1"/>
              </w:rPr>
              <w:t>Planeta</w:t>
            </w:r>
          </w:p>
        </w:tc>
        <w:tc>
          <w:tcPr>
            <w:tcW w:w="6536" w:type="dxa"/>
          </w:tcPr>
          <w:p w14:paraId="46C6A161" w14:textId="77777777" w:rsidR="008856A2" w:rsidRPr="00945117" w:rsidRDefault="008856A2" w:rsidP="00DB1FA8">
            <w:pPr>
              <w:rPr>
                <w:rFonts w:eastAsia="Times New Roman"/>
                <w:color w:val="000000" w:themeColor="text1"/>
              </w:rPr>
            </w:pPr>
            <w:r w:rsidRPr="00945117">
              <w:rPr>
                <w:color w:val="000000"/>
                <w:lang w:val="es-CO"/>
              </w:rPr>
              <w:t>4o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ESO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CS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/>
                <w:lang w:val="es-CO"/>
              </w:rPr>
              <w:t>/</w:t>
            </w:r>
            <w:r w:rsidR="0014691B" w:rsidRPr="00945117">
              <w:rPr>
                <w:color w:val="000000"/>
                <w:lang w:val="es-CO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industrial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sus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ideologías/</w:t>
            </w:r>
            <w:r w:rsidRPr="00945117">
              <w:t>1</w:t>
            </w:r>
            <w:r w:rsidR="0014691B" w:rsidRPr="00945117"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sociedad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clases/</w:t>
            </w:r>
            <w:r w:rsidRPr="00945117">
              <w:rPr>
                <w:rFonts w:eastAsia="Times New Roman"/>
                <w:color w:val="000000" w:themeColor="text1"/>
              </w:rPr>
              <w:t>5</w:t>
            </w:r>
            <w:r w:rsidR="0014691B" w:rsidRPr="00945117">
              <w:rPr>
                <w:rFonts w:eastAsia="Times New Roman"/>
                <w:color w:val="000000" w:themeColor="text1"/>
              </w:rPr>
              <w:t xml:space="preserve"> </w:t>
            </w:r>
            <w:r w:rsidRPr="00945117">
              <w:rPr>
                <w:rFonts w:eastAsia="Times New Roman"/>
                <w:color w:val="000000" w:themeColor="text1"/>
              </w:rPr>
              <w:t>Competencias</w:t>
            </w:r>
          </w:p>
          <w:p w14:paraId="4D29E878" w14:textId="77777777" w:rsidR="008856A2" w:rsidRPr="00945117" w:rsidRDefault="008856A2" w:rsidP="00DB1FA8">
            <w:pPr>
              <w:rPr>
                <w:rFonts w:eastAsia="Times New Roman"/>
                <w:color w:val="000000" w:themeColor="text1"/>
              </w:rPr>
            </w:pPr>
          </w:p>
          <w:p w14:paraId="5BC82274" w14:textId="77777777" w:rsidR="008856A2" w:rsidRPr="00945117" w:rsidRDefault="008856A2" w:rsidP="00DB1FA8">
            <w:pPr>
              <w:rPr>
                <w:color w:val="000000" w:themeColor="text1"/>
              </w:rPr>
            </w:pPr>
          </w:p>
        </w:tc>
      </w:tr>
    </w:tbl>
    <w:p w14:paraId="56D8AC18" w14:textId="77777777" w:rsidR="004E1847" w:rsidRPr="00945117" w:rsidRDefault="004E1847" w:rsidP="00DB1FA8">
      <w:pPr>
        <w:rPr>
          <w:rFonts w:eastAsia="Times New Roman"/>
          <w:color w:val="000000" w:themeColor="text1"/>
        </w:rPr>
      </w:pPr>
    </w:p>
    <w:p w14:paraId="514EF227" w14:textId="77777777" w:rsidR="00A162A6" w:rsidRPr="00945117" w:rsidRDefault="00A162A6" w:rsidP="00DB1FA8">
      <w:pPr>
        <w:rPr>
          <w:rFonts w:eastAsia="Times New Roman"/>
          <w:color w:val="000000" w:themeColor="text1"/>
        </w:rPr>
      </w:pPr>
    </w:p>
    <w:p w14:paraId="67D248E7" w14:textId="44454A96" w:rsidR="00DF7879" w:rsidRPr="00945117" w:rsidRDefault="00DF7879" w:rsidP="00DB1FA8">
      <w:r w:rsidRPr="00945117">
        <w:rPr>
          <w:b/>
          <w:highlight w:val="yellow"/>
        </w:rPr>
        <w:t>[SECCIÓN</w:t>
      </w:r>
      <w:r w:rsidR="0014691B" w:rsidRPr="00945117">
        <w:rPr>
          <w:b/>
          <w:highlight w:val="yellow"/>
        </w:rPr>
        <w:t xml:space="preserve"> </w:t>
      </w:r>
      <w:r w:rsidRPr="00945117">
        <w:rPr>
          <w:b/>
          <w:highlight w:val="yellow"/>
        </w:rPr>
        <w:t>1]</w:t>
      </w:r>
      <w:r w:rsidR="0014691B" w:rsidRPr="00945117">
        <w:t xml:space="preserve"> </w:t>
      </w:r>
      <w:r w:rsidR="00AB2191">
        <w:t xml:space="preserve">  </w:t>
      </w:r>
      <w:bookmarkStart w:id="20" w:name="_Toc431822419"/>
      <w:r w:rsidR="001F6839" w:rsidRPr="00945117">
        <w:t>Fin de tema</w:t>
      </w:r>
      <w:bookmarkEnd w:id="20"/>
    </w:p>
    <w:p w14:paraId="64088D67" w14:textId="730129DA" w:rsidR="009E7952" w:rsidRPr="00945117" w:rsidRDefault="009E7952" w:rsidP="00DB1F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879" w:rsidRPr="00945117" w14:paraId="368B8BA1" w14:textId="77777777" w:rsidTr="005C3C95">
        <w:tc>
          <w:tcPr>
            <w:tcW w:w="9033" w:type="dxa"/>
            <w:gridSpan w:val="2"/>
            <w:shd w:val="clear" w:color="auto" w:fill="000000" w:themeFill="text1"/>
          </w:tcPr>
          <w:p w14:paraId="21FE5EE7" w14:textId="77777777" w:rsidR="00DF7879" w:rsidRPr="00945117" w:rsidRDefault="00DF7879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Mapa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conceptual</w:t>
            </w:r>
          </w:p>
        </w:tc>
      </w:tr>
      <w:tr w:rsidR="00DF7879" w:rsidRPr="00945117" w14:paraId="395A0BC1" w14:textId="77777777" w:rsidTr="005C3C95">
        <w:tc>
          <w:tcPr>
            <w:tcW w:w="2518" w:type="dxa"/>
          </w:tcPr>
          <w:p w14:paraId="22786373" w14:textId="77777777" w:rsidR="00DF7879" w:rsidRPr="00945117" w:rsidRDefault="00DF7879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F8C02F2" w14:textId="03B91647" w:rsidR="00DF7879" w:rsidRPr="00945117" w:rsidRDefault="00DF7879" w:rsidP="00DB1FA8">
            <w:pPr>
              <w:rPr>
                <w:b/>
                <w:color w:val="000000"/>
              </w:rPr>
            </w:pPr>
            <w:r w:rsidRPr="00945117">
              <w:rPr>
                <w:color w:val="000000"/>
              </w:rPr>
              <w:t>CS_08_0</w:t>
            </w:r>
            <w:r w:rsidR="00AC0E35" w:rsidRPr="00945117">
              <w:rPr>
                <w:color w:val="000000"/>
              </w:rPr>
              <w:t>6</w:t>
            </w:r>
            <w:r w:rsidRPr="00945117">
              <w:rPr>
                <w:color w:val="000000"/>
              </w:rPr>
              <w:t>_REC</w:t>
            </w:r>
            <w:r w:rsidR="008B1237" w:rsidRPr="00945117">
              <w:rPr>
                <w:color w:val="000000"/>
              </w:rPr>
              <w:t>1</w:t>
            </w:r>
            <w:r w:rsidR="006A07E6" w:rsidRPr="00945117">
              <w:rPr>
                <w:color w:val="000000"/>
              </w:rPr>
              <w:t>7</w:t>
            </w:r>
            <w:r w:rsidRPr="00945117">
              <w:rPr>
                <w:color w:val="000000"/>
              </w:rPr>
              <w:t>0</w:t>
            </w:r>
          </w:p>
        </w:tc>
      </w:tr>
      <w:tr w:rsidR="00DF7879" w:rsidRPr="00945117" w14:paraId="64B810FA" w14:textId="77777777" w:rsidTr="005C3C95">
        <w:tc>
          <w:tcPr>
            <w:tcW w:w="2518" w:type="dxa"/>
          </w:tcPr>
          <w:p w14:paraId="4E81BF1B" w14:textId="77777777" w:rsidR="00DF7879" w:rsidRPr="00945117" w:rsidRDefault="00DF7879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28D6066" w14:textId="77777777" w:rsidR="00DF7879" w:rsidRPr="00945117" w:rsidRDefault="00DF7879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Mapa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conceptual</w:t>
            </w:r>
          </w:p>
        </w:tc>
      </w:tr>
      <w:tr w:rsidR="00DF7879" w:rsidRPr="00945117" w14:paraId="1AD21832" w14:textId="77777777" w:rsidTr="004A1AD6">
        <w:trPr>
          <w:trHeight w:val="102"/>
        </w:trPr>
        <w:tc>
          <w:tcPr>
            <w:tcW w:w="2518" w:type="dxa"/>
          </w:tcPr>
          <w:p w14:paraId="0470448E" w14:textId="77777777" w:rsidR="00DF7879" w:rsidRPr="00945117" w:rsidRDefault="00DF7879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202A71E" w14:textId="2B764350" w:rsidR="00DF7879" w:rsidRPr="00945117" w:rsidRDefault="00DF7879" w:rsidP="00DB1FA8">
            <w:pPr>
              <w:rPr>
                <w:color w:val="000000"/>
              </w:rPr>
            </w:pPr>
            <w:r w:rsidRPr="00945117">
              <w:rPr>
                <w:color w:val="000000"/>
              </w:rPr>
              <w:t>Mapa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conceptual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sobre</w:t>
            </w:r>
            <w:r w:rsidR="00411A54" w:rsidRPr="00945117">
              <w:rPr>
                <w:color w:val="000000"/>
              </w:rPr>
              <w:t xml:space="preserve"> el tema</w:t>
            </w:r>
            <w:r w:rsidR="0014691B" w:rsidRPr="00945117">
              <w:rPr>
                <w:color w:val="000000"/>
              </w:rPr>
              <w:t xml:space="preserve"> </w:t>
            </w:r>
            <w:r w:rsidR="0045778F" w:rsidRPr="00945117">
              <w:rPr>
                <w:color w:val="000000"/>
              </w:rPr>
              <w:t>L</w:t>
            </w:r>
            <w:r w:rsidRPr="00945117">
              <w:rPr>
                <w:color w:val="000000"/>
              </w:rPr>
              <w:t>a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sociedad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industrial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y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sus</w:t>
            </w:r>
            <w:r w:rsidR="0014691B" w:rsidRPr="00945117">
              <w:rPr>
                <w:color w:val="000000"/>
              </w:rPr>
              <w:t xml:space="preserve"> </w:t>
            </w:r>
            <w:r w:rsidRPr="00945117">
              <w:rPr>
                <w:color w:val="000000"/>
              </w:rPr>
              <w:t>ideologías</w:t>
            </w:r>
          </w:p>
        </w:tc>
      </w:tr>
    </w:tbl>
    <w:p w14:paraId="08F6F808" w14:textId="77777777" w:rsidR="00DF7879" w:rsidRPr="00945117" w:rsidRDefault="00DF7879" w:rsidP="00DB1FA8">
      <w:pPr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DF7879" w:rsidRPr="00945117" w14:paraId="290B9070" w14:textId="77777777" w:rsidTr="005C3C95">
        <w:tc>
          <w:tcPr>
            <w:tcW w:w="9054" w:type="dxa"/>
            <w:gridSpan w:val="2"/>
            <w:shd w:val="clear" w:color="auto" w:fill="000000" w:themeFill="text1"/>
          </w:tcPr>
          <w:p w14:paraId="24F012BD" w14:textId="77777777" w:rsidR="00DF7879" w:rsidRPr="00945117" w:rsidRDefault="00DF7879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Autoevaluación.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Recurso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nuevo</w:t>
            </w:r>
          </w:p>
        </w:tc>
      </w:tr>
      <w:tr w:rsidR="00DF7879" w:rsidRPr="00945117" w14:paraId="2A0CA519" w14:textId="77777777" w:rsidTr="005C3C95">
        <w:tc>
          <w:tcPr>
            <w:tcW w:w="2518" w:type="dxa"/>
          </w:tcPr>
          <w:p w14:paraId="3BB0DFDF" w14:textId="77777777" w:rsidR="00DF7879" w:rsidRPr="00945117" w:rsidRDefault="00DF787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0B8936EC" w14:textId="5156A9D1" w:rsidR="00DF7879" w:rsidRPr="00945117" w:rsidRDefault="00DF7879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</w:t>
            </w:r>
            <w:r w:rsidR="00AC0E35" w:rsidRPr="00945117">
              <w:rPr>
                <w:color w:val="000000"/>
              </w:rPr>
              <w:t>6</w:t>
            </w:r>
            <w:r w:rsidRPr="00945117">
              <w:rPr>
                <w:color w:val="000000"/>
              </w:rPr>
              <w:t>_</w:t>
            </w:r>
            <w:r w:rsidRPr="00945117">
              <w:rPr>
                <w:color w:val="000000" w:themeColor="text1"/>
              </w:rPr>
              <w:t>REC1</w:t>
            </w:r>
            <w:r w:rsidR="006A07E6" w:rsidRPr="00945117">
              <w:rPr>
                <w:color w:val="000000" w:themeColor="text1"/>
              </w:rPr>
              <w:t>8</w:t>
            </w:r>
            <w:r w:rsidRPr="00945117">
              <w:rPr>
                <w:color w:val="000000" w:themeColor="text1"/>
              </w:rPr>
              <w:t>0</w:t>
            </w:r>
          </w:p>
        </w:tc>
      </w:tr>
      <w:tr w:rsidR="00DF7879" w:rsidRPr="00945117" w14:paraId="45928C48" w14:textId="77777777" w:rsidTr="005C3C95">
        <w:tc>
          <w:tcPr>
            <w:tcW w:w="2518" w:type="dxa"/>
          </w:tcPr>
          <w:p w14:paraId="42266DC0" w14:textId="77777777" w:rsidR="00DF7879" w:rsidRPr="00945117" w:rsidRDefault="00DF7879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574D2508" w14:textId="77777777" w:rsidR="00DF7879" w:rsidRPr="00945117" w:rsidRDefault="00DF7879" w:rsidP="00DB1FA8">
            <w:pPr>
              <w:rPr>
                <w:color w:val="000000" w:themeColor="text1"/>
                <w:lang w:val="es-CO"/>
              </w:rPr>
            </w:pPr>
            <w:r w:rsidRPr="00945117">
              <w:rPr>
                <w:rFonts w:cs="Arial"/>
                <w:lang w:val="es-ES_tradnl"/>
              </w:rPr>
              <w:t>Evaluación</w:t>
            </w:r>
          </w:p>
        </w:tc>
      </w:tr>
      <w:tr w:rsidR="00DF7879" w:rsidRPr="00945117" w14:paraId="3C88AFAB" w14:textId="77777777" w:rsidTr="005C3C95">
        <w:trPr>
          <w:trHeight w:val="919"/>
        </w:trPr>
        <w:tc>
          <w:tcPr>
            <w:tcW w:w="2518" w:type="dxa"/>
          </w:tcPr>
          <w:p w14:paraId="221C80F9" w14:textId="77777777" w:rsidR="00DF7879" w:rsidRPr="00945117" w:rsidRDefault="00DF7879" w:rsidP="00DB1FA8">
            <w:pPr>
              <w:rPr>
                <w:b/>
              </w:rPr>
            </w:pPr>
            <w:r w:rsidRPr="00945117">
              <w:rPr>
                <w:b/>
              </w:rPr>
              <w:t>Descripción</w:t>
            </w:r>
          </w:p>
        </w:tc>
        <w:tc>
          <w:tcPr>
            <w:tcW w:w="6536" w:type="dxa"/>
          </w:tcPr>
          <w:p w14:paraId="3A8C89A1" w14:textId="0BEC9906" w:rsidR="00DF7879" w:rsidRPr="00945117" w:rsidRDefault="00DF7879" w:rsidP="00DB1FA8">
            <w:pPr>
              <w:rPr>
                <w:lang w:val="es-ES_tradnl"/>
              </w:rPr>
            </w:pPr>
            <w:r w:rsidRPr="00945117">
              <w:rPr>
                <w:rFonts w:cs="Arial"/>
                <w:lang w:val="es-ES_tradnl"/>
              </w:rPr>
              <w:t>Evaluación:</w:t>
            </w:r>
            <w:r w:rsidR="0014691B" w:rsidRPr="00945117">
              <w:rPr>
                <w:rFonts w:cs="Arial"/>
                <w:lang w:val="es-ES_tradnl"/>
              </w:rPr>
              <w:t xml:space="preserve"> </w:t>
            </w:r>
            <w:r w:rsidR="005C3C95" w:rsidRPr="00945117">
              <w:rPr>
                <w:rFonts w:cs="Arial"/>
                <w:lang w:val="es-ES_tradnl"/>
              </w:rPr>
              <w:t>E</w:t>
            </w:r>
            <w:r w:rsidRPr="00945117">
              <w:rPr>
                <w:rFonts w:cs="Arial"/>
                <w:lang w:val="es-ES_tradnl"/>
              </w:rPr>
              <w:t>valúa</w:t>
            </w:r>
            <w:r w:rsidR="0014691B" w:rsidRPr="00945117">
              <w:rPr>
                <w:rFonts w:cs="Arial"/>
                <w:lang w:val="es-ES_tradnl"/>
              </w:rPr>
              <w:t xml:space="preserve"> </w:t>
            </w:r>
            <w:r w:rsidRPr="00945117">
              <w:rPr>
                <w:rFonts w:cs="Arial"/>
                <w:lang w:val="es-ES_tradnl"/>
              </w:rPr>
              <w:t>tus</w:t>
            </w:r>
            <w:r w:rsidR="0014691B" w:rsidRPr="00945117">
              <w:rPr>
                <w:rFonts w:cs="Arial"/>
                <w:lang w:val="es-ES_tradnl"/>
              </w:rPr>
              <w:t xml:space="preserve"> </w:t>
            </w:r>
            <w:r w:rsidRPr="00945117">
              <w:rPr>
                <w:rFonts w:cs="Arial"/>
                <w:lang w:val="es-ES_tradnl"/>
              </w:rPr>
              <w:t>conocimientos</w:t>
            </w:r>
            <w:r w:rsidR="0014691B" w:rsidRPr="00945117">
              <w:rPr>
                <w:rFonts w:cs="Arial"/>
                <w:lang w:val="es-ES_tradnl"/>
              </w:rPr>
              <w:t xml:space="preserve"> </w:t>
            </w:r>
            <w:r w:rsidRPr="00945117">
              <w:rPr>
                <w:rFonts w:cs="Arial"/>
                <w:lang w:val="es-ES_tradnl"/>
              </w:rPr>
              <w:t>sobre</w:t>
            </w:r>
            <w:r w:rsidR="0014691B" w:rsidRPr="00945117">
              <w:rPr>
                <w:rFonts w:cs="Arial"/>
                <w:lang w:val="es-ES_tradnl"/>
              </w:rPr>
              <w:t xml:space="preserve"> </w:t>
            </w:r>
            <w:r w:rsidRPr="00945117">
              <w:rPr>
                <w:rFonts w:cs="Arial"/>
                <w:lang w:val="es-ES_tradnl"/>
              </w:rPr>
              <w:t>el</w:t>
            </w:r>
            <w:r w:rsidR="0014691B" w:rsidRPr="00945117">
              <w:rPr>
                <w:rFonts w:cs="Arial"/>
                <w:lang w:val="es-ES_tradnl"/>
              </w:rPr>
              <w:t xml:space="preserve"> </w:t>
            </w:r>
            <w:r w:rsidRPr="00945117">
              <w:rPr>
                <w:rFonts w:cs="Arial"/>
                <w:lang w:val="es-ES_tradnl"/>
              </w:rPr>
              <w:t>tema</w:t>
            </w:r>
            <w:r w:rsidR="00411A54" w:rsidRPr="00945117">
              <w:rPr>
                <w:rFonts w:cs="Arial"/>
                <w:lang w:val="es-ES_tradnl"/>
              </w:rPr>
              <w:t xml:space="preserve"> La sociedad industrial y sus ideologías</w:t>
            </w:r>
          </w:p>
        </w:tc>
      </w:tr>
    </w:tbl>
    <w:p w14:paraId="62C80637" w14:textId="77777777" w:rsidR="00DF7879" w:rsidRPr="00945117" w:rsidRDefault="00DF7879" w:rsidP="00DB1FA8">
      <w:pPr>
        <w:rPr>
          <w:b/>
          <w:color w:val="000000" w:themeColor="text1"/>
        </w:rPr>
      </w:pPr>
    </w:p>
    <w:p w14:paraId="2EA356AE" w14:textId="0023CC27" w:rsidR="00DF7879" w:rsidRPr="00945117" w:rsidRDefault="00DF7879" w:rsidP="00DB1FA8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2977"/>
        <w:gridCol w:w="5118"/>
      </w:tblGrid>
      <w:tr w:rsidR="00DF7879" w:rsidRPr="00945117" w14:paraId="1C237A29" w14:textId="77777777" w:rsidTr="005C3C95">
        <w:tc>
          <w:tcPr>
            <w:tcW w:w="9054" w:type="dxa"/>
            <w:gridSpan w:val="3"/>
            <w:shd w:val="clear" w:color="auto" w:fill="000000" w:themeFill="text1"/>
          </w:tcPr>
          <w:p w14:paraId="4B411DDD" w14:textId="77777777" w:rsidR="00DF7879" w:rsidRPr="00945117" w:rsidRDefault="00DF7879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Webs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de</w:t>
            </w:r>
            <w:r w:rsidR="0014691B" w:rsidRPr="00945117">
              <w:rPr>
                <w:b/>
                <w:color w:val="FFFFFF" w:themeColor="background1"/>
              </w:rPr>
              <w:t xml:space="preserve"> </w:t>
            </w:r>
            <w:r w:rsidRPr="00945117">
              <w:rPr>
                <w:b/>
                <w:color w:val="FFFFFF" w:themeColor="background1"/>
              </w:rPr>
              <w:t>referencia</w:t>
            </w:r>
          </w:p>
        </w:tc>
      </w:tr>
      <w:tr w:rsidR="00DF7879" w:rsidRPr="00945117" w14:paraId="5A669E5E" w14:textId="77777777" w:rsidTr="005C3C95">
        <w:tc>
          <w:tcPr>
            <w:tcW w:w="959" w:type="dxa"/>
          </w:tcPr>
          <w:p w14:paraId="18122654" w14:textId="77777777" w:rsidR="00DF7879" w:rsidRPr="00945117" w:rsidRDefault="00DF7879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Código</w:t>
            </w:r>
          </w:p>
        </w:tc>
        <w:tc>
          <w:tcPr>
            <w:tcW w:w="8095" w:type="dxa"/>
            <w:gridSpan w:val="2"/>
          </w:tcPr>
          <w:p w14:paraId="0B55172C" w14:textId="77777777" w:rsidR="00DF7879" w:rsidRPr="00945117" w:rsidRDefault="00DF7879" w:rsidP="00DB1FA8">
            <w:pPr>
              <w:rPr>
                <w:b/>
                <w:color w:val="000000"/>
              </w:rPr>
            </w:pPr>
            <w:r w:rsidRPr="00945117">
              <w:rPr>
                <w:lang w:val="en-US"/>
              </w:rPr>
              <w:t>CS_08_06_CO</w:t>
            </w:r>
          </w:p>
        </w:tc>
      </w:tr>
      <w:tr w:rsidR="00DF7879" w:rsidRPr="00945117" w14:paraId="0900D330" w14:textId="77777777" w:rsidTr="005C3C95">
        <w:tc>
          <w:tcPr>
            <w:tcW w:w="959" w:type="dxa"/>
          </w:tcPr>
          <w:p w14:paraId="2DD65C82" w14:textId="77777777" w:rsidR="00DF7879" w:rsidRPr="00945117" w:rsidRDefault="00DF7879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Web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01</w:t>
            </w:r>
          </w:p>
        </w:tc>
        <w:tc>
          <w:tcPr>
            <w:tcW w:w="2977" w:type="dxa"/>
          </w:tcPr>
          <w:p w14:paraId="13A7B155" w14:textId="77777777" w:rsidR="00DF7879" w:rsidRPr="00945117" w:rsidRDefault="00AC0E35" w:rsidP="00DB1FA8">
            <w:pPr>
              <w:rPr>
                <w:color w:val="000000" w:themeColor="text1"/>
              </w:rPr>
            </w:pPr>
            <w:r w:rsidRPr="00945117">
              <w:rPr>
                <w:color w:val="000000" w:themeColor="text1"/>
              </w:rPr>
              <w:t>Capítulo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dedicado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al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nacimiento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y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evolución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principales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movimientos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sociales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europeos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del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siglo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XIX,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ofrecido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por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la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web</w:t>
            </w:r>
            <w:r w:rsidR="0014691B" w:rsidRPr="00945117">
              <w:rPr>
                <w:color w:val="000000" w:themeColor="text1"/>
              </w:rPr>
              <w:t xml:space="preserve"> </w:t>
            </w:r>
            <w:r w:rsidRPr="00945117">
              <w:rPr>
                <w:color w:val="000000" w:themeColor="text1"/>
              </w:rPr>
              <w:t>Artehistoria.</w:t>
            </w:r>
          </w:p>
        </w:tc>
        <w:tc>
          <w:tcPr>
            <w:tcW w:w="5118" w:type="dxa"/>
          </w:tcPr>
          <w:p w14:paraId="234AD602" w14:textId="7C870DAC" w:rsidR="00DF7879" w:rsidRPr="00945117" w:rsidRDefault="00755A5A" w:rsidP="00DB1FA8">
            <w:pPr>
              <w:rPr>
                <w:i/>
                <w:color w:val="000000" w:themeColor="text1"/>
              </w:rPr>
            </w:pPr>
            <w:hyperlink r:id="rId31" w:history="1">
              <w:r w:rsidR="0088597C" w:rsidRPr="00945117">
                <w:rPr>
                  <w:rStyle w:val="Hipervnculo"/>
                  <w:rFonts w:asciiTheme="majorHAnsi" w:hAnsiTheme="majorHAnsi"/>
                  <w:i/>
                  <w:szCs w:val="24"/>
                </w:rPr>
                <w:t>http://www.artehistoria.com/v2/contextos/2495.htm</w:t>
              </w:r>
            </w:hyperlink>
          </w:p>
        </w:tc>
      </w:tr>
      <w:tr w:rsidR="00DF7879" w:rsidRPr="00945117" w14:paraId="5834B2B5" w14:textId="77777777" w:rsidTr="005C3C95">
        <w:tc>
          <w:tcPr>
            <w:tcW w:w="959" w:type="dxa"/>
          </w:tcPr>
          <w:p w14:paraId="7FB27E59" w14:textId="77777777" w:rsidR="00DF7879" w:rsidRPr="00945117" w:rsidRDefault="00DF7879" w:rsidP="00DB1FA8">
            <w:pPr>
              <w:rPr>
                <w:color w:val="000000"/>
              </w:rPr>
            </w:pPr>
            <w:r w:rsidRPr="00945117">
              <w:rPr>
                <w:b/>
                <w:color w:val="000000"/>
              </w:rPr>
              <w:t>Web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02</w:t>
            </w:r>
          </w:p>
        </w:tc>
        <w:tc>
          <w:tcPr>
            <w:tcW w:w="2977" w:type="dxa"/>
          </w:tcPr>
          <w:p w14:paraId="7DA61916" w14:textId="55097294" w:rsidR="00DF7879" w:rsidRPr="00945117" w:rsidRDefault="00AC0E35" w:rsidP="005A7034">
            <w:pPr>
              <w:rPr>
                <w:color w:val="000000" w:themeColor="text1"/>
                <w:lang w:val="es-ES_tradnl"/>
              </w:rPr>
            </w:pPr>
            <w:r w:rsidRPr="00945117">
              <w:rPr>
                <w:color w:val="000000" w:themeColor="text1"/>
                <w:lang w:val="es-ES_tradnl"/>
              </w:rPr>
              <w:t>Recurso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sobre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el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movimiento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obrero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y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las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principales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ideologías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desarrolladas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durante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el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siglo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XIX.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</w:p>
        </w:tc>
        <w:tc>
          <w:tcPr>
            <w:tcW w:w="5118" w:type="dxa"/>
          </w:tcPr>
          <w:p w14:paraId="681D4B77" w14:textId="77777777" w:rsidR="00AC0E35" w:rsidRPr="00945117" w:rsidRDefault="00755A5A" w:rsidP="00DB1FA8">
            <w:hyperlink r:id="rId32" w:anchor="1" w:history="1">
              <w:r w:rsidR="00AC0E35" w:rsidRPr="00945117">
                <w:rPr>
                  <w:rStyle w:val="Hipervnculo"/>
                  <w:rFonts w:asciiTheme="majorHAnsi" w:hAnsiTheme="majorHAnsi"/>
                  <w:szCs w:val="24"/>
                </w:rPr>
                <w:t>http://alerce.pntic.mec.es/lsam0005/1bach_hmc/tema4_movimiento_obrero.html#1</w:t>
              </w:r>
            </w:hyperlink>
          </w:p>
          <w:p w14:paraId="46E4F26A" w14:textId="77777777" w:rsidR="00DF7879" w:rsidRPr="00945117" w:rsidRDefault="00755A5A" w:rsidP="00DB1FA8">
            <w:pPr>
              <w:rPr>
                <w:i/>
                <w:color w:val="BFBFBF" w:themeColor="background1" w:themeShade="BF"/>
              </w:rPr>
            </w:pPr>
            <w:hyperlink r:id="rId33" w:history="1"/>
          </w:p>
        </w:tc>
      </w:tr>
      <w:tr w:rsidR="00AC0E35" w:rsidRPr="00945117" w14:paraId="603744BE" w14:textId="77777777" w:rsidTr="005C3C95">
        <w:tc>
          <w:tcPr>
            <w:tcW w:w="959" w:type="dxa"/>
          </w:tcPr>
          <w:p w14:paraId="78B8C0A9" w14:textId="77777777" w:rsidR="00AC0E35" w:rsidRPr="00945117" w:rsidRDefault="00AC0E35" w:rsidP="00DB1FA8">
            <w:pPr>
              <w:rPr>
                <w:b/>
                <w:color w:val="000000"/>
              </w:rPr>
            </w:pPr>
            <w:r w:rsidRPr="00945117">
              <w:rPr>
                <w:b/>
                <w:color w:val="000000"/>
              </w:rPr>
              <w:t>Web</w:t>
            </w:r>
            <w:r w:rsidR="0014691B" w:rsidRPr="00945117">
              <w:rPr>
                <w:b/>
                <w:color w:val="000000"/>
              </w:rPr>
              <w:t xml:space="preserve"> </w:t>
            </w:r>
            <w:r w:rsidRPr="00945117">
              <w:rPr>
                <w:b/>
                <w:color w:val="000000"/>
              </w:rPr>
              <w:t>03</w:t>
            </w:r>
          </w:p>
        </w:tc>
        <w:tc>
          <w:tcPr>
            <w:tcW w:w="2977" w:type="dxa"/>
          </w:tcPr>
          <w:p w14:paraId="62C41DB6" w14:textId="47990960" w:rsidR="00AC0E35" w:rsidRPr="00945117" w:rsidRDefault="00AC0E35" w:rsidP="005A7034">
            <w:pPr>
              <w:rPr>
                <w:color w:val="000000" w:themeColor="text1"/>
                <w:lang w:val="es-ES_tradnl"/>
              </w:rPr>
            </w:pPr>
            <w:r w:rsidRPr="00945117">
              <w:rPr>
                <w:color w:val="000000" w:themeColor="text1"/>
                <w:lang w:val="es-ES_tradnl"/>
              </w:rPr>
              <w:t>El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movimiento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obrero,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según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un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capítulo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de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la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secuencia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didáctica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dedicada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a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la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Revolución</w:t>
            </w:r>
            <w:r w:rsidR="0014691B" w:rsidRPr="00945117">
              <w:rPr>
                <w:color w:val="000000" w:themeColor="text1"/>
                <w:lang w:val="es-ES_tradnl"/>
              </w:rPr>
              <w:t xml:space="preserve"> </w:t>
            </w:r>
            <w:r w:rsidRPr="00945117">
              <w:rPr>
                <w:color w:val="000000" w:themeColor="text1"/>
                <w:lang w:val="es-ES_tradnl"/>
              </w:rPr>
              <w:t>Industrial.</w:t>
            </w:r>
          </w:p>
        </w:tc>
        <w:tc>
          <w:tcPr>
            <w:tcW w:w="5118" w:type="dxa"/>
          </w:tcPr>
          <w:p w14:paraId="18B4B4F3" w14:textId="77777777" w:rsidR="00AC0E35" w:rsidRPr="00945117" w:rsidRDefault="00755A5A" w:rsidP="00DB1FA8">
            <w:hyperlink r:id="rId34" w:history="1">
              <w:r w:rsidR="00AC0E35" w:rsidRPr="00945117">
                <w:rPr>
                  <w:rStyle w:val="Hipervnculo"/>
                  <w:rFonts w:asciiTheme="majorHAnsi" w:hAnsiTheme="majorHAnsi"/>
                  <w:szCs w:val="24"/>
                </w:rPr>
                <w:t>http://iris.cnice.mec.es/kairos/ensenanzas/eso/contemporanea/revolucion_06_00.html</w:t>
              </w:r>
            </w:hyperlink>
          </w:p>
          <w:p w14:paraId="678E7BFB" w14:textId="77777777" w:rsidR="00AC0E35" w:rsidRPr="00945117" w:rsidRDefault="00AC0E35" w:rsidP="00DB1FA8"/>
        </w:tc>
      </w:tr>
    </w:tbl>
    <w:p w14:paraId="435510D4" w14:textId="77777777" w:rsidR="00DF7879" w:rsidRPr="00945117" w:rsidRDefault="00DF7879" w:rsidP="00DB1FA8"/>
    <w:p w14:paraId="31736CC2" w14:textId="5F7836E7" w:rsidR="00DF7879" w:rsidRPr="00945117" w:rsidRDefault="00CC017A" w:rsidP="00DB1FA8">
      <w:bookmarkStart w:id="21" w:name="_Toc431822423"/>
      <w:r w:rsidRPr="00945117">
        <w:t>Banco de contenidos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C017A" w:rsidRPr="00945117" w14:paraId="0B219D81" w14:textId="77777777" w:rsidTr="005D42B8">
        <w:tc>
          <w:tcPr>
            <w:tcW w:w="9054" w:type="dxa"/>
            <w:gridSpan w:val="2"/>
            <w:shd w:val="clear" w:color="auto" w:fill="000000" w:themeFill="text1"/>
          </w:tcPr>
          <w:p w14:paraId="7FF8E978" w14:textId="77777777" w:rsidR="00CC017A" w:rsidRPr="00945117" w:rsidRDefault="00CC017A" w:rsidP="00DB1FA8">
            <w:pPr>
              <w:rPr>
                <w:b/>
                <w:color w:val="FFFFFF" w:themeColor="background1"/>
              </w:rPr>
            </w:pPr>
            <w:r w:rsidRPr="00945117">
              <w:rPr>
                <w:b/>
                <w:color w:val="FFFFFF" w:themeColor="background1"/>
              </w:rPr>
              <w:t>Practica. Recurso aprovechado</w:t>
            </w:r>
          </w:p>
        </w:tc>
      </w:tr>
      <w:tr w:rsidR="00CC017A" w:rsidRPr="00945117" w14:paraId="48C1608E" w14:textId="77777777" w:rsidTr="005D42B8">
        <w:tc>
          <w:tcPr>
            <w:tcW w:w="2518" w:type="dxa"/>
          </w:tcPr>
          <w:p w14:paraId="23A4098C" w14:textId="77777777" w:rsidR="00CC017A" w:rsidRPr="00945117" w:rsidRDefault="00CC017A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Código</w:t>
            </w:r>
          </w:p>
        </w:tc>
        <w:tc>
          <w:tcPr>
            <w:tcW w:w="6536" w:type="dxa"/>
          </w:tcPr>
          <w:p w14:paraId="670F15BA" w14:textId="259E06FA" w:rsidR="00CC017A" w:rsidRPr="00945117" w:rsidRDefault="00CC017A" w:rsidP="00DB1FA8">
            <w:pPr>
              <w:rPr>
                <w:b/>
                <w:color w:val="000000" w:themeColor="text1"/>
              </w:rPr>
            </w:pPr>
            <w:r w:rsidRPr="00945117">
              <w:rPr>
                <w:color w:val="000000"/>
              </w:rPr>
              <w:t>CS_08_06_REC1</w:t>
            </w:r>
            <w:r w:rsidR="006A07E6" w:rsidRPr="00945117">
              <w:rPr>
                <w:color w:val="000000"/>
              </w:rPr>
              <w:t>9</w:t>
            </w:r>
            <w:r w:rsidRPr="00945117">
              <w:rPr>
                <w:color w:val="000000"/>
              </w:rPr>
              <w:t>0</w:t>
            </w:r>
          </w:p>
        </w:tc>
      </w:tr>
      <w:tr w:rsidR="00CC017A" w:rsidRPr="00945117" w14:paraId="4F92B847" w14:textId="77777777" w:rsidTr="005D42B8">
        <w:tc>
          <w:tcPr>
            <w:tcW w:w="2518" w:type="dxa"/>
          </w:tcPr>
          <w:p w14:paraId="3DA1F536" w14:textId="77777777" w:rsidR="00CC017A" w:rsidRPr="00945117" w:rsidRDefault="00CC017A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Título</w:t>
            </w:r>
          </w:p>
        </w:tc>
        <w:tc>
          <w:tcPr>
            <w:tcW w:w="6536" w:type="dxa"/>
          </w:tcPr>
          <w:p w14:paraId="0948F95A" w14:textId="4CC6462D" w:rsidR="00CC017A" w:rsidRPr="00945117" w:rsidRDefault="00CC017A" w:rsidP="00F750E7">
            <w:pPr>
              <w:rPr>
                <w:color w:val="000000" w:themeColor="text1"/>
              </w:rPr>
            </w:pPr>
            <w:r w:rsidRPr="00945117">
              <w:rPr>
                <w:rFonts w:eastAsia="Times New Roman"/>
                <w:color w:val="000000" w:themeColor="text1"/>
              </w:rPr>
              <w:t xml:space="preserve">Banco de </w:t>
            </w:r>
            <w:r w:rsidR="00F750E7">
              <w:rPr>
                <w:rFonts w:eastAsia="Times New Roman"/>
                <w:color w:val="000000" w:themeColor="text1"/>
              </w:rPr>
              <w:t>contenidos: La sociedad industrial y sus ideologías</w:t>
            </w:r>
          </w:p>
        </w:tc>
      </w:tr>
      <w:tr w:rsidR="00CC017A" w:rsidRPr="00945117" w14:paraId="715CB92A" w14:textId="77777777" w:rsidTr="005D42B8">
        <w:tc>
          <w:tcPr>
            <w:tcW w:w="2518" w:type="dxa"/>
          </w:tcPr>
          <w:p w14:paraId="4AB459AE" w14:textId="77777777" w:rsidR="00CC017A" w:rsidRPr="00945117" w:rsidRDefault="00CC017A" w:rsidP="00DB1FA8">
            <w:pPr>
              <w:rPr>
                <w:b/>
                <w:color w:val="000000" w:themeColor="text1"/>
              </w:rPr>
            </w:pPr>
            <w:r w:rsidRPr="00945117">
              <w:rPr>
                <w:b/>
                <w:color w:val="000000" w:themeColor="text1"/>
              </w:rPr>
              <w:t>Descripción</w:t>
            </w:r>
          </w:p>
        </w:tc>
        <w:tc>
          <w:tcPr>
            <w:tcW w:w="6536" w:type="dxa"/>
          </w:tcPr>
          <w:p w14:paraId="03E1328B" w14:textId="526CAD52" w:rsidR="00CC017A" w:rsidRPr="00945117" w:rsidRDefault="00F750E7" w:rsidP="00DB1FA8">
            <w:pPr>
              <w:rPr>
                <w:color w:val="000000" w:themeColor="text1"/>
                <w:shd w:val="clear" w:color="auto" w:fill="FFFFFF"/>
              </w:rPr>
            </w:pPr>
            <w:r>
              <w:rPr>
                <w:rFonts w:eastAsia="Times New Roman"/>
                <w:color w:val="000000" w:themeColor="text1"/>
              </w:rPr>
              <w:t>Motor que incluye actividades de respuesta abierta del tema La sociedad industrial y sus ideologías</w:t>
            </w:r>
          </w:p>
        </w:tc>
      </w:tr>
    </w:tbl>
    <w:p w14:paraId="42D2AB6E" w14:textId="77777777" w:rsidR="00CC017A" w:rsidRPr="00945117" w:rsidRDefault="00CC017A" w:rsidP="00DB1FA8"/>
    <w:p w14:paraId="62470318" w14:textId="77777777" w:rsidR="00CC017A" w:rsidRPr="00945117" w:rsidRDefault="00CC017A" w:rsidP="00DB1FA8"/>
    <w:p w14:paraId="34201CDA" w14:textId="77777777" w:rsidR="007D6E18" w:rsidRPr="00945117" w:rsidRDefault="007D6E18" w:rsidP="00DB1FA8">
      <w:pPr>
        <w:rPr>
          <w:color w:val="000000" w:themeColor="text1"/>
        </w:rPr>
      </w:pPr>
    </w:p>
    <w:sectPr w:rsidR="007D6E18" w:rsidRPr="00945117" w:rsidSect="00436398">
      <w:head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A7573D" w14:textId="77777777" w:rsidR="00755A5A" w:rsidRDefault="00755A5A" w:rsidP="008878F6">
      <w:pPr>
        <w:spacing w:after="0"/>
      </w:pPr>
      <w:r>
        <w:separator/>
      </w:r>
    </w:p>
  </w:endnote>
  <w:endnote w:type="continuationSeparator" w:id="0">
    <w:p w14:paraId="6E50E730" w14:textId="77777777" w:rsidR="00755A5A" w:rsidRDefault="00755A5A" w:rsidP="008878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80891C" w14:textId="77777777" w:rsidR="00755A5A" w:rsidRDefault="00755A5A" w:rsidP="008878F6">
      <w:pPr>
        <w:spacing w:after="0"/>
      </w:pPr>
      <w:r>
        <w:separator/>
      </w:r>
    </w:p>
  </w:footnote>
  <w:footnote w:type="continuationSeparator" w:id="0">
    <w:p w14:paraId="110DE41D" w14:textId="77777777" w:rsidR="00755A5A" w:rsidRDefault="00755A5A" w:rsidP="008878F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F371F1" w14:textId="77777777" w:rsidR="00AB2191" w:rsidRDefault="00AB2191" w:rsidP="008878F6">
    <w:pPr>
      <w:pStyle w:val="Encabezado"/>
    </w:pPr>
    <w:r w:rsidRPr="00E76A5A">
      <w:rPr>
        <w:rFonts w:ascii="Times" w:hAnsi="Times"/>
        <w:sz w:val="20"/>
        <w:szCs w:val="20"/>
        <w:highlight w:val="yellow"/>
      </w:rPr>
      <w:t>GUION CS_0</w:t>
    </w:r>
    <w:r>
      <w:rPr>
        <w:rFonts w:ascii="Times" w:hAnsi="Times"/>
        <w:sz w:val="20"/>
        <w:szCs w:val="20"/>
        <w:highlight w:val="yellow"/>
      </w:rPr>
      <w:t>8</w:t>
    </w:r>
    <w:r w:rsidRPr="00E76A5A">
      <w:rPr>
        <w:rFonts w:ascii="Times" w:hAnsi="Times"/>
        <w:sz w:val="20"/>
        <w:szCs w:val="20"/>
        <w:highlight w:val="yellow"/>
      </w:rPr>
      <w:t>_</w:t>
    </w:r>
    <w:r>
      <w:rPr>
        <w:rFonts w:ascii="Times" w:hAnsi="Times"/>
        <w:sz w:val="20"/>
        <w:szCs w:val="20"/>
        <w:highlight w:val="yellow"/>
      </w:rPr>
      <w:t>06</w:t>
    </w:r>
    <w:r w:rsidRPr="00E76A5A">
      <w:rPr>
        <w:rFonts w:ascii="Times" w:hAnsi="Times"/>
        <w:sz w:val="20"/>
        <w:szCs w:val="20"/>
        <w:highlight w:val="yellow"/>
      </w:rPr>
      <w:t>_CO]</w:t>
    </w:r>
    <w:r w:rsidRPr="00E76A5A">
      <w:rPr>
        <w:rFonts w:ascii="Times" w:hAnsi="Times"/>
        <w:sz w:val="20"/>
        <w:szCs w:val="20"/>
      </w:rPr>
      <w:t xml:space="preserve"> Guión </w:t>
    </w:r>
    <w:r>
      <w:rPr>
        <w:rFonts w:ascii="Times" w:hAnsi="Times"/>
        <w:sz w:val="20"/>
        <w:szCs w:val="20"/>
      </w:rPr>
      <w:t>6 La sociedad industrial y sus ideologías</w:t>
    </w:r>
  </w:p>
  <w:p w14:paraId="5C6723C9" w14:textId="77777777" w:rsidR="00AB2191" w:rsidRDefault="00AB2191">
    <w:pPr>
      <w:pStyle w:val="Encabezado"/>
    </w:pPr>
  </w:p>
  <w:p w14:paraId="7BD4ABF5" w14:textId="77777777" w:rsidR="00AB2191" w:rsidRDefault="00AB219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9E6278"/>
    <w:multiLevelType w:val="hybridMultilevel"/>
    <w:tmpl w:val="E5F6BC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86ABD"/>
    <w:multiLevelType w:val="hybridMultilevel"/>
    <w:tmpl w:val="46ACC3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27655"/>
    <w:multiLevelType w:val="multilevel"/>
    <w:tmpl w:val="D902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803B24"/>
    <w:multiLevelType w:val="multilevel"/>
    <w:tmpl w:val="1BFE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2C5D14"/>
    <w:multiLevelType w:val="hybridMultilevel"/>
    <w:tmpl w:val="1A708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66114"/>
    <w:multiLevelType w:val="hybridMultilevel"/>
    <w:tmpl w:val="8BC0B0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D48EA"/>
    <w:multiLevelType w:val="hybridMultilevel"/>
    <w:tmpl w:val="1770A2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63205"/>
    <w:multiLevelType w:val="hybridMultilevel"/>
    <w:tmpl w:val="4CC6E01E"/>
    <w:lvl w:ilvl="0" w:tplc="63D676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662F6"/>
    <w:multiLevelType w:val="hybridMultilevel"/>
    <w:tmpl w:val="22FA5D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102A57"/>
    <w:multiLevelType w:val="multilevel"/>
    <w:tmpl w:val="F616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D047DB"/>
    <w:multiLevelType w:val="multilevel"/>
    <w:tmpl w:val="B1CA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E010B1"/>
    <w:multiLevelType w:val="multilevel"/>
    <w:tmpl w:val="14E4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174A54"/>
    <w:multiLevelType w:val="multilevel"/>
    <w:tmpl w:val="66B2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4D6D0C"/>
    <w:multiLevelType w:val="hybridMultilevel"/>
    <w:tmpl w:val="710EBC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11"/>
  </w:num>
  <w:num w:numId="5">
    <w:abstractNumId w:val="3"/>
  </w:num>
  <w:num w:numId="6">
    <w:abstractNumId w:val="6"/>
  </w:num>
  <w:num w:numId="7">
    <w:abstractNumId w:val="7"/>
  </w:num>
  <w:num w:numId="8">
    <w:abstractNumId w:val="8"/>
  </w:num>
  <w:num w:numId="9">
    <w:abstractNumId w:val="12"/>
  </w:num>
  <w:num w:numId="10">
    <w:abstractNumId w:val="4"/>
  </w:num>
  <w:num w:numId="11">
    <w:abstractNumId w:val="13"/>
  </w:num>
  <w:num w:numId="12">
    <w:abstractNumId w:val="5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419"/>
    <w:rsid w:val="00012F9B"/>
    <w:rsid w:val="000154BC"/>
    <w:rsid w:val="00032A97"/>
    <w:rsid w:val="00037497"/>
    <w:rsid w:val="00051C73"/>
    <w:rsid w:val="00052AC6"/>
    <w:rsid w:val="00057439"/>
    <w:rsid w:val="00057895"/>
    <w:rsid w:val="0006492B"/>
    <w:rsid w:val="0007143C"/>
    <w:rsid w:val="000715BC"/>
    <w:rsid w:val="00082574"/>
    <w:rsid w:val="0008615F"/>
    <w:rsid w:val="000873B2"/>
    <w:rsid w:val="000933E8"/>
    <w:rsid w:val="00093910"/>
    <w:rsid w:val="000976F1"/>
    <w:rsid w:val="000B1CD0"/>
    <w:rsid w:val="000B3941"/>
    <w:rsid w:val="000C7CFE"/>
    <w:rsid w:val="000D04A1"/>
    <w:rsid w:val="000D78C6"/>
    <w:rsid w:val="000E133F"/>
    <w:rsid w:val="000E39C6"/>
    <w:rsid w:val="00100A0B"/>
    <w:rsid w:val="00107D0D"/>
    <w:rsid w:val="00112F94"/>
    <w:rsid w:val="0012164F"/>
    <w:rsid w:val="00124870"/>
    <w:rsid w:val="00140CD8"/>
    <w:rsid w:val="001429B9"/>
    <w:rsid w:val="0014691B"/>
    <w:rsid w:val="00146C96"/>
    <w:rsid w:val="00154AF1"/>
    <w:rsid w:val="00174AEC"/>
    <w:rsid w:val="0017791B"/>
    <w:rsid w:val="00195BE7"/>
    <w:rsid w:val="001C6625"/>
    <w:rsid w:val="001D01F0"/>
    <w:rsid w:val="001E4293"/>
    <w:rsid w:val="001E4B4F"/>
    <w:rsid w:val="001F19F6"/>
    <w:rsid w:val="001F6839"/>
    <w:rsid w:val="001F68AE"/>
    <w:rsid w:val="00200144"/>
    <w:rsid w:val="00207419"/>
    <w:rsid w:val="00210BBD"/>
    <w:rsid w:val="00216CC4"/>
    <w:rsid w:val="00222B41"/>
    <w:rsid w:val="00227EBB"/>
    <w:rsid w:val="00255870"/>
    <w:rsid w:val="002649D7"/>
    <w:rsid w:val="00265D31"/>
    <w:rsid w:val="00293C42"/>
    <w:rsid w:val="002959B9"/>
    <w:rsid w:val="002A633B"/>
    <w:rsid w:val="002B22B5"/>
    <w:rsid w:val="002B7125"/>
    <w:rsid w:val="002C305C"/>
    <w:rsid w:val="002C6C96"/>
    <w:rsid w:val="002D3991"/>
    <w:rsid w:val="002D5356"/>
    <w:rsid w:val="002D6A69"/>
    <w:rsid w:val="002E6591"/>
    <w:rsid w:val="002F6961"/>
    <w:rsid w:val="00302876"/>
    <w:rsid w:val="00313034"/>
    <w:rsid w:val="003212DE"/>
    <w:rsid w:val="00372B26"/>
    <w:rsid w:val="00376269"/>
    <w:rsid w:val="00386F45"/>
    <w:rsid w:val="003953F7"/>
    <w:rsid w:val="003A2038"/>
    <w:rsid w:val="003A4595"/>
    <w:rsid w:val="003D725E"/>
    <w:rsid w:val="003E231A"/>
    <w:rsid w:val="003E440E"/>
    <w:rsid w:val="003E4601"/>
    <w:rsid w:val="003E5499"/>
    <w:rsid w:val="003E580F"/>
    <w:rsid w:val="003F24AE"/>
    <w:rsid w:val="00411A54"/>
    <w:rsid w:val="004151AB"/>
    <w:rsid w:val="00416A9F"/>
    <w:rsid w:val="00420BB0"/>
    <w:rsid w:val="0042156B"/>
    <w:rsid w:val="00433168"/>
    <w:rsid w:val="00435AC8"/>
    <w:rsid w:val="00436398"/>
    <w:rsid w:val="0045778F"/>
    <w:rsid w:val="004577FD"/>
    <w:rsid w:val="004628D6"/>
    <w:rsid w:val="00464450"/>
    <w:rsid w:val="00471F66"/>
    <w:rsid w:val="0048787E"/>
    <w:rsid w:val="00493B32"/>
    <w:rsid w:val="004A03EC"/>
    <w:rsid w:val="004A1AD6"/>
    <w:rsid w:val="004A590B"/>
    <w:rsid w:val="004A6EB6"/>
    <w:rsid w:val="004B7F56"/>
    <w:rsid w:val="004C332C"/>
    <w:rsid w:val="004D142A"/>
    <w:rsid w:val="004D7F7C"/>
    <w:rsid w:val="004E1847"/>
    <w:rsid w:val="004F626C"/>
    <w:rsid w:val="004F6310"/>
    <w:rsid w:val="00501240"/>
    <w:rsid w:val="005025DF"/>
    <w:rsid w:val="00505FBD"/>
    <w:rsid w:val="00524ED4"/>
    <w:rsid w:val="00530B8A"/>
    <w:rsid w:val="005313AB"/>
    <w:rsid w:val="005434E4"/>
    <w:rsid w:val="005479F7"/>
    <w:rsid w:val="00550F30"/>
    <w:rsid w:val="005646E8"/>
    <w:rsid w:val="005663D1"/>
    <w:rsid w:val="00567833"/>
    <w:rsid w:val="00573FE6"/>
    <w:rsid w:val="00580641"/>
    <w:rsid w:val="00584A9B"/>
    <w:rsid w:val="0058797B"/>
    <w:rsid w:val="00591B85"/>
    <w:rsid w:val="005A7034"/>
    <w:rsid w:val="005C3C95"/>
    <w:rsid w:val="005C690C"/>
    <w:rsid w:val="005D1500"/>
    <w:rsid w:val="005D42B8"/>
    <w:rsid w:val="005E22FB"/>
    <w:rsid w:val="005E777A"/>
    <w:rsid w:val="006035ED"/>
    <w:rsid w:val="0060424D"/>
    <w:rsid w:val="00615FFF"/>
    <w:rsid w:val="006249BE"/>
    <w:rsid w:val="006272D6"/>
    <w:rsid w:val="00633059"/>
    <w:rsid w:val="00657728"/>
    <w:rsid w:val="006622B4"/>
    <w:rsid w:val="00671473"/>
    <w:rsid w:val="00680181"/>
    <w:rsid w:val="00680E62"/>
    <w:rsid w:val="00682020"/>
    <w:rsid w:val="00684516"/>
    <w:rsid w:val="00696525"/>
    <w:rsid w:val="006A07E6"/>
    <w:rsid w:val="006B0117"/>
    <w:rsid w:val="006B0D7C"/>
    <w:rsid w:val="006D282C"/>
    <w:rsid w:val="006D7512"/>
    <w:rsid w:val="006E58C7"/>
    <w:rsid w:val="006F6A11"/>
    <w:rsid w:val="00701184"/>
    <w:rsid w:val="00704417"/>
    <w:rsid w:val="007114CA"/>
    <w:rsid w:val="00730361"/>
    <w:rsid w:val="00746A12"/>
    <w:rsid w:val="00747373"/>
    <w:rsid w:val="00755A5A"/>
    <w:rsid w:val="0077070E"/>
    <w:rsid w:val="00776CE9"/>
    <w:rsid w:val="00782788"/>
    <w:rsid w:val="00783838"/>
    <w:rsid w:val="00783D7B"/>
    <w:rsid w:val="0079216B"/>
    <w:rsid w:val="007B4B83"/>
    <w:rsid w:val="007B7E09"/>
    <w:rsid w:val="007C49C6"/>
    <w:rsid w:val="007C7A7D"/>
    <w:rsid w:val="007D3231"/>
    <w:rsid w:val="007D6E18"/>
    <w:rsid w:val="008116DC"/>
    <w:rsid w:val="0083261F"/>
    <w:rsid w:val="00835B46"/>
    <w:rsid w:val="00835ED5"/>
    <w:rsid w:val="00853440"/>
    <w:rsid w:val="00870C44"/>
    <w:rsid w:val="008842FB"/>
    <w:rsid w:val="008856A2"/>
    <w:rsid w:val="0088597C"/>
    <w:rsid w:val="008878F6"/>
    <w:rsid w:val="008A259D"/>
    <w:rsid w:val="008A334B"/>
    <w:rsid w:val="008B1237"/>
    <w:rsid w:val="008B55C6"/>
    <w:rsid w:val="008B74B4"/>
    <w:rsid w:val="008C1AED"/>
    <w:rsid w:val="008C3850"/>
    <w:rsid w:val="008D1C32"/>
    <w:rsid w:val="008E6900"/>
    <w:rsid w:val="008E753E"/>
    <w:rsid w:val="008F74AA"/>
    <w:rsid w:val="009060A3"/>
    <w:rsid w:val="00916B67"/>
    <w:rsid w:val="00924ACF"/>
    <w:rsid w:val="0093770E"/>
    <w:rsid w:val="009377A1"/>
    <w:rsid w:val="00940A98"/>
    <w:rsid w:val="009411AD"/>
    <w:rsid w:val="009413D2"/>
    <w:rsid w:val="00945117"/>
    <w:rsid w:val="00947C44"/>
    <w:rsid w:val="0095260C"/>
    <w:rsid w:val="00954782"/>
    <w:rsid w:val="009636D3"/>
    <w:rsid w:val="00965EFF"/>
    <w:rsid w:val="0096785F"/>
    <w:rsid w:val="00982EB1"/>
    <w:rsid w:val="009A697A"/>
    <w:rsid w:val="009B0B91"/>
    <w:rsid w:val="009C7683"/>
    <w:rsid w:val="009D73E4"/>
    <w:rsid w:val="009E29D1"/>
    <w:rsid w:val="009E7952"/>
    <w:rsid w:val="009F5E9E"/>
    <w:rsid w:val="00A05CA8"/>
    <w:rsid w:val="00A162A6"/>
    <w:rsid w:val="00A214D2"/>
    <w:rsid w:val="00A358CD"/>
    <w:rsid w:val="00A52197"/>
    <w:rsid w:val="00A56697"/>
    <w:rsid w:val="00A65542"/>
    <w:rsid w:val="00A800A1"/>
    <w:rsid w:val="00A961C6"/>
    <w:rsid w:val="00AA129F"/>
    <w:rsid w:val="00AA361F"/>
    <w:rsid w:val="00AB2191"/>
    <w:rsid w:val="00AC0E35"/>
    <w:rsid w:val="00AC6C50"/>
    <w:rsid w:val="00AD0571"/>
    <w:rsid w:val="00AF1376"/>
    <w:rsid w:val="00AF2A37"/>
    <w:rsid w:val="00B011A0"/>
    <w:rsid w:val="00B040C7"/>
    <w:rsid w:val="00B13D57"/>
    <w:rsid w:val="00B254C6"/>
    <w:rsid w:val="00B308C5"/>
    <w:rsid w:val="00B423C0"/>
    <w:rsid w:val="00B539AF"/>
    <w:rsid w:val="00B54B41"/>
    <w:rsid w:val="00B5665F"/>
    <w:rsid w:val="00B62B35"/>
    <w:rsid w:val="00B63E2F"/>
    <w:rsid w:val="00B66462"/>
    <w:rsid w:val="00B725A6"/>
    <w:rsid w:val="00BA1F17"/>
    <w:rsid w:val="00BA4685"/>
    <w:rsid w:val="00BB36C1"/>
    <w:rsid w:val="00BB5526"/>
    <w:rsid w:val="00BB67B6"/>
    <w:rsid w:val="00BD09B4"/>
    <w:rsid w:val="00BD2460"/>
    <w:rsid w:val="00BF0420"/>
    <w:rsid w:val="00BF2033"/>
    <w:rsid w:val="00BF76A6"/>
    <w:rsid w:val="00C059CE"/>
    <w:rsid w:val="00C10668"/>
    <w:rsid w:val="00C34B51"/>
    <w:rsid w:val="00C6674F"/>
    <w:rsid w:val="00C73241"/>
    <w:rsid w:val="00C80599"/>
    <w:rsid w:val="00C872C8"/>
    <w:rsid w:val="00CA08EA"/>
    <w:rsid w:val="00CA7B92"/>
    <w:rsid w:val="00CB081F"/>
    <w:rsid w:val="00CC017A"/>
    <w:rsid w:val="00CC2770"/>
    <w:rsid w:val="00CC6D87"/>
    <w:rsid w:val="00CD0E12"/>
    <w:rsid w:val="00CD5CA9"/>
    <w:rsid w:val="00CF008F"/>
    <w:rsid w:val="00CF2579"/>
    <w:rsid w:val="00CF3129"/>
    <w:rsid w:val="00D02C35"/>
    <w:rsid w:val="00D069B6"/>
    <w:rsid w:val="00D1417F"/>
    <w:rsid w:val="00D17702"/>
    <w:rsid w:val="00D21107"/>
    <w:rsid w:val="00D24D79"/>
    <w:rsid w:val="00D27825"/>
    <w:rsid w:val="00D42079"/>
    <w:rsid w:val="00D65570"/>
    <w:rsid w:val="00D73C25"/>
    <w:rsid w:val="00D844A5"/>
    <w:rsid w:val="00D873C0"/>
    <w:rsid w:val="00D9526B"/>
    <w:rsid w:val="00DA3580"/>
    <w:rsid w:val="00DB1FA8"/>
    <w:rsid w:val="00DB4024"/>
    <w:rsid w:val="00DC05D2"/>
    <w:rsid w:val="00DC4E4E"/>
    <w:rsid w:val="00DC5182"/>
    <w:rsid w:val="00DC56B0"/>
    <w:rsid w:val="00DD4CC2"/>
    <w:rsid w:val="00DF7879"/>
    <w:rsid w:val="00E01791"/>
    <w:rsid w:val="00E05FE8"/>
    <w:rsid w:val="00E153C0"/>
    <w:rsid w:val="00E2410F"/>
    <w:rsid w:val="00E244CE"/>
    <w:rsid w:val="00E44C99"/>
    <w:rsid w:val="00E57EEE"/>
    <w:rsid w:val="00E6267D"/>
    <w:rsid w:val="00E83B11"/>
    <w:rsid w:val="00E84385"/>
    <w:rsid w:val="00E86A8B"/>
    <w:rsid w:val="00E96D19"/>
    <w:rsid w:val="00EC07D6"/>
    <w:rsid w:val="00EC09BF"/>
    <w:rsid w:val="00EC3840"/>
    <w:rsid w:val="00EC3F7F"/>
    <w:rsid w:val="00EC46DE"/>
    <w:rsid w:val="00EC5E73"/>
    <w:rsid w:val="00EE4AC0"/>
    <w:rsid w:val="00EE59EB"/>
    <w:rsid w:val="00EF7F4D"/>
    <w:rsid w:val="00F03272"/>
    <w:rsid w:val="00F07C5E"/>
    <w:rsid w:val="00F147A3"/>
    <w:rsid w:val="00F158D8"/>
    <w:rsid w:val="00F244C0"/>
    <w:rsid w:val="00F40C94"/>
    <w:rsid w:val="00F606C0"/>
    <w:rsid w:val="00F63119"/>
    <w:rsid w:val="00F6422D"/>
    <w:rsid w:val="00F66A5B"/>
    <w:rsid w:val="00F74EA3"/>
    <w:rsid w:val="00F750E7"/>
    <w:rsid w:val="00F919EC"/>
    <w:rsid w:val="00FA14E5"/>
    <w:rsid w:val="00FA4DBA"/>
    <w:rsid w:val="00FB1CA6"/>
    <w:rsid w:val="00FB2E95"/>
    <w:rsid w:val="00FB4C53"/>
    <w:rsid w:val="00FC47A7"/>
    <w:rsid w:val="00FD0766"/>
    <w:rsid w:val="00FD1FB0"/>
    <w:rsid w:val="00FE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91A79E6"/>
  <w15:docId w15:val="{10DBE5F7-1706-4A7B-B3B9-35ECE6BD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22B5"/>
    <w:pPr>
      <w:spacing w:line="240" w:lineRule="auto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F68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68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20741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074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F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">
    <w:name w:val="un"/>
    <w:basedOn w:val="Fuentedeprrafopredeter"/>
    <w:rsid w:val="00207419"/>
  </w:style>
  <w:style w:type="character" w:customStyle="1" w:styleId="apple-converted-space">
    <w:name w:val="apple-converted-space"/>
    <w:basedOn w:val="Fuentedeprrafopredeter"/>
    <w:rsid w:val="00207419"/>
  </w:style>
  <w:style w:type="character" w:styleId="Textoennegrita">
    <w:name w:val="Strong"/>
    <w:basedOn w:val="Fuentedeprrafopredeter"/>
    <w:uiPriority w:val="22"/>
    <w:qFormat/>
    <w:rsid w:val="002074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741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7419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07419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customStyle="1" w:styleId="u">
    <w:name w:val="u"/>
    <w:basedOn w:val="Normal"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0741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abecera2">
    <w:name w:val="cabecera2"/>
    <w:basedOn w:val="Normal"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negrita">
    <w:name w:val="negrita"/>
    <w:basedOn w:val="Fuentedeprrafopredeter"/>
    <w:rsid w:val="00207419"/>
  </w:style>
  <w:style w:type="paragraph" w:customStyle="1" w:styleId="cabecera3">
    <w:name w:val="cabecera3"/>
    <w:basedOn w:val="Normal"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ab1">
    <w:name w:val="tab1"/>
    <w:basedOn w:val="Normal"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styleId="Hipervnculo">
    <w:name w:val="Hyperlink"/>
    <w:basedOn w:val="Fuentedeprrafopredeter"/>
    <w:uiPriority w:val="99"/>
    <w:unhideWhenUsed/>
    <w:rsid w:val="00207419"/>
    <w:rPr>
      <w:color w:val="0000FF"/>
      <w:u w:val="single"/>
    </w:rPr>
  </w:style>
  <w:style w:type="paragraph" w:customStyle="1" w:styleId="cabecera1">
    <w:name w:val="cabecera1"/>
    <w:basedOn w:val="Normal"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Normal1">
    <w:name w:val="Normal1"/>
    <w:basedOn w:val="Normal"/>
    <w:rsid w:val="0020741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cursiva">
    <w:name w:val="cursiva"/>
    <w:basedOn w:val="Fuentedeprrafopredeter"/>
    <w:rsid w:val="00207419"/>
  </w:style>
  <w:style w:type="paragraph" w:customStyle="1" w:styleId="tab2">
    <w:name w:val="tab2"/>
    <w:basedOn w:val="Normal"/>
    <w:rsid w:val="006249BE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Sinespaciado">
    <w:name w:val="No Spacing"/>
    <w:uiPriority w:val="1"/>
    <w:qFormat/>
    <w:rsid w:val="008878F6"/>
    <w:pPr>
      <w:spacing w:after="0" w:line="240" w:lineRule="auto"/>
    </w:pPr>
  </w:style>
  <w:style w:type="table" w:styleId="Tablaconcuadrcula">
    <w:name w:val="Table Grid"/>
    <w:basedOn w:val="Tablanormal"/>
    <w:rsid w:val="008878F6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878F6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878F6"/>
  </w:style>
  <w:style w:type="paragraph" w:styleId="Piedepgina">
    <w:name w:val="footer"/>
    <w:basedOn w:val="Normal"/>
    <w:link w:val="PiedepginaCar"/>
    <w:uiPriority w:val="99"/>
    <w:unhideWhenUsed/>
    <w:rsid w:val="008878F6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8F6"/>
  </w:style>
  <w:style w:type="character" w:styleId="Hipervnculovisitado">
    <w:name w:val="FollowedHyperlink"/>
    <w:basedOn w:val="Fuentedeprrafopredeter"/>
    <w:uiPriority w:val="99"/>
    <w:semiHidden/>
    <w:unhideWhenUsed/>
    <w:rsid w:val="00591B85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853440"/>
    <w:pPr>
      <w:spacing w:after="0"/>
      <w:ind w:left="720"/>
      <w:contextualSpacing/>
    </w:pPr>
    <w:rPr>
      <w:rFonts w:ascii="Times New Roman" w:eastAsia="Times New Roman" w:hAnsi="Times New Roman" w:cs="Times New Roman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F68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683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50F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0F3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50F30"/>
    <w:pPr>
      <w:spacing w:after="100"/>
      <w:ind w:left="440"/>
    </w:pPr>
  </w:style>
  <w:style w:type="table" w:customStyle="1" w:styleId="TableNormal">
    <w:name w:val="Table Normal"/>
    <w:rsid w:val="0037626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es-E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A">
    <w:name w:val="Cuerpo A"/>
    <w:rsid w:val="00376269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Cambria" w:eastAsia="Cambria" w:hAnsi="Cambria" w:cs="Cambria"/>
      <w:color w:val="000000"/>
      <w:sz w:val="24"/>
      <w:szCs w:val="24"/>
      <w:u w:color="000000"/>
      <w:bdr w:val="nil"/>
      <w:lang w:val="es-ES_tradnl" w:eastAsia="es-ES"/>
    </w:rPr>
  </w:style>
  <w:style w:type="paragraph" w:customStyle="1" w:styleId="Cuerpo">
    <w:name w:val="Cuerpo"/>
    <w:rsid w:val="0037626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4D7F7C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2E659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E659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E659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E65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E6591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032A97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2137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007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028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844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700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275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545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0778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0424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7606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61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33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69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919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4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411">
          <w:marLeft w:val="150"/>
          <w:marRight w:val="0"/>
          <w:marTop w:val="225"/>
          <w:marBottom w:val="225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</w:divsChild>
    </w:div>
    <w:div w:id="8153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48300">
                  <w:marLeft w:val="150"/>
                  <w:marRight w:val="0"/>
                  <w:marTop w:val="15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4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30859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963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138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62496">
                          <w:marLeft w:val="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09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99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4268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71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34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42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99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2271338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83384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2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67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9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691539">
                          <w:marLeft w:val="90"/>
                          <w:marRight w:val="90"/>
                          <w:marTop w:val="9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82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14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16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1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751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54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3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545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393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5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711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682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5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419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66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8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683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9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5422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26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7456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183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823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291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4317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75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0612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rofesores.aulaplaneta.com/DNNPlayerPackages/Package12191/InfoGuion/cuadernoestudio/images_xml/CS_10_04_img1_zoom.jpg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://profesores.aulaplaneta.com/DNNPlayerPackages/Package12191/InfoGuion/cuadernoestudio/images_xml/CS_10_04_img8_zoom.jpg" TargetMode="External"/><Relationship Id="rId34" Type="http://schemas.openxmlformats.org/officeDocument/2006/relationships/hyperlink" Target="http://iris.cnice.mec.es/kairos/ensenanzas/eso/contemporanea/revolucion_06_00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profesores.aulaplaneta.com/DNNPlayerPackages/Package12191/InfoGuion/cuadernoestudio/images_xml/CS_10_04_img3_zoom.jpg" TargetMode="External"/><Relationship Id="rId17" Type="http://schemas.openxmlformats.org/officeDocument/2006/relationships/hyperlink" Target="http://profesores.aulaplaneta.com/DNNPlayerPackages/Package12191/InfoGuion/cuadernoestudio/images_xml/CS_10_04_img5_zoom.jpg" TargetMode="External"/><Relationship Id="rId25" Type="http://schemas.openxmlformats.org/officeDocument/2006/relationships/hyperlink" Target="http://profesores.aulaplaneta.com/DNNPlayerPackages/Package12191/InfoGuion/cuadernoestudio/images_xml/CS_10_04_img10_zoom.jpg" TargetMode="External"/><Relationship Id="rId33" Type="http://schemas.openxmlformats.org/officeDocument/2006/relationships/hyperlink" Target="http://recursostic.educacion.es/kairos/web/ensenanzas/eso/moderna/luces_00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pack=3&amp;idpil=7511533&amp;ruta=aulaplaneta&amp;DATA=80NijjJdggsoK%2bQZyZvIJzfqpXb%2b3YLTbbj%2btkCHHwY%3d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hyperlink" Target="http://alerce.pntic.mec.es/lsam0005/1bach_hmc/tema4_movimiento_obrero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profesores.aulaplaneta.com/DNNPlayerPackages/Package12191/InfoGuion/cuadernoestudio/images_xml/CS_10_04_img9_zoom.jpg" TargetMode="External"/><Relationship Id="rId28" Type="http://schemas.openxmlformats.org/officeDocument/2006/relationships/hyperlink" Target="http://profesores.aulaplaneta.com/DNNPlayerPackages/Package12191/InfoGuion/cuadernoestudio/images_xml/CS_10_04_img11_zoom.jpg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profesores.aulaplaneta.com/DNNPlayerPackages/Package12191/InfoGuion/cuadernoestudio/images_xml/CS_10_04_img2_zoom.jpg" TargetMode="External"/><Relationship Id="rId19" Type="http://schemas.openxmlformats.org/officeDocument/2006/relationships/hyperlink" Target="http://profesores.aulaplaneta.com/DNNPlayerPackages/Package12191/InfoGuion/cuadernoestudio/images_xml/CS_10_04_img6_zoom.jpg" TargetMode="External"/><Relationship Id="rId31" Type="http://schemas.openxmlformats.org/officeDocument/2006/relationships/hyperlink" Target="http://www.artehistoria.com/v2/contextos/2495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profesores.aulaplaneta.com/DNNPlayerPackages/Package12191/InfoGuion/cuadernoestudio/images_xml/CS_10_04_img4_zoom.jpg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://www.federaciondeservicios.org/la-internacional" TargetMode="External"/><Relationship Id="rId30" Type="http://schemas.openxmlformats.org/officeDocument/2006/relationships/hyperlink" Target="http://aulaplaneta.planetasaber.com/encyclopedia/default.asp?idpack=3&amp;idpil=6747174&amp;ruta=aulaplaneta&amp;DATA=80NijjJdggvFMskMXue4cDfqpXb%2b3YLTbbj%2btkCHHwY%3d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9F4B15FA-9D90-4226-9927-2AEAE2E63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4021</Words>
  <Characters>22117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MCMarquez</cp:lastModifiedBy>
  <cp:revision>2</cp:revision>
  <dcterms:created xsi:type="dcterms:W3CDTF">2015-11-11T19:50:00Z</dcterms:created>
  <dcterms:modified xsi:type="dcterms:W3CDTF">2015-11-11T19:50:00Z</dcterms:modified>
</cp:coreProperties>
</file>