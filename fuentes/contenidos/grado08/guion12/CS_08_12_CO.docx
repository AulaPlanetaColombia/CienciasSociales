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D21AC" w14:textId="25A03B16" w:rsidR="00FC6A9B" w:rsidRDefault="00FC6A9B">
      <w:pPr>
        <w:rPr>
          <w:rFonts w:ascii="Times" w:hAnsi="Times"/>
        </w:rPr>
      </w:pPr>
      <w:r>
        <w:rPr>
          <w:rFonts w:ascii="Times" w:hAnsi="Times"/>
          <w:highlight w:val="yellow"/>
        </w:rPr>
        <w:t>TABLA DE CONTENIDO</w:t>
      </w:r>
    </w:p>
    <w:p w14:paraId="0F0780AE" w14:textId="3DF84537" w:rsidR="00FC6A9B" w:rsidRPr="00D83118" w:rsidRDefault="00FC6A9B" w:rsidP="00D83118">
      <w:pPr>
        <w:spacing w:after="0"/>
        <w:rPr>
          <w:rFonts w:ascii="Times New Roman" w:hAnsi="Times New Roman" w:cs="Times New Roman"/>
        </w:rPr>
      </w:pPr>
      <w:r w:rsidRPr="00D83118">
        <w:rPr>
          <w:rFonts w:ascii="Times New Roman" w:hAnsi="Times New Roman" w:cs="Times New Roman"/>
          <w:b/>
        </w:rPr>
        <w:t>1</w:t>
      </w:r>
      <w:r w:rsidRPr="00D83118">
        <w:rPr>
          <w:rFonts w:ascii="Times New Roman" w:hAnsi="Times New Roman" w:cs="Times New Roman"/>
        </w:rPr>
        <w:t xml:space="preserve"> El gobierno</w:t>
      </w:r>
    </w:p>
    <w:p w14:paraId="0658B793" w14:textId="01E3D733"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El sentido del gobierno</w:t>
      </w:r>
    </w:p>
    <w:p w14:paraId="60D26119" w14:textId="3E1570DD"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Las formas de gobierno</w:t>
      </w:r>
    </w:p>
    <w:p w14:paraId="297D1966"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1.3</w:t>
      </w:r>
      <w:r w:rsidRPr="00D83118">
        <w:rPr>
          <w:rFonts w:ascii="Times New Roman" w:hAnsi="Times New Roman" w:cs="Times New Roman"/>
        </w:rPr>
        <w:t xml:space="preserve"> Consolidación</w:t>
      </w:r>
    </w:p>
    <w:p w14:paraId="3F443A11"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w:t>
      </w:r>
      <w:r w:rsidRPr="00D83118">
        <w:rPr>
          <w:rFonts w:ascii="Times New Roman" w:hAnsi="Times New Roman" w:cs="Times New Roman"/>
        </w:rPr>
        <w:t xml:space="preserve"> El gobierno democrático</w:t>
      </w:r>
    </w:p>
    <w:p w14:paraId="37747A1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2.1</w:t>
      </w:r>
      <w:r w:rsidRPr="00D83118">
        <w:rPr>
          <w:rFonts w:ascii="Times New Roman" w:hAnsi="Times New Roman" w:cs="Times New Roman"/>
        </w:rPr>
        <w:t xml:space="preserve"> El surgimiento de la democracia</w:t>
      </w:r>
    </w:p>
    <w:p w14:paraId="0A7D7F82"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2.2</w:t>
      </w:r>
      <w:r w:rsidRPr="00D83118">
        <w:rPr>
          <w:rFonts w:ascii="Times New Roman" w:hAnsi="Times New Roman" w:cs="Times New Roman"/>
        </w:rPr>
        <w:t xml:space="preserve"> Los principios de la democracia</w:t>
      </w:r>
    </w:p>
    <w:p w14:paraId="0B9150F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2.3</w:t>
      </w:r>
      <w:r w:rsidRPr="00D83118">
        <w:rPr>
          <w:rFonts w:ascii="Times New Roman" w:hAnsi="Times New Roman" w:cs="Times New Roman"/>
        </w:rPr>
        <w:t xml:space="preserve"> Los tipos de democracia</w:t>
      </w:r>
    </w:p>
    <w:p w14:paraId="60DB795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2.4 </w:t>
      </w:r>
      <w:r w:rsidRPr="00D83118">
        <w:rPr>
          <w:rFonts w:ascii="Times New Roman" w:hAnsi="Times New Roman" w:cs="Times New Roman"/>
        </w:rPr>
        <w:t>Consolidación</w:t>
      </w:r>
    </w:p>
    <w:p w14:paraId="5ECB744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3</w:t>
      </w:r>
      <w:r w:rsidRPr="00D83118">
        <w:rPr>
          <w:rFonts w:ascii="Times New Roman" w:hAnsi="Times New Roman" w:cs="Times New Roman"/>
        </w:rPr>
        <w:t xml:space="preserve"> La participación ciudadana</w:t>
      </w:r>
    </w:p>
    <w:p w14:paraId="3E39521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3.1 </w:t>
      </w:r>
      <w:r w:rsidRPr="00D83118">
        <w:rPr>
          <w:rFonts w:ascii="Times New Roman" w:hAnsi="Times New Roman" w:cs="Times New Roman"/>
        </w:rPr>
        <w:t>Los elementos y valores para la participación ciudadana</w:t>
      </w:r>
    </w:p>
    <w:p w14:paraId="333E2B9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3.2 </w:t>
      </w:r>
      <w:r w:rsidRPr="00D83118">
        <w:rPr>
          <w:rFonts w:ascii="Times New Roman" w:hAnsi="Times New Roman" w:cs="Times New Roman"/>
        </w:rPr>
        <w:t>Los tipos de participación ciudadana</w:t>
      </w:r>
    </w:p>
    <w:p w14:paraId="731AC14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 </w:t>
      </w:r>
      <w:r w:rsidRPr="00D83118">
        <w:rPr>
          <w:rFonts w:ascii="Times New Roman" w:hAnsi="Times New Roman" w:cs="Times New Roman"/>
        </w:rPr>
        <w:t>La participación ciudadana en Colombia</w:t>
      </w:r>
    </w:p>
    <w:p w14:paraId="6475ABF0"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3.3.1 </w:t>
      </w:r>
      <w:r w:rsidRPr="00D83118">
        <w:rPr>
          <w:rFonts w:ascii="Times New Roman" w:hAnsi="Times New Roman" w:cs="Times New Roman"/>
        </w:rPr>
        <w:t>Los mecanismos de participación ciudadana en Colombia</w:t>
      </w:r>
    </w:p>
    <w:p w14:paraId="11520CC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3.4 </w:t>
      </w:r>
      <w:r w:rsidRPr="00D83118">
        <w:rPr>
          <w:rFonts w:ascii="Times New Roman" w:hAnsi="Times New Roman" w:cs="Times New Roman"/>
        </w:rPr>
        <w:t>Consolidación</w:t>
      </w:r>
    </w:p>
    <w:p w14:paraId="13C1DC8F"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4</w:t>
      </w:r>
      <w:r w:rsidRPr="00D83118">
        <w:rPr>
          <w:rFonts w:ascii="Times New Roman" w:hAnsi="Times New Roman" w:cs="Times New Roman"/>
        </w:rPr>
        <w:t xml:space="preserve"> Competencias</w:t>
      </w:r>
    </w:p>
    <w:p w14:paraId="0815B288" w14:textId="0F370363" w:rsidR="00D83118" w:rsidRDefault="00D83118" w:rsidP="00D83118">
      <w:pPr>
        <w:spacing w:after="0"/>
        <w:rPr>
          <w:rFonts w:ascii="Times New Roman" w:hAnsi="Times New Roman" w:cs="Times New Roman"/>
        </w:rPr>
      </w:pPr>
      <w:r w:rsidRPr="00D83118">
        <w:rPr>
          <w:rFonts w:ascii="Times New Roman" w:hAnsi="Times New Roman" w:cs="Times New Roman"/>
          <w:b/>
        </w:rPr>
        <w:t>5</w:t>
      </w:r>
      <w:r w:rsidRPr="00D83118">
        <w:rPr>
          <w:rFonts w:ascii="Times New Roman" w:hAnsi="Times New Roman" w:cs="Times New Roman"/>
        </w:rPr>
        <w:t xml:space="preserve"> Fin de unidad</w:t>
      </w:r>
    </w:p>
    <w:p w14:paraId="6EEFEAC9" w14:textId="77777777" w:rsidR="00D83118" w:rsidRPr="00D83118" w:rsidRDefault="00D83118" w:rsidP="00D8311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27"/>
      </w:tblGrid>
      <w:tr w:rsidR="00E92066" w14:paraId="7D97021F" w14:textId="77777777" w:rsidTr="00E92066">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027" w:type="dxa"/>
          </w:tcPr>
          <w:p w14:paraId="6710764B" w14:textId="3EE8A133" w:rsidR="00E92066" w:rsidRPr="00A1146D" w:rsidRDefault="00A1146D" w:rsidP="00081745">
            <w:pPr>
              <w:tabs>
                <w:tab w:val="right" w:pos="8498"/>
              </w:tabs>
              <w:rPr>
                <w:rFonts w:ascii="Times" w:hAnsi="Times"/>
              </w:rPr>
            </w:pPr>
            <w:r w:rsidRPr="00A1146D">
              <w:rPr>
                <w:rFonts w:ascii="Times" w:hAnsi="Times"/>
              </w:rPr>
              <w:t>La democracia</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027" w:type="dxa"/>
          </w:tcPr>
          <w:p w14:paraId="21923220" w14:textId="7D7D004F" w:rsidR="00E92066" w:rsidRPr="00A1146D" w:rsidRDefault="00A1146D" w:rsidP="00081745">
            <w:pPr>
              <w:tabs>
                <w:tab w:val="right" w:pos="8498"/>
              </w:tabs>
              <w:rPr>
                <w:rFonts w:ascii="Times" w:hAnsi="Times"/>
              </w:rPr>
            </w:pPr>
            <w:r w:rsidRPr="00A1146D">
              <w:rPr>
                <w:rFonts w:ascii="Times" w:hAnsi="Times"/>
              </w:rPr>
              <w:t>CS_08_12_CO</w:t>
            </w:r>
          </w:p>
        </w:tc>
      </w:tr>
      <w:tr w:rsidR="00E92066" w14:paraId="7B9B1C80" w14:textId="77777777" w:rsidTr="00E92066">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027" w:type="dxa"/>
          </w:tcPr>
          <w:p w14:paraId="5D9015A4" w14:textId="49A85459" w:rsidR="00E92066" w:rsidRPr="00A1146D" w:rsidRDefault="00D45FE5" w:rsidP="007F172F">
            <w:pPr>
              <w:tabs>
                <w:tab w:val="right" w:pos="8498"/>
              </w:tabs>
              <w:rPr>
                <w:rFonts w:ascii="Times" w:hAnsi="Times"/>
              </w:rPr>
            </w:pPr>
            <w:r>
              <w:rPr>
                <w:rFonts w:ascii="Times" w:hAnsi="Times"/>
              </w:rPr>
              <w:t xml:space="preserve">¿Te has preguntado por qué la democracia es la forma de gobierno más </w:t>
            </w:r>
            <w:r w:rsidR="007F172F">
              <w:rPr>
                <w:rFonts w:ascii="Times" w:hAnsi="Times"/>
              </w:rPr>
              <w:t>extendida</w:t>
            </w:r>
            <w:r>
              <w:rPr>
                <w:rFonts w:ascii="Times" w:hAnsi="Times"/>
              </w:rPr>
              <w:t xml:space="preserve"> en el mundo? Conoce sus cualidades generales y </w:t>
            </w:r>
            <w:r w:rsidR="007F172F">
              <w:rPr>
                <w:rFonts w:ascii="Times" w:hAnsi="Times"/>
              </w:rPr>
              <w:t>las herramientas que permiten su aplicación, incluso</w:t>
            </w:r>
            <w:r>
              <w:rPr>
                <w:rFonts w:ascii="Times" w:hAnsi="Times"/>
              </w:rPr>
              <w:t xml:space="preserve"> en Colombia.</w:t>
            </w:r>
          </w:p>
        </w:tc>
      </w:tr>
    </w:tbl>
    <w:p w14:paraId="1587798A" w14:textId="77777777" w:rsidR="00E92066" w:rsidRDefault="00E92066" w:rsidP="00081745">
      <w:pPr>
        <w:tabs>
          <w:tab w:val="right" w:pos="8498"/>
        </w:tabs>
        <w:spacing w:after="0"/>
        <w:rPr>
          <w:rFonts w:ascii="Times" w:hAnsi="Times"/>
          <w:highlight w:val="yellow"/>
        </w:rPr>
      </w:pPr>
    </w:p>
    <w:p w14:paraId="16B58F33" w14:textId="452BEBB8" w:rsidR="002973CB"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A1146D">
        <w:rPr>
          <w:rFonts w:ascii="Times" w:hAnsi="Times"/>
          <w:b/>
        </w:rPr>
        <w:t>El gobierno</w:t>
      </w:r>
    </w:p>
    <w:p w14:paraId="52781FFC" w14:textId="77777777" w:rsidR="005476DC" w:rsidRDefault="005476DC" w:rsidP="00081745">
      <w:pPr>
        <w:tabs>
          <w:tab w:val="right" w:pos="8498"/>
        </w:tabs>
        <w:spacing w:after="0"/>
        <w:rPr>
          <w:rFonts w:ascii="Times" w:hAnsi="Times"/>
          <w:b/>
        </w:rPr>
      </w:pPr>
    </w:p>
    <w:p w14:paraId="656FF271" w14:textId="36713F73" w:rsidR="005476DC" w:rsidRPr="005476DC" w:rsidRDefault="006D381A" w:rsidP="00081745">
      <w:pPr>
        <w:tabs>
          <w:tab w:val="right" w:pos="8498"/>
        </w:tabs>
        <w:spacing w:after="0"/>
        <w:rPr>
          <w:rFonts w:ascii="Times" w:hAnsi="Times"/>
        </w:rPr>
      </w:pPr>
      <w:r>
        <w:rPr>
          <w:rFonts w:ascii="Times" w:hAnsi="Times"/>
        </w:rPr>
        <w:t xml:space="preserve">Los seres humanos se han agrupado socialmente para alcanzar logros comunes. Pero como en toda sociedad convergen intereses diversos, los conflictos siempre están presentes. Por eso, </w:t>
      </w:r>
      <w:r w:rsidR="009E0882">
        <w:rPr>
          <w:rFonts w:ascii="Times" w:hAnsi="Times"/>
        </w:rPr>
        <w:t>las personas crearon</w:t>
      </w:r>
      <w:r>
        <w:rPr>
          <w:rFonts w:ascii="Times" w:hAnsi="Times"/>
        </w:rPr>
        <w:t xml:space="preserve"> el </w:t>
      </w:r>
      <w:r w:rsidR="005476DC" w:rsidRPr="005476DC">
        <w:rPr>
          <w:rFonts w:ascii="Times" w:hAnsi="Times"/>
          <w:b/>
        </w:rPr>
        <w:t>gobierno</w:t>
      </w:r>
      <w:r>
        <w:rPr>
          <w:rFonts w:ascii="Times" w:hAnsi="Times"/>
        </w:rPr>
        <w:t xml:space="preserve">, </w:t>
      </w:r>
      <w:r w:rsidR="009E0882">
        <w:rPr>
          <w:rFonts w:ascii="Times" w:hAnsi="Times"/>
        </w:rPr>
        <w:t>que es una organización que permite liderar y dirigir a la sociedad, y asegurarse de que las normas comunes se cumplan para garantizar la convivencia.</w:t>
      </w:r>
    </w:p>
    <w:p w14:paraId="4508DCD1" w14:textId="77777777" w:rsidR="00A1146D" w:rsidRPr="004E5E51" w:rsidRDefault="00A1146D" w:rsidP="00081745">
      <w:pPr>
        <w:tabs>
          <w:tab w:val="right" w:pos="8498"/>
        </w:tabs>
        <w:spacing w:after="0"/>
        <w:rPr>
          <w:rFonts w:ascii="Times" w:hAnsi="Times"/>
          <w:b/>
        </w:rPr>
      </w:pPr>
    </w:p>
    <w:p w14:paraId="12465062" w14:textId="7FCC503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El sentido del gobierno</w:t>
      </w:r>
    </w:p>
    <w:p w14:paraId="621CF767" w14:textId="77777777" w:rsidR="009E0882" w:rsidRDefault="009E0882" w:rsidP="00A1146D">
      <w:pPr>
        <w:spacing w:after="0"/>
        <w:rPr>
          <w:rFonts w:ascii="Times" w:hAnsi="Times"/>
          <w:b/>
        </w:rPr>
      </w:pPr>
    </w:p>
    <w:p w14:paraId="0C4C1E69" w14:textId="682DCADD" w:rsidR="009E0882" w:rsidRDefault="009E0882" w:rsidP="00A1146D">
      <w:pPr>
        <w:spacing w:after="0"/>
        <w:rPr>
          <w:rFonts w:ascii="Times" w:hAnsi="Times"/>
        </w:rPr>
      </w:pPr>
      <w:r>
        <w:rPr>
          <w:rFonts w:ascii="Times" w:hAnsi="Times"/>
        </w:rPr>
        <w:t xml:space="preserve">El </w:t>
      </w:r>
      <w:r w:rsidRPr="009E0882">
        <w:rPr>
          <w:rFonts w:ascii="Times" w:hAnsi="Times"/>
          <w:b/>
        </w:rPr>
        <w:t>sentido del gobierno</w:t>
      </w:r>
      <w:r>
        <w:rPr>
          <w:rFonts w:ascii="Times" w:hAnsi="Times"/>
        </w:rPr>
        <w:t xml:space="preserve"> es, básicamente, evitar la anarquía. Si las personas tuvieran libertad de acción para satisfacer sus intereses propios, sin ninguna regulación por parte del gobierno, muchas personas estarían desprotegidas y en riesgo de ser oprimidas por los más poderosos</w:t>
      </w:r>
      <w:r w:rsidR="00A40185">
        <w:rPr>
          <w:rFonts w:ascii="Times" w:hAnsi="Times"/>
        </w:rPr>
        <w:t>; reinaría el caos y la inseguridad.</w:t>
      </w:r>
    </w:p>
    <w:p w14:paraId="25079693" w14:textId="77777777" w:rsidR="00A40185" w:rsidRDefault="00A40185" w:rsidP="00A1146D">
      <w:pPr>
        <w:spacing w:after="0"/>
        <w:rPr>
          <w:rFonts w:ascii="Times" w:hAnsi="Times"/>
        </w:rPr>
      </w:pPr>
    </w:p>
    <w:tbl>
      <w:tblPr>
        <w:tblStyle w:val="Tablaconcuadrcula"/>
        <w:tblW w:w="0" w:type="auto"/>
        <w:tblLook w:val="04A0" w:firstRow="1" w:lastRow="0" w:firstColumn="1" w:lastColumn="0" w:noHBand="0" w:noVBand="1"/>
      </w:tblPr>
      <w:tblGrid>
        <w:gridCol w:w="1242"/>
        <w:gridCol w:w="7736"/>
      </w:tblGrid>
      <w:tr w:rsidR="00A40185" w:rsidRPr="005D1738" w14:paraId="107A2D4A" w14:textId="77777777" w:rsidTr="00C512B0">
        <w:tc>
          <w:tcPr>
            <w:tcW w:w="8978" w:type="dxa"/>
            <w:gridSpan w:val="2"/>
            <w:shd w:val="clear" w:color="auto" w:fill="000000" w:themeFill="text1"/>
          </w:tcPr>
          <w:p w14:paraId="35A4DB34" w14:textId="77777777" w:rsidR="00A40185" w:rsidRPr="005D1738" w:rsidRDefault="00A4018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185" w:rsidRPr="00726376" w14:paraId="6C7864D0" w14:textId="77777777" w:rsidTr="0017266A">
        <w:tc>
          <w:tcPr>
            <w:tcW w:w="1242" w:type="dxa"/>
          </w:tcPr>
          <w:p w14:paraId="3A2829BA" w14:textId="77777777" w:rsidR="00A40185" w:rsidRPr="00726376" w:rsidRDefault="00A40185" w:rsidP="00C512B0">
            <w:pPr>
              <w:rPr>
                <w:rFonts w:ascii="Times" w:hAnsi="Times"/>
                <w:b/>
                <w:sz w:val="18"/>
                <w:szCs w:val="18"/>
              </w:rPr>
            </w:pPr>
            <w:r w:rsidRPr="00726376">
              <w:rPr>
                <w:rFonts w:ascii="Times" w:hAnsi="Times"/>
                <w:b/>
                <w:sz w:val="18"/>
                <w:szCs w:val="18"/>
              </w:rPr>
              <w:t>Título</w:t>
            </w:r>
          </w:p>
        </w:tc>
        <w:tc>
          <w:tcPr>
            <w:tcW w:w="7736" w:type="dxa"/>
          </w:tcPr>
          <w:p w14:paraId="31D5A71A" w14:textId="6EF8412D" w:rsidR="00A40185" w:rsidRPr="00726376" w:rsidRDefault="00A40185" w:rsidP="00C512B0">
            <w:pPr>
              <w:jc w:val="center"/>
              <w:rPr>
                <w:rFonts w:ascii="Times" w:hAnsi="Times"/>
                <w:b/>
                <w:sz w:val="18"/>
                <w:szCs w:val="18"/>
              </w:rPr>
            </w:pPr>
            <w:r>
              <w:rPr>
                <w:rFonts w:ascii="Times" w:hAnsi="Times"/>
                <w:b/>
                <w:sz w:val="18"/>
                <w:szCs w:val="18"/>
              </w:rPr>
              <w:t>¿Cuál es la función del gobierno?</w:t>
            </w:r>
          </w:p>
        </w:tc>
      </w:tr>
      <w:tr w:rsidR="00A40185" w14:paraId="1CFB5819" w14:textId="77777777" w:rsidTr="0017266A">
        <w:tc>
          <w:tcPr>
            <w:tcW w:w="1242" w:type="dxa"/>
          </w:tcPr>
          <w:p w14:paraId="61C06DA1" w14:textId="77777777" w:rsidR="00A40185" w:rsidRDefault="00A40185" w:rsidP="00C512B0">
            <w:pPr>
              <w:rPr>
                <w:rFonts w:ascii="Times" w:hAnsi="Times"/>
              </w:rPr>
            </w:pPr>
            <w:r w:rsidRPr="00726376">
              <w:rPr>
                <w:rFonts w:ascii="Times" w:hAnsi="Times"/>
                <w:b/>
                <w:sz w:val="18"/>
                <w:szCs w:val="18"/>
              </w:rPr>
              <w:t>Contenido</w:t>
            </w:r>
          </w:p>
        </w:tc>
        <w:tc>
          <w:tcPr>
            <w:tcW w:w="7736" w:type="dxa"/>
          </w:tcPr>
          <w:p w14:paraId="2E3AB340" w14:textId="7C4F503A" w:rsidR="00A40185" w:rsidRDefault="00A40185" w:rsidP="00A40185">
            <w:pPr>
              <w:rPr>
                <w:rFonts w:ascii="Times" w:hAnsi="Times"/>
              </w:rPr>
            </w:pPr>
            <w:r>
              <w:rPr>
                <w:rFonts w:ascii="Times" w:hAnsi="Times"/>
              </w:rPr>
              <w:t xml:space="preserve">Los seres humanos depositan en el </w:t>
            </w:r>
            <w:r w:rsidRPr="00A40185">
              <w:rPr>
                <w:rFonts w:ascii="Times" w:hAnsi="Times"/>
                <w:b/>
              </w:rPr>
              <w:t>gobierno</w:t>
            </w:r>
            <w:r>
              <w:rPr>
                <w:rFonts w:ascii="Times" w:hAnsi="Times"/>
              </w:rPr>
              <w:t xml:space="preserve"> su confianza para que actúe como </w:t>
            </w:r>
            <w:r w:rsidRPr="00A40185">
              <w:rPr>
                <w:rFonts w:ascii="Times" w:hAnsi="Times"/>
                <w:b/>
              </w:rPr>
              <w:t>guardián de los derechos y deberes de las personas</w:t>
            </w:r>
            <w:r>
              <w:rPr>
                <w:rFonts w:ascii="Times" w:hAnsi="Times"/>
              </w:rPr>
              <w:t>, y garantice así la consecución de los propósitos comunes que se tienen como sociedad.</w:t>
            </w:r>
          </w:p>
        </w:tc>
      </w:tr>
    </w:tbl>
    <w:p w14:paraId="2F283C7A" w14:textId="77777777" w:rsidR="00A40185" w:rsidRDefault="00A40185" w:rsidP="00A1146D">
      <w:pPr>
        <w:spacing w:after="0"/>
        <w:rPr>
          <w:rFonts w:ascii="Times" w:hAnsi="Times"/>
        </w:rPr>
      </w:pPr>
    </w:p>
    <w:p w14:paraId="049F5BA6" w14:textId="009C7AD1" w:rsidR="00A40185" w:rsidRPr="009E0882" w:rsidRDefault="00F11089" w:rsidP="00A1146D">
      <w:pPr>
        <w:spacing w:after="0"/>
        <w:rPr>
          <w:rFonts w:ascii="Times" w:hAnsi="Times"/>
        </w:rPr>
      </w:pPr>
      <w:r>
        <w:rPr>
          <w:rFonts w:ascii="Times" w:hAnsi="Times"/>
        </w:rPr>
        <w:lastRenderedPageBreak/>
        <w:t xml:space="preserve">Por ello, el gobierno tiene la potestad de hacer cumplir las normas que limitan el accionar de los miembros de la sociedad, y de </w:t>
      </w:r>
      <w:r w:rsidRPr="00DA4AA0">
        <w:rPr>
          <w:rFonts w:ascii="Times" w:hAnsi="Times"/>
          <w:b/>
        </w:rPr>
        <w:t>ejercer poder político y militar</w:t>
      </w:r>
      <w:r>
        <w:rPr>
          <w:rFonts w:ascii="Times" w:hAnsi="Times"/>
        </w:rPr>
        <w:t xml:space="preserve"> para lograrlo. </w:t>
      </w:r>
    </w:p>
    <w:p w14:paraId="5C2D854C" w14:textId="77777777" w:rsidR="00A1146D" w:rsidRDefault="00A1146D" w:rsidP="00A1146D">
      <w:pPr>
        <w:spacing w:after="0"/>
        <w:rPr>
          <w:rFonts w:ascii="Times" w:hAnsi="Times"/>
          <w:b/>
        </w:rPr>
      </w:pPr>
    </w:p>
    <w:p w14:paraId="473F5EAF" w14:textId="49B559ED"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Las formas de gobierno</w:t>
      </w:r>
    </w:p>
    <w:p w14:paraId="5AF70C0F" w14:textId="77777777" w:rsidR="00C37907" w:rsidRDefault="00C37907" w:rsidP="00A1146D">
      <w:pPr>
        <w:spacing w:after="0"/>
        <w:rPr>
          <w:rFonts w:ascii="Times" w:hAnsi="Times"/>
          <w:b/>
        </w:rPr>
      </w:pPr>
    </w:p>
    <w:p w14:paraId="52969090" w14:textId="1D271677" w:rsidR="00C37907" w:rsidRDefault="00C37907" w:rsidP="00A1146D">
      <w:pPr>
        <w:spacing w:after="0"/>
        <w:rPr>
          <w:rFonts w:ascii="Times" w:hAnsi="Times"/>
        </w:rPr>
      </w:pPr>
      <w:r>
        <w:rPr>
          <w:rFonts w:ascii="Times" w:hAnsi="Times"/>
        </w:rPr>
        <w:t xml:space="preserve">No todas las sociedades o países se gobiernan de la misma </w:t>
      </w:r>
      <w:r w:rsidR="000D7073">
        <w:rPr>
          <w:rFonts w:ascii="Times" w:hAnsi="Times"/>
        </w:rPr>
        <w:t>manera</w:t>
      </w:r>
      <w:r>
        <w:rPr>
          <w:rFonts w:ascii="Times" w:hAnsi="Times"/>
        </w:rPr>
        <w:t xml:space="preserve">. Las </w:t>
      </w:r>
      <w:r>
        <w:rPr>
          <w:rFonts w:ascii="Times" w:hAnsi="Times"/>
          <w:b/>
        </w:rPr>
        <w:t>formas de gobierno</w:t>
      </w:r>
      <w:r>
        <w:rPr>
          <w:rFonts w:ascii="Times" w:hAnsi="Times"/>
        </w:rPr>
        <w:t xml:space="preserve"> se refieren a </w:t>
      </w:r>
      <w:r w:rsidR="000F3C45">
        <w:rPr>
          <w:rFonts w:ascii="Times" w:hAnsi="Times"/>
        </w:rPr>
        <w:t>cómo se ejerce</w:t>
      </w:r>
      <w:r>
        <w:rPr>
          <w:rFonts w:ascii="Times" w:hAnsi="Times"/>
        </w:rPr>
        <w:t xml:space="preserve"> el gobierno, quién gobierna y las relaciones entre los órganos que dirigen políticamente al Estado. </w:t>
      </w:r>
    </w:p>
    <w:p w14:paraId="3AD442BC" w14:textId="77777777" w:rsidR="005265F1" w:rsidRDefault="005265F1" w:rsidP="00A1146D">
      <w:pPr>
        <w:spacing w:after="0"/>
        <w:rPr>
          <w:rFonts w:ascii="Times" w:hAnsi="Times"/>
        </w:rPr>
      </w:pPr>
    </w:p>
    <w:p w14:paraId="7C10FE42" w14:textId="28128BC5" w:rsidR="005265F1" w:rsidRDefault="005523C0" w:rsidP="00A1146D">
      <w:pPr>
        <w:spacing w:after="0"/>
        <w:rPr>
          <w:rFonts w:ascii="Times" w:hAnsi="Times"/>
        </w:rPr>
      </w:pPr>
      <w:r>
        <w:rPr>
          <w:rFonts w:ascii="Times" w:hAnsi="Times"/>
        </w:rPr>
        <w:t>L</w:t>
      </w:r>
      <w:r w:rsidR="00DA4AA0">
        <w:rPr>
          <w:rFonts w:ascii="Times" w:hAnsi="Times"/>
        </w:rPr>
        <w:t xml:space="preserve">as </w:t>
      </w:r>
      <w:r w:rsidR="005265F1" w:rsidRPr="005265F1">
        <w:rPr>
          <w:rFonts w:ascii="Times" w:hAnsi="Times"/>
          <w:b/>
        </w:rPr>
        <w:t xml:space="preserve">formas </w:t>
      </w:r>
      <w:r w:rsidR="00A90A1A">
        <w:rPr>
          <w:rFonts w:ascii="Times" w:hAnsi="Times"/>
          <w:b/>
        </w:rPr>
        <w:t xml:space="preserve">clásicas </w:t>
      </w:r>
      <w:r w:rsidR="005265F1" w:rsidRPr="005265F1">
        <w:rPr>
          <w:rFonts w:ascii="Times" w:hAnsi="Times"/>
          <w:b/>
        </w:rPr>
        <w:t>de gobierno</w:t>
      </w:r>
      <w:r>
        <w:rPr>
          <w:rFonts w:ascii="Times" w:hAnsi="Times"/>
          <w:b/>
        </w:rPr>
        <w:t xml:space="preserve"> </w:t>
      </w:r>
      <w:r w:rsidRPr="005523C0">
        <w:rPr>
          <w:rFonts w:ascii="Times" w:hAnsi="Times"/>
        </w:rPr>
        <w:t>son tres</w:t>
      </w:r>
      <w:r w:rsidR="005265F1">
        <w:rPr>
          <w:rFonts w:ascii="Times" w:hAnsi="Times"/>
        </w:rPr>
        <w:t xml:space="preserve">, según la clasificación </w:t>
      </w:r>
      <w:r w:rsidR="00DA4AA0">
        <w:rPr>
          <w:rFonts w:ascii="Times" w:hAnsi="Times"/>
        </w:rPr>
        <w:t xml:space="preserve">que </w:t>
      </w:r>
      <w:r w:rsidR="005265F1">
        <w:rPr>
          <w:rFonts w:ascii="Times" w:hAnsi="Times"/>
        </w:rPr>
        <w:t xml:space="preserve">hizo Aristóteles de </w:t>
      </w:r>
      <w:r w:rsidR="005265F1" w:rsidRPr="00A444D7">
        <w:rPr>
          <w:rFonts w:ascii="Times" w:hAnsi="Times"/>
        </w:rPr>
        <w:t xml:space="preserve">acuerdo </w:t>
      </w:r>
      <w:r w:rsidR="00A444D7">
        <w:rPr>
          <w:rFonts w:ascii="Times" w:hAnsi="Times"/>
        </w:rPr>
        <w:t xml:space="preserve">con el </w:t>
      </w:r>
      <w:r w:rsidR="005265F1" w:rsidRPr="005265F1">
        <w:rPr>
          <w:rFonts w:ascii="Times" w:hAnsi="Times"/>
          <w:b/>
        </w:rPr>
        <w:t>número de personas</w:t>
      </w:r>
      <w:r w:rsidR="005265F1">
        <w:rPr>
          <w:rFonts w:ascii="Times" w:hAnsi="Times"/>
        </w:rPr>
        <w:t xml:space="preserve"> que </w:t>
      </w:r>
      <w:r>
        <w:rPr>
          <w:rFonts w:ascii="Times" w:hAnsi="Times"/>
        </w:rPr>
        <w:t>ejercen</w:t>
      </w:r>
      <w:r w:rsidR="005265F1">
        <w:rPr>
          <w:rFonts w:ascii="Times" w:hAnsi="Times"/>
        </w:rPr>
        <w:t xml:space="preserve"> el poder político.</w:t>
      </w:r>
    </w:p>
    <w:p w14:paraId="6FC5DEE4" w14:textId="77777777" w:rsidR="009D5957" w:rsidRDefault="009D5957" w:rsidP="00A1146D">
      <w:pPr>
        <w:spacing w:after="0"/>
        <w:rPr>
          <w:rFonts w:ascii="Times" w:hAnsi="Times"/>
        </w:rPr>
      </w:pPr>
    </w:p>
    <w:tbl>
      <w:tblPr>
        <w:tblStyle w:val="Tablaconcuadrcula"/>
        <w:tblW w:w="0" w:type="auto"/>
        <w:tblLook w:val="04A0" w:firstRow="1" w:lastRow="0" w:firstColumn="1" w:lastColumn="0" w:noHBand="0" w:noVBand="1"/>
      </w:tblPr>
      <w:tblGrid>
        <w:gridCol w:w="2830"/>
        <w:gridCol w:w="5998"/>
      </w:tblGrid>
      <w:tr w:rsidR="009D5957" w14:paraId="0D861D4D" w14:textId="77777777" w:rsidTr="009D5957">
        <w:tc>
          <w:tcPr>
            <w:tcW w:w="2830" w:type="dxa"/>
          </w:tcPr>
          <w:p w14:paraId="6C25808A" w14:textId="7117DBB2" w:rsidR="009D5957" w:rsidRPr="009D5957" w:rsidRDefault="00DC06E1" w:rsidP="009D5957">
            <w:pPr>
              <w:jc w:val="center"/>
              <w:rPr>
                <w:rFonts w:ascii="Times" w:hAnsi="Times"/>
                <w:b/>
              </w:rPr>
            </w:pPr>
            <w:r>
              <w:rPr>
                <w:rFonts w:ascii="Times" w:hAnsi="Times"/>
                <w:b/>
              </w:rPr>
              <w:t>FORMA DE GOBIERNO</w:t>
            </w:r>
          </w:p>
        </w:tc>
        <w:tc>
          <w:tcPr>
            <w:tcW w:w="5998" w:type="dxa"/>
          </w:tcPr>
          <w:p w14:paraId="75C123C4" w14:textId="2F4F1580" w:rsidR="009D5957" w:rsidRPr="009D5957" w:rsidRDefault="00DC06E1" w:rsidP="009D5957">
            <w:pPr>
              <w:jc w:val="center"/>
              <w:rPr>
                <w:rFonts w:ascii="Times" w:hAnsi="Times"/>
                <w:b/>
              </w:rPr>
            </w:pPr>
            <w:r>
              <w:rPr>
                <w:rFonts w:ascii="Times" w:hAnsi="Times"/>
                <w:b/>
              </w:rPr>
              <w:t>NÚMERO DE PERSONAS QUE GOBIERNAN</w:t>
            </w:r>
          </w:p>
        </w:tc>
      </w:tr>
      <w:tr w:rsidR="009D5957" w14:paraId="50B82853" w14:textId="77777777" w:rsidTr="009D5957">
        <w:tc>
          <w:tcPr>
            <w:tcW w:w="2830" w:type="dxa"/>
            <w:vAlign w:val="center"/>
          </w:tcPr>
          <w:p w14:paraId="6D1ED9A1" w14:textId="0CCA0EF0" w:rsidR="009D5957" w:rsidRPr="00DC06E1" w:rsidRDefault="009D5957" w:rsidP="009D5957">
            <w:pPr>
              <w:jc w:val="center"/>
              <w:rPr>
                <w:rFonts w:ascii="Times" w:hAnsi="Times"/>
                <w:b/>
              </w:rPr>
            </w:pPr>
            <w:r w:rsidRPr="00DC06E1">
              <w:rPr>
                <w:rFonts w:ascii="Times" w:hAnsi="Times"/>
                <w:b/>
              </w:rPr>
              <w:t>Monarquía</w:t>
            </w:r>
          </w:p>
        </w:tc>
        <w:tc>
          <w:tcPr>
            <w:tcW w:w="5998" w:type="dxa"/>
          </w:tcPr>
          <w:p w14:paraId="538FDA57" w14:textId="4EF0CF5B" w:rsidR="009D5957" w:rsidRDefault="009D5957" w:rsidP="00BC48E9">
            <w:pPr>
              <w:rPr>
                <w:rFonts w:ascii="Times" w:hAnsi="Times"/>
              </w:rPr>
            </w:pPr>
            <w:r>
              <w:rPr>
                <w:rFonts w:ascii="Times" w:hAnsi="Times"/>
              </w:rPr>
              <w:t xml:space="preserve">Gobierno de </w:t>
            </w:r>
            <w:r w:rsidRPr="00DC06E1">
              <w:rPr>
                <w:rFonts w:ascii="Times" w:hAnsi="Times"/>
                <w:b/>
              </w:rPr>
              <w:t>una sola persona</w:t>
            </w:r>
            <w:r w:rsidR="00BC48E9" w:rsidRPr="00BC48E9">
              <w:rPr>
                <w:rFonts w:ascii="Times" w:hAnsi="Times"/>
              </w:rPr>
              <w:t>,</w:t>
            </w:r>
            <w:r>
              <w:rPr>
                <w:rFonts w:ascii="Times" w:hAnsi="Times"/>
              </w:rPr>
              <w:t xml:space="preserve"> que </w:t>
            </w:r>
            <w:r w:rsidR="00BC48E9">
              <w:rPr>
                <w:rFonts w:ascii="Times" w:hAnsi="Times"/>
              </w:rPr>
              <w:t xml:space="preserve">ha recibido </w:t>
            </w:r>
            <w:r>
              <w:rPr>
                <w:rFonts w:ascii="Times" w:hAnsi="Times"/>
              </w:rPr>
              <w:t>el t</w:t>
            </w:r>
            <w:r w:rsidR="00BC48E9">
              <w:rPr>
                <w:rFonts w:ascii="Times" w:hAnsi="Times"/>
              </w:rPr>
              <w:t>ítulo de rey</w:t>
            </w:r>
            <w:r>
              <w:rPr>
                <w:rFonts w:ascii="Times" w:hAnsi="Times"/>
              </w:rPr>
              <w:t xml:space="preserve"> </w:t>
            </w:r>
            <w:r w:rsidR="00BC48E9">
              <w:rPr>
                <w:rFonts w:ascii="Times" w:hAnsi="Times"/>
              </w:rPr>
              <w:t>p</w:t>
            </w:r>
            <w:r>
              <w:rPr>
                <w:rFonts w:ascii="Times" w:hAnsi="Times"/>
              </w:rPr>
              <w:t>or vía hereditaria</w:t>
            </w:r>
            <w:r w:rsidR="00DA4AA0">
              <w:rPr>
                <w:rFonts w:ascii="Times" w:hAnsi="Times"/>
              </w:rPr>
              <w:t xml:space="preserve"> y lo delegará</w:t>
            </w:r>
            <w:r>
              <w:rPr>
                <w:rFonts w:ascii="Times" w:hAnsi="Times"/>
              </w:rPr>
              <w:t xml:space="preserve"> </w:t>
            </w:r>
            <w:r w:rsidR="005523C0">
              <w:rPr>
                <w:rFonts w:ascii="Times" w:hAnsi="Times"/>
              </w:rPr>
              <w:t>de la misma manera</w:t>
            </w:r>
            <w:r w:rsidR="00DA4AA0">
              <w:rPr>
                <w:rFonts w:ascii="Times" w:hAnsi="Times"/>
              </w:rPr>
              <w:t xml:space="preserve"> </w:t>
            </w:r>
            <w:r>
              <w:rPr>
                <w:rFonts w:ascii="Times" w:hAnsi="Times"/>
              </w:rPr>
              <w:t>a su sucesor.</w:t>
            </w:r>
          </w:p>
        </w:tc>
      </w:tr>
      <w:tr w:rsidR="009D5957" w14:paraId="7E9BA9EC" w14:textId="77777777" w:rsidTr="009D5957">
        <w:tc>
          <w:tcPr>
            <w:tcW w:w="2830" w:type="dxa"/>
            <w:vAlign w:val="center"/>
          </w:tcPr>
          <w:p w14:paraId="43EFE77F" w14:textId="7EBC5436" w:rsidR="009D5957" w:rsidRPr="00DC06E1" w:rsidRDefault="009D5957" w:rsidP="009D5957">
            <w:pPr>
              <w:jc w:val="center"/>
              <w:rPr>
                <w:rFonts w:ascii="Times" w:hAnsi="Times"/>
                <w:b/>
              </w:rPr>
            </w:pPr>
            <w:r w:rsidRPr="00DC06E1">
              <w:rPr>
                <w:rFonts w:ascii="Times" w:hAnsi="Times"/>
                <w:b/>
              </w:rPr>
              <w:t>Aristocracia</w:t>
            </w:r>
          </w:p>
        </w:tc>
        <w:tc>
          <w:tcPr>
            <w:tcW w:w="5998" w:type="dxa"/>
          </w:tcPr>
          <w:p w14:paraId="6590C9D4" w14:textId="6A88D184" w:rsidR="009D5957" w:rsidRDefault="009D5957" w:rsidP="00E971F4">
            <w:pPr>
              <w:rPr>
                <w:rFonts w:ascii="Times" w:hAnsi="Times"/>
              </w:rPr>
            </w:pPr>
            <w:r>
              <w:rPr>
                <w:rFonts w:ascii="Times" w:hAnsi="Times"/>
              </w:rPr>
              <w:t xml:space="preserve">Gobierno de </w:t>
            </w:r>
            <w:r w:rsidRPr="00DC06E1">
              <w:rPr>
                <w:rFonts w:ascii="Times" w:hAnsi="Times"/>
                <w:b/>
              </w:rPr>
              <w:t>pocas personas</w:t>
            </w:r>
            <w:r>
              <w:rPr>
                <w:rFonts w:ascii="Times" w:hAnsi="Times"/>
              </w:rPr>
              <w:t xml:space="preserve">, </w:t>
            </w:r>
            <w:r w:rsidR="005523C0">
              <w:rPr>
                <w:rFonts w:ascii="Times" w:hAnsi="Times"/>
              </w:rPr>
              <w:t>quienes</w:t>
            </w:r>
            <w:r>
              <w:rPr>
                <w:rFonts w:ascii="Times" w:hAnsi="Times"/>
              </w:rPr>
              <w:t xml:space="preserve"> </w:t>
            </w:r>
            <w:r w:rsidR="005523C0">
              <w:rPr>
                <w:rFonts w:ascii="Times" w:hAnsi="Times"/>
              </w:rPr>
              <w:t>tienen</w:t>
            </w:r>
            <w:r>
              <w:rPr>
                <w:rFonts w:ascii="Times" w:hAnsi="Times"/>
              </w:rPr>
              <w:t xml:space="preserve"> las mejores cualidades de toda la comunidad para ejercer el poder político.</w:t>
            </w:r>
          </w:p>
        </w:tc>
      </w:tr>
      <w:tr w:rsidR="009D5957" w14:paraId="43E3C72C" w14:textId="77777777" w:rsidTr="009D5957">
        <w:tc>
          <w:tcPr>
            <w:tcW w:w="2830" w:type="dxa"/>
            <w:vAlign w:val="center"/>
          </w:tcPr>
          <w:p w14:paraId="34D2AFC2" w14:textId="6902B206" w:rsidR="009D5957" w:rsidRPr="00DC06E1" w:rsidRDefault="009D5957" w:rsidP="009D5957">
            <w:pPr>
              <w:jc w:val="center"/>
              <w:rPr>
                <w:rFonts w:ascii="Times" w:hAnsi="Times"/>
                <w:b/>
              </w:rPr>
            </w:pPr>
            <w:r w:rsidRPr="00DC06E1">
              <w:rPr>
                <w:rFonts w:ascii="Times" w:hAnsi="Times"/>
                <w:b/>
              </w:rPr>
              <w:t>Democracia</w:t>
            </w:r>
          </w:p>
        </w:tc>
        <w:tc>
          <w:tcPr>
            <w:tcW w:w="5998" w:type="dxa"/>
          </w:tcPr>
          <w:p w14:paraId="11AD640B" w14:textId="6215376E" w:rsidR="009D5957" w:rsidRDefault="009D5957" w:rsidP="00A1146D">
            <w:pPr>
              <w:rPr>
                <w:rFonts w:ascii="Times" w:hAnsi="Times"/>
              </w:rPr>
            </w:pPr>
            <w:r>
              <w:rPr>
                <w:rFonts w:ascii="Times" w:hAnsi="Times"/>
              </w:rPr>
              <w:t xml:space="preserve">Gobierno de </w:t>
            </w:r>
            <w:r w:rsidRPr="00DC06E1">
              <w:rPr>
                <w:rFonts w:ascii="Times" w:hAnsi="Times"/>
                <w:b/>
              </w:rPr>
              <w:t>todos los ciudadanos</w:t>
            </w:r>
            <w:r>
              <w:rPr>
                <w:rFonts w:ascii="Times" w:hAnsi="Times"/>
              </w:rPr>
              <w:t xml:space="preserve">, cuyo poder se ejerce de manera directa o por representación. </w:t>
            </w:r>
          </w:p>
        </w:tc>
      </w:tr>
    </w:tbl>
    <w:p w14:paraId="1504C425" w14:textId="77777777" w:rsidR="009D5957" w:rsidRDefault="009D5957" w:rsidP="00A1146D">
      <w:pPr>
        <w:spacing w:after="0"/>
        <w:rPr>
          <w:rFonts w:ascii="Times" w:hAnsi="Times"/>
        </w:rPr>
      </w:pPr>
    </w:p>
    <w:p w14:paraId="4C35D113" w14:textId="01FC25FD" w:rsidR="00C37907" w:rsidRDefault="005712EE" w:rsidP="00A1146D">
      <w:pPr>
        <w:spacing w:after="0"/>
        <w:rPr>
          <w:rFonts w:ascii="Times" w:hAnsi="Times"/>
        </w:rPr>
      </w:pPr>
      <w:r>
        <w:rPr>
          <w:rFonts w:ascii="Times" w:hAnsi="Times"/>
        </w:rPr>
        <w:t xml:space="preserve">A pesar de que el deber de los gobernantes es buscar el </w:t>
      </w:r>
      <w:r w:rsidRPr="005523C0">
        <w:rPr>
          <w:rFonts w:ascii="Times" w:hAnsi="Times"/>
          <w:b/>
        </w:rPr>
        <w:t>bien común</w:t>
      </w:r>
      <w:r w:rsidR="005523C0">
        <w:rPr>
          <w:rFonts w:ascii="Times" w:hAnsi="Times"/>
        </w:rPr>
        <w:t>, en algunas ocasiones la realidad</w:t>
      </w:r>
      <w:r>
        <w:rPr>
          <w:rFonts w:ascii="Times" w:hAnsi="Times"/>
        </w:rPr>
        <w:t xml:space="preserve"> </w:t>
      </w:r>
      <w:r w:rsidR="00E971F4">
        <w:rPr>
          <w:rFonts w:ascii="Times" w:hAnsi="Times"/>
        </w:rPr>
        <w:t xml:space="preserve">es </w:t>
      </w:r>
      <w:r w:rsidR="005523C0">
        <w:rPr>
          <w:rFonts w:ascii="Times" w:hAnsi="Times"/>
        </w:rPr>
        <w:t>otra</w:t>
      </w:r>
      <w:r w:rsidR="00E971F4">
        <w:rPr>
          <w:rFonts w:ascii="Times" w:hAnsi="Times"/>
        </w:rPr>
        <w:t>, pues</w:t>
      </w:r>
      <w:r w:rsidR="005523C0">
        <w:rPr>
          <w:rFonts w:ascii="Times" w:hAnsi="Times"/>
        </w:rPr>
        <w:t xml:space="preserve"> ciertos gobernantes le </w:t>
      </w:r>
      <w:r w:rsidR="00E971F4">
        <w:rPr>
          <w:rFonts w:ascii="Times" w:hAnsi="Times"/>
        </w:rPr>
        <w:t xml:space="preserve">dan </w:t>
      </w:r>
      <w:r>
        <w:rPr>
          <w:rFonts w:ascii="Times" w:hAnsi="Times"/>
        </w:rPr>
        <w:t>prioridad a sus intereses personales sobre los comunitarios. Cuando esto ocurr</w:t>
      </w:r>
      <w:r w:rsidR="005523C0">
        <w:rPr>
          <w:rFonts w:ascii="Times" w:hAnsi="Times"/>
        </w:rPr>
        <w:t>e</w:t>
      </w:r>
      <w:r>
        <w:rPr>
          <w:rFonts w:ascii="Times" w:hAnsi="Times"/>
        </w:rPr>
        <w:t xml:space="preserve">, las formas </w:t>
      </w:r>
      <w:r w:rsidR="00A90A1A">
        <w:rPr>
          <w:rFonts w:ascii="Times" w:hAnsi="Times"/>
        </w:rPr>
        <w:t xml:space="preserve">clásicas </w:t>
      </w:r>
      <w:r>
        <w:rPr>
          <w:rFonts w:ascii="Times" w:hAnsi="Times"/>
        </w:rPr>
        <w:t>de gobierno</w:t>
      </w:r>
      <w:r w:rsidR="005523C0">
        <w:rPr>
          <w:rFonts w:ascii="Times" w:hAnsi="Times"/>
        </w:rPr>
        <w:t xml:space="preserve"> </w:t>
      </w:r>
      <w:r>
        <w:rPr>
          <w:rFonts w:ascii="Times" w:hAnsi="Times"/>
        </w:rPr>
        <w:t>se conv</w:t>
      </w:r>
      <w:r w:rsidR="005523C0">
        <w:rPr>
          <w:rFonts w:ascii="Times" w:hAnsi="Times"/>
        </w:rPr>
        <w:t>ierten</w:t>
      </w:r>
      <w:r>
        <w:rPr>
          <w:rFonts w:ascii="Times" w:hAnsi="Times"/>
        </w:rPr>
        <w:t xml:space="preserve"> en </w:t>
      </w:r>
      <w:r>
        <w:rPr>
          <w:rFonts w:ascii="Times" w:hAnsi="Times"/>
          <w:b/>
        </w:rPr>
        <w:t>formas imperfectas de gobierno</w:t>
      </w:r>
      <w:r>
        <w:rPr>
          <w:rFonts w:ascii="Times" w:hAnsi="Times"/>
        </w:rPr>
        <w:t>:</w:t>
      </w:r>
    </w:p>
    <w:p w14:paraId="3E39E784" w14:textId="77777777" w:rsidR="005712EE" w:rsidRDefault="005712EE" w:rsidP="00A1146D">
      <w:pPr>
        <w:spacing w:after="0"/>
        <w:rPr>
          <w:rFonts w:ascii="Times" w:hAnsi="Times"/>
        </w:rPr>
      </w:pPr>
    </w:p>
    <w:tbl>
      <w:tblPr>
        <w:tblStyle w:val="Tablaconcuadrcula"/>
        <w:tblW w:w="0" w:type="auto"/>
        <w:tblLook w:val="04A0" w:firstRow="1" w:lastRow="0" w:firstColumn="1" w:lastColumn="0" w:noHBand="0" w:noVBand="1"/>
      </w:tblPr>
      <w:tblGrid>
        <w:gridCol w:w="2783"/>
        <w:gridCol w:w="2691"/>
        <w:gridCol w:w="3310"/>
      </w:tblGrid>
      <w:tr w:rsidR="005712EE" w14:paraId="5DB54B8B" w14:textId="77777777" w:rsidTr="005712EE">
        <w:tc>
          <w:tcPr>
            <w:tcW w:w="2783" w:type="dxa"/>
          </w:tcPr>
          <w:p w14:paraId="7584C68A" w14:textId="69FE5FC5" w:rsidR="005712EE" w:rsidRPr="005712EE" w:rsidRDefault="005712EE" w:rsidP="005712EE">
            <w:pPr>
              <w:jc w:val="center"/>
              <w:rPr>
                <w:rFonts w:ascii="Times" w:hAnsi="Times"/>
                <w:b/>
              </w:rPr>
            </w:pPr>
            <w:r>
              <w:rPr>
                <w:rFonts w:ascii="Times" w:hAnsi="Times"/>
                <w:b/>
              </w:rPr>
              <w:t>FORMA DE GOBIERNO</w:t>
            </w:r>
          </w:p>
        </w:tc>
        <w:tc>
          <w:tcPr>
            <w:tcW w:w="2691" w:type="dxa"/>
          </w:tcPr>
          <w:p w14:paraId="01C1A269" w14:textId="5EAD0638" w:rsidR="005712EE" w:rsidRPr="005712EE" w:rsidRDefault="005712EE" w:rsidP="005712EE">
            <w:pPr>
              <w:jc w:val="center"/>
              <w:rPr>
                <w:rFonts w:ascii="Times" w:hAnsi="Times"/>
                <w:b/>
              </w:rPr>
            </w:pPr>
            <w:r>
              <w:rPr>
                <w:rFonts w:ascii="Times" w:hAnsi="Times"/>
                <w:b/>
              </w:rPr>
              <w:t>FORMA IMPERFECTA</w:t>
            </w:r>
          </w:p>
        </w:tc>
        <w:tc>
          <w:tcPr>
            <w:tcW w:w="3310" w:type="dxa"/>
          </w:tcPr>
          <w:p w14:paraId="7C80366F" w14:textId="29CAD045" w:rsidR="005712EE" w:rsidRPr="005712EE" w:rsidRDefault="005712EE" w:rsidP="005712EE">
            <w:pPr>
              <w:jc w:val="center"/>
              <w:rPr>
                <w:rFonts w:ascii="Times" w:hAnsi="Times"/>
                <w:b/>
              </w:rPr>
            </w:pPr>
            <w:r>
              <w:rPr>
                <w:rFonts w:ascii="Times" w:hAnsi="Times"/>
                <w:b/>
              </w:rPr>
              <w:t>CARACTERÍSTICA</w:t>
            </w:r>
          </w:p>
        </w:tc>
      </w:tr>
      <w:tr w:rsidR="005712EE" w14:paraId="50D0779B" w14:textId="77777777" w:rsidTr="0017266A">
        <w:tc>
          <w:tcPr>
            <w:tcW w:w="2783" w:type="dxa"/>
            <w:vAlign w:val="center"/>
          </w:tcPr>
          <w:p w14:paraId="0F1FF0C9" w14:textId="1BE31FFD" w:rsidR="005712EE" w:rsidRDefault="005712EE" w:rsidP="005712EE">
            <w:pPr>
              <w:jc w:val="center"/>
              <w:rPr>
                <w:rFonts w:ascii="Times" w:hAnsi="Times"/>
              </w:rPr>
            </w:pPr>
            <w:r>
              <w:rPr>
                <w:rFonts w:ascii="Times" w:hAnsi="Times"/>
              </w:rPr>
              <w:t>Monarquía</w:t>
            </w:r>
          </w:p>
        </w:tc>
        <w:tc>
          <w:tcPr>
            <w:tcW w:w="2691" w:type="dxa"/>
            <w:vAlign w:val="center"/>
          </w:tcPr>
          <w:p w14:paraId="576507F7" w14:textId="472F9DCD" w:rsidR="005712EE" w:rsidRPr="00013C90" w:rsidRDefault="005712EE" w:rsidP="005712EE">
            <w:pPr>
              <w:jc w:val="center"/>
              <w:rPr>
                <w:rFonts w:ascii="Times" w:hAnsi="Times"/>
                <w:b/>
              </w:rPr>
            </w:pPr>
            <w:r w:rsidRPr="00013C90">
              <w:rPr>
                <w:rFonts w:ascii="Times" w:hAnsi="Times"/>
                <w:b/>
              </w:rPr>
              <w:t>Tiranía</w:t>
            </w:r>
          </w:p>
        </w:tc>
        <w:tc>
          <w:tcPr>
            <w:tcW w:w="3310" w:type="dxa"/>
          </w:tcPr>
          <w:p w14:paraId="59EF6A5E" w14:textId="5CEE98AB" w:rsidR="005712EE" w:rsidRDefault="00013C90" w:rsidP="00A1146D">
            <w:pPr>
              <w:rPr>
                <w:rFonts w:ascii="Times" w:hAnsi="Times"/>
              </w:rPr>
            </w:pPr>
            <w:r>
              <w:rPr>
                <w:rFonts w:ascii="Times" w:hAnsi="Times"/>
              </w:rPr>
              <w:t xml:space="preserve">Gobierno de </w:t>
            </w:r>
            <w:r w:rsidRPr="00013C90">
              <w:rPr>
                <w:rFonts w:ascii="Times" w:hAnsi="Times"/>
                <w:b/>
              </w:rPr>
              <w:t>una sola persona que abusa del poder</w:t>
            </w:r>
            <w:r>
              <w:rPr>
                <w:rFonts w:ascii="Times" w:hAnsi="Times"/>
              </w:rPr>
              <w:t xml:space="preserve"> e impone sus mandatos por la fuerza o por superioridad.</w:t>
            </w:r>
          </w:p>
        </w:tc>
      </w:tr>
      <w:tr w:rsidR="005712EE" w14:paraId="5F9D41FF" w14:textId="77777777" w:rsidTr="0017266A">
        <w:tc>
          <w:tcPr>
            <w:tcW w:w="2783" w:type="dxa"/>
            <w:vAlign w:val="center"/>
          </w:tcPr>
          <w:p w14:paraId="68895EE1" w14:textId="734EDC90" w:rsidR="005712EE" w:rsidRDefault="005712EE" w:rsidP="005712EE">
            <w:pPr>
              <w:jc w:val="center"/>
              <w:rPr>
                <w:rFonts w:ascii="Times" w:hAnsi="Times"/>
              </w:rPr>
            </w:pPr>
            <w:r>
              <w:rPr>
                <w:rFonts w:ascii="Times" w:hAnsi="Times"/>
              </w:rPr>
              <w:t>Aristocracia</w:t>
            </w:r>
          </w:p>
        </w:tc>
        <w:tc>
          <w:tcPr>
            <w:tcW w:w="2691" w:type="dxa"/>
            <w:vAlign w:val="center"/>
          </w:tcPr>
          <w:p w14:paraId="7909DB51" w14:textId="20C173C7" w:rsidR="005712EE" w:rsidRPr="00013C90" w:rsidRDefault="005712EE" w:rsidP="005712EE">
            <w:pPr>
              <w:jc w:val="center"/>
              <w:rPr>
                <w:rFonts w:ascii="Times" w:hAnsi="Times"/>
                <w:b/>
              </w:rPr>
            </w:pPr>
            <w:r w:rsidRPr="00013C90">
              <w:rPr>
                <w:rFonts w:ascii="Times" w:hAnsi="Times"/>
                <w:b/>
              </w:rPr>
              <w:t>Oligarquía</w:t>
            </w:r>
          </w:p>
        </w:tc>
        <w:tc>
          <w:tcPr>
            <w:tcW w:w="3310" w:type="dxa"/>
          </w:tcPr>
          <w:p w14:paraId="0A2F9CC1" w14:textId="20F42957" w:rsidR="005712EE" w:rsidRDefault="00013C90" w:rsidP="00A1146D">
            <w:pPr>
              <w:rPr>
                <w:rFonts w:ascii="Times" w:hAnsi="Times"/>
              </w:rPr>
            </w:pPr>
            <w:r>
              <w:rPr>
                <w:rFonts w:ascii="Times" w:hAnsi="Times"/>
              </w:rPr>
              <w:t xml:space="preserve">Gobierno de un </w:t>
            </w:r>
            <w:r w:rsidRPr="00013C90">
              <w:rPr>
                <w:rFonts w:ascii="Times" w:hAnsi="Times"/>
                <w:b/>
              </w:rPr>
              <w:t>grupo minoritario con poder o influencia sobre un sector</w:t>
            </w:r>
            <w:r>
              <w:rPr>
                <w:rFonts w:ascii="Times" w:hAnsi="Times"/>
              </w:rPr>
              <w:t xml:space="preserve"> social, económico o político.</w:t>
            </w:r>
          </w:p>
        </w:tc>
      </w:tr>
      <w:tr w:rsidR="005712EE" w14:paraId="0F1D16BF" w14:textId="77777777" w:rsidTr="0017266A">
        <w:tc>
          <w:tcPr>
            <w:tcW w:w="2783" w:type="dxa"/>
            <w:vAlign w:val="center"/>
          </w:tcPr>
          <w:p w14:paraId="2EF9C215" w14:textId="33706E3C" w:rsidR="005712EE" w:rsidRDefault="005712EE" w:rsidP="005712EE">
            <w:pPr>
              <w:jc w:val="center"/>
              <w:rPr>
                <w:rFonts w:ascii="Times" w:hAnsi="Times"/>
              </w:rPr>
            </w:pPr>
            <w:r>
              <w:rPr>
                <w:rFonts w:ascii="Times" w:hAnsi="Times"/>
              </w:rPr>
              <w:t>Democracia</w:t>
            </w:r>
          </w:p>
        </w:tc>
        <w:tc>
          <w:tcPr>
            <w:tcW w:w="2691" w:type="dxa"/>
            <w:vAlign w:val="center"/>
          </w:tcPr>
          <w:p w14:paraId="3E976F6E" w14:textId="38836845" w:rsidR="005712EE" w:rsidRPr="00013C90" w:rsidRDefault="005712EE" w:rsidP="005712EE">
            <w:pPr>
              <w:jc w:val="center"/>
              <w:rPr>
                <w:rFonts w:ascii="Times" w:hAnsi="Times"/>
                <w:b/>
              </w:rPr>
            </w:pPr>
            <w:r w:rsidRPr="00013C90">
              <w:rPr>
                <w:rFonts w:ascii="Times" w:hAnsi="Times"/>
                <w:b/>
              </w:rPr>
              <w:t>Demagogia</w:t>
            </w:r>
          </w:p>
        </w:tc>
        <w:tc>
          <w:tcPr>
            <w:tcW w:w="3310" w:type="dxa"/>
          </w:tcPr>
          <w:p w14:paraId="529A9398" w14:textId="19811B9C" w:rsidR="005712EE" w:rsidRDefault="00013C90" w:rsidP="00A1146D">
            <w:pPr>
              <w:rPr>
                <w:rFonts w:ascii="Times" w:hAnsi="Times"/>
              </w:rPr>
            </w:pPr>
            <w:r>
              <w:rPr>
                <w:rFonts w:ascii="Times" w:hAnsi="Times"/>
              </w:rPr>
              <w:t xml:space="preserve">Gobierno en que los </w:t>
            </w:r>
            <w:r w:rsidRPr="00013C90">
              <w:rPr>
                <w:rFonts w:ascii="Times" w:hAnsi="Times"/>
                <w:b/>
              </w:rPr>
              <w:t>políticos buscan asentarse en el poder concediéndoles favores</w:t>
            </w:r>
            <w:r>
              <w:rPr>
                <w:rFonts w:ascii="Times" w:hAnsi="Times"/>
              </w:rPr>
              <w:t xml:space="preserve"> a los ciudadanos.</w:t>
            </w:r>
          </w:p>
        </w:tc>
      </w:tr>
    </w:tbl>
    <w:p w14:paraId="3EFBFB4D" w14:textId="77777777" w:rsidR="005712EE" w:rsidRPr="005712EE" w:rsidRDefault="005712EE" w:rsidP="00A1146D">
      <w:pPr>
        <w:spacing w:after="0"/>
        <w:rPr>
          <w:rFonts w:ascii="Times" w:hAnsi="Times"/>
        </w:rPr>
      </w:pPr>
    </w:p>
    <w:p w14:paraId="5FEC4BA8" w14:textId="414A14FB" w:rsidR="0081500A" w:rsidRDefault="00C37907" w:rsidP="00A1146D">
      <w:pPr>
        <w:spacing w:after="0"/>
        <w:rPr>
          <w:rFonts w:ascii="Times" w:hAnsi="Times"/>
        </w:rPr>
      </w:pPr>
      <w:r>
        <w:rPr>
          <w:rFonts w:ascii="Times" w:hAnsi="Times"/>
        </w:rPr>
        <w:t xml:space="preserve">Las </w:t>
      </w:r>
      <w:r w:rsidRPr="00A90A1A">
        <w:rPr>
          <w:rFonts w:ascii="Times" w:hAnsi="Times"/>
          <w:b/>
        </w:rPr>
        <w:t xml:space="preserve">formas </w:t>
      </w:r>
      <w:r w:rsidR="00A90A1A" w:rsidRPr="00A90A1A">
        <w:rPr>
          <w:rFonts w:ascii="Times" w:hAnsi="Times"/>
          <w:b/>
        </w:rPr>
        <w:t xml:space="preserve">actuales </w:t>
      </w:r>
      <w:r w:rsidRPr="00A90A1A">
        <w:rPr>
          <w:rFonts w:ascii="Times" w:hAnsi="Times"/>
          <w:b/>
        </w:rPr>
        <w:t>de gobierno</w:t>
      </w:r>
      <w:r>
        <w:rPr>
          <w:rFonts w:ascii="Times" w:hAnsi="Times"/>
        </w:rPr>
        <w:t xml:space="preserve"> están relacio</w:t>
      </w:r>
      <w:r w:rsidR="000F3C45">
        <w:rPr>
          <w:rFonts w:ascii="Times" w:hAnsi="Times"/>
        </w:rPr>
        <w:t xml:space="preserve">nadas con las </w:t>
      </w:r>
      <w:r w:rsidR="000F3C45" w:rsidRPr="000F3C45">
        <w:rPr>
          <w:rFonts w:ascii="Times" w:hAnsi="Times"/>
          <w:b/>
        </w:rPr>
        <w:t>formas de Estado</w:t>
      </w:r>
      <w:r w:rsidR="000D7073">
        <w:rPr>
          <w:rFonts w:ascii="Times" w:hAnsi="Times"/>
        </w:rPr>
        <w:t>, que</w:t>
      </w:r>
      <w:r w:rsidR="0081500A">
        <w:rPr>
          <w:rFonts w:ascii="Times" w:hAnsi="Times"/>
        </w:rPr>
        <w:t xml:space="preserve"> pueden ser autocráticas o democráticas.</w:t>
      </w:r>
    </w:p>
    <w:p w14:paraId="5AF851EF" w14:textId="77777777" w:rsidR="0081500A" w:rsidRDefault="0081500A" w:rsidP="00A1146D">
      <w:pPr>
        <w:spacing w:after="0"/>
        <w:rPr>
          <w:rFonts w:ascii="Times" w:hAnsi="Times"/>
        </w:rPr>
      </w:pPr>
    </w:p>
    <w:p w14:paraId="7C01334D" w14:textId="071F687E" w:rsidR="000F3C45" w:rsidRDefault="005C477E" w:rsidP="00A1146D">
      <w:pPr>
        <w:spacing w:after="0"/>
        <w:rPr>
          <w:rFonts w:ascii="Times" w:hAnsi="Times"/>
        </w:rPr>
      </w:pPr>
      <w:r>
        <w:rPr>
          <w:rFonts w:ascii="Times" w:hAnsi="Times"/>
        </w:rPr>
        <w:t>L</w:t>
      </w:r>
      <w:r w:rsidR="000F3C45">
        <w:rPr>
          <w:rFonts w:ascii="Times" w:hAnsi="Times"/>
        </w:rPr>
        <w:t xml:space="preserve">as </w:t>
      </w:r>
      <w:r w:rsidR="000F3C45">
        <w:rPr>
          <w:rFonts w:ascii="Times" w:hAnsi="Times"/>
          <w:b/>
        </w:rPr>
        <w:t>formas de gobierno autocráticas</w:t>
      </w:r>
      <w:r w:rsidR="000F3C45">
        <w:rPr>
          <w:rFonts w:ascii="Times" w:hAnsi="Times"/>
        </w:rPr>
        <w:t xml:space="preserve"> </w:t>
      </w:r>
      <w:r>
        <w:rPr>
          <w:rFonts w:ascii="Times" w:hAnsi="Times"/>
        </w:rPr>
        <w:t>se caracterizan por tener:</w:t>
      </w:r>
    </w:p>
    <w:p w14:paraId="77596CFD" w14:textId="77777777" w:rsidR="005C477E" w:rsidRDefault="005C477E" w:rsidP="00A1146D">
      <w:pPr>
        <w:spacing w:after="0"/>
        <w:rPr>
          <w:rFonts w:ascii="Times" w:hAnsi="Times"/>
        </w:rPr>
      </w:pPr>
    </w:p>
    <w:p w14:paraId="189F9A6F" w14:textId="036C2574" w:rsidR="005C477E" w:rsidRDefault="005C477E" w:rsidP="005C477E">
      <w:pPr>
        <w:pStyle w:val="Prrafodelista"/>
        <w:numPr>
          <w:ilvl w:val="0"/>
          <w:numId w:val="36"/>
        </w:numPr>
        <w:spacing w:after="0"/>
        <w:rPr>
          <w:rFonts w:ascii="Times" w:hAnsi="Times"/>
        </w:rPr>
      </w:pPr>
      <w:r>
        <w:rPr>
          <w:rFonts w:ascii="Times" w:hAnsi="Times"/>
        </w:rPr>
        <w:t>gobiernos arbitrarios</w:t>
      </w:r>
      <w:r w:rsidR="0081500A">
        <w:rPr>
          <w:rFonts w:ascii="Times" w:hAnsi="Times"/>
        </w:rPr>
        <w:t>,</w:t>
      </w:r>
      <w:r>
        <w:rPr>
          <w:rFonts w:ascii="Times" w:hAnsi="Times"/>
        </w:rPr>
        <w:t xml:space="preserve"> que favorecen a la minoría que los apoya.</w:t>
      </w:r>
    </w:p>
    <w:p w14:paraId="7CA0FF14" w14:textId="607EF34B" w:rsidR="005C477E" w:rsidRDefault="005C477E" w:rsidP="005C477E">
      <w:pPr>
        <w:pStyle w:val="Prrafodelista"/>
        <w:numPr>
          <w:ilvl w:val="0"/>
          <w:numId w:val="36"/>
        </w:numPr>
        <w:spacing w:after="0"/>
        <w:rPr>
          <w:rFonts w:ascii="Times" w:hAnsi="Times"/>
        </w:rPr>
      </w:pPr>
      <w:r>
        <w:rPr>
          <w:rFonts w:ascii="Times" w:hAnsi="Times"/>
        </w:rPr>
        <w:t>un gobernante que no ha sido escogido por los ciudadanos y que casi siempre es vitalicio.</w:t>
      </w:r>
    </w:p>
    <w:p w14:paraId="5817A128" w14:textId="7F60A10B" w:rsidR="005C477E" w:rsidRDefault="005C477E" w:rsidP="005C477E">
      <w:pPr>
        <w:pStyle w:val="Prrafodelista"/>
        <w:numPr>
          <w:ilvl w:val="0"/>
          <w:numId w:val="36"/>
        </w:numPr>
        <w:spacing w:after="0"/>
        <w:rPr>
          <w:rFonts w:ascii="Times" w:hAnsi="Times"/>
        </w:rPr>
      </w:pPr>
      <w:r>
        <w:rPr>
          <w:rFonts w:ascii="Times" w:hAnsi="Times"/>
        </w:rPr>
        <w:lastRenderedPageBreak/>
        <w:t>ausencia de mecanismos legales para hacer valer los derechos de la oposición.</w:t>
      </w:r>
    </w:p>
    <w:p w14:paraId="390F1437" w14:textId="4F60751F" w:rsidR="005C477E" w:rsidRDefault="005C477E" w:rsidP="005C477E">
      <w:pPr>
        <w:pStyle w:val="Prrafodelista"/>
        <w:numPr>
          <w:ilvl w:val="0"/>
          <w:numId w:val="36"/>
        </w:numPr>
        <w:spacing w:after="0"/>
        <w:rPr>
          <w:rFonts w:ascii="Times" w:hAnsi="Times"/>
        </w:rPr>
      </w:pPr>
      <w:r>
        <w:rPr>
          <w:rFonts w:ascii="Times" w:hAnsi="Times"/>
        </w:rPr>
        <w:t>poderes sin separación.</w:t>
      </w:r>
    </w:p>
    <w:p w14:paraId="01486701" w14:textId="77777777" w:rsidR="005C477E" w:rsidRDefault="005C477E" w:rsidP="005C477E">
      <w:pPr>
        <w:spacing w:after="0"/>
        <w:rPr>
          <w:rFonts w:ascii="Times" w:hAnsi="Times"/>
        </w:rPr>
      </w:pPr>
    </w:p>
    <w:tbl>
      <w:tblPr>
        <w:tblStyle w:val="Tablaconcuadrcula"/>
        <w:tblW w:w="9064" w:type="dxa"/>
        <w:tblLook w:val="04A0" w:firstRow="1" w:lastRow="0" w:firstColumn="1" w:lastColumn="0" w:noHBand="0" w:noVBand="1"/>
      </w:tblPr>
      <w:tblGrid>
        <w:gridCol w:w="1226"/>
        <w:gridCol w:w="8449"/>
      </w:tblGrid>
      <w:tr w:rsidR="00D02808" w:rsidRPr="005D1738" w14:paraId="3637F290" w14:textId="77777777" w:rsidTr="005265F1">
        <w:tc>
          <w:tcPr>
            <w:tcW w:w="9064" w:type="dxa"/>
            <w:gridSpan w:val="2"/>
            <w:shd w:val="clear" w:color="auto" w:fill="0D0D0D" w:themeFill="text1" w:themeFillTint="F2"/>
          </w:tcPr>
          <w:p w14:paraId="6054F495" w14:textId="77777777" w:rsidR="00D02808" w:rsidRPr="005D1738" w:rsidRDefault="00D0280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2808" w14:paraId="4B625DA6" w14:textId="77777777" w:rsidTr="005265F1">
        <w:tc>
          <w:tcPr>
            <w:tcW w:w="1348" w:type="dxa"/>
          </w:tcPr>
          <w:p w14:paraId="1B615083" w14:textId="77777777" w:rsidR="00D02808" w:rsidRPr="00053744" w:rsidRDefault="00D0280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7F5A6F07" w14:textId="3CCD3CF4" w:rsidR="00D02808" w:rsidRPr="00053744" w:rsidRDefault="00D02808" w:rsidP="005265F1">
            <w:pPr>
              <w:rPr>
                <w:rFonts w:ascii="Times New Roman" w:hAnsi="Times New Roman" w:cs="Times New Roman"/>
                <w:b/>
                <w:color w:val="000000"/>
                <w:sz w:val="18"/>
                <w:szCs w:val="18"/>
              </w:rPr>
            </w:pPr>
            <w:r>
              <w:rPr>
                <w:rFonts w:ascii="Times New Roman" w:hAnsi="Times New Roman" w:cs="Times New Roman"/>
                <w:color w:val="000000"/>
              </w:rPr>
              <w:t>CS_08_12_IMG</w:t>
            </w:r>
            <w:r w:rsidR="005265F1">
              <w:rPr>
                <w:rFonts w:ascii="Times New Roman" w:hAnsi="Times New Roman" w:cs="Times New Roman"/>
                <w:color w:val="000000"/>
              </w:rPr>
              <w:t>01</w:t>
            </w:r>
          </w:p>
        </w:tc>
      </w:tr>
      <w:tr w:rsidR="00D02808" w14:paraId="1A40F68C" w14:textId="77777777" w:rsidTr="005265F1">
        <w:tc>
          <w:tcPr>
            <w:tcW w:w="1348" w:type="dxa"/>
          </w:tcPr>
          <w:p w14:paraId="17AF77C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419207C5" w14:textId="7A783C5C" w:rsidR="00D02808" w:rsidRDefault="00D02808" w:rsidP="00C512B0">
            <w:pPr>
              <w:rPr>
                <w:rFonts w:ascii="Times New Roman" w:hAnsi="Times New Roman" w:cs="Times New Roman"/>
                <w:color w:val="000000"/>
              </w:rPr>
            </w:pPr>
            <w:r>
              <w:rPr>
                <w:rFonts w:ascii="Times New Roman" w:hAnsi="Times New Roman" w:cs="Times New Roman"/>
                <w:color w:val="000000"/>
              </w:rPr>
              <w:t>Zar de Rusia</w:t>
            </w:r>
          </w:p>
        </w:tc>
      </w:tr>
      <w:tr w:rsidR="00D02808" w14:paraId="3A95D07B" w14:textId="77777777" w:rsidTr="005265F1">
        <w:tc>
          <w:tcPr>
            <w:tcW w:w="1348" w:type="dxa"/>
          </w:tcPr>
          <w:p w14:paraId="493F1481"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716" w:type="dxa"/>
          </w:tcPr>
          <w:p w14:paraId="09199229" w14:textId="77777777" w:rsidR="00D02808" w:rsidRDefault="00D02808" w:rsidP="00C512B0">
            <w:pPr>
              <w:rPr>
                <w:rFonts w:ascii="Times New Roman" w:hAnsi="Times New Roman" w:cs="Times New Roman"/>
                <w:color w:val="000000"/>
              </w:rPr>
            </w:pPr>
            <w:r>
              <w:rPr>
                <w:noProof/>
                <w:lang w:val="es-CO" w:eastAsia="es-CO"/>
              </w:rPr>
              <w:drawing>
                <wp:inline distT="0" distB="0" distL="0" distR="0" wp14:anchorId="38E80FA9" wp14:editId="642F63EE">
                  <wp:extent cx="1302484" cy="1857375"/>
                  <wp:effectExtent l="0" t="0" r="0" b="0"/>
                  <wp:docPr id="1" name="Imagen 1" descr="http://static0.planetasaber.com/encyclopedia/Data/Imagenes/FOTOS/000EH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EHO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94" cy="1867228"/>
                          </a:xfrm>
                          <a:prstGeom prst="rect">
                            <a:avLst/>
                          </a:prstGeom>
                          <a:noFill/>
                          <a:ln>
                            <a:noFill/>
                          </a:ln>
                        </pic:spPr>
                      </pic:pic>
                    </a:graphicData>
                  </a:graphic>
                </wp:inline>
              </w:drawing>
            </w:r>
          </w:p>
          <w:p w14:paraId="3508D196" w14:textId="77777777" w:rsidR="00D02808" w:rsidRDefault="00D02808" w:rsidP="00C512B0">
            <w:pPr>
              <w:rPr>
                <w:rFonts w:ascii="Times New Roman" w:hAnsi="Times New Roman" w:cs="Times New Roman"/>
                <w:color w:val="000000"/>
              </w:rPr>
            </w:pPr>
          </w:p>
          <w:p w14:paraId="140262D2" w14:textId="18CDB49D" w:rsidR="00D02808" w:rsidRDefault="007F7E99" w:rsidP="00C512B0">
            <w:pPr>
              <w:rPr>
                <w:rFonts w:ascii="Times New Roman" w:hAnsi="Times New Roman" w:cs="Times New Roman"/>
                <w:color w:val="000000"/>
              </w:rPr>
            </w:pPr>
            <w:r w:rsidRPr="007F7E99">
              <w:rPr>
                <w:rFonts w:ascii="Times New Roman" w:hAnsi="Times New Roman" w:cs="Times New Roman"/>
                <w:color w:val="000000"/>
              </w:rPr>
              <w:t>http://hispanicasaber.planetasaber.com/encyclopedia/default.asp?idreg=8304&amp;ruta=Buscador</w:t>
            </w:r>
          </w:p>
        </w:tc>
      </w:tr>
      <w:tr w:rsidR="00D02808" w14:paraId="05C8056E" w14:textId="77777777" w:rsidTr="005265F1">
        <w:tc>
          <w:tcPr>
            <w:tcW w:w="1348" w:type="dxa"/>
          </w:tcPr>
          <w:p w14:paraId="206BCF6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2FFAE21" w14:textId="008018AB" w:rsidR="00D02808" w:rsidRDefault="005265F1" w:rsidP="005265F1">
            <w:pPr>
              <w:rPr>
                <w:rFonts w:ascii="Times New Roman" w:hAnsi="Times New Roman" w:cs="Times New Roman"/>
                <w:color w:val="000000"/>
              </w:rPr>
            </w:pPr>
            <w:r>
              <w:rPr>
                <w:rFonts w:ascii="Times New Roman" w:hAnsi="Times New Roman" w:cs="Times New Roman"/>
                <w:color w:val="000000"/>
              </w:rPr>
              <w:t>La</w:t>
            </w:r>
            <w:r w:rsidR="00D02808">
              <w:rPr>
                <w:rFonts w:ascii="Times New Roman" w:hAnsi="Times New Roman" w:cs="Times New Roman"/>
                <w:color w:val="000000"/>
              </w:rPr>
              <w:t xml:space="preserve">s </w:t>
            </w:r>
            <w:r w:rsidR="00D02808" w:rsidRPr="005265F1">
              <w:rPr>
                <w:rFonts w:ascii="Times New Roman" w:hAnsi="Times New Roman" w:cs="Times New Roman"/>
                <w:b/>
                <w:color w:val="000000"/>
              </w:rPr>
              <w:t>formas de gobierno autocráticas</w:t>
            </w:r>
            <w:r w:rsidR="00D02808">
              <w:rPr>
                <w:rFonts w:ascii="Times New Roman" w:hAnsi="Times New Roman" w:cs="Times New Roman"/>
                <w:color w:val="000000"/>
              </w:rPr>
              <w:t xml:space="preserve"> </w:t>
            </w:r>
            <w:r>
              <w:rPr>
                <w:rFonts w:ascii="Times New Roman" w:hAnsi="Times New Roman" w:cs="Times New Roman"/>
                <w:color w:val="000000"/>
              </w:rPr>
              <w:t xml:space="preserve">recurren a la </w:t>
            </w:r>
            <w:r w:rsidRPr="005265F1">
              <w:rPr>
                <w:rFonts w:ascii="Times New Roman" w:hAnsi="Times New Roman" w:cs="Times New Roman"/>
                <w:b/>
                <w:color w:val="000000"/>
              </w:rPr>
              <w:t>exaltación de la persona o grupo de personas</w:t>
            </w:r>
            <w:r>
              <w:rPr>
                <w:rFonts w:ascii="Times New Roman" w:hAnsi="Times New Roman" w:cs="Times New Roman"/>
                <w:color w:val="000000"/>
              </w:rPr>
              <w:t xml:space="preserve"> que detentan el poder, con el fin de reforzar su posición.</w:t>
            </w:r>
            <w:r w:rsidR="00D02808">
              <w:rPr>
                <w:rFonts w:ascii="Times New Roman" w:hAnsi="Times New Roman" w:cs="Times New Roman"/>
                <w:color w:val="000000"/>
              </w:rPr>
              <w:t xml:space="preserve"> </w:t>
            </w:r>
            <w:r w:rsidR="00D02808" w:rsidRPr="00D02808">
              <w:rPr>
                <w:rFonts w:ascii="Times New Roman" w:hAnsi="Times New Roman" w:cs="Times New Roman"/>
                <w:i/>
                <w:color w:val="000000"/>
              </w:rPr>
              <w:t>Fotografía de Alejandro III, zar de Rusia</w:t>
            </w:r>
            <w:r w:rsidR="0017266A">
              <w:rPr>
                <w:rFonts w:ascii="Times New Roman" w:hAnsi="Times New Roman" w:cs="Times New Roman"/>
                <w:i/>
                <w:color w:val="000000"/>
              </w:rPr>
              <w:t>,</w:t>
            </w:r>
            <w:r w:rsidR="00D02808" w:rsidRPr="00D02808">
              <w:rPr>
                <w:rFonts w:ascii="Times New Roman" w:hAnsi="Times New Roman" w:cs="Times New Roman"/>
                <w:i/>
                <w:color w:val="000000"/>
              </w:rPr>
              <w:t xml:space="preserve"> con su familia. </w:t>
            </w:r>
          </w:p>
        </w:tc>
      </w:tr>
    </w:tbl>
    <w:p w14:paraId="613599AA" w14:textId="77777777" w:rsidR="00D02808" w:rsidRDefault="00D02808" w:rsidP="005C477E">
      <w:pPr>
        <w:spacing w:after="0"/>
        <w:rPr>
          <w:rFonts w:ascii="Times" w:hAnsi="Times"/>
        </w:rPr>
      </w:pPr>
    </w:p>
    <w:p w14:paraId="310570CD" w14:textId="0D4CC473" w:rsidR="005C477E" w:rsidRDefault="0081500A" w:rsidP="005C477E">
      <w:pPr>
        <w:spacing w:after="0"/>
        <w:rPr>
          <w:rFonts w:ascii="Times" w:hAnsi="Times"/>
        </w:rPr>
      </w:pPr>
      <w:r>
        <w:rPr>
          <w:rFonts w:ascii="Times" w:hAnsi="Times"/>
        </w:rPr>
        <w:t>Entre</w:t>
      </w:r>
      <w:r w:rsidR="005265F1">
        <w:rPr>
          <w:rFonts w:ascii="Times" w:hAnsi="Times"/>
        </w:rPr>
        <w:t xml:space="preserve"> las formas de gobierno autocráticas se cuentan la </w:t>
      </w:r>
      <w:r w:rsidR="005265F1" w:rsidRPr="0081500A">
        <w:rPr>
          <w:rFonts w:ascii="Times" w:hAnsi="Times"/>
          <w:b/>
        </w:rPr>
        <w:t>monarquía absoluta</w:t>
      </w:r>
      <w:r w:rsidR="005265F1">
        <w:rPr>
          <w:rFonts w:ascii="Times" w:hAnsi="Times"/>
        </w:rPr>
        <w:t xml:space="preserve"> y los diferentes tipos de </w:t>
      </w:r>
      <w:r w:rsidR="005265F1" w:rsidRPr="0081500A">
        <w:rPr>
          <w:rFonts w:ascii="Times" w:hAnsi="Times"/>
          <w:b/>
        </w:rPr>
        <w:t>dictadura (militar, personal y de partido)</w:t>
      </w:r>
      <w:r w:rsidR="005265F1">
        <w:rPr>
          <w:rFonts w:ascii="Times" w:hAnsi="Times"/>
        </w:rPr>
        <w:t>.</w:t>
      </w:r>
      <w:r w:rsidR="002023FF">
        <w:rPr>
          <w:rFonts w:ascii="Times" w:hAnsi="Times"/>
        </w:rPr>
        <w:t xml:space="preserve"> En el mundo actual, un ejemplo de monarquía absoluta es Arabia Saudita</w:t>
      </w:r>
      <w:r w:rsidR="00456DA9">
        <w:rPr>
          <w:rFonts w:ascii="Times" w:hAnsi="Times"/>
        </w:rPr>
        <w:t>,</w:t>
      </w:r>
      <w:r w:rsidR="002023FF">
        <w:rPr>
          <w:rFonts w:ascii="Times" w:hAnsi="Times"/>
        </w:rPr>
        <w:t xml:space="preserve"> Sudán es un caso de dictadura militar</w:t>
      </w:r>
      <w:r w:rsidR="00456DA9">
        <w:rPr>
          <w:rFonts w:ascii="Times" w:hAnsi="Times"/>
        </w:rPr>
        <w:t>,</w:t>
      </w:r>
      <w:r w:rsidR="002023FF">
        <w:rPr>
          <w:rFonts w:ascii="Times" w:hAnsi="Times"/>
        </w:rPr>
        <w:t xml:space="preserve"> Cuba se cuenta como dictadura personal y China es un ejemplo de dictadura de partido. </w:t>
      </w:r>
    </w:p>
    <w:p w14:paraId="1BDC4124" w14:textId="77777777" w:rsidR="0081500A" w:rsidRDefault="0081500A" w:rsidP="005C477E">
      <w:pPr>
        <w:spacing w:after="0"/>
        <w:rPr>
          <w:rFonts w:ascii="Times" w:hAnsi="Times"/>
        </w:rPr>
      </w:pPr>
    </w:p>
    <w:p w14:paraId="6BBBCA3B" w14:textId="3F83FCAF" w:rsidR="0081500A" w:rsidRDefault="00A42138" w:rsidP="005C477E">
      <w:pPr>
        <w:spacing w:after="0"/>
        <w:rPr>
          <w:rFonts w:ascii="Times" w:hAnsi="Times"/>
        </w:rPr>
      </w:pPr>
      <w:r>
        <w:rPr>
          <w:rFonts w:ascii="Times" w:hAnsi="Times"/>
        </w:rPr>
        <w:t>Por su parte, en l</w:t>
      </w:r>
      <w:r w:rsidR="0081500A">
        <w:rPr>
          <w:rFonts w:ascii="Times" w:hAnsi="Times"/>
        </w:rPr>
        <w:t xml:space="preserve">as </w:t>
      </w:r>
      <w:r w:rsidR="0081500A" w:rsidRPr="00A42138">
        <w:rPr>
          <w:rFonts w:ascii="Times" w:hAnsi="Times"/>
          <w:b/>
        </w:rPr>
        <w:t>formas de gobierno democráticas</w:t>
      </w:r>
      <w:r w:rsidR="0081500A">
        <w:rPr>
          <w:rFonts w:ascii="Times" w:hAnsi="Times"/>
        </w:rPr>
        <w:t>:</w:t>
      </w:r>
    </w:p>
    <w:p w14:paraId="3A0143DF" w14:textId="77777777" w:rsidR="0081500A" w:rsidRDefault="0081500A" w:rsidP="005C477E">
      <w:pPr>
        <w:spacing w:after="0"/>
        <w:rPr>
          <w:rFonts w:ascii="Times" w:hAnsi="Times"/>
        </w:rPr>
      </w:pPr>
    </w:p>
    <w:p w14:paraId="6F14DC59" w14:textId="7F9B88E8" w:rsidR="0081500A" w:rsidRDefault="00A42138" w:rsidP="0081500A">
      <w:pPr>
        <w:pStyle w:val="Prrafodelista"/>
        <w:numPr>
          <w:ilvl w:val="0"/>
          <w:numId w:val="37"/>
        </w:numPr>
        <w:spacing w:after="0"/>
        <w:rPr>
          <w:rFonts w:ascii="Times" w:hAnsi="Times"/>
        </w:rPr>
      </w:pPr>
      <w:r>
        <w:rPr>
          <w:rFonts w:ascii="Times" w:hAnsi="Times"/>
        </w:rPr>
        <w:t>el pueblo es el soberano, es decir, el que tiene el poder.</w:t>
      </w:r>
    </w:p>
    <w:p w14:paraId="36687C55" w14:textId="3A8FB132" w:rsidR="00A42138" w:rsidRDefault="00A42138" w:rsidP="0081500A">
      <w:pPr>
        <w:pStyle w:val="Prrafodelista"/>
        <w:numPr>
          <w:ilvl w:val="0"/>
          <w:numId w:val="37"/>
        </w:numPr>
        <w:spacing w:after="0"/>
        <w:rPr>
          <w:rFonts w:ascii="Times" w:hAnsi="Times"/>
        </w:rPr>
      </w:pPr>
      <w:r>
        <w:rPr>
          <w:rFonts w:ascii="Times" w:hAnsi="Times"/>
        </w:rPr>
        <w:t xml:space="preserve">como es muy difícil que todas las personas ejerzan el poder directamente, eligen </w:t>
      </w:r>
      <w:r w:rsidR="00423DF6">
        <w:rPr>
          <w:rFonts w:ascii="Times" w:hAnsi="Times"/>
        </w:rPr>
        <w:t xml:space="preserve">a </w:t>
      </w:r>
      <w:r>
        <w:rPr>
          <w:rFonts w:ascii="Times" w:hAnsi="Times"/>
        </w:rPr>
        <w:t>unos representantes para que gobiernen en nombre del pueblo.</w:t>
      </w:r>
    </w:p>
    <w:p w14:paraId="78D0DC2C" w14:textId="2C4D18C8" w:rsidR="00A42138" w:rsidRDefault="00A42138" w:rsidP="0081500A">
      <w:pPr>
        <w:pStyle w:val="Prrafodelista"/>
        <w:numPr>
          <w:ilvl w:val="0"/>
          <w:numId w:val="37"/>
        </w:numPr>
        <w:spacing w:after="0"/>
        <w:rPr>
          <w:rFonts w:ascii="Times" w:hAnsi="Times"/>
        </w:rPr>
      </w:pPr>
      <w:r>
        <w:rPr>
          <w:rFonts w:ascii="Times" w:hAnsi="Times"/>
        </w:rPr>
        <w:t xml:space="preserve">se ofrece garantía para que todas las personas, sin importar su ideología, puedan expresar su opinión; incluso si pertenecen a la oposición o son minoría. </w:t>
      </w:r>
    </w:p>
    <w:p w14:paraId="24BC7BBD" w14:textId="31397A52" w:rsidR="00A42138" w:rsidRDefault="003C7368" w:rsidP="0081500A">
      <w:pPr>
        <w:pStyle w:val="Prrafodelista"/>
        <w:numPr>
          <w:ilvl w:val="0"/>
          <w:numId w:val="37"/>
        </w:numPr>
        <w:spacing w:after="0"/>
        <w:rPr>
          <w:rFonts w:ascii="Times" w:hAnsi="Times"/>
        </w:rPr>
      </w:pPr>
      <w:r>
        <w:rPr>
          <w:rFonts w:ascii="Times" w:hAnsi="Times"/>
        </w:rPr>
        <w:t>por lo general, existe la división del poder político en diferentes ramas.</w:t>
      </w:r>
    </w:p>
    <w:p w14:paraId="2291560F" w14:textId="77777777" w:rsidR="003C7368" w:rsidRDefault="003C7368" w:rsidP="003C7368">
      <w:pPr>
        <w:spacing w:after="0"/>
        <w:rPr>
          <w:rFonts w:ascii="Times" w:hAnsi="Times"/>
        </w:rPr>
      </w:pPr>
    </w:p>
    <w:tbl>
      <w:tblPr>
        <w:tblStyle w:val="Tablaconcuadrcula"/>
        <w:tblW w:w="8828" w:type="dxa"/>
        <w:tblLayout w:type="fixed"/>
        <w:tblLook w:val="04A0" w:firstRow="1" w:lastRow="0" w:firstColumn="1" w:lastColumn="0" w:noHBand="0" w:noVBand="1"/>
      </w:tblPr>
      <w:tblGrid>
        <w:gridCol w:w="1129"/>
        <w:gridCol w:w="7699"/>
      </w:tblGrid>
      <w:tr w:rsidR="003C7368" w:rsidRPr="005D1738" w14:paraId="69A62ABE" w14:textId="77777777" w:rsidTr="00AA65DA">
        <w:trPr>
          <w:trHeight w:val="214"/>
        </w:trPr>
        <w:tc>
          <w:tcPr>
            <w:tcW w:w="8828" w:type="dxa"/>
            <w:gridSpan w:val="2"/>
            <w:shd w:val="clear" w:color="auto" w:fill="0D0D0D" w:themeFill="text1" w:themeFillTint="F2"/>
          </w:tcPr>
          <w:p w14:paraId="177B20CE" w14:textId="77777777" w:rsidR="003C7368" w:rsidRPr="005D1738" w:rsidRDefault="003C736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C7368" w14:paraId="67000F1D" w14:textId="77777777" w:rsidTr="00AA65DA">
        <w:trPr>
          <w:trHeight w:val="201"/>
        </w:trPr>
        <w:tc>
          <w:tcPr>
            <w:tcW w:w="1129" w:type="dxa"/>
          </w:tcPr>
          <w:p w14:paraId="26C2BCCD" w14:textId="77777777"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99" w:type="dxa"/>
          </w:tcPr>
          <w:p w14:paraId="17D1CF07" w14:textId="46D99D43"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color w:val="000000"/>
              </w:rPr>
              <w:t>CS_08_12_IMG02</w:t>
            </w:r>
          </w:p>
        </w:tc>
      </w:tr>
      <w:tr w:rsidR="003C7368" w14:paraId="2CF15EBD" w14:textId="77777777" w:rsidTr="00AA65DA">
        <w:trPr>
          <w:trHeight w:val="214"/>
        </w:trPr>
        <w:tc>
          <w:tcPr>
            <w:tcW w:w="1129" w:type="dxa"/>
          </w:tcPr>
          <w:p w14:paraId="0850C7FF"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99" w:type="dxa"/>
          </w:tcPr>
          <w:p w14:paraId="1E1529CD" w14:textId="6F1A637F" w:rsidR="003C7368" w:rsidRDefault="003C7368" w:rsidP="00C512B0">
            <w:pPr>
              <w:rPr>
                <w:rFonts w:ascii="Times New Roman" w:hAnsi="Times New Roman" w:cs="Times New Roman"/>
                <w:color w:val="000000"/>
              </w:rPr>
            </w:pPr>
            <w:r>
              <w:rPr>
                <w:rFonts w:ascii="Times New Roman" w:hAnsi="Times New Roman" w:cs="Times New Roman"/>
                <w:color w:val="000000"/>
              </w:rPr>
              <w:t>Formas de gobierno en el mundo</w:t>
            </w:r>
          </w:p>
        </w:tc>
      </w:tr>
      <w:tr w:rsidR="003C7368" w14:paraId="71E070C0" w14:textId="77777777" w:rsidTr="00AA65DA">
        <w:trPr>
          <w:trHeight w:val="3747"/>
        </w:trPr>
        <w:tc>
          <w:tcPr>
            <w:tcW w:w="1129" w:type="dxa"/>
          </w:tcPr>
          <w:p w14:paraId="42CC3427"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99" w:type="dxa"/>
          </w:tcPr>
          <w:p w14:paraId="65E32D35" w14:textId="77777777" w:rsidR="003C7368" w:rsidRDefault="003C7368" w:rsidP="00C512B0">
            <w:pPr>
              <w:rPr>
                <w:rFonts w:ascii="Times New Roman" w:hAnsi="Times New Roman" w:cs="Times New Roman"/>
                <w:color w:val="000000"/>
              </w:rPr>
            </w:pPr>
            <w:r>
              <w:rPr>
                <w:noProof/>
                <w:lang w:val="es-CO" w:eastAsia="es-CO"/>
              </w:rPr>
              <w:drawing>
                <wp:inline distT="0" distB="0" distL="0" distR="0" wp14:anchorId="0FD68A1C" wp14:editId="21AA5D46">
                  <wp:extent cx="3434928"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612" cy="2498227"/>
                          </a:xfrm>
                          <a:prstGeom prst="rect">
                            <a:avLst/>
                          </a:prstGeom>
                        </pic:spPr>
                      </pic:pic>
                    </a:graphicData>
                  </a:graphic>
                </wp:inline>
              </w:drawing>
            </w:r>
          </w:p>
          <w:p w14:paraId="574A3EEB" w14:textId="1847BD67" w:rsidR="003C7368" w:rsidRDefault="003C7368" w:rsidP="00C512B0">
            <w:pPr>
              <w:rPr>
                <w:rFonts w:ascii="Times New Roman" w:hAnsi="Times New Roman" w:cs="Times New Roman"/>
                <w:color w:val="000000"/>
              </w:rPr>
            </w:pPr>
            <w:r w:rsidRPr="003C7368">
              <w:rPr>
                <w:rFonts w:ascii="Times New Roman" w:hAnsi="Times New Roman" w:cs="Times New Roman"/>
                <w:color w:val="000000"/>
              </w:rPr>
              <w:t>http://hispanicasaber.planetasaber.com/encyclopedia/default.asp?idpack=8&amp;idpil=000LHR01&amp;ruta=Buscador</w:t>
            </w:r>
          </w:p>
          <w:p w14:paraId="0C63F5FC" w14:textId="0A3672EA" w:rsidR="003C7368" w:rsidRDefault="003C7368" w:rsidP="00C512B0">
            <w:pPr>
              <w:rPr>
                <w:rFonts w:ascii="Times New Roman" w:hAnsi="Times New Roman" w:cs="Times New Roman"/>
                <w:color w:val="000000"/>
              </w:rPr>
            </w:pPr>
          </w:p>
        </w:tc>
      </w:tr>
      <w:tr w:rsidR="003C7368" w14:paraId="625EBFEB" w14:textId="77777777" w:rsidTr="00AA65DA">
        <w:trPr>
          <w:trHeight w:val="418"/>
        </w:trPr>
        <w:tc>
          <w:tcPr>
            <w:tcW w:w="1129" w:type="dxa"/>
          </w:tcPr>
          <w:p w14:paraId="4A527C65"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99" w:type="dxa"/>
          </w:tcPr>
          <w:p w14:paraId="597B1844" w14:textId="5213B242" w:rsidR="003C7368" w:rsidRDefault="003C7368" w:rsidP="002643AE">
            <w:pPr>
              <w:rPr>
                <w:rFonts w:ascii="Times New Roman" w:hAnsi="Times New Roman" w:cs="Times New Roman"/>
                <w:color w:val="000000"/>
              </w:rPr>
            </w:pPr>
            <w:r>
              <w:rPr>
                <w:rFonts w:ascii="Times New Roman" w:hAnsi="Times New Roman" w:cs="Times New Roman"/>
                <w:color w:val="000000"/>
              </w:rPr>
              <w:t xml:space="preserve">Las </w:t>
            </w:r>
            <w:r w:rsidRPr="005265F1">
              <w:rPr>
                <w:rFonts w:ascii="Times New Roman" w:hAnsi="Times New Roman" w:cs="Times New Roman"/>
                <w:b/>
                <w:color w:val="000000"/>
              </w:rPr>
              <w:t xml:space="preserve">formas de gobierno </w:t>
            </w:r>
            <w:r>
              <w:rPr>
                <w:rFonts w:ascii="Times New Roman" w:hAnsi="Times New Roman" w:cs="Times New Roman"/>
                <w:b/>
                <w:color w:val="000000"/>
              </w:rPr>
              <w:t xml:space="preserve">democráticas </w:t>
            </w:r>
            <w:r w:rsidR="00691CAE">
              <w:rPr>
                <w:rFonts w:ascii="Times New Roman" w:hAnsi="Times New Roman" w:cs="Times New Roman"/>
                <w:color w:val="000000"/>
              </w:rPr>
              <w:t>son mayoritarias en el mundo actual.</w:t>
            </w:r>
          </w:p>
        </w:tc>
      </w:tr>
    </w:tbl>
    <w:p w14:paraId="2F5A85BB" w14:textId="77777777" w:rsidR="00161F24" w:rsidRDefault="00161F24" w:rsidP="00A1146D">
      <w:pPr>
        <w:spacing w:after="0"/>
        <w:rPr>
          <w:rFonts w:ascii="Times" w:hAnsi="Times"/>
        </w:rPr>
      </w:pPr>
    </w:p>
    <w:p w14:paraId="3A68BA46" w14:textId="7305E054" w:rsidR="00B01EE4" w:rsidRDefault="00161F24" w:rsidP="00A1146D">
      <w:pPr>
        <w:spacing w:after="0"/>
        <w:rPr>
          <w:rFonts w:ascii="Times" w:hAnsi="Times"/>
        </w:rPr>
      </w:pPr>
      <w:r>
        <w:rPr>
          <w:rFonts w:ascii="Times" w:hAnsi="Times"/>
        </w:rPr>
        <w:t>L</w:t>
      </w:r>
      <w:r w:rsidR="00423DF6">
        <w:rPr>
          <w:rFonts w:ascii="Times" w:hAnsi="Times"/>
        </w:rPr>
        <w:t xml:space="preserve">as formas de gobierno </w:t>
      </w:r>
      <w:r>
        <w:rPr>
          <w:rFonts w:ascii="Times" w:hAnsi="Times"/>
        </w:rPr>
        <w:t>democráticas</w:t>
      </w:r>
      <w:r w:rsidR="00423DF6">
        <w:rPr>
          <w:rFonts w:ascii="Times" w:hAnsi="Times"/>
        </w:rPr>
        <w:t xml:space="preserve"> </w:t>
      </w:r>
      <w:r>
        <w:rPr>
          <w:rFonts w:ascii="Times" w:hAnsi="Times"/>
        </w:rPr>
        <w:t xml:space="preserve">son el </w:t>
      </w:r>
      <w:r w:rsidRPr="00161F24">
        <w:rPr>
          <w:rFonts w:ascii="Times" w:hAnsi="Times"/>
          <w:b/>
        </w:rPr>
        <w:t>sistema parlamentario</w:t>
      </w:r>
      <w:r>
        <w:rPr>
          <w:rFonts w:ascii="Times" w:hAnsi="Times"/>
        </w:rPr>
        <w:t xml:space="preserve">, como el del Reino Unido; el </w:t>
      </w:r>
      <w:r w:rsidRPr="00161F24">
        <w:rPr>
          <w:rFonts w:ascii="Times" w:hAnsi="Times"/>
          <w:b/>
        </w:rPr>
        <w:t>sistema</w:t>
      </w:r>
      <w:r>
        <w:rPr>
          <w:rFonts w:ascii="Times" w:hAnsi="Times"/>
        </w:rPr>
        <w:t xml:space="preserve"> </w:t>
      </w:r>
      <w:r>
        <w:rPr>
          <w:rFonts w:ascii="Times" w:hAnsi="Times"/>
          <w:b/>
        </w:rPr>
        <w:t>presidencial</w:t>
      </w:r>
      <w:r>
        <w:rPr>
          <w:rFonts w:ascii="Times" w:hAnsi="Times"/>
        </w:rPr>
        <w:t>, como el de Colombia;</w:t>
      </w:r>
      <w:r w:rsidR="00456DA9">
        <w:rPr>
          <w:rFonts w:ascii="Times" w:hAnsi="Times"/>
        </w:rPr>
        <w:t xml:space="preserve"> </w:t>
      </w:r>
      <w:r>
        <w:rPr>
          <w:rFonts w:ascii="Times" w:hAnsi="Times"/>
        </w:rPr>
        <w:t xml:space="preserve">el </w:t>
      </w:r>
      <w:r>
        <w:rPr>
          <w:rFonts w:ascii="Times" w:hAnsi="Times"/>
          <w:b/>
        </w:rPr>
        <w:t>sistema semipresidencial</w:t>
      </w:r>
      <w:r>
        <w:rPr>
          <w:rFonts w:ascii="Times" w:hAnsi="Times"/>
        </w:rPr>
        <w:t xml:space="preserve">, como el de Francia; el </w:t>
      </w:r>
      <w:r>
        <w:rPr>
          <w:rFonts w:ascii="Times" w:hAnsi="Times"/>
          <w:b/>
        </w:rPr>
        <w:t>sistema directorial</w:t>
      </w:r>
      <w:r>
        <w:rPr>
          <w:rFonts w:ascii="Times" w:hAnsi="Times"/>
        </w:rPr>
        <w:t xml:space="preserve">, como el de Suiza; y la </w:t>
      </w:r>
      <w:r>
        <w:rPr>
          <w:rFonts w:ascii="Times" w:hAnsi="Times"/>
          <w:b/>
        </w:rPr>
        <w:t>monarquía parlamentaria</w:t>
      </w:r>
      <w:r>
        <w:rPr>
          <w:rFonts w:ascii="Times" w:hAnsi="Times"/>
        </w:rPr>
        <w:t>, como la de España.</w:t>
      </w:r>
    </w:p>
    <w:p w14:paraId="5BD9FB51" w14:textId="77777777" w:rsidR="00B01EE4" w:rsidRDefault="00B01EE4" w:rsidP="00A1146D">
      <w:pPr>
        <w:spacing w:after="0"/>
        <w:rPr>
          <w:rFonts w:ascii="Times" w:hAnsi="Times"/>
        </w:rPr>
      </w:pPr>
    </w:p>
    <w:tbl>
      <w:tblPr>
        <w:tblStyle w:val="Tablaconcuadrcula"/>
        <w:tblW w:w="9012" w:type="dxa"/>
        <w:tblLook w:val="04A0" w:firstRow="1" w:lastRow="0" w:firstColumn="1" w:lastColumn="0" w:noHBand="0" w:noVBand="1"/>
      </w:tblPr>
      <w:tblGrid>
        <w:gridCol w:w="1074"/>
        <w:gridCol w:w="7980"/>
      </w:tblGrid>
      <w:tr w:rsidR="00B01EE4" w:rsidRPr="005D1738" w14:paraId="5E0D43F4" w14:textId="77777777" w:rsidTr="007F7E99">
        <w:tc>
          <w:tcPr>
            <w:tcW w:w="9012" w:type="dxa"/>
            <w:gridSpan w:val="2"/>
            <w:shd w:val="clear" w:color="auto" w:fill="000000" w:themeFill="text1"/>
          </w:tcPr>
          <w:p w14:paraId="26D8965D" w14:textId="77777777" w:rsidR="00B01EE4" w:rsidRPr="005D1738" w:rsidRDefault="00B01EE4"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B01EE4" w14:paraId="73A947C9" w14:textId="77777777" w:rsidTr="007F7E99">
        <w:tc>
          <w:tcPr>
            <w:tcW w:w="1236" w:type="dxa"/>
          </w:tcPr>
          <w:p w14:paraId="3DF4BD22" w14:textId="77777777" w:rsidR="00B01EE4" w:rsidRPr="00053744" w:rsidRDefault="00B01EE4"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76" w:type="dxa"/>
          </w:tcPr>
          <w:p w14:paraId="7108A4DB" w14:textId="093AEDD1" w:rsidR="00B01EE4" w:rsidRPr="00053744" w:rsidRDefault="00B01EE4" w:rsidP="00B01EE4">
            <w:pPr>
              <w:rPr>
                <w:rFonts w:ascii="Times New Roman" w:hAnsi="Times New Roman" w:cs="Times New Roman"/>
                <w:b/>
                <w:color w:val="000000"/>
                <w:sz w:val="18"/>
                <w:szCs w:val="18"/>
              </w:rPr>
            </w:pPr>
            <w:r>
              <w:rPr>
                <w:rFonts w:ascii="Times New Roman" w:hAnsi="Times New Roman" w:cs="Times New Roman"/>
                <w:color w:val="000000"/>
              </w:rPr>
              <w:t xml:space="preserve">CS_08_12_REC10 </w:t>
            </w:r>
            <w:r w:rsidRPr="00B01EE4">
              <w:rPr>
                <w:rFonts w:ascii="Times New Roman" w:hAnsi="Times New Roman" w:cs="Times New Roman"/>
                <w:color w:val="FF0000"/>
              </w:rPr>
              <w:t>(Motor F6)</w:t>
            </w:r>
          </w:p>
        </w:tc>
      </w:tr>
      <w:tr w:rsidR="00B01EE4" w14:paraId="3AC18910" w14:textId="77777777" w:rsidTr="007F7E99">
        <w:tc>
          <w:tcPr>
            <w:tcW w:w="1236" w:type="dxa"/>
          </w:tcPr>
          <w:p w14:paraId="4033EF51" w14:textId="77777777" w:rsidR="00B01EE4" w:rsidRDefault="00B01EE4"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7776" w:type="dxa"/>
          </w:tcPr>
          <w:p w14:paraId="2370D5A9" w14:textId="73EC229E" w:rsidR="00B01EE4" w:rsidRDefault="00B01EE4" w:rsidP="00C512B0">
            <w:pPr>
              <w:rPr>
                <w:rFonts w:ascii="Times New Roman" w:hAnsi="Times New Roman" w:cs="Times New Roman"/>
                <w:color w:val="000000"/>
              </w:rPr>
            </w:pPr>
            <w:r>
              <w:rPr>
                <w:rFonts w:ascii="Times New Roman" w:hAnsi="Times New Roman" w:cs="Times New Roman"/>
                <w:color w:val="000000"/>
              </w:rPr>
              <w:t>Las formas clásicas y actuales de gobierno</w:t>
            </w:r>
          </w:p>
        </w:tc>
      </w:tr>
      <w:tr w:rsidR="00B01EE4" w14:paraId="5AF644C8" w14:textId="77777777" w:rsidTr="007F7E99">
        <w:tc>
          <w:tcPr>
            <w:tcW w:w="1236" w:type="dxa"/>
          </w:tcPr>
          <w:p w14:paraId="2DB40E65" w14:textId="77777777" w:rsidR="00B01EE4" w:rsidRDefault="00B01EE4"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76" w:type="dxa"/>
          </w:tcPr>
          <w:p w14:paraId="34C220A6" w14:textId="77777777" w:rsidR="00B01EE4" w:rsidRDefault="00B01EE4" w:rsidP="00C512B0">
            <w:pPr>
              <w:rPr>
                <w:rFonts w:ascii="Times New Roman" w:hAnsi="Times New Roman" w:cs="Times New Roman"/>
                <w:color w:val="000000"/>
              </w:rPr>
            </w:pPr>
            <w:r w:rsidRPr="00B01EE4">
              <w:rPr>
                <w:rFonts w:ascii="Times New Roman" w:hAnsi="Times New Roman" w:cs="Times New Roman"/>
                <w:color w:val="000000"/>
              </w:rPr>
              <w:t>Interactivo que expone las características de las formas clásicas y actuales de gobierno</w:t>
            </w:r>
          </w:p>
          <w:p w14:paraId="6F98FB86" w14:textId="55B4EDD2" w:rsidR="00EA15B1" w:rsidRDefault="00B01EE4" w:rsidP="00C512B0">
            <w:pPr>
              <w:rPr>
                <w:rFonts w:ascii="Times New Roman" w:hAnsi="Times New Roman" w:cs="Times New Roman"/>
                <w:color w:val="000000"/>
              </w:rPr>
            </w:pPr>
            <w:r w:rsidRPr="007F7E99">
              <w:rPr>
                <w:rFonts w:ascii="Times New Roman" w:hAnsi="Times New Roman" w:cs="Times New Roman"/>
                <w:color w:val="000000"/>
                <w:highlight w:val="yellow"/>
              </w:rPr>
              <w:t xml:space="preserve">Utilizar como base los contenidos del cuaderno de estudio y los contenidos y ejemplos mencionados en </w:t>
            </w:r>
            <w:hyperlink r:id="rId10" w:history="1">
              <w:r w:rsidR="00EA15B1" w:rsidRPr="00592D82">
                <w:rPr>
                  <w:rStyle w:val="Hipervnculo"/>
                  <w:rFonts w:ascii="Times New Roman" w:hAnsi="Times New Roman" w:cs="Times New Roman"/>
                  <w:highlight w:val="yellow"/>
                </w:rPr>
                <w:t>http://hispanicasaber.planetasaber.com/encyclopedia/default.asp?idreg=8304&amp;ruta=Buscador</w:t>
              </w:r>
            </w:hyperlink>
          </w:p>
        </w:tc>
      </w:tr>
    </w:tbl>
    <w:p w14:paraId="0D559242" w14:textId="77777777" w:rsidR="00B01EE4" w:rsidRDefault="00B01EE4"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7C00FA" w:rsidRPr="005D1738" w14:paraId="2D99E0B4" w14:textId="77777777" w:rsidTr="00EA15B1">
        <w:tc>
          <w:tcPr>
            <w:tcW w:w="8828" w:type="dxa"/>
            <w:gridSpan w:val="2"/>
            <w:shd w:val="clear" w:color="auto" w:fill="000000" w:themeFill="text1"/>
          </w:tcPr>
          <w:p w14:paraId="07FDC5CC" w14:textId="191478FE" w:rsidR="007C00FA" w:rsidRPr="005D1738" w:rsidRDefault="00161F24" w:rsidP="00C512B0">
            <w:pPr>
              <w:jc w:val="center"/>
              <w:rPr>
                <w:rFonts w:ascii="Times New Roman" w:hAnsi="Times New Roman" w:cs="Times New Roman"/>
                <w:b/>
                <w:color w:val="FFFFFF" w:themeColor="background1"/>
              </w:rPr>
            </w:pPr>
            <w:r>
              <w:rPr>
                <w:rFonts w:ascii="Times" w:hAnsi="Times"/>
              </w:rPr>
              <w:t xml:space="preserve"> </w:t>
            </w:r>
            <w:r w:rsidR="007C00FA" w:rsidRPr="005D1738">
              <w:rPr>
                <w:rFonts w:ascii="Times New Roman" w:hAnsi="Times New Roman" w:cs="Times New Roman"/>
                <w:b/>
                <w:color w:val="FFFFFF" w:themeColor="background1"/>
              </w:rPr>
              <w:t>Practica</w:t>
            </w:r>
            <w:r w:rsidR="007C00FA">
              <w:rPr>
                <w:rFonts w:ascii="Times New Roman" w:hAnsi="Times New Roman" w:cs="Times New Roman"/>
                <w:b/>
                <w:color w:val="FFFFFF" w:themeColor="background1"/>
              </w:rPr>
              <w:t xml:space="preserve"> (recurso de ejercitación)</w:t>
            </w:r>
          </w:p>
        </w:tc>
      </w:tr>
      <w:tr w:rsidR="007C00FA" w14:paraId="0CB3E7E9" w14:textId="77777777" w:rsidTr="00EA15B1">
        <w:tc>
          <w:tcPr>
            <w:tcW w:w="2470" w:type="dxa"/>
          </w:tcPr>
          <w:p w14:paraId="034E18B6" w14:textId="77777777" w:rsidR="007C00FA" w:rsidRPr="00053744" w:rsidRDefault="007C00F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6169DE3" w14:textId="3C715F8F" w:rsidR="007C00FA" w:rsidRPr="00053744" w:rsidRDefault="007C00FA" w:rsidP="007051E1">
            <w:pPr>
              <w:rPr>
                <w:rFonts w:ascii="Times New Roman" w:hAnsi="Times New Roman" w:cs="Times New Roman"/>
                <w:b/>
                <w:color w:val="000000"/>
                <w:sz w:val="18"/>
                <w:szCs w:val="18"/>
              </w:rPr>
            </w:pPr>
            <w:r>
              <w:rPr>
                <w:rFonts w:ascii="Times New Roman" w:hAnsi="Times New Roman" w:cs="Times New Roman"/>
                <w:color w:val="000000"/>
              </w:rPr>
              <w:t>CS_08_12_REC</w:t>
            </w:r>
            <w:r w:rsidR="007051E1">
              <w:rPr>
                <w:rFonts w:ascii="Times New Roman" w:hAnsi="Times New Roman" w:cs="Times New Roman"/>
                <w:color w:val="000000"/>
              </w:rPr>
              <w:t>20</w:t>
            </w:r>
            <w:r w:rsidR="00EA15B1">
              <w:rPr>
                <w:rFonts w:ascii="Times New Roman" w:hAnsi="Times New Roman" w:cs="Times New Roman"/>
                <w:color w:val="000000"/>
              </w:rPr>
              <w:t xml:space="preserve"> </w:t>
            </w:r>
            <w:r w:rsidR="00EA15B1" w:rsidRPr="00EA15B1">
              <w:rPr>
                <w:rFonts w:ascii="Times New Roman" w:hAnsi="Times New Roman" w:cs="Times New Roman"/>
                <w:color w:val="FF0000"/>
              </w:rPr>
              <w:t>(Motor M10A)</w:t>
            </w:r>
          </w:p>
        </w:tc>
      </w:tr>
      <w:tr w:rsidR="007C00FA" w14:paraId="48832E2E" w14:textId="77777777" w:rsidTr="00EA15B1">
        <w:tc>
          <w:tcPr>
            <w:tcW w:w="2470" w:type="dxa"/>
          </w:tcPr>
          <w:p w14:paraId="6CD482F9" w14:textId="77777777" w:rsidR="007C00FA" w:rsidRDefault="007C00F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14:paraId="2FB1868A" w14:textId="5D758C8E" w:rsidR="007C00FA" w:rsidRDefault="00EA15B1" w:rsidP="00C512B0">
            <w:pPr>
              <w:rPr>
                <w:rFonts w:ascii="Times New Roman" w:hAnsi="Times New Roman" w:cs="Times New Roman"/>
                <w:color w:val="000000"/>
              </w:rPr>
            </w:pPr>
            <w:r>
              <w:rPr>
                <w:rFonts w:ascii="Times New Roman" w:hAnsi="Times New Roman" w:cs="Times New Roman"/>
                <w:color w:val="000000"/>
              </w:rPr>
              <w:t>Diferencia las formas de gobierno más difundidas</w:t>
            </w:r>
          </w:p>
        </w:tc>
      </w:tr>
      <w:tr w:rsidR="007C00FA" w14:paraId="14223C74" w14:textId="77777777" w:rsidTr="00EA15B1">
        <w:tc>
          <w:tcPr>
            <w:tcW w:w="2470" w:type="dxa"/>
          </w:tcPr>
          <w:p w14:paraId="6B8F7094" w14:textId="77777777" w:rsidR="007C00FA" w:rsidRDefault="007C00F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4DC2352" w14:textId="77777777" w:rsidR="007C00FA" w:rsidRDefault="00EA15B1" w:rsidP="00C512B0">
            <w:pPr>
              <w:rPr>
                <w:rFonts w:ascii="Times New Roman" w:hAnsi="Times New Roman" w:cs="Times New Roman"/>
                <w:color w:val="000000"/>
              </w:rPr>
            </w:pPr>
            <w:r w:rsidRPr="00EA15B1">
              <w:rPr>
                <w:rFonts w:ascii="Times New Roman" w:hAnsi="Times New Roman" w:cs="Times New Roman"/>
                <w:color w:val="000000"/>
              </w:rPr>
              <w:t>Actividad que permite diferenciar las características de algunas formas de gobierno</w:t>
            </w:r>
          </w:p>
          <w:p w14:paraId="78DEBDBF" w14:textId="3A0B99DA" w:rsidR="00EA15B1" w:rsidRDefault="00EA15B1" w:rsidP="00EA15B1">
            <w:pPr>
              <w:rPr>
                <w:rFonts w:ascii="Times New Roman" w:hAnsi="Times New Roman" w:cs="Times New Roman"/>
                <w:color w:val="000000"/>
              </w:rPr>
            </w:pPr>
            <w:r w:rsidRPr="00EA15B1">
              <w:rPr>
                <w:rFonts w:ascii="Times New Roman" w:hAnsi="Times New Roman" w:cs="Times New Roman"/>
                <w:color w:val="000000"/>
                <w:highlight w:val="yellow"/>
              </w:rPr>
              <w:t>Enfocarse en las generalidades de las formas clásicas</w:t>
            </w:r>
          </w:p>
        </w:tc>
      </w:tr>
    </w:tbl>
    <w:p w14:paraId="5FDC58FD" w14:textId="4B98CB03" w:rsidR="00423DF6" w:rsidRDefault="00423DF6" w:rsidP="00A1146D">
      <w:pPr>
        <w:spacing w:after="0"/>
        <w:rPr>
          <w:rFonts w:ascii="Times" w:hAnsi="Times"/>
          <w:highlight w:val="yellow"/>
        </w:rPr>
      </w:pPr>
    </w:p>
    <w:p w14:paraId="51FEDA7D" w14:textId="2F299708"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3</w:t>
      </w:r>
      <w:r w:rsidRPr="004E5E51">
        <w:rPr>
          <w:rFonts w:ascii="Times" w:hAnsi="Times"/>
          <w:b/>
        </w:rPr>
        <w:t xml:space="preserve"> </w:t>
      </w:r>
      <w:r>
        <w:rPr>
          <w:rFonts w:ascii="Times" w:hAnsi="Times"/>
          <w:b/>
        </w:rPr>
        <w:t>Consolidación</w:t>
      </w:r>
    </w:p>
    <w:p w14:paraId="7B713794" w14:textId="77777777" w:rsidR="007F7E99" w:rsidRDefault="007F7E99" w:rsidP="00A1146D">
      <w:pPr>
        <w:spacing w:after="0"/>
        <w:rPr>
          <w:rFonts w:ascii="Times" w:hAnsi="Times"/>
          <w:b/>
        </w:rPr>
      </w:pPr>
    </w:p>
    <w:p w14:paraId="416E194F" w14:textId="26B38841" w:rsidR="007F7E99" w:rsidRDefault="007F7E99" w:rsidP="00A1146D">
      <w:pPr>
        <w:spacing w:after="0"/>
        <w:rPr>
          <w:rFonts w:ascii="Times" w:hAnsi="Times"/>
        </w:rPr>
      </w:pPr>
      <w:r>
        <w:rPr>
          <w:rFonts w:ascii="Times" w:hAnsi="Times"/>
        </w:rPr>
        <w:t>Actividades para consolidar lo que has aprendido en esta sección.</w:t>
      </w:r>
    </w:p>
    <w:p w14:paraId="646BD0B5" w14:textId="77777777" w:rsidR="00EA15B1" w:rsidRDefault="00EA15B1"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EA15B1" w:rsidRPr="005D1738" w14:paraId="6FBAEEC5" w14:textId="77777777" w:rsidTr="00C512B0">
        <w:tc>
          <w:tcPr>
            <w:tcW w:w="9033" w:type="dxa"/>
            <w:gridSpan w:val="2"/>
            <w:shd w:val="clear" w:color="auto" w:fill="000000" w:themeFill="text1"/>
          </w:tcPr>
          <w:p w14:paraId="70F12F92" w14:textId="77777777" w:rsidR="00EA15B1" w:rsidRPr="005D1738" w:rsidRDefault="00EA15B1"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EA15B1" w14:paraId="368B45BD" w14:textId="77777777" w:rsidTr="00C512B0">
        <w:tc>
          <w:tcPr>
            <w:tcW w:w="2518" w:type="dxa"/>
          </w:tcPr>
          <w:p w14:paraId="7166E9C9" w14:textId="77777777" w:rsidR="00EA15B1" w:rsidRPr="00053744" w:rsidRDefault="00EA15B1"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423A55B" w14:textId="2A01AD2F" w:rsidR="00EA15B1" w:rsidRPr="00053744" w:rsidRDefault="00EA15B1" w:rsidP="00EA15B1">
            <w:pPr>
              <w:rPr>
                <w:rFonts w:ascii="Times New Roman" w:hAnsi="Times New Roman" w:cs="Times New Roman"/>
                <w:b/>
                <w:color w:val="000000"/>
                <w:sz w:val="18"/>
                <w:szCs w:val="18"/>
              </w:rPr>
            </w:pPr>
            <w:r>
              <w:rPr>
                <w:rFonts w:ascii="Times New Roman" w:hAnsi="Times New Roman" w:cs="Times New Roman"/>
                <w:color w:val="000000"/>
              </w:rPr>
              <w:t xml:space="preserve">CS_08_12_REC30 </w:t>
            </w:r>
            <w:r w:rsidRPr="00EA15B1">
              <w:rPr>
                <w:rFonts w:ascii="Times New Roman" w:hAnsi="Times New Roman" w:cs="Times New Roman"/>
                <w:color w:val="FF0000"/>
              </w:rPr>
              <w:t>(Motor M101A)</w:t>
            </w:r>
          </w:p>
        </w:tc>
      </w:tr>
      <w:tr w:rsidR="00EA15B1" w14:paraId="498C2469" w14:textId="77777777" w:rsidTr="00C512B0">
        <w:tc>
          <w:tcPr>
            <w:tcW w:w="2518" w:type="dxa"/>
          </w:tcPr>
          <w:p w14:paraId="17FF278C" w14:textId="77777777" w:rsidR="00EA15B1" w:rsidRDefault="00EA15B1"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CEF11" w14:textId="7A2637E1"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Refuerza tu aprendizaje: El gobierno</w:t>
            </w:r>
          </w:p>
        </w:tc>
      </w:tr>
      <w:tr w:rsidR="00EA15B1" w14:paraId="75C750EA" w14:textId="77777777" w:rsidTr="00C512B0">
        <w:tc>
          <w:tcPr>
            <w:tcW w:w="2518" w:type="dxa"/>
          </w:tcPr>
          <w:p w14:paraId="205DA3B1" w14:textId="77777777" w:rsidR="00EA15B1" w:rsidRDefault="00EA15B1" w:rsidP="00C512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7B096DF5" w14:textId="77777777"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Actividades sobre El gobierno</w:t>
            </w:r>
          </w:p>
          <w:p w14:paraId="435D8515" w14:textId="3E8A25E2" w:rsidR="00EA15B1" w:rsidRDefault="00EA15B1" w:rsidP="00C512B0">
            <w:pPr>
              <w:rPr>
                <w:rFonts w:ascii="Times New Roman" w:hAnsi="Times New Roman" w:cs="Times New Roman"/>
                <w:color w:val="000000"/>
              </w:rPr>
            </w:pPr>
            <w:r w:rsidRPr="00EA15B1">
              <w:rPr>
                <w:rFonts w:ascii="Times New Roman" w:hAnsi="Times New Roman" w:cs="Times New Roman"/>
                <w:color w:val="000000"/>
                <w:highlight w:val="yellow"/>
              </w:rPr>
              <w:t>Formular 10 preguntas de tipo interpretativo y argumentativo</w:t>
            </w:r>
          </w:p>
        </w:tc>
      </w:tr>
    </w:tbl>
    <w:p w14:paraId="17328ED7" w14:textId="77777777" w:rsidR="00EA15B1" w:rsidRDefault="00EA15B1" w:rsidP="00A1146D">
      <w:pPr>
        <w:spacing w:after="0"/>
        <w:rPr>
          <w:rFonts w:ascii="Times" w:hAnsi="Times"/>
        </w:rPr>
      </w:pPr>
    </w:p>
    <w:p w14:paraId="778391BA" w14:textId="13B25AA2"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El gobierno democrático</w:t>
      </w:r>
    </w:p>
    <w:p w14:paraId="25DC5BBE" w14:textId="77777777" w:rsidR="003728DF" w:rsidRDefault="003728DF" w:rsidP="00A1146D">
      <w:pPr>
        <w:spacing w:after="0"/>
        <w:rPr>
          <w:rFonts w:ascii="Times" w:hAnsi="Times"/>
          <w:b/>
        </w:rPr>
      </w:pPr>
    </w:p>
    <w:p w14:paraId="3F41A2A1" w14:textId="77777777" w:rsidR="00811AEB" w:rsidRDefault="003728DF" w:rsidP="00A1146D">
      <w:pPr>
        <w:spacing w:after="0"/>
        <w:rPr>
          <w:rFonts w:ascii="Times" w:hAnsi="Times"/>
        </w:rPr>
      </w:pPr>
      <w:r>
        <w:rPr>
          <w:rFonts w:ascii="Times" w:hAnsi="Times"/>
        </w:rPr>
        <w:t xml:space="preserve">Como se expuso en el tema anterior, la </w:t>
      </w:r>
      <w:r>
        <w:rPr>
          <w:rFonts w:ascii="Times" w:hAnsi="Times"/>
          <w:b/>
        </w:rPr>
        <w:t>democracia</w:t>
      </w:r>
      <w:r>
        <w:rPr>
          <w:rFonts w:ascii="Times" w:hAnsi="Times"/>
        </w:rPr>
        <w:t xml:space="preserve"> es una de las tres formas clásicas de gobierno, de la </w:t>
      </w:r>
      <w:r w:rsidR="00811AEB">
        <w:rPr>
          <w:rFonts w:ascii="Times" w:hAnsi="Times"/>
        </w:rPr>
        <w:t>cual</w:t>
      </w:r>
      <w:r>
        <w:rPr>
          <w:rFonts w:ascii="Times" w:hAnsi="Times"/>
        </w:rPr>
        <w:t xml:space="preserve"> se desprenden cinco </w:t>
      </w:r>
      <w:r w:rsidR="00811AEB">
        <w:rPr>
          <w:rFonts w:ascii="Times" w:hAnsi="Times"/>
        </w:rPr>
        <w:t xml:space="preserve">de las </w:t>
      </w:r>
      <w:r>
        <w:rPr>
          <w:rFonts w:ascii="Times" w:hAnsi="Times"/>
        </w:rPr>
        <w:t>formas de gobierno</w:t>
      </w:r>
      <w:r w:rsidR="00811AEB">
        <w:rPr>
          <w:rFonts w:ascii="Times" w:hAnsi="Times"/>
        </w:rPr>
        <w:t xml:space="preserve"> que operan en la actualidad</w:t>
      </w:r>
      <w:r>
        <w:rPr>
          <w:rFonts w:ascii="Times" w:hAnsi="Times"/>
        </w:rPr>
        <w:t>.</w:t>
      </w:r>
      <w:r w:rsidR="00811AEB">
        <w:rPr>
          <w:rFonts w:ascii="Times" w:hAnsi="Times"/>
        </w:rPr>
        <w:t xml:space="preserve"> </w:t>
      </w:r>
    </w:p>
    <w:p w14:paraId="6F1D2AD6" w14:textId="77777777" w:rsidR="00811AEB" w:rsidRDefault="00811AEB" w:rsidP="00A1146D">
      <w:pPr>
        <w:spacing w:after="0"/>
        <w:rPr>
          <w:rFonts w:ascii="Times" w:hAnsi="Times"/>
        </w:rPr>
      </w:pPr>
    </w:p>
    <w:p w14:paraId="11B85B1F" w14:textId="1D23E5AD" w:rsidR="003728DF" w:rsidRDefault="00811AEB" w:rsidP="00A1146D">
      <w:pPr>
        <w:spacing w:after="0"/>
        <w:rPr>
          <w:rFonts w:ascii="Times" w:hAnsi="Times"/>
        </w:rPr>
      </w:pPr>
      <w:r>
        <w:rPr>
          <w:rFonts w:ascii="Times" w:hAnsi="Times"/>
        </w:rPr>
        <w:t xml:space="preserve">Etimológicamente, </w:t>
      </w:r>
      <w:r w:rsidRPr="000003C4">
        <w:rPr>
          <w:rFonts w:ascii="Times" w:hAnsi="Times"/>
          <w:b/>
        </w:rPr>
        <w:t>democracia</w:t>
      </w:r>
      <w:r>
        <w:rPr>
          <w:rFonts w:ascii="Times" w:hAnsi="Times"/>
        </w:rPr>
        <w:t xml:space="preserve"> proviene de las palabras griegas </w:t>
      </w:r>
      <w:r>
        <w:rPr>
          <w:rFonts w:ascii="Times" w:hAnsi="Times"/>
          <w:i/>
        </w:rPr>
        <w:t>demos</w:t>
      </w:r>
      <w:r>
        <w:rPr>
          <w:rFonts w:ascii="Times" w:hAnsi="Times"/>
        </w:rPr>
        <w:t xml:space="preserve">, que significa </w:t>
      </w:r>
      <w:r>
        <w:rPr>
          <w:rFonts w:ascii="Times" w:hAnsi="Times"/>
          <w:i/>
        </w:rPr>
        <w:t>pueblo</w:t>
      </w:r>
      <w:r>
        <w:rPr>
          <w:rFonts w:ascii="Times" w:hAnsi="Times"/>
        </w:rPr>
        <w:t xml:space="preserve">, y </w:t>
      </w:r>
      <w:r>
        <w:rPr>
          <w:rFonts w:ascii="Times" w:hAnsi="Times"/>
          <w:i/>
        </w:rPr>
        <w:t>kratos</w:t>
      </w:r>
      <w:r>
        <w:rPr>
          <w:rFonts w:ascii="Times" w:hAnsi="Times"/>
        </w:rPr>
        <w:t xml:space="preserve">, que significa </w:t>
      </w:r>
      <w:r w:rsidRPr="00673A6D">
        <w:rPr>
          <w:rFonts w:ascii="Times" w:hAnsi="Times"/>
          <w:i/>
        </w:rPr>
        <w:t>poder</w:t>
      </w:r>
      <w:r>
        <w:rPr>
          <w:rFonts w:ascii="Times" w:hAnsi="Times"/>
        </w:rPr>
        <w:t xml:space="preserve">. Por ello, se </w:t>
      </w:r>
      <w:r w:rsidRPr="00C64E62">
        <w:rPr>
          <w:rFonts w:ascii="Times" w:hAnsi="Times"/>
        </w:rPr>
        <w:t>dice</w:t>
      </w:r>
      <w:r>
        <w:rPr>
          <w:rFonts w:ascii="Times" w:hAnsi="Times"/>
        </w:rPr>
        <w:t xml:space="preserve"> que la </w:t>
      </w:r>
      <w:r>
        <w:rPr>
          <w:rFonts w:ascii="Times" w:hAnsi="Times"/>
          <w:b/>
        </w:rPr>
        <w:t>democracia es el gobierno del pueblo</w:t>
      </w:r>
      <w:r>
        <w:rPr>
          <w:rFonts w:ascii="Times" w:hAnsi="Times"/>
        </w:rPr>
        <w:t xml:space="preserve">, </w:t>
      </w:r>
      <w:r w:rsidR="0096278C">
        <w:rPr>
          <w:rFonts w:ascii="Times" w:hAnsi="Times"/>
        </w:rPr>
        <w:t>o sea</w:t>
      </w:r>
      <w:r>
        <w:rPr>
          <w:rFonts w:ascii="Times" w:hAnsi="Times"/>
        </w:rPr>
        <w:t>, la forma de gobierno que reconoce como fuente de poder a la sociedad misma.</w:t>
      </w:r>
    </w:p>
    <w:p w14:paraId="5AA21FD7" w14:textId="77777777" w:rsidR="00811AEB" w:rsidRDefault="00811AEB" w:rsidP="00A1146D">
      <w:pPr>
        <w:spacing w:after="0"/>
        <w:rPr>
          <w:rFonts w:ascii="Times" w:hAnsi="Times"/>
        </w:rPr>
      </w:pPr>
    </w:p>
    <w:p w14:paraId="29F26F2B" w14:textId="755F6208" w:rsidR="00811AEB" w:rsidRDefault="00811AEB" w:rsidP="00A1146D">
      <w:pPr>
        <w:spacing w:after="0"/>
        <w:rPr>
          <w:rFonts w:ascii="Times" w:hAnsi="Times"/>
        </w:rPr>
      </w:pPr>
      <w:r>
        <w:rPr>
          <w:rFonts w:ascii="Times" w:hAnsi="Times"/>
        </w:rPr>
        <w:t>Esto posicionó a la democracia, desde sus inicios en la Grecia antigua, como uno de los pilares de la civilización occidental y de su cultura política.</w:t>
      </w:r>
    </w:p>
    <w:p w14:paraId="48A5F372" w14:textId="77777777" w:rsidR="005C77B9" w:rsidRDefault="005C77B9" w:rsidP="00A1146D">
      <w:pPr>
        <w:spacing w:after="0"/>
        <w:rPr>
          <w:rFonts w:ascii="Times" w:hAnsi="Times"/>
        </w:rPr>
      </w:pPr>
    </w:p>
    <w:tbl>
      <w:tblPr>
        <w:tblStyle w:val="Tablaconcuadrcula"/>
        <w:tblW w:w="9064" w:type="dxa"/>
        <w:tblLook w:val="04A0" w:firstRow="1" w:lastRow="0" w:firstColumn="1" w:lastColumn="0" w:noHBand="0" w:noVBand="1"/>
      </w:tblPr>
      <w:tblGrid>
        <w:gridCol w:w="1226"/>
        <w:gridCol w:w="8669"/>
      </w:tblGrid>
      <w:tr w:rsidR="005C77B9" w:rsidRPr="005D1738" w14:paraId="7E5B0ACD" w14:textId="77777777" w:rsidTr="00AA65DA">
        <w:trPr>
          <w:trHeight w:val="241"/>
        </w:trPr>
        <w:tc>
          <w:tcPr>
            <w:tcW w:w="9064" w:type="dxa"/>
            <w:gridSpan w:val="2"/>
            <w:shd w:val="clear" w:color="auto" w:fill="0D0D0D" w:themeFill="text1" w:themeFillTint="F2"/>
          </w:tcPr>
          <w:p w14:paraId="6366EB3A" w14:textId="77777777" w:rsidR="005C77B9" w:rsidRPr="005D1738" w:rsidRDefault="005C77B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77B9" w14:paraId="339D3E0A" w14:textId="77777777" w:rsidTr="00AA65DA">
        <w:trPr>
          <w:trHeight w:val="226"/>
        </w:trPr>
        <w:tc>
          <w:tcPr>
            <w:tcW w:w="1348" w:type="dxa"/>
          </w:tcPr>
          <w:p w14:paraId="05BA488C" w14:textId="77777777"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567DCFE4" w14:textId="5B2045EC"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color w:val="000000"/>
              </w:rPr>
              <w:t>CS_08_12_IMG03</w:t>
            </w:r>
          </w:p>
        </w:tc>
      </w:tr>
      <w:tr w:rsidR="005C77B9" w14:paraId="2A048B2D" w14:textId="77777777" w:rsidTr="00AA65DA">
        <w:trPr>
          <w:trHeight w:val="241"/>
        </w:trPr>
        <w:tc>
          <w:tcPr>
            <w:tcW w:w="1348" w:type="dxa"/>
          </w:tcPr>
          <w:p w14:paraId="3261C1CD"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6B54A9D7" w14:textId="0190391E" w:rsidR="005C77B9" w:rsidRDefault="005C77B9" w:rsidP="00C512B0">
            <w:pPr>
              <w:rPr>
                <w:rFonts w:ascii="Times New Roman" w:hAnsi="Times New Roman" w:cs="Times New Roman"/>
                <w:color w:val="000000"/>
              </w:rPr>
            </w:pPr>
            <w:r>
              <w:rPr>
                <w:rFonts w:ascii="Times New Roman" w:hAnsi="Times New Roman" w:cs="Times New Roman"/>
                <w:color w:val="000000"/>
              </w:rPr>
              <w:t>La democracia para Pericles</w:t>
            </w:r>
          </w:p>
        </w:tc>
      </w:tr>
      <w:tr w:rsidR="005C77B9" w14:paraId="37CF334D" w14:textId="77777777" w:rsidTr="00AA65DA">
        <w:trPr>
          <w:trHeight w:val="3387"/>
        </w:trPr>
        <w:tc>
          <w:tcPr>
            <w:tcW w:w="1348" w:type="dxa"/>
          </w:tcPr>
          <w:p w14:paraId="0B5C10BF"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716" w:type="dxa"/>
          </w:tcPr>
          <w:p w14:paraId="65FB293B" w14:textId="6ED4B389" w:rsidR="005C77B9" w:rsidRDefault="005C77B9" w:rsidP="00C512B0">
            <w:pPr>
              <w:rPr>
                <w:rFonts w:ascii="Times New Roman" w:hAnsi="Times New Roman" w:cs="Times New Roman"/>
                <w:color w:val="000000"/>
              </w:rPr>
            </w:pPr>
            <w:r>
              <w:rPr>
                <w:noProof/>
                <w:lang w:val="es-CO" w:eastAsia="es-CO"/>
              </w:rPr>
              <w:drawing>
                <wp:inline distT="0" distB="0" distL="0" distR="0" wp14:anchorId="70F8939D" wp14:editId="5F08D66B">
                  <wp:extent cx="1858197" cy="176022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5604" cy="1767236"/>
                          </a:xfrm>
                          <a:prstGeom prst="rect">
                            <a:avLst/>
                          </a:prstGeom>
                        </pic:spPr>
                      </pic:pic>
                    </a:graphicData>
                  </a:graphic>
                </wp:inline>
              </w:drawing>
            </w:r>
          </w:p>
          <w:p w14:paraId="7116AE45" w14:textId="77777777" w:rsidR="005C77B9" w:rsidRDefault="005C77B9" w:rsidP="00C512B0">
            <w:pPr>
              <w:rPr>
                <w:rFonts w:ascii="Times New Roman" w:hAnsi="Times New Roman" w:cs="Times New Roman"/>
                <w:color w:val="000000"/>
              </w:rPr>
            </w:pPr>
          </w:p>
          <w:p w14:paraId="42043E1A" w14:textId="2C774D59" w:rsidR="005C77B9" w:rsidRDefault="005C77B9" w:rsidP="005C77B9">
            <w:pPr>
              <w:rPr>
                <w:rFonts w:ascii="Times New Roman" w:hAnsi="Times New Roman" w:cs="Times New Roman"/>
                <w:color w:val="000000"/>
              </w:rPr>
            </w:pPr>
            <w:r w:rsidRPr="005C77B9">
              <w:rPr>
                <w:rFonts w:ascii="Times New Roman" w:hAnsi="Times New Roman" w:cs="Times New Roman"/>
                <w:color w:val="000000"/>
              </w:rPr>
              <w:t>http://hispanicasaber.planetasaber.com/encyclopedia/default.asp?idreg=554031&amp;ruta=Buscador</w:t>
            </w:r>
          </w:p>
        </w:tc>
      </w:tr>
      <w:tr w:rsidR="005C77B9" w14:paraId="4AFA6D5D" w14:textId="77777777" w:rsidTr="00AA65DA">
        <w:trPr>
          <w:trHeight w:val="467"/>
        </w:trPr>
        <w:tc>
          <w:tcPr>
            <w:tcW w:w="1348" w:type="dxa"/>
          </w:tcPr>
          <w:p w14:paraId="22EFF23B"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A2C926E" w14:textId="17035AE0" w:rsidR="005C77B9" w:rsidRDefault="005C77B9" w:rsidP="00C512B0">
            <w:pPr>
              <w:rPr>
                <w:rFonts w:ascii="Times New Roman" w:hAnsi="Times New Roman" w:cs="Times New Roman"/>
                <w:color w:val="000000"/>
              </w:rPr>
            </w:pPr>
            <w:r w:rsidRPr="005C77B9">
              <w:rPr>
                <w:rFonts w:ascii="Times New Roman" w:hAnsi="Times New Roman" w:cs="Times New Roman"/>
                <w:color w:val="000000"/>
              </w:rPr>
              <w:t xml:space="preserve">A través de la glorificación de sus éxitos militares contra los persas, el </w:t>
            </w:r>
            <w:r w:rsidRPr="005C77B9">
              <w:rPr>
                <w:rFonts w:ascii="Times New Roman" w:hAnsi="Times New Roman" w:cs="Times New Roman"/>
                <w:b/>
                <w:color w:val="000000"/>
              </w:rPr>
              <w:t>gobierno de Pericles</w:t>
            </w:r>
            <w:r w:rsidRPr="005C77B9">
              <w:rPr>
                <w:rFonts w:ascii="Times New Roman" w:hAnsi="Times New Roman" w:cs="Times New Roman"/>
                <w:color w:val="000000"/>
              </w:rPr>
              <w:t xml:space="preserve"> asoció el imperialismo ateniense con las </w:t>
            </w:r>
            <w:r w:rsidRPr="005C77B9">
              <w:rPr>
                <w:rFonts w:ascii="Times New Roman" w:hAnsi="Times New Roman" w:cs="Times New Roman"/>
                <w:b/>
                <w:color w:val="000000"/>
              </w:rPr>
              <w:t>formas sociales de la democracia</w:t>
            </w:r>
            <w:r w:rsidRPr="005C77B9">
              <w:rPr>
                <w:rFonts w:ascii="Times New Roman" w:hAnsi="Times New Roman" w:cs="Times New Roman"/>
                <w:color w:val="000000"/>
              </w:rPr>
              <w:t xml:space="preserve">, y llegó a convertir la Liga de Delos en un instrumento para dominar a los supuestos aliados. </w:t>
            </w:r>
            <w:r w:rsidRPr="005C77B9">
              <w:rPr>
                <w:rFonts w:ascii="Times New Roman" w:hAnsi="Times New Roman" w:cs="Times New Roman"/>
                <w:i/>
                <w:color w:val="000000"/>
              </w:rPr>
              <w:t>Busto de Pericles, copia romana de un original del escultor Cresilas, de ca. 430 a.C. (Museos Vaticanos, Ciudad del Vaticano)</w:t>
            </w:r>
            <w:r w:rsidRPr="005C77B9">
              <w:rPr>
                <w:rFonts w:ascii="Times New Roman" w:hAnsi="Times New Roman" w:cs="Times New Roman"/>
                <w:color w:val="000000"/>
              </w:rPr>
              <w:t>.</w:t>
            </w:r>
          </w:p>
        </w:tc>
      </w:tr>
    </w:tbl>
    <w:p w14:paraId="21792E50" w14:textId="77777777" w:rsidR="005C77B9" w:rsidRDefault="005C77B9" w:rsidP="00A1146D">
      <w:pPr>
        <w:spacing w:after="0"/>
        <w:rPr>
          <w:rFonts w:ascii="Times" w:hAnsi="Times"/>
        </w:rPr>
      </w:pPr>
    </w:p>
    <w:p w14:paraId="4B65DBF0" w14:textId="052EE76E" w:rsidR="005C77B9" w:rsidRDefault="005C77B9" w:rsidP="00A1146D">
      <w:pPr>
        <w:spacing w:after="0"/>
        <w:rPr>
          <w:rFonts w:ascii="Times" w:hAnsi="Times"/>
        </w:rPr>
      </w:pPr>
      <w:r>
        <w:rPr>
          <w:rFonts w:ascii="Times" w:hAnsi="Times"/>
        </w:rPr>
        <w:t xml:space="preserve">En su </w:t>
      </w:r>
      <w:r>
        <w:rPr>
          <w:rFonts w:ascii="Times" w:hAnsi="Times"/>
          <w:i/>
        </w:rPr>
        <w:t>Discurso fúnebre</w:t>
      </w:r>
      <w:r>
        <w:rPr>
          <w:rFonts w:ascii="Times" w:hAnsi="Times"/>
        </w:rPr>
        <w:t xml:space="preserve"> en honor </w:t>
      </w:r>
      <w:r w:rsidR="0096278C">
        <w:rPr>
          <w:rFonts w:ascii="Times" w:hAnsi="Times"/>
        </w:rPr>
        <w:t xml:space="preserve">de </w:t>
      </w:r>
      <w:r w:rsidRPr="0096278C">
        <w:rPr>
          <w:rFonts w:ascii="Times" w:hAnsi="Times"/>
        </w:rPr>
        <w:t>los</w:t>
      </w:r>
      <w:r>
        <w:rPr>
          <w:rFonts w:ascii="Times" w:hAnsi="Times"/>
        </w:rPr>
        <w:t xml:space="preserve"> primeros muertos de la guerra del Peloponeso, Pericles expresó: “Disfrutamos de un régimen político que no imita las leyes de los vecinos; más que imitadores de otros, en efecto, nosotros mismos servimos de modelo para algunos. En cuanto al nombre, puesto que la administración se ejerce en favor de la mayoría, y no de unos pocos, a este régimen se lo ha llamado democracia”.</w:t>
      </w:r>
    </w:p>
    <w:p w14:paraId="2B4E823C" w14:textId="77777777" w:rsidR="00037A5A" w:rsidRDefault="00037A5A" w:rsidP="00A1146D">
      <w:pPr>
        <w:spacing w:after="0"/>
        <w:rPr>
          <w:rFonts w:ascii="Times" w:hAnsi="Times"/>
        </w:rPr>
      </w:pPr>
    </w:p>
    <w:p w14:paraId="7DE6FB27" w14:textId="26021CB9" w:rsidR="00037A5A" w:rsidRDefault="00037A5A" w:rsidP="00037A5A">
      <w:pPr>
        <w:spacing w:after="0"/>
        <w:rPr>
          <w:rFonts w:ascii="Times" w:hAnsi="Times"/>
        </w:rPr>
      </w:pPr>
      <w:r w:rsidRPr="00037A5A">
        <w:rPr>
          <w:rFonts w:ascii="Times" w:hAnsi="Times"/>
        </w:rPr>
        <w:t xml:space="preserve">A pesar de tener una calificación política </w:t>
      </w:r>
      <w:r w:rsidRPr="00037A5A">
        <w:rPr>
          <w:rFonts w:ascii="Times" w:hAnsi="Times"/>
          <w:b/>
        </w:rPr>
        <w:t>positiva</w:t>
      </w:r>
      <w:r w:rsidRPr="00037A5A">
        <w:rPr>
          <w:rFonts w:ascii="Times" w:hAnsi="Times"/>
        </w:rPr>
        <w:t xml:space="preserve">, ser </w:t>
      </w:r>
      <w:r>
        <w:rPr>
          <w:rFonts w:ascii="Times" w:hAnsi="Times"/>
        </w:rPr>
        <w:t>aceptada por muchos</w:t>
      </w:r>
      <w:r w:rsidRPr="00037A5A">
        <w:rPr>
          <w:rFonts w:ascii="Times" w:hAnsi="Times"/>
        </w:rPr>
        <w:t xml:space="preserve"> como </w:t>
      </w:r>
      <w:r w:rsidRPr="00614A6B">
        <w:rPr>
          <w:rFonts w:ascii="Times" w:hAnsi="Times"/>
          <w:b/>
        </w:rPr>
        <w:t>la mejor forma de gobierno</w:t>
      </w:r>
      <w:r w:rsidRPr="00037A5A">
        <w:rPr>
          <w:rFonts w:ascii="Times" w:hAnsi="Times"/>
        </w:rPr>
        <w:t xml:space="preserve">, haber sido exaltada por políticos, filósofos y politólogos desde sus </w:t>
      </w:r>
      <w:r w:rsidRPr="00037A5A">
        <w:rPr>
          <w:rFonts w:ascii="Times" w:hAnsi="Times"/>
        </w:rPr>
        <w:lastRenderedPageBreak/>
        <w:t xml:space="preserve">valores y dimensiones, </w:t>
      </w:r>
      <w:r>
        <w:rPr>
          <w:rFonts w:ascii="Times" w:hAnsi="Times"/>
        </w:rPr>
        <w:t xml:space="preserve">la democracia </w:t>
      </w:r>
      <w:r w:rsidRPr="00037A5A">
        <w:rPr>
          <w:rFonts w:ascii="Times" w:hAnsi="Times"/>
        </w:rPr>
        <w:t>también ha generado recelos, miedos, deformaciones populistas mayoritarias y ataques por parte de regímenes políticos autocráticos.</w:t>
      </w:r>
    </w:p>
    <w:p w14:paraId="476DF27D" w14:textId="77777777" w:rsidR="00037A5A" w:rsidRDefault="00037A5A" w:rsidP="00037A5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037A5A" w:rsidRPr="005D1738" w14:paraId="7B6C2DF3" w14:textId="77777777" w:rsidTr="00C512B0">
        <w:tc>
          <w:tcPr>
            <w:tcW w:w="9033" w:type="dxa"/>
            <w:gridSpan w:val="2"/>
            <w:shd w:val="clear" w:color="auto" w:fill="000000" w:themeFill="text1"/>
          </w:tcPr>
          <w:p w14:paraId="27441F29" w14:textId="77777777" w:rsidR="00037A5A" w:rsidRPr="005D1738" w:rsidRDefault="00037A5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037A5A" w14:paraId="69EC6E7B" w14:textId="77777777" w:rsidTr="00C512B0">
        <w:tc>
          <w:tcPr>
            <w:tcW w:w="2518" w:type="dxa"/>
          </w:tcPr>
          <w:p w14:paraId="002BBD1D" w14:textId="77777777" w:rsidR="00037A5A" w:rsidRPr="00053744" w:rsidRDefault="00037A5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02C280" w14:textId="1E817525" w:rsidR="00037A5A" w:rsidRPr="00053744" w:rsidRDefault="00037A5A" w:rsidP="00037A5A">
            <w:pPr>
              <w:rPr>
                <w:rFonts w:ascii="Times New Roman" w:hAnsi="Times New Roman" w:cs="Times New Roman"/>
                <w:b/>
                <w:color w:val="000000"/>
                <w:sz w:val="18"/>
                <w:szCs w:val="18"/>
              </w:rPr>
            </w:pPr>
            <w:r>
              <w:rPr>
                <w:rFonts w:ascii="Times New Roman" w:hAnsi="Times New Roman" w:cs="Times New Roman"/>
                <w:color w:val="000000"/>
              </w:rPr>
              <w:t xml:space="preserve">CS_08_12_REC40 </w:t>
            </w:r>
            <w:r w:rsidRPr="00037A5A">
              <w:rPr>
                <w:rFonts w:ascii="Times New Roman" w:hAnsi="Times New Roman" w:cs="Times New Roman"/>
                <w:color w:val="FF0000"/>
              </w:rPr>
              <w:t>(Motor M2B)</w:t>
            </w:r>
          </w:p>
        </w:tc>
      </w:tr>
      <w:tr w:rsidR="00037A5A" w14:paraId="7A252492" w14:textId="77777777" w:rsidTr="00C512B0">
        <w:tc>
          <w:tcPr>
            <w:tcW w:w="2518" w:type="dxa"/>
          </w:tcPr>
          <w:p w14:paraId="2E5765F0" w14:textId="77777777" w:rsidR="00037A5A" w:rsidRDefault="00037A5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9EE6853" w14:textId="75233DD4" w:rsidR="00037A5A" w:rsidRDefault="00037A5A" w:rsidP="00C512B0">
            <w:pPr>
              <w:rPr>
                <w:rFonts w:ascii="Times New Roman" w:hAnsi="Times New Roman" w:cs="Times New Roman"/>
                <w:color w:val="000000"/>
              </w:rPr>
            </w:pPr>
            <w:r>
              <w:rPr>
                <w:rFonts w:ascii="Times New Roman" w:hAnsi="Times New Roman" w:cs="Times New Roman"/>
                <w:color w:val="000000"/>
              </w:rPr>
              <w:t>Comprende el significado de la democracia</w:t>
            </w:r>
          </w:p>
        </w:tc>
      </w:tr>
      <w:tr w:rsidR="00037A5A" w14:paraId="1D4277AA" w14:textId="77777777" w:rsidTr="00C512B0">
        <w:tc>
          <w:tcPr>
            <w:tcW w:w="2518" w:type="dxa"/>
          </w:tcPr>
          <w:p w14:paraId="7DF8EEDE" w14:textId="77777777" w:rsidR="00037A5A" w:rsidRDefault="00037A5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1F7BECA" w14:textId="77777777" w:rsidR="00037A5A" w:rsidRDefault="00037A5A" w:rsidP="00C512B0">
            <w:pPr>
              <w:rPr>
                <w:rFonts w:ascii="Times New Roman" w:hAnsi="Times New Roman" w:cs="Times New Roman"/>
                <w:color w:val="000000"/>
              </w:rPr>
            </w:pPr>
            <w:r w:rsidRPr="00037A5A">
              <w:rPr>
                <w:rFonts w:ascii="Times New Roman" w:hAnsi="Times New Roman" w:cs="Times New Roman"/>
                <w:color w:val="000000"/>
              </w:rPr>
              <w:t>Actividad que permite sintetizar el significado de la democracia</w:t>
            </w:r>
          </w:p>
          <w:p w14:paraId="51F0C856" w14:textId="0C67E7FB" w:rsidR="00037A5A" w:rsidRDefault="00037A5A" w:rsidP="00C512B0">
            <w:pPr>
              <w:rPr>
                <w:rFonts w:ascii="Times New Roman" w:hAnsi="Times New Roman" w:cs="Times New Roman"/>
                <w:color w:val="000000"/>
              </w:rPr>
            </w:pPr>
            <w:r w:rsidRPr="00037A5A">
              <w:rPr>
                <w:rFonts w:ascii="Times New Roman" w:hAnsi="Times New Roman" w:cs="Times New Roman"/>
                <w:color w:val="000000"/>
                <w:highlight w:val="yellow"/>
              </w:rPr>
              <w:t>Resaltar su acepción como forma de gobierno, gobierno del pueblo y gobierno de la mayoría sin desconocer a la minoría</w:t>
            </w:r>
          </w:p>
        </w:tc>
      </w:tr>
    </w:tbl>
    <w:p w14:paraId="226D878A" w14:textId="77777777" w:rsidR="005C77B9" w:rsidRDefault="005C77B9" w:rsidP="00A1146D">
      <w:pPr>
        <w:spacing w:after="0"/>
        <w:rPr>
          <w:rFonts w:ascii="Times" w:hAnsi="Times"/>
        </w:rPr>
      </w:pPr>
    </w:p>
    <w:p w14:paraId="308024CD" w14:textId="5864E4F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Pr>
          <w:rFonts w:ascii="Times" w:hAnsi="Times"/>
          <w:b/>
        </w:rPr>
        <w:t>El surgimiento de la democracia</w:t>
      </w:r>
    </w:p>
    <w:p w14:paraId="3D085928" w14:textId="77777777" w:rsidR="00562CE0" w:rsidRDefault="00562CE0" w:rsidP="00A1146D">
      <w:pPr>
        <w:spacing w:after="0"/>
        <w:rPr>
          <w:rFonts w:ascii="Times" w:hAnsi="Times"/>
          <w:b/>
        </w:rPr>
      </w:pPr>
    </w:p>
    <w:p w14:paraId="02AA47F5" w14:textId="6BF75D02" w:rsidR="00A75443" w:rsidRDefault="00614A6B" w:rsidP="00614A6B">
      <w:pPr>
        <w:spacing w:after="0"/>
        <w:rPr>
          <w:rFonts w:ascii="Times" w:hAnsi="Times"/>
        </w:rPr>
      </w:pPr>
      <w:r>
        <w:rPr>
          <w:rFonts w:ascii="Times" w:hAnsi="Times"/>
        </w:rPr>
        <w:t xml:space="preserve">El camino hacia la democracia puede rastrearse desde el </w:t>
      </w:r>
      <w:r w:rsidRPr="00A75443">
        <w:rPr>
          <w:rFonts w:ascii="Times" w:hAnsi="Times"/>
          <w:b/>
        </w:rPr>
        <w:t>siglo VI</w:t>
      </w:r>
      <w:r w:rsidR="00A75443">
        <w:rPr>
          <w:rFonts w:ascii="Times" w:hAnsi="Times"/>
          <w:b/>
        </w:rPr>
        <w:t xml:space="preserve"> a. C.</w:t>
      </w:r>
      <w:r>
        <w:rPr>
          <w:rFonts w:ascii="Times" w:hAnsi="Times"/>
        </w:rPr>
        <w:t xml:space="preserve">, </w:t>
      </w:r>
      <w:r w:rsidRPr="00614A6B">
        <w:rPr>
          <w:rFonts w:ascii="Times" w:hAnsi="Times"/>
        </w:rPr>
        <w:t xml:space="preserve">con las </w:t>
      </w:r>
      <w:r w:rsidRPr="00A75443">
        <w:rPr>
          <w:rFonts w:ascii="Times" w:hAnsi="Times"/>
          <w:b/>
        </w:rPr>
        <w:t xml:space="preserve">reformas de Solón </w:t>
      </w:r>
      <w:r w:rsidR="00A75443">
        <w:rPr>
          <w:rFonts w:ascii="Times" w:hAnsi="Times"/>
          <w:b/>
        </w:rPr>
        <w:t>(legislador ateniense)</w:t>
      </w:r>
      <w:r w:rsidR="00AB6A9B">
        <w:rPr>
          <w:rFonts w:ascii="Times" w:hAnsi="Times"/>
        </w:rPr>
        <w:t>,</w:t>
      </w:r>
      <w:r w:rsidR="00A75443">
        <w:rPr>
          <w:rFonts w:ascii="Times" w:hAnsi="Times"/>
          <w:b/>
        </w:rPr>
        <w:t xml:space="preserve"> </w:t>
      </w:r>
      <w:r w:rsidRPr="00A75443">
        <w:rPr>
          <w:rFonts w:ascii="Times" w:hAnsi="Times"/>
          <w:b/>
        </w:rPr>
        <w:t>en el año 594 a.</w:t>
      </w:r>
      <w:r w:rsidR="00A75443">
        <w:rPr>
          <w:rFonts w:ascii="Times" w:hAnsi="Times"/>
          <w:b/>
        </w:rPr>
        <w:t xml:space="preserve"> </w:t>
      </w:r>
      <w:r w:rsidRPr="00A75443">
        <w:rPr>
          <w:rFonts w:ascii="Times" w:hAnsi="Times"/>
          <w:b/>
        </w:rPr>
        <w:t>C</w:t>
      </w:r>
      <w:r w:rsidRPr="00614A6B">
        <w:rPr>
          <w:rFonts w:ascii="Times" w:hAnsi="Times"/>
        </w:rPr>
        <w:t>.</w:t>
      </w:r>
      <w:r>
        <w:rPr>
          <w:rFonts w:ascii="Times" w:hAnsi="Times"/>
        </w:rPr>
        <w:t xml:space="preserve"> </w:t>
      </w:r>
      <w:r w:rsidR="00A75443">
        <w:rPr>
          <w:rFonts w:ascii="Times" w:hAnsi="Times"/>
        </w:rPr>
        <w:t>En esta época</w:t>
      </w:r>
      <w:r w:rsidR="00AB6A9B">
        <w:rPr>
          <w:rFonts w:ascii="Times" w:hAnsi="Times"/>
        </w:rPr>
        <w:t>,</w:t>
      </w:r>
      <w:r w:rsidR="00A75443">
        <w:rPr>
          <w:rFonts w:ascii="Times" w:hAnsi="Times"/>
        </w:rPr>
        <w:t xml:space="preserve"> se daba una extrema concentración de la riqueza y el poder político estaba en manos de los más ricos, lo cual generó conflictos con los campesinos. </w:t>
      </w:r>
    </w:p>
    <w:p w14:paraId="7A17CF3A" w14:textId="77777777" w:rsidR="001A78C5" w:rsidRDefault="001A78C5" w:rsidP="00614A6B">
      <w:pPr>
        <w:spacing w:after="0"/>
        <w:rPr>
          <w:rFonts w:ascii="Times" w:hAnsi="Times"/>
        </w:rPr>
      </w:pPr>
    </w:p>
    <w:tbl>
      <w:tblPr>
        <w:tblStyle w:val="Tablaconcuadrcula"/>
        <w:tblW w:w="7690" w:type="dxa"/>
        <w:tblLook w:val="04A0" w:firstRow="1" w:lastRow="0" w:firstColumn="1" w:lastColumn="0" w:noHBand="0" w:noVBand="1"/>
      </w:tblPr>
      <w:tblGrid>
        <w:gridCol w:w="1226"/>
        <w:gridCol w:w="6464"/>
      </w:tblGrid>
      <w:tr w:rsidR="001A78C5" w:rsidRPr="005D1738" w14:paraId="470B5135" w14:textId="77777777" w:rsidTr="00C512B0">
        <w:trPr>
          <w:trHeight w:val="241"/>
        </w:trPr>
        <w:tc>
          <w:tcPr>
            <w:tcW w:w="7690" w:type="dxa"/>
            <w:gridSpan w:val="2"/>
            <w:shd w:val="clear" w:color="auto" w:fill="0D0D0D" w:themeFill="text1" w:themeFillTint="F2"/>
          </w:tcPr>
          <w:p w14:paraId="081FCD15" w14:textId="77777777" w:rsidR="001A78C5" w:rsidRPr="005D1738" w:rsidRDefault="001A78C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A78C5" w14:paraId="5A382BB1" w14:textId="77777777" w:rsidTr="00C512B0">
        <w:trPr>
          <w:trHeight w:val="226"/>
        </w:trPr>
        <w:tc>
          <w:tcPr>
            <w:tcW w:w="844" w:type="dxa"/>
          </w:tcPr>
          <w:p w14:paraId="18372909" w14:textId="77777777" w:rsidR="001A78C5" w:rsidRPr="00053744" w:rsidRDefault="001A78C5"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6" w:type="dxa"/>
          </w:tcPr>
          <w:p w14:paraId="172DFC63" w14:textId="084E597B" w:rsidR="001A78C5" w:rsidRPr="00053744" w:rsidRDefault="001A78C5" w:rsidP="001A78C5">
            <w:pPr>
              <w:rPr>
                <w:rFonts w:ascii="Times New Roman" w:hAnsi="Times New Roman" w:cs="Times New Roman"/>
                <w:b/>
                <w:color w:val="000000"/>
                <w:sz w:val="18"/>
                <w:szCs w:val="18"/>
              </w:rPr>
            </w:pPr>
            <w:r>
              <w:rPr>
                <w:rFonts w:ascii="Times New Roman" w:hAnsi="Times New Roman" w:cs="Times New Roman"/>
                <w:color w:val="000000"/>
              </w:rPr>
              <w:t>CS_08_12_IMG04</w:t>
            </w:r>
          </w:p>
        </w:tc>
      </w:tr>
      <w:tr w:rsidR="001A78C5" w14:paraId="35B1FB08" w14:textId="77777777" w:rsidTr="00C512B0">
        <w:trPr>
          <w:trHeight w:val="241"/>
        </w:trPr>
        <w:tc>
          <w:tcPr>
            <w:tcW w:w="844" w:type="dxa"/>
          </w:tcPr>
          <w:p w14:paraId="37F11B50"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6" w:type="dxa"/>
          </w:tcPr>
          <w:p w14:paraId="37B1A920" w14:textId="63A25FD7" w:rsidR="001A78C5" w:rsidRDefault="001A78C5" w:rsidP="00C512B0">
            <w:pPr>
              <w:rPr>
                <w:rFonts w:ascii="Times New Roman" w:hAnsi="Times New Roman" w:cs="Times New Roman"/>
                <w:color w:val="000000"/>
              </w:rPr>
            </w:pPr>
            <w:r>
              <w:rPr>
                <w:rFonts w:ascii="Times New Roman" w:hAnsi="Times New Roman" w:cs="Times New Roman"/>
                <w:color w:val="000000"/>
              </w:rPr>
              <w:t>Las reformas de Solón</w:t>
            </w:r>
          </w:p>
        </w:tc>
      </w:tr>
      <w:tr w:rsidR="001A78C5" w14:paraId="64773272" w14:textId="77777777" w:rsidTr="001A78C5">
        <w:trPr>
          <w:trHeight w:val="3104"/>
        </w:trPr>
        <w:tc>
          <w:tcPr>
            <w:tcW w:w="844" w:type="dxa"/>
          </w:tcPr>
          <w:p w14:paraId="07F8238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6" w:type="dxa"/>
          </w:tcPr>
          <w:p w14:paraId="557869D4" w14:textId="658A3BD9" w:rsidR="001A78C5" w:rsidRDefault="001A78C5" w:rsidP="00C512B0">
            <w:pPr>
              <w:rPr>
                <w:rFonts w:ascii="Times New Roman" w:hAnsi="Times New Roman" w:cs="Times New Roman"/>
                <w:color w:val="000000"/>
              </w:rPr>
            </w:pPr>
            <w:r>
              <w:rPr>
                <w:noProof/>
                <w:lang w:val="es-CO" w:eastAsia="es-CO"/>
              </w:rPr>
              <w:drawing>
                <wp:inline distT="0" distB="0" distL="0" distR="0" wp14:anchorId="2E7BA0DC" wp14:editId="65C7BF21">
                  <wp:extent cx="1158240" cy="1587518"/>
                  <wp:effectExtent l="0" t="0" r="3810" b="0"/>
                  <wp:docPr id="6" name="Imagen 6" descr="http://thumb7.shutterstock.com/display_pic_with_logo/2733991/252139465/stock-photo-solon-ca-ca-bc-2521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733991/252139465/stock-photo-solon-ca-ca-bc-25213946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4739" cy="1596425"/>
                          </a:xfrm>
                          <a:prstGeom prst="rect">
                            <a:avLst/>
                          </a:prstGeom>
                          <a:noFill/>
                          <a:ln>
                            <a:noFill/>
                          </a:ln>
                        </pic:spPr>
                      </pic:pic>
                    </a:graphicData>
                  </a:graphic>
                </wp:inline>
              </w:drawing>
            </w:r>
          </w:p>
          <w:p w14:paraId="0780DE29" w14:textId="77777777" w:rsidR="001A78C5" w:rsidRDefault="001A78C5" w:rsidP="00C512B0">
            <w:pPr>
              <w:rPr>
                <w:rFonts w:ascii="Times New Roman" w:hAnsi="Times New Roman" w:cs="Times New Roman"/>
                <w:color w:val="000000"/>
              </w:rPr>
            </w:pPr>
          </w:p>
          <w:p w14:paraId="75D76CD6" w14:textId="427CA842" w:rsidR="001A78C5" w:rsidRDefault="001A78C5" w:rsidP="00C512B0">
            <w:pPr>
              <w:rPr>
                <w:rFonts w:ascii="Times New Roman" w:hAnsi="Times New Roman" w:cs="Times New Roman"/>
                <w:color w:val="000000"/>
              </w:rPr>
            </w:pPr>
            <w:r>
              <w:rPr>
                <w:rFonts w:ascii="Times New Roman" w:hAnsi="Times New Roman" w:cs="Times New Roman"/>
                <w:color w:val="000000"/>
              </w:rPr>
              <w:t xml:space="preserve">Shutterstock </w:t>
            </w:r>
            <w:hyperlink r:id="rId13" w:history="1">
              <w:r>
                <w:rPr>
                  <w:rStyle w:val="Hipervnculo"/>
                </w:rPr>
                <w:t>252139465</w:t>
              </w:r>
            </w:hyperlink>
          </w:p>
        </w:tc>
      </w:tr>
      <w:tr w:rsidR="001A78C5" w14:paraId="5D75D6E9" w14:textId="77777777" w:rsidTr="00C512B0">
        <w:trPr>
          <w:trHeight w:val="467"/>
        </w:trPr>
        <w:tc>
          <w:tcPr>
            <w:tcW w:w="844" w:type="dxa"/>
          </w:tcPr>
          <w:p w14:paraId="4BD71E0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6" w:type="dxa"/>
          </w:tcPr>
          <w:p w14:paraId="16A89C03" w14:textId="737128AC" w:rsidR="001A78C5" w:rsidRDefault="001A78C5" w:rsidP="00106D82">
            <w:pPr>
              <w:rPr>
                <w:rFonts w:ascii="Times New Roman" w:hAnsi="Times New Roman" w:cs="Times New Roman"/>
                <w:color w:val="000000"/>
              </w:rPr>
            </w:pPr>
            <w:r w:rsidRPr="001A78C5">
              <w:rPr>
                <w:rFonts w:ascii="Times" w:hAnsi="Times"/>
                <w:b/>
              </w:rPr>
              <w:t>Solón</w:t>
            </w:r>
            <w:r>
              <w:rPr>
                <w:rFonts w:ascii="Times" w:hAnsi="Times"/>
              </w:rPr>
              <w:t xml:space="preserve"> (639 </w:t>
            </w:r>
            <w:r w:rsidR="0018425D" w:rsidRPr="0018425D">
              <w:rPr>
                <w:rFonts w:ascii="Times" w:hAnsi="Times"/>
                <w:b/>
              </w:rPr>
              <w:t>-</w:t>
            </w:r>
            <w:r>
              <w:rPr>
                <w:rFonts w:ascii="Times" w:hAnsi="Times"/>
              </w:rPr>
              <w:t xml:space="preserve"> 558 a. C.) buscó</w:t>
            </w:r>
            <w:r w:rsidRPr="00614A6B">
              <w:rPr>
                <w:rFonts w:ascii="Times" w:hAnsi="Times"/>
              </w:rPr>
              <w:t xml:space="preserve"> el equilibrio entre las clases </w:t>
            </w:r>
            <w:r>
              <w:rPr>
                <w:rFonts w:ascii="Times" w:hAnsi="Times"/>
              </w:rPr>
              <w:t xml:space="preserve">sociales, </w:t>
            </w:r>
            <w:r w:rsidRPr="00614A6B">
              <w:rPr>
                <w:rFonts w:ascii="Times" w:hAnsi="Times"/>
              </w:rPr>
              <w:t xml:space="preserve">limitando el poder de la aristocracia y </w:t>
            </w:r>
            <w:r w:rsidRPr="00106D82">
              <w:rPr>
                <w:rFonts w:ascii="Times" w:hAnsi="Times"/>
              </w:rPr>
              <w:t>tra</w:t>
            </w:r>
            <w:r w:rsidR="00106D82">
              <w:rPr>
                <w:rFonts w:ascii="Times" w:hAnsi="Times"/>
              </w:rPr>
              <w:t>n</w:t>
            </w:r>
            <w:r w:rsidRPr="00106D82">
              <w:rPr>
                <w:rFonts w:ascii="Times" w:hAnsi="Times"/>
              </w:rPr>
              <w:t>sf</w:t>
            </w:r>
            <w:r w:rsidRPr="00614A6B">
              <w:rPr>
                <w:rFonts w:ascii="Times" w:hAnsi="Times"/>
              </w:rPr>
              <w:t xml:space="preserve">ormando el criterio del </w:t>
            </w:r>
            <w:r w:rsidRPr="00A75443">
              <w:rPr>
                <w:rFonts w:ascii="Times" w:hAnsi="Times"/>
                <w:b/>
              </w:rPr>
              <w:t>gobierno basado en el linaje</w:t>
            </w:r>
            <w:r w:rsidRPr="00614A6B">
              <w:rPr>
                <w:rFonts w:ascii="Times" w:hAnsi="Times"/>
              </w:rPr>
              <w:t xml:space="preserve"> </w:t>
            </w:r>
            <w:r w:rsidR="00673A6D">
              <w:rPr>
                <w:rFonts w:ascii="Times" w:hAnsi="Times"/>
              </w:rPr>
              <w:t>en</w:t>
            </w:r>
            <w:r>
              <w:rPr>
                <w:rFonts w:ascii="Times" w:hAnsi="Times"/>
              </w:rPr>
              <w:t xml:space="preserve"> un modelo llamado </w:t>
            </w:r>
            <w:r w:rsidRPr="00A75443">
              <w:rPr>
                <w:rFonts w:ascii="Times" w:hAnsi="Times"/>
                <w:b/>
              </w:rPr>
              <w:t>timocracia</w:t>
            </w:r>
            <w:r>
              <w:rPr>
                <w:rFonts w:ascii="Times" w:hAnsi="Times"/>
              </w:rPr>
              <w:t xml:space="preserve">. Este consistió en la participación en el gobierno de quienes tenían </w:t>
            </w:r>
            <w:r w:rsidRPr="001A78C5">
              <w:rPr>
                <w:rFonts w:ascii="Times" w:hAnsi="Times"/>
                <w:b/>
              </w:rPr>
              <w:t>cierta capacidad productiva</w:t>
            </w:r>
            <w:r>
              <w:rPr>
                <w:rFonts w:ascii="Times" w:hAnsi="Times"/>
              </w:rPr>
              <w:t xml:space="preserve"> en sus tierras o propiedades</w:t>
            </w:r>
            <w:r w:rsidRPr="00614A6B">
              <w:rPr>
                <w:rFonts w:ascii="Times" w:hAnsi="Times"/>
              </w:rPr>
              <w:t>.</w:t>
            </w:r>
          </w:p>
        </w:tc>
      </w:tr>
    </w:tbl>
    <w:p w14:paraId="7E75CBFE" w14:textId="77777777" w:rsidR="001A78C5" w:rsidRDefault="001A78C5" w:rsidP="00614A6B">
      <w:pPr>
        <w:spacing w:after="0"/>
        <w:rPr>
          <w:rFonts w:ascii="Times" w:hAnsi="Times"/>
        </w:rPr>
      </w:pPr>
    </w:p>
    <w:p w14:paraId="045122F6" w14:textId="394214DA" w:rsidR="00562CE0" w:rsidRDefault="00A75443" w:rsidP="00614A6B">
      <w:pPr>
        <w:spacing w:after="0"/>
        <w:rPr>
          <w:rFonts w:ascii="Times" w:hAnsi="Times"/>
        </w:rPr>
      </w:pPr>
      <w:r>
        <w:rPr>
          <w:rFonts w:ascii="Times" w:hAnsi="Times"/>
        </w:rPr>
        <w:t>Con esta forma de gobierno</w:t>
      </w:r>
      <w:r w:rsidR="001A78C5">
        <w:rPr>
          <w:rFonts w:ascii="Times" w:hAnsi="Times"/>
        </w:rPr>
        <w:t xml:space="preserve"> (la timocracia)</w:t>
      </w:r>
      <w:r>
        <w:rPr>
          <w:rFonts w:ascii="Times" w:hAnsi="Times"/>
        </w:rPr>
        <w:t xml:space="preserve"> se abrió espacio para la participación de los estratos medios, pero se dejó de lado la opinión de los estratos m</w:t>
      </w:r>
      <w:r w:rsidR="001A78C5">
        <w:rPr>
          <w:rFonts w:ascii="Times" w:hAnsi="Times"/>
        </w:rPr>
        <w:t>ás bajos</w:t>
      </w:r>
      <w:r w:rsidR="004724A8">
        <w:rPr>
          <w:rFonts w:ascii="Times" w:hAnsi="Times"/>
        </w:rPr>
        <w:t>. Conoce más sobre Solón</w:t>
      </w:r>
      <w:r w:rsidR="001A78C5">
        <w:rPr>
          <w:rFonts w:ascii="Times" w:hAnsi="Times"/>
        </w:rPr>
        <w:t xml:space="preserve"> [</w:t>
      </w:r>
      <w:hyperlink r:id="rId14" w:history="1">
        <w:r w:rsidR="001A78C5" w:rsidRPr="001A78C5">
          <w:rPr>
            <w:rStyle w:val="Hipervnculo"/>
            <w:rFonts w:ascii="Times" w:hAnsi="Times"/>
          </w:rPr>
          <w:t>VER</w:t>
        </w:r>
      </w:hyperlink>
      <w:r w:rsidR="001A78C5">
        <w:rPr>
          <w:rFonts w:ascii="Times" w:hAnsi="Times"/>
        </w:rPr>
        <w:t>].</w:t>
      </w:r>
    </w:p>
    <w:p w14:paraId="1561AF0A" w14:textId="77777777" w:rsidR="001A78C5" w:rsidRDefault="001A78C5" w:rsidP="00614A6B">
      <w:pPr>
        <w:spacing w:after="0"/>
        <w:rPr>
          <w:rFonts w:ascii="Times" w:hAnsi="Times"/>
        </w:rPr>
      </w:pPr>
    </w:p>
    <w:p w14:paraId="5E75D666" w14:textId="3BF9960A" w:rsidR="001A78C5" w:rsidRDefault="001A78C5" w:rsidP="001A78C5">
      <w:pPr>
        <w:spacing w:after="0"/>
        <w:rPr>
          <w:rFonts w:ascii="Times" w:hAnsi="Times"/>
        </w:rPr>
      </w:pPr>
      <w:r>
        <w:rPr>
          <w:rFonts w:ascii="Times" w:hAnsi="Times"/>
        </w:rPr>
        <w:t>Luego se dieron</w:t>
      </w:r>
      <w:r w:rsidR="00AA65DA">
        <w:rPr>
          <w:rFonts w:ascii="Times" w:hAnsi="Times"/>
        </w:rPr>
        <w:t xml:space="preserve"> las</w:t>
      </w:r>
      <w:r w:rsidRPr="001A78C5">
        <w:rPr>
          <w:rFonts w:ascii="Times" w:hAnsi="Times"/>
        </w:rPr>
        <w:t xml:space="preserve"> </w:t>
      </w:r>
      <w:r w:rsidRPr="001A78C5">
        <w:rPr>
          <w:rFonts w:ascii="Times" w:hAnsi="Times"/>
          <w:b/>
        </w:rPr>
        <w:t>reformas de Clístenes</w:t>
      </w:r>
      <w:r>
        <w:rPr>
          <w:rFonts w:ascii="Times" w:hAnsi="Times"/>
          <w:b/>
        </w:rPr>
        <w:t xml:space="preserve"> (político ateniense)</w:t>
      </w:r>
      <w:r w:rsidRPr="001A78C5">
        <w:rPr>
          <w:rFonts w:ascii="Times" w:hAnsi="Times"/>
          <w:b/>
        </w:rPr>
        <w:t xml:space="preserve"> en el año 508 a.</w:t>
      </w:r>
      <w:r w:rsidR="004724A8">
        <w:rPr>
          <w:rFonts w:ascii="Times" w:hAnsi="Times"/>
          <w:b/>
        </w:rPr>
        <w:t xml:space="preserve"> </w:t>
      </w:r>
      <w:r w:rsidRPr="001A78C5">
        <w:rPr>
          <w:rFonts w:ascii="Times" w:hAnsi="Times"/>
          <w:b/>
        </w:rPr>
        <w:t>C</w:t>
      </w:r>
      <w:r w:rsidRPr="001A78C5">
        <w:rPr>
          <w:rFonts w:ascii="Times" w:hAnsi="Times"/>
        </w:rPr>
        <w:t xml:space="preserve">. </w:t>
      </w:r>
      <w:r>
        <w:rPr>
          <w:rFonts w:ascii="Times" w:hAnsi="Times"/>
        </w:rPr>
        <w:t xml:space="preserve">Estas se enfocaron en </w:t>
      </w:r>
      <w:r w:rsidRPr="001A78C5">
        <w:rPr>
          <w:rFonts w:ascii="Times" w:hAnsi="Times"/>
        </w:rPr>
        <w:t>la distribución de las tribus, el aumento de los miembros del Consejo a 500</w:t>
      </w:r>
      <w:r>
        <w:rPr>
          <w:rFonts w:ascii="Times" w:hAnsi="Times"/>
        </w:rPr>
        <w:t xml:space="preserve"> y</w:t>
      </w:r>
      <w:r w:rsidRPr="001A78C5">
        <w:rPr>
          <w:rFonts w:ascii="Times" w:hAnsi="Times"/>
        </w:rPr>
        <w:t xml:space="preserve"> la </w:t>
      </w:r>
      <w:r w:rsidRPr="001A78C5">
        <w:rPr>
          <w:rFonts w:ascii="Times" w:hAnsi="Times"/>
          <w:b/>
        </w:rPr>
        <w:t xml:space="preserve">organización del país en </w:t>
      </w:r>
      <w:r w:rsidRPr="001A78C5">
        <w:rPr>
          <w:rFonts w:ascii="Times" w:hAnsi="Times"/>
          <w:b/>
          <w:i/>
        </w:rPr>
        <w:t>demos</w:t>
      </w:r>
      <w:r>
        <w:rPr>
          <w:rFonts w:ascii="Times" w:hAnsi="Times"/>
        </w:rPr>
        <w:t xml:space="preserve"> (pueblos). Estos </w:t>
      </w:r>
      <w:r w:rsidRPr="001A78C5">
        <w:rPr>
          <w:rFonts w:ascii="Times" w:hAnsi="Times"/>
        </w:rPr>
        <w:t xml:space="preserve">se volvieron fundamentales en la vida de los ciudadanos atenienses al </w:t>
      </w:r>
      <w:r>
        <w:rPr>
          <w:rFonts w:ascii="Times" w:hAnsi="Times"/>
        </w:rPr>
        <w:t>convertirse en</w:t>
      </w:r>
      <w:r w:rsidRPr="001A78C5">
        <w:rPr>
          <w:rFonts w:ascii="Times" w:hAnsi="Times"/>
        </w:rPr>
        <w:t xml:space="preserve"> los </w:t>
      </w:r>
      <w:r w:rsidRPr="001A78C5">
        <w:rPr>
          <w:rFonts w:ascii="Times" w:hAnsi="Times"/>
          <w:b/>
        </w:rPr>
        <w:t>centros del poder político y de integración</w:t>
      </w:r>
      <w:r w:rsidRPr="001A78C5">
        <w:rPr>
          <w:rFonts w:ascii="Times" w:hAnsi="Times"/>
        </w:rPr>
        <w:t xml:space="preserve"> de los </w:t>
      </w:r>
      <w:r>
        <w:rPr>
          <w:rFonts w:ascii="Times" w:hAnsi="Times"/>
        </w:rPr>
        <w:t>habitantes</w:t>
      </w:r>
      <w:r w:rsidR="004724A8">
        <w:rPr>
          <w:rFonts w:ascii="Times" w:hAnsi="Times"/>
        </w:rPr>
        <w:t>. Conoce más sobre Clístenes [</w:t>
      </w:r>
      <w:hyperlink r:id="rId15" w:history="1">
        <w:r w:rsidR="004724A8" w:rsidRPr="004724A8">
          <w:rPr>
            <w:rStyle w:val="Hipervnculo"/>
            <w:rFonts w:ascii="Times" w:hAnsi="Times"/>
          </w:rPr>
          <w:t>VER</w:t>
        </w:r>
      </w:hyperlink>
      <w:r w:rsidR="004724A8">
        <w:rPr>
          <w:rFonts w:ascii="Times" w:hAnsi="Times"/>
        </w:rPr>
        <w:t>].</w:t>
      </w:r>
    </w:p>
    <w:p w14:paraId="4632679B" w14:textId="77777777" w:rsidR="004724A8" w:rsidRPr="001A78C5" w:rsidRDefault="004724A8" w:rsidP="001A78C5">
      <w:pPr>
        <w:spacing w:after="0"/>
        <w:rPr>
          <w:rFonts w:ascii="Times" w:hAnsi="Times"/>
        </w:rPr>
      </w:pPr>
    </w:p>
    <w:p w14:paraId="5F84E07B" w14:textId="042DF5C5" w:rsidR="001A78C5" w:rsidRDefault="001A78C5" w:rsidP="001A78C5">
      <w:pPr>
        <w:spacing w:after="0"/>
        <w:rPr>
          <w:rFonts w:ascii="Times" w:hAnsi="Times"/>
        </w:rPr>
      </w:pPr>
      <w:r w:rsidRPr="001A78C5">
        <w:rPr>
          <w:rFonts w:ascii="Times" w:hAnsi="Times"/>
        </w:rPr>
        <w:lastRenderedPageBreak/>
        <w:t xml:space="preserve">Las reformas de Solón y Clístenes se consolidaron en el </w:t>
      </w:r>
      <w:r w:rsidRPr="004724A8">
        <w:rPr>
          <w:rFonts w:ascii="Times" w:hAnsi="Times"/>
          <w:b/>
        </w:rPr>
        <w:t>gobierno de Pericles</w:t>
      </w:r>
      <w:r w:rsidR="004724A8">
        <w:rPr>
          <w:rFonts w:ascii="Times" w:hAnsi="Times"/>
        </w:rPr>
        <w:t>,</w:t>
      </w:r>
      <w:r w:rsidRPr="001A78C5">
        <w:rPr>
          <w:rFonts w:ascii="Times" w:hAnsi="Times"/>
        </w:rPr>
        <w:t xml:space="preserve"> </w:t>
      </w:r>
      <w:r w:rsidRPr="004724A8">
        <w:rPr>
          <w:rFonts w:ascii="Times" w:hAnsi="Times"/>
          <w:b/>
        </w:rPr>
        <w:t>en el siglo V a.</w:t>
      </w:r>
      <w:r w:rsidR="004724A8">
        <w:rPr>
          <w:rFonts w:ascii="Times" w:hAnsi="Times"/>
          <w:b/>
        </w:rPr>
        <w:t xml:space="preserve"> </w:t>
      </w:r>
      <w:r w:rsidRPr="004724A8">
        <w:rPr>
          <w:rFonts w:ascii="Times" w:hAnsi="Times"/>
          <w:b/>
        </w:rPr>
        <w:t>C</w:t>
      </w:r>
      <w:r w:rsidRPr="001A78C5">
        <w:rPr>
          <w:rFonts w:ascii="Times" w:hAnsi="Times"/>
        </w:rPr>
        <w:t xml:space="preserve">. </w:t>
      </w:r>
      <w:r w:rsidR="004724A8">
        <w:rPr>
          <w:rFonts w:ascii="Times" w:hAnsi="Times"/>
        </w:rPr>
        <w:t xml:space="preserve">Durante su gobierno se acentuó </w:t>
      </w:r>
      <w:r w:rsidRPr="001A78C5">
        <w:rPr>
          <w:rFonts w:ascii="Times" w:hAnsi="Times"/>
        </w:rPr>
        <w:t xml:space="preserve">la </w:t>
      </w:r>
      <w:r w:rsidRPr="004724A8">
        <w:rPr>
          <w:rFonts w:ascii="Times" w:hAnsi="Times"/>
          <w:b/>
        </w:rPr>
        <w:t>identidad colectiva</w:t>
      </w:r>
      <w:r w:rsidRPr="001A78C5">
        <w:rPr>
          <w:rFonts w:ascii="Times" w:hAnsi="Times"/>
        </w:rPr>
        <w:t xml:space="preserve"> desde la </w:t>
      </w:r>
      <w:r w:rsidRPr="00673A6D">
        <w:rPr>
          <w:rFonts w:ascii="Times" w:hAnsi="Times"/>
          <w:b/>
        </w:rPr>
        <w:t>pertenencia</w:t>
      </w:r>
      <w:r w:rsidRPr="001A78C5">
        <w:rPr>
          <w:rFonts w:ascii="Times" w:hAnsi="Times"/>
        </w:rPr>
        <w:t xml:space="preserve"> a la ciudad, </w:t>
      </w:r>
      <w:r w:rsidR="004724A8">
        <w:rPr>
          <w:rFonts w:ascii="Times" w:hAnsi="Times"/>
        </w:rPr>
        <w:t xml:space="preserve">se fortaleció el </w:t>
      </w:r>
      <w:r w:rsidR="004724A8" w:rsidRPr="004724A8">
        <w:rPr>
          <w:rFonts w:ascii="Times" w:hAnsi="Times"/>
          <w:b/>
        </w:rPr>
        <w:t>poder de</w:t>
      </w:r>
      <w:r w:rsidRPr="004724A8">
        <w:rPr>
          <w:rFonts w:ascii="Times" w:hAnsi="Times"/>
          <w:b/>
        </w:rPr>
        <w:t xml:space="preserve"> la mayoría</w:t>
      </w:r>
      <w:r w:rsidR="004724A8">
        <w:rPr>
          <w:rFonts w:ascii="Times" w:hAnsi="Times"/>
        </w:rPr>
        <w:t>,</w:t>
      </w:r>
      <w:r w:rsidRPr="001A78C5">
        <w:rPr>
          <w:rFonts w:ascii="Times" w:hAnsi="Times"/>
        </w:rPr>
        <w:t xml:space="preserve"> y </w:t>
      </w:r>
      <w:r w:rsidR="004724A8">
        <w:rPr>
          <w:rFonts w:ascii="Times" w:hAnsi="Times"/>
        </w:rPr>
        <w:t xml:space="preserve">se exaltó </w:t>
      </w:r>
      <w:r w:rsidRPr="001A78C5">
        <w:rPr>
          <w:rFonts w:ascii="Times" w:hAnsi="Times"/>
        </w:rPr>
        <w:t>la virtu</w:t>
      </w:r>
      <w:r w:rsidR="004724A8">
        <w:rPr>
          <w:rFonts w:ascii="Times" w:hAnsi="Times"/>
        </w:rPr>
        <w:t xml:space="preserve">d y el mérito para </w:t>
      </w:r>
      <w:r w:rsidR="004724A8" w:rsidRPr="004724A8">
        <w:rPr>
          <w:rFonts w:ascii="Times" w:hAnsi="Times"/>
          <w:b/>
        </w:rPr>
        <w:t xml:space="preserve">alcanzar </w:t>
      </w:r>
      <w:r w:rsidRPr="004724A8">
        <w:rPr>
          <w:rFonts w:ascii="Times" w:hAnsi="Times"/>
          <w:b/>
        </w:rPr>
        <w:t>cargos públicos</w:t>
      </w:r>
      <w:r w:rsidRPr="001A78C5">
        <w:rPr>
          <w:rFonts w:ascii="Times" w:hAnsi="Times"/>
        </w:rPr>
        <w:t>.</w:t>
      </w:r>
    </w:p>
    <w:p w14:paraId="77A33938" w14:textId="77777777" w:rsidR="00AA65DA" w:rsidRDefault="00AA65DA" w:rsidP="001A78C5">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AA65DA" w:rsidRPr="005D1738" w14:paraId="5AF89358" w14:textId="77777777" w:rsidTr="00DE4C1D">
        <w:trPr>
          <w:trHeight w:val="237"/>
        </w:trPr>
        <w:tc>
          <w:tcPr>
            <w:tcW w:w="8769" w:type="dxa"/>
            <w:gridSpan w:val="2"/>
            <w:shd w:val="clear" w:color="auto" w:fill="0D0D0D" w:themeFill="text1" w:themeFillTint="F2"/>
          </w:tcPr>
          <w:p w14:paraId="0A4A2EF8" w14:textId="77777777" w:rsidR="00AA65DA" w:rsidRPr="005D1738" w:rsidRDefault="00AA65D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A65DA" w14:paraId="3FC33CD8" w14:textId="77777777" w:rsidTr="00DE4C1D">
        <w:trPr>
          <w:trHeight w:val="222"/>
        </w:trPr>
        <w:tc>
          <w:tcPr>
            <w:tcW w:w="1398" w:type="dxa"/>
          </w:tcPr>
          <w:p w14:paraId="0D397A1A" w14:textId="77777777"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710DF6D5" w14:textId="134160F6"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color w:val="000000"/>
              </w:rPr>
              <w:t>CS_08_12_IMG05</w:t>
            </w:r>
          </w:p>
        </w:tc>
      </w:tr>
      <w:tr w:rsidR="00AA65DA" w14:paraId="05E23AEF" w14:textId="77777777" w:rsidTr="00DE4C1D">
        <w:trPr>
          <w:trHeight w:val="237"/>
        </w:trPr>
        <w:tc>
          <w:tcPr>
            <w:tcW w:w="1398" w:type="dxa"/>
          </w:tcPr>
          <w:p w14:paraId="400200DD"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27E7E252" w14:textId="70FDC650" w:rsidR="00AA65DA" w:rsidRDefault="00106D82" w:rsidP="00106D82">
            <w:pPr>
              <w:rPr>
                <w:rFonts w:ascii="Times New Roman" w:hAnsi="Times New Roman" w:cs="Times New Roman"/>
                <w:color w:val="000000"/>
              </w:rPr>
            </w:pPr>
            <w:r>
              <w:rPr>
                <w:rFonts w:ascii="Times New Roman" w:hAnsi="Times New Roman" w:cs="Times New Roman"/>
                <w:color w:val="000000"/>
              </w:rPr>
              <w:t>El á</w:t>
            </w:r>
            <w:r w:rsidR="00AA65DA">
              <w:rPr>
                <w:rFonts w:ascii="Times New Roman" w:hAnsi="Times New Roman" w:cs="Times New Roman"/>
                <w:color w:val="000000"/>
              </w:rPr>
              <w:t>gora</w:t>
            </w:r>
          </w:p>
        </w:tc>
      </w:tr>
      <w:tr w:rsidR="00AA65DA" w14:paraId="0B1DD66D" w14:textId="77777777" w:rsidTr="00DE4C1D">
        <w:trPr>
          <w:trHeight w:val="2642"/>
        </w:trPr>
        <w:tc>
          <w:tcPr>
            <w:tcW w:w="1398" w:type="dxa"/>
          </w:tcPr>
          <w:p w14:paraId="52FB9FD1"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1A2EE939" w14:textId="164C19C2" w:rsidR="00AA65DA" w:rsidRDefault="00AA65DA" w:rsidP="00C512B0">
            <w:pPr>
              <w:rPr>
                <w:rFonts w:ascii="Times New Roman" w:hAnsi="Times New Roman" w:cs="Times New Roman"/>
                <w:color w:val="000000"/>
              </w:rPr>
            </w:pPr>
            <w:r>
              <w:rPr>
                <w:noProof/>
                <w:lang w:val="es-CO" w:eastAsia="es-CO"/>
              </w:rPr>
              <w:drawing>
                <wp:inline distT="0" distB="0" distL="0" distR="0" wp14:anchorId="646A16F5" wp14:editId="754E0166">
                  <wp:extent cx="2018605" cy="1430592"/>
                  <wp:effectExtent l="0" t="0" r="1270" b="0"/>
                  <wp:docPr id="8" name="Imagen 8" descr="http://thumb9.shutterstock.com/display_pic_with_logo/81922/175361726/stock-photo-roman-agora-in-athens-ancient-hadrian-s-library-175361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81922/175361726/stock-photo-roman-agora-in-athens-ancient-hadrian-s-library-17536172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6193" cy="1443057"/>
                          </a:xfrm>
                          <a:prstGeom prst="rect">
                            <a:avLst/>
                          </a:prstGeom>
                          <a:noFill/>
                          <a:ln>
                            <a:noFill/>
                          </a:ln>
                        </pic:spPr>
                      </pic:pic>
                    </a:graphicData>
                  </a:graphic>
                </wp:inline>
              </w:drawing>
            </w:r>
          </w:p>
          <w:p w14:paraId="14B5F073" w14:textId="77777777" w:rsidR="00AA65DA" w:rsidRDefault="00AA65DA" w:rsidP="00C512B0">
            <w:pPr>
              <w:rPr>
                <w:rFonts w:ascii="Times New Roman" w:hAnsi="Times New Roman" w:cs="Times New Roman"/>
                <w:color w:val="000000"/>
              </w:rPr>
            </w:pPr>
          </w:p>
          <w:p w14:paraId="22D61CDC" w14:textId="77B4F2B7" w:rsidR="00AA65DA" w:rsidRDefault="00AA65DA" w:rsidP="00C512B0">
            <w:pPr>
              <w:rPr>
                <w:rFonts w:ascii="Times New Roman" w:hAnsi="Times New Roman" w:cs="Times New Roman"/>
                <w:color w:val="000000"/>
              </w:rPr>
            </w:pPr>
            <w:r>
              <w:rPr>
                <w:rFonts w:ascii="Times New Roman" w:hAnsi="Times New Roman" w:cs="Times New Roman"/>
                <w:color w:val="000000"/>
              </w:rPr>
              <w:t xml:space="preserve">Shutterstock </w:t>
            </w:r>
            <w:hyperlink r:id="rId17" w:history="1">
              <w:r>
                <w:rPr>
                  <w:rStyle w:val="Hipervnculo"/>
                </w:rPr>
                <w:t>175361726</w:t>
              </w:r>
            </w:hyperlink>
          </w:p>
        </w:tc>
      </w:tr>
      <w:tr w:rsidR="00AA65DA" w14:paraId="043C0DF6" w14:textId="77777777" w:rsidTr="00DE4C1D">
        <w:trPr>
          <w:trHeight w:val="460"/>
        </w:trPr>
        <w:tc>
          <w:tcPr>
            <w:tcW w:w="1398" w:type="dxa"/>
          </w:tcPr>
          <w:p w14:paraId="12B7D769"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31CF9962" w14:textId="1A01075E" w:rsidR="00AA65DA" w:rsidRPr="005A4106" w:rsidRDefault="005A4106" w:rsidP="00C512B0">
            <w:pPr>
              <w:rPr>
                <w:rFonts w:ascii="Times New Roman" w:hAnsi="Times New Roman" w:cs="Times New Roman"/>
                <w:color w:val="000000"/>
              </w:rPr>
            </w:pPr>
            <w:r>
              <w:rPr>
                <w:rFonts w:ascii="Times" w:hAnsi="Times"/>
              </w:rPr>
              <w:t xml:space="preserve">En el auge de la civilización griega se establecieron los primeros cimientos de la </w:t>
            </w:r>
            <w:r w:rsidRPr="00C512B0">
              <w:rPr>
                <w:rFonts w:ascii="Times" w:hAnsi="Times"/>
                <w:b/>
              </w:rPr>
              <w:t>democracia</w:t>
            </w:r>
            <w:r>
              <w:rPr>
                <w:rFonts w:ascii="Times" w:hAnsi="Times"/>
              </w:rPr>
              <w:t xml:space="preserve"> al definir </w:t>
            </w:r>
            <w:r w:rsidRPr="005A4106">
              <w:rPr>
                <w:rFonts w:ascii="Times" w:hAnsi="Times"/>
                <w:b/>
              </w:rPr>
              <w:t>espacios</w:t>
            </w:r>
            <w:r>
              <w:rPr>
                <w:rFonts w:ascii="Times" w:hAnsi="Times"/>
              </w:rPr>
              <w:t xml:space="preserve">, como el </w:t>
            </w:r>
            <w:r>
              <w:rPr>
                <w:rFonts w:ascii="Times" w:hAnsi="Times"/>
                <w:b/>
              </w:rPr>
              <w:t>ágora (plaza pública)</w:t>
            </w:r>
            <w:r>
              <w:rPr>
                <w:rFonts w:ascii="Times" w:hAnsi="Times"/>
              </w:rPr>
              <w:t xml:space="preserve">, para permitir la </w:t>
            </w:r>
            <w:r w:rsidRPr="005A4106">
              <w:rPr>
                <w:rFonts w:ascii="Times" w:hAnsi="Times"/>
                <w:b/>
              </w:rPr>
              <w:t>participación de los ciudadanos</w:t>
            </w:r>
            <w:r>
              <w:rPr>
                <w:rFonts w:ascii="Times" w:hAnsi="Times"/>
              </w:rPr>
              <w:t xml:space="preserve"> en las decisiones colectivas.</w:t>
            </w:r>
          </w:p>
        </w:tc>
      </w:tr>
    </w:tbl>
    <w:p w14:paraId="694ED3E5" w14:textId="77777777" w:rsidR="001A78C5" w:rsidRDefault="001A78C5" w:rsidP="00614A6B">
      <w:pPr>
        <w:spacing w:after="0"/>
        <w:rPr>
          <w:rFonts w:ascii="Times" w:hAnsi="Times"/>
        </w:rPr>
      </w:pPr>
    </w:p>
    <w:p w14:paraId="5844DEBB" w14:textId="7393AC3B" w:rsidR="005A4106" w:rsidRPr="005A4106" w:rsidRDefault="005A4106" w:rsidP="005A4106">
      <w:pPr>
        <w:spacing w:after="0"/>
        <w:jc w:val="both"/>
        <w:rPr>
          <w:rFonts w:ascii="Times" w:hAnsi="Times"/>
        </w:rPr>
      </w:pPr>
      <w:r>
        <w:rPr>
          <w:rFonts w:ascii="Times" w:hAnsi="Times"/>
        </w:rPr>
        <w:t xml:space="preserve">En tiempos de la Grecia antigua, </w:t>
      </w:r>
      <w:r w:rsidRPr="005A4106">
        <w:rPr>
          <w:rFonts w:ascii="Times" w:hAnsi="Times"/>
          <w:b/>
        </w:rPr>
        <w:t xml:space="preserve">la </w:t>
      </w:r>
      <w:r w:rsidRPr="005A4106">
        <w:rPr>
          <w:rFonts w:ascii="Times" w:hAnsi="Times"/>
          <w:b/>
          <w:i/>
        </w:rPr>
        <w:t>polis</w:t>
      </w:r>
      <w:r w:rsidRPr="005A4106">
        <w:rPr>
          <w:rFonts w:ascii="Times" w:hAnsi="Times"/>
          <w:b/>
        </w:rPr>
        <w:t xml:space="preserve"> o ciudad</w:t>
      </w:r>
      <w:r>
        <w:rPr>
          <w:rFonts w:ascii="Times" w:hAnsi="Times"/>
        </w:rPr>
        <w:t xml:space="preserve"> era la </w:t>
      </w:r>
      <w:r w:rsidRPr="005A4106">
        <w:rPr>
          <w:rFonts w:ascii="Times" w:hAnsi="Times"/>
        </w:rPr>
        <w:t>base para comprender la democracia</w:t>
      </w:r>
      <w:r>
        <w:rPr>
          <w:rFonts w:ascii="Times" w:hAnsi="Times"/>
        </w:rPr>
        <w:t xml:space="preserve"> pues, más que un lugar, era un </w:t>
      </w:r>
      <w:r w:rsidRPr="005A4106">
        <w:rPr>
          <w:rFonts w:ascii="Times" w:hAnsi="Times"/>
          <w:b/>
        </w:rPr>
        <w:t>espacio para la convivencia</w:t>
      </w:r>
      <w:r>
        <w:rPr>
          <w:rFonts w:ascii="Times" w:hAnsi="Times"/>
        </w:rPr>
        <w:t xml:space="preserve">. </w:t>
      </w:r>
      <w:r w:rsidR="007A4649">
        <w:rPr>
          <w:rFonts w:ascii="Times" w:hAnsi="Times"/>
        </w:rPr>
        <w:t xml:space="preserve">La </w:t>
      </w:r>
      <w:r w:rsidR="007A4649">
        <w:rPr>
          <w:rFonts w:ascii="Times" w:hAnsi="Times"/>
          <w:i/>
        </w:rPr>
        <w:t>polis</w:t>
      </w:r>
      <w:r w:rsidR="007A4649">
        <w:rPr>
          <w:rFonts w:ascii="Times" w:hAnsi="Times"/>
        </w:rPr>
        <w:t xml:space="preserve"> era el campo del que Aristóteles llamó </w:t>
      </w:r>
      <w:r w:rsidR="00C512B0">
        <w:rPr>
          <w:rFonts w:ascii="Times" w:hAnsi="Times"/>
        </w:rPr>
        <w:t xml:space="preserve">el </w:t>
      </w:r>
      <w:r w:rsidR="007A4649">
        <w:rPr>
          <w:rFonts w:ascii="Times" w:hAnsi="Times"/>
          <w:i/>
        </w:rPr>
        <w:t>zoon politikon</w:t>
      </w:r>
      <w:r w:rsidR="007A4649">
        <w:rPr>
          <w:rFonts w:ascii="Times" w:hAnsi="Times"/>
        </w:rPr>
        <w:t xml:space="preserve"> (animal político). </w:t>
      </w:r>
      <w:r>
        <w:rPr>
          <w:rFonts w:ascii="Times" w:hAnsi="Times"/>
        </w:rPr>
        <w:t xml:space="preserve">En ella, se vivía como </w:t>
      </w:r>
      <w:r w:rsidRPr="005A4106">
        <w:rPr>
          <w:rFonts w:ascii="Times" w:hAnsi="Times"/>
          <w:b/>
        </w:rPr>
        <w:t>ciudadano</w:t>
      </w:r>
      <w:r>
        <w:rPr>
          <w:rFonts w:ascii="Times" w:hAnsi="Times"/>
        </w:rPr>
        <w:t xml:space="preserve"> a través de </w:t>
      </w:r>
      <w:r w:rsidRPr="00C512B0">
        <w:rPr>
          <w:rFonts w:ascii="Times" w:hAnsi="Times"/>
          <w:b/>
        </w:rPr>
        <w:t>virtudes éticas y políticas</w:t>
      </w:r>
      <w:r>
        <w:rPr>
          <w:rFonts w:ascii="Times" w:hAnsi="Times"/>
        </w:rPr>
        <w:t xml:space="preserve"> (conocidas como </w:t>
      </w:r>
      <w:r>
        <w:rPr>
          <w:rFonts w:ascii="Times" w:hAnsi="Times"/>
          <w:i/>
        </w:rPr>
        <w:t>areté</w:t>
      </w:r>
      <w:r>
        <w:rPr>
          <w:rFonts w:ascii="Times" w:hAnsi="Times"/>
        </w:rPr>
        <w:t>)</w:t>
      </w:r>
      <w:r w:rsidR="00A3223A">
        <w:rPr>
          <w:rFonts w:ascii="Times" w:hAnsi="Times"/>
        </w:rPr>
        <w:t xml:space="preserve"> y deberes específicos</w:t>
      </w:r>
      <w:r>
        <w:rPr>
          <w:rFonts w:ascii="Times" w:hAnsi="Times"/>
        </w:rPr>
        <w:t xml:space="preserve">. </w:t>
      </w:r>
      <w:r w:rsidR="007A4649">
        <w:rPr>
          <w:rFonts w:ascii="Times" w:hAnsi="Times"/>
        </w:rPr>
        <w:t>Sin embargo, para ser ciudadano existían ciertas condiciones: debían ser hijos de padre y madre ateniense, no esclavos ni mujeres.</w:t>
      </w:r>
    </w:p>
    <w:p w14:paraId="5606C135" w14:textId="77777777" w:rsidR="005A4106" w:rsidRDefault="005A4106" w:rsidP="005A4106">
      <w:pPr>
        <w:spacing w:after="0"/>
        <w:jc w:val="both"/>
        <w:rPr>
          <w:rFonts w:ascii="Times" w:hAnsi="Times"/>
        </w:rPr>
      </w:pPr>
    </w:p>
    <w:tbl>
      <w:tblPr>
        <w:tblStyle w:val="Tablaconcuadrcula"/>
        <w:tblW w:w="0" w:type="auto"/>
        <w:tblLook w:val="04A0" w:firstRow="1" w:lastRow="0" w:firstColumn="1" w:lastColumn="0" w:noHBand="0" w:noVBand="1"/>
      </w:tblPr>
      <w:tblGrid>
        <w:gridCol w:w="1271"/>
        <w:gridCol w:w="7557"/>
      </w:tblGrid>
      <w:tr w:rsidR="007A4649" w:rsidRPr="005D1738" w14:paraId="22150D4F" w14:textId="77777777" w:rsidTr="007A4649">
        <w:tc>
          <w:tcPr>
            <w:tcW w:w="8828" w:type="dxa"/>
            <w:gridSpan w:val="2"/>
            <w:shd w:val="clear" w:color="auto" w:fill="000000" w:themeFill="text1"/>
          </w:tcPr>
          <w:p w14:paraId="1E259014" w14:textId="77777777" w:rsidR="007A4649" w:rsidRPr="005D1738" w:rsidRDefault="007A464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A4649" w:rsidRPr="00726376" w14:paraId="665CE5E6" w14:textId="77777777" w:rsidTr="007A4649">
        <w:tc>
          <w:tcPr>
            <w:tcW w:w="1271" w:type="dxa"/>
          </w:tcPr>
          <w:p w14:paraId="1CAC5276" w14:textId="77777777" w:rsidR="007A4649" w:rsidRPr="00726376" w:rsidRDefault="007A4649" w:rsidP="00C512B0">
            <w:pPr>
              <w:rPr>
                <w:rFonts w:ascii="Times" w:hAnsi="Times"/>
                <w:b/>
                <w:sz w:val="18"/>
                <w:szCs w:val="18"/>
              </w:rPr>
            </w:pPr>
            <w:r w:rsidRPr="00726376">
              <w:rPr>
                <w:rFonts w:ascii="Times" w:hAnsi="Times"/>
                <w:b/>
                <w:sz w:val="18"/>
                <w:szCs w:val="18"/>
              </w:rPr>
              <w:t>Contenido</w:t>
            </w:r>
          </w:p>
        </w:tc>
        <w:tc>
          <w:tcPr>
            <w:tcW w:w="7557" w:type="dxa"/>
          </w:tcPr>
          <w:p w14:paraId="19E44CA4" w14:textId="275F83E4" w:rsidR="007A4649" w:rsidRPr="007A4649" w:rsidRDefault="007A4649" w:rsidP="00AB6A9B">
            <w:pPr>
              <w:rPr>
                <w:rFonts w:ascii="Times" w:hAnsi="Times"/>
                <w:sz w:val="18"/>
                <w:szCs w:val="18"/>
              </w:rPr>
            </w:pPr>
            <w:r w:rsidRPr="007A4649">
              <w:rPr>
                <w:rFonts w:ascii="Times" w:hAnsi="Times"/>
                <w:szCs w:val="18"/>
              </w:rPr>
              <w:t xml:space="preserve">En </w:t>
            </w:r>
            <w:r w:rsidRPr="007A4649">
              <w:rPr>
                <w:rFonts w:ascii="Times" w:hAnsi="Times"/>
                <w:i/>
                <w:szCs w:val="18"/>
              </w:rPr>
              <w:t>La Política</w:t>
            </w:r>
            <w:r w:rsidRPr="007A4649">
              <w:rPr>
                <w:rFonts w:ascii="Times" w:hAnsi="Times"/>
                <w:szCs w:val="18"/>
              </w:rPr>
              <w:t>, el filósofo Aris</w:t>
            </w:r>
            <w:r w:rsidR="00C512B0">
              <w:rPr>
                <w:rFonts w:ascii="Times" w:hAnsi="Times"/>
                <w:szCs w:val="18"/>
              </w:rPr>
              <w:t>t</w:t>
            </w:r>
            <w:r w:rsidRPr="007A4649">
              <w:rPr>
                <w:rFonts w:ascii="Times" w:hAnsi="Times"/>
                <w:szCs w:val="18"/>
              </w:rPr>
              <w:t xml:space="preserve">óteles mencionó que los únicos que no vivían en la </w:t>
            </w:r>
            <w:r w:rsidRPr="007A4649">
              <w:rPr>
                <w:rFonts w:ascii="Times" w:hAnsi="Times"/>
                <w:i/>
                <w:szCs w:val="18"/>
              </w:rPr>
              <w:t xml:space="preserve">polis </w:t>
            </w:r>
            <w:r w:rsidRPr="007A4649">
              <w:rPr>
                <w:rFonts w:ascii="Times" w:hAnsi="Times"/>
                <w:szCs w:val="18"/>
              </w:rPr>
              <w:t xml:space="preserve">eran los dioses o las bestias. </w:t>
            </w:r>
            <w:r w:rsidR="00AB6A9B">
              <w:rPr>
                <w:rFonts w:ascii="Times" w:hAnsi="Times"/>
                <w:szCs w:val="18"/>
              </w:rPr>
              <w:t>De ahí que</w:t>
            </w:r>
            <w:r w:rsidRPr="007A4649">
              <w:rPr>
                <w:rFonts w:ascii="Times" w:hAnsi="Times"/>
                <w:szCs w:val="18"/>
              </w:rPr>
              <w:t xml:space="preserve"> vivir en comunidad </w:t>
            </w:r>
            <w:r>
              <w:rPr>
                <w:rFonts w:ascii="Times" w:hAnsi="Times"/>
                <w:szCs w:val="18"/>
              </w:rPr>
              <w:t>y crear normas para ello es propio de los seres humanos.</w:t>
            </w:r>
          </w:p>
        </w:tc>
      </w:tr>
    </w:tbl>
    <w:p w14:paraId="7B71CEDE" w14:textId="77777777" w:rsidR="007A4649" w:rsidRDefault="007A4649" w:rsidP="005A4106">
      <w:pPr>
        <w:spacing w:after="0"/>
        <w:rPr>
          <w:rFonts w:ascii="Times" w:hAnsi="Times"/>
        </w:rPr>
      </w:pPr>
    </w:p>
    <w:p w14:paraId="68D34D44" w14:textId="2CF31A67" w:rsidR="005A4106" w:rsidRPr="005A4106" w:rsidRDefault="007A4649" w:rsidP="005A4106">
      <w:pPr>
        <w:spacing w:after="0"/>
        <w:rPr>
          <w:rFonts w:ascii="Times" w:hAnsi="Times"/>
        </w:rPr>
      </w:pPr>
      <w:r>
        <w:rPr>
          <w:rFonts w:ascii="Times" w:hAnsi="Times"/>
        </w:rPr>
        <w:t xml:space="preserve">En este camino político, </w:t>
      </w:r>
      <w:r w:rsidR="005A4106" w:rsidRPr="005A4106">
        <w:rPr>
          <w:rFonts w:ascii="Times" w:hAnsi="Times"/>
        </w:rPr>
        <w:t>se consolidó la igualdad de los derechos otorgados a los ciudadanos</w:t>
      </w:r>
      <w:r>
        <w:rPr>
          <w:rFonts w:ascii="Times" w:hAnsi="Times"/>
        </w:rPr>
        <w:t xml:space="preserve"> (</w:t>
      </w:r>
      <w:r w:rsidR="005A4106" w:rsidRPr="007A4649">
        <w:rPr>
          <w:rFonts w:ascii="Times" w:hAnsi="Times"/>
          <w:i/>
        </w:rPr>
        <w:t>isonomía</w:t>
      </w:r>
      <w:r>
        <w:rPr>
          <w:rFonts w:ascii="Times" w:hAnsi="Times"/>
        </w:rPr>
        <w:t>)</w:t>
      </w:r>
      <w:r w:rsidR="005A4106" w:rsidRPr="005A4106">
        <w:rPr>
          <w:rFonts w:ascii="Times" w:hAnsi="Times"/>
        </w:rPr>
        <w:t xml:space="preserve"> y la igualdad del uso de la palabra en la Asamblea </w:t>
      </w:r>
      <w:r>
        <w:rPr>
          <w:rFonts w:ascii="Times" w:hAnsi="Times"/>
        </w:rPr>
        <w:t>(</w:t>
      </w:r>
      <w:r w:rsidR="005A4106" w:rsidRPr="007A4649">
        <w:rPr>
          <w:rFonts w:ascii="Times" w:hAnsi="Times"/>
          <w:i/>
        </w:rPr>
        <w:t>isegoría</w:t>
      </w:r>
      <w:r>
        <w:rPr>
          <w:rFonts w:ascii="Times" w:hAnsi="Times"/>
        </w:rPr>
        <w:t>)</w:t>
      </w:r>
      <w:r w:rsidR="005A4106" w:rsidRPr="005A4106">
        <w:rPr>
          <w:rFonts w:ascii="Times" w:hAnsi="Times"/>
        </w:rPr>
        <w:t xml:space="preserve">. </w:t>
      </w:r>
      <w:r>
        <w:rPr>
          <w:rFonts w:ascii="Times" w:hAnsi="Times"/>
        </w:rPr>
        <w:t>Esto</w:t>
      </w:r>
      <w:r w:rsidR="00456DA9">
        <w:rPr>
          <w:rFonts w:ascii="Times" w:hAnsi="Times"/>
        </w:rPr>
        <w:t xml:space="preserve"> </w:t>
      </w:r>
      <w:r w:rsidR="00673A6D" w:rsidRPr="005A4106">
        <w:rPr>
          <w:rFonts w:ascii="Times" w:hAnsi="Times"/>
        </w:rPr>
        <w:t>fortaleció</w:t>
      </w:r>
      <w:r w:rsidR="005A4106" w:rsidRPr="005A4106">
        <w:rPr>
          <w:rFonts w:ascii="Times" w:hAnsi="Times"/>
        </w:rPr>
        <w:t xml:space="preserve"> la comunidad</w:t>
      </w:r>
      <w:r>
        <w:rPr>
          <w:rFonts w:ascii="Times" w:hAnsi="Times"/>
        </w:rPr>
        <w:t xml:space="preserve"> y facilitó el</w:t>
      </w:r>
      <w:r w:rsidR="005A4106" w:rsidRPr="005A4106">
        <w:rPr>
          <w:rFonts w:ascii="Times" w:hAnsi="Times"/>
        </w:rPr>
        <w:t xml:space="preserve"> buen gobierno </w:t>
      </w:r>
      <w:r>
        <w:rPr>
          <w:rFonts w:ascii="Times" w:hAnsi="Times"/>
        </w:rPr>
        <w:t>(</w:t>
      </w:r>
      <w:r w:rsidR="005A4106" w:rsidRPr="007A4649">
        <w:rPr>
          <w:rFonts w:ascii="Times" w:hAnsi="Times"/>
          <w:i/>
        </w:rPr>
        <w:t>eunom</w:t>
      </w:r>
      <w:r w:rsidR="000003C4">
        <w:rPr>
          <w:rFonts w:ascii="Times" w:hAnsi="Times"/>
          <w:i/>
        </w:rPr>
        <w:t>i</w:t>
      </w:r>
      <w:r w:rsidR="005A4106" w:rsidRPr="007A4649">
        <w:rPr>
          <w:rFonts w:ascii="Times" w:hAnsi="Times"/>
          <w:i/>
        </w:rPr>
        <w:t>a</w:t>
      </w:r>
      <w:r>
        <w:rPr>
          <w:rFonts w:ascii="Times" w:hAnsi="Times"/>
        </w:rPr>
        <w:t>)</w:t>
      </w:r>
      <w:r w:rsidR="005A4106" w:rsidRPr="005A4106">
        <w:rPr>
          <w:rFonts w:ascii="Times" w:hAnsi="Times"/>
        </w:rPr>
        <w:t>.</w:t>
      </w:r>
      <w:r w:rsidR="00AF43BD">
        <w:rPr>
          <w:rFonts w:ascii="Times" w:hAnsi="Times"/>
        </w:rPr>
        <w:t xml:space="preserve"> </w:t>
      </w:r>
    </w:p>
    <w:p w14:paraId="0D4821BE" w14:textId="77777777" w:rsidR="005A4106" w:rsidRPr="005A4106" w:rsidRDefault="005A4106" w:rsidP="005A4106">
      <w:pPr>
        <w:spacing w:after="0"/>
        <w:rPr>
          <w:rFonts w:ascii="Times" w:hAnsi="Times"/>
        </w:rPr>
      </w:pPr>
    </w:p>
    <w:tbl>
      <w:tblPr>
        <w:tblStyle w:val="Tablaconcuadrcula"/>
        <w:tblW w:w="0" w:type="auto"/>
        <w:tblLook w:val="04A0" w:firstRow="1" w:lastRow="0" w:firstColumn="1" w:lastColumn="0" w:noHBand="0" w:noVBand="1"/>
      </w:tblPr>
      <w:tblGrid>
        <w:gridCol w:w="2088"/>
        <w:gridCol w:w="6966"/>
      </w:tblGrid>
      <w:tr w:rsidR="00C512B0" w:rsidRPr="005D1738" w14:paraId="4C28842C" w14:textId="77777777" w:rsidTr="00C512B0">
        <w:tc>
          <w:tcPr>
            <w:tcW w:w="9033" w:type="dxa"/>
            <w:gridSpan w:val="2"/>
            <w:shd w:val="clear" w:color="auto" w:fill="000000" w:themeFill="text1"/>
          </w:tcPr>
          <w:p w14:paraId="411134EF" w14:textId="638C7FB4" w:rsidR="00C512B0" w:rsidRPr="005D1738" w:rsidRDefault="00C512B0"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 APROVECHADO)</w:t>
            </w:r>
          </w:p>
        </w:tc>
      </w:tr>
      <w:tr w:rsidR="00C512B0" w14:paraId="42CEF889" w14:textId="77777777" w:rsidTr="00C512B0">
        <w:tc>
          <w:tcPr>
            <w:tcW w:w="2518" w:type="dxa"/>
          </w:tcPr>
          <w:p w14:paraId="49637389" w14:textId="77777777"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75429A9" w14:textId="0A42FFEC"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color w:val="000000"/>
              </w:rPr>
              <w:t xml:space="preserve">CS_08_12_REC50 </w:t>
            </w:r>
            <w:r w:rsidRPr="00C512B0">
              <w:rPr>
                <w:rFonts w:ascii="Times New Roman" w:hAnsi="Times New Roman" w:cs="Times New Roman"/>
                <w:color w:val="FF0000"/>
              </w:rPr>
              <w:t>(Aprovechado)</w:t>
            </w:r>
          </w:p>
        </w:tc>
      </w:tr>
      <w:tr w:rsidR="00C512B0" w14:paraId="56AC0139" w14:textId="77777777" w:rsidTr="00C512B0">
        <w:tc>
          <w:tcPr>
            <w:tcW w:w="2518" w:type="dxa"/>
          </w:tcPr>
          <w:p w14:paraId="192165D5" w14:textId="77777777" w:rsidR="00C512B0" w:rsidRDefault="00C512B0"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C497D" w14:textId="4760AC58" w:rsidR="00C512B0" w:rsidRDefault="00C512B0" w:rsidP="00C512B0">
            <w:pPr>
              <w:rPr>
                <w:rFonts w:ascii="Times New Roman" w:hAnsi="Times New Roman" w:cs="Times New Roman"/>
                <w:color w:val="000000"/>
              </w:rPr>
            </w:pPr>
            <w:r>
              <w:rPr>
                <w:rFonts w:ascii="Times New Roman" w:hAnsi="Times New Roman" w:cs="Times New Roman"/>
                <w:color w:val="000000"/>
              </w:rPr>
              <w:t>La democracia ateniense</w:t>
            </w:r>
          </w:p>
        </w:tc>
      </w:tr>
      <w:tr w:rsidR="00C512B0" w14:paraId="513B1B20" w14:textId="77777777" w:rsidTr="00C512B0">
        <w:tc>
          <w:tcPr>
            <w:tcW w:w="2518" w:type="dxa"/>
          </w:tcPr>
          <w:p w14:paraId="1FB7C61E" w14:textId="77777777" w:rsidR="00C512B0" w:rsidRDefault="00C512B0"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3841A4" w14:textId="0D367AC2" w:rsidR="00C512B0" w:rsidRDefault="00C512B0" w:rsidP="00C512B0">
            <w:pPr>
              <w:rPr>
                <w:rFonts w:ascii="Times New Roman" w:hAnsi="Times New Roman" w:cs="Times New Roman"/>
                <w:color w:val="000000"/>
              </w:rPr>
            </w:pPr>
            <w:r w:rsidRPr="00C512B0">
              <w:rPr>
                <w:rFonts w:ascii="Times New Roman" w:hAnsi="Times New Roman" w:cs="Times New Roman"/>
                <w:color w:val="000000"/>
              </w:rPr>
              <w:t>Interactivo que permite conocer la organización social y política de Atenas, paradigma de la democracia de la antigua Grecia</w:t>
            </w:r>
          </w:p>
        </w:tc>
      </w:tr>
      <w:tr w:rsidR="00C512B0" w14:paraId="609A86D7" w14:textId="77777777" w:rsidTr="00C512B0">
        <w:tc>
          <w:tcPr>
            <w:tcW w:w="2518" w:type="dxa"/>
          </w:tcPr>
          <w:p w14:paraId="76FD01F8" w14:textId="2333C9C3"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5A37F18D" w14:textId="2F3AA150"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PROFESOR</w:t>
            </w:r>
          </w:p>
          <w:p w14:paraId="774B53E6" w14:textId="77777777" w:rsidR="00AF43BD" w:rsidRPr="008D318C" w:rsidRDefault="00AF43BD" w:rsidP="00C512B0">
            <w:pPr>
              <w:rPr>
                <w:rFonts w:ascii="Times New Roman" w:hAnsi="Times New Roman" w:cs="Times New Roman"/>
                <w:b/>
                <w:color w:val="FF0000"/>
              </w:rPr>
            </w:pPr>
          </w:p>
          <w:p w14:paraId="14D007A6"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Objetivo</w:t>
            </w:r>
          </w:p>
          <w:p w14:paraId="375374E5" w14:textId="16D993DB"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El interactivo permite mostrar cómo se organizaban social y políticamente los atenienses, e incentivar la búsqueda de información sobre Pericles y la </w:t>
            </w:r>
            <w:r w:rsidRPr="008D318C">
              <w:rPr>
                <w:rFonts w:ascii="Times New Roman" w:hAnsi="Times New Roman" w:cs="Times New Roman"/>
                <w:color w:val="FF0000"/>
              </w:rPr>
              <w:lastRenderedPageBreak/>
              <w:t xml:space="preserve">sociedad ateniense de su época. </w:t>
            </w:r>
          </w:p>
          <w:p w14:paraId="17B84A3D" w14:textId="77777777" w:rsidR="00C512B0" w:rsidRPr="008D318C" w:rsidRDefault="00C512B0" w:rsidP="00C512B0">
            <w:pPr>
              <w:rPr>
                <w:rFonts w:ascii="Times New Roman" w:hAnsi="Times New Roman" w:cs="Times New Roman"/>
                <w:color w:val="FF0000"/>
              </w:rPr>
            </w:pPr>
          </w:p>
          <w:p w14:paraId="1404D6DC"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Propuesta</w:t>
            </w:r>
          </w:p>
          <w:p w14:paraId="35C07913" w14:textId="77777777" w:rsidR="00C512B0" w:rsidRPr="008D318C" w:rsidRDefault="00C512B0" w:rsidP="00C512B0">
            <w:pPr>
              <w:rPr>
                <w:rFonts w:ascii="Times New Roman" w:hAnsi="Times New Roman" w:cs="Times New Roman"/>
                <w:color w:val="FF0000"/>
              </w:rPr>
            </w:pPr>
          </w:p>
          <w:p w14:paraId="7D0A1FB2" w14:textId="0981B864"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Antes de la presentación</w:t>
            </w:r>
          </w:p>
          <w:p w14:paraId="508B7F1D" w14:textId="5F1A007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Con ayuda de los estudiantes, haga en el tablero una lluvia de ideas sobre el significado de la democracia como forma de gobierno.</w:t>
            </w:r>
          </w:p>
          <w:p w14:paraId="60647BCE" w14:textId="77777777" w:rsidR="00C512B0" w:rsidRPr="008D318C" w:rsidRDefault="00C512B0" w:rsidP="00C512B0">
            <w:pPr>
              <w:rPr>
                <w:rFonts w:ascii="Times New Roman" w:hAnsi="Times New Roman" w:cs="Times New Roman"/>
                <w:color w:val="FF0000"/>
              </w:rPr>
            </w:pPr>
          </w:p>
          <w:p w14:paraId="5869B073" w14:textId="0548A9E1"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Pregúnteles a los estudiantes por qué creen que Atenas fue tan importante en el surgimiento y la consolidación de la democracia. Recuérdeles el papel que </w:t>
            </w:r>
            <w:r w:rsidR="00314DFE">
              <w:rPr>
                <w:rFonts w:ascii="Times New Roman" w:hAnsi="Times New Roman" w:cs="Times New Roman"/>
                <w:color w:val="FF0000"/>
              </w:rPr>
              <w:t xml:space="preserve">desempeñaron </w:t>
            </w:r>
            <w:r w:rsidRPr="008D318C">
              <w:rPr>
                <w:rFonts w:ascii="Times New Roman" w:hAnsi="Times New Roman" w:cs="Times New Roman"/>
                <w:color w:val="FF0000"/>
              </w:rPr>
              <w:t xml:space="preserve">las reformas de los atenienses Solón y Clístenes en el camino hacia la democracia. </w:t>
            </w:r>
          </w:p>
          <w:p w14:paraId="056375D1" w14:textId="77777777" w:rsidR="00A3223A" w:rsidRPr="008D318C" w:rsidRDefault="00A3223A" w:rsidP="00C512B0">
            <w:pPr>
              <w:rPr>
                <w:rFonts w:ascii="Times New Roman" w:hAnsi="Times New Roman" w:cs="Times New Roman"/>
                <w:color w:val="FF0000"/>
              </w:rPr>
            </w:pPr>
          </w:p>
          <w:p w14:paraId="167F07B6" w14:textId="777C1396" w:rsidR="00A3223A"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Invítelos a comentar lo que conocen sobre el gobierno que se dio hacia los siglos VI y V a. C. en Esparta y Atenas.</w:t>
            </w:r>
          </w:p>
          <w:p w14:paraId="6E27E07C" w14:textId="5931A3C4" w:rsidR="00C512B0" w:rsidRPr="008D318C" w:rsidRDefault="00C512B0" w:rsidP="00C512B0">
            <w:pPr>
              <w:rPr>
                <w:rFonts w:ascii="Times New Roman" w:hAnsi="Times New Roman" w:cs="Times New Roman"/>
                <w:color w:val="FF0000"/>
              </w:rPr>
            </w:pPr>
          </w:p>
          <w:p w14:paraId="16E762DE" w14:textId="23A85416" w:rsidR="00C512B0" w:rsidRPr="008D318C" w:rsidRDefault="00C512B0" w:rsidP="00C512B0">
            <w:pPr>
              <w:rPr>
                <w:rFonts w:ascii="Times New Roman" w:hAnsi="Times New Roman" w:cs="Times New Roman"/>
                <w:color w:val="FF0000"/>
              </w:rPr>
            </w:pPr>
            <w:r w:rsidRPr="008D318C">
              <w:rPr>
                <w:rFonts w:ascii="Times New Roman" w:hAnsi="Times New Roman" w:cs="Times New Roman"/>
                <w:b/>
                <w:color w:val="FF0000"/>
              </w:rPr>
              <w:t>Después de la presentación</w:t>
            </w:r>
          </w:p>
          <w:p w14:paraId="45C88BAE" w14:textId="7C9EDF24"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Después de exponer el interactivo, formúleles estas preguntas a los </w:t>
            </w:r>
            <w:r w:rsidR="00A3223A" w:rsidRPr="008D318C">
              <w:rPr>
                <w:rFonts w:ascii="Times New Roman" w:hAnsi="Times New Roman" w:cs="Times New Roman"/>
                <w:color w:val="FF0000"/>
              </w:rPr>
              <w:t>estudiantes</w:t>
            </w:r>
            <w:r w:rsidRPr="008D318C">
              <w:rPr>
                <w:rFonts w:ascii="Times New Roman" w:hAnsi="Times New Roman" w:cs="Times New Roman"/>
                <w:color w:val="FF0000"/>
              </w:rPr>
              <w:t xml:space="preserve"> para verificar que han comprendido la explicación:</w:t>
            </w:r>
          </w:p>
          <w:p w14:paraId="39A3726B" w14:textId="77777777" w:rsidR="00C512B0" w:rsidRPr="008D318C" w:rsidRDefault="00C512B0" w:rsidP="00C512B0">
            <w:pPr>
              <w:rPr>
                <w:rFonts w:ascii="Times New Roman" w:hAnsi="Times New Roman" w:cs="Times New Roman"/>
                <w:color w:val="FF0000"/>
              </w:rPr>
            </w:pPr>
          </w:p>
          <w:p w14:paraId="4E69556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se dividía socialmente Atenas?</w:t>
            </w:r>
          </w:p>
          <w:p w14:paraId="65D62116" w14:textId="7A3D6C58"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era la democracia para los atenienses?</w:t>
            </w:r>
          </w:p>
          <w:p w14:paraId="04CAC01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organismos dirigían la vida política ateniense?</w:t>
            </w:r>
          </w:p>
          <w:p w14:paraId="0A6477F1" w14:textId="647558C9"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Pericles mejoró la democracia?</w:t>
            </w:r>
          </w:p>
          <w:p w14:paraId="04DBFD73" w14:textId="6D0C8CB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¿Cuáles eran las principales diferencias entre Atenas y Esparta en cuanto al gobierno?</w:t>
            </w:r>
          </w:p>
          <w:p w14:paraId="04C4CE54" w14:textId="77777777" w:rsidR="00A3223A" w:rsidRPr="008D318C" w:rsidRDefault="00A3223A" w:rsidP="00C512B0">
            <w:pPr>
              <w:rPr>
                <w:rFonts w:ascii="Times New Roman" w:hAnsi="Times New Roman" w:cs="Times New Roman"/>
                <w:color w:val="FF0000"/>
              </w:rPr>
            </w:pPr>
          </w:p>
          <w:p w14:paraId="6FD294A8" w14:textId="1E8ECE02"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Para continuar, invite a los estudiantes a que piensen en las características de un ciudadano actual y a que las comparen (encontrando similitudes y diferencias) con las de los ciudadanos de la civilización griega. Luego llévelos a reflexionar sobre la ciudadanía como fruto de luchas civiles.</w:t>
            </w:r>
          </w:p>
          <w:p w14:paraId="10EA67AF" w14:textId="77777777" w:rsidR="00C512B0" w:rsidRPr="008D318C" w:rsidRDefault="00C512B0" w:rsidP="00C512B0">
            <w:pPr>
              <w:rPr>
                <w:rFonts w:ascii="Times New Roman" w:hAnsi="Times New Roman" w:cs="Times New Roman"/>
                <w:color w:val="FF0000"/>
              </w:rPr>
            </w:pPr>
          </w:p>
          <w:p w14:paraId="1FDE9698" w14:textId="1C998B57" w:rsidR="00C512B0"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Para terminar la sesión, p</w:t>
            </w:r>
            <w:r w:rsidR="00C512B0" w:rsidRPr="008D318C">
              <w:rPr>
                <w:rFonts w:ascii="Times New Roman" w:hAnsi="Times New Roman" w:cs="Times New Roman"/>
                <w:color w:val="FF0000"/>
              </w:rPr>
              <w:t>ídales a los estudiantes que consulten más información sobre Pericles y la democracia ateniense en el gran artículo temático de la Gran Enciclopedia Planeta [</w:t>
            </w:r>
            <w:hyperlink r:id="rId18" w:history="1">
              <w:r w:rsidR="00C512B0" w:rsidRPr="008D318C">
                <w:rPr>
                  <w:rStyle w:val="Hipervnculo"/>
                  <w:rFonts w:ascii="Times New Roman" w:hAnsi="Times New Roman" w:cs="Times New Roman"/>
                  <w:color w:val="FF0000"/>
                </w:rPr>
                <w:t>VER</w:t>
              </w:r>
            </w:hyperlink>
            <w:r w:rsidR="00C512B0" w:rsidRPr="008D318C">
              <w:rPr>
                <w:rFonts w:ascii="Times New Roman" w:hAnsi="Times New Roman" w:cs="Times New Roman"/>
                <w:color w:val="FF0000"/>
              </w:rPr>
              <w:t>].</w:t>
            </w:r>
          </w:p>
          <w:p w14:paraId="3943F865" w14:textId="77777777" w:rsidR="00AF43BD" w:rsidRPr="008D318C" w:rsidRDefault="00AF43BD" w:rsidP="00C512B0">
            <w:pPr>
              <w:rPr>
                <w:rFonts w:ascii="Times New Roman" w:hAnsi="Times New Roman" w:cs="Times New Roman"/>
                <w:color w:val="FF0000"/>
              </w:rPr>
            </w:pPr>
          </w:p>
          <w:p w14:paraId="48829312" w14:textId="77777777"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ESTUDIANTE</w:t>
            </w:r>
          </w:p>
          <w:p w14:paraId="5D880D37" w14:textId="77777777" w:rsidR="00AF43BD" w:rsidRPr="008D318C" w:rsidRDefault="00AF43BD" w:rsidP="00AF43BD">
            <w:pPr>
              <w:rPr>
                <w:rFonts w:ascii="Times New Roman" w:hAnsi="Times New Roman" w:cs="Times New Roman"/>
                <w:b/>
                <w:color w:val="FF0000"/>
              </w:rPr>
            </w:pPr>
          </w:p>
          <w:p w14:paraId="68C928BC" w14:textId="77777777" w:rsidR="00AF43BD" w:rsidRPr="008D318C" w:rsidRDefault="00AF43BD" w:rsidP="00AF43BD">
            <w:pPr>
              <w:rPr>
                <w:rFonts w:ascii="Times New Roman" w:hAnsi="Times New Roman" w:cs="Times New Roman"/>
                <w:b/>
                <w:color w:val="FF0000"/>
              </w:rPr>
            </w:pPr>
            <w:r w:rsidRPr="008D318C">
              <w:rPr>
                <w:rFonts w:ascii="Times New Roman" w:hAnsi="Times New Roman" w:cs="Times New Roman"/>
                <w:b/>
                <w:color w:val="FF0000"/>
              </w:rPr>
              <w:t>La democracia ateniense</w:t>
            </w:r>
          </w:p>
          <w:p w14:paraId="082CA9B7" w14:textId="77777777" w:rsidR="00AF43BD" w:rsidRPr="008D318C" w:rsidRDefault="00AF43BD" w:rsidP="00AF43BD">
            <w:pPr>
              <w:rPr>
                <w:rFonts w:ascii="Times New Roman" w:hAnsi="Times New Roman" w:cs="Times New Roman"/>
                <w:b/>
                <w:color w:val="FF0000"/>
              </w:rPr>
            </w:pPr>
          </w:p>
          <w:p w14:paraId="347776CC" w14:textId="29F81F73"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color w:val="FF0000"/>
              </w:rPr>
              <w:t>democracia</w:t>
            </w:r>
            <w:r w:rsidRPr="008D318C">
              <w:rPr>
                <w:rFonts w:ascii="Times New Roman" w:hAnsi="Times New Roman" w:cs="Times New Roman"/>
                <w:color w:val="FF0000"/>
              </w:rPr>
              <w:t xml:space="preserve"> es el </w:t>
            </w:r>
            <w:r w:rsidRPr="008D318C">
              <w:rPr>
                <w:rFonts w:ascii="Times New Roman" w:hAnsi="Times New Roman" w:cs="Times New Roman"/>
                <w:b/>
                <w:color w:val="FF0000"/>
              </w:rPr>
              <w:t>sistema político</w:t>
            </w:r>
            <w:r w:rsidRPr="008D318C">
              <w:rPr>
                <w:rFonts w:ascii="Times New Roman" w:hAnsi="Times New Roman" w:cs="Times New Roman"/>
                <w:color w:val="FF0000"/>
              </w:rPr>
              <w:t xml:space="preserve"> que nació en la </w:t>
            </w:r>
            <w:r w:rsidRPr="008D318C">
              <w:rPr>
                <w:rFonts w:ascii="Times New Roman" w:hAnsi="Times New Roman" w:cs="Times New Roman"/>
                <w:b/>
                <w:color w:val="FF0000"/>
              </w:rPr>
              <w:t>Grecia clásica</w:t>
            </w:r>
            <w:r w:rsidRPr="008D318C">
              <w:rPr>
                <w:rFonts w:ascii="Times New Roman" w:hAnsi="Times New Roman" w:cs="Times New Roman"/>
                <w:color w:val="FF0000"/>
              </w:rPr>
              <w:t xml:space="preserve">. Estaba basado en la </w:t>
            </w:r>
            <w:r w:rsidRPr="008D318C">
              <w:rPr>
                <w:rFonts w:ascii="Times New Roman" w:hAnsi="Times New Roman" w:cs="Times New Roman"/>
                <w:b/>
                <w:color w:val="FF0000"/>
              </w:rPr>
              <w:t>igualdad de derechos de todos los ciudadanos</w:t>
            </w:r>
            <w:r w:rsidRPr="008D318C">
              <w:rPr>
                <w:rFonts w:ascii="Times New Roman" w:hAnsi="Times New Roman" w:cs="Times New Roman"/>
                <w:color w:val="FF0000"/>
              </w:rPr>
              <w:t xml:space="preserve">. La Asamblea, formada por estos, votaba y aprobaba leyes y escogía a sus </w:t>
            </w:r>
            <w:r w:rsidRPr="008D318C">
              <w:rPr>
                <w:rFonts w:ascii="Times New Roman" w:hAnsi="Times New Roman" w:cs="Times New Roman"/>
                <w:b/>
                <w:color w:val="FF0000"/>
              </w:rPr>
              <w:t>representantes</w:t>
            </w:r>
            <w:r w:rsidRPr="008D318C">
              <w:rPr>
                <w:rFonts w:ascii="Times New Roman" w:hAnsi="Times New Roman" w:cs="Times New Roman"/>
                <w:color w:val="FF0000"/>
              </w:rPr>
              <w:t xml:space="preserve"> en las instituciones que organizaban la vida pública:</w:t>
            </w:r>
          </w:p>
          <w:p w14:paraId="6615351E" w14:textId="77777777" w:rsidR="00AF43BD" w:rsidRPr="008D318C" w:rsidRDefault="00AF43BD" w:rsidP="00AF43BD">
            <w:pPr>
              <w:rPr>
                <w:rFonts w:ascii="Times New Roman" w:hAnsi="Times New Roman" w:cs="Times New Roman"/>
                <w:color w:val="FF0000"/>
              </w:rPr>
            </w:pPr>
          </w:p>
          <w:p w14:paraId="56A3A4E7"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Boulé o Consejo de los 500</w:t>
            </w:r>
            <w:r w:rsidRPr="008D318C">
              <w:rPr>
                <w:rFonts w:ascii="Times New Roman" w:hAnsi="Times New Roman" w:cs="Times New Roman"/>
                <w:color w:val="FF0000"/>
              </w:rPr>
              <w:t>: preparaba las leyes.</w:t>
            </w:r>
          </w:p>
          <w:p w14:paraId="38C76C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Magistrados</w:t>
            </w:r>
            <w:r w:rsidRPr="008D318C">
              <w:rPr>
                <w:rFonts w:ascii="Times New Roman" w:hAnsi="Times New Roman" w:cs="Times New Roman"/>
                <w:color w:val="FF0000"/>
              </w:rPr>
              <w:t>: presidían los tribunales y los actos religiosos.</w:t>
            </w:r>
          </w:p>
          <w:p w14:paraId="587D36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Jueces</w:t>
            </w:r>
            <w:r w:rsidRPr="008D318C">
              <w:rPr>
                <w:rFonts w:ascii="Times New Roman" w:hAnsi="Times New Roman" w:cs="Times New Roman"/>
                <w:color w:val="FF0000"/>
              </w:rPr>
              <w:t>: impartían justicia.</w:t>
            </w:r>
          </w:p>
          <w:p w14:paraId="56B30609" w14:textId="77777777" w:rsidR="00AF43BD" w:rsidRPr="008D318C" w:rsidRDefault="00AF43BD" w:rsidP="00AF43BD">
            <w:pPr>
              <w:rPr>
                <w:rFonts w:ascii="Times New Roman" w:hAnsi="Times New Roman" w:cs="Times New Roman"/>
                <w:color w:val="FF0000"/>
              </w:rPr>
            </w:pPr>
          </w:p>
          <w:p w14:paraId="2CFB72B8"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La sociedad ateniense se dividía en:</w:t>
            </w:r>
          </w:p>
          <w:p w14:paraId="456CC274" w14:textId="77777777" w:rsidR="00AF43BD" w:rsidRPr="008D318C" w:rsidRDefault="00AF43BD" w:rsidP="00AF43BD">
            <w:pPr>
              <w:rPr>
                <w:rFonts w:ascii="Times New Roman" w:hAnsi="Times New Roman" w:cs="Times New Roman"/>
                <w:color w:val="FF0000"/>
              </w:rPr>
            </w:pPr>
          </w:p>
          <w:p w14:paraId="786CAC29" w14:textId="2B3AB6F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lastRenderedPageBreak/>
              <w:t xml:space="preserve">- </w:t>
            </w:r>
            <w:r w:rsidRPr="008D318C">
              <w:rPr>
                <w:rFonts w:ascii="Times New Roman" w:hAnsi="Times New Roman" w:cs="Times New Roman"/>
                <w:b/>
                <w:color w:val="FF0000"/>
              </w:rPr>
              <w:t>Ciudadanos</w:t>
            </w:r>
            <w:r w:rsidRPr="008D318C">
              <w:rPr>
                <w:rFonts w:ascii="Times New Roman" w:hAnsi="Times New Roman" w:cs="Times New Roman"/>
                <w:color w:val="FF0000"/>
              </w:rPr>
              <w:t>: hijos de padre y madre ateniense; gozaban de todos los derechos.</w:t>
            </w:r>
          </w:p>
          <w:p w14:paraId="64C68E58" w14:textId="3A3474B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Metecos o extranjeros</w:t>
            </w:r>
            <w:r w:rsidRPr="008D318C">
              <w:rPr>
                <w:rFonts w:ascii="Times New Roman" w:hAnsi="Times New Roman" w:cs="Times New Roman"/>
                <w:color w:val="FF0000"/>
              </w:rPr>
              <w:t>: no tenían derechos políticos ni religiosos; debían pagar una tasa especial si querían establecerse en la ciudad.</w:t>
            </w:r>
          </w:p>
          <w:p w14:paraId="7D27F209" w14:textId="470BECD4"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Esclavos:</w:t>
            </w:r>
            <w:r w:rsidRPr="008D318C">
              <w:rPr>
                <w:rFonts w:ascii="Times New Roman" w:hAnsi="Times New Roman" w:cs="Times New Roman"/>
                <w:color w:val="FF0000"/>
              </w:rPr>
              <w:t xml:space="preserve"> hijos de esclavos, prisioneros de guerra o personas con deudas económicas, que pertenecían a otras personas como si se trataran de una mercancía.</w:t>
            </w:r>
          </w:p>
          <w:p w14:paraId="2F894AD2"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Mujeres:</w:t>
            </w:r>
            <w:r w:rsidRPr="008D318C">
              <w:rPr>
                <w:rFonts w:ascii="Times New Roman" w:hAnsi="Times New Roman" w:cs="Times New Roman"/>
                <w:color w:val="FF0000"/>
              </w:rPr>
              <w:t xml:space="preserve"> no tenían derechos políticos.</w:t>
            </w:r>
          </w:p>
          <w:p w14:paraId="410830E8" w14:textId="77777777" w:rsidR="00AF43BD" w:rsidRPr="008D318C" w:rsidRDefault="00AF43BD" w:rsidP="00AF43BD">
            <w:pPr>
              <w:rPr>
                <w:rFonts w:ascii="Times New Roman" w:hAnsi="Times New Roman" w:cs="Times New Roman"/>
                <w:color w:val="FF0000"/>
              </w:rPr>
            </w:pPr>
          </w:p>
          <w:p w14:paraId="2D7123DB" w14:textId="527DA05D"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color w:val="FF0000"/>
              </w:rPr>
              <w:t xml:space="preserve"> era la ciudad o </w:t>
            </w:r>
            <w:r w:rsidRPr="008D318C">
              <w:rPr>
                <w:rFonts w:ascii="Times New Roman" w:hAnsi="Times New Roman" w:cs="Times New Roman"/>
                <w:b/>
                <w:color w:val="FF0000"/>
              </w:rPr>
              <w:t>el espacio de convivencia de los ciudadanos</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regida por el</w:t>
            </w:r>
            <w:r w:rsidRPr="008D318C">
              <w:rPr>
                <w:rFonts w:ascii="Times New Roman" w:hAnsi="Times New Roman" w:cs="Times New Roman"/>
                <w:b/>
                <w:color w:val="FF0000"/>
              </w:rPr>
              <w:t xml:space="preserve"> gobierno democr</w:t>
            </w:r>
            <w:r w:rsidR="00A3223A" w:rsidRPr="008D318C">
              <w:rPr>
                <w:rFonts w:ascii="Times New Roman" w:hAnsi="Times New Roman" w:cs="Times New Roman"/>
                <w:b/>
                <w:color w:val="FF0000"/>
              </w:rPr>
              <w:t>ático</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En dicha democracia lo</w:t>
            </w:r>
            <w:r w:rsidRPr="008D318C">
              <w:rPr>
                <w:rFonts w:ascii="Times New Roman" w:hAnsi="Times New Roman" w:cs="Times New Roman"/>
                <w:color w:val="FF0000"/>
              </w:rPr>
              <w:t>s ciudadanos tenían deberes:</w:t>
            </w:r>
          </w:p>
          <w:p w14:paraId="0322157A" w14:textId="77777777" w:rsidR="00AF43BD" w:rsidRPr="008D318C" w:rsidRDefault="00AF43BD" w:rsidP="00AF43BD">
            <w:pPr>
              <w:rPr>
                <w:rFonts w:ascii="Times New Roman" w:hAnsi="Times New Roman" w:cs="Times New Roman"/>
                <w:color w:val="FF0000"/>
              </w:rPr>
            </w:pPr>
          </w:p>
          <w:p w14:paraId="387DE607" w14:textId="77777777" w:rsidR="00A3223A" w:rsidRPr="008D318C" w:rsidRDefault="00AF43BD" w:rsidP="00AF43BD">
            <w:pPr>
              <w:rPr>
                <w:rFonts w:ascii="Times New Roman" w:hAnsi="Times New Roman" w:cs="Times New Roman"/>
                <w:i/>
                <w:color w:val="FF0000"/>
              </w:rPr>
            </w:pPr>
            <w:r w:rsidRPr="008D318C">
              <w:rPr>
                <w:rFonts w:ascii="Times New Roman" w:hAnsi="Times New Roman" w:cs="Times New Roman"/>
                <w:color w:val="FF0000"/>
              </w:rPr>
              <w:t xml:space="preserve">- Adoptar las creencias religiosas de la </w:t>
            </w:r>
            <w:r w:rsidRPr="008D318C">
              <w:rPr>
                <w:rFonts w:ascii="Times New Roman" w:hAnsi="Times New Roman" w:cs="Times New Roman"/>
                <w:i/>
                <w:color w:val="FF0000"/>
              </w:rPr>
              <w:t>polis</w:t>
            </w:r>
            <w:r w:rsidR="00A3223A" w:rsidRPr="008D318C">
              <w:rPr>
                <w:rFonts w:ascii="Times New Roman" w:hAnsi="Times New Roman" w:cs="Times New Roman"/>
                <w:i/>
                <w:color w:val="FF0000"/>
              </w:rPr>
              <w:t>.</w:t>
            </w:r>
          </w:p>
          <w:p w14:paraId="7912329E"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O</w:t>
            </w:r>
            <w:r w:rsidR="00AF43BD" w:rsidRPr="008D318C">
              <w:rPr>
                <w:rFonts w:ascii="Times New Roman" w:hAnsi="Times New Roman" w:cs="Times New Roman"/>
                <w:color w:val="FF0000"/>
              </w:rPr>
              <w:t>bedecer las leyes</w:t>
            </w:r>
            <w:r w:rsidRPr="008D318C">
              <w:rPr>
                <w:rFonts w:ascii="Times New Roman" w:hAnsi="Times New Roman" w:cs="Times New Roman"/>
                <w:color w:val="FF0000"/>
              </w:rPr>
              <w:t>.</w:t>
            </w:r>
          </w:p>
          <w:p w14:paraId="7023EC86"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agar los tributos</w:t>
            </w:r>
            <w:r w:rsidRPr="008D318C">
              <w:rPr>
                <w:rFonts w:ascii="Times New Roman" w:hAnsi="Times New Roman" w:cs="Times New Roman"/>
                <w:color w:val="FF0000"/>
              </w:rPr>
              <w:t>.</w:t>
            </w:r>
          </w:p>
          <w:p w14:paraId="694209C4"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restar servicio militar</w:t>
            </w:r>
            <w:r w:rsidRPr="008D318C">
              <w:rPr>
                <w:rFonts w:ascii="Times New Roman" w:hAnsi="Times New Roman" w:cs="Times New Roman"/>
                <w:color w:val="FF0000"/>
              </w:rPr>
              <w:t>.</w:t>
            </w:r>
          </w:p>
          <w:p w14:paraId="205C7E62"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Elegir a sus representantes.</w:t>
            </w:r>
          </w:p>
          <w:p w14:paraId="66AE2DAF" w14:textId="6C2A998A" w:rsidR="00AF43BD"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Hacer seguimiento a la labor de los representantes.</w:t>
            </w:r>
          </w:p>
          <w:p w14:paraId="0F06A594" w14:textId="77777777" w:rsidR="00A3223A" w:rsidRPr="008D318C" w:rsidRDefault="00A3223A" w:rsidP="00A3223A">
            <w:pPr>
              <w:rPr>
                <w:rFonts w:ascii="Times New Roman" w:hAnsi="Times New Roman" w:cs="Times New Roman"/>
                <w:color w:val="FF0000"/>
              </w:rPr>
            </w:pPr>
          </w:p>
          <w:p w14:paraId="753D9A7F" w14:textId="3521C4D9"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xml:space="preserve">Conoce más sobre el sentido de </w:t>
            </w:r>
            <w:r w:rsidRPr="008D318C">
              <w:rPr>
                <w:rFonts w:ascii="Times New Roman" w:hAnsi="Times New Roman" w:cs="Times New Roman"/>
                <w:b/>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b/>
                <w:color w:val="FF0000"/>
              </w:rPr>
              <w:t xml:space="preserve"> y su importancia </w:t>
            </w:r>
            <w:r w:rsidR="008D318C" w:rsidRPr="008D318C">
              <w:rPr>
                <w:rFonts w:ascii="Times New Roman" w:hAnsi="Times New Roman" w:cs="Times New Roman"/>
                <w:b/>
                <w:color w:val="FF0000"/>
              </w:rPr>
              <w:t>a polític</w:t>
            </w:r>
            <w:r w:rsidR="00314DFE">
              <w:rPr>
                <w:rFonts w:ascii="Times New Roman" w:hAnsi="Times New Roman" w:cs="Times New Roman"/>
                <w:b/>
                <w:color w:val="FF0000"/>
              </w:rPr>
              <w:t>a</w:t>
            </w:r>
            <w:r w:rsidR="008D318C" w:rsidRPr="008D318C">
              <w:rPr>
                <w:rFonts w:ascii="Times New Roman" w:hAnsi="Times New Roman" w:cs="Times New Roman"/>
                <w:b/>
                <w:color w:val="FF0000"/>
              </w:rPr>
              <w:t xml:space="preserve"> y democrátic</w:t>
            </w:r>
            <w:r w:rsidR="00314DFE">
              <w:rPr>
                <w:rFonts w:ascii="Times New Roman" w:hAnsi="Times New Roman" w:cs="Times New Roman"/>
                <w:b/>
                <w:color w:val="FF0000"/>
              </w:rPr>
              <w:t>a</w:t>
            </w:r>
            <w:r w:rsidR="008D318C" w:rsidRPr="008D318C">
              <w:rPr>
                <w:rFonts w:ascii="Times New Roman" w:hAnsi="Times New Roman" w:cs="Times New Roman"/>
                <w:color w:val="FF0000"/>
              </w:rPr>
              <w:t xml:space="preserve"> por medio del análisis de este mapa conceptual [</w:t>
            </w:r>
            <w:hyperlink r:id="rId19" w:history="1">
              <w:r w:rsidR="008D318C" w:rsidRPr="008D318C">
                <w:rPr>
                  <w:rStyle w:val="Hipervnculo"/>
                  <w:rFonts w:ascii="Times New Roman" w:hAnsi="Times New Roman" w:cs="Times New Roman"/>
                  <w:color w:val="FF0000"/>
                </w:rPr>
                <w:t>VER</w:t>
              </w:r>
            </w:hyperlink>
            <w:r w:rsidR="008D318C" w:rsidRPr="008D318C">
              <w:rPr>
                <w:rFonts w:ascii="Times New Roman" w:hAnsi="Times New Roman" w:cs="Times New Roman"/>
                <w:color w:val="FF0000"/>
              </w:rPr>
              <w:t>].</w:t>
            </w:r>
          </w:p>
          <w:p w14:paraId="575CFAF0" w14:textId="77777777" w:rsidR="008D318C" w:rsidRPr="008D318C" w:rsidRDefault="008D318C" w:rsidP="00A3223A">
            <w:pPr>
              <w:rPr>
                <w:rFonts w:ascii="Times New Roman" w:hAnsi="Times New Roman" w:cs="Times New Roman"/>
                <w:color w:val="FF0000"/>
              </w:rPr>
            </w:pPr>
          </w:p>
          <w:p w14:paraId="2513AC52" w14:textId="77777777" w:rsidR="008D318C" w:rsidRPr="008D318C" w:rsidRDefault="008D318C" w:rsidP="00A3223A">
            <w:pPr>
              <w:rPr>
                <w:rFonts w:ascii="Times New Roman" w:hAnsi="Times New Roman" w:cs="Times New Roman"/>
                <w:b/>
                <w:color w:val="FF0000"/>
              </w:rPr>
            </w:pPr>
            <w:r w:rsidRPr="008D318C">
              <w:rPr>
                <w:rFonts w:ascii="Times New Roman" w:hAnsi="Times New Roman" w:cs="Times New Roman"/>
                <w:b/>
                <w:color w:val="FF0000"/>
              </w:rPr>
              <w:t>INTERACTIVO</w:t>
            </w:r>
          </w:p>
          <w:p w14:paraId="57D67A59" w14:textId="764A8A48"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1. La pantalla principal tiene dos partes: Organización de la sociedad ateniense y Sistemas políticos de la Grecia clásica. Es necesario que al desplegar cada una de esas partes se dé la opción de regresar a la pantalla principal, pues no la tiene y para hacerlo es necesario cerrar el interactivo y volver a abrirlo.</w:t>
            </w:r>
          </w:p>
          <w:p w14:paraId="3BF8C5DE" w14:textId="77777777" w:rsidR="008D318C" w:rsidRPr="008D318C" w:rsidRDefault="008D318C" w:rsidP="00A3223A">
            <w:pPr>
              <w:rPr>
                <w:rFonts w:ascii="Times New Roman" w:hAnsi="Times New Roman" w:cs="Times New Roman"/>
                <w:color w:val="FF0000"/>
              </w:rPr>
            </w:pPr>
            <w:r w:rsidRPr="008D318C">
              <w:rPr>
                <w:noProof/>
                <w:color w:val="FF0000"/>
                <w:lang w:val="es-CO" w:eastAsia="es-CO"/>
              </w:rPr>
              <w:drawing>
                <wp:inline distT="0" distB="0" distL="0" distR="0" wp14:anchorId="0B8AA016" wp14:editId="622837FD">
                  <wp:extent cx="2785110" cy="15129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050" cy="1515618"/>
                          </a:xfrm>
                          <a:prstGeom prst="rect">
                            <a:avLst/>
                          </a:prstGeom>
                        </pic:spPr>
                      </pic:pic>
                    </a:graphicData>
                  </a:graphic>
                </wp:inline>
              </w:drawing>
            </w:r>
          </w:p>
          <w:p w14:paraId="51CBB123" w14:textId="77777777" w:rsidR="008D318C" w:rsidRPr="008D318C" w:rsidRDefault="008D318C" w:rsidP="00A3223A">
            <w:pPr>
              <w:rPr>
                <w:rFonts w:ascii="Times New Roman" w:hAnsi="Times New Roman" w:cs="Times New Roman"/>
                <w:color w:val="FF0000"/>
              </w:rPr>
            </w:pPr>
          </w:p>
          <w:p w14:paraId="225B81CD" w14:textId="2B8F6AE4"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2. En Sistemas políticos de la Grecia clásica, en el Esquema de Esparta, poner “Estado” con mayúscula inicial y “ejército” con tilde.</w:t>
            </w:r>
          </w:p>
          <w:p w14:paraId="3804895E" w14:textId="266C36A8" w:rsidR="008D318C" w:rsidRPr="008D318C" w:rsidRDefault="008D318C" w:rsidP="00A3223A">
            <w:pPr>
              <w:rPr>
                <w:rFonts w:ascii="Times New Roman" w:hAnsi="Times New Roman" w:cs="Times New Roman"/>
                <w:color w:val="FF0000"/>
              </w:rPr>
            </w:pPr>
            <w:r w:rsidRPr="008D318C">
              <w:rPr>
                <w:noProof/>
                <w:color w:val="FF0000"/>
                <w:lang w:val="es-CO" w:eastAsia="es-CO"/>
              </w:rPr>
              <w:lastRenderedPageBreak/>
              <w:drawing>
                <wp:inline distT="0" distB="0" distL="0" distR="0" wp14:anchorId="20799F2E" wp14:editId="5DB2AD79">
                  <wp:extent cx="4286250" cy="232062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951" cy="2322090"/>
                          </a:xfrm>
                          <a:prstGeom prst="rect">
                            <a:avLst/>
                          </a:prstGeom>
                        </pic:spPr>
                      </pic:pic>
                    </a:graphicData>
                  </a:graphic>
                </wp:inline>
              </w:drawing>
            </w:r>
          </w:p>
          <w:p w14:paraId="706D5710" w14:textId="6116126B" w:rsidR="008D318C" w:rsidRPr="008D318C" w:rsidRDefault="008D318C" w:rsidP="008D318C">
            <w:pPr>
              <w:rPr>
                <w:rFonts w:ascii="Times New Roman" w:hAnsi="Times New Roman" w:cs="Times New Roman"/>
                <w:color w:val="FF0000"/>
              </w:rPr>
            </w:pPr>
            <w:r w:rsidRPr="008D318C">
              <w:rPr>
                <w:rFonts w:ascii="Times New Roman" w:hAnsi="Times New Roman" w:cs="Times New Roman"/>
                <w:color w:val="FF0000"/>
              </w:rPr>
              <w:t>3. En Sistemas políticos de la Grecia clásica, hacer que los esquemas de Atenas y Esparta se vean completos y no cortados.</w:t>
            </w:r>
          </w:p>
          <w:p w14:paraId="26CD7F38" w14:textId="0542AB6F" w:rsidR="008D318C" w:rsidRDefault="008D318C" w:rsidP="008D318C">
            <w:pPr>
              <w:rPr>
                <w:rFonts w:ascii="Times New Roman" w:hAnsi="Times New Roman" w:cs="Times New Roman"/>
                <w:color w:val="000000"/>
              </w:rPr>
            </w:pPr>
            <w:r>
              <w:rPr>
                <w:noProof/>
                <w:lang w:val="es-CO" w:eastAsia="es-CO"/>
              </w:rPr>
              <w:drawing>
                <wp:inline distT="0" distB="0" distL="0" distR="0" wp14:anchorId="69B783C9" wp14:editId="04B4B14C">
                  <wp:extent cx="4011930" cy="217210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325" cy="2173945"/>
                          </a:xfrm>
                          <a:prstGeom prst="rect">
                            <a:avLst/>
                          </a:prstGeom>
                        </pic:spPr>
                      </pic:pic>
                    </a:graphicData>
                  </a:graphic>
                </wp:inline>
              </w:drawing>
            </w:r>
          </w:p>
          <w:p w14:paraId="6341710A" w14:textId="3F1053D8" w:rsidR="008D318C" w:rsidRPr="008D318C" w:rsidRDefault="008D318C" w:rsidP="00A3223A">
            <w:pPr>
              <w:rPr>
                <w:rFonts w:ascii="Times New Roman" w:hAnsi="Times New Roman" w:cs="Times New Roman"/>
                <w:color w:val="000000"/>
              </w:rPr>
            </w:pPr>
          </w:p>
        </w:tc>
      </w:tr>
    </w:tbl>
    <w:p w14:paraId="3A608EF5" w14:textId="349653D9" w:rsidR="00A1146D" w:rsidRDefault="00A1146D" w:rsidP="00A1146D">
      <w:pPr>
        <w:spacing w:after="0"/>
        <w:rPr>
          <w:rFonts w:ascii="Times" w:hAnsi="Times"/>
          <w:b/>
        </w:rPr>
      </w:pPr>
    </w:p>
    <w:p w14:paraId="5CEAE4F1" w14:textId="2E19BEC1" w:rsidR="007A4649" w:rsidRDefault="00DE4C1D" w:rsidP="00A1146D">
      <w:pPr>
        <w:spacing w:after="0"/>
        <w:rPr>
          <w:rFonts w:ascii="Times" w:hAnsi="Times"/>
        </w:rPr>
      </w:pPr>
      <w:r>
        <w:rPr>
          <w:rFonts w:ascii="Times" w:hAnsi="Times"/>
        </w:rPr>
        <w:t>Posteriormente, entre los siglos IV a. C. y XVIII d. C., se dio un “largo eclipse”, en términos del politólogo italiano Giovanni Sartori. Lo llamó así por ser un periodo en el cual el ideal de gobierno fue la monarquía y el imperio, mas no la democracia.</w:t>
      </w:r>
    </w:p>
    <w:p w14:paraId="52115767" w14:textId="77777777" w:rsidR="00DE4C1D" w:rsidRDefault="00DE4C1D" w:rsidP="00A1146D">
      <w:pPr>
        <w:spacing w:after="0"/>
        <w:rPr>
          <w:rFonts w:ascii="Times" w:hAnsi="Times"/>
        </w:rPr>
      </w:pPr>
    </w:p>
    <w:p w14:paraId="4DD1E0B9" w14:textId="288E4604" w:rsidR="00DE4C1D" w:rsidRDefault="00DE4C1D" w:rsidP="00A1146D">
      <w:pPr>
        <w:spacing w:after="0"/>
        <w:rPr>
          <w:rFonts w:ascii="Times" w:hAnsi="Times"/>
        </w:rPr>
      </w:pPr>
      <w:r>
        <w:rPr>
          <w:rFonts w:ascii="Times" w:hAnsi="Times"/>
        </w:rPr>
        <w:t xml:space="preserve">Pero </w:t>
      </w:r>
      <w:r w:rsidR="0021569E">
        <w:rPr>
          <w:rFonts w:ascii="Times" w:hAnsi="Times"/>
        </w:rPr>
        <w:t>hacia finales del</w:t>
      </w:r>
      <w:r>
        <w:rPr>
          <w:rFonts w:ascii="Times" w:hAnsi="Times"/>
        </w:rPr>
        <w:t xml:space="preserve"> </w:t>
      </w:r>
      <w:r w:rsidRPr="00DE4C1D">
        <w:rPr>
          <w:rFonts w:ascii="Times" w:hAnsi="Times"/>
          <w:b/>
        </w:rPr>
        <w:t xml:space="preserve">siglo </w:t>
      </w:r>
      <w:r w:rsidR="0021569E">
        <w:rPr>
          <w:rFonts w:ascii="Times" w:hAnsi="Times"/>
          <w:b/>
        </w:rPr>
        <w:t>XVIII</w:t>
      </w:r>
      <w:r w:rsidRPr="00DE4C1D">
        <w:rPr>
          <w:rFonts w:ascii="Times" w:hAnsi="Times"/>
          <w:b/>
        </w:rPr>
        <w:t xml:space="preserve"> </w:t>
      </w:r>
      <w:r w:rsidR="00AB6A9B">
        <w:rPr>
          <w:rFonts w:ascii="Times" w:hAnsi="Times"/>
          <w:b/>
        </w:rPr>
        <w:t>y durante el siglo XIX</w:t>
      </w:r>
      <w:r>
        <w:rPr>
          <w:rFonts w:ascii="Times" w:hAnsi="Times"/>
        </w:rPr>
        <w:t xml:space="preserve">, se dio el </w:t>
      </w:r>
      <w:r w:rsidRPr="00DE4C1D">
        <w:rPr>
          <w:rFonts w:ascii="Times" w:hAnsi="Times"/>
          <w:b/>
        </w:rPr>
        <w:t>segundo momento histórico de la construcción de la democracia</w:t>
      </w:r>
      <w:r>
        <w:rPr>
          <w:rFonts w:ascii="Times" w:hAnsi="Times"/>
        </w:rPr>
        <w:t xml:space="preserve"> con el </w:t>
      </w:r>
      <w:r w:rsidRPr="00DE4C1D">
        <w:rPr>
          <w:rFonts w:ascii="Times" w:hAnsi="Times"/>
          <w:b/>
        </w:rPr>
        <w:t>nacimiento de los Estados-nación modernos</w:t>
      </w:r>
      <w:r>
        <w:rPr>
          <w:rFonts w:ascii="Times" w:hAnsi="Times"/>
        </w:rPr>
        <w:t xml:space="preserve">, tanto en Europa como en América. </w:t>
      </w:r>
    </w:p>
    <w:p w14:paraId="01C71B68" w14:textId="77777777" w:rsidR="00712864" w:rsidRDefault="00712864"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712864" w:rsidRPr="005D1738" w14:paraId="0DCF5155" w14:textId="77777777" w:rsidTr="00F07EA5">
        <w:tc>
          <w:tcPr>
            <w:tcW w:w="8978" w:type="dxa"/>
            <w:gridSpan w:val="2"/>
            <w:shd w:val="clear" w:color="auto" w:fill="000000" w:themeFill="text1"/>
          </w:tcPr>
          <w:p w14:paraId="2D6B70B3"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12864" w:rsidRPr="00726376" w14:paraId="12D93CB7" w14:textId="77777777" w:rsidTr="00F07EA5">
        <w:tc>
          <w:tcPr>
            <w:tcW w:w="2518" w:type="dxa"/>
          </w:tcPr>
          <w:p w14:paraId="656FD63C" w14:textId="77777777" w:rsidR="00712864" w:rsidRPr="00726376" w:rsidRDefault="00712864" w:rsidP="00F07EA5">
            <w:pPr>
              <w:rPr>
                <w:rFonts w:ascii="Times" w:hAnsi="Times"/>
                <w:b/>
                <w:sz w:val="18"/>
                <w:szCs w:val="18"/>
              </w:rPr>
            </w:pPr>
            <w:r w:rsidRPr="00726376">
              <w:rPr>
                <w:rFonts w:ascii="Times" w:hAnsi="Times"/>
                <w:b/>
                <w:sz w:val="18"/>
                <w:szCs w:val="18"/>
              </w:rPr>
              <w:t>Título</w:t>
            </w:r>
          </w:p>
        </w:tc>
        <w:tc>
          <w:tcPr>
            <w:tcW w:w="6460" w:type="dxa"/>
          </w:tcPr>
          <w:p w14:paraId="0E7AAA05" w14:textId="4F2D4775" w:rsidR="00712864" w:rsidRPr="00726376" w:rsidRDefault="00712864" w:rsidP="00F07EA5">
            <w:pPr>
              <w:jc w:val="center"/>
              <w:rPr>
                <w:rFonts w:ascii="Times" w:hAnsi="Times"/>
                <w:b/>
                <w:sz w:val="18"/>
                <w:szCs w:val="18"/>
              </w:rPr>
            </w:pPr>
            <w:r w:rsidRPr="00712864">
              <w:rPr>
                <w:rFonts w:ascii="Times" w:hAnsi="Times"/>
                <w:b/>
                <w:szCs w:val="18"/>
              </w:rPr>
              <w:t>La democracia moderna</w:t>
            </w:r>
          </w:p>
        </w:tc>
      </w:tr>
      <w:tr w:rsidR="00712864" w14:paraId="1D61E224" w14:textId="77777777" w:rsidTr="00F07EA5">
        <w:tc>
          <w:tcPr>
            <w:tcW w:w="2518" w:type="dxa"/>
          </w:tcPr>
          <w:p w14:paraId="32FAE31E" w14:textId="77777777" w:rsidR="00712864" w:rsidRDefault="00712864" w:rsidP="00F07EA5">
            <w:pPr>
              <w:rPr>
                <w:rFonts w:ascii="Times" w:hAnsi="Times"/>
              </w:rPr>
            </w:pPr>
            <w:r w:rsidRPr="00726376">
              <w:rPr>
                <w:rFonts w:ascii="Times" w:hAnsi="Times"/>
                <w:b/>
                <w:sz w:val="18"/>
                <w:szCs w:val="18"/>
              </w:rPr>
              <w:t>Contenido</w:t>
            </w:r>
          </w:p>
        </w:tc>
        <w:tc>
          <w:tcPr>
            <w:tcW w:w="6460" w:type="dxa"/>
          </w:tcPr>
          <w:p w14:paraId="5DE7B6EF" w14:textId="2B4F2A36" w:rsidR="00712864" w:rsidRDefault="00AB6A9B" w:rsidP="00712864">
            <w:pPr>
              <w:rPr>
                <w:rFonts w:ascii="Times" w:hAnsi="Times"/>
              </w:rPr>
            </w:pPr>
            <w:r>
              <w:rPr>
                <w:rFonts w:ascii="Times" w:hAnsi="Times"/>
              </w:rPr>
              <w:t>A</w:t>
            </w:r>
            <w:r w:rsidR="00712864">
              <w:rPr>
                <w:rFonts w:ascii="Times" w:hAnsi="Times"/>
              </w:rPr>
              <w:t xml:space="preserve"> </w:t>
            </w:r>
            <w:r w:rsidR="0021569E">
              <w:rPr>
                <w:rFonts w:ascii="Times" w:hAnsi="Times"/>
              </w:rPr>
              <w:t xml:space="preserve">finales del siglo XVIII y </w:t>
            </w:r>
            <w:r>
              <w:rPr>
                <w:rFonts w:ascii="Times" w:hAnsi="Times"/>
              </w:rPr>
              <w:t xml:space="preserve">durante </w:t>
            </w:r>
            <w:r w:rsidR="00712864">
              <w:rPr>
                <w:rFonts w:ascii="Times" w:hAnsi="Times"/>
              </w:rPr>
              <w:t xml:space="preserve">el siglo XIX, la filosofía racionalista de la </w:t>
            </w:r>
            <w:r w:rsidR="00712864">
              <w:rPr>
                <w:rFonts w:ascii="Times" w:hAnsi="Times"/>
                <w:b/>
              </w:rPr>
              <w:t>Ilustración</w:t>
            </w:r>
            <w:r w:rsidR="00712864">
              <w:rPr>
                <w:rFonts w:ascii="Times" w:hAnsi="Times"/>
              </w:rPr>
              <w:t xml:space="preserve">, el movimiento </w:t>
            </w:r>
            <w:r w:rsidR="00712864" w:rsidRPr="00DE4C1D">
              <w:rPr>
                <w:rFonts w:ascii="Times" w:hAnsi="Times"/>
                <w:b/>
              </w:rPr>
              <w:t>constitucionalista</w:t>
            </w:r>
            <w:r w:rsidR="00712864">
              <w:rPr>
                <w:rFonts w:ascii="Times" w:hAnsi="Times"/>
              </w:rPr>
              <w:t xml:space="preserve"> </w:t>
            </w:r>
            <w:r w:rsidR="00712864" w:rsidRPr="00AB6A9B">
              <w:rPr>
                <w:rFonts w:ascii="Times" w:hAnsi="Times"/>
                <w:b/>
              </w:rPr>
              <w:t>garantista</w:t>
            </w:r>
            <w:r w:rsidR="00712864">
              <w:rPr>
                <w:rFonts w:ascii="Times" w:hAnsi="Times"/>
              </w:rPr>
              <w:t xml:space="preserve"> que defendía la </w:t>
            </w:r>
            <w:r w:rsidR="00712864" w:rsidRPr="00DE4C1D">
              <w:rPr>
                <w:rFonts w:ascii="Times" w:hAnsi="Times"/>
                <w:b/>
              </w:rPr>
              <w:t>libertad</w:t>
            </w:r>
            <w:r w:rsidR="00712864">
              <w:rPr>
                <w:rFonts w:ascii="Times" w:hAnsi="Times"/>
              </w:rPr>
              <w:t xml:space="preserve"> y las </w:t>
            </w:r>
            <w:r w:rsidR="00712864">
              <w:rPr>
                <w:rFonts w:ascii="Times" w:hAnsi="Times"/>
                <w:b/>
              </w:rPr>
              <w:t>revoluciones liberales</w:t>
            </w:r>
            <w:r w:rsidR="00712864">
              <w:rPr>
                <w:rFonts w:ascii="Times" w:hAnsi="Times"/>
              </w:rPr>
              <w:t xml:space="preserve"> (en Inglaterra, Francia y América), permitieron </w:t>
            </w:r>
            <w:r w:rsidR="00712864" w:rsidRPr="00712864">
              <w:rPr>
                <w:rFonts w:ascii="Times" w:hAnsi="Times"/>
                <w:b/>
              </w:rPr>
              <w:t>retomar la idea de la democracia</w:t>
            </w:r>
            <w:r w:rsidR="00712864">
              <w:rPr>
                <w:rFonts w:ascii="Times" w:hAnsi="Times"/>
                <w:b/>
              </w:rPr>
              <w:t xml:space="preserve"> de la Grecia clásica</w:t>
            </w:r>
            <w:r w:rsidR="00712864">
              <w:rPr>
                <w:rFonts w:ascii="Times" w:hAnsi="Times"/>
              </w:rPr>
              <w:t xml:space="preserve"> para acabar con los regímenes monárquicos absolutistas.</w:t>
            </w:r>
          </w:p>
        </w:tc>
      </w:tr>
    </w:tbl>
    <w:p w14:paraId="4E7303F3" w14:textId="77777777" w:rsidR="00712864" w:rsidRDefault="00712864" w:rsidP="00A1146D">
      <w:pPr>
        <w:spacing w:after="0"/>
        <w:rPr>
          <w:rFonts w:ascii="Times" w:hAnsi="Times"/>
        </w:rPr>
      </w:pPr>
    </w:p>
    <w:p w14:paraId="4639DBCA" w14:textId="312950B2" w:rsidR="00DE4C1D" w:rsidRDefault="00712864" w:rsidP="00A1146D">
      <w:pPr>
        <w:spacing w:after="0"/>
        <w:rPr>
          <w:rFonts w:ascii="Times" w:hAnsi="Times"/>
        </w:rPr>
      </w:pPr>
      <w:r>
        <w:rPr>
          <w:rFonts w:ascii="Times" w:hAnsi="Times"/>
        </w:rPr>
        <w:lastRenderedPageBreak/>
        <w:t>La idea de la democracia ateniense fue la base de las revoluciones modernas, pues el pueblo, cansado de las imposiciones muchas veces arbitrarias de los monarcas, quería participar en el gobierno y hacer oír sus necesidades y opiniones.</w:t>
      </w:r>
    </w:p>
    <w:p w14:paraId="19097BC2" w14:textId="77777777" w:rsidR="00712864" w:rsidRDefault="00712864" w:rsidP="00A1146D">
      <w:pPr>
        <w:spacing w:after="0"/>
        <w:rPr>
          <w:rFonts w:ascii="Times" w:hAnsi="Times"/>
        </w:rPr>
      </w:pPr>
    </w:p>
    <w:p w14:paraId="1BDD72B5" w14:textId="544EE1D7" w:rsidR="00712864" w:rsidRDefault="00712864" w:rsidP="00A1146D">
      <w:pPr>
        <w:spacing w:after="0"/>
        <w:rPr>
          <w:rFonts w:ascii="Times" w:hAnsi="Times"/>
        </w:rPr>
      </w:pPr>
      <w:r>
        <w:rPr>
          <w:rFonts w:ascii="Times" w:hAnsi="Times"/>
        </w:rPr>
        <w:t xml:space="preserve">Por ello, recurrieron al modelo democrático de la Grecia antigua, según el cual los </w:t>
      </w:r>
      <w:r w:rsidRPr="00712864">
        <w:rPr>
          <w:rFonts w:ascii="Times" w:hAnsi="Times"/>
          <w:b/>
        </w:rPr>
        <w:t>ciudadanos</w:t>
      </w:r>
      <w:r>
        <w:rPr>
          <w:rFonts w:ascii="Times" w:hAnsi="Times"/>
        </w:rPr>
        <w:t xml:space="preserve"> eran la </w:t>
      </w:r>
      <w:r w:rsidRPr="00712864">
        <w:rPr>
          <w:rFonts w:ascii="Times" w:hAnsi="Times"/>
          <w:b/>
        </w:rPr>
        <w:t>fuente del poder político y soberano</w:t>
      </w:r>
      <w:r>
        <w:rPr>
          <w:rFonts w:ascii="Times" w:hAnsi="Times"/>
        </w:rPr>
        <w:t xml:space="preserve">, en tanto eran </w:t>
      </w:r>
      <w:r w:rsidRPr="00712864">
        <w:rPr>
          <w:rFonts w:ascii="Times" w:hAnsi="Times"/>
          <w:b/>
        </w:rPr>
        <w:t>libres</w:t>
      </w:r>
      <w:r>
        <w:rPr>
          <w:rFonts w:ascii="Times" w:hAnsi="Times"/>
        </w:rPr>
        <w:t xml:space="preserve"> y tenían la posibilidad de </w:t>
      </w:r>
      <w:r w:rsidRPr="00712864">
        <w:rPr>
          <w:rFonts w:ascii="Times" w:hAnsi="Times"/>
          <w:b/>
        </w:rPr>
        <w:t>elegir a sus representantes</w:t>
      </w:r>
      <w:r>
        <w:rPr>
          <w:rFonts w:ascii="Times" w:hAnsi="Times"/>
        </w:rPr>
        <w:t xml:space="preserve"> y </w:t>
      </w:r>
      <w:r w:rsidRPr="00712864">
        <w:rPr>
          <w:rFonts w:ascii="Times" w:hAnsi="Times"/>
          <w:b/>
        </w:rPr>
        <w:t>controlar la justicia de sus decisiones</w:t>
      </w:r>
      <w:r w:rsidRPr="00712864">
        <w:rPr>
          <w:rFonts w:ascii="Times" w:hAnsi="Times"/>
        </w:rPr>
        <w:t>.</w:t>
      </w:r>
    </w:p>
    <w:p w14:paraId="713AE844" w14:textId="77777777" w:rsidR="00712864" w:rsidRDefault="00712864" w:rsidP="00A1146D">
      <w:pPr>
        <w:spacing w:after="0"/>
        <w:rPr>
          <w:rFonts w:ascii="Times" w:hAnsi="Times"/>
        </w:rPr>
      </w:pPr>
    </w:p>
    <w:tbl>
      <w:tblPr>
        <w:tblStyle w:val="Tablaconcuadrcula"/>
        <w:tblW w:w="8769" w:type="dxa"/>
        <w:tblLook w:val="04A0" w:firstRow="1" w:lastRow="0" w:firstColumn="1" w:lastColumn="0" w:noHBand="0" w:noVBand="1"/>
      </w:tblPr>
      <w:tblGrid>
        <w:gridCol w:w="1039"/>
        <w:gridCol w:w="8015"/>
      </w:tblGrid>
      <w:tr w:rsidR="00712864" w:rsidRPr="005D1738" w14:paraId="712B9A66" w14:textId="77777777" w:rsidTr="00F07EA5">
        <w:trPr>
          <w:trHeight w:val="237"/>
        </w:trPr>
        <w:tc>
          <w:tcPr>
            <w:tcW w:w="8769" w:type="dxa"/>
            <w:gridSpan w:val="2"/>
            <w:shd w:val="clear" w:color="auto" w:fill="0D0D0D" w:themeFill="text1" w:themeFillTint="F2"/>
          </w:tcPr>
          <w:p w14:paraId="1EA31364"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2864" w14:paraId="2BF6E719" w14:textId="77777777" w:rsidTr="00F07EA5">
        <w:trPr>
          <w:trHeight w:val="222"/>
        </w:trPr>
        <w:tc>
          <w:tcPr>
            <w:tcW w:w="1398" w:type="dxa"/>
          </w:tcPr>
          <w:p w14:paraId="30CF284D" w14:textId="7777777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1649E585" w14:textId="00543BC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color w:val="000000"/>
              </w:rPr>
              <w:t>CS_08_12_IMG06</w:t>
            </w:r>
          </w:p>
        </w:tc>
      </w:tr>
      <w:tr w:rsidR="00712864" w14:paraId="45C7D884" w14:textId="77777777" w:rsidTr="00F07EA5">
        <w:trPr>
          <w:trHeight w:val="237"/>
        </w:trPr>
        <w:tc>
          <w:tcPr>
            <w:tcW w:w="1398" w:type="dxa"/>
          </w:tcPr>
          <w:p w14:paraId="3A0C845F"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D3F05A2" w14:textId="41568C5E" w:rsidR="00712864" w:rsidRDefault="00712864" w:rsidP="00F07EA5">
            <w:pPr>
              <w:rPr>
                <w:rFonts w:ascii="Times New Roman" w:hAnsi="Times New Roman" w:cs="Times New Roman"/>
                <w:color w:val="000000"/>
              </w:rPr>
            </w:pPr>
            <w:r>
              <w:rPr>
                <w:rFonts w:ascii="Times New Roman" w:hAnsi="Times New Roman" w:cs="Times New Roman"/>
                <w:color w:val="000000"/>
              </w:rPr>
              <w:t>Juan Jacobo Rousseau</w:t>
            </w:r>
          </w:p>
        </w:tc>
      </w:tr>
      <w:tr w:rsidR="00712864" w14:paraId="7E0AE14D" w14:textId="77777777" w:rsidTr="00F07EA5">
        <w:trPr>
          <w:trHeight w:val="2642"/>
        </w:trPr>
        <w:tc>
          <w:tcPr>
            <w:tcW w:w="1398" w:type="dxa"/>
          </w:tcPr>
          <w:p w14:paraId="1ECA106E"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48E50295" w14:textId="186DD1B7" w:rsidR="00712864" w:rsidRDefault="00712864" w:rsidP="00F07EA5">
            <w:pPr>
              <w:rPr>
                <w:rFonts w:ascii="Times New Roman" w:hAnsi="Times New Roman" w:cs="Times New Roman"/>
                <w:color w:val="000000"/>
              </w:rPr>
            </w:pPr>
            <w:r>
              <w:rPr>
                <w:noProof/>
                <w:lang w:val="es-CO" w:eastAsia="es-CO"/>
              </w:rPr>
              <w:drawing>
                <wp:inline distT="0" distB="0" distL="0" distR="0" wp14:anchorId="2ADDAD0E" wp14:editId="3158EA4B">
                  <wp:extent cx="1432369" cy="1736205"/>
                  <wp:effectExtent l="0" t="0" r="0" b="0"/>
                  <wp:docPr id="13" name="Imagen 13" descr="http://static0.planetasaber.com/encyclopedia/Data/Imagenes/FOTOS/000I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IIE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129" cy="1748035"/>
                          </a:xfrm>
                          <a:prstGeom prst="rect">
                            <a:avLst/>
                          </a:prstGeom>
                          <a:noFill/>
                          <a:ln>
                            <a:noFill/>
                          </a:ln>
                        </pic:spPr>
                      </pic:pic>
                    </a:graphicData>
                  </a:graphic>
                </wp:inline>
              </w:drawing>
            </w:r>
          </w:p>
          <w:p w14:paraId="14A0F7EE" w14:textId="77777777" w:rsidR="00712864" w:rsidRDefault="00712864" w:rsidP="00F07EA5">
            <w:pPr>
              <w:rPr>
                <w:rFonts w:ascii="Times New Roman" w:hAnsi="Times New Roman" w:cs="Times New Roman"/>
                <w:color w:val="000000"/>
              </w:rPr>
            </w:pPr>
          </w:p>
          <w:p w14:paraId="7E542B37" w14:textId="4B48C3AD" w:rsidR="00712864" w:rsidRDefault="000003C4" w:rsidP="00F07EA5">
            <w:pPr>
              <w:rPr>
                <w:rFonts w:ascii="Times New Roman" w:hAnsi="Times New Roman" w:cs="Times New Roman"/>
                <w:color w:val="000000"/>
              </w:rPr>
            </w:pPr>
            <w:hyperlink r:id="rId24" w:history="1">
              <w:r w:rsidR="00F07EA5" w:rsidRPr="00B344FA">
                <w:rPr>
                  <w:rStyle w:val="Hipervnculo"/>
                  <w:rFonts w:ascii="Times New Roman" w:hAnsi="Times New Roman" w:cs="Times New Roman"/>
                </w:rPr>
                <w:t>http://hispanicasaber.planetasaber.com/encyclopedia/default.asp?idpack=9&amp;idpil=000IIE01&amp;ruta=Buscador</w:t>
              </w:r>
            </w:hyperlink>
          </w:p>
        </w:tc>
      </w:tr>
      <w:tr w:rsidR="00712864" w14:paraId="5CE23453" w14:textId="77777777" w:rsidTr="00F07EA5">
        <w:trPr>
          <w:trHeight w:val="460"/>
        </w:trPr>
        <w:tc>
          <w:tcPr>
            <w:tcW w:w="1398" w:type="dxa"/>
          </w:tcPr>
          <w:p w14:paraId="02723EC9"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3DF6993" w14:textId="7073AF25" w:rsidR="00712864" w:rsidRPr="001D2B6D" w:rsidRDefault="00712864" w:rsidP="001D2B6D">
            <w:pPr>
              <w:rPr>
                <w:rFonts w:ascii="Times New Roman" w:hAnsi="Times New Roman" w:cs="Times New Roman"/>
                <w:color w:val="000000"/>
              </w:rPr>
            </w:pPr>
            <w:r w:rsidRPr="001D2B6D">
              <w:rPr>
                <w:rFonts w:ascii="Times" w:hAnsi="Times"/>
                <w:b/>
              </w:rPr>
              <w:t>Juan Jacobo Rousseau</w:t>
            </w:r>
            <w:r>
              <w:rPr>
                <w:rFonts w:ascii="Times" w:hAnsi="Times"/>
              </w:rPr>
              <w:t xml:space="preserve"> </w:t>
            </w:r>
            <w:r w:rsidR="001D2B6D">
              <w:rPr>
                <w:rFonts w:ascii="Times" w:hAnsi="Times"/>
              </w:rPr>
              <w:t>(1712</w:t>
            </w:r>
            <w:r w:rsidR="001D2B6D" w:rsidRPr="0018425D">
              <w:rPr>
                <w:rFonts w:ascii="Times" w:hAnsi="Times"/>
                <w:b/>
              </w:rPr>
              <w:t>-</w:t>
            </w:r>
            <w:r w:rsidR="001D2B6D">
              <w:rPr>
                <w:rFonts w:ascii="Times" w:hAnsi="Times"/>
              </w:rPr>
              <w:t xml:space="preserve">1778), filósofo de la </w:t>
            </w:r>
            <w:r w:rsidR="001D2B6D" w:rsidRPr="001D2B6D">
              <w:rPr>
                <w:rFonts w:ascii="Times" w:hAnsi="Times"/>
                <w:b/>
              </w:rPr>
              <w:t>Ilustración</w:t>
            </w:r>
            <w:r w:rsidR="001D2B6D">
              <w:rPr>
                <w:rFonts w:ascii="Times" w:hAnsi="Times"/>
              </w:rPr>
              <w:t xml:space="preserve">, escribió en su obra llamada </w:t>
            </w:r>
            <w:r w:rsidR="001D2B6D" w:rsidRPr="001D2B6D">
              <w:rPr>
                <w:rFonts w:ascii="Times" w:hAnsi="Times"/>
                <w:b/>
                <w:i/>
              </w:rPr>
              <w:t>El contrato social</w:t>
            </w:r>
            <w:r w:rsidR="001D2B6D">
              <w:rPr>
                <w:rFonts w:ascii="Times" w:hAnsi="Times"/>
              </w:rPr>
              <w:t>: “</w:t>
            </w:r>
            <w:r w:rsidR="001D2B6D" w:rsidRPr="001D2B6D">
              <w:rPr>
                <w:rFonts w:ascii="Times" w:hAnsi="Times"/>
              </w:rPr>
              <w:t xml:space="preserve">El soberano puede, en primer lugar, confiar el depósito del gobierno a todo el pueblo o a su mayoría, de suerte que haya más ciudadanos magistrados que simples particulares. A esta </w:t>
            </w:r>
            <w:r w:rsidR="001D2B6D" w:rsidRPr="001D2B6D">
              <w:rPr>
                <w:rFonts w:ascii="Times" w:hAnsi="Times"/>
                <w:b/>
              </w:rPr>
              <w:t>forma de gobierno</w:t>
            </w:r>
            <w:r w:rsidR="001D2B6D" w:rsidRPr="001D2B6D">
              <w:rPr>
                <w:rFonts w:ascii="Times" w:hAnsi="Times"/>
              </w:rPr>
              <w:t xml:space="preserve"> se da el nombre de </w:t>
            </w:r>
            <w:r w:rsidR="001D2B6D" w:rsidRPr="001D2B6D">
              <w:rPr>
                <w:rFonts w:ascii="Times" w:hAnsi="Times"/>
                <w:b/>
              </w:rPr>
              <w:t>democracia</w:t>
            </w:r>
            <w:r w:rsidR="001D2B6D">
              <w:rPr>
                <w:rFonts w:ascii="Times" w:hAnsi="Times"/>
              </w:rPr>
              <w:t>”.</w:t>
            </w:r>
            <w:r w:rsidR="001D2B6D">
              <w:t xml:space="preserve"> </w:t>
            </w:r>
            <w:r w:rsidR="001D2B6D" w:rsidRPr="001D2B6D">
              <w:rPr>
                <w:rFonts w:ascii="Times" w:hAnsi="Times"/>
                <w:i/>
              </w:rPr>
              <w:t>Jean-Jacques Rousseau, 1843, por Édouard Lacretelle (Palacio de Versalles, Francia)</w:t>
            </w:r>
            <w:r w:rsidR="001D2B6D">
              <w:rPr>
                <w:rFonts w:ascii="Times" w:hAnsi="Times"/>
                <w:i/>
              </w:rPr>
              <w:t>.</w:t>
            </w:r>
          </w:p>
        </w:tc>
      </w:tr>
    </w:tbl>
    <w:p w14:paraId="2737B18C" w14:textId="77777777" w:rsidR="00712864" w:rsidRDefault="00712864" w:rsidP="00A1146D">
      <w:pPr>
        <w:spacing w:after="0"/>
        <w:rPr>
          <w:rFonts w:ascii="Times" w:hAnsi="Times"/>
        </w:rPr>
      </w:pPr>
    </w:p>
    <w:p w14:paraId="7BED7FDF" w14:textId="7520C438" w:rsidR="00712864" w:rsidRDefault="001D2B6D" w:rsidP="00A1146D">
      <w:pPr>
        <w:spacing w:after="0"/>
        <w:rPr>
          <w:rFonts w:ascii="Times" w:hAnsi="Times"/>
        </w:rPr>
      </w:pPr>
      <w:r>
        <w:rPr>
          <w:rFonts w:ascii="Times" w:hAnsi="Times"/>
        </w:rPr>
        <w:t xml:space="preserve">A partir de ese momento, la democracia se convirtió en la </w:t>
      </w:r>
      <w:r w:rsidRPr="0021569E">
        <w:rPr>
          <w:rFonts w:ascii="Times" w:hAnsi="Times"/>
          <w:b/>
        </w:rPr>
        <w:t>forma de gobierno más difundida</w:t>
      </w:r>
      <w:r>
        <w:rPr>
          <w:rFonts w:ascii="Times" w:hAnsi="Times"/>
        </w:rPr>
        <w:t xml:space="preserve"> en el mundo. Durante los siglos siguientes, </w:t>
      </w:r>
      <w:r w:rsidR="006D1B12">
        <w:rPr>
          <w:rFonts w:ascii="Times" w:hAnsi="Times"/>
        </w:rPr>
        <w:t xml:space="preserve">son </w:t>
      </w:r>
      <w:r>
        <w:rPr>
          <w:rFonts w:ascii="Times" w:hAnsi="Times"/>
        </w:rPr>
        <w:t xml:space="preserve">cada vez más los </w:t>
      </w:r>
      <w:r w:rsidRPr="001D2B6D">
        <w:rPr>
          <w:rFonts w:ascii="Times" w:hAnsi="Times"/>
          <w:b/>
        </w:rPr>
        <w:t>colectivos</w:t>
      </w:r>
      <w:r>
        <w:rPr>
          <w:rFonts w:ascii="Times" w:hAnsi="Times"/>
        </w:rPr>
        <w:t xml:space="preserve"> (como las mujeres, los niños, los indígenas, los afrodescendientes) que, apoyados en los principios democráticos, han logrado mejorar su calidad de vida a partir de </w:t>
      </w:r>
      <w:r w:rsidRPr="001D2B6D">
        <w:rPr>
          <w:rFonts w:ascii="Times" w:hAnsi="Times"/>
          <w:b/>
        </w:rPr>
        <w:t>la defensa de sus derechos</w:t>
      </w:r>
      <w:r>
        <w:rPr>
          <w:rFonts w:ascii="Times" w:hAnsi="Times"/>
        </w:rPr>
        <w:t xml:space="preserve"> en un marco de </w:t>
      </w:r>
      <w:r w:rsidRPr="001D2B6D">
        <w:rPr>
          <w:rFonts w:ascii="Times" w:hAnsi="Times"/>
          <w:b/>
        </w:rPr>
        <w:t>pluralismo</w:t>
      </w:r>
      <w:r>
        <w:rPr>
          <w:rFonts w:ascii="Times" w:hAnsi="Times"/>
        </w:rPr>
        <w:t>.</w:t>
      </w:r>
    </w:p>
    <w:p w14:paraId="66893228" w14:textId="77777777" w:rsidR="0021569E" w:rsidRDefault="0021569E"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21569E" w:rsidRPr="005D1738" w14:paraId="6955D6F6" w14:textId="77777777" w:rsidTr="00F07EA5">
        <w:tc>
          <w:tcPr>
            <w:tcW w:w="9033" w:type="dxa"/>
            <w:gridSpan w:val="2"/>
            <w:shd w:val="clear" w:color="auto" w:fill="000000" w:themeFill="text1"/>
          </w:tcPr>
          <w:p w14:paraId="32B51E3D" w14:textId="77777777" w:rsidR="0021569E" w:rsidRPr="005D1738" w:rsidRDefault="0021569E"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1569E" w14:paraId="2D1C2C52" w14:textId="77777777" w:rsidTr="00F07EA5">
        <w:tc>
          <w:tcPr>
            <w:tcW w:w="2518" w:type="dxa"/>
          </w:tcPr>
          <w:p w14:paraId="1D247C2D" w14:textId="77777777" w:rsidR="0021569E" w:rsidRPr="00053744" w:rsidRDefault="0021569E"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BC97E7" w14:textId="412DB757" w:rsidR="0021569E" w:rsidRPr="00053744" w:rsidRDefault="0021569E" w:rsidP="0021569E">
            <w:pPr>
              <w:rPr>
                <w:rFonts w:ascii="Times New Roman" w:hAnsi="Times New Roman" w:cs="Times New Roman"/>
                <w:b/>
                <w:color w:val="000000"/>
                <w:sz w:val="18"/>
                <w:szCs w:val="18"/>
              </w:rPr>
            </w:pPr>
            <w:r>
              <w:rPr>
                <w:rFonts w:ascii="Times New Roman" w:hAnsi="Times New Roman" w:cs="Times New Roman"/>
                <w:color w:val="000000"/>
              </w:rPr>
              <w:t xml:space="preserve">CS_08_12_REC60 </w:t>
            </w:r>
            <w:r w:rsidRPr="0021569E">
              <w:rPr>
                <w:rFonts w:ascii="Times New Roman" w:hAnsi="Times New Roman" w:cs="Times New Roman"/>
                <w:color w:val="FF0000"/>
              </w:rPr>
              <w:t>(Motor M12A)</w:t>
            </w:r>
          </w:p>
        </w:tc>
      </w:tr>
      <w:tr w:rsidR="0021569E" w14:paraId="0A5BB160" w14:textId="77777777" w:rsidTr="00F07EA5">
        <w:tc>
          <w:tcPr>
            <w:tcW w:w="2518" w:type="dxa"/>
          </w:tcPr>
          <w:p w14:paraId="2CDD107E" w14:textId="77777777" w:rsidR="0021569E" w:rsidRDefault="0021569E"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CE8F49" w14:textId="3F991FB6"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Organiza los hechos que dieron origen a la democracia</w:t>
            </w:r>
          </w:p>
        </w:tc>
      </w:tr>
      <w:tr w:rsidR="0021569E" w14:paraId="0909AE08" w14:textId="77777777" w:rsidTr="00F07EA5">
        <w:tc>
          <w:tcPr>
            <w:tcW w:w="2518" w:type="dxa"/>
          </w:tcPr>
          <w:p w14:paraId="7AB058C8" w14:textId="77777777" w:rsidR="0021569E" w:rsidRDefault="0021569E"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C787A04" w14:textId="77777777"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Actividad que permite identificar cronológicamente los hechos que favorecieron el surgimiento de la democracia</w:t>
            </w:r>
          </w:p>
          <w:p w14:paraId="5A4AF79A" w14:textId="0F3A4E4B" w:rsidR="0021569E" w:rsidRDefault="0021569E" w:rsidP="00F07EA5">
            <w:pPr>
              <w:rPr>
                <w:rFonts w:ascii="Times New Roman" w:hAnsi="Times New Roman" w:cs="Times New Roman"/>
                <w:color w:val="000000"/>
              </w:rPr>
            </w:pPr>
            <w:r w:rsidRPr="0021569E">
              <w:rPr>
                <w:rFonts w:ascii="Times New Roman" w:hAnsi="Times New Roman" w:cs="Times New Roman"/>
                <w:color w:val="000000"/>
                <w:highlight w:val="yellow"/>
              </w:rPr>
              <w:t xml:space="preserve">Elegir los hechos más relevantes, tanto de la democracia clásica como de la moderna, hasta la </w:t>
            </w:r>
            <w:r>
              <w:rPr>
                <w:rFonts w:ascii="Times New Roman" w:hAnsi="Times New Roman" w:cs="Times New Roman"/>
                <w:color w:val="000000"/>
                <w:highlight w:val="yellow"/>
              </w:rPr>
              <w:t>época actual</w:t>
            </w:r>
          </w:p>
        </w:tc>
      </w:tr>
    </w:tbl>
    <w:p w14:paraId="38560DFC" w14:textId="77777777" w:rsidR="0021569E" w:rsidRDefault="0021569E" w:rsidP="00A1146D">
      <w:pPr>
        <w:spacing w:after="0"/>
        <w:rPr>
          <w:rFonts w:ascii="Times" w:hAnsi="Times"/>
        </w:rPr>
      </w:pPr>
    </w:p>
    <w:p w14:paraId="3A5DE205" w14:textId="77777777" w:rsidR="007A4649" w:rsidRDefault="007A4649" w:rsidP="00A1146D">
      <w:pPr>
        <w:spacing w:after="0"/>
        <w:rPr>
          <w:rFonts w:ascii="Times" w:hAnsi="Times"/>
          <w:b/>
        </w:rPr>
      </w:pPr>
    </w:p>
    <w:p w14:paraId="3DD6E195" w14:textId="4ADA46C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principios de la democracia</w:t>
      </w:r>
    </w:p>
    <w:p w14:paraId="32DAD8C0" w14:textId="77777777" w:rsidR="0021569E" w:rsidRDefault="0021569E" w:rsidP="00A1146D">
      <w:pPr>
        <w:spacing w:after="0"/>
        <w:rPr>
          <w:rFonts w:ascii="Times" w:hAnsi="Times"/>
          <w:b/>
        </w:rPr>
      </w:pPr>
    </w:p>
    <w:p w14:paraId="02E40354" w14:textId="7E365254" w:rsidR="00BB1404" w:rsidRDefault="0021569E" w:rsidP="0021569E">
      <w:pPr>
        <w:spacing w:after="0"/>
        <w:rPr>
          <w:rFonts w:ascii="Times" w:hAnsi="Times"/>
        </w:rPr>
      </w:pPr>
      <w:r>
        <w:rPr>
          <w:rFonts w:ascii="Times" w:hAnsi="Times"/>
        </w:rPr>
        <w:t xml:space="preserve">Aunque existen formas de gobierno democráticas con características diferentes </w:t>
      </w:r>
      <w:r w:rsidRPr="0021569E">
        <w:rPr>
          <w:rFonts w:ascii="Times" w:hAnsi="Times"/>
        </w:rPr>
        <w:t>(sistema parlamentario, sistema presidencial, sistema semipresidencial, sistema directorial y</w:t>
      </w:r>
      <w:r w:rsidR="00456DA9">
        <w:rPr>
          <w:rFonts w:ascii="Times" w:hAnsi="Times"/>
        </w:rPr>
        <w:t xml:space="preserve"> </w:t>
      </w:r>
      <w:r w:rsidRPr="0021569E">
        <w:rPr>
          <w:rFonts w:ascii="Times" w:hAnsi="Times"/>
        </w:rPr>
        <w:t>monarquía parlamentaria</w:t>
      </w:r>
      <w:r>
        <w:rPr>
          <w:rFonts w:ascii="Times" w:hAnsi="Times"/>
        </w:rPr>
        <w:t>)</w:t>
      </w:r>
      <w:r w:rsidR="003B7836">
        <w:rPr>
          <w:rFonts w:ascii="Times" w:hAnsi="Times"/>
        </w:rPr>
        <w:t xml:space="preserve">, </w:t>
      </w:r>
      <w:r w:rsidR="006D1B12">
        <w:rPr>
          <w:rFonts w:ascii="Times" w:hAnsi="Times"/>
        </w:rPr>
        <w:t xml:space="preserve">todas </w:t>
      </w:r>
      <w:r w:rsidR="003B7836">
        <w:rPr>
          <w:rFonts w:ascii="Times" w:hAnsi="Times"/>
        </w:rPr>
        <w:t xml:space="preserve">comparten los </w:t>
      </w:r>
      <w:r w:rsidR="003B7836" w:rsidRPr="003B7836">
        <w:rPr>
          <w:rFonts w:ascii="Times" w:hAnsi="Times"/>
          <w:b/>
        </w:rPr>
        <w:t>principios</w:t>
      </w:r>
      <w:r w:rsidR="003B7836">
        <w:rPr>
          <w:rFonts w:ascii="Times" w:hAnsi="Times"/>
        </w:rPr>
        <w:t xml:space="preserve"> sobre los cuales se erige una </w:t>
      </w:r>
      <w:r w:rsidR="003B7836" w:rsidRPr="00867ABA">
        <w:rPr>
          <w:rFonts w:ascii="Times" w:hAnsi="Times"/>
          <w:b/>
        </w:rPr>
        <w:t>democracia</w:t>
      </w:r>
      <w:r w:rsidR="003B7836">
        <w:rPr>
          <w:rFonts w:ascii="Times" w:hAnsi="Times"/>
        </w:rPr>
        <w:t xml:space="preserve">. </w:t>
      </w:r>
    </w:p>
    <w:p w14:paraId="6CD8D282" w14:textId="77777777" w:rsidR="00867ABA" w:rsidRDefault="00867ABA" w:rsidP="0021569E">
      <w:pPr>
        <w:spacing w:after="0"/>
        <w:rPr>
          <w:rFonts w:ascii="Times" w:hAnsi="Times"/>
        </w:rPr>
      </w:pPr>
    </w:p>
    <w:tbl>
      <w:tblPr>
        <w:tblStyle w:val="Tablaconcuadrcula"/>
        <w:tblW w:w="0" w:type="auto"/>
        <w:tblLook w:val="04A0" w:firstRow="1" w:lastRow="0" w:firstColumn="1" w:lastColumn="0" w:noHBand="0" w:noVBand="1"/>
      </w:tblPr>
      <w:tblGrid>
        <w:gridCol w:w="953"/>
        <w:gridCol w:w="8101"/>
      </w:tblGrid>
      <w:tr w:rsidR="00867ABA" w:rsidRPr="005D1738" w14:paraId="26D131D9" w14:textId="77777777" w:rsidTr="00F07EA5">
        <w:tc>
          <w:tcPr>
            <w:tcW w:w="9033" w:type="dxa"/>
            <w:gridSpan w:val="2"/>
            <w:shd w:val="clear" w:color="auto" w:fill="000000" w:themeFill="text1"/>
          </w:tcPr>
          <w:p w14:paraId="7AF5126F" w14:textId="77777777" w:rsidR="00867ABA" w:rsidRPr="005D1738" w:rsidRDefault="00867ABA"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86B0D" w14:paraId="5108A46A" w14:textId="77777777" w:rsidTr="00F07EA5">
        <w:tc>
          <w:tcPr>
            <w:tcW w:w="2518" w:type="dxa"/>
          </w:tcPr>
          <w:p w14:paraId="42721FAF"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364BDA"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color w:val="000000"/>
              </w:rPr>
              <w:t xml:space="preserve">CS_08_12_REC70 </w:t>
            </w:r>
            <w:r w:rsidRPr="0021569E">
              <w:rPr>
                <w:rFonts w:ascii="Times New Roman" w:hAnsi="Times New Roman" w:cs="Times New Roman"/>
                <w:color w:val="FF0000"/>
              </w:rPr>
              <w:t>(</w:t>
            </w:r>
            <w:r>
              <w:rPr>
                <w:rFonts w:ascii="Times New Roman" w:hAnsi="Times New Roman" w:cs="Times New Roman"/>
                <w:color w:val="FF0000"/>
              </w:rPr>
              <w:t>Aprovechado</w:t>
            </w:r>
            <w:r w:rsidRPr="0021569E">
              <w:rPr>
                <w:rFonts w:ascii="Times New Roman" w:hAnsi="Times New Roman" w:cs="Times New Roman"/>
                <w:color w:val="FF0000"/>
              </w:rPr>
              <w:t>)</w:t>
            </w:r>
          </w:p>
        </w:tc>
      </w:tr>
      <w:tr w:rsidR="00286B0D" w14:paraId="541EE235" w14:textId="77777777" w:rsidTr="00F07EA5">
        <w:tc>
          <w:tcPr>
            <w:tcW w:w="2518" w:type="dxa"/>
          </w:tcPr>
          <w:p w14:paraId="53985584" w14:textId="77777777" w:rsidR="00867ABA" w:rsidRDefault="00867ABA"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6158F15" w14:textId="77777777" w:rsidR="00867ABA" w:rsidRDefault="00867ABA" w:rsidP="00F07EA5">
            <w:pPr>
              <w:rPr>
                <w:rFonts w:ascii="Times New Roman" w:hAnsi="Times New Roman" w:cs="Times New Roman"/>
                <w:color w:val="000000"/>
              </w:rPr>
            </w:pPr>
            <w:r>
              <w:rPr>
                <w:rFonts w:ascii="Times New Roman" w:hAnsi="Times New Roman" w:cs="Times New Roman"/>
                <w:color w:val="000000"/>
              </w:rPr>
              <w:t>Los principios del Estado democrático</w:t>
            </w:r>
          </w:p>
        </w:tc>
      </w:tr>
      <w:tr w:rsidR="00286B0D" w14:paraId="556DBBF1" w14:textId="77777777" w:rsidTr="00F07EA5">
        <w:tc>
          <w:tcPr>
            <w:tcW w:w="2518" w:type="dxa"/>
          </w:tcPr>
          <w:p w14:paraId="3FD8F354" w14:textId="77777777" w:rsidR="00867ABA" w:rsidRDefault="00867ABA"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BC2D3" w14:textId="77777777" w:rsidR="00867ABA" w:rsidRDefault="00867ABA" w:rsidP="00F07EA5">
            <w:pPr>
              <w:rPr>
                <w:rFonts w:ascii="Times New Roman" w:hAnsi="Times New Roman" w:cs="Times New Roman"/>
                <w:color w:val="000000"/>
              </w:rPr>
            </w:pPr>
            <w:r w:rsidRPr="00867ABA">
              <w:rPr>
                <w:rFonts w:ascii="Times New Roman" w:hAnsi="Times New Roman" w:cs="Times New Roman"/>
                <w:color w:val="000000"/>
              </w:rPr>
              <w:t>Conoce los principios que rigen al Estado democrático</w:t>
            </w:r>
            <w:r>
              <w:rPr>
                <w:rFonts w:ascii="Times New Roman" w:hAnsi="Times New Roman" w:cs="Times New Roman"/>
                <w:color w:val="000000"/>
              </w:rPr>
              <w:t xml:space="preserve"> </w:t>
            </w:r>
          </w:p>
        </w:tc>
      </w:tr>
      <w:tr w:rsidR="00867ABA" w14:paraId="74387A91" w14:textId="77777777" w:rsidTr="00F07EA5">
        <w:tc>
          <w:tcPr>
            <w:tcW w:w="2518" w:type="dxa"/>
          </w:tcPr>
          <w:p w14:paraId="4D5320CF" w14:textId="35C2FDF8"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7AB4BE9A" w14:textId="030126AA" w:rsidR="00867ABA" w:rsidRPr="00E26103" w:rsidRDefault="00867ABA" w:rsidP="00867ABA">
            <w:pPr>
              <w:pStyle w:val="cabecera1"/>
              <w:rPr>
                <w:b/>
                <w:color w:val="FF0000"/>
                <w:szCs w:val="20"/>
              </w:rPr>
            </w:pPr>
            <w:r w:rsidRPr="00E26103">
              <w:rPr>
                <w:b/>
                <w:color w:val="FF0000"/>
                <w:szCs w:val="20"/>
              </w:rPr>
              <w:t>FICHA DEL PROFESOR</w:t>
            </w:r>
          </w:p>
          <w:p w14:paraId="42A870BD" w14:textId="77777777" w:rsidR="00286B0D" w:rsidRPr="00E26103" w:rsidRDefault="00867ABA" w:rsidP="00286B0D">
            <w:pPr>
              <w:pStyle w:val="cabecera1"/>
              <w:spacing w:after="0" w:afterAutospacing="0"/>
              <w:rPr>
                <w:b/>
                <w:color w:val="FF0000"/>
                <w:szCs w:val="20"/>
              </w:rPr>
            </w:pPr>
            <w:r w:rsidRPr="00E26103">
              <w:rPr>
                <w:b/>
                <w:color w:val="FF0000"/>
                <w:szCs w:val="20"/>
              </w:rPr>
              <w:t>Objetivo</w:t>
            </w:r>
          </w:p>
          <w:p w14:paraId="03CE2154" w14:textId="52F9D395" w:rsidR="00867ABA" w:rsidRPr="00E26103" w:rsidRDefault="00867ABA" w:rsidP="00286B0D">
            <w:pPr>
              <w:pStyle w:val="cabecera1"/>
              <w:spacing w:before="0" w:beforeAutospacing="0"/>
              <w:rPr>
                <w:color w:val="FF0000"/>
                <w:szCs w:val="20"/>
              </w:rPr>
            </w:pPr>
            <w:r w:rsidRPr="00E26103">
              <w:rPr>
                <w:color w:val="FF0000"/>
                <w:szCs w:val="20"/>
              </w:rPr>
              <w:t>Esta secuencia de imágenes presenta los distintos principios que rigen al Estado democrático e invita a valorar su importancia.</w:t>
            </w:r>
          </w:p>
          <w:p w14:paraId="15E13709" w14:textId="77777777" w:rsidR="00867ABA" w:rsidRPr="00E26103" w:rsidRDefault="00867ABA" w:rsidP="00867ABA">
            <w:pPr>
              <w:pStyle w:val="cabecera1"/>
              <w:rPr>
                <w:b/>
                <w:color w:val="FF0000"/>
                <w:szCs w:val="20"/>
              </w:rPr>
            </w:pPr>
            <w:r w:rsidRPr="00E26103">
              <w:rPr>
                <w:b/>
                <w:color w:val="FF0000"/>
                <w:szCs w:val="20"/>
              </w:rPr>
              <w:t>Propuesta</w:t>
            </w:r>
          </w:p>
          <w:p w14:paraId="0A50957A" w14:textId="77777777" w:rsidR="00286B0D" w:rsidRPr="00E26103" w:rsidRDefault="00867ABA" w:rsidP="00286B0D">
            <w:pPr>
              <w:pStyle w:val="cabecera2"/>
              <w:spacing w:before="0" w:beforeAutospacing="0" w:after="0" w:afterAutospacing="0"/>
              <w:rPr>
                <w:b/>
                <w:color w:val="FF0000"/>
                <w:szCs w:val="20"/>
              </w:rPr>
            </w:pPr>
            <w:r w:rsidRPr="00E26103">
              <w:rPr>
                <w:b/>
                <w:color w:val="FF0000"/>
                <w:szCs w:val="20"/>
              </w:rPr>
              <w:t>Antes de la presentación</w:t>
            </w:r>
          </w:p>
          <w:p w14:paraId="04C9469C" w14:textId="5083275C" w:rsidR="00867ABA" w:rsidRPr="00E26103" w:rsidRDefault="00867ABA" w:rsidP="00286B0D">
            <w:pPr>
              <w:pStyle w:val="cabecera2"/>
              <w:spacing w:before="0" w:beforeAutospacing="0" w:after="0" w:afterAutospacing="0"/>
              <w:rPr>
                <w:color w:val="FF0000"/>
                <w:szCs w:val="20"/>
              </w:rPr>
            </w:pPr>
            <w:r w:rsidRPr="00E26103">
              <w:rPr>
                <w:color w:val="FF0000"/>
                <w:szCs w:val="20"/>
              </w:rPr>
              <w:t>Pídales a los estudiantes que enuncien todos los aspectos que consideren propios de cualquier régimen democrático.</w:t>
            </w:r>
          </w:p>
          <w:p w14:paraId="6734D977" w14:textId="77777777" w:rsidR="00867ABA" w:rsidRPr="00E26103" w:rsidRDefault="00867ABA" w:rsidP="00867ABA">
            <w:pPr>
              <w:pStyle w:val="NormalWeb"/>
              <w:spacing w:before="2" w:after="2"/>
              <w:rPr>
                <w:color w:val="FF0000"/>
                <w:sz w:val="22"/>
              </w:rPr>
            </w:pPr>
          </w:p>
          <w:p w14:paraId="020AB599" w14:textId="2CE7194F" w:rsidR="00867ABA" w:rsidRPr="00E26103" w:rsidRDefault="00867ABA" w:rsidP="00867ABA">
            <w:pPr>
              <w:pStyle w:val="NormalWeb"/>
              <w:spacing w:before="2" w:after="2"/>
              <w:rPr>
                <w:color w:val="FF0000"/>
                <w:sz w:val="22"/>
              </w:rPr>
            </w:pPr>
            <w:r w:rsidRPr="00E26103">
              <w:rPr>
                <w:color w:val="FF0000"/>
                <w:sz w:val="22"/>
              </w:rPr>
              <w:t>Posteriormente, guíe la reflexión para que valoren su importancia para el correcto funcionamiento del Estado y la vida en sociedad. </w:t>
            </w:r>
          </w:p>
          <w:p w14:paraId="6FE5535F" w14:textId="4ADEA8F3" w:rsidR="00867ABA" w:rsidRPr="00E26103" w:rsidRDefault="00867ABA" w:rsidP="00286B0D">
            <w:pPr>
              <w:pStyle w:val="cabecera2"/>
              <w:spacing w:after="0" w:afterAutospacing="0"/>
              <w:rPr>
                <w:b/>
                <w:color w:val="FF0000"/>
                <w:szCs w:val="20"/>
              </w:rPr>
            </w:pPr>
            <w:r w:rsidRPr="00E26103">
              <w:rPr>
                <w:b/>
                <w:color w:val="FF0000"/>
                <w:szCs w:val="20"/>
              </w:rPr>
              <w:t>Durante la presentación</w:t>
            </w:r>
          </w:p>
          <w:p w14:paraId="4BBC4479" w14:textId="1C8A1C3E" w:rsidR="00867ABA" w:rsidRPr="00E26103" w:rsidRDefault="00867ABA" w:rsidP="00867ABA">
            <w:pPr>
              <w:pStyle w:val="NormalWeb"/>
              <w:spacing w:before="2" w:after="2"/>
              <w:rPr>
                <w:color w:val="FF0000"/>
                <w:sz w:val="22"/>
              </w:rPr>
            </w:pPr>
            <w:r w:rsidRPr="00E26103">
              <w:rPr>
                <w:color w:val="FF0000"/>
                <w:sz w:val="22"/>
              </w:rPr>
              <w:t>La secuencia de imágenes plantea, como principios de la democracia, diversos conceptos sobre los que es interesante reflexionar. Para ello, y en la diapositiva que considere más indicado, formúleles a los estudiantes estas preguntas:</w:t>
            </w:r>
          </w:p>
          <w:p w14:paraId="2FC9F8D3" w14:textId="77777777" w:rsidR="00286B0D" w:rsidRPr="00E26103" w:rsidRDefault="00286B0D" w:rsidP="00867ABA">
            <w:pPr>
              <w:pStyle w:val="NormalWeb"/>
              <w:spacing w:before="2" w:after="2"/>
              <w:rPr>
                <w:color w:val="FF0000"/>
                <w:sz w:val="22"/>
              </w:rPr>
            </w:pPr>
          </w:p>
          <w:p w14:paraId="621770D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xml:space="preserve">- ¿Por qué la igualdad, la libertad y la justicia </w:t>
            </w:r>
            <w:r w:rsidR="00286B0D" w:rsidRPr="00E26103">
              <w:rPr>
                <w:color w:val="FF0000"/>
                <w:szCs w:val="20"/>
              </w:rPr>
              <w:t>son relevantes en un</w:t>
            </w:r>
            <w:r w:rsidRPr="00E26103">
              <w:rPr>
                <w:color w:val="FF0000"/>
                <w:szCs w:val="20"/>
              </w:rPr>
              <w:t xml:space="preserve"> Estado democrático?</w:t>
            </w:r>
          </w:p>
          <w:p w14:paraId="3DA8CE52" w14:textId="3850F8DE" w:rsidR="00867ABA" w:rsidRPr="00E26103" w:rsidRDefault="00867ABA" w:rsidP="00286B0D">
            <w:pPr>
              <w:pStyle w:val="tab1"/>
              <w:spacing w:before="0" w:beforeAutospacing="0" w:after="0" w:afterAutospacing="0"/>
              <w:rPr>
                <w:color w:val="FF0000"/>
                <w:szCs w:val="20"/>
              </w:rPr>
            </w:pPr>
            <w:r w:rsidRPr="00E26103">
              <w:rPr>
                <w:color w:val="FF0000"/>
                <w:szCs w:val="20"/>
              </w:rPr>
              <w:t xml:space="preserve">- ¿Qué es la soberanía </w:t>
            </w:r>
            <w:r w:rsidR="00286B0D" w:rsidRPr="00E26103">
              <w:rPr>
                <w:color w:val="FF0000"/>
                <w:szCs w:val="20"/>
              </w:rPr>
              <w:t>popular</w:t>
            </w:r>
            <w:r w:rsidRPr="00E26103">
              <w:rPr>
                <w:color w:val="FF0000"/>
                <w:szCs w:val="20"/>
              </w:rPr>
              <w:t>? ¿Quiénes y cómo la ejercen?</w:t>
            </w:r>
          </w:p>
          <w:p w14:paraId="536AC92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Cómo se equilibran las decisiones de la mayoría y las necesidades de la minoría?</w:t>
            </w:r>
          </w:p>
          <w:p w14:paraId="677205AE" w14:textId="4F1E6C75" w:rsidR="00867ABA"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Por qué es necesaria la representatividad en un Estado democrático</w:t>
            </w:r>
            <w:r w:rsidRPr="00E26103">
              <w:rPr>
                <w:color w:val="FF0000"/>
                <w:szCs w:val="20"/>
              </w:rPr>
              <w:t>?</w:t>
            </w:r>
          </w:p>
          <w:p w14:paraId="46545B71" w14:textId="4187A242"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 xml:space="preserve">Qué garantiza el principio </w:t>
            </w:r>
            <w:r w:rsidR="00F07EA5" w:rsidRPr="00E26103">
              <w:rPr>
                <w:color w:val="FF0000"/>
                <w:szCs w:val="20"/>
              </w:rPr>
              <w:t xml:space="preserve">de </w:t>
            </w:r>
            <w:r w:rsidR="00286B0D" w:rsidRPr="00E26103">
              <w:rPr>
                <w:color w:val="FF0000"/>
                <w:szCs w:val="20"/>
              </w:rPr>
              <w:t>participación efectiva por parte de los ciudadanos</w:t>
            </w:r>
            <w:r w:rsidRPr="00E26103">
              <w:rPr>
                <w:color w:val="FF0000"/>
                <w:szCs w:val="20"/>
              </w:rPr>
              <w:t>?</w:t>
            </w:r>
          </w:p>
          <w:p w14:paraId="6BBA5427" w14:textId="6D16BE98" w:rsidR="004C73F2" w:rsidRPr="00E26103" w:rsidRDefault="004C73F2" w:rsidP="00286B0D">
            <w:pPr>
              <w:pStyle w:val="tab1"/>
              <w:spacing w:before="0" w:beforeAutospacing="0" w:after="0" w:afterAutospacing="0"/>
              <w:rPr>
                <w:color w:val="FF0000"/>
                <w:szCs w:val="20"/>
              </w:rPr>
            </w:pPr>
            <w:r w:rsidRPr="00E26103">
              <w:rPr>
                <w:color w:val="FF0000"/>
              </w:rPr>
              <w:t>- ¿Por qué se considera imprescindible la división de poderes? ¿Qué ocurriría si no existiera?</w:t>
            </w:r>
          </w:p>
          <w:p w14:paraId="45D18764" w14:textId="77777777" w:rsidR="00F07EA5" w:rsidRPr="00E26103" w:rsidRDefault="00286B0D" w:rsidP="00F07EA5">
            <w:pPr>
              <w:pStyle w:val="cabecera2"/>
              <w:spacing w:after="0" w:afterAutospacing="0"/>
              <w:rPr>
                <w:b/>
                <w:color w:val="FF0000"/>
                <w:szCs w:val="20"/>
              </w:rPr>
            </w:pPr>
            <w:r w:rsidRPr="00E26103">
              <w:rPr>
                <w:b/>
                <w:color w:val="FF0000"/>
                <w:szCs w:val="20"/>
              </w:rPr>
              <w:t>Después de la presentación</w:t>
            </w:r>
          </w:p>
          <w:p w14:paraId="0C7A0973" w14:textId="1243EC69" w:rsidR="007E4068" w:rsidRPr="00E26103" w:rsidRDefault="00286B0D" w:rsidP="00F07EA5">
            <w:pPr>
              <w:pStyle w:val="cabecera2"/>
              <w:spacing w:before="0" w:beforeAutospacing="0" w:after="0" w:afterAutospacing="0"/>
              <w:rPr>
                <w:color w:val="FF0000"/>
                <w:szCs w:val="20"/>
              </w:rPr>
            </w:pPr>
            <w:r w:rsidRPr="00E26103">
              <w:rPr>
                <w:color w:val="FF0000"/>
                <w:szCs w:val="20"/>
              </w:rPr>
              <w:t>P</w:t>
            </w:r>
            <w:r w:rsidR="00867ABA" w:rsidRPr="00E26103">
              <w:rPr>
                <w:color w:val="FF0000"/>
                <w:szCs w:val="20"/>
              </w:rPr>
              <w:t xml:space="preserve">ara concluir la reflexión sobre </w:t>
            </w:r>
            <w:r w:rsidR="004C73F2" w:rsidRPr="00E26103">
              <w:rPr>
                <w:color w:val="FF0000"/>
                <w:szCs w:val="20"/>
              </w:rPr>
              <w:t>los principios de una democracia</w:t>
            </w:r>
            <w:r w:rsidR="00867ABA" w:rsidRPr="00E26103">
              <w:rPr>
                <w:color w:val="FF0000"/>
                <w:szCs w:val="20"/>
              </w:rPr>
              <w:t xml:space="preserve">, </w:t>
            </w:r>
            <w:r w:rsidR="004C73F2" w:rsidRPr="00E26103">
              <w:rPr>
                <w:color w:val="FF0000"/>
                <w:szCs w:val="20"/>
              </w:rPr>
              <w:t>proyecte la</w:t>
            </w:r>
            <w:r w:rsidR="00867ABA" w:rsidRPr="00E26103">
              <w:rPr>
                <w:color w:val="FF0000"/>
                <w:szCs w:val="20"/>
              </w:rPr>
              <w:t xml:space="preserve"> noticia emitida por Televisión Española (TVE) el 21 de octubre de 2011 sobre la Libia que comenzaba a construirse tras la caída de Muammar al-Gaddafi [</w:t>
            </w:r>
            <w:r w:rsidR="004C73F2" w:rsidRPr="00E26103">
              <w:rPr>
                <w:color w:val="FF0000"/>
                <w:szCs w:val="20"/>
              </w:rPr>
              <w:t>VER</w:t>
            </w:r>
            <w:r w:rsidR="00867ABA" w:rsidRPr="00E26103">
              <w:rPr>
                <w:color w:val="FF0000"/>
                <w:szCs w:val="20"/>
              </w:rPr>
              <w:t>]</w:t>
            </w:r>
            <w:r w:rsidR="004C73F2" w:rsidRPr="00E26103">
              <w:rPr>
                <w:color w:val="FF0000"/>
                <w:szCs w:val="20"/>
              </w:rPr>
              <w:t xml:space="preserve"> [http://www.rtve.es/alacarta/videos/telediario/expertos-coinciden-pasaran-anos-antes-se-pueda-hablar-democracia-libia/</w:t>
            </w:r>
            <w:r w:rsidR="007E4068" w:rsidRPr="00E26103">
              <w:rPr>
                <w:color w:val="FF0000"/>
                <w:szCs w:val="20"/>
              </w:rPr>
              <w:t>1229955</w:t>
            </w:r>
            <w:r w:rsidR="004C73F2" w:rsidRPr="00E26103">
              <w:rPr>
                <w:color w:val="FF0000"/>
                <w:szCs w:val="20"/>
              </w:rPr>
              <w:t>]</w:t>
            </w:r>
            <w:r w:rsidR="00867ABA" w:rsidRPr="00E26103">
              <w:rPr>
                <w:color w:val="FF0000"/>
                <w:szCs w:val="20"/>
              </w:rPr>
              <w:t xml:space="preserve">. </w:t>
            </w:r>
          </w:p>
          <w:p w14:paraId="25A3B9FC" w14:textId="6536441F" w:rsidR="00867ABA" w:rsidRPr="00E26103" w:rsidRDefault="007E4068" w:rsidP="00286B0D">
            <w:pPr>
              <w:pStyle w:val="cabecera2"/>
              <w:rPr>
                <w:color w:val="FF0000"/>
                <w:szCs w:val="20"/>
              </w:rPr>
            </w:pPr>
            <w:r w:rsidRPr="00E26103">
              <w:rPr>
                <w:color w:val="FF0000"/>
                <w:szCs w:val="20"/>
              </w:rPr>
              <w:t>Pídales a los estudiantes que, a</w:t>
            </w:r>
            <w:r w:rsidR="00867ABA" w:rsidRPr="00E26103">
              <w:rPr>
                <w:color w:val="FF0000"/>
                <w:szCs w:val="20"/>
              </w:rPr>
              <w:t xml:space="preserve"> partir del v</w:t>
            </w:r>
            <w:r w:rsidRPr="00E26103">
              <w:rPr>
                <w:color w:val="FF0000"/>
                <w:szCs w:val="20"/>
              </w:rPr>
              <w:t>i</w:t>
            </w:r>
            <w:r w:rsidR="00867ABA" w:rsidRPr="00E26103">
              <w:rPr>
                <w:color w:val="FF0000"/>
                <w:szCs w:val="20"/>
              </w:rPr>
              <w:t xml:space="preserve">deo, </w:t>
            </w:r>
            <w:r w:rsidRPr="00E26103">
              <w:rPr>
                <w:color w:val="FF0000"/>
                <w:szCs w:val="20"/>
              </w:rPr>
              <w:t>escriban</w:t>
            </w:r>
            <w:r w:rsidR="00867ABA" w:rsidRPr="00E26103">
              <w:rPr>
                <w:color w:val="FF0000"/>
                <w:szCs w:val="20"/>
              </w:rPr>
              <w:t xml:space="preserve"> cuáles son los pasos que </w:t>
            </w:r>
            <w:r w:rsidR="0066179A" w:rsidRPr="00E26103">
              <w:rPr>
                <w:color w:val="FF0000"/>
                <w:szCs w:val="20"/>
              </w:rPr>
              <w:t>deberían</w:t>
            </w:r>
            <w:r w:rsidRPr="00E26103">
              <w:rPr>
                <w:color w:val="FF0000"/>
                <w:szCs w:val="20"/>
              </w:rPr>
              <w:t xml:space="preserve"> seguir Libia</w:t>
            </w:r>
            <w:r w:rsidR="00867ABA" w:rsidRPr="00E26103">
              <w:rPr>
                <w:color w:val="FF0000"/>
                <w:szCs w:val="20"/>
              </w:rPr>
              <w:t xml:space="preserve"> o cualquier otro Estado que acabe de salir de una dictadura</w:t>
            </w:r>
            <w:r w:rsidRPr="00E26103">
              <w:rPr>
                <w:color w:val="FF0000"/>
                <w:szCs w:val="20"/>
              </w:rPr>
              <w:t>. Indíqueles que pueden guiarse por estas preguntas:</w:t>
            </w:r>
          </w:p>
          <w:p w14:paraId="3DF3E2D5" w14:textId="77777777" w:rsidR="007E4068" w:rsidRPr="00E26103" w:rsidRDefault="00867ABA" w:rsidP="007E4068">
            <w:pPr>
              <w:pStyle w:val="tab1"/>
              <w:spacing w:before="0" w:beforeAutospacing="0" w:after="0" w:afterAutospacing="0"/>
              <w:rPr>
                <w:color w:val="FF0000"/>
                <w:szCs w:val="20"/>
              </w:rPr>
            </w:pPr>
            <w:r w:rsidRPr="00E26103">
              <w:rPr>
                <w:color w:val="FF0000"/>
                <w:szCs w:val="20"/>
              </w:rPr>
              <w:lastRenderedPageBreak/>
              <w:t>- ¿Cuáles son los retos a los que debe enfrentarse el proyecto democrático?</w:t>
            </w:r>
          </w:p>
          <w:p w14:paraId="71B7AB1C" w14:textId="5051D58D" w:rsidR="00867ABA" w:rsidRPr="00E26103" w:rsidRDefault="00867ABA" w:rsidP="007E4068">
            <w:pPr>
              <w:pStyle w:val="tab1"/>
              <w:spacing w:before="0" w:beforeAutospacing="0" w:after="0" w:afterAutospacing="0"/>
              <w:rPr>
                <w:color w:val="FF0000"/>
                <w:szCs w:val="20"/>
              </w:rPr>
            </w:pPr>
            <w:r w:rsidRPr="00E26103">
              <w:rPr>
                <w:color w:val="FF0000"/>
                <w:szCs w:val="20"/>
              </w:rPr>
              <w:t>- ¿Qué sucede con las estructuras políticas y dirigentes del régimen precedente?</w:t>
            </w:r>
          </w:p>
          <w:p w14:paraId="2E2C572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¿Quién debe dar los primeros pasos en la reconstrucción democrática?</w:t>
            </w:r>
          </w:p>
          <w:p w14:paraId="7617F796" w14:textId="37398127" w:rsidR="00867ABA" w:rsidRPr="00E26103" w:rsidRDefault="00867ABA" w:rsidP="007E4068">
            <w:pPr>
              <w:pStyle w:val="tab1"/>
              <w:spacing w:before="0" w:beforeAutospacing="0" w:after="0" w:afterAutospacing="0"/>
              <w:rPr>
                <w:color w:val="FF0000"/>
                <w:szCs w:val="20"/>
              </w:rPr>
            </w:pPr>
            <w:r w:rsidRPr="00E26103">
              <w:rPr>
                <w:color w:val="FF0000"/>
                <w:szCs w:val="20"/>
              </w:rPr>
              <w:t xml:space="preserve">- ¿Quién </w:t>
            </w:r>
            <w:r w:rsidR="007E4068" w:rsidRPr="00E26103">
              <w:rPr>
                <w:color w:val="FF0000"/>
                <w:szCs w:val="20"/>
              </w:rPr>
              <w:t>debe</w:t>
            </w:r>
            <w:r w:rsidRPr="00E26103">
              <w:rPr>
                <w:color w:val="FF0000"/>
                <w:szCs w:val="20"/>
              </w:rPr>
              <w:t xml:space="preserve"> </w:t>
            </w:r>
            <w:r w:rsidR="007E4068" w:rsidRPr="00E26103">
              <w:rPr>
                <w:color w:val="FF0000"/>
                <w:szCs w:val="20"/>
              </w:rPr>
              <w:t xml:space="preserve">diseñar </w:t>
            </w:r>
            <w:r w:rsidRPr="00E26103">
              <w:rPr>
                <w:color w:val="FF0000"/>
                <w:szCs w:val="20"/>
              </w:rPr>
              <w:t>el nuevo modelo de Estado? ¿</w:t>
            </w:r>
            <w:r w:rsidR="007E4068" w:rsidRPr="00E26103">
              <w:rPr>
                <w:color w:val="FF0000"/>
                <w:szCs w:val="20"/>
              </w:rPr>
              <w:t>Cómo puede</w:t>
            </w:r>
            <w:r w:rsidRPr="00E26103">
              <w:rPr>
                <w:color w:val="FF0000"/>
                <w:szCs w:val="20"/>
              </w:rPr>
              <w:t xml:space="preserve"> legitima</w:t>
            </w:r>
            <w:r w:rsidR="007E4068" w:rsidRPr="00E26103">
              <w:rPr>
                <w:color w:val="FF0000"/>
                <w:szCs w:val="20"/>
              </w:rPr>
              <w:t>rlo</w:t>
            </w:r>
            <w:r w:rsidRPr="00E26103">
              <w:rPr>
                <w:color w:val="FF0000"/>
                <w:szCs w:val="20"/>
              </w:rPr>
              <w:t>?</w:t>
            </w:r>
          </w:p>
          <w:p w14:paraId="10822AD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¿Cuál debe ser el papel de la comunidad internacional en el proceso de democratización de un Estado?</w:t>
            </w:r>
          </w:p>
          <w:p w14:paraId="6CB1F23C" w14:textId="341C8664" w:rsidR="00867ABA" w:rsidRPr="00E26103" w:rsidRDefault="00867ABA" w:rsidP="007E4068">
            <w:pPr>
              <w:pStyle w:val="tab1"/>
              <w:spacing w:before="0" w:beforeAutospacing="0" w:after="0" w:afterAutospacing="0"/>
              <w:rPr>
                <w:color w:val="FF0000"/>
                <w:szCs w:val="20"/>
              </w:rPr>
            </w:pPr>
            <w:r w:rsidRPr="00E26103">
              <w:rPr>
                <w:color w:val="FF0000"/>
                <w:szCs w:val="20"/>
              </w:rPr>
              <w:t>- ¿Cuáles pueden ser los aspectos más complicados en una transición política</w:t>
            </w:r>
            <w:r w:rsidR="007E4068" w:rsidRPr="00E26103">
              <w:rPr>
                <w:color w:val="FF0000"/>
                <w:szCs w:val="20"/>
              </w:rPr>
              <w:t xml:space="preserve"> hacia la democracia</w:t>
            </w:r>
            <w:r w:rsidRPr="00E26103">
              <w:rPr>
                <w:color w:val="FF0000"/>
                <w:szCs w:val="20"/>
              </w:rPr>
              <w:t>?</w:t>
            </w:r>
          </w:p>
          <w:p w14:paraId="0B5ED86B"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¿Cómo puede lograr</w:t>
            </w:r>
            <w:r w:rsidR="007E4068" w:rsidRPr="00E26103">
              <w:rPr>
                <w:color w:val="FF0000"/>
                <w:szCs w:val="20"/>
              </w:rPr>
              <w:t>se</w:t>
            </w:r>
            <w:r w:rsidRPr="00E26103">
              <w:rPr>
                <w:color w:val="FF0000"/>
                <w:szCs w:val="20"/>
              </w:rPr>
              <w:t xml:space="preserve"> la consolidación de la democracia?</w:t>
            </w:r>
          </w:p>
          <w:p w14:paraId="50A129EE" w14:textId="77777777" w:rsidR="007E4068" w:rsidRPr="00E26103" w:rsidRDefault="007E4068" w:rsidP="007E4068">
            <w:pPr>
              <w:pStyle w:val="tab1"/>
              <w:spacing w:before="0" w:beforeAutospacing="0" w:after="0" w:afterAutospacing="0"/>
              <w:rPr>
                <w:color w:val="FF0000"/>
                <w:szCs w:val="20"/>
              </w:rPr>
            </w:pPr>
          </w:p>
          <w:p w14:paraId="24652179" w14:textId="56C1E4B7" w:rsidR="007E4068" w:rsidRPr="00E26103" w:rsidRDefault="007E4068" w:rsidP="007E4068">
            <w:pPr>
              <w:pStyle w:val="tab1"/>
              <w:spacing w:before="0" w:beforeAutospacing="0" w:after="0" w:afterAutospacing="0"/>
              <w:rPr>
                <w:b/>
                <w:color w:val="FF0000"/>
                <w:szCs w:val="20"/>
              </w:rPr>
            </w:pPr>
            <w:r w:rsidRPr="00E26103">
              <w:rPr>
                <w:b/>
                <w:color w:val="FF0000"/>
                <w:szCs w:val="20"/>
              </w:rPr>
              <w:t>FICHA DEL ESTUDIANTE</w:t>
            </w:r>
          </w:p>
          <w:p w14:paraId="14F141A7" w14:textId="77777777" w:rsidR="007E4068" w:rsidRPr="00E26103" w:rsidRDefault="007E4068" w:rsidP="007E4068">
            <w:pPr>
              <w:pStyle w:val="tab1"/>
              <w:spacing w:after="0"/>
              <w:rPr>
                <w:b/>
                <w:color w:val="FF0000"/>
                <w:szCs w:val="20"/>
              </w:rPr>
            </w:pPr>
            <w:r w:rsidRPr="00E26103">
              <w:rPr>
                <w:b/>
                <w:color w:val="FF0000"/>
                <w:szCs w:val="20"/>
              </w:rPr>
              <w:t>Los rasgos del Estado democrático</w:t>
            </w:r>
          </w:p>
          <w:p w14:paraId="1D958615" w14:textId="04C8321A" w:rsidR="007E4068" w:rsidRPr="00E26103" w:rsidRDefault="007E4068" w:rsidP="00C80AB2">
            <w:pPr>
              <w:pStyle w:val="tab1"/>
              <w:spacing w:before="0" w:beforeAutospacing="0" w:after="0"/>
              <w:rPr>
                <w:color w:val="FF0000"/>
                <w:szCs w:val="20"/>
              </w:rPr>
            </w:pPr>
            <w:r w:rsidRPr="00E26103">
              <w:rPr>
                <w:color w:val="FF0000"/>
                <w:szCs w:val="20"/>
              </w:rPr>
              <w:t xml:space="preserve">Los </w:t>
            </w:r>
            <w:r w:rsidRPr="00E26103">
              <w:rPr>
                <w:b/>
                <w:color w:val="FF0000"/>
                <w:szCs w:val="20"/>
              </w:rPr>
              <w:t>Estados democráticos</w:t>
            </w:r>
            <w:r w:rsidRPr="00E26103">
              <w:rPr>
                <w:color w:val="FF0000"/>
                <w:szCs w:val="20"/>
              </w:rPr>
              <w:t xml:space="preserve"> son aquellos en los que la soberanía nacional recae en sus ciudadanos, es decir, e</w:t>
            </w:r>
            <w:r w:rsidR="00C80AB2" w:rsidRPr="00E26103">
              <w:rPr>
                <w:color w:val="FF0000"/>
                <w:szCs w:val="20"/>
              </w:rPr>
              <w:t>n los que e</w:t>
            </w:r>
            <w:r w:rsidRPr="00E26103">
              <w:rPr>
                <w:color w:val="FF0000"/>
                <w:szCs w:val="20"/>
              </w:rPr>
              <w:t>l poder reside en el pueblo</w:t>
            </w:r>
            <w:r w:rsidR="00C80AB2" w:rsidRPr="00E26103">
              <w:rPr>
                <w:color w:val="FF0000"/>
                <w:szCs w:val="20"/>
              </w:rPr>
              <w:t xml:space="preserve"> (</w:t>
            </w:r>
            <w:r w:rsidR="00C80AB2" w:rsidRPr="00E26103">
              <w:rPr>
                <w:b/>
                <w:color w:val="FF0000"/>
                <w:szCs w:val="20"/>
              </w:rPr>
              <w:t>soberanía popular</w:t>
            </w:r>
            <w:r w:rsidR="00C80AB2" w:rsidRPr="00E26103">
              <w:rPr>
                <w:color w:val="FF0000"/>
                <w:szCs w:val="20"/>
              </w:rPr>
              <w:t>)</w:t>
            </w:r>
            <w:r w:rsidRPr="00E26103">
              <w:rPr>
                <w:color w:val="FF0000"/>
                <w:szCs w:val="20"/>
              </w:rPr>
              <w:t>.</w:t>
            </w:r>
          </w:p>
          <w:p w14:paraId="685D945C" w14:textId="32E8DDDF" w:rsidR="007E4068" w:rsidRPr="00E26103" w:rsidRDefault="007E4068" w:rsidP="00C80AB2">
            <w:pPr>
              <w:pStyle w:val="tab1"/>
              <w:spacing w:before="0" w:beforeAutospacing="0" w:after="0"/>
              <w:rPr>
                <w:color w:val="FF0000"/>
                <w:szCs w:val="20"/>
              </w:rPr>
            </w:pPr>
            <w:r w:rsidRPr="00E26103">
              <w:rPr>
                <w:color w:val="FF0000"/>
                <w:szCs w:val="20"/>
              </w:rPr>
              <w:t xml:space="preserve">En </w:t>
            </w:r>
            <w:r w:rsidR="00C80AB2" w:rsidRPr="00E26103">
              <w:rPr>
                <w:color w:val="FF0000"/>
                <w:szCs w:val="20"/>
              </w:rPr>
              <w:t xml:space="preserve">estos </w:t>
            </w:r>
            <w:r w:rsidRPr="00E26103">
              <w:rPr>
                <w:color w:val="FF0000"/>
                <w:szCs w:val="20"/>
              </w:rPr>
              <w:t>Estados</w:t>
            </w:r>
            <w:r w:rsidR="00C80AB2" w:rsidRPr="00E26103">
              <w:rPr>
                <w:color w:val="FF0000"/>
                <w:szCs w:val="20"/>
              </w:rPr>
              <w:t xml:space="preserve">, </w:t>
            </w:r>
            <w:r w:rsidRPr="00E26103">
              <w:rPr>
                <w:color w:val="FF0000"/>
                <w:szCs w:val="20"/>
              </w:rPr>
              <w:t xml:space="preserve">el </w:t>
            </w:r>
            <w:r w:rsidRPr="00E26103">
              <w:rPr>
                <w:b/>
                <w:color w:val="FF0000"/>
                <w:szCs w:val="20"/>
              </w:rPr>
              <w:t xml:space="preserve">poder es ejercido por </w:t>
            </w:r>
            <w:r w:rsidR="00C80AB2" w:rsidRPr="00E26103">
              <w:rPr>
                <w:b/>
                <w:color w:val="FF0000"/>
                <w:szCs w:val="20"/>
              </w:rPr>
              <w:t>los gobernantes</w:t>
            </w:r>
            <w:r w:rsidRPr="00E26103">
              <w:rPr>
                <w:color w:val="FF0000"/>
                <w:szCs w:val="20"/>
              </w:rPr>
              <w:t xml:space="preserve">, </w:t>
            </w:r>
            <w:r w:rsidR="00C80AB2" w:rsidRPr="00E26103">
              <w:rPr>
                <w:color w:val="FF0000"/>
                <w:szCs w:val="20"/>
              </w:rPr>
              <w:t xml:space="preserve">quienes son elegidos por los ciudadanos como </w:t>
            </w:r>
            <w:r w:rsidRPr="00E26103">
              <w:rPr>
                <w:b/>
                <w:color w:val="FF0000"/>
                <w:szCs w:val="20"/>
              </w:rPr>
              <w:t>representantes</w:t>
            </w:r>
            <w:r w:rsidR="00C80AB2" w:rsidRPr="00E26103">
              <w:rPr>
                <w:color w:val="FF0000"/>
                <w:szCs w:val="20"/>
              </w:rPr>
              <w:t xml:space="preserve">, </w:t>
            </w:r>
            <w:r w:rsidRPr="00E26103">
              <w:rPr>
                <w:color w:val="FF0000"/>
                <w:szCs w:val="20"/>
              </w:rPr>
              <w:t>mediante un</w:t>
            </w:r>
            <w:r w:rsidR="00C80AB2" w:rsidRPr="00E26103">
              <w:rPr>
                <w:color w:val="FF0000"/>
                <w:szCs w:val="20"/>
              </w:rPr>
              <w:t xml:space="preserve"> proceso electoral. Para que l</w:t>
            </w:r>
            <w:r w:rsidRPr="00E26103">
              <w:rPr>
                <w:color w:val="FF0000"/>
                <w:szCs w:val="20"/>
              </w:rPr>
              <w:t xml:space="preserve">as </w:t>
            </w:r>
            <w:r w:rsidRPr="00E26103">
              <w:rPr>
                <w:b/>
                <w:color w:val="FF0000"/>
                <w:szCs w:val="20"/>
              </w:rPr>
              <w:t>elecciones</w:t>
            </w:r>
            <w:r w:rsidRPr="00E26103">
              <w:rPr>
                <w:color w:val="FF0000"/>
                <w:szCs w:val="20"/>
              </w:rPr>
              <w:t xml:space="preserve"> sean </w:t>
            </w:r>
            <w:r w:rsidRPr="00E26103">
              <w:rPr>
                <w:b/>
                <w:color w:val="FF0000"/>
                <w:szCs w:val="20"/>
              </w:rPr>
              <w:t>democráticas</w:t>
            </w:r>
            <w:r w:rsidRPr="00E26103">
              <w:rPr>
                <w:color w:val="FF0000"/>
                <w:szCs w:val="20"/>
              </w:rPr>
              <w:t>, deben cumplirse cuatro requisitos esenciales:</w:t>
            </w:r>
          </w:p>
          <w:p w14:paraId="43E4D887" w14:textId="2A94841D" w:rsidR="007E4068" w:rsidRPr="00E26103" w:rsidRDefault="007E4068" w:rsidP="00C80AB2">
            <w:pPr>
              <w:pStyle w:val="tab1"/>
              <w:spacing w:before="0" w:beforeAutospacing="0" w:after="0"/>
              <w:rPr>
                <w:color w:val="FF0000"/>
                <w:szCs w:val="20"/>
              </w:rPr>
            </w:pPr>
            <w:r w:rsidRPr="00E26103">
              <w:rPr>
                <w:b/>
                <w:color w:val="FF0000"/>
                <w:szCs w:val="20"/>
              </w:rPr>
              <w:t>- Libertad</w:t>
            </w:r>
            <w:r w:rsidRPr="00E26103">
              <w:rPr>
                <w:color w:val="FF0000"/>
                <w:szCs w:val="20"/>
              </w:rPr>
              <w:t>: los ciudadanos tienen derecho a elegir y ser elegidos sin limitaciones ni coacciones de ningún tipo.</w:t>
            </w:r>
          </w:p>
          <w:p w14:paraId="36E95CDB" w14:textId="77777777" w:rsidR="00C80AB2" w:rsidRPr="00E26103" w:rsidRDefault="007E4068" w:rsidP="00C80AB2">
            <w:pPr>
              <w:pStyle w:val="tab1"/>
              <w:spacing w:before="0" w:beforeAutospacing="0" w:after="0"/>
              <w:rPr>
                <w:color w:val="FF0000"/>
                <w:szCs w:val="20"/>
              </w:rPr>
            </w:pPr>
            <w:r w:rsidRPr="00E26103">
              <w:rPr>
                <w:b/>
                <w:color w:val="FF0000"/>
                <w:szCs w:val="20"/>
              </w:rPr>
              <w:t>- Sufragio universal</w:t>
            </w:r>
            <w:r w:rsidRPr="00E26103">
              <w:rPr>
                <w:color w:val="FF0000"/>
                <w:szCs w:val="20"/>
              </w:rPr>
              <w:t xml:space="preserve">: </w:t>
            </w:r>
            <w:r w:rsidR="00C80AB2" w:rsidRPr="00E26103">
              <w:rPr>
                <w:color w:val="FF0000"/>
                <w:szCs w:val="20"/>
              </w:rPr>
              <w:t xml:space="preserve">los ciudadanos </w:t>
            </w:r>
            <w:r w:rsidRPr="00E26103">
              <w:rPr>
                <w:color w:val="FF0000"/>
                <w:szCs w:val="20"/>
              </w:rPr>
              <w:t>tienen derecho al voto</w:t>
            </w:r>
            <w:r w:rsidR="00C80AB2" w:rsidRPr="00E26103">
              <w:rPr>
                <w:color w:val="FF0000"/>
                <w:szCs w:val="20"/>
              </w:rPr>
              <w:t>, sin discriminación por razones de sexo, raza, religión, ideología política o poder adquisitivo, siempre y cuando sean mayores de edad.</w:t>
            </w:r>
          </w:p>
          <w:p w14:paraId="66FD8C6E" w14:textId="781A901B" w:rsidR="007E4068" w:rsidRPr="00E26103" w:rsidRDefault="007E4068" w:rsidP="00C80AB2">
            <w:pPr>
              <w:pStyle w:val="tab1"/>
              <w:spacing w:before="0" w:beforeAutospacing="0" w:after="0"/>
              <w:rPr>
                <w:color w:val="FF0000"/>
                <w:szCs w:val="20"/>
              </w:rPr>
            </w:pPr>
            <w:r w:rsidRPr="00E26103">
              <w:rPr>
                <w:b/>
                <w:color w:val="FF0000"/>
                <w:szCs w:val="20"/>
              </w:rPr>
              <w:t>- Pluralismo político</w:t>
            </w:r>
            <w:r w:rsidRPr="00E26103">
              <w:rPr>
                <w:color w:val="FF0000"/>
                <w:szCs w:val="20"/>
              </w:rPr>
              <w:t>: tienen derecho a concurrir a los comicios todos aquellos partidos y agrupaciones que acaten la</w:t>
            </w:r>
            <w:r w:rsidR="00C80AB2" w:rsidRPr="00E26103">
              <w:rPr>
                <w:color w:val="FF0000"/>
                <w:szCs w:val="20"/>
              </w:rPr>
              <w:t>s leyes</w:t>
            </w:r>
            <w:r w:rsidRPr="00E26103">
              <w:rPr>
                <w:color w:val="FF0000"/>
                <w:szCs w:val="20"/>
              </w:rPr>
              <w:t xml:space="preserve"> del Estado.</w:t>
            </w:r>
          </w:p>
          <w:p w14:paraId="56441911" w14:textId="51A1CBDE" w:rsidR="007E4068" w:rsidRPr="00E26103" w:rsidRDefault="007E4068" w:rsidP="00C80AB2">
            <w:pPr>
              <w:pStyle w:val="tab1"/>
              <w:spacing w:before="0" w:beforeAutospacing="0" w:after="0"/>
              <w:rPr>
                <w:color w:val="FF0000"/>
                <w:szCs w:val="20"/>
              </w:rPr>
            </w:pPr>
            <w:r w:rsidRPr="00E26103">
              <w:rPr>
                <w:b/>
                <w:color w:val="FF0000"/>
                <w:szCs w:val="20"/>
              </w:rPr>
              <w:t>- Periodicidad:</w:t>
            </w:r>
            <w:r w:rsidRPr="00E26103">
              <w:rPr>
                <w:color w:val="FF0000"/>
                <w:szCs w:val="20"/>
              </w:rPr>
              <w:t xml:space="preserve"> los comicios deben celebrarse de forma periódica, según </w:t>
            </w:r>
            <w:r w:rsidR="00C80AB2" w:rsidRPr="00E26103">
              <w:rPr>
                <w:color w:val="FF0000"/>
                <w:szCs w:val="20"/>
              </w:rPr>
              <w:t xml:space="preserve">lo </w:t>
            </w:r>
            <w:r w:rsidRPr="00E26103">
              <w:rPr>
                <w:color w:val="FF0000"/>
                <w:szCs w:val="20"/>
              </w:rPr>
              <w:t>establezcan las leyes electorales.</w:t>
            </w:r>
          </w:p>
          <w:p w14:paraId="20CDDEF8" w14:textId="0E48ADFB" w:rsidR="007E4068" w:rsidRPr="00E26103" w:rsidRDefault="00F07EA5" w:rsidP="00C80AB2">
            <w:pPr>
              <w:pStyle w:val="tab1"/>
              <w:spacing w:before="0" w:beforeAutospacing="0" w:after="0"/>
              <w:rPr>
                <w:color w:val="FF0000"/>
                <w:szCs w:val="20"/>
              </w:rPr>
            </w:pPr>
            <w:r w:rsidRPr="00E26103">
              <w:rPr>
                <w:color w:val="FF0000"/>
                <w:szCs w:val="20"/>
              </w:rPr>
              <w:t xml:space="preserve">Si bien es la </w:t>
            </w:r>
            <w:r w:rsidRPr="00E26103">
              <w:rPr>
                <w:b/>
                <w:color w:val="FF0000"/>
                <w:szCs w:val="20"/>
              </w:rPr>
              <w:t>mayoría</w:t>
            </w:r>
            <w:r w:rsidRPr="00E26103">
              <w:rPr>
                <w:color w:val="FF0000"/>
                <w:szCs w:val="20"/>
              </w:rPr>
              <w:t xml:space="preserve"> quien con sus votos toma las decisiones políticas que afectan a la totalidad de los miembros de la sociedad, estas no pueden ir en contra de los </w:t>
            </w:r>
            <w:r w:rsidRPr="00E26103">
              <w:rPr>
                <w:b/>
                <w:color w:val="FF0000"/>
                <w:szCs w:val="20"/>
              </w:rPr>
              <w:t>derechos de la minoría</w:t>
            </w:r>
            <w:r w:rsidRPr="00E26103">
              <w:rPr>
                <w:color w:val="FF0000"/>
                <w:szCs w:val="20"/>
              </w:rPr>
              <w:t xml:space="preserve">. Además, en las democracias existe un contrapeso a las decisiones de la mayoría, conocido como </w:t>
            </w:r>
            <w:r w:rsidRPr="00E26103">
              <w:rPr>
                <w:b/>
                <w:color w:val="FF0000"/>
                <w:szCs w:val="20"/>
              </w:rPr>
              <w:t>oposición</w:t>
            </w:r>
            <w:r w:rsidRPr="00E26103">
              <w:rPr>
                <w:color w:val="FF0000"/>
                <w:szCs w:val="20"/>
              </w:rPr>
              <w:t xml:space="preserve">, que goza de plenas garantías para </w:t>
            </w:r>
            <w:r w:rsidRPr="00E26103">
              <w:rPr>
                <w:b/>
                <w:color w:val="FF0000"/>
                <w:szCs w:val="20"/>
              </w:rPr>
              <w:t>participar efectivamente</w:t>
            </w:r>
            <w:r w:rsidRPr="00E26103">
              <w:rPr>
                <w:color w:val="FF0000"/>
                <w:szCs w:val="20"/>
              </w:rPr>
              <w:t>, como cualquier otro ciudadano.</w:t>
            </w:r>
          </w:p>
          <w:p w14:paraId="14EFA3A4" w14:textId="68B3CBEE" w:rsidR="007E4068" w:rsidRPr="00E26103" w:rsidRDefault="00F07EA5" w:rsidP="00C80AB2">
            <w:pPr>
              <w:pStyle w:val="tab1"/>
              <w:spacing w:before="0" w:beforeAutospacing="0" w:after="0"/>
              <w:rPr>
                <w:color w:val="FF0000"/>
                <w:szCs w:val="20"/>
              </w:rPr>
            </w:pPr>
            <w:r w:rsidRPr="00E26103">
              <w:rPr>
                <w:color w:val="FF0000"/>
                <w:szCs w:val="20"/>
              </w:rPr>
              <w:t>Otro</w:t>
            </w:r>
            <w:r w:rsidR="007E4068" w:rsidRPr="00E26103">
              <w:rPr>
                <w:color w:val="FF0000"/>
                <w:szCs w:val="20"/>
              </w:rPr>
              <w:t xml:space="preserve"> de los puntales de todo régimen democrático es la </w:t>
            </w:r>
            <w:r w:rsidR="007E4068" w:rsidRPr="00E26103">
              <w:rPr>
                <w:b/>
                <w:color w:val="FF0000"/>
                <w:szCs w:val="20"/>
              </w:rPr>
              <w:t>separación de poderes</w:t>
            </w:r>
            <w:r w:rsidR="007E4068" w:rsidRPr="00E26103">
              <w:rPr>
                <w:color w:val="FF0000"/>
                <w:szCs w:val="20"/>
              </w:rPr>
              <w:t>, la cual persigue que ninguna persona o institución pueda acaparar todo el poder. Estos poderes son:</w:t>
            </w:r>
          </w:p>
          <w:p w14:paraId="7BACADB5" w14:textId="54A36817" w:rsidR="007E4068" w:rsidRPr="00E26103" w:rsidRDefault="007E4068" w:rsidP="00C80AB2">
            <w:pPr>
              <w:pStyle w:val="tab1"/>
              <w:spacing w:before="0" w:beforeAutospacing="0" w:after="0"/>
              <w:rPr>
                <w:color w:val="FF0000"/>
                <w:szCs w:val="20"/>
              </w:rPr>
            </w:pPr>
            <w:r w:rsidRPr="00E26103">
              <w:rPr>
                <w:b/>
                <w:color w:val="FF0000"/>
                <w:szCs w:val="20"/>
              </w:rPr>
              <w:t>- Poder legislativo:</w:t>
            </w:r>
            <w:r w:rsidRPr="00E26103">
              <w:rPr>
                <w:color w:val="FF0000"/>
                <w:szCs w:val="20"/>
              </w:rPr>
              <w:t xml:space="preserve"> reside en el Parlamento</w:t>
            </w:r>
            <w:r w:rsidR="00F07EA5" w:rsidRPr="00E26103">
              <w:rPr>
                <w:color w:val="FF0000"/>
                <w:szCs w:val="20"/>
              </w:rPr>
              <w:t xml:space="preserve"> o Congreso</w:t>
            </w:r>
            <w:r w:rsidRPr="00E26103">
              <w:rPr>
                <w:color w:val="FF0000"/>
                <w:szCs w:val="20"/>
              </w:rPr>
              <w:t>, cuya función es la de promulgar las leyes del Estado.</w:t>
            </w:r>
          </w:p>
          <w:p w14:paraId="15F688D3" w14:textId="05016B23" w:rsidR="007E4068" w:rsidRPr="00E26103" w:rsidRDefault="007E4068" w:rsidP="00C80AB2">
            <w:pPr>
              <w:pStyle w:val="tab1"/>
              <w:spacing w:before="0" w:beforeAutospacing="0" w:after="0"/>
              <w:rPr>
                <w:color w:val="FF0000"/>
                <w:szCs w:val="20"/>
              </w:rPr>
            </w:pPr>
            <w:r w:rsidRPr="00E26103">
              <w:rPr>
                <w:b/>
                <w:color w:val="FF0000"/>
                <w:szCs w:val="20"/>
              </w:rPr>
              <w:t>- Poder ejecutivo:</w:t>
            </w:r>
            <w:r w:rsidRPr="00E26103">
              <w:rPr>
                <w:color w:val="FF0000"/>
                <w:szCs w:val="20"/>
              </w:rPr>
              <w:t xml:space="preserve"> reside en el </w:t>
            </w:r>
            <w:r w:rsidR="006D1B12">
              <w:rPr>
                <w:color w:val="FF0000"/>
                <w:szCs w:val="20"/>
              </w:rPr>
              <w:t>G</w:t>
            </w:r>
            <w:r w:rsidRPr="00E26103">
              <w:rPr>
                <w:color w:val="FF0000"/>
                <w:szCs w:val="20"/>
              </w:rPr>
              <w:t>obierno, cuya función es la ejecutar las leyes aprobadas por el Parlamento</w:t>
            </w:r>
            <w:r w:rsidR="00F07EA5" w:rsidRPr="00E26103">
              <w:rPr>
                <w:color w:val="FF0000"/>
                <w:szCs w:val="20"/>
              </w:rPr>
              <w:t xml:space="preserve"> o Congreso</w:t>
            </w:r>
            <w:r w:rsidRPr="00E26103">
              <w:rPr>
                <w:color w:val="FF0000"/>
                <w:szCs w:val="20"/>
              </w:rPr>
              <w:t>.</w:t>
            </w:r>
          </w:p>
          <w:p w14:paraId="71C687A9" w14:textId="2BF33E1F" w:rsidR="007E4068" w:rsidRPr="00E26103" w:rsidRDefault="007E4068" w:rsidP="00C80AB2">
            <w:pPr>
              <w:pStyle w:val="tab1"/>
              <w:spacing w:before="0" w:beforeAutospacing="0" w:after="0" w:afterAutospacing="0"/>
              <w:rPr>
                <w:color w:val="FF0000"/>
                <w:szCs w:val="20"/>
              </w:rPr>
            </w:pPr>
            <w:r w:rsidRPr="00E26103">
              <w:rPr>
                <w:b/>
                <w:color w:val="FF0000"/>
                <w:szCs w:val="20"/>
              </w:rPr>
              <w:lastRenderedPageBreak/>
              <w:t>- Poder judicial:</w:t>
            </w:r>
            <w:r w:rsidRPr="00E26103">
              <w:rPr>
                <w:color w:val="FF0000"/>
                <w:szCs w:val="20"/>
              </w:rPr>
              <w:t xml:space="preserve"> reside en los tribunales de justicia, </w:t>
            </w:r>
            <w:r w:rsidR="006D1B12">
              <w:rPr>
                <w:color w:val="FF0000"/>
                <w:szCs w:val="20"/>
              </w:rPr>
              <w:t>lo</w:t>
            </w:r>
            <w:r w:rsidR="00F21CC9">
              <w:rPr>
                <w:color w:val="FF0000"/>
                <w:szCs w:val="20"/>
              </w:rPr>
              <w:t>s</w:t>
            </w:r>
            <w:r w:rsidR="006D1B12">
              <w:rPr>
                <w:color w:val="FF0000"/>
                <w:szCs w:val="20"/>
              </w:rPr>
              <w:t xml:space="preserve"> que </w:t>
            </w:r>
            <w:r w:rsidRPr="00E26103">
              <w:rPr>
                <w:color w:val="FF0000"/>
                <w:szCs w:val="20"/>
              </w:rPr>
              <w:t xml:space="preserve">velan por el cumplimiento de las leyes y juzgan </w:t>
            </w:r>
            <w:r w:rsidR="00F07EA5" w:rsidRPr="00E26103">
              <w:rPr>
                <w:color w:val="FF0000"/>
                <w:szCs w:val="20"/>
              </w:rPr>
              <w:t xml:space="preserve">a </w:t>
            </w:r>
            <w:r w:rsidRPr="00E26103">
              <w:rPr>
                <w:color w:val="FF0000"/>
                <w:szCs w:val="20"/>
              </w:rPr>
              <w:t>aquellos que las vulneran.</w:t>
            </w:r>
          </w:p>
          <w:p w14:paraId="756B87CA" w14:textId="77777777" w:rsidR="00657A45" w:rsidRPr="00E26103" w:rsidRDefault="00657A45" w:rsidP="00C80AB2">
            <w:pPr>
              <w:pStyle w:val="tab1"/>
              <w:spacing w:before="0" w:beforeAutospacing="0" w:after="0" w:afterAutospacing="0"/>
              <w:rPr>
                <w:color w:val="FF0000"/>
                <w:szCs w:val="20"/>
              </w:rPr>
            </w:pPr>
          </w:p>
          <w:p w14:paraId="312913B9" w14:textId="77777777" w:rsidR="007075AC" w:rsidRPr="00E26103" w:rsidRDefault="007075AC" w:rsidP="00C80AB2">
            <w:pPr>
              <w:pStyle w:val="tab1"/>
              <w:spacing w:before="0" w:beforeAutospacing="0" w:after="0" w:afterAutospacing="0"/>
              <w:rPr>
                <w:b/>
                <w:color w:val="FF0000"/>
                <w:szCs w:val="20"/>
              </w:rPr>
            </w:pPr>
            <w:r w:rsidRPr="00E26103">
              <w:rPr>
                <w:b/>
                <w:color w:val="FF0000"/>
                <w:szCs w:val="20"/>
              </w:rPr>
              <w:t>DIAPOSITIVAS</w:t>
            </w:r>
          </w:p>
          <w:p w14:paraId="79B1F07D" w14:textId="77777777" w:rsidR="007075AC" w:rsidRPr="00E26103" w:rsidRDefault="007075AC" w:rsidP="00C80AB2">
            <w:pPr>
              <w:pStyle w:val="tab1"/>
              <w:spacing w:before="0" w:beforeAutospacing="0" w:after="0" w:afterAutospacing="0"/>
              <w:rPr>
                <w:color w:val="FF0000"/>
                <w:szCs w:val="20"/>
              </w:rPr>
            </w:pPr>
            <w:r w:rsidRPr="00E26103">
              <w:rPr>
                <w:b/>
                <w:color w:val="FF0000"/>
                <w:szCs w:val="20"/>
              </w:rPr>
              <w:t>D1.</w:t>
            </w:r>
            <w:r w:rsidRPr="00E26103">
              <w:rPr>
                <w:color w:val="FF0000"/>
                <w:szCs w:val="20"/>
              </w:rPr>
              <w:t xml:space="preserve"> Cambiar texto por “Los principios del Estado democrático”.</w:t>
            </w:r>
          </w:p>
          <w:p w14:paraId="6B68E7B4" w14:textId="35E36B10" w:rsidR="00E26103" w:rsidRPr="00E26103" w:rsidRDefault="00E26103" w:rsidP="00C80AB2">
            <w:pPr>
              <w:pStyle w:val="tab1"/>
              <w:spacing w:before="0" w:beforeAutospacing="0" w:after="0" w:afterAutospacing="0"/>
              <w:rPr>
                <w:color w:val="FF0000"/>
                <w:szCs w:val="20"/>
              </w:rPr>
            </w:pPr>
            <w:r w:rsidRPr="00E26103">
              <w:rPr>
                <w:b/>
                <w:color w:val="FF0000"/>
                <w:szCs w:val="20"/>
              </w:rPr>
              <w:t>D5.</w:t>
            </w:r>
            <w:r w:rsidRPr="00E26103">
              <w:rPr>
                <w:color w:val="FF0000"/>
                <w:szCs w:val="20"/>
              </w:rPr>
              <w:t xml:space="preserve"> Al final, incluir texto “Además, participan haciendo seguimiento y control a las decisiones del gobierno.”</w:t>
            </w:r>
            <w:r w:rsidR="006D1B12">
              <w:rPr>
                <w:color w:val="FF0000"/>
                <w:szCs w:val="20"/>
              </w:rPr>
              <w:t>.</w:t>
            </w:r>
          </w:p>
          <w:p w14:paraId="091E8DF4" w14:textId="60E15C7F" w:rsidR="00E26103" w:rsidRPr="007E4068" w:rsidRDefault="007075AC" w:rsidP="0023396E">
            <w:pPr>
              <w:pStyle w:val="tab1"/>
              <w:spacing w:before="0" w:beforeAutospacing="0" w:after="0" w:afterAutospacing="0"/>
              <w:rPr>
                <w:szCs w:val="20"/>
              </w:rPr>
            </w:pPr>
            <w:r w:rsidRPr="00E26103">
              <w:rPr>
                <w:b/>
                <w:color w:val="FF0000"/>
                <w:szCs w:val="20"/>
              </w:rPr>
              <w:t>D6.</w:t>
            </w:r>
            <w:r w:rsidRPr="00E26103">
              <w:rPr>
                <w:color w:val="FF0000"/>
                <w:szCs w:val="20"/>
              </w:rPr>
              <w:t xml:space="preserve"> Cambiar imagen por</w:t>
            </w:r>
            <w:r w:rsidR="00456DA9">
              <w:rPr>
                <w:color w:val="FF0000"/>
                <w:szCs w:val="20"/>
              </w:rPr>
              <w:t xml:space="preserve"> </w:t>
            </w:r>
            <w:hyperlink r:id="rId25" w:history="1">
              <w:r w:rsidR="00E26103" w:rsidRPr="00E26103">
                <w:rPr>
                  <w:rStyle w:val="Hipervnculo"/>
                  <w:color w:val="FF0000"/>
                  <w:szCs w:val="20"/>
                </w:rPr>
                <w:t>http://hispanicasaber.planetasaber.com/encyclopedia/default.asp?idpack=9&amp;idpil=001S5N01&amp;ruta=Buscador</w:t>
              </w:r>
            </w:hyperlink>
            <w:r w:rsidR="00E26103" w:rsidRPr="00E26103">
              <w:rPr>
                <w:color w:val="FF0000"/>
                <w:szCs w:val="20"/>
              </w:rPr>
              <w:t>. El texto debe ser “Aunque priman las decisiones de la mayoría, se respetan los derechos de las minorías.”</w:t>
            </w:r>
            <w:r w:rsidR="0023396E">
              <w:rPr>
                <w:color w:val="FF0000"/>
                <w:szCs w:val="20"/>
              </w:rPr>
              <w:t>.</w:t>
            </w:r>
          </w:p>
        </w:tc>
      </w:tr>
    </w:tbl>
    <w:p w14:paraId="5510A775" w14:textId="3A63EFF5" w:rsidR="00867ABA" w:rsidRDefault="00867ABA" w:rsidP="0021569E">
      <w:pPr>
        <w:spacing w:after="0"/>
        <w:rPr>
          <w:rFonts w:ascii="Times" w:hAnsi="Times"/>
        </w:rPr>
      </w:pPr>
    </w:p>
    <w:p w14:paraId="47B447D9" w14:textId="336133B1" w:rsidR="003B7836" w:rsidRDefault="003B7836" w:rsidP="0021569E">
      <w:pPr>
        <w:spacing w:after="0"/>
        <w:rPr>
          <w:rFonts w:ascii="Times" w:hAnsi="Times"/>
        </w:rPr>
      </w:pPr>
      <w:r>
        <w:rPr>
          <w:rFonts w:ascii="Times" w:hAnsi="Times"/>
        </w:rPr>
        <w:t xml:space="preserve">El </w:t>
      </w:r>
      <w:r w:rsidR="00867ABA">
        <w:rPr>
          <w:rFonts w:ascii="Times" w:hAnsi="Times"/>
        </w:rPr>
        <w:t>principio inicial</w:t>
      </w:r>
      <w:r>
        <w:rPr>
          <w:rFonts w:ascii="Times" w:hAnsi="Times"/>
        </w:rPr>
        <w:t xml:space="preserve"> es la </w:t>
      </w:r>
      <w:r>
        <w:rPr>
          <w:rFonts w:ascii="Times" w:hAnsi="Times"/>
          <w:b/>
        </w:rPr>
        <w:t>soberanía popular</w:t>
      </w:r>
      <w:r>
        <w:rPr>
          <w:rFonts w:ascii="Times" w:hAnsi="Times"/>
        </w:rPr>
        <w:t xml:space="preserve">, que le da la legitimidad al </w:t>
      </w:r>
      <w:r w:rsidRPr="00F21CC9">
        <w:rPr>
          <w:rFonts w:ascii="Times" w:hAnsi="Times"/>
        </w:rPr>
        <w:t>g</w:t>
      </w:r>
      <w:r>
        <w:rPr>
          <w:rFonts w:ascii="Times" w:hAnsi="Times"/>
        </w:rPr>
        <w:t xml:space="preserve">obierno de ejercer su poder con el consentimiento de la sociedad. Esta idea reemplazó la </w:t>
      </w:r>
      <w:r w:rsidR="00F21CC9">
        <w:rPr>
          <w:rFonts w:ascii="Times" w:hAnsi="Times"/>
        </w:rPr>
        <w:t xml:space="preserve">noción </w:t>
      </w:r>
      <w:r>
        <w:rPr>
          <w:rFonts w:ascii="Times" w:hAnsi="Times"/>
        </w:rPr>
        <w:t xml:space="preserve">del </w:t>
      </w:r>
      <w:r>
        <w:rPr>
          <w:rFonts w:ascii="Times" w:hAnsi="Times"/>
          <w:b/>
        </w:rPr>
        <w:t>poder soberano</w:t>
      </w:r>
      <w:r>
        <w:rPr>
          <w:rFonts w:ascii="Times" w:hAnsi="Times"/>
        </w:rPr>
        <w:t xml:space="preserve"> </w:t>
      </w:r>
      <w:r w:rsidRPr="003B7836">
        <w:rPr>
          <w:rFonts w:ascii="Times" w:hAnsi="Times"/>
          <w:b/>
        </w:rPr>
        <w:t>y absoluto</w:t>
      </w:r>
      <w:r>
        <w:rPr>
          <w:rFonts w:ascii="Times" w:hAnsi="Times"/>
        </w:rPr>
        <w:t xml:space="preserve"> que tenía el rey, y que era incuestionable, pues se creía que había sido otorgado por Dios. </w:t>
      </w:r>
    </w:p>
    <w:p w14:paraId="508C295E" w14:textId="77777777" w:rsidR="003B7836" w:rsidRDefault="003B7836" w:rsidP="0021569E">
      <w:pPr>
        <w:spacing w:after="0"/>
        <w:rPr>
          <w:rFonts w:ascii="Times" w:hAnsi="Times"/>
        </w:rPr>
      </w:pPr>
    </w:p>
    <w:p w14:paraId="2C1BEC98" w14:textId="6FCDD845" w:rsidR="003B7836" w:rsidRDefault="003B7836" w:rsidP="0021569E">
      <w:pPr>
        <w:spacing w:after="0"/>
        <w:rPr>
          <w:rFonts w:ascii="Times" w:hAnsi="Times"/>
        </w:rPr>
      </w:pPr>
      <w:r>
        <w:rPr>
          <w:rFonts w:ascii="Times" w:hAnsi="Times"/>
        </w:rPr>
        <w:t xml:space="preserve">El segundo principio es el de la </w:t>
      </w:r>
      <w:r>
        <w:rPr>
          <w:rFonts w:ascii="Times" w:hAnsi="Times"/>
          <w:b/>
        </w:rPr>
        <w:t>decisión de la mayoría</w:t>
      </w:r>
      <w:r>
        <w:rPr>
          <w:rFonts w:ascii="Times" w:hAnsi="Times"/>
        </w:rPr>
        <w:t xml:space="preserve">, </w:t>
      </w:r>
      <w:r w:rsidR="00881764">
        <w:rPr>
          <w:rFonts w:ascii="Times" w:hAnsi="Times"/>
        </w:rPr>
        <w:t>el</w:t>
      </w:r>
      <w:r w:rsidR="00881764">
        <w:rPr>
          <w:rFonts w:ascii="Times" w:hAnsi="Times"/>
        </w:rPr>
        <w:t xml:space="preserve"> </w:t>
      </w:r>
      <w:r w:rsidR="0023396E">
        <w:rPr>
          <w:rFonts w:ascii="Times" w:hAnsi="Times"/>
        </w:rPr>
        <w:t xml:space="preserve">cual </w:t>
      </w:r>
      <w:r>
        <w:rPr>
          <w:rFonts w:ascii="Times" w:hAnsi="Times"/>
        </w:rPr>
        <w:t>garantiza que las decisiones cuenten con el apoyo de la mayoría de la sociedad, cuando esta es tan numerosa que es imposible lograr un acuerdo total.</w:t>
      </w:r>
    </w:p>
    <w:p w14:paraId="72F67E5E" w14:textId="77777777" w:rsidR="003B7836" w:rsidRDefault="003B7836" w:rsidP="0021569E">
      <w:pPr>
        <w:spacing w:after="0"/>
        <w:rPr>
          <w:rFonts w:ascii="Times" w:hAnsi="Times"/>
        </w:rPr>
      </w:pPr>
    </w:p>
    <w:p w14:paraId="755ACB0A" w14:textId="27C706A1" w:rsidR="003B7836" w:rsidRDefault="003B7836" w:rsidP="0021569E">
      <w:pPr>
        <w:spacing w:after="0"/>
        <w:rPr>
          <w:rFonts w:ascii="Times" w:hAnsi="Times"/>
        </w:rPr>
      </w:pPr>
      <w:r>
        <w:rPr>
          <w:rFonts w:ascii="Times" w:hAnsi="Times"/>
        </w:rPr>
        <w:t xml:space="preserve">El tercero es el del </w:t>
      </w:r>
      <w:r>
        <w:rPr>
          <w:rFonts w:ascii="Times" w:hAnsi="Times"/>
          <w:b/>
        </w:rPr>
        <w:t>respeto por los derechos de la minoría</w:t>
      </w:r>
      <w:r w:rsidR="002D3DB8">
        <w:rPr>
          <w:rFonts w:ascii="Times" w:hAnsi="Times"/>
        </w:rPr>
        <w:t>, sin importar cuál sea la decisión de la mayoría. Tanto la mayoría como la minoría están cobijadas por los mismos derechos y deberes.</w:t>
      </w:r>
    </w:p>
    <w:p w14:paraId="6EC7C68A" w14:textId="77777777" w:rsidR="002D3DB8" w:rsidRDefault="002D3DB8" w:rsidP="0021569E">
      <w:pPr>
        <w:spacing w:after="0"/>
        <w:rPr>
          <w:rFonts w:ascii="Times" w:hAnsi="Times"/>
        </w:rPr>
      </w:pPr>
    </w:p>
    <w:tbl>
      <w:tblPr>
        <w:tblStyle w:val="Tablaconcuadrcula"/>
        <w:tblW w:w="8769" w:type="dxa"/>
        <w:tblLook w:val="04A0" w:firstRow="1" w:lastRow="0" w:firstColumn="1" w:lastColumn="0" w:noHBand="0" w:noVBand="1"/>
      </w:tblPr>
      <w:tblGrid>
        <w:gridCol w:w="1024"/>
        <w:gridCol w:w="8030"/>
      </w:tblGrid>
      <w:tr w:rsidR="002D3DB8" w:rsidRPr="005D1738" w14:paraId="55B26C37" w14:textId="77777777" w:rsidTr="00F07EA5">
        <w:trPr>
          <w:trHeight w:val="237"/>
        </w:trPr>
        <w:tc>
          <w:tcPr>
            <w:tcW w:w="8769" w:type="dxa"/>
            <w:gridSpan w:val="2"/>
            <w:shd w:val="clear" w:color="auto" w:fill="0D0D0D" w:themeFill="text1" w:themeFillTint="F2"/>
          </w:tcPr>
          <w:p w14:paraId="24EDE68D" w14:textId="77777777" w:rsidR="002D3DB8" w:rsidRPr="005D1738" w:rsidRDefault="002D3DB8"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3DB8" w14:paraId="5F63B900" w14:textId="77777777" w:rsidTr="00F07EA5">
        <w:trPr>
          <w:trHeight w:val="222"/>
        </w:trPr>
        <w:tc>
          <w:tcPr>
            <w:tcW w:w="1398" w:type="dxa"/>
          </w:tcPr>
          <w:p w14:paraId="38EE59C7" w14:textId="77777777"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2AF6F6B8" w14:textId="35101615"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color w:val="000000"/>
              </w:rPr>
              <w:t>CS_08_12_IMG07</w:t>
            </w:r>
          </w:p>
        </w:tc>
      </w:tr>
      <w:tr w:rsidR="002D3DB8" w14:paraId="615BF92A" w14:textId="77777777" w:rsidTr="00F07EA5">
        <w:trPr>
          <w:trHeight w:val="237"/>
        </w:trPr>
        <w:tc>
          <w:tcPr>
            <w:tcW w:w="1398" w:type="dxa"/>
          </w:tcPr>
          <w:p w14:paraId="0FBD0BC5"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62794514" w14:textId="3FCDC2A0" w:rsidR="002D3DB8" w:rsidRDefault="002D3DB8" w:rsidP="00F07EA5">
            <w:pPr>
              <w:rPr>
                <w:rFonts w:ascii="Times New Roman" w:hAnsi="Times New Roman" w:cs="Times New Roman"/>
                <w:color w:val="000000"/>
              </w:rPr>
            </w:pPr>
            <w:r>
              <w:rPr>
                <w:rFonts w:ascii="Times New Roman" w:hAnsi="Times New Roman" w:cs="Times New Roman"/>
                <w:color w:val="000000"/>
              </w:rPr>
              <w:t>Lucha por la igualdad</w:t>
            </w:r>
          </w:p>
        </w:tc>
      </w:tr>
      <w:tr w:rsidR="002D3DB8" w14:paraId="51040C32" w14:textId="77777777" w:rsidTr="00F07EA5">
        <w:trPr>
          <w:trHeight w:val="2642"/>
        </w:trPr>
        <w:tc>
          <w:tcPr>
            <w:tcW w:w="1398" w:type="dxa"/>
          </w:tcPr>
          <w:p w14:paraId="2072A57D"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9436F18" w14:textId="5644D6FA" w:rsidR="002D3DB8" w:rsidRDefault="004B217C" w:rsidP="00F07EA5">
            <w:pPr>
              <w:rPr>
                <w:rFonts w:ascii="Times New Roman" w:hAnsi="Times New Roman" w:cs="Times New Roman"/>
                <w:color w:val="000000"/>
              </w:rPr>
            </w:pPr>
            <w:r>
              <w:rPr>
                <w:noProof/>
                <w:lang w:val="es-CO" w:eastAsia="es-CO"/>
              </w:rPr>
              <w:drawing>
                <wp:inline distT="0" distB="0" distL="0" distR="0" wp14:anchorId="1F06FB02" wp14:editId="19A939FB">
                  <wp:extent cx="2506980" cy="1644579"/>
                  <wp:effectExtent l="0" t="0" r="7620" b="0"/>
                  <wp:docPr id="15" name="Imagen 15" descr="http://static0.planetasaber.com/encyclopedia/Data/Imagenes/FOTOS/001GY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GYN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205" cy="1648662"/>
                          </a:xfrm>
                          <a:prstGeom prst="rect">
                            <a:avLst/>
                          </a:prstGeom>
                          <a:noFill/>
                          <a:ln>
                            <a:noFill/>
                          </a:ln>
                        </pic:spPr>
                      </pic:pic>
                    </a:graphicData>
                  </a:graphic>
                </wp:inline>
              </w:drawing>
            </w:r>
          </w:p>
          <w:p w14:paraId="5B09DEE2" w14:textId="77777777" w:rsidR="002D3DB8" w:rsidRDefault="002D3DB8" w:rsidP="00F07EA5">
            <w:pPr>
              <w:rPr>
                <w:rFonts w:ascii="Times New Roman" w:hAnsi="Times New Roman" w:cs="Times New Roman"/>
                <w:color w:val="000000"/>
              </w:rPr>
            </w:pPr>
          </w:p>
          <w:p w14:paraId="24B864E9" w14:textId="342F1BC2" w:rsidR="002D3DB8" w:rsidRDefault="000003C4" w:rsidP="00F07EA5">
            <w:pPr>
              <w:rPr>
                <w:rFonts w:ascii="Times New Roman" w:hAnsi="Times New Roman" w:cs="Times New Roman"/>
                <w:color w:val="000000"/>
              </w:rPr>
            </w:pPr>
            <w:hyperlink r:id="rId27" w:history="1">
              <w:r w:rsidR="00F07EA5" w:rsidRPr="00B344FA">
                <w:rPr>
                  <w:rStyle w:val="Hipervnculo"/>
                  <w:rFonts w:ascii="Times New Roman" w:hAnsi="Times New Roman" w:cs="Times New Roman"/>
                </w:rPr>
                <w:t>http://hispanicasaber.planetasaber.com/encyclopedia/default.asp?idpack=9&amp;idpil=001GYN01&amp;ruta=Buscador</w:t>
              </w:r>
            </w:hyperlink>
          </w:p>
        </w:tc>
      </w:tr>
      <w:tr w:rsidR="002D3DB8" w14:paraId="7FB334C4" w14:textId="77777777" w:rsidTr="00F07EA5">
        <w:trPr>
          <w:trHeight w:val="460"/>
        </w:trPr>
        <w:tc>
          <w:tcPr>
            <w:tcW w:w="1398" w:type="dxa"/>
          </w:tcPr>
          <w:p w14:paraId="2354B3EE"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03877C2B" w14:textId="247ECDC2" w:rsidR="002D3DB8" w:rsidRPr="001D2B6D" w:rsidRDefault="004B217C" w:rsidP="004B217C">
            <w:pPr>
              <w:rPr>
                <w:rFonts w:ascii="Times New Roman" w:hAnsi="Times New Roman" w:cs="Times New Roman"/>
                <w:color w:val="000000"/>
              </w:rPr>
            </w:pPr>
            <w:r>
              <w:rPr>
                <w:rFonts w:ascii="Times" w:hAnsi="Times"/>
              </w:rPr>
              <w:t xml:space="preserve">El cuarto principio, que está ligado con el anterior, es la </w:t>
            </w:r>
            <w:r>
              <w:rPr>
                <w:rFonts w:ascii="Times" w:hAnsi="Times"/>
                <w:b/>
              </w:rPr>
              <w:t>igualdad</w:t>
            </w:r>
            <w:r>
              <w:rPr>
                <w:rFonts w:ascii="Times" w:hAnsi="Times"/>
              </w:rPr>
              <w:t xml:space="preserve">, en tanto todos los ciudadanos son iguales frente a la ley, sin importar su raza, sexo, religión, ideología política o condición social y económica. </w:t>
            </w:r>
            <w:r w:rsidRPr="004B217C">
              <w:rPr>
                <w:rFonts w:ascii="Times" w:hAnsi="Times"/>
                <w:i/>
              </w:rPr>
              <w:t>La defensa de la igualdad de dere</w:t>
            </w:r>
            <w:r>
              <w:rPr>
                <w:rFonts w:ascii="Times" w:hAnsi="Times"/>
                <w:i/>
              </w:rPr>
              <w:t xml:space="preserve">chos de los trabajadores </w:t>
            </w:r>
            <w:r w:rsidRPr="004B217C">
              <w:rPr>
                <w:rFonts w:ascii="Times" w:hAnsi="Times"/>
                <w:i/>
              </w:rPr>
              <w:t>es una de las prioridades de la lucha sindical. Manifestación del 1° de Mayo en Almería</w:t>
            </w:r>
            <w:r>
              <w:rPr>
                <w:rFonts w:ascii="Times" w:hAnsi="Times"/>
                <w:i/>
              </w:rPr>
              <w:t xml:space="preserve"> (España),</w:t>
            </w:r>
            <w:r w:rsidRPr="004B217C">
              <w:rPr>
                <w:rFonts w:ascii="Times" w:hAnsi="Times"/>
                <w:i/>
              </w:rPr>
              <w:t xml:space="preserve"> en 2002</w:t>
            </w:r>
            <w:r>
              <w:rPr>
                <w:rFonts w:ascii="Times" w:hAnsi="Times"/>
                <w:i/>
              </w:rPr>
              <w:t>.</w:t>
            </w:r>
          </w:p>
        </w:tc>
      </w:tr>
    </w:tbl>
    <w:p w14:paraId="01188689" w14:textId="77777777" w:rsidR="002D3DB8" w:rsidRDefault="002D3DB8" w:rsidP="0021569E">
      <w:pPr>
        <w:spacing w:after="0"/>
        <w:rPr>
          <w:rFonts w:ascii="Times" w:hAnsi="Times"/>
        </w:rPr>
      </w:pPr>
    </w:p>
    <w:p w14:paraId="19561D2A" w14:textId="52BD304B" w:rsidR="002D3DB8" w:rsidRDefault="004B217C" w:rsidP="0021569E">
      <w:pPr>
        <w:spacing w:after="0"/>
        <w:rPr>
          <w:rFonts w:ascii="Times" w:hAnsi="Times"/>
        </w:rPr>
      </w:pPr>
      <w:r>
        <w:rPr>
          <w:rFonts w:ascii="Times" w:hAnsi="Times"/>
        </w:rPr>
        <w:lastRenderedPageBreak/>
        <w:t xml:space="preserve">El quinto principio es la </w:t>
      </w:r>
      <w:r>
        <w:rPr>
          <w:rFonts w:ascii="Times" w:hAnsi="Times"/>
          <w:b/>
        </w:rPr>
        <w:t>libertad</w:t>
      </w:r>
      <w:r>
        <w:rPr>
          <w:rFonts w:ascii="Times" w:hAnsi="Times"/>
        </w:rPr>
        <w:t>, pues la democracia permite que todos los ciudadanos hagan aquello que no esté prohibido por la ley.</w:t>
      </w:r>
    </w:p>
    <w:p w14:paraId="7F6EA502" w14:textId="77777777" w:rsidR="004B217C" w:rsidRDefault="004B217C" w:rsidP="0021569E">
      <w:pPr>
        <w:spacing w:after="0"/>
        <w:rPr>
          <w:rFonts w:ascii="Times" w:hAnsi="Times"/>
        </w:rPr>
      </w:pPr>
    </w:p>
    <w:p w14:paraId="3EF27CBF" w14:textId="4FEF3D47" w:rsidR="004B217C" w:rsidRDefault="004B217C" w:rsidP="0021569E">
      <w:pPr>
        <w:spacing w:after="0"/>
        <w:rPr>
          <w:rFonts w:ascii="Times" w:hAnsi="Times"/>
        </w:rPr>
      </w:pPr>
      <w:r>
        <w:rPr>
          <w:rFonts w:ascii="Times" w:hAnsi="Times"/>
        </w:rPr>
        <w:t xml:space="preserve">El sexto es la </w:t>
      </w:r>
      <w:r>
        <w:rPr>
          <w:rFonts w:ascii="Times" w:hAnsi="Times"/>
          <w:b/>
        </w:rPr>
        <w:t>representatividad</w:t>
      </w:r>
      <w:r w:rsidR="005B0FB5">
        <w:rPr>
          <w:rFonts w:ascii="Times" w:hAnsi="Times"/>
        </w:rPr>
        <w:t>. Esta</w:t>
      </w:r>
      <w:r>
        <w:rPr>
          <w:rFonts w:ascii="Times" w:hAnsi="Times"/>
        </w:rPr>
        <w:t xml:space="preserve"> consiste en el poder que tienen los ciudadanos para comisionar a otros para que los representen en algunos procesos de toma de decisiones. Los representantes deben asumir un compromiso político ante la comunidad que representan y, p</w:t>
      </w:r>
      <w:r w:rsidR="005B0FB5">
        <w:rPr>
          <w:rFonts w:ascii="Times" w:hAnsi="Times"/>
        </w:rPr>
        <w:t xml:space="preserve">ara ello, pueden especializarse </w:t>
      </w:r>
      <w:r>
        <w:rPr>
          <w:rFonts w:ascii="Times" w:hAnsi="Times"/>
        </w:rPr>
        <w:t>en la actividad política.</w:t>
      </w:r>
    </w:p>
    <w:p w14:paraId="6D84AC10" w14:textId="77777777" w:rsidR="004B217C" w:rsidRDefault="004B217C" w:rsidP="0021569E">
      <w:pPr>
        <w:spacing w:after="0"/>
        <w:rPr>
          <w:rFonts w:ascii="Times" w:hAnsi="Times"/>
        </w:rPr>
      </w:pPr>
    </w:p>
    <w:p w14:paraId="7CCE06C0" w14:textId="6B22F7F7" w:rsidR="004B217C" w:rsidRPr="004B217C" w:rsidRDefault="00286B0D" w:rsidP="0021569E">
      <w:pPr>
        <w:spacing w:after="0"/>
        <w:rPr>
          <w:rFonts w:ascii="Times" w:hAnsi="Times"/>
        </w:rPr>
      </w:pPr>
      <w:r>
        <w:rPr>
          <w:rFonts w:ascii="Times" w:hAnsi="Times"/>
        </w:rPr>
        <w:t xml:space="preserve">El séptimo es </w:t>
      </w:r>
      <w:r w:rsidR="004B217C">
        <w:rPr>
          <w:rFonts w:ascii="Times" w:hAnsi="Times"/>
        </w:rPr>
        <w:t xml:space="preserve">el principio de la </w:t>
      </w:r>
      <w:r w:rsidR="004B217C">
        <w:rPr>
          <w:rFonts w:ascii="Times" w:hAnsi="Times"/>
          <w:b/>
        </w:rPr>
        <w:t>participación efectiva</w:t>
      </w:r>
      <w:r w:rsidR="004B217C">
        <w:rPr>
          <w:rFonts w:ascii="Times" w:hAnsi="Times"/>
        </w:rPr>
        <w:t>, que les exige a los ciudadanos ir más allá de la representatividad y ejercer control atento a las acciones del gobierno, para asegurarse de que persigan el bienestar colectivo y la justicia.</w:t>
      </w:r>
    </w:p>
    <w:p w14:paraId="2F08E2FE" w14:textId="77777777" w:rsidR="00286B0D" w:rsidRDefault="00286B0D" w:rsidP="00A1146D">
      <w:pPr>
        <w:spacing w:after="0"/>
        <w:rPr>
          <w:rFonts w:ascii="Times" w:hAnsi="Times"/>
        </w:rPr>
      </w:pPr>
      <w:r>
        <w:rPr>
          <w:rFonts w:ascii="Times" w:hAnsi="Times"/>
        </w:rPr>
        <w:t xml:space="preserve"> </w:t>
      </w:r>
    </w:p>
    <w:p w14:paraId="7B0788DB" w14:textId="3B8770CB" w:rsidR="005B0FB5" w:rsidRDefault="00286B0D" w:rsidP="00A1146D">
      <w:pPr>
        <w:spacing w:after="0"/>
        <w:rPr>
          <w:rFonts w:ascii="Times" w:hAnsi="Times"/>
        </w:rPr>
      </w:pPr>
      <w:r>
        <w:rPr>
          <w:rFonts w:ascii="Times" w:hAnsi="Times"/>
        </w:rPr>
        <w:t xml:space="preserve">Por último, se encuentra el de la </w:t>
      </w:r>
      <w:r>
        <w:rPr>
          <w:rFonts w:ascii="Times" w:hAnsi="Times"/>
          <w:b/>
        </w:rPr>
        <w:t>división del poder político</w:t>
      </w:r>
      <w:r>
        <w:rPr>
          <w:rFonts w:ascii="Times" w:hAnsi="Times"/>
        </w:rPr>
        <w:t xml:space="preserve"> en diferentes ramas: ejecutiva, legislativa y judicial, que garantiza que el poder no va a estar monopolizado por un sector político</w:t>
      </w:r>
      <w:r w:rsidR="00CF3EBE">
        <w:rPr>
          <w:rFonts w:ascii="Times" w:hAnsi="Times"/>
        </w:rPr>
        <w:t>,</w:t>
      </w:r>
      <w:r>
        <w:rPr>
          <w:rFonts w:ascii="Times" w:hAnsi="Times"/>
        </w:rPr>
        <w:t xml:space="preserve"> sino que se dará un equilibrio de poderes en el gobierno.</w:t>
      </w:r>
    </w:p>
    <w:p w14:paraId="65E7D973" w14:textId="77777777" w:rsidR="005B0FB5" w:rsidRDefault="005B0FB5"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B0FB5" w:rsidRPr="005D1738" w14:paraId="6AAF006F" w14:textId="77777777" w:rsidTr="00D45FE5">
        <w:tc>
          <w:tcPr>
            <w:tcW w:w="9033" w:type="dxa"/>
            <w:gridSpan w:val="2"/>
            <w:shd w:val="clear" w:color="auto" w:fill="000000" w:themeFill="text1"/>
          </w:tcPr>
          <w:p w14:paraId="5516E729" w14:textId="77777777" w:rsidR="005B0FB5" w:rsidRPr="005D1738" w:rsidRDefault="005B0FB5"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B0FB5" w14:paraId="6F7999B5" w14:textId="77777777" w:rsidTr="00D45FE5">
        <w:tc>
          <w:tcPr>
            <w:tcW w:w="2518" w:type="dxa"/>
          </w:tcPr>
          <w:p w14:paraId="56B09BC8" w14:textId="77777777"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55325A" w14:textId="29E341D5" w:rsidR="005B0FB5" w:rsidRPr="00053744" w:rsidRDefault="005B0FB5" w:rsidP="005B0FB5">
            <w:pPr>
              <w:rPr>
                <w:rFonts w:ascii="Times New Roman" w:hAnsi="Times New Roman" w:cs="Times New Roman"/>
                <w:b/>
                <w:color w:val="000000"/>
                <w:sz w:val="18"/>
                <w:szCs w:val="18"/>
              </w:rPr>
            </w:pPr>
            <w:r>
              <w:rPr>
                <w:rFonts w:ascii="Times New Roman" w:hAnsi="Times New Roman" w:cs="Times New Roman"/>
                <w:color w:val="000000"/>
              </w:rPr>
              <w:t xml:space="preserve">CS_08_12_REC80 </w:t>
            </w:r>
            <w:r w:rsidRPr="005B0FB5">
              <w:rPr>
                <w:rFonts w:ascii="Times New Roman" w:hAnsi="Times New Roman" w:cs="Times New Roman"/>
                <w:color w:val="FF0000"/>
              </w:rPr>
              <w:t>(Aprovechado)</w:t>
            </w:r>
          </w:p>
        </w:tc>
      </w:tr>
      <w:tr w:rsidR="005B0FB5" w14:paraId="2111CA26" w14:textId="77777777" w:rsidTr="00D45FE5">
        <w:tc>
          <w:tcPr>
            <w:tcW w:w="2518" w:type="dxa"/>
          </w:tcPr>
          <w:p w14:paraId="270AADFD" w14:textId="77777777" w:rsidR="005B0FB5" w:rsidRDefault="005B0FB5"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C198DA" w14:textId="4874F65A" w:rsidR="005B0FB5" w:rsidRDefault="005B0FB5" w:rsidP="00D45FE5">
            <w:pPr>
              <w:rPr>
                <w:rFonts w:ascii="Times New Roman" w:hAnsi="Times New Roman" w:cs="Times New Roman"/>
                <w:color w:val="000000"/>
              </w:rPr>
            </w:pPr>
            <w:r>
              <w:rPr>
                <w:rFonts w:ascii="Times New Roman" w:hAnsi="Times New Roman" w:cs="Times New Roman"/>
                <w:color w:val="000000"/>
              </w:rPr>
              <w:t>Describe el Estado democrático</w:t>
            </w:r>
          </w:p>
        </w:tc>
      </w:tr>
      <w:tr w:rsidR="005B0FB5" w14:paraId="52CAC842" w14:textId="77777777" w:rsidTr="00D45FE5">
        <w:tc>
          <w:tcPr>
            <w:tcW w:w="2518" w:type="dxa"/>
          </w:tcPr>
          <w:p w14:paraId="4284DD4F" w14:textId="77777777" w:rsidR="005B0FB5" w:rsidRDefault="005B0FB5"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2B00CE" w14:textId="255C8CC3" w:rsidR="005B0FB5" w:rsidRDefault="005B0FB5" w:rsidP="00D45FE5">
            <w:pPr>
              <w:rPr>
                <w:rFonts w:ascii="Times New Roman" w:hAnsi="Times New Roman" w:cs="Times New Roman"/>
                <w:color w:val="000000"/>
              </w:rPr>
            </w:pPr>
            <w:r w:rsidRPr="005B0FB5">
              <w:rPr>
                <w:rFonts w:ascii="Times New Roman" w:hAnsi="Times New Roman" w:cs="Times New Roman"/>
                <w:color w:val="000000"/>
              </w:rPr>
              <w:t>Actividad que permite describir el Estado democrático</w:t>
            </w:r>
          </w:p>
        </w:tc>
      </w:tr>
      <w:tr w:rsidR="005B0FB5" w14:paraId="67D8CD8C" w14:textId="77777777" w:rsidTr="00D45FE5">
        <w:tc>
          <w:tcPr>
            <w:tcW w:w="2518" w:type="dxa"/>
          </w:tcPr>
          <w:p w14:paraId="4B425825" w14:textId="035266BA"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0B3BB282" w14:textId="77777777" w:rsidR="005B0FB5" w:rsidRPr="005E0A7C" w:rsidRDefault="005B0FB5" w:rsidP="00D45FE5">
            <w:pPr>
              <w:rPr>
                <w:rFonts w:ascii="Times New Roman" w:hAnsi="Times New Roman" w:cs="Times New Roman"/>
                <w:color w:val="FF0000"/>
              </w:rPr>
            </w:pPr>
            <w:r w:rsidRPr="005E0A7C">
              <w:rPr>
                <w:rFonts w:ascii="Times New Roman" w:hAnsi="Times New Roman" w:cs="Times New Roman"/>
                <w:color w:val="FF0000"/>
              </w:rPr>
              <w:t>El texto debe quedar (las palabras subrayadas son las que el estudiante debe contestar):</w:t>
            </w:r>
          </w:p>
          <w:p w14:paraId="53A35E19" w14:textId="77777777" w:rsidR="005E0A7C" w:rsidRPr="005E0A7C" w:rsidRDefault="005E0A7C" w:rsidP="00D45FE5">
            <w:pPr>
              <w:rPr>
                <w:rFonts w:ascii="Times New Roman" w:hAnsi="Times New Roman" w:cs="Times New Roman"/>
                <w:color w:val="FF0000"/>
              </w:rPr>
            </w:pPr>
          </w:p>
          <w:p w14:paraId="6EABBC20" w14:textId="77777777" w:rsidR="005B0FB5" w:rsidRPr="005E0A7C" w:rsidRDefault="005B0FB5" w:rsidP="005B0FB5">
            <w:pPr>
              <w:rPr>
                <w:rFonts w:ascii="Times New Roman" w:hAnsi="Times New Roman" w:cs="Times New Roman"/>
                <w:color w:val="FF0000"/>
              </w:rPr>
            </w:pPr>
            <w:r w:rsidRPr="005E0A7C">
              <w:rPr>
                <w:rFonts w:ascii="Times New Roman" w:hAnsi="Times New Roman" w:cs="Times New Roman"/>
                <w:color w:val="FF0000"/>
              </w:rPr>
              <w:t xml:space="preserve">Los Estados definidos por un régimen </w:t>
            </w:r>
            <w:r w:rsidRPr="005E0A7C">
              <w:rPr>
                <w:rFonts w:ascii="Times New Roman" w:hAnsi="Times New Roman" w:cs="Times New Roman"/>
                <w:color w:val="FF0000"/>
                <w:u w:val="single"/>
              </w:rPr>
              <w:t>democrático</w:t>
            </w:r>
            <w:r w:rsidRPr="005E0A7C">
              <w:rPr>
                <w:rFonts w:ascii="Times New Roman" w:hAnsi="Times New Roman" w:cs="Times New Roman"/>
                <w:color w:val="FF0000"/>
              </w:rPr>
              <w:t xml:space="preserve"> se caracterizan porque la </w:t>
            </w:r>
            <w:r w:rsidRPr="005E0A7C">
              <w:rPr>
                <w:rFonts w:ascii="Times New Roman" w:hAnsi="Times New Roman" w:cs="Times New Roman"/>
                <w:color w:val="FF0000"/>
                <w:u w:val="single"/>
              </w:rPr>
              <w:t>soberanía nacional</w:t>
            </w:r>
            <w:r w:rsidRPr="005E0A7C">
              <w:rPr>
                <w:rFonts w:ascii="Times New Roman" w:hAnsi="Times New Roman" w:cs="Times New Roman"/>
                <w:color w:val="FF0000"/>
              </w:rPr>
              <w:t xml:space="preserve"> recae en los </w:t>
            </w:r>
            <w:r w:rsidRPr="005E0A7C">
              <w:rPr>
                <w:rFonts w:ascii="Times New Roman" w:hAnsi="Times New Roman" w:cs="Times New Roman"/>
                <w:color w:val="FF0000"/>
                <w:u w:val="single"/>
              </w:rPr>
              <w:t>ciudadanos</w:t>
            </w:r>
            <w:r w:rsidRPr="005E0A7C">
              <w:rPr>
                <w:rFonts w:ascii="Times New Roman" w:hAnsi="Times New Roman" w:cs="Times New Roman"/>
                <w:color w:val="FF0000"/>
              </w:rPr>
              <w:t xml:space="preserve">. Estos ejercen su poder mediante unas </w:t>
            </w:r>
            <w:r w:rsidRPr="005E0A7C">
              <w:rPr>
                <w:rFonts w:ascii="Times New Roman" w:hAnsi="Times New Roman" w:cs="Times New Roman"/>
                <w:color w:val="FF0000"/>
                <w:u w:val="single"/>
              </w:rPr>
              <w:t>elecciones</w:t>
            </w:r>
            <w:r w:rsidRPr="005E0A7C">
              <w:rPr>
                <w:rFonts w:ascii="Times New Roman" w:hAnsi="Times New Roman" w:cs="Times New Roman"/>
                <w:color w:val="FF0000"/>
              </w:rPr>
              <w:t xml:space="preserve">, en las que eligen a sus </w:t>
            </w:r>
            <w:r w:rsidRPr="005E0A7C">
              <w:rPr>
                <w:rFonts w:ascii="Times New Roman" w:hAnsi="Times New Roman" w:cs="Times New Roman"/>
                <w:color w:val="FF0000"/>
                <w:u w:val="single"/>
              </w:rPr>
              <w:t>representantes</w:t>
            </w:r>
            <w:r w:rsidRPr="005E0A7C">
              <w:rPr>
                <w:rFonts w:ascii="Times New Roman" w:hAnsi="Times New Roman" w:cs="Times New Roman"/>
                <w:color w:val="FF0000"/>
              </w:rPr>
              <w:t xml:space="preserve"> políticos. Sin embargo, también </w:t>
            </w:r>
            <w:r w:rsidRPr="005E0A7C">
              <w:rPr>
                <w:rFonts w:ascii="Times New Roman" w:hAnsi="Times New Roman" w:cs="Times New Roman"/>
                <w:color w:val="FF0000"/>
                <w:u w:val="single"/>
              </w:rPr>
              <w:t>participan</w:t>
            </w:r>
            <w:r w:rsidRPr="005E0A7C">
              <w:rPr>
                <w:rFonts w:ascii="Times New Roman" w:hAnsi="Times New Roman" w:cs="Times New Roman"/>
                <w:color w:val="FF0000"/>
              </w:rPr>
              <w:t xml:space="preserve"> efectivamente, haciendo seguimiento y control a las decisiones gubernamentales.</w:t>
            </w:r>
          </w:p>
          <w:p w14:paraId="4D5D0A31" w14:textId="77777777" w:rsidR="005E0A7C" w:rsidRPr="005E0A7C" w:rsidRDefault="005E0A7C" w:rsidP="005B0FB5">
            <w:pPr>
              <w:rPr>
                <w:rFonts w:ascii="Times New Roman" w:hAnsi="Times New Roman" w:cs="Times New Roman"/>
                <w:color w:val="FF0000"/>
              </w:rPr>
            </w:pPr>
          </w:p>
          <w:p w14:paraId="0CF82793" w14:textId="77777777" w:rsidR="005E0A7C" w:rsidRPr="005E0A7C" w:rsidRDefault="005E0A7C" w:rsidP="005E0A7C">
            <w:pPr>
              <w:rPr>
                <w:rFonts w:ascii="Times New Roman" w:hAnsi="Times New Roman" w:cs="Times New Roman"/>
                <w:color w:val="FF0000"/>
              </w:rPr>
            </w:pPr>
            <w:r w:rsidRPr="005E0A7C">
              <w:rPr>
                <w:rFonts w:ascii="Times New Roman" w:hAnsi="Times New Roman" w:cs="Times New Roman"/>
                <w:color w:val="FF0000"/>
              </w:rPr>
              <w:t xml:space="preserve">En las democracias se escuchan todas las voces, pues los ciudadanos son </w:t>
            </w:r>
            <w:r w:rsidRPr="005E0A7C">
              <w:rPr>
                <w:rFonts w:ascii="Times New Roman" w:hAnsi="Times New Roman" w:cs="Times New Roman"/>
                <w:color w:val="FF0000"/>
                <w:u w:val="single"/>
              </w:rPr>
              <w:t>libres</w:t>
            </w:r>
            <w:r w:rsidRPr="005E0A7C">
              <w:rPr>
                <w:rFonts w:ascii="Times New Roman" w:hAnsi="Times New Roman" w:cs="Times New Roman"/>
                <w:color w:val="FF0000"/>
              </w:rPr>
              <w:t xml:space="preserve"> para expresarse e </w:t>
            </w:r>
            <w:r w:rsidRPr="005E0A7C">
              <w:rPr>
                <w:rFonts w:ascii="Times New Roman" w:hAnsi="Times New Roman" w:cs="Times New Roman"/>
                <w:color w:val="FF0000"/>
                <w:u w:val="single"/>
              </w:rPr>
              <w:t>iguales</w:t>
            </w:r>
            <w:r w:rsidRPr="005E0A7C">
              <w:rPr>
                <w:rFonts w:ascii="Times New Roman" w:hAnsi="Times New Roman" w:cs="Times New Roman"/>
                <w:color w:val="FF0000"/>
              </w:rPr>
              <w:t xml:space="preserve"> ante la ley para garantizar el </w:t>
            </w:r>
            <w:r w:rsidRPr="005E0A7C">
              <w:rPr>
                <w:rFonts w:ascii="Times New Roman" w:hAnsi="Times New Roman" w:cs="Times New Roman"/>
                <w:color w:val="FF0000"/>
                <w:u w:val="single"/>
              </w:rPr>
              <w:t>pluralismo</w:t>
            </w:r>
            <w:r w:rsidRPr="005E0A7C">
              <w:rPr>
                <w:rFonts w:ascii="Times New Roman" w:hAnsi="Times New Roman" w:cs="Times New Roman"/>
                <w:color w:val="FF0000"/>
              </w:rPr>
              <w:t xml:space="preserve"> ideológico. Por eso, así la decisión sea de la </w:t>
            </w:r>
            <w:r w:rsidRPr="005E0A7C">
              <w:rPr>
                <w:rFonts w:ascii="Times New Roman" w:hAnsi="Times New Roman" w:cs="Times New Roman"/>
                <w:color w:val="FF0000"/>
                <w:u w:val="single"/>
              </w:rPr>
              <w:t>mayoría</w:t>
            </w:r>
            <w:r w:rsidRPr="005E0A7C">
              <w:rPr>
                <w:rFonts w:ascii="Times New Roman" w:hAnsi="Times New Roman" w:cs="Times New Roman"/>
                <w:color w:val="FF0000"/>
              </w:rPr>
              <w:t xml:space="preserve">, se respetan los derechos de la minoría. </w:t>
            </w:r>
          </w:p>
          <w:p w14:paraId="2712E189" w14:textId="77777777" w:rsidR="005E0A7C" w:rsidRPr="005E0A7C" w:rsidRDefault="005E0A7C" w:rsidP="005E0A7C">
            <w:pPr>
              <w:rPr>
                <w:rFonts w:ascii="Times New Roman" w:hAnsi="Times New Roman" w:cs="Times New Roman"/>
                <w:color w:val="FF0000"/>
              </w:rPr>
            </w:pPr>
          </w:p>
          <w:p w14:paraId="4B3C6AC4" w14:textId="5026C378" w:rsidR="005E0A7C" w:rsidRPr="005E0A7C" w:rsidRDefault="005E0A7C" w:rsidP="005E0A7C">
            <w:pPr>
              <w:rPr>
                <w:rFonts w:ascii="Times New Roman" w:hAnsi="Times New Roman" w:cs="Times New Roman"/>
                <w:color w:val="000000"/>
              </w:rPr>
            </w:pPr>
            <w:r w:rsidRPr="005E0A7C">
              <w:rPr>
                <w:rFonts w:ascii="Times New Roman" w:hAnsi="Times New Roman" w:cs="Times New Roman"/>
                <w:color w:val="FF0000"/>
              </w:rPr>
              <w:t xml:space="preserve">Además, la </w:t>
            </w:r>
            <w:r w:rsidRPr="005E0A7C">
              <w:rPr>
                <w:rFonts w:ascii="Times New Roman" w:hAnsi="Times New Roman" w:cs="Times New Roman"/>
                <w:color w:val="FF0000"/>
                <w:u w:val="single"/>
              </w:rPr>
              <w:t>división de poderes</w:t>
            </w:r>
            <w:r w:rsidRPr="005E0A7C">
              <w:rPr>
                <w:rFonts w:ascii="Times New Roman" w:hAnsi="Times New Roman" w:cs="Times New Roman"/>
                <w:color w:val="FF0000"/>
              </w:rPr>
              <w:t xml:space="preserve"> garantiza que ninguna persona o institución acapare el poder en un Estado democrático.</w:t>
            </w:r>
          </w:p>
        </w:tc>
      </w:tr>
    </w:tbl>
    <w:p w14:paraId="10BA1306" w14:textId="0C3BDCE7" w:rsidR="0021569E" w:rsidRPr="00286B0D" w:rsidRDefault="0021569E" w:rsidP="00A1146D">
      <w:pPr>
        <w:spacing w:after="0"/>
        <w:rPr>
          <w:rFonts w:ascii="Times" w:hAnsi="Times"/>
        </w:rPr>
      </w:pPr>
    </w:p>
    <w:p w14:paraId="4D78756A" w14:textId="77777777" w:rsidR="0021569E" w:rsidRPr="0021569E" w:rsidRDefault="0021569E" w:rsidP="00A1146D">
      <w:pPr>
        <w:spacing w:after="0"/>
        <w:rPr>
          <w:rFonts w:ascii="Times" w:hAnsi="Times"/>
          <w:highlight w:val="yellow"/>
        </w:rPr>
      </w:pPr>
    </w:p>
    <w:p w14:paraId="4654CA04" w14:textId="35A5C5F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3</w:t>
      </w:r>
      <w:r w:rsidRPr="004E5E51">
        <w:rPr>
          <w:rFonts w:ascii="Times" w:hAnsi="Times"/>
          <w:b/>
        </w:rPr>
        <w:t xml:space="preserve"> </w:t>
      </w:r>
      <w:r>
        <w:rPr>
          <w:rFonts w:ascii="Times" w:hAnsi="Times"/>
          <w:b/>
        </w:rPr>
        <w:t>Los tipos de democracia</w:t>
      </w:r>
    </w:p>
    <w:p w14:paraId="4CF0EEEE" w14:textId="77777777" w:rsidR="005E0A7C" w:rsidRDefault="005E0A7C" w:rsidP="00A1146D">
      <w:pPr>
        <w:spacing w:after="0"/>
        <w:rPr>
          <w:rFonts w:ascii="Times" w:hAnsi="Times"/>
          <w:b/>
        </w:rPr>
      </w:pPr>
    </w:p>
    <w:p w14:paraId="33F79FF9" w14:textId="77777777" w:rsidR="00EA52D9" w:rsidRDefault="005E0A7C" w:rsidP="00A1146D">
      <w:pPr>
        <w:spacing w:after="0"/>
        <w:rPr>
          <w:rFonts w:ascii="Times" w:hAnsi="Times"/>
        </w:rPr>
      </w:pPr>
      <w:r>
        <w:rPr>
          <w:rFonts w:ascii="Times" w:hAnsi="Times"/>
        </w:rPr>
        <w:t xml:space="preserve">La </w:t>
      </w:r>
      <w:r w:rsidRPr="00D50443">
        <w:rPr>
          <w:rFonts w:ascii="Times" w:hAnsi="Times"/>
          <w:b/>
        </w:rPr>
        <w:t>participación</w:t>
      </w:r>
      <w:r>
        <w:rPr>
          <w:rFonts w:ascii="Times" w:hAnsi="Times"/>
        </w:rPr>
        <w:t xml:space="preserve"> </w:t>
      </w:r>
      <w:r w:rsidR="00D50443">
        <w:rPr>
          <w:rFonts w:ascii="Times" w:hAnsi="Times"/>
        </w:rPr>
        <w:t xml:space="preserve">de los </w:t>
      </w:r>
      <w:r w:rsidR="00D50443" w:rsidRPr="00D50443">
        <w:rPr>
          <w:rFonts w:ascii="Times" w:hAnsi="Times"/>
          <w:b/>
        </w:rPr>
        <w:t>ciudadanos</w:t>
      </w:r>
      <w:r w:rsidR="00D50443">
        <w:rPr>
          <w:rFonts w:ascii="Times" w:hAnsi="Times"/>
        </w:rPr>
        <w:t xml:space="preserve"> en las </w:t>
      </w:r>
      <w:r w:rsidR="00D50443" w:rsidRPr="00D50443">
        <w:rPr>
          <w:rFonts w:ascii="Times" w:hAnsi="Times"/>
          <w:b/>
        </w:rPr>
        <w:t>decisiones públicas</w:t>
      </w:r>
      <w:r w:rsidR="00D50443">
        <w:rPr>
          <w:rFonts w:ascii="Times" w:hAnsi="Times"/>
        </w:rPr>
        <w:t xml:space="preserve"> </w:t>
      </w:r>
      <w:r>
        <w:rPr>
          <w:rFonts w:ascii="Times" w:hAnsi="Times"/>
        </w:rPr>
        <w:t xml:space="preserve">es uno de los pilares de cualquier democracia. </w:t>
      </w:r>
      <w:r w:rsidR="00D50443">
        <w:rPr>
          <w:rFonts w:ascii="Times" w:hAnsi="Times"/>
        </w:rPr>
        <w:t xml:space="preserve">Según como esta se dé, la </w:t>
      </w:r>
      <w:r w:rsidR="00D50443" w:rsidRPr="00A73D62">
        <w:rPr>
          <w:rFonts w:ascii="Times" w:hAnsi="Times"/>
          <w:b/>
        </w:rPr>
        <w:t>democracia</w:t>
      </w:r>
      <w:r w:rsidR="00D50443">
        <w:rPr>
          <w:rFonts w:ascii="Times" w:hAnsi="Times"/>
        </w:rPr>
        <w:t xml:space="preserve"> puede clasificarse en </w:t>
      </w:r>
      <w:r w:rsidR="00A73D62" w:rsidRPr="00EA52D9">
        <w:rPr>
          <w:rFonts w:ascii="Times" w:hAnsi="Times"/>
          <w:b/>
        </w:rPr>
        <w:t>tres</w:t>
      </w:r>
      <w:r w:rsidR="00D50443" w:rsidRPr="00EA52D9">
        <w:rPr>
          <w:rFonts w:ascii="Times" w:hAnsi="Times"/>
          <w:b/>
        </w:rPr>
        <w:t xml:space="preserve"> tipos: </w:t>
      </w:r>
      <w:r w:rsidR="00A73D62" w:rsidRPr="00EA52D9">
        <w:rPr>
          <w:rFonts w:ascii="Times" w:hAnsi="Times"/>
          <w:b/>
        </w:rPr>
        <w:t>representativa, participativa y deliberativa</w:t>
      </w:r>
      <w:r w:rsidR="00D50443">
        <w:rPr>
          <w:rFonts w:ascii="Times" w:hAnsi="Times"/>
        </w:rPr>
        <w:t>.</w:t>
      </w:r>
      <w:r w:rsidR="00EA52D9">
        <w:rPr>
          <w:rFonts w:ascii="Times" w:hAnsi="Times"/>
        </w:rPr>
        <w:t xml:space="preserve"> </w:t>
      </w:r>
    </w:p>
    <w:p w14:paraId="29CD1747" w14:textId="77777777" w:rsidR="00EA52D9" w:rsidRDefault="00EA52D9" w:rsidP="00A1146D">
      <w:pPr>
        <w:spacing w:after="0"/>
        <w:rPr>
          <w:rFonts w:ascii="Times" w:hAnsi="Times"/>
        </w:rPr>
      </w:pPr>
    </w:p>
    <w:p w14:paraId="520AF727" w14:textId="64A4EDC5" w:rsidR="005E0A7C" w:rsidRDefault="00EA52D9" w:rsidP="00A1146D">
      <w:pPr>
        <w:spacing w:after="0"/>
        <w:rPr>
          <w:rFonts w:ascii="Times" w:hAnsi="Times"/>
        </w:rPr>
      </w:pPr>
      <w:r>
        <w:rPr>
          <w:rFonts w:ascii="Times" w:hAnsi="Times"/>
        </w:rPr>
        <w:t xml:space="preserve">Estos tipos de democracia </w:t>
      </w:r>
      <w:r w:rsidRPr="004E008E">
        <w:rPr>
          <w:rFonts w:ascii="Times" w:hAnsi="Times"/>
          <w:b/>
        </w:rPr>
        <w:t>no son excluyentes</w:t>
      </w:r>
      <w:r>
        <w:rPr>
          <w:rFonts w:ascii="Times" w:hAnsi="Times"/>
        </w:rPr>
        <w:t xml:space="preserve"> en un sistema democrático, sino que pueden darse según la situación que requiera la participación ciudadana, el número de ciudadanos que intervengan, las condiciones de la participación, etc.</w:t>
      </w:r>
    </w:p>
    <w:p w14:paraId="1203C35B" w14:textId="77777777" w:rsidR="00EA52D9" w:rsidRDefault="00EA52D9" w:rsidP="00A1146D">
      <w:pPr>
        <w:spacing w:after="0"/>
        <w:rPr>
          <w:rFonts w:ascii="Times" w:hAnsi="Times"/>
        </w:rPr>
      </w:pPr>
    </w:p>
    <w:p w14:paraId="18D4AEF2" w14:textId="280EAEA7" w:rsidR="00EA52D9" w:rsidRPr="00273899" w:rsidRDefault="004E008E" w:rsidP="00EA52D9">
      <w:pPr>
        <w:spacing w:after="0"/>
        <w:rPr>
          <w:rFonts w:ascii="Times" w:hAnsi="Times"/>
        </w:rPr>
      </w:pPr>
      <w:r>
        <w:rPr>
          <w:rFonts w:ascii="Times" w:hAnsi="Times"/>
        </w:rPr>
        <w:lastRenderedPageBreak/>
        <w:t>Por una parte, en</w:t>
      </w:r>
      <w:r w:rsidR="00EA52D9">
        <w:rPr>
          <w:rFonts w:ascii="Times" w:hAnsi="Times"/>
        </w:rPr>
        <w:t xml:space="preserve"> la </w:t>
      </w:r>
      <w:r w:rsidR="00EA52D9">
        <w:rPr>
          <w:rFonts w:ascii="Times" w:hAnsi="Times"/>
          <w:b/>
        </w:rPr>
        <w:t>democracia representativa</w:t>
      </w:r>
      <w:r w:rsidR="00EA52D9">
        <w:rPr>
          <w:rFonts w:ascii="Times" w:hAnsi="Times"/>
        </w:rPr>
        <w:t xml:space="preserve">, los ciudadanos eligen a las personas que los </w:t>
      </w:r>
      <w:r w:rsidR="00EA52D9">
        <w:rPr>
          <w:rFonts w:ascii="Times" w:hAnsi="Times"/>
          <w:b/>
        </w:rPr>
        <w:t xml:space="preserve">representarán en el </w:t>
      </w:r>
      <w:r w:rsidR="00EA52D9" w:rsidRPr="00EA52D9">
        <w:rPr>
          <w:rFonts w:ascii="Times" w:hAnsi="Times"/>
          <w:b/>
        </w:rPr>
        <w:t>gobierno</w:t>
      </w:r>
      <w:r w:rsidR="00EA52D9" w:rsidRPr="00EA52D9">
        <w:rPr>
          <w:rFonts w:ascii="Times" w:hAnsi="Times"/>
        </w:rPr>
        <w:t xml:space="preserve">. </w:t>
      </w:r>
      <w:r w:rsidR="00EA52D9">
        <w:rPr>
          <w:rFonts w:ascii="Times" w:hAnsi="Times"/>
        </w:rPr>
        <w:t>Con base en un voto</w:t>
      </w:r>
      <w:r>
        <w:rPr>
          <w:rFonts w:ascii="Times" w:hAnsi="Times"/>
        </w:rPr>
        <w:t>,</w:t>
      </w:r>
      <w:r w:rsidR="00EA52D9">
        <w:rPr>
          <w:rFonts w:ascii="Times" w:hAnsi="Times"/>
        </w:rPr>
        <w:t xml:space="preserve"> los ciudadanos eligen al </w:t>
      </w:r>
      <w:r w:rsidR="00EA52D9" w:rsidRPr="004E008E">
        <w:rPr>
          <w:rFonts w:ascii="Times" w:hAnsi="Times"/>
          <w:b/>
        </w:rPr>
        <w:t>candidato</w:t>
      </w:r>
      <w:r w:rsidR="00EA52D9">
        <w:rPr>
          <w:rFonts w:ascii="Times" w:hAnsi="Times"/>
        </w:rPr>
        <w:t xml:space="preserve"> que mejor representa sus ideas e intereses y confían en que él los hará valer en los diferentes ámbitos gubernamentales. </w:t>
      </w:r>
    </w:p>
    <w:p w14:paraId="32482DC4" w14:textId="77777777" w:rsidR="00EA52D9" w:rsidRPr="005E0A7C" w:rsidRDefault="00EA52D9" w:rsidP="00EA52D9">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460"/>
      </w:tblGrid>
      <w:tr w:rsidR="00EA52D9" w:rsidRPr="005D1738" w14:paraId="12FF15D9" w14:textId="77777777" w:rsidTr="00456DA9">
        <w:tc>
          <w:tcPr>
            <w:tcW w:w="8978" w:type="dxa"/>
            <w:gridSpan w:val="2"/>
            <w:shd w:val="clear" w:color="auto" w:fill="000000" w:themeFill="text1"/>
          </w:tcPr>
          <w:p w14:paraId="1610865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EA52D9" w:rsidRPr="00726376" w14:paraId="137AB91E" w14:textId="77777777" w:rsidTr="00456DA9">
        <w:tc>
          <w:tcPr>
            <w:tcW w:w="2518" w:type="dxa"/>
          </w:tcPr>
          <w:p w14:paraId="5EF5CF91" w14:textId="77777777" w:rsidR="00EA52D9" w:rsidRPr="00726376" w:rsidRDefault="00EA52D9" w:rsidP="00456DA9">
            <w:pPr>
              <w:rPr>
                <w:rFonts w:ascii="Times" w:hAnsi="Times"/>
                <w:b/>
                <w:sz w:val="18"/>
                <w:szCs w:val="18"/>
              </w:rPr>
            </w:pPr>
            <w:r w:rsidRPr="00726376">
              <w:rPr>
                <w:rFonts w:ascii="Times" w:hAnsi="Times"/>
                <w:b/>
                <w:sz w:val="18"/>
                <w:szCs w:val="18"/>
              </w:rPr>
              <w:t>Título</w:t>
            </w:r>
          </w:p>
        </w:tc>
        <w:tc>
          <w:tcPr>
            <w:tcW w:w="6460" w:type="dxa"/>
          </w:tcPr>
          <w:p w14:paraId="1728CE30" w14:textId="77777777" w:rsidR="00EA52D9" w:rsidRPr="00726376" w:rsidRDefault="00EA52D9" w:rsidP="00456DA9">
            <w:pPr>
              <w:jc w:val="center"/>
              <w:rPr>
                <w:rFonts w:ascii="Times" w:hAnsi="Times"/>
                <w:b/>
                <w:sz w:val="18"/>
                <w:szCs w:val="18"/>
              </w:rPr>
            </w:pPr>
            <w:r>
              <w:rPr>
                <w:rFonts w:ascii="Times" w:hAnsi="Times"/>
                <w:b/>
                <w:sz w:val="18"/>
                <w:szCs w:val="18"/>
              </w:rPr>
              <w:t>El voto programático</w:t>
            </w:r>
          </w:p>
        </w:tc>
      </w:tr>
      <w:tr w:rsidR="00EA52D9" w14:paraId="51502D4E" w14:textId="77777777" w:rsidTr="00456DA9">
        <w:tc>
          <w:tcPr>
            <w:tcW w:w="2518" w:type="dxa"/>
          </w:tcPr>
          <w:p w14:paraId="661C77C8" w14:textId="77777777" w:rsidR="00EA52D9" w:rsidRDefault="00EA52D9" w:rsidP="00456DA9">
            <w:pPr>
              <w:rPr>
                <w:rFonts w:ascii="Times" w:hAnsi="Times"/>
              </w:rPr>
            </w:pPr>
            <w:r w:rsidRPr="00726376">
              <w:rPr>
                <w:rFonts w:ascii="Times" w:hAnsi="Times"/>
                <w:b/>
                <w:sz w:val="18"/>
                <w:szCs w:val="18"/>
              </w:rPr>
              <w:t>Contenido</w:t>
            </w:r>
          </w:p>
        </w:tc>
        <w:tc>
          <w:tcPr>
            <w:tcW w:w="6460" w:type="dxa"/>
          </w:tcPr>
          <w:p w14:paraId="6D2C2339" w14:textId="77777777" w:rsidR="00EA52D9" w:rsidRDefault="00EA52D9" w:rsidP="00456DA9">
            <w:pPr>
              <w:rPr>
                <w:rFonts w:ascii="Times" w:hAnsi="Times"/>
              </w:rPr>
            </w:pPr>
            <w:r>
              <w:rPr>
                <w:rFonts w:ascii="Times" w:hAnsi="Times"/>
              </w:rPr>
              <w:t xml:space="preserve">Dado que el representante que se elige es la voz de la ciudadanía ante las decisiones de carácter público, el ciudadano debe hacer un </w:t>
            </w:r>
            <w:r w:rsidRPr="00273899">
              <w:rPr>
                <w:rFonts w:ascii="Times" w:hAnsi="Times"/>
                <w:b/>
              </w:rPr>
              <w:t>voto programático</w:t>
            </w:r>
            <w:r>
              <w:rPr>
                <w:rFonts w:ascii="Times" w:hAnsi="Times"/>
              </w:rPr>
              <w:t>. Esto implica conocer a cabalidad el programa de gobierno del representante, para hacerle seguimiento y rendición de cuentas y, si no lo cumple, exigirle que se retire del cargo.</w:t>
            </w:r>
          </w:p>
        </w:tc>
      </w:tr>
    </w:tbl>
    <w:p w14:paraId="0BE6DCE2" w14:textId="77777777" w:rsidR="00EA52D9" w:rsidRDefault="00EA52D9" w:rsidP="00EA52D9">
      <w:pPr>
        <w:spacing w:after="0"/>
        <w:rPr>
          <w:rFonts w:ascii="Times" w:hAnsi="Times"/>
          <w:highlight w:val="yellow"/>
        </w:rPr>
      </w:pPr>
    </w:p>
    <w:p w14:paraId="32B491E2" w14:textId="77777777" w:rsidR="00EA52D9" w:rsidRDefault="00EA52D9" w:rsidP="00EA52D9">
      <w:pPr>
        <w:spacing w:after="0"/>
        <w:rPr>
          <w:rFonts w:ascii="Times" w:hAnsi="Times"/>
        </w:rPr>
      </w:pPr>
      <w:r>
        <w:rPr>
          <w:rFonts w:ascii="Times" w:hAnsi="Times"/>
        </w:rPr>
        <w:t xml:space="preserve">Para que esto sea posible, las </w:t>
      </w:r>
      <w:r w:rsidRPr="00273899">
        <w:rPr>
          <w:rFonts w:ascii="Times" w:hAnsi="Times"/>
          <w:b/>
        </w:rPr>
        <w:t>elecciones</w:t>
      </w:r>
      <w:r>
        <w:rPr>
          <w:rFonts w:ascii="Times" w:hAnsi="Times"/>
        </w:rPr>
        <w:t xml:space="preserve"> deben tener unas características concretas.</w:t>
      </w:r>
    </w:p>
    <w:p w14:paraId="544D6564" w14:textId="77777777" w:rsidR="00EA52D9" w:rsidRDefault="00EA52D9" w:rsidP="00EA52D9">
      <w:pPr>
        <w:spacing w:after="0"/>
        <w:rPr>
          <w:rFonts w:ascii="Times" w:hAnsi="Times"/>
        </w:rPr>
      </w:pPr>
    </w:p>
    <w:tbl>
      <w:tblPr>
        <w:tblStyle w:val="Tablaconcuadrcula"/>
        <w:tblW w:w="0" w:type="auto"/>
        <w:tblLook w:val="04A0" w:firstRow="1" w:lastRow="0" w:firstColumn="1" w:lastColumn="0" w:noHBand="0" w:noVBand="1"/>
      </w:tblPr>
      <w:tblGrid>
        <w:gridCol w:w="1810"/>
        <w:gridCol w:w="1811"/>
        <w:gridCol w:w="1811"/>
        <w:gridCol w:w="1811"/>
        <w:gridCol w:w="1811"/>
      </w:tblGrid>
      <w:tr w:rsidR="00EA52D9" w14:paraId="291734B6" w14:textId="77777777" w:rsidTr="00456DA9">
        <w:tc>
          <w:tcPr>
            <w:tcW w:w="1810" w:type="dxa"/>
          </w:tcPr>
          <w:p w14:paraId="38378273" w14:textId="10F7B9A5" w:rsidR="00EA52D9" w:rsidRPr="00273899" w:rsidRDefault="004E008E" w:rsidP="00456DA9">
            <w:pPr>
              <w:jc w:val="center"/>
              <w:rPr>
                <w:rFonts w:ascii="Times" w:hAnsi="Times"/>
                <w:b/>
              </w:rPr>
            </w:pPr>
            <w:r>
              <w:rPr>
                <w:rFonts w:ascii="Times" w:hAnsi="Times"/>
                <w:b/>
              </w:rPr>
              <w:t>Universalidad</w:t>
            </w:r>
          </w:p>
        </w:tc>
        <w:tc>
          <w:tcPr>
            <w:tcW w:w="1811" w:type="dxa"/>
          </w:tcPr>
          <w:p w14:paraId="44943671" w14:textId="454BB9C6" w:rsidR="00EA52D9" w:rsidRPr="00273899" w:rsidRDefault="004E008E" w:rsidP="00456DA9">
            <w:pPr>
              <w:jc w:val="center"/>
              <w:rPr>
                <w:rFonts w:ascii="Times" w:hAnsi="Times"/>
                <w:b/>
              </w:rPr>
            </w:pPr>
            <w:r>
              <w:rPr>
                <w:rFonts w:ascii="Times" w:hAnsi="Times"/>
                <w:b/>
              </w:rPr>
              <w:t>Igualdad</w:t>
            </w:r>
          </w:p>
        </w:tc>
        <w:tc>
          <w:tcPr>
            <w:tcW w:w="1811" w:type="dxa"/>
          </w:tcPr>
          <w:p w14:paraId="04F95D87" w14:textId="1EF6D9AA" w:rsidR="00EA52D9" w:rsidRPr="00273899" w:rsidRDefault="004E008E" w:rsidP="00456DA9">
            <w:pPr>
              <w:jc w:val="center"/>
              <w:rPr>
                <w:rFonts w:ascii="Times" w:hAnsi="Times"/>
                <w:b/>
              </w:rPr>
            </w:pPr>
            <w:r>
              <w:rPr>
                <w:rFonts w:ascii="Times" w:hAnsi="Times"/>
                <w:b/>
              </w:rPr>
              <w:t>Libertad</w:t>
            </w:r>
          </w:p>
        </w:tc>
        <w:tc>
          <w:tcPr>
            <w:tcW w:w="1811" w:type="dxa"/>
          </w:tcPr>
          <w:p w14:paraId="6D85BAAA" w14:textId="1B47FFB3" w:rsidR="00EA52D9" w:rsidRPr="00273899" w:rsidRDefault="004E008E" w:rsidP="00456DA9">
            <w:pPr>
              <w:jc w:val="center"/>
              <w:rPr>
                <w:rFonts w:ascii="Times" w:hAnsi="Times"/>
                <w:b/>
              </w:rPr>
            </w:pPr>
            <w:r>
              <w:rPr>
                <w:rFonts w:ascii="Times" w:hAnsi="Times"/>
                <w:b/>
              </w:rPr>
              <w:t>Frecuencia</w:t>
            </w:r>
          </w:p>
        </w:tc>
        <w:tc>
          <w:tcPr>
            <w:tcW w:w="1811" w:type="dxa"/>
          </w:tcPr>
          <w:p w14:paraId="3E56F58F" w14:textId="474B6BC2" w:rsidR="00EA52D9" w:rsidRPr="00146DF4" w:rsidRDefault="004E008E" w:rsidP="00456DA9">
            <w:pPr>
              <w:jc w:val="center"/>
              <w:rPr>
                <w:rFonts w:ascii="Times" w:hAnsi="Times"/>
              </w:rPr>
            </w:pPr>
            <w:r>
              <w:rPr>
                <w:rFonts w:ascii="Times" w:hAnsi="Times"/>
                <w:b/>
              </w:rPr>
              <w:t>Apertura</w:t>
            </w:r>
          </w:p>
        </w:tc>
      </w:tr>
      <w:tr w:rsidR="00EA52D9" w14:paraId="0CC26AC9" w14:textId="77777777" w:rsidTr="00456DA9">
        <w:tc>
          <w:tcPr>
            <w:tcW w:w="1810" w:type="dxa"/>
          </w:tcPr>
          <w:p w14:paraId="7A4DE1B6" w14:textId="77777777" w:rsidR="00EA52D9" w:rsidRPr="00273899" w:rsidRDefault="00EA52D9" w:rsidP="00456DA9">
            <w:pPr>
              <w:jc w:val="center"/>
              <w:rPr>
                <w:rFonts w:ascii="Times" w:hAnsi="Times"/>
              </w:rPr>
            </w:pPr>
            <w:r>
              <w:rPr>
                <w:rFonts w:ascii="Times" w:hAnsi="Times"/>
              </w:rPr>
              <w:t>Todo ciudadano tiene derecho a votar, sin ningún tipo de discriminación.</w:t>
            </w:r>
          </w:p>
        </w:tc>
        <w:tc>
          <w:tcPr>
            <w:tcW w:w="1811" w:type="dxa"/>
          </w:tcPr>
          <w:p w14:paraId="18D8FAC8" w14:textId="77777777" w:rsidR="00EA52D9" w:rsidRPr="00273899" w:rsidRDefault="00EA52D9" w:rsidP="00456DA9">
            <w:pPr>
              <w:jc w:val="center"/>
              <w:rPr>
                <w:rFonts w:ascii="Times" w:hAnsi="Times"/>
              </w:rPr>
            </w:pPr>
            <w:r>
              <w:rPr>
                <w:rFonts w:ascii="Times" w:hAnsi="Times"/>
              </w:rPr>
              <w:t>Los votos de todos los ciudadanos tienen el mismo valor.</w:t>
            </w:r>
          </w:p>
        </w:tc>
        <w:tc>
          <w:tcPr>
            <w:tcW w:w="1811" w:type="dxa"/>
          </w:tcPr>
          <w:p w14:paraId="57198147" w14:textId="77777777" w:rsidR="00EA52D9" w:rsidRPr="00273899" w:rsidRDefault="00EA52D9" w:rsidP="00456DA9">
            <w:pPr>
              <w:jc w:val="center"/>
              <w:rPr>
                <w:rFonts w:ascii="Times" w:hAnsi="Times"/>
              </w:rPr>
            </w:pPr>
            <w:r>
              <w:rPr>
                <w:rFonts w:ascii="Times" w:hAnsi="Times"/>
              </w:rPr>
              <w:t>El voto ciudadano debe realizarse sin coacción.</w:t>
            </w:r>
          </w:p>
        </w:tc>
        <w:tc>
          <w:tcPr>
            <w:tcW w:w="1811" w:type="dxa"/>
          </w:tcPr>
          <w:p w14:paraId="08816A98" w14:textId="342934BE" w:rsidR="00EA52D9" w:rsidRPr="00273899" w:rsidRDefault="00EA52D9" w:rsidP="004E008E">
            <w:pPr>
              <w:jc w:val="center"/>
              <w:rPr>
                <w:rFonts w:ascii="Times" w:hAnsi="Times"/>
              </w:rPr>
            </w:pPr>
            <w:r>
              <w:rPr>
                <w:rFonts w:ascii="Times" w:hAnsi="Times"/>
              </w:rPr>
              <w:t>Las votaciones deben ser periódicas para garantizar la renovación gubernamental.</w:t>
            </w:r>
          </w:p>
        </w:tc>
        <w:tc>
          <w:tcPr>
            <w:tcW w:w="1811" w:type="dxa"/>
          </w:tcPr>
          <w:p w14:paraId="67E30EFA" w14:textId="77777777" w:rsidR="00EA52D9" w:rsidRDefault="00EA52D9" w:rsidP="00456DA9">
            <w:pPr>
              <w:jc w:val="center"/>
              <w:rPr>
                <w:rFonts w:ascii="Times" w:hAnsi="Times"/>
              </w:rPr>
            </w:pPr>
            <w:r>
              <w:rPr>
                <w:rFonts w:ascii="Times" w:hAnsi="Times"/>
              </w:rPr>
              <w:t>Además de votar, cualquier ciudadano puede presentarse para ser elegido.</w:t>
            </w:r>
          </w:p>
        </w:tc>
      </w:tr>
    </w:tbl>
    <w:p w14:paraId="19874BF5" w14:textId="77777777" w:rsidR="00EA52D9" w:rsidRPr="00273899" w:rsidRDefault="00EA52D9" w:rsidP="00EA52D9">
      <w:pPr>
        <w:spacing w:after="0"/>
        <w:rPr>
          <w:rFonts w:ascii="Times" w:hAnsi="Times"/>
        </w:rPr>
      </w:pPr>
    </w:p>
    <w:p w14:paraId="7679AC8C" w14:textId="472A375F" w:rsidR="00EA52D9" w:rsidRDefault="00EA52D9" w:rsidP="00EA52D9">
      <w:pPr>
        <w:spacing w:after="0"/>
        <w:rPr>
          <w:rFonts w:ascii="Times" w:hAnsi="Times"/>
        </w:rPr>
      </w:pPr>
      <w:r w:rsidRPr="00146DF4">
        <w:rPr>
          <w:rFonts w:ascii="Times" w:hAnsi="Times"/>
        </w:rPr>
        <w:t>Los</w:t>
      </w:r>
      <w:r>
        <w:rPr>
          <w:rFonts w:ascii="Times" w:hAnsi="Times"/>
        </w:rPr>
        <w:t xml:space="preserve"> </w:t>
      </w:r>
      <w:r w:rsidRPr="00146DF4">
        <w:rPr>
          <w:rFonts w:ascii="Times" w:hAnsi="Times"/>
          <w:b/>
        </w:rPr>
        <w:t>partidos políticos</w:t>
      </w:r>
      <w:r>
        <w:rPr>
          <w:rFonts w:ascii="Times" w:hAnsi="Times"/>
        </w:rPr>
        <w:t xml:space="preserve"> son elementos importantes </w:t>
      </w:r>
      <w:r w:rsidR="004E008E">
        <w:rPr>
          <w:rFonts w:ascii="Times" w:hAnsi="Times"/>
        </w:rPr>
        <w:t>en</w:t>
      </w:r>
      <w:r>
        <w:rPr>
          <w:rFonts w:ascii="Times" w:hAnsi="Times"/>
        </w:rPr>
        <w:t xml:space="preserve"> la dinámica de la democracia representativa. Estos son </w:t>
      </w:r>
      <w:r w:rsidRPr="00146DF4">
        <w:rPr>
          <w:rFonts w:ascii="Times" w:hAnsi="Times"/>
          <w:b/>
        </w:rPr>
        <w:t>organizaciones</w:t>
      </w:r>
      <w:r>
        <w:rPr>
          <w:rFonts w:ascii="Times" w:hAnsi="Times"/>
        </w:rPr>
        <w:t xml:space="preserve"> </w:t>
      </w:r>
      <w:r w:rsidRPr="00146DF4">
        <w:rPr>
          <w:rFonts w:ascii="Times" w:hAnsi="Times"/>
          <w:b/>
        </w:rPr>
        <w:t>de carácter permanente</w:t>
      </w:r>
      <w:r>
        <w:rPr>
          <w:rFonts w:ascii="Times" w:hAnsi="Times"/>
        </w:rPr>
        <w:t xml:space="preserve"> que </w:t>
      </w:r>
      <w:r w:rsidRPr="00146DF4">
        <w:rPr>
          <w:rFonts w:ascii="Times" w:hAnsi="Times"/>
          <w:b/>
        </w:rPr>
        <w:t>articulan los intereses</w:t>
      </w:r>
      <w:r>
        <w:rPr>
          <w:rFonts w:ascii="Times" w:hAnsi="Times"/>
        </w:rPr>
        <w:t xml:space="preserve"> </w:t>
      </w:r>
      <w:r w:rsidR="004E008E">
        <w:rPr>
          <w:rFonts w:ascii="Times" w:hAnsi="Times"/>
        </w:rPr>
        <w:t>ciudadanos</w:t>
      </w:r>
      <w:r>
        <w:rPr>
          <w:rFonts w:ascii="Times" w:hAnsi="Times"/>
        </w:rPr>
        <w:t xml:space="preserve"> alrededor de unas ideologías políticas particulares. </w:t>
      </w:r>
    </w:p>
    <w:p w14:paraId="34DD800E" w14:textId="77777777" w:rsidR="00EA52D9" w:rsidRDefault="00EA52D9" w:rsidP="00EA52D9">
      <w:pPr>
        <w:spacing w:after="0"/>
        <w:rPr>
          <w:rFonts w:ascii="Times" w:hAnsi="Times"/>
        </w:rPr>
      </w:pPr>
    </w:p>
    <w:tbl>
      <w:tblPr>
        <w:tblStyle w:val="Tablaconcuadrcula"/>
        <w:tblW w:w="8769" w:type="dxa"/>
        <w:tblLook w:val="04A0" w:firstRow="1" w:lastRow="0" w:firstColumn="1" w:lastColumn="0" w:noHBand="0" w:noVBand="1"/>
      </w:tblPr>
      <w:tblGrid>
        <w:gridCol w:w="1011"/>
        <w:gridCol w:w="8043"/>
      </w:tblGrid>
      <w:tr w:rsidR="00EA52D9" w:rsidRPr="005D1738" w14:paraId="2E925B30" w14:textId="77777777" w:rsidTr="00456DA9">
        <w:trPr>
          <w:trHeight w:val="237"/>
        </w:trPr>
        <w:tc>
          <w:tcPr>
            <w:tcW w:w="8769" w:type="dxa"/>
            <w:gridSpan w:val="2"/>
            <w:shd w:val="clear" w:color="auto" w:fill="0D0D0D" w:themeFill="text1" w:themeFillTint="F2"/>
          </w:tcPr>
          <w:p w14:paraId="3086630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A52D9" w14:paraId="654322F5" w14:textId="77777777" w:rsidTr="00456DA9">
        <w:trPr>
          <w:trHeight w:val="222"/>
        </w:trPr>
        <w:tc>
          <w:tcPr>
            <w:tcW w:w="1398" w:type="dxa"/>
          </w:tcPr>
          <w:p w14:paraId="3FC11123" w14:textId="77777777" w:rsidR="00EA52D9" w:rsidRPr="00053744" w:rsidRDefault="00EA52D9"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6CBB373D" w14:textId="2FBE7D03" w:rsidR="00EA52D9" w:rsidRPr="00053744" w:rsidRDefault="00EA52D9" w:rsidP="004E008E">
            <w:pPr>
              <w:rPr>
                <w:rFonts w:ascii="Times New Roman" w:hAnsi="Times New Roman" w:cs="Times New Roman"/>
                <w:b/>
                <w:color w:val="000000"/>
                <w:sz w:val="18"/>
                <w:szCs w:val="18"/>
              </w:rPr>
            </w:pPr>
            <w:r>
              <w:rPr>
                <w:rFonts w:ascii="Times New Roman" w:hAnsi="Times New Roman" w:cs="Times New Roman"/>
                <w:color w:val="000000"/>
              </w:rPr>
              <w:t>CS_08_12_IMG</w:t>
            </w:r>
            <w:r w:rsidR="004E008E">
              <w:rPr>
                <w:rFonts w:ascii="Times New Roman" w:hAnsi="Times New Roman" w:cs="Times New Roman"/>
                <w:color w:val="000000"/>
              </w:rPr>
              <w:t>08</w:t>
            </w:r>
          </w:p>
        </w:tc>
      </w:tr>
      <w:tr w:rsidR="00EA52D9" w14:paraId="0339F40B" w14:textId="77777777" w:rsidTr="00456DA9">
        <w:trPr>
          <w:trHeight w:val="237"/>
        </w:trPr>
        <w:tc>
          <w:tcPr>
            <w:tcW w:w="1398" w:type="dxa"/>
          </w:tcPr>
          <w:p w14:paraId="5BA0FE53"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A499084" w14:textId="77777777" w:rsidR="00EA52D9" w:rsidRDefault="00EA52D9" w:rsidP="00456DA9">
            <w:pPr>
              <w:rPr>
                <w:rFonts w:ascii="Times New Roman" w:hAnsi="Times New Roman" w:cs="Times New Roman"/>
                <w:color w:val="000000"/>
              </w:rPr>
            </w:pPr>
            <w:r>
              <w:rPr>
                <w:rFonts w:ascii="Times New Roman" w:hAnsi="Times New Roman" w:cs="Times New Roman"/>
                <w:color w:val="000000"/>
              </w:rPr>
              <w:t>Los partidos políticos como parte importante de la democracia representativa</w:t>
            </w:r>
          </w:p>
        </w:tc>
      </w:tr>
      <w:tr w:rsidR="00EA52D9" w14:paraId="04FB9571" w14:textId="77777777" w:rsidTr="00456DA9">
        <w:trPr>
          <w:trHeight w:val="2642"/>
        </w:trPr>
        <w:tc>
          <w:tcPr>
            <w:tcW w:w="1398" w:type="dxa"/>
          </w:tcPr>
          <w:p w14:paraId="61540689"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F8BACFB" w14:textId="77777777" w:rsidR="00EA52D9" w:rsidRDefault="00EA52D9" w:rsidP="00456DA9">
            <w:pPr>
              <w:rPr>
                <w:rFonts w:ascii="Times New Roman" w:hAnsi="Times New Roman" w:cs="Times New Roman"/>
                <w:color w:val="000000"/>
              </w:rPr>
            </w:pPr>
            <w:r>
              <w:rPr>
                <w:noProof/>
                <w:lang w:val="es-CO" w:eastAsia="es-CO"/>
              </w:rPr>
              <w:drawing>
                <wp:inline distT="0" distB="0" distL="0" distR="0" wp14:anchorId="0A446F12" wp14:editId="7E65AC20">
                  <wp:extent cx="1712357" cy="2428875"/>
                  <wp:effectExtent l="0" t="0" r="2540" b="0"/>
                  <wp:docPr id="17" name="Imagen 17" descr="http://static0.planetasaber.com/encyclopedia/Data/Imagenes/FOTOS/A10MAR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A10MAR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2357" cy="2428875"/>
                          </a:xfrm>
                          <a:prstGeom prst="rect">
                            <a:avLst/>
                          </a:prstGeom>
                          <a:noFill/>
                          <a:ln>
                            <a:noFill/>
                          </a:ln>
                        </pic:spPr>
                      </pic:pic>
                    </a:graphicData>
                  </a:graphic>
                </wp:inline>
              </w:drawing>
            </w:r>
          </w:p>
          <w:p w14:paraId="5C7809A6" w14:textId="77777777" w:rsidR="00EA52D9" w:rsidRDefault="000003C4" w:rsidP="00456DA9">
            <w:pPr>
              <w:rPr>
                <w:rFonts w:ascii="Times New Roman" w:hAnsi="Times New Roman" w:cs="Times New Roman"/>
                <w:color w:val="000000"/>
              </w:rPr>
            </w:pPr>
            <w:hyperlink r:id="rId29" w:history="1">
              <w:r w:rsidR="00EA52D9" w:rsidRPr="00B344FA">
                <w:rPr>
                  <w:rStyle w:val="Hipervnculo"/>
                  <w:rFonts w:ascii="Times New Roman" w:hAnsi="Times New Roman" w:cs="Times New Roman"/>
                </w:rPr>
                <w:t>http://hispanicasaber.planetasaber.com/encyclopedia/default.asp?idpack=9&amp;idpil=A10MAR018&amp;ruta=Buscador</w:t>
              </w:r>
            </w:hyperlink>
          </w:p>
          <w:p w14:paraId="041717E0" w14:textId="77777777" w:rsidR="00EA52D9" w:rsidRDefault="00EA52D9" w:rsidP="00456DA9">
            <w:pPr>
              <w:rPr>
                <w:rFonts w:ascii="Times New Roman" w:hAnsi="Times New Roman" w:cs="Times New Roman"/>
                <w:color w:val="000000"/>
              </w:rPr>
            </w:pPr>
          </w:p>
        </w:tc>
      </w:tr>
      <w:tr w:rsidR="00EA52D9" w14:paraId="32381EAD" w14:textId="77777777" w:rsidTr="00456DA9">
        <w:trPr>
          <w:trHeight w:val="460"/>
        </w:trPr>
        <w:tc>
          <w:tcPr>
            <w:tcW w:w="1398" w:type="dxa"/>
          </w:tcPr>
          <w:p w14:paraId="42A0B1D8"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71" w:type="dxa"/>
          </w:tcPr>
          <w:p w14:paraId="29D3823D" w14:textId="77777777" w:rsidR="00EA52D9" w:rsidRPr="00EB5941" w:rsidRDefault="00EA52D9" w:rsidP="00456DA9">
            <w:pPr>
              <w:rPr>
                <w:rFonts w:ascii="Times" w:hAnsi="Times"/>
              </w:rPr>
            </w:pPr>
            <w:r>
              <w:rPr>
                <w:rFonts w:ascii="Times" w:hAnsi="Times"/>
              </w:rPr>
              <w:t xml:space="preserve">Los </w:t>
            </w:r>
            <w:r w:rsidRPr="00483C7B">
              <w:rPr>
                <w:rFonts w:ascii="Times" w:hAnsi="Times"/>
                <w:b/>
              </w:rPr>
              <w:t>candidatos</w:t>
            </w:r>
            <w:r>
              <w:rPr>
                <w:rFonts w:ascii="Times" w:hAnsi="Times"/>
              </w:rPr>
              <w:t xml:space="preserve"> se inscriben y son avalados por un determinado </w:t>
            </w:r>
            <w:r w:rsidRPr="00483C7B">
              <w:rPr>
                <w:rFonts w:ascii="Times" w:hAnsi="Times"/>
                <w:b/>
              </w:rPr>
              <w:t>partido político</w:t>
            </w:r>
            <w:r>
              <w:rPr>
                <w:rFonts w:ascii="Times" w:hAnsi="Times"/>
              </w:rPr>
              <w:t>, que agrupa intereses y necesidades similares a los suyos.</w:t>
            </w:r>
            <w:r>
              <w:t xml:space="preserve"> </w:t>
            </w:r>
            <w:r w:rsidRPr="00483C7B">
              <w:rPr>
                <w:rFonts w:ascii="Times" w:hAnsi="Times"/>
                <w:i/>
              </w:rPr>
              <w:t>El candidato de</w:t>
            </w:r>
            <w:r>
              <w:rPr>
                <w:rFonts w:ascii="Times" w:hAnsi="Times"/>
                <w:i/>
              </w:rPr>
              <w:t xml:space="preserve">l partido </w:t>
            </w:r>
            <w:r w:rsidRPr="00483C7B">
              <w:rPr>
                <w:rFonts w:ascii="Times" w:hAnsi="Times"/>
                <w:i/>
              </w:rPr>
              <w:t>Alianza por el Cambio, Ricardo Martinelli, ondea una bandera panameña junto a sus seguidores, tras confirmarse su victoria en las elecciones presidenciales de 2009.</w:t>
            </w:r>
          </w:p>
        </w:tc>
      </w:tr>
    </w:tbl>
    <w:p w14:paraId="2DFD9563" w14:textId="77777777" w:rsidR="00EA52D9" w:rsidRDefault="00EA52D9" w:rsidP="00EA52D9">
      <w:pPr>
        <w:spacing w:after="0"/>
        <w:rPr>
          <w:rFonts w:ascii="Times" w:hAnsi="Times"/>
        </w:rPr>
      </w:pPr>
    </w:p>
    <w:p w14:paraId="7458B5D4" w14:textId="564EF8AF" w:rsidR="00EA52D9" w:rsidRDefault="00EA52D9" w:rsidP="00EA52D9">
      <w:pPr>
        <w:spacing w:after="0"/>
        <w:rPr>
          <w:rFonts w:ascii="Times" w:hAnsi="Times"/>
        </w:rPr>
      </w:pPr>
      <w:r>
        <w:rPr>
          <w:rFonts w:ascii="Times" w:hAnsi="Times"/>
        </w:rPr>
        <w:t xml:space="preserve">El </w:t>
      </w:r>
      <w:r w:rsidRPr="00483C7B">
        <w:rPr>
          <w:rFonts w:ascii="Times" w:hAnsi="Times"/>
          <w:b/>
        </w:rPr>
        <w:t>aval</w:t>
      </w:r>
      <w:r>
        <w:rPr>
          <w:rFonts w:ascii="Times" w:hAnsi="Times"/>
        </w:rPr>
        <w:t xml:space="preserve"> que los partidos políticos le</w:t>
      </w:r>
      <w:r w:rsidR="004E008E">
        <w:rPr>
          <w:rFonts w:ascii="Times" w:hAnsi="Times"/>
        </w:rPr>
        <w:t>s</w:t>
      </w:r>
      <w:r>
        <w:rPr>
          <w:rFonts w:ascii="Times" w:hAnsi="Times"/>
        </w:rPr>
        <w:t xml:space="preserve"> dan a los candidatos implica ciertas responsabilidades, como la de acompañarlos en la gestión cuando sean elegidos y hacer control de </w:t>
      </w:r>
      <w:r w:rsidR="001D6A2B">
        <w:rPr>
          <w:rFonts w:ascii="Times" w:hAnsi="Times"/>
        </w:rPr>
        <w:t xml:space="preserve">su administración </w:t>
      </w:r>
      <w:r>
        <w:rPr>
          <w:rFonts w:ascii="Times" w:hAnsi="Times"/>
        </w:rPr>
        <w:t xml:space="preserve">para que cumplan con las </w:t>
      </w:r>
      <w:r w:rsidRPr="00483C7B">
        <w:rPr>
          <w:rFonts w:ascii="Times" w:hAnsi="Times"/>
          <w:b/>
        </w:rPr>
        <w:t>pautas ideológicas</w:t>
      </w:r>
      <w:r>
        <w:rPr>
          <w:rFonts w:ascii="Times" w:hAnsi="Times"/>
        </w:rPr>
        <w:t xml:space="preserve"> del partido y las </w:t>
      </w:r>
      <w:r w:rsidRPr="00483C7B">
        <w:rPr>
          <w:rFonts w:ascii="Times" w:hAnsi="Times"/>
          <w:b/>
        </w:rPr>
        <w:t>promesas hechas a los ciudadanos</w:t>
      </w:r>
      <w:r>
        <w:rPr>
          <w:rFonts w:ascii="Times" w:hAnsi="Times"/>
        </w:rPr>
        <w:t xml:space="preserve"> que representan.</w:t>
      </w:r>
    </w:p>
    <w:p w14:paraId="45BDAE4E" w14:textId="77777777" w:rsidR="00EA52D9" w:rsidRDefault="00EA52D9" w:rsidP="00A1146D">
      <w:pPr>
        <w:spacing w:after="0"/>
        <w:rPr>
          <w:rFonts w:ascii="Times" w:hAnsi="Times"/>
        </w:rPr>
      </w:pPr>
    </w:p>
    <w:p w14:paraId="3A5F1E28" w14:textId="2EA73E5F" w:rsidR="00034391" w:rsidRDefault="004E008E" w:rsidP="00A73D62">
      <w:pPr>
        <w:rPr>
          <w:rFonts w:ascii="Times" w:hAnsi="Times"/>
        </w:rPr>
      </w:pPr>
      <w:r>
        <w:rPr>
          <w:rFonts w:ascii="Times" w:hAnsi="Times"/>
        </w:rPr>
        <w:t>Por otra parte,</w:t>
      </w:r>
      <w:r w:rsidR="00A73D62">
        <w:rPr>
          <w:rFonts w:ascii="Times" w:hAnsi="Times"/>
        </w:rPr>
        <w:t xml:space="preserve"> </w:t>
      </w:r>
      <w:r>
        <w:rPr>
          <w:rFonts w:ascii="Times" w:hAnsi="Times"/>
        </w:rPr>
        <w:t xml:space="preserve">en </w:t>
      </w:r>
      <w:r w:rsidR="00A73D62">
        <w:rPr>
          <w:rFonts w:ascii="Times" w:hAnsi="Times"/>
        </w:rPr>
        <w:t>la</w:t>
      </w:r>
      <w:r w:rsidR="00572DF4">
        <w:rPr>
          <w:rFonts w:ascii="Times" w:hAnsi="Times"/>
        </w:rPr>
        <w:t xml:space="preserve"> </w:t>
      </w:r>
      <w:r w:rsidR="00572DF4" w:rsidRPr="00034391">
        <w:rPr>
          <w:rFonts w:ascii="Times" w:hAnsi="Times"/>
          <w:b/>
        </w:rPr>
        <w:t xml:space="preserve">democracia </w:t>
      </w:r>
      <w:r w:rsidR="00572DF4">
        <w:rPr>
          <w:rFonts w:ascii="Times" w:hAnsi="Times"/>
          <w:b/>
        </w:rPr>
        <w:t>participativa</w:t>
      </w:r>
      <w:r w:rsidR="00A73D62">
        <w:rPr>
          <w:rFonts w:ascii="Times" w:hAnsi="Times"/>
        </w:rPr>
        <w:t xml:space="preserve"> </w:t>
      </w:r>
      <w:r w:rsidR="00A73D62" w:rsidRPr="00572DF4">
        <w:rPr>
          <w:rFonts w:ascii="Times" w:hAnsi="Times"/>
          <w:b/>
        </w:rPr>
        <w:t>se les consulta directamente</w:t>
      </w:r>
      <w:r w:rsidR="00A73D62">
        <w:rPr>
          <w:rFonts w:ascii="Times" w:hAnsi="Times"/>
          <w:b/>
        </w:rPr>
        <w:t xml:space="preserve"> </w:t>
      </w:r>
      <w:r w:rsidR="00A73D62" w:rsidRPr="00A73D62">
        <w:rPr>
          <w:rFonts w:ascii="Times" w:hAnsi="Times"/>
        </w:rPr>
        <w:t>a los ciudadanos</w:t>
      </w:r>
      <w:r w:rsidR="00A73D62">
        <w:rPr>
          <w:rFonts w:ascii="Times" w:hAnsi="Times"/>
        </w:rPr>
        <w:t xml:space="preserve"> por una decisión sobre la cual deben </w:t>
      </w:r>
      <w:r w:rsidR="00F030C5">
        <w:rPr>
          <w:rFonts w:ascii="Times" w:hAnsi="Times"/>
        </w:rPr>
        <w:t xml:space="preserve">tomar </w:t>
      </w:r>
      <w:r w:rsidR="00A73D62">
        <w:rPr>
          <w:rFonts w:ascii="Times" w:hAnsi="Times"/>
        </w:rPr>
        <w:t xml:space="preserve">por medio del voto. En otras ocasiones, los mismos ciudadanos pueden </w:t>
      </w:r>
      <w:r w:rsidR="00A73D62" w:rsidRPr="00572DF4">
        <w:rPr>
          <w:rFonts w:ascii="Times" w:hAnsi="Times"/>
          <w:b/>
        </w:rPr>
        <w:t>proponer sus propias iniciativas</w:t>
      </w:r>
      <w:r w:rsidR="00A73D62">
        <w:rPr>
          <w:rFonts w:ascii="Times" w:hAnsi="Times"/>
        </w:rPr>
        <w:t xml:space="preserve"> públicas por distintos canales.</w:t>
      </w:r>
      <w:r w:rsidR="00456DA9">
        <w:rPr>
          <w:rFonts w:ascii="Times" w:hAnsi="Times"/>
        </w:rPr>
        <w:t xml:space="preserve"> </w:t>
      </w:r>
    </w:p>
    <w:tbl>
      <w:tblPr>
        <w:tblStyle w:val="Tablaconcuadrcula"/>
        <w:tblW w:w="8769" w:type="dxa"/>
        <w:tblLook w:val="04A0" w:firstRow="1" w:lastRow="0" w:firstColumn="1" w:lastColumn="0" w:noHBand="0" w:noVBand="1"/>
      </w:tblPr>
      <w:tblGrid>
        <w:gridCol w:w="1015"/>
        <w:gridCol w:w="8039"/>
      </w:tblGrid>
      <w:tr w:rsidR="00034391" w:rsidRPr="005D1738" w14:paraId="652FE14C" w14:textId="77777777" w:rsidTr="00D45FE5">
        <w:trPr>
          <w:trHeight w:val="237"/>
        </w:trPr>
        <w:tc>
          <w:tcPr>
            <w:tcW w:w="8769" w:type="dxa"/>
            <w:gridSpan w:val="2"/>
            <w:shd w:val="clear" w:color="auto" w:fill="0D0D0D" w:themeFill="text1" w:themeFillTint="F2"/>
          </w:tcPr>
          <w:p w14:paraId="39FE2074" w14:textId="77777777" w:rsidR="00034391" w:rsidRPr="005D1738" w:rsidRDefault="0003439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34391" w14:paraId="3203DDE6" w14:textId="77777777" w:rsidTr="00D45FE5">
        <w:trPr>
          <w:trHeight w:val="222"/>
        </w:trPr>
        <w:tc>
          <w:tcPr>
            <w:tcW w:w="1398" w:type="dxa"/>
          </w:tcPr>
          <w:p w14:paraId="78E314AC" w14:textId="77777777" w:rsidR="00034391" w:rsidRPr="00053744" w:rsidRDefault="0003439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3A9CF230" w14:textId="04774665" w:rsidR="00034391" w:rsidRPr="00053744" w:rsidRDefault="004E008E" w:rsidP="00D45FE5">
            <w:pPr>
              <w:rPr>
                <w:rFonts w:ascii="Times New Roman" w:hAnsi="Times New Roman" w:cs="Times New Roman"/>
                <w:b/>
                <w:color w:val="000000"/>
                <w:sz w:val="18"/>
                <w:szCs w:val="18"/>
              </w:rPr>
            </w:pPr>
            <w:r>
              <w:rPr>
                <w:rFonts w:ascii="Times New Roman" w:hAnsi="Times New Roman" w:cs="Times New Roman"/>
                <w:color w:val="000000"/>
              </w:rPr>
              <w:t>CS_08_12_IMG09</w:t>
            </w:r>
          </w:p>
        </w:tc>
      </w:tr>
      <w:tr w:rsidR="00034391" w14:paraId="6063BEB9" w14:textId="77777777" w:rsidTr="00D45FE5">
        <w:trPr>
          <w:trHeight w:val="237"/>
        </w:trPr>
        <w:tc>
          <w:tcPr>
            <w:tcW w:w="1398" w:type="dxa"/>
          </w:tcPr>
          <w:p w14:paraId="59649ED0"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42D7EBD" w14:textId="67565943" w:rsidR="00034391" w:rsidRDefault="00034391" w:rsidP="00D45FE5">
            <w:pPr>
              <w:rPr>
                <w:rFonts w:ascii="Times New Roman" w:hAnsi="Times New Roman" w:cs="Times New Roman"/>
                <w:color w:val="000000"/>
              </w:rPr>
            </w:pPr>
            <w:r>
              <w:rPr>
                <w:rFonts w:ascii="Times New Roman" w:hAnsi="Times New Roman" w:cs="Times New Roman"/>
                <w:color w:val="000000"/>
              </w:rPr>
              <w:t>La democracia participativa</w:t>
            </w:r>
          </w:p>
        </w:tc>
      </w:tr>
      <w:tr w:rsidR="00034391" w14:paraId="437FB0EF" w14:textId="77777777" w:rsidTr="00D45FE5">
        <w:trPr>
          <w:trHeight w:val="2642"/>
        </w:trPr>
        <w:tc>
          <w:tcPr>
            <w:tcW w:w="1398" w:type="dxa"/>
          </w:tcPr>
          <w:p w14:paraId="6D98A389"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13C6A0EE" w14:textId="23019871" w:rsidR="00034391" w:rsidRDefault="00034391" w:rsidP="00D45FE5">
            <w:pPr>
              <w:rPr>
                <w:rFonts w:ascii="Times New Roman" w:hAnsi="Times New Roman" w:cs="Times New Roman"/>
                <w:color w:val="000000"/>
              </w:rPr>
            </w:pPr>
            <w:r>
              <w:rPr>
                <w:noProof/>
                <w:lang w:val="es-CO" w:eastAsia="es-CO"/>
              </w:rPr>
              <w:drawing>
                <wp:inline distT="0" distB="0" distL="0" distR="0" wp14:anchorId="6DEC403E" wp14:editId="7043325A">
                  <wp:extent cx="3067978" cy="2047875"/>
                  <wp:effectExtent l="0" t="0" r="0" b="0"/>
                  <wp:docPr id="5" name="Imagen 5" descr="http://static0.planetasaber.com/encyclopedia/Data/Imagenes/FOTOS/A10BOL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A10BOL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978" cy="2047875"/>
                          </a:xfrm>
                          <a:prstGeom prst="rect">
                            <a:avLst/>
                          </a:prstGeom>
                          <a:noFill/>
                          <a:ln>
                            <a:noFill/>
                          </a:ln>
                        </pic:spPr>
                      </pic:pic>
                    </a:graphicData>
                  </a:graphic>
                </wp:inline>
              </w:drawing>
            </w:r>
          </w:p>
          <w:p w14:paraId="46187C23" w14:textId="77777777" w:rsidR="00034391" w:rsidRDefault="00034391" w:rsidP="00D45FE5">
            <w:pPr>
              <w:rPr>
                <w:rFonts w:ascii="Times New Roman" w:hAnsi="Times New Roman" w:cs="Times New Roman"/>
                <w:color w:val="000000"/>
              </w:rPr>
            </w:pPr>
          </w:p>
          <w:p w14:paraId="345F34F7" w14:textId="1FE09F25" w:rsidR="00034391" w:rsidRDefault="000003C4" w:rsidP="00D45FE5">
            <w:pPr>
              <w:rPr>
                <w:rFonts w:ascii="Times New Roman" w:hAnsi="Times New Roman" w:cs="Times New Roman"/>
                <w:color w:val="000000"/>
              </w:rPr>
            </w:pPr>
            <w:hyperlink r:id="rId31" w:history="1">
              <w:r w:rsidR="00034391" w:rsidRPr="00B344FA">
                <w:rPr>
                  <w:rStyle w:val="Hipervnculo"/>
                  <w:rFonts w:ascii="Times New Roman" w:hAnsi="Times New Roman" w:cs="Times New Roman"/>
                </w:rPr>
                <w:t>http://hispanicasaber.planetasaber.com/encyclopedia/default.asp?idpack=9&amp;idpil=A10BOL001&amp;ruta=Buscador</w:t>
              </w:r>
            </w:hyperlink>
          </w:p>
        </w:tc>
      </w:tr>
      <w:tr w:rsidR="00034391" w14:paraId="7E0E866F" w14:textId="77777777" w:rsidTr="00D45FE5">
        <w:trPr>
          <w:trHeight w:val="460"/>
        </w:trPr>
        <w:tc>
          <w:tcPr>
            <w:tcW w:w="1398" w:type="dxa"/>
          </w:tcPr>
          <w:p w14:paraId="14B3AC6D"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4BEA7EC7" w14:textId="19563681" w:rsidR="00034391" w:rsidRPr="00034391" w:rsidRDefault="00034391" w:rsidP="00D45FE5">
            <w:pPr>
              <w:rPr>
                <w:rFonts w:ascii="Times" w:hAnsi="Times"/>
              </w:rPr>
            </w:pPr>
            <w:r>
              <w:rPr>
                <w:rFonts w:ascii="Times" w:hAnsi="Times"/>
              </w:rPr>
              <w:t xml:space="preserve">Los Estados democráticos ofrecen una serie de </w:t>
            </w:r>
            <w:r w:rsidRPr="00572DF4">
              <w:rPr>
                <w:rFonts w:ascii="Times" w:hAnsi="Times"/>
                <w:b/>
              </w:rPr>
              <w:t>mecanismos de participación</w:t>
            </w:r>
            <w:r>
              <w:rPr>
                <w:rFonts w:ascii="Times" w:hAnsi="Times"/>
              </w:rPr>
              <w:t xml:space="preserve">, que son herramientas que permiten que los ciudadanos expongan sus ideas y opiniones sobre los asuntos públicos, para que sean tomadas en consideración por los gobernantes. </w:t>
            </w:r>
            <w:r w:rsidRPr="00034391">
              <w:rPr>
                <w:rFonts w:ascii="Times" w:hAnsi="Times"/>
                <w:i/>
              </w:rPr>
              <w:t>Estudiantes y profesores en una asamblea llevada a cabo en octubre de 2008 en la Universidad de Bolonia, Italia, para decidir las acciones contra el plan de reforma universitaria promovido por el gobierno italiano</w:t>
            </w:r>
            <w:r w:rsidR="002E09EE">
              <w:rPr>
                <w:rFonts w:ascii="Times" w:hAnsi="Times"/>
                <w:i/>
              </w:rPr>
              <w:t>.</w:t>
            </w:r>
          </w:p>
        </w:tc>
      </w:tr>
    </w:tbl>
    <w:p w14:paraId="62EE4E9F" w14:textId="77777777" w:rsidR="00034391" w:rsidRDefault="00034391" w:rsidP="00A1146D">
      <w:pPr>
        <w:spacing w:after="0"/>
        <w:rPr>
          <w:rFonts w:ascii="Times" w:hAnsi="Times"/>
        </w:rPr>
      </w:pPr>
    </w:p>
    <w:p w14:paraId="6B4B0BFE" w14:textId="0E1BCB05" w:rsidR="00034391" w:rsidRDefault="00034391" w:rsidP="00A1146D">
      <w:pPr>
        <w:spacing w:after="0"/>
        <w:rPr>
          <w:rFonts w:ascii="Times" w:hAnsi="Times"/>
        </w:rPr>
      </w:pPr>
      <w:r>
        <w:rPr>
          <w:rFonts w:ascii="Times" w:hAnsi="Times"/>
        </w:rPr>
        <w:t xml:space="preserve">La </w:t>
      </w:r>
      <w:r w:rsidRPr="00034391">
        <w:rPr>
          <w:rFonts w:ascii="Times" w:hAnsi="Times"/>
          <w:b/>
        </w:rPr>
        <w:t>democracia participativa</w:t>
      </w:r>
      <w:r>
        <w:rPr>
          <w:rFonts w:ascii="Times" w:hAnsi="Times"/>
        </w:rPr>
        <w:t xml:space="preserve"> también abre espacios de participación a los ciudadanos en el </w:t>
      </w:r>
      <w:r w:rsidRPr="00034391">
        <w:rPr>
          <w:rFonts w:ascii="Times" w:hAnsi="Times"/>
          <w:b/>
        </w:rPr>
        <w:t>control al poder público</w:t>
      </w:r>
      <w:r>
        <w:rPr>
          <w:rFonts w:ascii="Times" w:hAnsi="Times"/>
        </w:rPr>
        <w:t xml:space="preserve">. Esto asegura que la gestión de los servidores públicos </w:t>
      </w:r>
      <w:r w:rsidR="00670DB3">
        <w:rPr>
          <w:rFonts w:ascii="Times" w:hAnsi="Times"/>
        </w:rPr>
        <w:t xml:space="preserve">se encamine </w:t>
      </w:r>
      <w:r w:rsidR="002E09EE">
        <w:rPr>
          <w:rFonts w:ascii="Times" w:hAnsi="Times"/>
        </w:rPr>
        <w:t>hacia el</w:t>
      </w:r>
      <w:r w:rsidR="00670DB3">
        <w:rPr>
          <w:rFonts w:ascii="Times" w:hAnsi="Times"/>
        </w:rPr>
        <w:t xml:space="preserve"> bienestar general mediante el cumplimiento de sus funciones, y evita que en este proceso abusen de su poder o lo utilicen para satisfacer necesidades privadas.</w:t>
      </w:r>
    </w:p>
    <w:p w14:paraId="7E24C0A1" w14:textId="77777777" w:rsidR="00670DB3" w:rsidRDefault="00670DB3" w:rsidP="00A1146D">
      <w:pPr>
        <w:spacing w:after="0"/>
        <w:rPr>
          <w:rFonts w:ascii="Times" w:hAnsi="Times"/>
        </w:rPr>
      </w:pPr>
    </w:p>
    <w:p w14:paraId="62FEEF3A" w14:textId="31A47AC2" w:rsidR="00670DB3" w:rsidRPr="00670DB3" w:rsidRDefault="00670DB3" w:rsidP="00A1146D">
      <w:pPr>
        <w:spacing w:after="0"/>
        <w:rPr>
          <w:rFonts w:ascii="Times" w:hAnsi="Times"/>
        </w:rPr>
      </w:pPr>
      <w:r>
        <w:rPr>
          <w:rFonts w:ascii="Times" w:hAnsi="Times"/>
        </w:rPr>
        <w:t xml:space="preserve">Cuando esta situación ocurre, el ciudadano tiene la obligación de </w:t>
      </w:r>
      <w:r>
        <w:rPr>
          <w:rFonts w:ascii="Times" w:hAnsi="Times"/>
          <w:b/>
        </w:rPr>
        <w:t>denunciar</w:t>
      </w:r>
      <w:r w:rsidR="002E09EE">
        <w:rPr>
          <w:rFonts w:ascii="Times" w:hAnsi="Times"/>
        </w:rPr>
        <w:t xml:space="preserve"> el</w:t>
      </w:r>
      <w:r>
        <w:rPr>
          <w:rFonts w:ascii="Times" w:hAnsi="Times"/>
        </w:rPr>
        <w:t xml:space="preserve"> delito ante un ju</w:t>
      </w:r>
      <w:r w:rsidR="002E09EE">
        <w:rPr>
          <w:rFonts w:ascii="Times" w:hAnsi="Times"/>
        </w:rPr>
        <w:t>ez penal, para que sea castigado</w:t>
      </w:r>
      <w:r>
        <w:rPr>
          <w:rFonts w:ascii="Times" w:hAnsi="Times"/>
        </w:rPr>
        <w:t xml:space="preserve">. Igualmente, el ciudadano puede </w:t>
      </w:r>
      <w:r w:rsidRPr="00670DB3">
        <w:rPr>
          <w:rFonts w:ascii="Times" w:hAnsi="Times"/>
          <w:b/>
        </w:rPr>
        <w:t xml:space="preserve">presentar una </w:t>
      </w:r>
      <w:r w:rsidRPr="00670DB3">
        <w:rPr>
          <w:rFonts w:ascii="Times" w:hAnsi="Times"/>
          <w:b/>
        </w:rPr>
        <w:lastRenderedPageBreak/>
        <w:t>queja</w:t>
      </w:r>
      <w:r>
        <w:rPr>
          <w:rFonts w:ascii="Times" w:hAnsi="Times"/>
        </w:rPr>
        <w:t xml:space="preserve"> ante uno de los organismos de control gubernamental para que investigue la falta y tome medidas de sanción y corrección. </w:t>
      </w:r>
    </w:p>
    <w:p w14:paraId="43B54AE9" w14:textId="77777777" w:rsidR="00D50443" w:rsidRDefault="00D50443"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A45D21" w:rsidRPr="005D1738" w14:paraId="3D7A63DC" w14:textId="77777777" w:rsidTr="00D45FE5">
        <w:tc>
          <w:tcPr>
            <w:tcW w:w="8978" w:type="dxa"/>
            <w:gridSpan w:val="2"/>
            <w:shd w:val="clear" w:color="auto" w:fill="000000" w:themeFill="text1"/>
          </w:tcPr>
          <w:p w14:paraId="6A96FD25" w14:textId="77777777" w:rsidR="00A45D21" w:rsidRPr="005D1738" w:rsidRDefault="00A45D2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5D21" w:rsidRPr="00726376" w14:paraId="31EB3D68" w14:textId="77777777" w:rsidTr="00D45FE5">
        <w:tc>
          <w:tcPr>
            <w:tcW w:w="2518" w:type="dxa"/>
          </w:tcPr>
          <w:p w14:paraId="1B55CC96" w14:textId="77777777" w:rsidR="00A45D21" w:rsidRPr="00726376" w:rsidRDefault="00A45D21" w:rsidP="00D45FE5">
            <w:pPr>
              <w:rPr>
                <w:rFonts w:ascii="Times" w:hAnsi="Times"/>
                <w:b/>
                <w:sz w:val="18"/>
                <w:szCs w:val="18"/>
              </w:rPr>
            </w:pPr>
            <w:r w:rsidRPr="00726376">
              <w:rPr>
                <w:rFonts w:ascii="Times" w:hAnsi="Times"/>
                <w:b/>
                <w:sz w:val="18"/>
                <w:szCs w:val="18"/>
              </w:rPr>
              <w:t>Título</w:t>
            </w:r>
          </w:p>
        </w:tc>
        <w:tc>
          <w:tcPr>
            <w:tcW w:w="6460" w:type="dxa"/>
          </w:tcPr>
          <w:p w14:paraId="45964BEB" w14:textId="218D457B" w:rsidR="00A45D21" w:rsidRPr="00726376" w:rsidRDefault="00A45D21" w:rsidP="00D45FE5">
            <w:pPr>
              <w:jc w:val="center"/>
              <w:rPr>
                <w:rFonts w:ascii="Times" w:hAnsi="Times"/>
                <w:b/>
                <w:sz w:val="18"/>
                <w:szCs w:val="18"/>
              </w:rPr>
            </w:pPr>
            <w:r>
              <w:rPr>
                <w:rFonts w:ascii="Times" w:hAnsi="Times"/>
                <w:b/>
                <w:sz w:val="18"/>
                <w:szCs w:val="18"/>
              </w:rPr>
              <w:t>Las veedurías ciudadanas</w:t>
            </w:r>
          </w:p>
        </w:tc>
      </w:tr>
      <w:tr w:rsidR="00A45D21" w14:paraId="0F1F59C4" w14:textId="77777777" w:rsidTr="00D45FE5">
        <w:tc>
          <w:tcPr>
            <w:tcW w:w="2518" w:type="dxa"/>
          </w:tcPr>
          <w:p w14:paraId="289F79C0" w14:textId="77777777" w:rsidR="00A45D21" w:rsidRDefault="00A45D21" w:rsidP="00D45FE5">
            <w:pPr>
              <w:rPr>
                <w:rFonts w:ascii="Times" w:hAnsi="Times"/>
              </w:rPr>
            </w:pPr>
            <w:r w:rsidRPr="00726376">
              <w:rPr>
                <w:rFonts w:ascii="Times" w:hAnsi="Times"/>
                <w:b/>
                <w:sz w:val="18"/>
                <w:szCs w:val="18"/>
              </w:rPr>
              <w:t>Contenido</w:t>
            </w:r>
          </w:p>
        </w:tc>
        <w:tc>
          <w:tcPr>
            <w:tcW w:w="6460" w:type="dxa"/>
          </w:tcPr>
          <w:p w14:paraId="090E92B8" w14:textId="0747071F" w:rsidR="00A45D21" w:rsidRDefault="00A45D21" w:rsidP="001D6A2B">
            <w:pPr>
              <w:rPr>
                <w:rFonts w:ascii="Times" w:hAnsi="Times"/>
              </w:rPr>
            </w:pPr>
            <w:r>
              <w:rPr>
                <w:rFonts w:ascii="Times" w:hAnsi="Times"/>
              </w:rPr>
              <w:t xml:space="preserve">Si bien existen organismos de control en el sector oficial, algunos ciudadanos deciden complementar esta labor desde la sociedad civil. Para esto, se agrupan en </w:t>
            </w:r>
            <w:r>
              <w:rPr>
                <w:rFonts w:ascii="Times" w:hAnsi="Times"/>
                <w:b/>
              </w:rPr>
              <w:t>veedurías ciudadanas</w:t>
            </w:r>
            <w:r>
              <w:rPr>
                <w:rFonts w:ascii="Times" w:hAnsi="Times"/>
              </w:rPr>
              <w:t xml:space="preserve"> y </w:t>
            </w:r>
            <w:r w:rsidRPr="00A45D21">
              <w:rPr>
                <w:rFonts w:ascii="Times" w:hAnsi="Times"/>
                <w:b/>
              </w:rPr>
              <w:t>vigilan la gestión pública</w:t>
            </w:r>
            <w:r>
              <w:rPr>
                <w:rFonts w:ascii="Times" w:hAnsi="Times"/>
              </w:rPr>
              <w:t xml:space="preserve"> de personas y organizaciones, ejerciendo una participación más efectiva.</w:t>
            </w:r>
          </w:p>
        </w:tc>
      </w:tr>
    </w:tbl>
    <w:p w14:paraId="72F2E062" w14:textId="77777777" w:rsidR="00A45D21" w:rsidRDefault="00A45D21" w:rsidP="00A1146D">
      <w:pPr>
        <w:spacing w:after="0"/>
        <w:rPr>
          <w:rFonts w:ascii="Times" w:hAnsi="Times"/>
        </w:rPr>
      </w:pPr>
    </w:p>
    <w:p w14:paraId="62D2E627" w14:textId="5D9F0CE6" w:rsidR="00670DB3" w:rsidRDefault="00670DB3" w:rsidP="00A1146D">
      <w:pPr>
        <w:spacing w:after="0"/>
        <w:rPr>
          <w:rFonts w:ascii="Times" w:hAnsi="Times"/>
        </w:rPr>
      </w:pPr>
      <w:r>
        <w:rPr>
          <w:rFonts w:ascii="Times" w:hAnsi="Times"/>
        </w:rPr>
        <w:t xml:space="preserve">En algunos casos, </w:t>
      </w:r>
      <w:r w:rsidR="00EB5941">
        <w:rPr>
          <w:rFonts w:ascii="Times" w:hAnsi="Times"/>
        </w:rPr>
        <w:t xml:space="preserve">los ciudadanos son convocados o convocan a sesiones de </w:t>
      </w:r>
      <w:r w:rsidR="00EB5941" w:rsidRPr="00EB5941">
        <w:rPr>
          <w:rFonts w:ascii="Times" w:hAnsi="Times"/>
          <w:b/>
        </w:rPr>
        <w:t>deliberación</w:t>
      </w:r>
      <w:r w:rsidR="00EB5941">
        <w:rPr>
          <w:rFonts w:ascii="Times" w:hAnsi="Times"/>
          <w:b/>
        </w:rPr>
        <w:t xml:space="preserve"> </w:t>
      </w:r>
      <w:r w:rsidR="00EB5941">
        <w:rPr>
          <w:rFonts w:ascii="Times" w:hAnsi="Times"/>
        </w:rPr>
        <w:t xml:space="preserve">para escuchar a todos los </w:t>
      </w:r>
      <w:r w:rsidR="00EB5941" w:rsidRPr="002E09EE">
        <w:rPr>
          <w:rFonts w:ascii="Times" w:hAnsi="Times"/>
          <w:b/>
        </w:rPr>
        <w:t>involucrados</w:t>
      </w:r>
      <w:r w:rsidR="00EB5941">
        <w:rPr>
          <w:rFonts w:ascii="Times" w:hAnsi="Times"/>
        </w:rPr>
        <w:t xml:space="preserve"> en una </w:t>
      </w:r>
      <w:r w:rsidR="00EB5941" w:rsidRPr="002E09EE">
        <w:rPr>
          <w:rFonts w:ascii="Times" w:hAnsi="Times"/>
          <w:b/>
        </w:rPr>
        <w:t>problemática pública</w:t>
      </w:r>
      <w:r w:rsidR="00EB5941">
        <w:rPr>
          <w:rFonts w:ascii="Times" w:hAnsi="Times"/>
        </w:rPr>
        <w:t xml:space="preserve">. Cuando son sesiones de carácter más local, es fácil que esta participación se haga de manera directa, como en el ágora de la </w:t>
      </w:r>
      <w:r w:rsidR="00EB5941">
        <w:rPr>
          <w:rFonts w:ascii="Times" w:hAnsi="Times"/>
          <w:i/>
        </w:rPr>
        <w:t>polis</w:t>
      </w:r>
      <w:r w:rsidR="00EB5941">
        <w:rPr>
          <w:rFonts w:ascii="Times" w:hAnsi="Times"/>
        </w:rPr>
        <w:t xml:space="preserve"> griega; cuando involucran a más personas, cada sector elige </w:t>
      </w:r>
      <w:r w:rsidR="002E09EE">
        <w:rPr>
          <w:rFonts w:ascii="Times" w:hAnsi="Times"/>
        </w:rPr>
        <w:t xml:space="preserve">a </w:t>
      </w:r>
      <w:r w:rsidR="00EB5941">
        <w:rPr>
          <w:rFonts w:ascii="Times" w:hAnsi="Times"/>
        </w:rPr>
        <w:t>un representante</w:t>
      </w:r>
      <w:r w:rsidR="002E09EE">
        <w:rPr>
          <w:rFonts w:ascii="Times" w:hAnsi="Times"/>
        </w:rPr>
        <w:t>, quien</w:t>
      </w:r>
      <w:r w:rsidR="00EB5941">
        <w:rPr>
          <w:rFonts w:ascii="Times" w:hAnsi="Times"/>
        </w:rPr>
        <w:t xml:space="preserve"> será su voz en la sesión. </w:t>
      </w:r>
    </w:p>
    <w:p w14:paraId="091300AD" w14:textId="77777777" w:rsidR="00EB5941" w:rsidRDefault="00EB5941" w:rsidP="00A1146D">
      <w:pPr>
        <w:spacing w:after="0"/>
        <w:rPr>
          <w:rFonts w:ascii="Times" w:hAnsi="Times"/>
        </w:rPr>
      </w:pPr>
    </w:p>
    <w:p w14:paraId="390D977C" w14:textId="4AE8F0ED" w:rsidR="00EB5941" w:rsidRPr="00EB5941" w:rsidRDefault="00EB5941" w:rsidP="00A1146D">
      <w:pPr>
        <w:spacing w:after="0"/>
        <w:rPr>
          <w:rFonts w:ascii="Times" w:hAnsi="Times"/>
        </w:rPr>
      </w:pPr>
      <w:r>
        <w:rPr>
          <w:rFonts w:ascii="Times" w:hAnsi="Times"/>
        </w:rPr>
        <w:t xml:space="preserve">Este modelo se conoce como </w:t>
      </w:r>
      <w:r>
        <w:rPr>
          <w:rFonts w:ascii="Times" w:hAnsi="Times"/>
          <w:b/>
        </w:rPr>
        <w:t>democracia deliberativa</w:t>
      </w:r>
      <w:r w:rsidR="001D6A2B">
        <w:rPr>
          <w:rFonts w:ascii="Times" w:hAnsi="Times"/>
          <w:b/>
        </w:rPr>
        <w:t>,</w:t>
      </w:r>
      <w:r>
        <w:rPr>
          <w:rFonts w:ascii="Times" w:hAnsi="Times"/>
        </w:rPr>
        <w:t xml:space="preserve"> porque en </w:t>
      </w:r>
      <w:r w:rsidR="002E09EE">
        <w:rPr>
          <w:rFonts w:ascii="Times" w:hAnsi="Times"/>
        </w:rPr>
        <w:t>él</w:t>
      </w:r>
      <w:r>
        <w:rPr>
          <w:rFonts w:ascii="Times" w:hAnsi="Times"/>
        </w:rPr>
        <w:t xml:space="preserve"> todos los involucrados en un asunto público analizan la situación desde todos los puntos de vista posibles </w:t>
      </w:r>
      <w:r w:rsidR="002E09EE">
        <w:rPr>
          <w:rFonts w:ascii="Times" w:hAnsi="Times"/>
        </w:rPr>
        <w:t xml:space="preserve">(deliberan) </w:t>
      </w:r>
      <w:r>
        <w:rPr>
          <w:rFonts w:ascii="Times" w:hAnsi="Times"/>
        </w:rPr>
        <w:t xml:space="preserve">para, a partir de la </w:t>
      </w:r>
      <w:r w:rsidRPr="002E09EE">
        <w:rPr>
          <w:rFonts w:ascii="Times" w:hAnsi="Times"/>
          <w:b/>
        </w:rPr>
        <w:t>pluralidad</w:t>
      </w:r>
      <w:r>
        <w:rPr>
          <w:rFonts w:ascii="Times" w:hAnsi="Times"/>
        </w:rPr>
        <w:t xml:space="preserve">, obtener un diagnóstico </w:t>
      </w:r>
      <w:r w:rsidR="002E09EE">
        <w:rPr>
          <w:rFonts w:ascii="Times" w:hAnsi="Times"/>
        </w:rPr>
        <w:t xml:space="preserve">sobre </w:t>
      </w:r>
      <w:del w:id="0" w:author="TOSHIBA" w:date="2016-03-10T09:21:00Z">
        <w:r w:rsidR="002E09EE" w:rsidDel="00866A0F">
          <w:rPr>
            <w:rFonts w:ascii="Times" w:hAnsi="Times"/>
          </w:rPr>
          <w:delText xml:space="preserve">la </w:delText>
        </w:r>
      </w:del>
      <w:r w:rsidR="002E09EE">
        <w:rPr>
          <w:rFonts w:ascii="Times" w:hAnsi="Times"/>
        </w:rPr>
        <w:t>ella</w:t>
      </w:r>
      <w:r>
        <w:rPr>
          <w:rFonts w:ascii="Times" w:hAnsi="Times"/>
        </w:rPr>
        <w:t xml:space="preserve">. </w:t>
      </w:r>
    </w:p>
    <w:p w14:paraId="7A25AB61" w14:textId="77777777" w:rsidR="005E0A7C" w:rsidRDefault="005E0A7C" w:rsidP="00A1146D">
      <w:pPr>
        <w:spacing w:after="0"/>
        <w:rPr>
          <w:rFonts w:ascii="Times" w:hAnsi="Times"/>
          <w:b/>
        </w:rPr>
      </w:pPr>
    </w:p>
    <w:tbl>
      <w:tblPr>
        <w:tblStyle w:val="Tablaconcuadrcula"/>
        <w:tblW w:w="8769" w:type="dxa"/>
        <w:tblLook w:val="04A0" w:firstRow="1" w:lastRow="0" w:firstColumn="1" w:lastColumn="0" w:noHBand="0" w:noVBand="1"/>
      </w:tblPr>
      <w:tblGrid>
        <w:gridCol w:w="1398"/>
        <w:gridCol w:w="7371"/>
      </w:tblGrid>
      <w:tr w:rsidR="00EB5941" w:rsidRPr="005D1738" w14:paraId="1EBD6348" w14:textId="77777777" w:rsidTr="00D45FE5">
        <w:trPr>
          <w:trHeight w:val="237"/>
        </w:trPr>
        <w:tc>
          <w:tcPr>
            <w:tcW w:w="8769" w:type="dxa"/>
            <w:gridSpan w:val="2"/>
            <w:shd w:val="clear" w:color="auto" w:fill="0D0D0D" w:themeFill="text1" w:themeFillTint="F2"/>
          </w:tcPr>
          <w:p w14:paraId="163C34AC" w14:textId="77777777" w:rsidR="00EB5941" w:rsidRPr="005D1738" w:rsidRDefault="00EB594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5941" w14:paraId="45347FCD" w14:textId="77777777" w:rsidTr="00D45FE5">
        <w:trPr>
          <w:trHeight w:val="222"/>
        </w:trPr>
        <w:tc>
          <w:tcPr>
            <w:tcW w:w="1398" w:type="dxa"/>
          </w:tcPr>
          <w:p w14:paraId="62968EDB" w14:textId="77777777" w:rsidR="00EB5941" w:rsidRPr="00053744" w:rsidRDefault="00EB594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4F34F42" w14:textId="639E9548" w:rsidR="00EB5941" w:rsidRPr="00053744" w:rsidRDefault="00EB5941" w:rsidP="002E09EE">
            <w:pPr>
              <w:rPr>
                <w:rFonts w:ascii="Times New Roman" w:hAnsi="Times New Roman" w:cs="Times New Roman"/>
                <w:b/>
                <w:color w:val="000000"/>
                <w:sz w:val="18"/>
                <w:szCs w:val="18"/>
              </w:rPr>
            </w:pPr>
            <w:r>
              <w:rPr>
                <w:rFonts w:ascii="Times New Roman" w:hAnsi="Times New Roman" w:cs="Times New Roman"/>
                <w:color w:val="000000"/>
              </w:rPr>
              <w:t>CS_08_12_IMG</w:t>
            </w:r>
            <w:r w:rsidR="002E09EE">
              <w:rPr>
                <w:rFonts w:ascii="Times New Roman" w:hAnsi="Times New Roman" w:cs="Times New Roman"/>
                <w:color w:val="000000"/>
              </w:rPr>
              <w:t>10</w:t>
            </w:r>
          </w:p>
        </w:tc>
      </w:tr>
      <w:tr w:rsidR="00EB5941" w14:paraId="0438603D" w14:textId="77777777" w:rsidTr="00D45FE5">
        <w:trPr>
          <w:trHeight w:val="237"/>
        </w:trPr>
        <w:tc>
          <w:tcPr>
            <w:tcW w:w="1398" w:type="dxa"/>
          </w:tcPr>
          <w:p w14:paraId="0A17B9BC"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B3D281B" w14:textId="7E1D313F" w:rsidR="00EB5941" w:rsidRDefault="00EB5941" w:rsidP="00EB5941">
            <w:pPr>
              <w:rPr>
                <w:rFonts w:ascii="Times New Roman" w:hAnsi="Times New Roman" w:cs="Times New Roman"/>
                <w:color w:val="000000"/>
              </w:rPr>
            </w:pPr>
            <w:r>
              <w:rPr>
                <w:rFonts w:ascii="Times New Roman" w:hAnsi="Times New Roman" w:cs="Times New Roman"/>
                <w:color w:val="000000"/>
              </w:rPr>
              <w:t>La democracia deliberativa</w:t>
            </w:r>
          </w:p>
        </w:tc>
      </w:tr>
      <w:tr w:rsidR="00EB5941" w14:paraId="46E50FBA" w14:textId="77777777" w:rsidTr="00D45FE5">
        <w:trPr>
          <w:trHeight w:val="2642"/>
        </w:trPr>
        <w:tc>
          <w:tcPr>
            <w:tcW w:w="1398" w:type="dxa"/>
          </w:tcPr>
          <w:p w14:paraId="01D0C221"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40B427C8" w14:textId="07085403" w:rsidR="00EB5941" w:rsidRDefault="00EB5941" w:rsidP="00D45FE5">
            <w:pPr>
              <w:rPr>
                <w:rFonts w:ascii="Times New Roman" w:hAnsi="Times New Roman" w:cs="Times New Roman"/>
                <w:color w:val="000000"/>
              </w:rPr>
            </w:pPr>
            <w:r>
              <w:rPr>
                <w:noProof/>
                <w:lang w:val="es-CO" w:eastAsia="es-CO"/>
              </w:rPr>
              <w:drawing>
                <wp:inline distT="0" distB="0" distL="0" distR="0" wp14:anchorId="73493D4D" wp14:editId="7046409B">
                  <wp:extent cx="2809875" cy="1998133"/>
                  <wp:effectExtent l="0" t="0" r="0" b="2540"/>
                  <wp:docPr id="14" name="Imagen 14" descr="http://thumb7.shutterstock.com/display_pic_with_logo/187633/130607579/stock-photo-team-meeting-in-creative-office-130607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87633/130607579/stock-photo-team-meeting-in-creative-office-13060757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875" cy="1998133"/>
                          </a:xfrm>
                          <a:prstGeom prst="rect">
                            <a:avLst/>
                          </a:prstGeom>
                          <a:noFill/>
                          <a:ln>
                            <a:noFill/>
                          </a:ln>
                        </pic:spPr>
                      </pic:pic>
                    </a:graphicData>
                  </a:graphic>
                </wp:inline>
              </w:drawing>
            </w:r>
          </w:p>
          <w:p w14:paraId="5A66FB8C" w14:textId="77777777" w:rsidR="00EB5941" w:rsidRDefault="00EB5941" w:rsidP="00D45FE5">
            <w:pPr>
              <w:rPr>
                <w:rFonts w:ascii="Times New Roman" w:hAnsi="Times New Roman" w:cs="Times New Roman"/>
                <w:color w:val="000000"/>
              </w:rPr>
            </w:pPr>
          </w:p>
          <w:p w14:paraId="3BCD1D2D" w14:textId="6013BEE4" w:rsidR="00EB5941" w:rsidRDefault="00EB5941" w:rsidP="00EB5941">
            <w:pPr>
              <w:rPr>
                <w:rFonts w:ascii="Times New Roman" w:hAnsi="Times New Roman" w:cs="Times New Roman"/>
                <w:color w:val="000000"/>
              </w:rPr>
            </w:pPr>
            <w:r>
              <w:rPr>
                <w:rFonts w:ascii="Times New Roman" w:hAnsi="Times New Roman" w:cs="Times New Roman"/>
                <w:color w:val="000000"/>
              </w:rPr>
              <w:t xml:space="preserve">Shutterstock </w:t>
            </w:r>
            <w:hyperlink r:id="rId33" w:history="1">
              <w:r>
                <w:rPr>
                  <w:rStyle w:val="Hipervnculo"/>
                </w:rPr>
                <w:t>130607579</w:t>
              </w:r>
            </w:hyperlink>
          </w:p>
        </w:tc>
      </w:tr>
      <w:tr w:rsidR="00EB5941" w14:paraId="54AF624B" w14:textId="77777777" w:rsidTr="00D45FE5">
        <w:trPr>
          <w:trHeight w:val="460"/>
        </w:trPr>
        <w:tc>
          <w:tcPr>
            <w:tcW w:w="1398" w:type="dxa"/>
          </w:tcPr>
          <w:p w14:paraId="5C993E3E"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DF5AB09" w14:textId="70C41299" w:rsidR="00EB5941" w:rsidRPr="00EB5941" w:rsidRDefault="00EB5941" w:rsidP="00EB5941">
            <w:pPr>
              <w:rPr>
                <w:rFonts w:ascii="Times" w:hAnsi="Times"/>
              </w:rPr>
            </w:pPr>
            <w:r>
              <w:rPr>
                <w:rFonts w:ascii="Times" w:hAnsi="Times"/>
              </w:rPr>
              <w:t xml:space="preserve">En la </w:t>
            </w:r>
            <w:r>
              <w:rPr>
                <w:rFonts w:ascii="Times" w:hAnsi="Times"/>
                <w:b/>
              </w:rPr>
              <w:t>deliberación</w:t>
            </w:r>
            <w:r>
              <w:rPr>
                <w:rFonts w:ascii="Times" w:hAnsi="Times"/>
              </w:rPr>
              <w:t>, a partir del diagnóstico del problema</w:t>
            </w:r>
            <w:r w:rsidR="00A45D21">
              <w:rPr>
                <w:rFonts w:ascii="Times" w:hAnsi="Times"/>
              </w:rPr>
              <w:t>,</w:t>
            </w:r>
            <w:r>
              <w:rPr>
                <w:rFonts w:ascii="Times" w:hAnsi="Times"/>
              </w:rPr>
              <w:t xml:space="preserve"> los participantes proponen diferentes soluciones. Luego, en plenaria conversan y analizan los beneficios y las dificultades de cada una.</w:t>
            </w:r>
          </w:p>
        </w:tc>
      </w:tr>
    </w:tbl>
    <w:p w14:paraId="0F8C58ED" w14:textId="77777777" w:rsidR="00EB5941" w:rsidRDefault="00EB5941" w:rsidP="00A1146D">
      <w:pPr>
        <w:spacing w:after="0"/>
        <w:rPr>
          <w:rFonts w:ascii="Times" w:hAnsi="Times"/>
          <w:b/>
        </w:rPr>
      </w:pPr>
    </w:p>
    <w:p w14:paraId="7382D90E" w14:textId="61109275" w:rsidR="00EB5941" w:rsidRDefault="00A45D21" w:rsidP="00A1146D">
      <w:pPr>
        <w:spacing w:after="0"/>
        <w:rPr>
          <w:rFonts w:ascii="Times" w:hAnsi="Times"/>
        </w:rPr>
      </w:pPr>
      <w:r>
        <w:rPr>
          <w:rFonts w:ascii="Times" w:hAnsi="Times"/>
        </w:rPr>
        <w:t xml:space="preserve">La </w:t>
      </w:r>
      <w:r>
        <w:rPr>
          <w:rFonts w:ascii="Times" w:hAnsi="Times"/>
          <w:b/>
        </w:rPr>
        <w:t xml:space="preserve">deliberación </w:t>
      </w:r>
      <w:r>
        <w:rPr>
          <w:rFonts w:ascii="Times" w:hAnsi="Times"/>
        </w:rPr>
        <w:t>permite contemplar un amplio panorama ofrecido por los implicados en el problema; las voces de todos son escuchadas y tenidas en cuenta. Esto permite que la solución, por la cual los participantes votan</w:t>
      </w:r>
      <w:r w:rsidR="002E09EE">
        <w:rPr>
          <w:rFonts w:ascii="Times" w:hAnsi="Times"/>
        </w:rPr>
        <w:t xml:space="preserve"> al final de la sesión</w:t>
      </w:r>
      <w:r>
        <w:rPr>
          <w:rFonts w:ascii="Times" w:hAnsi="Times"/>
        </w:rPr>
        <w:t xml:space="preserve">, sea totalmente </w:t>
      </w:r>
      <w:r w:rsidRPr="00A45D21">
        <w:rPr>
          <w:rFonts w:ascii="Times" w:hAnsi="Times"/>
          <w:b/>
        </w:rPr>
        <w:t>consciente y razonada</w:t>
      </w:r>
      <w:r>
        <w:rPr>
          <w:rFonts w:ascii="Times" w:hAnsi="Times"/>
        </w:rPr>
        <w:t xml:space="preserve">, y busque </w:t>
      </w:r>
      <w:r w:rsidRPr="00A45D21">
        <w:rPr>
          <w:rFonts w:ascii="Times" w:hAnsi="Times"/>
          <w:b/>
        </w:rPr>
        <w:t xml:space="preserve">favorecer </w:t>
      </w:r>
      <w:r>
        <w:rPr>
          <w:rFonts w:ascii="Times" w:hAnsi="Times"/>
          <w:b/>
        </w:rPr>
        <w:t xml:space="preserve">con justicia </w:t>
      </w:r>
      <w:r w:rsidRPr="00A45D21">
        <w:rPr>
          <w:rFonts w:ascii="Times" w:hAnsi="Times"/>
          <w:b/>
        </w:rPr>
        <w:t>a la mayoría</w:t>
      </w:r>
      <w:r>
        <w:rPr>
          <w:rFonts w:ascii="Times" w:hAnsi="Times"/>
        </w:rPr>
        <w:t xml:space="preserve"> de los involucrados.</w:t>
      </w:r>
    </w:p>
    <w:p w14:paraId="37F8B8D7" w14:textId="77777777" w:rsidR="00483C7B" w:rsidRDefault="00483C7B"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83C7B" w:rsidRPr="005D1738" w14:paraId="24295CA7" w14:textId="77777777" w:rsidTr="00D45FE5">
        <w:tc>
          <w:tcPr>
            <w:tcW w:w="9033" w:type="dxa"/>
            <w:gridSpan w:val="2"/>
            <w:shd w:val="clear" w:color="auto" w:fill="000000" w:themeFill="text1"/>
          </w:tcPr>
          <w:p w14:paraId="01A4A3B7"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7B3B61FA" w14:textId="77777777" w:rsidTr="00D45FE5">
        <w:tc>
          <w:tcPr>
            <w:tcW w:w="2518" w:type="dxa"/>
          </w:tcPr>
          <w:p w14:paraId="61D43CD9"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262F2F6E" w14:textId="3BF07328" w:rsidR="00483C7B" w:rsidRPr="00053744" w:rsidRDefault="00483C7B" w:rsidP="00483C7B">
            <w:pPr>
              <w:rPr>
                <w:rFonts w:ascii="Times New Roman" w:hAnsi="Times New Roman" w:cs="Times New Roman"/>
                <w:b/>
                <w:color w:val="000000"/>
                <w:sz w:val="18"/>
                <w:szCs w:val="18"/>
              </w:rPr>
            </w:pPr>
            <w:r>
              <w:rPr>
                <w:rFonts w:ascii="Times New Roman" w:hAnsi="Times New Roman" w:cs="Times New Roman"/>
                <w:color w:val="000000"/>
              </w:rPr>
              <w:t xml:space="preserve">CS_08_12_REC90 </w:t>
            </w:r>
            <w:r w:rsidRPr="00483C7B">
              <w:rPr>
                <w:rFonts w:ascii="Times New Roman" w:hAnsi="Times New Roman" w:cs="Times New Roman"/>
                <w:color w:val="FF0000"/>
              </w:rPr>
              <w:t>(Motor M1C)</w:t>
            </w:r>
          </w:p>
        </w:tc>
      </w:tr>
      <w:tr w:rsidR="00483C7B" w14:paraId="790FCD05" w14:textId="77777777" w:rsidTr="00D45FE5">
        <w:tc>
          <w:tcPr>
            <w:tcW w:w="2518" w:type="dxa"/>
          </w:tcPr>
          <w:p w14:paraId="302ABDEA"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2C48ADA" w14:textId="6729F525"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Recon</w:t>
            </w:r>
            <w:r w:rsidR="002E09EE">
              <w:rPr>
                <w:rFonts w:ascii="Times New Roman" w:hAnsi="Times New Roman" w:cs="Times New Roman"/>
                <w:color w:val="000000"/>
              </w:rPr>
              <w:t xml:space="preserve">oce las características de los </w:t>
            </w:r>
            <w:r w:rsidRPr="00483C7B">
              <w:rPr>
                <w:rFonts w:ascii="Times New Roman" w:hAnsi="Times New Roman" w:cs="Times New Roman"/>
                <w:color w:val="000000"/>
              </w:rPr>
              <w:t>tipos de democracia</w:t>
            </w:r>
          </w:p>
        </w:tc>
      </w:tr>
      <w:tr w:rsidR="00483C7B" w14:paraId="6B18114E" w14:textId="77777777" w:rsidTr="00D45FE5">
        <w:tc>
          <w:tcPr>
            <w:tcW w:w="2518" w:type="dxa"/>
          </w:tcPr>
          <w:p w14:paraId="6E393485"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C7512" w14:textId="77777777"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Actividad que permite diferenciar, a partir de sus características, los tipos de democracia</w:t>
            </w:r>
          </w:p>
          <w:p w14:paraId="23A0CE53" w14:textId="18D985D9" w:rsidR="00483C7B" w:rsidRDefault="00483C7B" w:rsidP="002E09EE">
            <w:pPr>
              <w:rPr>
                <w:rFonts w:ascii="Times New Roman" w:hAnsi="Times New Roman" w:cs="Times New Roman"/>
                <w:color w:val="000000"/>
              </w:rPr>
            </w:pPr>
            <w:r w:rsidRPr="00483C7B">
              <w:rPr>
                <w:rFonts w:ascii="Times New Roman" w:hAnsi="Times New Roman" w:cs="Times New Roman"/>
                <w:color w:val="000000"/>
                <w:highlight w:val="yellow"/>
              </w:rPr>
              <w:t xml:space="preserve">Hacer claridad sobre la diferencia </w:t>
            </w:r>
            <w:r w:rsidR="002E09EE">
              <w:rPr>
                <w:rFonts w:ascii="Times New Roman" w:hAnsi="Times New Roman" w:cs="Times New Roman"/>
                <w:color w:val="000000"/>
                <w:highlight w:val="yellow"/>
              </w:rPr>
              <w:t>y características de la</w:t>
            </w:r>
            <w:r w:rsidRPr="00483C7B">
              <w:rPr>
                <w:rFonts w:ascii="Times New Roman" w:hAnsi="Times New Roman" w:cs="Times New Roman"/>
                <w:color w:val="000000"/>
                <w:highlight w:val="yellow"/>
              </w:rPr>
              <w:t xml:space="preserve"> democracia representativa, participativa y deliberativa</w:t>
            </w:r>
          </w:p>
        </w:tc>
      </w:tr>
    </w:tbl>
    <w:p w14:paraId="5BD7D21E" w14:textId="77777777" w:rsidR="00483C7B" w:rsidRPr="00146DF4" w:rsidRDefault="00483C7B" w:rsidP="00A1146D">
      <w:pPr>
        <w:spacing w:after="0"/>
        <w:rPr>
          <w:rFonts w:ascii="Times" w:hAnsi="Times"/>
        </w:rPr>
      </w:pPr>
    </w:p>
    <w:p w14:paraId="7D8D7050" w14:textId="0BF01B9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7FEFC67" w14:textId="77777777" w:rsidR="00483C7B" w:rsidRDefault="00483C7B" w:rsidP="00A1146D">
      <w:pPr>
        <w:spacing w:after="0"/>
        <w:rPr>
          <w:rFonts w:ascii="Times" w:hAnsi="Times"/>
          <w:b/>
        </w:rPr>
      </w:pPr>
    </w:p>
    <w:p w14:paraId="3DE12B49" w14:textId="77777777" w:rsidR="00483C7B" w:rsidRDefault="00483C7B" w:rsidP="00483C7B">
      <w:pPr>
        <w:spacing w:after="0"/>
        <w:rPr>
          <w:rFonts w:ascii="Times" w:hAnsi="Times"/>
        </w:rPr>
      </w:pPr>
      <w:r>
        <w:rPr>
          <w:rFonts w:ascii="Times" w:hAnsi="Times"/>
        </w:rPr>
        <w:t>Actividades para consolidar lo que has aprendido en esta sección.</w:t>
      </w:r>
    </w:p>
    <w:p w14:paraId="02465E33" w14:textId="77777777" w:rsidR="00483C7B" w:rsidRDefault="00483C7B" w:rsidP="00483C7B">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83C7B" w:rsidRPr="005D1738" w14:paraId="538E9067" w14:textId="77777777" w:rsidTr="00D45FE5">
        <w:tc>
          <w:tcPr>
            <w:tcW w:w="9033" w:type="dxa"/>
            <w:gridSpan w:val="2"/>
            <w:shd w:val="clear" w:color="auto" w:fill="000000" w:themeFill="text1"/>
          </w:tcPr>
          <w:p w14:paraId="6098735D"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415F1A8D" w14:textId="77777777" w:rsidTr="00D45FE5">
        <w:tc>
          <w:tcPr>
            <w:tcW w:w="2518" w:type="dxa"/>
          </w:tcPr>
          <w:p w14:paraId="1F469331"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89751F" w14:textId="3FC010D8" w:rsidR="00483C7B" w:rsidRPr="00053744" w:rsidRDefault="00483C7B" w:rsidP="003807FE">
            <w:pPr>
              <w:rPr>
                <w:rFonts w:ascii="Times New Roman" w:hAnsi="Times New Roman" w:cs="Times New Roman"/>
                <w:b/>
                <w:color w:val="000000"/>
                <w:sz w:val="18"/>
                <w:szCs w:val="18"/>
              </w:rPr>
            </w:pPr>
            <w:r>
              <w:rPr>
                <w:rFonts w:ascii="Times New Roman" w:hAnsi="Times New Roman" w:cs="Times New Roman"/>
                <w:color w:val="000000"/>
              </w:rPr>
              <w:t>CS_08_12_REC</w:t>
            </w:r>
            <w:r w:rsidR="003807FE">
              <w:rPr>
                <w:rFonts w:ascii="Times New Roman" w:hAnsi="Times New Roman" w:cs="Times New Roman"/>
                <w:color w:val="000000"/>
              </w:rPr>
              <w:t>100</w:t>
            </w:r>
            <w:r>
              <w:rPr>
                <w:rFonts w:ascii="Times New Roman" w:hAnsi="Times New Roman" w:cs="Times New Roman"/>
                <w:color w:val="000000"/>
              </w:rPr>
              <w:t xml:space="preserve"> </w:t>
            </w:r>
            <w:r w:rsidRPr="00EA15B1">
              <w:rPr>
                <w:rFonts w:ascii="Times New Roman" w:hAnsi="Times New Roman" w:cs="Times New Roman"/>
                <w:color w:val="FF0000"/>
              </w:rPr>
              <w:t>(</w:t>
            </w:r>
            <w:r w:rsidR="003807FE">
              <w:rPr>
                <w:rFonts w:ascii="Times New Roman" w:hAnsi="Times New Roman" w:cs="Times New Roman"/>
                <w:color w:val="FF0000"/>
              </w:rPr>
              <w:t>Aprovechado</w:t>
            </w:r>
            <w:r w:rsidRPr="00EA15B1">
              <w:rPr>
                <w:rFonts w:ascii="Times New Roman" w:hAnsi="Times New Roman" w:cs="Times New Roman"/>
                <w:color w:val="FF0000"/>
              </w:rPr>
              <w:t>)</w:t>
            </w:r>
          </w:p>
        </w:tc>
      </w:tr>
      <w:tr w:rsidR="00483C7B" w14:paraId="2EC523D6" w14:textId="77777777" w:rsidTr="00D45FE5">
        <w:tc>
          <w:tcPr>
            <w:tcW w:w="2518" w:type="dxa"/>
          </w:tcPr>
          <w:p w14:paraId="788A6976"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0FCD6B0" w14:textId="649B91F9" w:rsidR="00483C7B" w:rsidRDefault="003807FE" w:rsidP="00D45FE5">
            <w:pPr>
              <w:rPr>
                <w:rFonts w:ascii="Times New Roman" w:hAnsi="Times New Roman" w:cs="Times New Roman"/>
                <w:color w:val="000000"/>
              </w:rPr>
            </w:pPr>
            <w:r w:rsidRPr="003807FE">
              <w:rPr>
                <w:rFonts w:ascii="Times New Roman" w:hAnsi="Times New Roman" w:cs="Times New Roman"/>
                <w:color w:val="000000"/>
              </w:rPr>
              <w:t>Refuerza tu aprendizaje:</w:t>
            </w:r>
            <w:r w:rsidR="00456DA9">
              <w:rPr>
                <w:rFonts w:ascii="Times New Roman" w:hAnsi="Times New Roman" w:cs="Times New Roman"/>
                <w:color w:val="000000"/>
              </w:rPr>
              <w:t xml:space="preserve"> </w:t>
            </w:r>
            <w:r w:rsidRPr="003807FE">
              <w:rPr>
                <w:rFonts w:ascii="Times New Roman" w:hAnsi="Times New Roman" w:cs="Times New Roman"/>
                <w:color w:val="000000"/>
              </w:rPr>
              <w:t>El gobierno democrático</w:t>
            </w:r>
          </w:p>
        </w:tc>
      </w:tr>
      <w:tr w:rsidR="00483C7B" w14:paraId="4FEEA656" w14:textId="77777777" w:rsidTr="00D45FE5">
        <w:tc>
          <w:tcPr>
            <w:tcW w:w="2518" w:type="dxa"/>
          </w:tcPr>
          <w:p w14:paraId="5BFC92FF"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F126084" w14:textId="77777777" w:rsidR="003807FE" w:rsidRDefault="003807FE" w:rsidP="00D45FE5">
            <w:pPr>
              <w:rPr>
                <w:rFonts w:ascii="Times New Roman" w:hAnsi="Times New Roman" w:cs="Times New Roman"/>
                <w:color w:val="000000"/>
              </w:rPr>
            </w:pPr>
            <w:r w:rsidRPr="003807FE">
              <w:rPr>
                <w:rFonts w:ascii="Times New Roman" w:hAnsi="Times New Roman" w:cs="Times New Roman"/>
                <w:color w:val="000000"/>
              </w:rPr>
              <w:t>Actividades sobre El gobierno democrático</w:t>
            </w:r>
          </w:p>
          <w:p w14:paraId="302D2B9B" w14:textId="53CF8B70" w:rsidR="00483C7B" w:rsidRDefault="003807FE" w:rsidP="00F34861">
            <w:pPr>
              <w:rPr>
                <w:rFonts w:ascii="Times New Roman" w:hAnsi="Times New Roman" w:cs="Times New Roman"/>
                <w:color w:val="000000"/>
              </w:rPr>
            </w:pPr>
            <w:r>
              <w:rPr>
                <w:rFonts w:ascii="Times New Roman" w:hAnsi="Times New Roman" w:cs="Times New Roman"/>
                <w:color w:val="000000"/>
                <w:highlight w:val="yellow"/>
              </w:rPr>
              <w:t xml:space="preserve">Complementar las preguntas que existen, con base en los contenidos del tema. Cambiar las atinentes a España. </w:t>
            </w:r>
            <w:r w:rsidR="00483C7B" w:rsidRPr="00EA15B1">
              <w:rPr>
                <w:rFonts w:ascii="Times New Roman" w:hAnsi="Times New Roman" w:cs="Times New Roman"/>
                <w:color w:val="000000"/>
                <w:highlight w:val="yellow"/>
              </w:rPr>
              <w:t>Formular 10 preguntas de tipo interpretativo y argumentativo</w:t>
            </w:r>
          </w:p>
        </w:tc>
      </w:tr>
    </w:tbl>
    <w:p w14:paraId="2C25B6C3" w14:textId="77777777" w:rsidR="00483C7B" w:rsidRPr="004E5E51" w:rsidRDefault="00483C7B" w:rsidP="00A1146D">
      <w:pPr>
        <w:spacing w:after="0"/>
        <w:rPr>
          <w:rFonts w:ascii="Times" w:hAnsi="Times"/>
          <w:highlight w:val="yellow"/>
        </w:rPr>
      </w:pPr>
    </w:p>
    <w:p w14:paraId="39801A13" w14:textId="338C08D9"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La participación ciudadana</w:t>
      </w:r>
    </w:p>
    <w:p w14:paraId="760CAC4D" w14:textId="77777777" w:rsidR="00F24540" w:rsidRDefault="00F24540" w:rsidP="00A1146D">
      <w:pPr>
        <w:spacing w:after="0"/>
        <w:rPr>
          <w:rFonts w:ascii="Times" w:hAnsi="Times"/>
          <w:b/>
        </w:rPr>
      </w:pPr>
    </w:p>
    <w:p w14:paraId="5F3B0BCB" w14:textId="27C4D958" w:rsidR="00F24540" w:rsidRDefault="00F24540" w:rsidP="00A1146D">
      <w:pPr>
        <w:spacing w:after="0"/>
        <w:rPr>
          <w:rFonts w:ascii="Times" w:hAnsi="Times"/>
        </w:rPr>
      </w:pPr>
      <w:r>
        <w:rPr>
          <w:rFonts w:ascii="Times" w:hAnsi="Times"/>
        </w:rPr>
        <w:t xml:space="preserve">Participar es “formar parte de algo”. Por ello, la </w:t>
      </w:r>
      <w:r w:rsidRPr="00CD25A2">
        <w:rPr>
          <w:rFonts w:ascii="Times" w:hAnsi="Times"/>
          <w:b/>
        </w:rPr>
        <w:t>participación ciudadana</w:t>
      </w:r>
      <w:r>
        <w:rPr>
          <w:rFonts w:ascii="Times" w:hAnsi="Times"/>
        </w:rPr>
        <w:t xml:space="preserve"> es el ejercicio que las personas de una comunidad política hacen al </w:t>
      </w:r>
      <w:r w:rsidRPr="00CD25A2">
        <w:rPr>
          <w:rFonts w:ascii="Times" w:hAnsi="Times"/>
          <w:b/>
        </w:rPr>
        <w:t>expresar sus opiniones</w:t>
      </w:r>
      <w:r>
        <w:rPr>
          <w:rFonts w:ascii="Times" w:hAnsi="Times"/>
        </w:rPr>
        <w:t xml:space="preserve"> sobre un asunto público y al </w:t>
      </w:r>
      <w:r w:rsidRPr="00CD25A2">
        <w:rPr>
          <w:rFonts w:ascii="Times" w:hAnsi="Times"/>
          <w:b/>
        </w:rPr>
        <w:t>controlar las acciones</w:t>
      </w:r>
      <w:r>
        <w:rPr>
          <w:rFonts w:ascii="Times" w:hAnsi="Times"/>
        </w:rPr>
        <w:t xml:space="preserve"> de sus representantes en el gobierno. </w:t>
      </w:r>
    </w:p>
    <w:p w14:paraId="1DECF958" w14:textId="77777777" w:rsidR="00CD25A2" w:rsidRDefault="00CD25A2"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D25A2" w:rsidRPr="005D1738" w14:paraId="05A70C1A" w14:textId="77777777" w:rsidTr="00D45FE5">
        <w:tc>
          <w:tcPr>
            <w:tcW w:w="9033" w:type="dxa"/>
            <w:gridSpan w:val="2"/>
            <w:shd w:val="clear" w:color="auto" w:fill="000000" w:themeFill="text1"/>
          </w:tcPr>
          <w:p w14:paraId="0C1B12A5" w14:textId="77777777" w:rsidR="00CD25A2" w:rsidRPr="005D1738" w:rsidRDefault="00CD25A2"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D25A2" w14:paraId="633320BA" w14:textId="77777777" w:rsidTr="00D45FE5">
        <w:tc>
          <w:tcPr>
            <w:tcW w:w="2518" w:type="dxa"/>
          </w:tcPr>
          <w:p w14:paraId="7487F1D9" w14:textId="77777777" w:rsidR="00CD25A2" w:rsidRPr="00053744" w:rsidRDefault="00CD25A2"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55F8B6" w14:textId="77E53994" w:rsidR="00CD25A2" w:rsidRPr="00053744" w:rsidRDefault="00CD25A2" w:rsidP="00CD25A2">
            <w:pPr>
              <w:rPr>
                <w:rFonts w:ascii="Times New Roman" w:hAnsi="Times New Roman" w:cs="Times New Roman"/>
                <w:b/>
                <w:color w:val="000000"/>
                <w:sz w:val="18"/>
                <w:szCs w:val="18"/>
              </w:rPr>
            </w:pPr>
            <w:r>
              <w:rPr>
                <w:rFonts w:ascii="Times New Roman" w:hAnsi="Times New Roman" w:cs="Times New Roman"/>
                <w:color w:val="000000"/>
              </w:rPr>
              <w:t xml:space="preserve">CS_08_12_REC110 </w:t>
            </w:r>
            <w:r w:rsidRPr="00CD25A2">
              <w:rPr>
                <w:rFonts w:ascii="Times New Roman" w:hAnsi="Times New Roman" w:cs="Times New Roman"/>
                <w:color w:val="FF0000"/>
              </w:rPr>
              <w:t>(Motor F10B)</w:t>
            </w:r>
          </w:p>
        </w:tc>
      </w:tr>
      <w:tr w:rsidR="00CD25A2" w14:paraId="666A9C87" w14:textId="77777777" w:rsidTr="00D45FE5">
        <w:tc>
          <w:tcPr>
            <w:tcW w:w="2518" w:type="dxa"/>
          </w:tcPr>
          <w:p w14:paraId="3B7B6BC4" w14:textId="77777777" w:rsidR="00CD25A2" w:rsidRDefault="00CD25A2"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8E22323" w14:textId="11E1B66F" w:rsidR="00CD25A2" w:rsidRDefault="00CD25A2" w:rsidP="00D45FE5">
            <w:pPr>
              <w:rPr>
                <w:rFonts w:ascii="Times New Roman" w:hAnsi="Times New Roman" w:cs="Times New Roman"/>
                <w:color w:val="000000"/>
              </w:rPr>
            </w:pPr>
            <w:r>
              <w:rPr>
                <w:rFonts w:ascii="Times New Roman" w:hAnsi="Times New Roman" w:cs="Times New Roman"/>
                <w:color w:val="000000"/>
              </w:rPr>
              <w:t>La democracia y la participación ciudadana</w:t>
            </w:r>
          </w:p>
        </w:tc>
      </w:tr>
      <w:tr w:rsidR="00CD25A2" w14:paraId="3C72DF4A" w14:textId="77777777" w:rsidTr="00D45FE5">
        <w:tc>
          <w:tcPr>
            <w:tcW w:w="2518" w:type="dxa"/>
          </w:tcPr>
          <w:p w14:paraId="2303C455" w14:textId="77777777" w:rsidR="00CD25A2" w:rsidRDefault="00CD25A2"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A95B261" w14:textId="77777777" w:rsidR="00CD25A2" w:rsidRDefault="00CD25A2" w:rsidP="00D45FE5">
            <w:pPr>
              <w:rPr>
                <w:rFonts w:ascii="Times New Roman" w:hAnsi="Times New Roman" w:cs="Times New Roman"/>
                <w:color w:val="000000"/>
              </w:rPr>
            </w:pPr>
            <w:r w:rsidRPr="00CD25A2">
              <w:rPr>
                <w:rFonts w:ascii="Times New Roman" w:hAnsi="Times New Roman" w:cs="Times New Roman"/>
                <w:color w:val="000000"/>
              </w:rPr>
              <w:t>Interactivo que permite reconocer la importancia de la participación ciudadana en los gobiernos democráticos</w:t>
            </w:r>
          </w:p>
          <w:p w14:paraId="5AECBB27" w14:textId="77777777" w:rsidR="00CD25A2" w:rsidRPr="00CD25A2" w:rsidRDefault="00CD25A2" w:rsidP="00D45FE5">
            <w:pPr>
              <w:rPr>
                <w:rFonts w:ascii="Times New Roman" w:hAnsi="Times New Roman" w:cs="Times New Roman"/>
                <w:color w:val="000000"/>
                <w:highlight w:val="yellow"/>
              </w:rPr>
            </w:pPr>
            <w:r w:rsidRPr="00CD25A2">
              <w:rPr>
                <w:rFonts w:ascii="Times New Roman" w:hAnsi="Times New Roman" w:cs="Times New Roman"/>
                <w:color w:val="000000"/>
                <w:highlight w:val="yellow"/>
              </w:rPr>
              <w:t>Hacer énfasis en los siguientes aspectos de la participación ciudadana:</w:t>
            </w:r>
          </w:p>
          <w:p w14:paraId="5B2F4402"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Reconoce y valora la diferencia y la pluralidad.</w:t>
            </w:r>
          </w:p>
          <w:p w14:paraId="2097E7E7"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Permite transformar o resolver los conflictos sociales.</w:t>
            </w:r>
          </w:p>
          <w:p w14:paraId="4B75B0BA"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 xml:space="preserve">Busca llegar a acuerdos que favorezcan a la mayoría de ciudadanos. </w:t>
            </w:r>
          </w:p>
          <w:p w14:paraId="1B1E5206"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Invita a la construcción de nuevas propuestas de sociedad, con la participación de los ciudadanos.</w:t>
            </w:r>
          </w:p>
          <w:p w14:paraId="4FDACF3F"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Facilita el logro de objetivos comunes que una sola persona no podría alcanzar.</w:t>
            </w:r>
          </w:p>
          <w:p w14:paraId="7365D216" w14:textId="433979B6"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Es un p</w:t>
            </w:r>
            <w:r w:rsidR="00D03E5D">
              <w:rPr>
                <w:rFonts w:ascii="Times New Roman" w:hAnsi="Times New Roman" w:cs="Times New Roman"/>
                <w:color w:val="000000"/>
                <w:highlight w:val="yellow"/>
              </w:rPr>
              <w:t>uente entre la ciudadanía y el E</w:t>
            </w:r>
            <w:r w:rsidRPr="00CD25A2">
              <w:rPr>
                <w:rFonts w:ascii="Times New Roman" w:hAnsi="Times New Roman" w:cs="Times New Roman"/>
                <w:color w:val="000000"/>
                <w:highlight w:val="yellow"/>
              </w:rPr>
              <w:t>stado.</w:t>
            </w:r>
          </w:p>
          <w:p w14:paraId="628FA9D3" w14:textId="47110488" w:rsidR="00CD25A2" w:rsidRPr="00CD25A2" w:rsidRDefault="00CD25A2" w:rsidP="00CD25A2">
            <w:pPr>
              <w:pStyle w:val="Prrafodelista"/>
              <w:numPr>
                <w:ilvl w:val="0"/>
                <w:numId w:val="39"/>
              </w:numPr>
              <w:rPr>
                <w:rFonts w:ascii="Times New Roman" w:hAnsi="Times New Roman" w:cs="Times New Roman"/>
                <w:color w:val="000000"/>
              </w:rPr>
            </w:pPr>
            <w:r w:rsidRPr="00CD25A2">
              <w:rPr>
                <w:rFonts w:ascii="Times New Roman" w:hAnsi="Times New Roman" w:cs="Times New Roman"/>
                <w:color w:val="000000"/>
                <w:highlight w:val="yellow"/>
              </w:rPr>
              <w:t>Fomenta la transparencia y calidad del ejercicio público.</w:t>
            </w:r>
          </w:p>
        </w:tc>
      </w:tr>
    </w:tbl>
    <w:p w14:paraId="3EE5AC98" w14:textId="24397E72" w:rsidR="00CD25A2" w:rsidRPr="00F24540" w:rsidRDefault="00CD25A2" w:rsidP="00A1146D">
      <w:pPr>
        <w:spacing w:after="0"/>
        <w:rPr>
          <w:rFonts w:ascii="Times" w:hAnsi="Times"/>
        </w:rPr>
      </w:pPr>
    </w:p>
    <w:p w14:paraId="50AFE1C8" w14:textId="559BCD3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Los elementos y valores para la participación ciudadana</w:t>
      </w:r>
    </w:p>
    <w:p w14:paraId="72E7BE14" w14:textId="77777777" w:rsidR="00CD25A2" w:rsidRDefault="00CD25A2" w:rsidP="00A1146D">
      <w:pPr>
        <w:spacing w:after="0"/>
        <w:rPr>
          <w:rFonts w:ascii="Times" w:hAnsi="Times"/>
          <w:b/>
        </w:rPr>
      </w:pPr>
    </w:p>
    <w:p w14:paraId="3F73FBF4" w14:textId="43068F25" w:rsidR="00CD25A2" w:rsidRDefault="00CD25A2" w:rsidP="00A1146D">
      <w:pPr>
        <w:spacing w:after="0"/>
        <w:rPr>
          <w:rFonts w:ascii="Times" w:hAnsi="Times"/>
        </w:rPr>
      </w:pPr>
      <w:r>
        <w:rPr>
          <w:rFonts w:ascii="Times" w:hAnsi="Times"/>
        </w:rPr>
        <w:t xml:space="preserve">Para que la participación ciudadana </w:t>
      </w:r>
      <w:r w:rsidR="00FE42EB">
        <w:rPr>
          <w:rFonts w:ascii="Times" w:hAnsi="Times"/>
        </w:rPr>
        <w:t>no se quede en una simple opinión</w:t>
      </w:r>
      <w:r w:rsidR="00866A0F">
        <w:rPr>
          <w:rFonts w:ascii="Times" w:hAnsi="Times"/>
        </w:rPr>
        <w:t>,</w:t>
      </w:r>
      <w:r w:rsidR="00FE42EB">
        <w:rPr>
          <w:rFonts w:ascii="Times" w:hAnsi="Times"/>
        </w:rPr>
        <w:t xml:space="preserve"> sino que </w:t>
      </w:r>
      <w:r>
        <w:rPr>
          <w:rFonts w:ascii="Times" w:hAnsi="Times"/>
        </w:rPr>
        <w:t xml:space="preserve">sea verdaderamente útil en el ejercicio democrático, </w:t>
      </w:r>
      <w:r w:rsidR="00FE42EB">
        <w:rPr>
          <w:rFonts w:ascii="Times" w:hAnsi="Times"/>
        </w:rPr>
        <w:t>debe cumplir con ciertos elementos y valores:</w:t>
      </w:r>
    </w:p>
    <w:p w14:paraId="448AB526" w14:textId="77777777" w:rsidR="00FE42EB" w:rsidRDefault="00FE42EB" w:rsidP="00A1146D">
      <w:pPr>
        <w:spacing w:after="0"/>
        <w:rPr>
          <w:rFonts w:ascii="Times" w:hAnsi="Times"/>
        </w:rPr>
      </w:pPr>
    </w:p>
    <w:p w14:paraId="21F5D8B8" w14:textId="6DAE6431" w:rsidR="005D72D8" w:rsidRDefault="005D72D8" w:rsidP="005D72D8">
      <w:pPr>
        <w:pStyle w:val="Prrafodelista"/>
        <w:numPr>
          <w:ilvl w:val="0"/>
          <w:numId w:val="40"/>
        </w:numPr>
        <w:spacing w:after="0"/>
        <w:rPr>
          <w:rFonts w:ascii="Times" w:hAnsi="Times"/>
        </w:rPr>
      </w:pPr>
      <w:r>
        <w:rPr>
          <w:rFonts w:ascii="Times" w:hAnsi="Times"/>
        </w:rPr>
        <w:lastRenderedPageBreak/>
        <w:t xml:space="preserve">El </w:t>
      </w:r>
      <w:r>
        <w:rPr>
          <w:rFonts w:ascii="Times" w:hAnsi="Times"/>
          <w:b/>
        </w:rPr>
        <w:t>interés colectivo</w:t>
      </w:r>
      <w:r>
        <w:rPr>
          <w:rFonts w:ascii="Times" w:hAnsi="Times"/>
        </w:rPr>
        <w:t>, pues la participación ciudadana no se da sobre asuntos privados</w:t>
      </w:r>
      <w:r w:rsidR="00866A0F">
        <w:rPr>
          <w:rFonts w:ascii="Times" w:hAnsi="Times"/>
        </w:rPr>
        <w:t>,</w:t>
      </w:r>
      <w:r>
        <w:rPr>
          <w:rFonts w:ascii="Times" w:hAnsi="Times"/>
        </w:rPr>
        <w:t xml:space="preserve"> sino sobre aquellos que son de incumbencia de toda una comunidad o de </w:t>
      </w:r>
      <w:r w:rsidR="00157970">
        <w:rPr>
          <w:rFonts w:ascii="Times" w:hAnsi="Times"/>
        </w:rPr>
        <w:t>u</w:t>
      </w:r>
      <w:r w:rsidRPr="005D72D8">
        <w:rPr>
          <w:rFonts w:ascii="Times" w:hAnsi="Times"/>
        </w:rPr>
        <w:t>n sector social.</w:t>
      </w:r>
    </w:p>
    <w:p w14:paraId="0187D79C" w14:textId="77777777" w:rsidR="005D72D8"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pluralidad</w:t>
      </w:r>
      <w:r>
        <w:rPr>
          <w:rFonts w:ascii="Times" w:hAnsi="Times"/>
        </w:rPr>
        <w:t>, pues entre más puntos de vista sean incluidos en la participación, más competo será el abordaje de los problemas y las soluciones propuestas.</w:t>
      </w:r>
    </w:p>
    <w:p w14:paraId="53672D20" w14:textId="77777777" w:rsidR="005D72D8" w:rsidRPr="00FE42EB"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argumentación</w:t>
      </w:r>
      <w:r>
        <w:rPr>
          <w:rFonts w:ascii="Times" w:hAnsi="Times"/>
        </w:rPr>
        <w:t xml:space="preserve"> de los puntos de vista, lo cual implica contar con suficiente información sobre el asunto de interés colectivo, que permita sustentar las ideas en datos reales.</w:t>
      </w:r>
    </w:p>
    <w:p w14:paraId="18545C62" w14:textId="34EDE12B" w:rsidR="00FE42EB" w:rsidRDefault="00FE42EB" w:rsidP="00FE42EB">
      <w:pPr>
        <w:pStyle w:val="Prrafodelista"/>
        <w:numPr>
          <w:ilvl w:val="0"/>
          <w:numId w:val="40"/>
        </w:numPr>
        <w:spacing w:after="0"/>
        <w:rPr>
          <w:rFonts w:ascii="Times" w:hAnsi="Times"/>
        </w:rPr>
      </w:pPr>
      <w:r>
        <w:rPr>
          <w:rFonts w:ascii="Times" w:hAnsi="Times"/>
        </w:rPr>
        <w:t xml:space="preserve">El </w:t>
      </w:r>
      <w:r w:rsidRPr="00FE42EB">
        <w:rPr>
          <w:rFonts w:ascii="Times" w:hAnsi="Times"/>
          <w:b/>
        </w:rPr>
        <w:t>respeto</w:t>
      </w:r>
      <w:r>
        <w:rPr>
          <w:rFonts w:ascii="Times" w:hAnsi="Times"/>
        </w:rPr>
        <w:t xml:space="preserve"> por los demás puntos de vista, pues solo esto asegurará que todas las opiniones sean escuchadas y que no se descarte ningún argumento sin haber sido analizado.</w:t>
      </w:r>
    </w:p>
    <w:p w14:paraId="20046C13" w14:textId="23E94C26"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libertad</w:t>
      </w:r>
      <w:r>
        <w:rPr>
          <w:rFonts w:ascii="Times" w:hAnsi="Times"/>
        </w:rPr>
        <w:t xml:space="preserve"> para expresar las ideas y opiniones sin ningún tipo de coacción, así como la de apoyar determinado punto de vista.</w:t>
      </w:r>
    </w:p>
    <w:p w14:paraId="09BFF366" w14:textId="74737249"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igualdad</w:t>
      </w:r>
      <w:r>
        <w:rPr>
          <w:rFonts w:ascii="Times" w:hAnsi="Times"/>
        </w:rPr>
        <w:t xml:space="preserve"> entre los ciudadanos que participan, y que valida las opiniones y acciones de todos de la misma forma, sin dar prevalencia a unos o demeritar las de otros.</w:t>
      </w:r>
    </w:p>
    <w:p w14:paraId="65BF873E" w14:textId="77777777" w:rsidR="005D72D8" w:rsidRDefault="005D72D8" w:rsidP="005D72D8">
      <w:pPr>
        <w:pStyle w:val="Prrafodelista"/>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D72D8" w:rsidRPr="005D1738" w14:paraId="1DD5931C" w14:textId="77777777" w:rsidTr="00D45FE5">
        <w:tc>
          <w:tcPr>
            <w:tcW w:w="9033" w:type="dxa"/>
            <w:gridSpan w:val="2"/>
            <w:shd w:val="clear" w:color="auto" w:fill="000000" w:themeFill="text1"/>
          </w:tcPr>
          <w:p w14:paraId="2142E19A" w14:textId="77777777" w:rsidR="005D72D8" w:rsidRPr="005D1738" w:rsidRDefault="005D72D8"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D72D8" w14:paraId="763E9973" w14:textId="77777777" w:rsidTr="00D45FE5">
        <w:tc>
          <w:tcPr>
            <w:tcW w:w="2518" w:type="dxa"/>
          </w:tcPr>
          <w:p w14:paraId="25795B8F" w14:textId="77777777" w:rsidR="005D72D8" w:rsidRPr="00053744" w:rsidRDefault="005D72D8"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BA543E" w14:textId="56AA3D83" w:rsidR="005D72D8" w:rsidRPr="00053744" w:rsidRDefault="005D72D8" w:rsidP="005D72D8">
            <w:pPr>
              <w:rPr>
                <w:rFonts w:ascii="Times New Roman" w:hAnsi="Times New Roman" w:cs="Times New Roman"/>
                <w:b/>
                <w:color w:val="000000"/>
                <w:sz w:val="18"/>
                <w:szCs w:val="18"/>
              </w:rPr>
            </w:pPr>
            <w:r>
              <w:rPr>
                <w:rFonts w:ascii="Times New Roman" w:hAnsi="Times New Roman" w:cs="Times New Roman"/>
                <w:color w:val="000000"/>
              </w:rPr>
              <w:t xml:space="preserve">CS_08_12_REC120 </w:t>
            </w:r>
            <w:r w:rsidRPr="005D72D8">
              <w:rPr>
                <w:rFonts w:ascii="Times New Roman" w:hAnsi="Times New Roman" w:cs="Times New Roman"/>
                <w:color w:val="FF0000"/>
              </w:rPr>
              <w:t>(Motor M2C)</w:t>
            </w:r>
          </w:p>
        </w:tc>
      </w:tr>
      <w:tr w:rsidR="005D72D8" w14:paraId="2946B4F0" w14:textId="77777777" w:rsidTr="00D45FE5">
        <w:tc>
          <w:tcPr>
            <w:tcW w:w="2518" w:type="dxa"/>
          </w:tcPr>
          <w:p w14:paraId="5A91C331" w14:textId="77777777" w:rsidR="005D72D8" w:rsidRDefault="005D72D8"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FA16BA" w14:textId="7C163128"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Identifica los elementos y valores que permiten la participación ciudadana</w:t>
            </w:r>
          </w:p>
        </w:tc>
      </w:tr>
      <w:tr w:rsidR="005D72D8" w14:paraId="0E8D81F7" w14:textId="77777777" w:rsidTr="00D45FE5">
        <w:tc>
          <w:tcPr>
            <w:tcW w:w="2518" w:type="dxa"/>
          </w:tcPr>
          <w:p w14:paraId="18982D16" w14:textId="77777777" w:rsidR="005D72D8" w:rsidRDefault="005D72D8"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F65CA2B" w14:textId="77777777"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Actividad para reconocer elementos y valores que hacen posible el ejercicio democrático</w:t>
            </w:r>
          </w:p>
          <w:p w14:paraId="21066CED" w14:textId="4EAD990C" w:rsidR="005D72D8" w:rsidRDefault="005D72D8" w:rsidP="00D45FE5">
            <w:pPr>
              <w:rPr>
                <w:rFonts w:ascii="Times New Roman" w:hAnsi="Times New Roman" w:cs="Times New Roman"/>
                <w:color w:val="000000"/>
              </w:rPr>
            </w:pPr>
            <w:r w:rsidRPr="005D72D8">
              <w:rPr>
                <w:rFonts w:ascii="Times New Roman" w:hAnsi="Times New Roman" w:cs="Times New Roman"/>
                <w:color w:val="000000"/>
                <w:highlight w:val="yellow"/>
              </w:rPr>
              <w:t>Debe ser un texto donde el estudiante deba elegir entre los valores mencionados (interés colectivo, pluralidad, argumentación, respeto, libertad e igualdad) para completar de forma correcta las oraciones.</w:t>
            </w:r>
            <w:r>
              <w:rPr>
                <w:rFonts w:ascii="Times New Roman" w:hAnsi="Times New Roman" w:cs="Times New Roman"/>
                <w:color w:val="000000"/>
              </w:rPr>
              <w:t xml:space="preserve"> </w:t>
            </w:r>
            <w:r w:rsidRPr="005D72D8">
              <w:rPr>
                <w:rFonts w:ascii="Times New Roman" w:hAnsi="Times New Roman" w:cs="Times New Roman"/>
                <w:color w:val="000000"/>
                <w:highlight w:val="yellow"/>
              </w:rPr>
              <w:t>Estas pueden ser positivas o negativas.</w:t>
            </w:r>
          </w:p>
        </w:tc>
      </w:tr>
    </w:tbl>
    <w:p w14:paraId="537D2274" w14:textId="77777777" w:rsidR="005D72D8" w:rsidRPr="005D72D8" w:rsidRDefault="005D72D8" w:rsidP="005D72D8">
      <w:pPr>
        <w:spacing w:after="0"/>
        <w:rPr>
          <w:rFonts w:ascii="Times" w:hAnsi="Times"/>
        </w:rPr>
      </w:pPr>
    </w:p>
    <w:p w14:paraId="69F46B71" w14:textId="753F4DA4"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tipos de participación ciudadana</w:t>
      </w:r>
    </w:p>
    <w:p w14:paraId="614C6F56" w14:textId="77777777" w:rsidR="00157970" w:rsidRDefault="00157970" w:rsidP="00A1146D">
      <w:pPr>
        <w:spacing w:after="0"/>
        <w:rPr>
          <w:rFonts w:ascii="Times" w:hAnsi="Times"/>
          <w:b/>
        </w:rPr>
      </w:pPr>
    </w:p>
    <w:p w14:paraId="0E608DD7" w14:textId="6D5094FF" w:rsidR="00157970" w:rsidRPr="00157970" w:rsidRDefault="00157970" w:rsidP="00157970">
      <w:pPr>
        <w:spacing w:after="0"/>
        <w:rPr>
          <w:rFonts w:ascii="Times" w:hAnsi="Times"/>
        </w:rPr>
      </w:pPr>
      <w:r>
        <w:rPr>
          <w:rFonts w:ascii="Times" w:hAnsi="Times"/>
        </w:rPr>
        <w:t xml:space="preserve">La </w:t>
      </w:r>
      <w:r w:rsidRPr="00157970">
        <w:rPr>
          <w:rFonts w:ascii="Times" w:hAnsi="Times"/>
          <w:b/>
        </w:rPr>
        <w:t>participación</w:t>
      </w:r>
      <w:r>
        <w:rPr>
          <w:rFonts w:ascii="Times" w:hAnsi="Times"/>
        </w:rPr>
        <w:t xml:space="preserve"> de los ciudadanos en los asuntos colectivos puede ser </w:t>
      </w:r>
      <w:r>
        <w:rPr>
          <w:rFonts w:ascii="Times" w:hAnsi="Times"/>
          <w:b/>
        </w:rPr>
        <w:t>directa o indirecta</w:t>
      </w:r>
      <w:r>
        <w:rPr>
          <w:rFonts w:ascii="Times" w:hAnsi="Times"/>
        </w:rPr>
        <w:t>.</w:t>
      </w:r>
    </w:p>
    <w:p w14:paraId="292E2110" w14:textId="77777777" w:rsidR="00157970" w:rsidRDefault="00157970" w:rsidP="00157970">
      <w:pPr>
        <w:spacing w:after="0"/>
        <w:rPr>
          <w:rFonts w:ascii="Times" w:hAnsi="Times"/>
        </w:rPr>
      </w:pPr>
    </w:p>
    <w:p w14:paraId="0ED08825" w14:textId="4B1D1D77" w:rsidR="00157970" w:rsidRDefault="00157970" w:rsidP="00157970">
      <w:pPr>
        <w:spacing w:after="0"/>
        <w:rPr>
          <w:rFonts w:ascii="Times" w:hAnsi="Times"/>
        </w:rPr>
      </w:pPr>
      <w:r>
        <w:rPr>
          <w:rFonts w:ascii="Times" w:hAnsi="Times"/>
        </w:rPr>
        <w:t xml:space="preserve">En la </w:t>
      </w:r>
      <w:r>
        <w:rPr>
          <w:rFonts w:ascii="Times" w:hAnsi="Times"/>
          <w:b/>
        </w:rPr>
        <w:t>participación</w:t>
      </w:r>
      <w:r w:rsidRPr="00D50443">
        <w:rPr>
          <w:rFonts w:ascii="Times" w:hAnsi="Times"/>
          <w:b/>
        </w:rPr>
        <w:t xml:space="preserve"> directa</w:t>
      </w:r>
      <w:r>
        <w:rPr>
          <w:rFonts w:ascii="Times" w:hAnsi="Times"/>
        </w:rPr>
        <w:t xml:space="preserve">, los </w:t>
      </w:r>
      <w:r w:rsidRPr="00CD5FF6">
        <w:rPr>
          <w:rFonts w:ascii="Times" w:hAnsi="Times"/>
          <w:b/>
        </w:rPr>
        <w:t>ciudadanos toman directamente las decisiones</w:t>
      </w:r>
      <w:r>
        <w:rPr>
          <w:rFonts w:ascii="Times" w:hAnsi="Times"/>
        </w:rPr>
        <w:t xml:space="preserve"> sobre algun</w:t>
      </w:r>
      <w:r w:rsidR="00F34861">
        <w:rPr>
          <w:rFonts w:ascii="Times" w:hAnsi="Times"/>
        </w:rPr>
        <w:t>o</w:t>
      </w:r>
      <w:r>
        <w:rPr>
          <w:rFonts w:ascii="Times" w:hAnsi="Times"/>
        </w:rPr>
        <w:t xml:space="preserve">s </w:t>
      </w:r>
      <w:r w:rsidR="00F34861">
        <w:rPr>
          <w:rFonts w:ascii="Times" w:hAnsi="Times"/>
        </w:rPr>
        <w:t xml:space="preserve">asuntos </w:t>
      </w:r>
      <w:r>
        <w:rPr>
          <w:rFonts w:ascii="Times" w:hAnsi="Times"/>
        </w:rPr>
        <w:t>públic</w:t>
      </w:r>
      <w:r w:rsidR="00F34861">
        <w:rPr>
          <w:rFonts w:ascii="Times" w:hAnsi="Times"/>
        </w:rPr>
        <w:t>o</w:t>
      </w:r>
      <w:r>
        <w:rPr>
          <w:rFonts w:ascii="Times" w:hAnsi="Times"/>
        </w:rPr>
        <w:t>s. En la Grecia clásica, cuando surgió la democracia, este fue el tipo de participación que se desarrolló. Los ciudadanos se reunían en el ágora, y allí discutían los problemas de la comunidad y tomaban las decisiones que conducirían a su solución.</w:t>
      </w:r>
    </w:p>
    <w:p w14:paraId="7103BED1" w14:textId="77777777" w:rsidR="00157970" w:rsidRDefault="00157970" w:rsidP="00157970">
      <w:pPr>
        <w:spacing w:after="0"/>
        <w:rPr>
          <w:rFonts w:ascii="Times" w:hAnsi="Times"/>
        </w:rPr>
      </w:pPr>
    </w:p>
    <w:p w14:paraId="565AA203" w14:textId="56469F44" w:rsidR="007F172F" w:rsidRDefault="002B64CC" w:rsidP="007F172F">
      <w:pPr>
        <w:spacing w:after="0"/>
        <w:rPr>
          <w:rFonts w:ascii="Times" w:hAnsi="Times"/>
        </w:rPr>
      </w:pPr>
      <w:r>
        <w:rPr>
          <w:rFonts w:ascii="Times" w:hAnsi="Times"/>
        </w:rPr>
        <w:t>Pero</w:t>
      </w:r>
      <w:r w:rsidR="00157970">
        <w:rPr>
          <w:rFonts w:ascii="Times" w:hAnsi="Times"/>
        </w:rPr>
        <w:t xml:space="preserve"> en la actualidad es muy difícil que todos los ciudadanos que componen un país se reúnan en un mismo lugar para conversar y tomar decisiones sobre los asuntos públicos. </w:t>
      </w:r>
      <w:r w:rsidR="007F172F">
        <w:rPr>
          <w:rFonts w:ascii="Times" w:hAnsi="Times"/>
        </w:rPr>
        <w:t xml:space="preserve">Por eso, se desarrolló la </w:t>
      </w:r>
      <w:r w:rsidR="007F172F">
        <w:rPr>
          <w:rFonts w:ascii="Times" w:hAnsi="Times"/>
          <w:b/>
        </w:rPr>
        <w:t>participación indirecta</w:t>
      </w:r>
      <w:r w:rsidR="007F172F">
        <w:rPr>
          <w:rFonts w:ascii="Times" w:hAnsi="Times"/>
        </w:rPr>
        <w:t xml:space="preserve">, en la cual los </w:t>
      </w:r>
      <w:r w:rsidR="007F172F" w:rsidRPr="00CD5FF6">
        <w:rPr>
          <w:rFonts w:ascii="Times" w:hAnsi="Times"/>
          <w:b/>
        </w:rPr>
        <w:t xml:space="preserve">ciudadanos </w:t>
      </w:r>
      <w:r w:rsidR="007F172F">
        <w:rPr>
          <w:rFonts w:ascii="Times" w:hAnsi="Times"/>
          <w:b/>
        </w:rPr>
        <w:t xml:space="preserve">no </w:t>
      </w:r>
      <w:r w:rsidR="007F172F" w:rsidRPr="00CD5FF6">
        <w:rPr>
          <w:rFonts w:ascii="Times" w:hAnsi="Times"/>
          <w:b/>
        </w:rPr>
        <w:t>toman directamente las decisiones</w:t>
      </w:r>
      <w:r w:rsidR="00866A0F" w:rsidRPr="00881764">
        <w:rPr>
          <w:rFonts w:ascii="Times" w:hAnsi="Times"/>
        </w:rPr>
        <w:t>,</w:t>
      </w:r>
      <w:r w:rsidR="007F172F">
        <w:rPr>
          <w:rFonts w:ascii="Times" w:hAnsi="Times"/>
        </w:rPr>
        <w:t xml:space="preserve"> sino que le otorgan esta potestad a quienes se dedican de lleno al ejercicio de la política. Para ello, eligen a las personas que los </w:t>
      </w:r>
      <w:r w:rsidR="007F172F" w:rsidRPr="00273899">
        <w:rPr>
          <w:rFonts w:ascii="Times" w:hAnsi="Times"/>
          <w:b/>
        </w:rPr>
        <w:t>representarán</w:t>
      </w:r>
      <w:r w:rsidR="007F172F">
        <w:rPr>
          <w:rFonts w:ascii="Times" w:hAnsi="Times"/>
        </w:rPr>
        <w:t xml:space="preserve"> en el gobierno.</w:t>
      </w:r>
    </w:p>
    <w:p w14:paraId="5DB79C84" w14:textId="77777777" w:rsidR="0087693A" w:rsidRDefault="0087693A" w:rsidP="007F172F">
      <w:pPr>
        <w:spacing w:after="0"/>
        <w:rPr>
          <w:rFonts w:ascii="Times" w:hAnsi="Times"/>
        </w:rPr>
      </w:pPr>
    </w:p>
    <w:p w14:paraId="67FC622C" w14:textId="4ECED98F" w:rsidR="0087693A" w:rsidRPr="0087693A" w:rsidRDefault="0087693A" w:rsidP="007F172F">
      <w:pPr>
        <w:spacing w:after="0"/>
        <w:rPr>
          <w:rFonts w:ascii="Times" w:hAnsi="Times"/>
        </w:rPr>
      </w:pPr>
      <w:r>
        <w:rPr>
          <w:rFonts w:ascii="Times" w:hAnsi="Times"/>
        </w:rPr>
        <w:t xml:space="preserve">Tradicionalmente, se asocian las votaciones con la </w:t>
      </w:r>
      <w:r>
        <w:rPr>
          <w:rFonts w:ascii="Times" w:hAnsi="Times"/>
          <w:b/>
        </w:rPr>
        <w:t>participación indirecta</w:t>
      </w:r>
      <w:r>
        <w:rPr>
          <w:rFonts w:ascii="Times" w:hAnsi="Times"/>
        </w:rPr>
        <w:t xml:space="preserve">. Esto ocurre por la </w:t>
      </w:r>
      <w:r w:rsidRPr="002B64CC">
        <w:rPr>
          <w:rFonts w:ascii="Times" w:hAnsi="Times"/>
          <w:b/>
        </w:rPr>
        <w:t>estrecha relación</w:t>
      </w:r>
      <w:r>
        <w:rPr>
          <w:rFonts w:ascii="Times" w:hAnsi="Times"/>
        </w:rPr>
        <w:t xml:space="preserve"> que existe entre la </w:t>
      </w:r>
      <w:r w:rsidRPr="002B64CC">
        <w:rPr>
          <w:rFonts w:ascii="Times" w:hAnsi="Times"/>
          <w:b/>
        </w:rPr>
        <w:t>participación indirecta</w:t>
      </w:r>
      <w:r>
        <w:rPr>
          <w:rFonts w:ascii="Times" w:hAnsi="Times"/>
        </w:rPr>
        <w:t xml:space="preserve"> y </w:t>
      </w:r>
      <w:r w:rsidRPr="002B64CC">
        <w:rPr>
          <w:rFonts w:ascii="Times" w:hAnsi="Times"/>
          <w:b/>
        </w:rPr>
        <w:t xml:space="preserve">la democracia </w:t>
      </w:r>
      <w:r w:rsidRPr="002B64CC">
        <w:rPr>
          <w:rFonts w:ascii="Times" w:hAnsi="Times"/>
          <w:b/>
        </w:rPr>
        <w:lastRenderedPageBreak/>
        <w:t>representativa</w:t>
      </w:r>
      <w:r>
        <w:rPr>
          <w:rFonts w:ascii="Times" w:hAnsi="Times"/>
        </w:rPr>
        <w:t>. Sin embargo, es un error considerar que las elecciones son un mero ejercicio de participación indirecta.</w:t>
      </w:r>
    </w:p>
    <w:p w14:paraId="45E45CC0" w14:textId="77777777" w:rsidR="0087693A" w:rsidRDefault="0087693A" w:rsidP="007F172F">
      <w:pPr>
        <w:spacing w:after="0"/>
        <w:rPr>
          <w:rFonts w:ascii="Times" w:hAnsi="Times"/>
        </w:rPr>
      </w:pPr>
    </w:p>
    <w:tbl>
      <w:tblPr>
        <w:tblStyle w:val="Tablaconcuadrcula"/>
        <w:tblW w:w="8769" w:type="dxa"/>
        <w:tblLook w:val="04A0" w:firstRow="1" w:lastRow="0" w:firstColumn="1" w:lastColumn="0" w:noHBand="0" w:noVBand="1"/>
      </w:tblPr>
      <w:tblGrid>
        <w:gridCol w:w="1021"/>
        <w:gridCol w:w="8033"/>
      </w:tblGrid>
      <w:tr w:rsidR="0087693A" w:rsidRPr="005D1738" w14:paraId="52DC0B4C" w14:textId="77777777" w:rsidTr="00456DA9">
        <w:trPr>
          <w:trHeight w:val="237"/>
        </w:trPr>
        <w:tc>
          <w:tcPr>
            <w:tcW w:w="8769" w:type="dxa"/>
            <w:gridSpan w:val="2"/>
            <w:shd w:val="clear" w:color="auto" w:fill="0D0D0D" w:themeFill="text1" w:themeFillTint="F2"/>
          </w:tcPr>
          <w:p w14:paraId="4453832C" w14:textId="77777777" w:rsidR="0087693A" w:rsidRPr="005D1738" w:rsidRDefault="0087693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693A" w14:paraId="721D9669" w14:textId="77777777" w:rsidTr="00456DA9">
        <w:trPr>
          <w:trHeight w:val="222"/>
        </w:trPr>
        <w:tc>
          <w:tcPr>
            <w:tcW w:w="1398" w:type="dxa"/>
          </w:tcPr>
          <w:p w14:paraId="5EAA340E" w14:textId="77777777" w:rsidR="0087693A" w:rsidRPr="00053744" w:rsidRDefault="0087693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29BE7EF" w14:textId="6FE9F9F3" w:rsidR="0087693A" w:rsidRPr="00053744" w:rsidRDefault="0087693A" w:rsidP="0087693A">
            <w:pPr>
              <w:rPr>
                <w:rFonts w:ascii="Times New Roman" w:hAnsi="Times New Roman" w:cs="Times New Roman"/>
                <w:b/>
                <w:color w:val="000000"/>
                <w:sz w:val="18"/>
                <w:szCs w:val="18"/>
              </w:rPr>
            </w:pPr>
            <w:r>
              <w:rPr>
                <w:rFonts w:ascii="Times New Roman" w:hAnsi="Times New Roman" w:cs="Times New Roman"/>
                <w:color w:val="000000"/>
              </w:rPr>
              <w:t>CS_08_12_IMG11</w:t>
            </w:r>
          </w:p>
        </w:tc>
      </w:tr>
      <w:tr w:rsidR="0087693A" w14:paraId="21C71A06" w14:textId="77777777" w:rsidTr="00456DA9">
        <w:trPr>
          <w:trHeight w:val="237"/>
        </w:trPr>
        <w:tc>
          <w:tcPr>
            <w:tcW w:w="1398" w:type="dxa"/>
          </w:tcPr>
          <w:p w14:paraId="74202B22"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1123B443" w14:textId="0DB11B23" w:rsidR="0087693A" w:rsidRDefault="0087693A" w:rsidP="0087693A">
            <w:pPr>
              <w:rPr>
                <w:rFonts w:ascii="Times New Roman" w:hAnsi="Times New Roman" w:cs="Times New Roman"/>
                <w:color w:val="000000"/>
              </w:rPr>
            </w:pPr>
            <w:r>
              <w:rPr>
                <w:rFonts w:ascii="Times New Roman" w:hAnsi="Times New Roman" w:cs="Times New Roman"/>
                <w:color w:val="000000"/>
              </w:rPr>
              <w:t>La participación directa no excluye la votación</w:t>
            </w:r>
          </w:p>
        </w:tc>
      </w:tr>
      <w:tr w:rsidR="0087693A" w14:paraId="7154FB1C" w14:textId="77777777" w:rsidTr="00456DA9">
        <w:trPr>
          <w:trHeight w:val="2642"/>
        </w:trPr>
        <w:tc>
          <w:tcPr>
            <w:tcW w:w="1398" w:type="dxa"/>
          </w:tcPr>
          <w:p w14:paraId="6E3E2E0C"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2796257" w14:textId="4AE1E4FE" w:rsidR="0087693A" w:rsidRDefault="002B64CC" w:rsidP="00456DA9">
            <w:pPr>
              <w:rPr>
                <w:rFonts w:ascii="Times New Roman" w:hAnsi="Times New Roman" w:cs="Times New Roman"/>
                <w:color w:val="000000"/>
              </w:rPr>
            </w:pPr>
            <w:r>
              <w:rPr>
                <w:noProof/>
                <w:lang w:val="es-CO" w:eastAsia="es-CO"/>
              </w:rPr>
              <w:drawing>
                <wp:inline distT="0" distB="0" distL="0" distR="0" wp14:anchorId="13D671DA" wp14:editId="22A27EB9">
                  <wp:extent cx="2103120" cy="1476390"/>
                  <wp:effectExtent l="0" t="0" r="0" b="9525"/>
                  <wp:docPr id="7" name="Imagen 7" descr="http://static0.planetasaber.com/encyclopedia/Data/Imagenes/FOTOS/001WG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WGG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8794" cy="1480373"/>
                          </a:xfrm>
                          <a:prstGeom prst="rect">
                            <a:avLst/>
                          </a:prstGeom>
                          <a:noFill/>
                          <a:ln>
                            <a:noFill/>
                          </a:ln>
                        </pic:spPr>
                      </pic:pic>
                    </a:graphicData>
                  </a:graphic>
                </wp:inline>
              </w:drawing>
            </w:r>
          </w:p>
          <w:p w14:paraId="65BE97AB" w14:textId="77777777" w:rsidR="0087693A" w:rsidRDefault="0087693A" w:rsidP="00456DA9">
            <w:pPr>
              <w:rPr>
                <w:rFonts w:ascii="Times New Roman" w:hAnsi="Times New Roman" w:cs="Times New Roman"/>
                <w:color w:val="000000"/>
              </w:rPr>
            </w:pPr>
          </w:p>
          <w:p w14:paraId="5BCD62D2" w14:textId="5910929D" w:rsidR="0087693A" w:rsidRDefault="000003C4" w:rsidP="00456DA9">
            <w:pPr>
              <w:rPr>
                <w:rFonts w:ascii="Times New Roman" w:hAnsi="Times New Roman" w:cs="Times New Roman"/>
                <w:color w:val="000000"/>
              </w:rPr>
            </w:pPr>
            <w:hyperlink r:id="rId35" w:history="1">
              <w:r w:rsidR="00751E5C" w:rsidRPr="00260911">
                <w:rPr>
                  <w:rStyle w:val="Hipervnculo"/>
                  <w:rFonts w:ascii="Times New Roman" w:hAnsi="Times New Roman" w:cs="Times New Roman"/>
                </w:rPr>
                <w:t>http://hispanicasaber.planetasaber.com/encyclopedia/default.asp?idpack=9&amp;idpil=001WGG01&amp;ruta=Buscador</w:t>
              </w:r>
            </w:hyperlink>
          </w:p>
        </w:tc>
      </w:tr>
      <w:tr w:rsidR="0087693A" w14:paraId="2427088B" w14:textId="77777777" w:rsidTr="00456DA9">
        <w:trPr>
          <w:trHeight w:val="460"/>
        </w:trPr>
        <w:tc>
          <w:tcPr>
            <w:tcW w:w="1398" w:type="dxa"/>
          </w:tcPr>
          <w:p w14:paraId="643265CB"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C780A10" w14:textId="1F5807EE" w:rsidR="0087693A" w:rsidRPr="00EB5941" w:rsidRDefault="002B64CC" w:rsidP="002B64CC">
            <w:pPr>
              <w:rPr>
                <w:rFonts w:ascii="Times" w:hAnsi="Times"/>
              </w:rPr>
            </w:pPr>
            <w:r>
              <w:rPr>
                <w:rFonts w:ascii="Times" w:hAnsi="Times"/>
              </w:rPr>
              <w:t>N</w:t>
            </w:r>
            <w:r w:rsidR="0087693A">
              <w:rPr>
                <w:rFonts w:ascii="Times" w:hAnsi="Times"/>
              </w:rPr>
              <w:t xml:space="preserve">o deja de haber </w:t>
            </w:r>
            <w:r w:rsidR="0087693A" w:rsidRPr="007F172F">
              <w:rPr>
                <w:rFonts w:ascii="Times" w:hAnsi="Times"/>
                <w:b/>
              </w:rPr>
              <w:t>participación directa</w:t>
            </w:r>
            <w:r w:rsidR="0087693A">
              <w:rPr>
                <w:rFonts w:ascii="Times" w:hAnsi="Times"/>
              </w:rPr>
              <w:t xml:space="preserve"> cuando, por medio de las elecciones, los ciudadanos toman decisiones públicas relevantes y muy personales,</w:t>
            </w:r>
            <w:r>
              <w:rPr>
                <w:rFonts w:ascii="Times" w:hAnsi="Times"/>
              </w:rPr>
              <w:t xml:space="preserve"> sin la </w:t>
            </w:r>
            <w:r w:rsidR="0087693A">
              <w:rPr>
                <w:rFonts w:ascii="Times" w:hAnsi="Times"/>
              </w:rPr>
              <w:t xml:space="preserve">intervención de un representante. </w:t>
            </w:r>
            <w:r w:rsidR="00417031">
              <w:rPr>
                <w:rFonts w:ascii="Times" w:hAnsi="Times"/>
              </w:rPr>
              <w:t xml:space="preserve">Por ejemplo, la decisión sobre una reforma constitucional. </w:t>
            </w:r>
            <w:r w:rsidRPr="002B64CC">
              <w:rPr>
                <w:rFonts w:ascii="Times" w:hAnsi="Times"/>
                <w:i/>
              </w:rPr>
              <w:t>Carlos Filipe Ximenes Belo votando en las elecciones para la Asamblea Constituyente</w:t>
            </w:r>
            <w:r w:rsidR="00417031">
              <w:rPr>
                <w:rFonts w:ascii="Times" w:hAnsi="Times"/>
                <w:i/>
              </w:rPr>
              <w:t xml:space="preserve">, celebradas en Timor Oriental en </w:t>
            </w:r>
            <w:r w:rsidRPr="002B64CC">
              <w:rPr>
                <w:rFonts w:ascii="Times" w:hAnsi="Times"/>
                <w:i/>
              </w:rPr>
              <w:t xml:space="preserve">agosto </w:t>
            </w:r>
            <w:r w:rsidR="00417031">
              <w:rPr>
                <w:rFonts w:ascii="Times" w:hAnsi="Times"/>
                <w:i/>
              </w:rPr>
              <w:t xml:space="preserve">de </w:t>
            </w:r>
            <w:r w:rsidRPr="002B64CC">
              <w:rPr>
                <w:rFonts w:ascii="Times" w:hAnsi="Times"/>
                <w:i/>
              </w:rPr>
              <w:t>2001</w:t>
            </w:r>
            <w:r>
              <w:rPr>
                <w:rFonts w:ascii="Times" w:hAnsi="Times"/>
                <w:i/>
              </w:rPr>
              <w:t>.</w:t>
            </w:r>
          </w:p>
        </w:tc>
      </w:tr>
    </w:tbl>
    <w:p w14:paraId="64C713E7" w14:textId="77777777" w:rsidR="0087693A" w:rsidRDefault="0087693A" w:rsidP="007F172F">
      <w:pPr>
        <w:spacing w:after="0"/>
        <w:rPr>
          <w:rFonts w:ascii="Times" w:hAnsi="Times"/>
        </w:rPr>
      </w:pPr>
    </w:p>
    <w:p w14:paraId="1B8B477B" w14:textId="7A347CF0" w:rsidR="0087693A" w:rsidRDefault="002B64CC" w:rsidP="0087693A">
      <w:pPr>
        <w:spacing w:after="0"/>
        <w:rPr>
          <w:rFonts w:ascii="Times" w:hAnsi="Times"/>
        </w:rPr>
      </w:pPr>
      <w:r>
        <w:rPr>
          <w:rFonts w:ascii="Times" w:hAnsi="Times"/>
        </w:rPr>
        <w:t xml:space="preserve">Adicionalmente, existe </w:t>
      </w:r>
      <w:r w:rsidRPr="002B64CC">
        <w:rPr>
          <w:rFonts w:ascii="Times" w:hAnsi="Times"/>
          <w:b/>
        </w:rPr>
        <w:t>participación ciudadana directa</w:t>
      </w:r>
      <w:r>
        <w:rPr>
          <w:rFonts w:ascii="Times" w:hAnsi="Times"/>
        </w:rPr>
        <w:t xml:space="preserve"> cuando los ciudadanos le presentan sus iniciativas o necesidades a la esfera gubernamental, por medio de diferentes </w:t>
      </w:r>
      <w:r w:rsidRPr="002B64CC">
        <w:rPr>
          <w:rFonts w:ascii="Times" w:hAnsi="Times"/>
          <w:b/>
        </w:rPr>
        <w:t>mecanismos de participación</w:t>
      </w:r>
      <w:r>
        <w:rPr>
          <w:rFonts w:ascii="Times" w:hAnsi="Times"/>
        </w:rPr>
        <w:t xml:space="preserve">. Asimismo, cuando ejercen su derecho a la </w:t>
      </w:r>
      <w:r w:rsidRPr="002B64CC">
        <w:rPr>
          <w:rFonts w:ascii="Times" w:hAnsi="Times"/>
          <w:b/>
        </w:rPr>
        <w:t>libre asociación y manifestación pública y pacífica</w:t>
      </w:r>
      <w:r>
        <w:rPr>
          <w:rFonts w:ascii="Times" w:hAnsi="Times"/>
        </w:rPr>
        <w:t>.</w:t>
      </w:r>
      <w:r w:rsidR="00456DA9">
        <w:rPr>
          <w:rFonts w:ascii="Times" w:hAnsi="Times"/>
        </w:rPr>
        <w:t xml:space="preserve"> </w:t>
      </w:r>
    </w:p>
    <w:p w14:paraId="644408A5" w14:textId="77777777" w:rsidR="002B64CC" w:rsidRDefault="002B64CC" w:rsidP="0087693A">
      <w:pPr>
        <w:spacing w:after="0"/>
        <w:rPr>
          <w:rFonts w:ascii="Times" w:hAnsi="Times"/>
        </w:rPr>
      </w:pPr>
    </w:p>
    <w:p w14:paraId="00997B3C" w14:textId="73883094" w:rsidR="0087693A" w:rsidRDefault="002B64CC" w:rsidP="002B64CC">
      <w:pPr>
        <w:spacing w:after="0"/>
        <w:rPr>
          <w:rFonts w:ascii="Times" w:hAnsi="Times"/>
        </w:rPr>
      </w:pPr>
      <w:r>
        <w:rPr>
          <w:rFonts w:ascii="Times" w:hAnsi="Times"/>
        </w:rPr>
        <w:t>Por último, se da una</w:t>
      </w:r>
      <w:r>
        <w:rPr>
          <w:rFonts w:ascii="Times" w:hAnsi="Times"/>
          <w:b/>
        </w:rPr>
        <w:t xml:space="preserve"> participación directa</w:t>
      </w:r>
      <w:r w:rsidR="00456DA9">
        <w:rPr>
          <w:rFonts w:ascii="Times" w:hAnsi="Times"/>
          <w:b/>
        </w:rPr>
        <w:t xml:space="preserve"> </w:t>
      </w:r>
      <w:r>
        <w:rPr>
          <w:rFonts w:ascii="Times" w:hAnsi="Times"/>
        </w:rPr>
        <w:t>por parte de la ciudadanía cuando desarrolla</w:t>
      </w:r>
      <w:r w:rsidR="0087693A">
        <w:rPr>
          <w:rFonts w:ascii="Times" w:hAnsi="Times"/>
        </w:rPr>
        <w:t xml:space="preserve"> funciones de </w:t>
      </w:r>
      <w:r w:rsidR="0087693A" w:rsidRPr="002B64CC">
        <w:rPr>
          <w:rFonts w:ascii="Times" w:hAnsi="Times"/>
          <w:b/>
        </w:rPr>
        <w:t>veeduría o control pol</w:t>
      </w:r>
      <w:r w:rsidRPr="002B64CC">
        <w:rPr>
          <w:rFonts w:ascii="Times" w:hAnsi="Times"/>
          <w:b/>
        </w:rPr>
        <w:t>ítico</w:t>
      </w:r>
      <w:r>
        <w:rPr>
          <w:rFonts w:ascii="Times" w:hAnsi="Times"/>
        </w:rPr>
        <w:t>, para validar que los procedimientos de los funcionarios y organismos públicos son claros, correctos y justos.</w:t>
      </w:r>
    </w:p>
    <w:p w14:paraId="751982EA" w14:textId="77777777" w:rsidR="006A0F66" w:rsidRDefault="006A0F66" w:rsidP="002B64CC">
      <w:pPr>
        <w:spacing w:after="0"/>
        <w:rPr>
          <w:rFonts w:ascii="Times" w:hAnsi="Times"/>
        </w:rPr>
      </w:pPr>
    </w:p>
    <w:p w14:paraId="6EC049C9" w14:textId="4423F8BE" w:rsidR="006A0F66" w:rsidRDefault="006A0F66" w:rsidP="002B64CC">
      <w:pPr>
        <w:spacing w:after="0"/>
        <w:rPr>
          <w:rFonts w:ascii="Times" w:hAnsi="Times"/>
        </w:rPr>
      </w:pPr>
      <w:r>
        <w:rPr>
          <w:rFonts w:ascii="Times" w:hAnsi="Times"/>
        </w:rPr>
        <w:t xml:space="preserve">Así las cosas, la </w:t>
      </w:r>
      <w:r w:rsidRPr="006A0F66">
        <w:rPr>
          <w:rFonts w:ascii="Times" w:hAnsi="Times"/>
          <w:b/>
        </w:rPr>
        <w:t>soberanía popular</w:t>
      </w:r>
      <w:r>
        <w:rPr>
          <w:rFonts w:ascii="Times" w:hAnsi="Times"/>
        </w:rPr>
        <w:t>, pilar del ejercicio democrático, no podría darse en los tiempos actuales sin la conjugación y el complemento de los dos tipos de participación ciudadana.</w:t>
      </w:r>
    </w:p>
    <w:p w14:paraId="330A6E16" w14:textId="77777777" w:rsidR="006A0F66" w:rsidRDefault="006A0F66" w:rsidP="002B64CC">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6A0F66" w:rsidRPr="005D1738" w14:paraId="4B090E63" w14:textId="77777777" w:rsidTr="00456DA9">
        <w:tc>
          <w:tcPr>
            <w:tcW w:w="9033" w:type="dxa"/>
            <w:gridSpan w:val="2"/>
            <w:shd w:val="clear" w:color="auto" w:fill="000000" w:themeFill="text1"/>
          </w:tcPr>
          <w:p w14:paraId="4824E8F0" w14:textId="77777777" w:rsidR="006A0F66" w:rsidRPr="005D1738" w:rsidRDefault="006A0F66"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6A0F66" w14:paraId="0958B3F3" w14:textId="77777777" w:rsidTr="00456DA9">
        <w:tc>
          <w:tcPr>
            <w:tcW w:w="2518" w:type="dxa"/>
          </w:tcPr>
          <w:p w14:paraId="3579C594" w14:textId="77777777" w:rsidR="006A0F66" w:rsidRPr="00053744" w:rsidRDefault="006A0F66"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9DA1E6" w14:textId="4E092EE2" w:rsidR="006A0F66" w:rsidRPr="00053744" w:rsidRDefault="006A0F66" w:rsidP="006A0F66">
            <w:pPr>
              <w:rPr>
                <w:rFonts w:ascii="Times New Roman" w:hAnsi="Times New Roman" w:cs="Times New Roman"/>
                <w:b/>
                <w:color w:val="000000"/>
                <w:sz w:val="18"/>
                <w:szCs w:val="18"/>
              </w:rPr>
            </w:pPr>
            <w:r>
              <w:rPr>
                <w:rFonts w:ascii="Times New Roman" w:hAnsi="Times New Roman" w:cs="Times New Roman"/>
                <w:color w:val="000000"/>
              </w:rPr>
              <w:t xml:space="preserve">CS_08_12_REC130 </w:t>
            </w:r>
            <w:r w:rsidRPr="005D72D8">
              <w:rPr>
                <w:rFonts w:ascii="Times New Roman" w:hAnsi="Times New Roman" w:cs="Times New Roman"/>
                <w:color w:val="FF0000"/>
              </w:rPr>
              <w:t>(Motor M</w:t>
            </w:r>
            <w:r>
              <w:rPr>
                <w:rFonts w:ascii="Times New Roman" w:hAnsi="Times New Roman" w:cs="Times New Roman"/>
                <w:color w:val="FF0000"/>
              </w:rPr>
              <w:t>5D</w:t>
            </w:r>
            <w:r w:rsidRPr="005D72D8">
              <w:rPr>
                <w:rFonts w:ascii="Times New Roman" w:hAnsi="Times New Roman" w:cs="Times New Roman"/>
                <w:color w:val="FF0000"/>
              </w:rPr>
              <w:t>)</w:t>
            </w:r>
          </w:p>
        </w:tc>
      </w:tr>
      <w:tr w:rsidR="006A0F66" w14:paraId="332C93FF" w14:textId="77777777" w:rsidTr="00456DA9">
        <w:tc>
          <w:tcPr>
            <w:tcW w:w="2518" w:type="dxa"/>
          </w:tcPr>
          <w:p w14:paraId="2AFC1804" w14:textId="77777777" w:rsidR="006A0F66" w:rsidRDefault="006A0F66"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3227C6" w14:textId="723508F1" w:rsidR="006A0F66" w:rsidRDefault="00881764" w:rsidP="00456DA9">
            <w:pPr>
              <w:rPr>
                <w:rFonts w:ascii="Times New Roman" w:hAnsi="Times New Roman" w:cs="Times New Roman"/>
                <w:color w:val="000000"/>
              </w:rPr>
            </w:pPr>
            <w:r>
              <w:rPr>
                <w:rFonts w:ascii="Times New Roman" w:hAnsi="Times New Roman" w:cs="Times New Roman"/>
                <w:color w:val="000000"/>
              </w:rPr>
              <w:t>La participación ciudadana directa e indirecta</w:t>
            </w:r>
          </w:p>
        </w:tc>
      </w:tr>
      <w:tr w:rsidR="006A0F66" w14:paraId="64CCD4D5" w14:textId="77777777" w:rsidTr="00456DA9">
        <w:tc>
          <w:tcPr>
            <w:tcW w:w="2518" w:type="dxa"/>
          </w:tcPr>
          <w:p w14:paraId="503678E6" w14:textId="77777777" w:rsidR="006A0F66" w:rsidRDefault="006A0F66"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F81AB4" w14:textId="77777777" w:rsidR="006A0F66" w:rsidRDefault="006A0F66" w:rsidP="00456DA9">
            <w:pPr>
              <w:rPr>
                <w:rFonts w:ascii="Times New Roman" w:hAnsi="Times New Roman" w:cs="Times New Roman"/>
                <w:color w:val="000000"/>
              </w:rPr>
            </w:pPr>
            <w:r w:rsidRPr="006A0F66">
              <w:rPr>
                <w:rFonts w:ascii="Times New Roman" w:hAnsi="Times New Roman" w:cs="Times New Roman"/>
                <w:color w:val="000000"/>
              </w:rPr>
              <w:t>Conoce cómo participa la ciudadanía</w:t>
            </w:r>
          </w:p>
          <w:p w14:paraId="3C0D4996" w14:textId="6BB1C90B" w:rsidR="006A0F66" w:rsidRDefault="006A0F66" w:rsidP="00456DA9">
            <w:pPr>
              <w:rPr>
                <w:rFonts w:ascii="Times New Roman" w:hAnsi="Times New Roman" w:cs="Times New Roman"/>
                <w:color w:val="000000"/>
              </w:rPr>
            </w:pPr>
            <w:r w:rsidRPr="006A0F66">
              <w:rPr>
                <w:rFonts w:ascii="Times New Roman" w:hAnsi="Times New Roman" w:cs="Times New Roman"/>
                <w:color w:val="000000"/>
                <w:highlight w:val="yellow"/>
              </w:rPr>
              <w:t>Tomar fragmentos de notas de prensa sobre casos de participación ciudadana a nivel mundial, y formular preguntas acerca del tipo de participación que ocurre y sus características</w:t>
            </w:r>
          </w:p>
        </w:tc>
      </w:tr>
    </w:tbl>
    <w:p w14:paraId="449FF91F" w14:textId="77777777" w:rsidR="006A0F66" w:rsidRDefault="006A0F66" w:rsidP="002B64CC">
      <w:pPr>
        <w:spacing w:after="0"/>
        <w:rPr>
          <w:rFonts w:ascii="Times" w:hAnsi="Times"/>
        </w:rPr>
      </w:pPr>
    </w:p>
    <w:p w14:paraId="5B2A1565" w14:textId="623D591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La participación ciudadana en Colombia</w:t>
      </w:r>
    </w:p>
    <w:p w14:paraId="1E7AA07C" w14:textId="77777777" w:rsidR="006A0F66" w:rsidRDefault="006A0F66" w:rsidP="00A1146D">
      <w:pPr>
        <w:spacing w:after="0"/>
        <w:rPr>
          <w:rFonts w:ascii="Times" w:hAnsi="Times"/>
          <w:b/>
        </w:rPr>
      </w:pPr>
    </w:p>
    <w:p w14:paraId="6CA50816" w14:textId="77A507A0" w:rsidR="00C35A41" w:rsidRDefault="006A0F66" w:rsidP="00A1146D">
      <w:pPr>
        <w:spacing w:after="0"/>
        <w:rPr>
          <w:rFonts w:ascii="Times" w:hAnsi="Times"/>
        </w:rPr>
      </w:pPr>
      <w:r>
        <w:rPr>
          <w:rFonts w:ascii="Times" w:hAnsi="Times"/>
        </w:rPr>
        <w:lastRenderedPageBreak/>
        <w:t xml:space="preserve">En </w:t>
      </w:r>
      <w:r w:rsidRPr="00C35A41">
        <w:rPr>
          <w:rFonts w:ascii="Times" w:hAnsi="Times"/>
          <w:b/>
        </w:rPr>
        <w:t>Colombia</w:t>
      </w:r>
      <w:r>
        <w:rPr>
          <w:rFonts w:ascii="Times" w:hAnsi="Times"/>
        </w:rPr>
        <w:t xml:space="preserve">, el panorama político de los </w:t>
      </w:r>
      <w:r w:rsidRPr="00C35A41">
        <w:rPr>
          <w:rFonts w:ascii="Times" w:hAnsi="Times"/>
          <w:b/>
        </w:rPr>
        <w:t>siglos XIX y XX</w:t>
      </w:r>
      <w:r>
        <w:rPr>
          <w:rFonts w:ascii="Times" w:hAnsi="Times"/>
        </w:rPr>
        <w:t xml:space="preserve"> estuvo caracterizado por una marcada </w:t>
      </w:r>
      <w:r w:rsidR="00C35A41">
        <w:rPr>
          <w:rFonts w:ascii="Times" w:hAnsi="Times"/>
        </w:rPr>
        <w:t>separación</w:t>
      </w:r>
      <w:r>
        <w:rPr>
          <w:rFonts w:ascii="Times" w:hAnsi="Times"/>
        </w:rPr>
        <w:t xml:space="preserve"> ideológica, representada en los </w:t>
      </w:r>
      <w:r w:rsidRPr="00881764">
        <w:rPr>
          <w:rFonts w:ascii="Times" w:hAnsi="Times"/>
          <w:b/>
        </w:rPr>
        <w:t>partidos Liberal y Conservador</w:t>
      </w:r>
      <w:r>
        <w:rPr>
          <w:rFonts w:ascii="Times" w:hAnsi="Times"/>
        </w:rPr>
        <w:t xml:space="preserve">. </w:t>
      </w:r>
      <w:r w:rsidR="00C35A41">
        <w:rPr>
          <w:rFonts w:ascii="Times" w:hAnsi="Times"/>
        </w:rPr>
        <w:t>Estos tenían puntos claros de diferenciación, y exaltaron suficientes pasiones en la población para generar una enorme y prolongada guerra civil</w:t>
      </w:r>
      <w:r w:rsidR="007B5391">
        <w:rPr>
          <w:rFonts w:ascii="Times" w:hAnsi="Times"/>
        </w:rPr>
        <w:t>,</w:t>
      </w:r>
      <w:r w:rsidR="00C35A41">
        <w:rPr>
          <w:rFonts w:ascii="Times" w:hAnsi="Times"/>
        </w:rPr>
        <w:t xml:space="preserve"> que dejó como consecuencias destrucción, muerte y crisis económica.</w:t>
      </w:r>
    </w:p>
    <w:p w14:paraId="72E68BFB" w14:textId="77777777" w:rsidR="00C35A41" w:rsidRDefault="00C35A41" w:rsidP="00A1146D">
      <w:pPr>
        <w:spacing w:after="0"/>
        <w:rPr>
          <w:rFonts w:ascii="Times" w:hAnsi="Times"/>
        </w:rPr>
      </w:pPr>
    </w:p>
    <w:p w14:paraId="616B87B1" w14:textId="421BD839" w:rsidR="006A0F66" w:rsidRDefault="00C35A41" w:rsidP="00A1146D">
      <w:pPr>
        <w:spacing w:after="0"/>
        <w:rPr>
          <w:rFonts w:ascii="Times" w:hAnsi="Times"/>
        </w:rPr>
      </w:pPr>
      <w:r>
        <w:rPr>
          <w:rFonts w:ascii="Times" w:hAnsi="Times"/>
        </w:rPr>
        <w:t xml:space="preserve">Para ese entonces, la </w:t>
      </w:r>
      <w:r w:rsidRPr="00C35A41">
        <w:rPr>
          <w:rFonts w:ascii="Times" w:hAnsi="Times"/>
          <w:b/>
        </w:rPr>
        <w:t>participación ciudadana</w:t>
      </w:r>
      <w:r>
        <w:rPr>
          <w:rFonts w:ascii="Times" w:hAnsi="Times"/>
        </w:rPr>
        <w:t xml:space="preserve"> era únicamente </w:t>
      </w:r>
      <w:r w:rsidRPr="00C35A41">
        <w:rPr>
          <w:rFonts w:ascii="Times" w:hAnsi="Times"/>
          <w:b/>
        </w:rPr>
        <w:t>indirecta</w:t>
      </w:r>
      <w:r>
        <w:rPr>
          <w:rFonts w:ascii="Times" w:hAnsi="Times"/>
        </w:rPr>
        <w:t xml:space="preserve">, pues todas las iniciativas y necesidades de la población eran </w:t>
      </w:r>
      <w:r w:rsidRPr="00C35A41">
        <w:rPr>
          <w:rFonts w:ascii="Times" w:hAnsi="Times"/>
          <w:b/>
        </w:rPr>
        <w:t>canalizadas por los partidos políticos</w:t>
      </w:r>
      <w:r>
        <w:rPr>
          <w:rFonts w:ascii="Times" w:hAnsi="Times"/>
        </w:rPr>
        <w:t xml:space="preserve">, en primera instancia, y en segunda instancia, por los </w:t>
      </w:r>
      <w:r w:rsidRPr="00C35A41">
        <w:rPr>
          <w:rFonts w:ascii="Times" w:hAnsi="Times"/>
          <w:b/>
        </w:rPr>
        <w:t>representantes</w:t>
      </w:r>
      <w:r>
        <w:rPr>
          <w:rFonts w:ascii="Times" w:hAnsi="Times"/>
        </w:rPr>
        <w:t xml:space="preserve">. Estos eran elegidos por medio del </w:t>
      </w:r>
      <w:r w:rsidRPr="00C35A41">
        <w:rPr>
          <w:rFonts w:ascii="Times" w:hAnsi="Times"/>
          <w:b/>
        </w:rPr>
        <w:t>sufragio</w:t>
      </w:r>
      <w:r>
        <w:rPr>
          <w:rFonts w:ascii="Times" w:hAnsi="Times"/>
        </w:rPr>
        <w:t>, pero en aquella época no era universal sino que cada Constitución política, patrocinada por uno de los dos partidos, determinaba quiénes podían votar</w:t>
      </w:r>
      <w:r w:rsidR="0047242A">
        <w:rPr>
          <w:rFonts w:ascii="Times" w:hAnsi="Times"/>
        </w:rPr>
        <w:t>, por quiénes podían hacerlo</w:t>
      </w:r>
      <w:r>
        <w:rPr>
          <w:rFonts w:ascii="Times" w:hAnsi="Times"/>
        </w:rPr>
        <w:t xml:space="preserve"> y quiénes quedaban excluidos del proceso electoral.</w:t>
      </w:r>
      <w:r w:rsidR="00456DA9">
        <w:rPr>
          <w:rFonts w:ascii="Times" w:hAnsi="Times"/>
        </w:rPr>
        <w:t xml:space="preserve"> </w:t>
      </w:r>
    </w:p>
    <w:p w14:paraId="25B6DE42" w14:textId="77777777" w:rsidR="0047242A" w:rsidRDefault="0047242A" w:rsidP="00A1146D">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47242A" w:rsidRPr="005D1738" w14:paraId="467CCB18" w14:textId="77777777" w:rsidTr="00456DA9">
        <w:trPr>
          <w:trHeight w:val="237"/>
        </w:trPr>
        <w:tc>
          <w:tcPr>
            <w:tcW w:w="8769" w:type="dxa"/>
            <w:gridSpan w:val="2"/>
            <w:shd w:val="clear" w:color="auto" w:fill="0D0D0D" w:themeFill="text1" w:themeFillTint="F2"/>
          </w:tcPr>
          <w:p w14:paraId="2AEFA43F" w14:textId="77777777" w:rsidR="0047242A" w:rsidRPr="005D1738" w:rsidRDefault="0047242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7242A" w14:paraId="2FD2D01C" w14:textId="77777777" w:rsidTr="00456DA9">
        <w:trPr>
          <w:trHeight w:val="222"/>
        </w:trPr>
        <w:tc>
          <w:tcPr>
            <w:tcW w:w="1398" w:type="dxa"/>
          </w:tcPr>
          <w:p w14:paraId="3C883920" w14:textId="77777777"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51045F8F" w14:textId="28BB6362"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color w:val="000000"/>
              </w:rPr>
              <w:t>CS_08_12_IMG12</w:t>
            </w:r>
          </w:p>
        </w:tc>
      </w:tr>
      <w:tr w:rsidR="0047242A" w14:paraId="7A613FF0" w14:textId="77777777" w:rsidTr="00456DA9">
        <w:trPr>
          <w:trHeight w:val="237"/>
        </w:trPr>
        <w:tc>
          <w:tcPr>
            <w:tcW w:w="1398" w:type="dxa"/>
          </w:tcPr>
          <w:p w14:paraId="45868FD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564A45B6" w14:textId="084F3C96" w:rsidR="0047242A" w:rsidRDefault="0047242A" w:rsidP="00456DA9">
            <w:pPr>
              <w:rPr>
                <w:rFonts w:ascii="Times New Roman" w:hAnsi="Times New Roman" w:cs="Times New Roman"/>
                <w:color w:val="000000"/>
              </w:rPr>
            </w:pPr>
            <w:r>
              <w:rPr>
                <w:rFonts w:ascii="Times New Roman" w:hAnsi="Times New Roman" w:cs="Times New Roman"/>
                <w:color w:val="000000"/>
              </w:rPr>
              <w:t>La apertura a la participación ciudadana en Colombia</w:t>
            </w:r>
          </w:p>
        </w:tc>
      </w:tr>
      <w:tr w:rsidR="0047242A" w14:paraId="09938369" w14:textId="77777777" w:rsidTr="00456DA9">
        <w:trPr>
          <w:trHeight w:val="2642"/>
        </w:trPr>
        <w:tc>
          <w:tcPr>
            <w:tcW w:w="1398" w:type="dxa"/>
          </w:tcPr>
          <w:p w14:paraId="7FDEDEC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24169886" w14:textId="1D6569CD" w:rsidR="0047242A" w:rsidRDefault="0047242A" w:rsidP="00456DA9">
            <w:pPr>
              <w:rPr>
                <w:rFonts w:ascii="Times New Roman" w:hAnsi="Times New Roman" w:cs="Times New Roman"/>
                <w:color w:val="000000"/>
              </w:rPr>
            </w:pPr>
            <w:r>
              <w:rPr>
                <w:noProof/>
                <w:lang w:val="es-CO" w:eastAsia="es-CO"/>
              </w:rPr>
              <w:drawing>
                <wp:inline distT="0" distB="0" distL="0" distR="0" wp14:anchorId="1B9101AA" wp14:editId="00ACAECA">
                  <wp:extent cx="3185160" cy="2166839"/>
                  <wp:effectExtent l="0" t="0" r="0" b="5080"/>
                  <wp:docPr id="16" name="Imagen 16" descr="http://www.banrepcultural.org/sites/default/files/constitucion-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constitucion-01_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493" cy="2172508"/>
                          </a:xfrm>
                          <a:prstGeom prst="rect">
                            <a:avLst/>
                          </a:prstGeom>
                          <a:noFill/>
                          <a:ln>
                            <a:noFill/>
                          </a:ln>
                        </pic:spPr>
                      </pic:pic>
                    </a:graphicData>
                  </a:graphic>
                </wp:inline>
              </w:drawing>
            </w:r>
          </w:p>
          <w:p w14:paraId="11E600C2" w14:textId="77777777" w:rsidR="0047242A" w:rsidRDefault="0047242A" w:rsidP="00456DA9">
            <w:pPr>
              <w:rPr>
                <w:rFonts w:ascii="Times New Roman" w:hAnsi="Times New Roman" w:cs="Times New Roman"/>
                <w:color w:val="000000"/>
              </w:rPr>
            </w:pPr>
          </w:p>
          <w:p w14:paraId="3FB7CF2B" w14:textId="18D751CC" w:rsidR="0047242A" w:rsidRDefault="0047242A" w:rsidP="00456DA9">
            <w:pPr>
              <w:rPr>
                <w:rFonts w:ascii="Times New Roman" w:hAnsi="Times New Roman" w:cs="Times New Roman"/>
                <w:color w:val="000000"/>
              </w:rPr>
            </w:pPr>
            <w:r w:rsidRPr="0047242A">
              <w:rPr>
                <w:rFonts w:ascii="Times New Roman" w:hAnsi="Times New Roman" w:cs="Times New Roman"/>
                <w:color w:val="000000"/>
              </w:rPr>
              <w:t>http://www.banrepcultural.org/blaavirtual/constitucion</w:t>
            </w:r>
          </w:p>
        </w:tc>
      </w:tr>
      <w:tr w:rsidR="0047242A" w14:paraId="5DC9915C" w14:textId="77777777" w:rsidTr="00456DA9">
        <w:trPr>
          <w:trHeight w:val="460"/>
        </w:trPr>
        <w:tc>
          <w:tcPr>
            <w:tcW w:w="1398" w:type="dxa"/>
          </w:tcPr>
          <w:p w14:paraId="7B24FE00"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5531424E" w14:textId="08DB563F" w:rsidR="0047242A" w:rsidRPr="00EB5941" w:rsidRDefault="0047242A" w:rsidP="00456DA9">
            <w:pPr>
              <w:rPr>
                <w:rFonts w:ascii="Times" w:hAnsi="Times"/>
              </w:rPr>
            </w:pPr>
            <w:r>
              <w:rPr>
                <w:rFonts w:ascii="Times" w:hAnsi="Times"/>
              </w:rPr>
              <w:t>Debido al malestar social generado por la situación de exclusión pol</w:t>
            </w:r>
            <w:r w:rsidR="00A903A7">
              <w:rPr>
                <w:rFonts w:ascii="Times" w:hAnsi="Times"/>
              </w:rPr>
              <w:t xml:space="preserve">ítica en Colombia, se hizo necesario convocar a </w:t>
            </w:r>
            <w:r w:rsidR="00A903A7" w:rsidRPr="00A903A7">
              <w:rPr>
                <w:rFonts w:ascii="Times" w:hAnsi="Times"/>
              </w:rPr>
              <w:t>una</w:t>
            </w:r>
            <w:r w:rsidR="00A903A7" w:rsidRPr="00A903A7">
              <w:rPr>
                <w:rFonts w:ascii="Times" w:hAnsi="Times"/>
                <w:b/>
              </w:rPr>
              <w:t xml:space="preserve"> Asamblea Nacional Constituyente</w:t>
            </w:r>
            <w:r w:rsidR="00A903A7">
              <w:rPr>
                <w:rFonts w:ascii="Times" w:hAnsi="Times"/>
              </w:rPr>
              <w:t xml:space="preserve"> que desembocó en la </w:t>
            </w:r>
            <w:r w:rsidR="00A903A7" w:rsidRPr="00A903A7">
              <w:rPr>
                <w:rFonts w:ascii="Times" w:hAnsi="Times"/>
                <w:b/>
              </w:rPr>
              <w:t>Constitución Política de 1991</w:t>
            </w:r>
            <w:r w:rsidR="00A903A7" w:rsidRPr="00751E5C">
              <w:rPr>
                <w:rFonts w:ascii="Times" w:hAnsi="Times"/>
              </w:rPr>
              <w:t>,</w:t>
            </w:r>
            <w:r w:rsidR="00A903A7">
              <w:rPr>
                <w:rFonts w:ascii="Times" w:hAnsi="Times"/>
                <w:b/>
              </w:rPr>
              <w:t xml:space="preserve"> </w:t>
            </w:r>
            <w:r w:rsidR="00A903A7">
              <w:rPr>
                <w:rFonts w:ascii="Times" w:hAnsi="Times"/>
              </w:rPr>
              <w:t xml:space="preserve">la cual abrió las puertas a la </w:t>
            </w:r>
            <w:r w:rsidR="00A903A7">
              <w:rPr>
                <w:rFonts w:ascii="Times" w:hAnsi="Times"/>
                <w:b/>
              </w:rPr>
              <w:t xml:space="preserve">participación ciudadana </w:t>
            </w:r>
            <w:r w:rsidR="00A903A7">
              <w:rPr>
                <w:rFonts w:ascii="Times" w:hAnsi="Times"/>
              </w:rPr>
              <w:t>en el país.</w:t>
            </w:r>
          </w:p>
        </w:tc>
      </w:tr>
    </w:tbl>
    <w:p w14:paraId="7379549A" w14:textId="77777777" w:rsidR="0047242A" w:rsidRDefault="0047242A" w:rsidP="00A1146D">
      <w:pPr>
        <w:spacing w:after="0"/>
        <w:rPr>
          <w:rFonts w:ascii="Times" w:hAnsi="Times"/>
        </w:rPr>
      </w:pPr>
    </w:p>
    <w:p w14:paraId="7F2CEF1C" w14:textId="11226B8E" w:rsidR="00C35A41" w:rsidRDefault="00A903A7" w:rsidP="00A1146D">
      <w:pPr>
        <w:spacing w:after="0"/>
        <w:rPr>
          <w:rFonts w:ascii="Times" w:hAnsi="Times"/>
        </w:rPr>
      </w:pPr>
      <w:r>
        <w:rPr>
          <w:rFonts w:ascii="Times" w:hAnsi="Times"/>
        </w:rPr>
        <w:t xml:space="preserve">La creación de la nueva Constitución Política hacia finales del siglo XX y que permanece vigente en Colombia, se caracterizó por la aplicación del principio del </w:t>
      </w:r>
      <w:r w:rsidRPr="00A903A7">
        <w:rPr>
          <w:rFonts w:ascii="Times" w:hAnsi="Times"/>
          <w:b/>
        </w:rPr>
        <w:t>pluralismo</w:t>
      </w:r>
      <w:r>
        <w:rPr>
          <w:rFonts w:ascii="Times" w:hAnsi="Times"/>
        </w:rPr>
        <w:t xml:space="preserve">, pues permitió que los asambleístas procedieran de </w:t>
      </w:r>
      <w:r w:rsidRPr="00A903A7">
        <w:rPr>
          <w:rFonts w:ascii="Times" w:hAnsi="Times"/>
          <w:b/>
        </w:rPr>
        <w:t>diferentes</w:t>
      </w:r>
      <w:r>
        <w:rPr>
          <w:rFonts w:ascii="Times" w:hAnsi="Times"/>
        </w:rPr>
        <w:t xml:space="preserve"> </w:t>
      </w:r>
      <w:r w:rsidRPr="00A903A7">
        <w:rPr>
          <w:rFonts w:ascii="Times" w:hAnsi="Times"/>
          <w:b/>
        </w:rPr>
        <w:t>partidos y movimientos políticos</w:t>
      </w:r>
      <w:r>
        <w:rPr>
          <w:rFonts w:ascii="Times" w:hAnsi="Times"/>
        </w:rPr>
        <w:t xml:space="preserve"> del país. </w:t>
      </w:r>
      <w:r w:rsidR="00313ACC">
        <w:rPr>
          <w:rFonts w:ascii="Times" w:hAnsi="Times"/>
        </w:rPr>
        <w:t xml:space="preserve">De este modo, se fortaleció la </w:t>
      </w:r>
      <w:r w:rsidR="00313ACC" w:rsidRPr="00313ACC">
        <w:rPr>
          <w:rFonts w:ascii="Times" w:hAnsi="Times"/>
          <w:b/>
        </w:rPr>
        <w:t>participación indirecta</w:t>
      </w:r>
      <w:r w:rsidR="00313ACC">
        <w:rPr>
          <w:rFonts w:ascii="Times" w:hAnsi="Times"/>
        </w:rPr>
        <w:t xml:space="preserve"> y la </w:t>
      </w:r>
      <w:r w:rsidR="00313ACC">
        <w:rPr>
          <w:rFonts w:ascii="Times" w:hAnsi="Times"/>
          <w:b/>
        </w:rPr>
        <w:t>democracia representativa</w:t>
      </w:r>
      <w:r w:rsidR="00313ACC">
        <w:rPr>
          <w:rFonts w:ascii="Times" w:hAnsi="Times"/>
        </w:rPr>
        <w:t xml:space="preserve">, ya que </w:t>
      </w:r>
      <w:r w:rsidR="00F6320C">
        <w:rPr>
          <w:rFonts w:ascii="Times" w:hAnsi="Times"/>
        </w:rPr>
        <w:t xml:space="preserve">distintos </w:t>
      </w:r>
      <w:r w:rsidR="00313ACC">
        <w:rPr>
          <w:rFonts w:ascii="Times" w:hAnsi="Times"/>
        </w:rPr>
        <w:t>sectores sociales que hasta ese momento no eran tenidos en cuenta por ser minor</w:t>
      </w:r>
      <w:r w:rsidR="000504A8">
        <w:rPr>
          <w:rFonts w:ascii="Times" w:hAnsi="Times"/>
        </w:rPr>
        <w:t>ías, se vieron representados en el gobierno.</w:t>
      </w:r>
    </w:p>
    <w:p w14:paraId="1BB59A28" w14:textId="77777777" w:rsidR="000504A8" w:rsidRDefault="000504A8" w:rsidP="00A1146D">
      <w:pPr>
        <w:spacing w:after="0"/>
        <w:rPr>
          <w:rFonts w:ascii="Times" w:hAnsi="Times"/>
        </w:rPr>
      </w:pPr>
    </w:p>
    <w:p w14:paraId="5E1C03A7" w14:textId="11CB7FBB" w:rsidR="00427083" w:rsidRDefault="000504A8" w:rsidP="00A1146D">
      <w:pPr>
        <w:spacing w:after="0"/>
        <w:rPr>
          <w:rFonts w:ascii="Times" w:hAnsi="Times"/>
        </w:rPr>
      </w:pPr>
      <w:r>
        <w:rPr>
          <w:rFonts w:ascii="Times" w:hAnsi="Times"/>
        </w:rPr>
        <w:t xml:space="preserve">No obstante, la Constitución Política de 1991 es </w:t>
      </w:r>
      <w:r w:rsidR="00881764">
        <w:rPr>
          <w:rFonts w:ascii="Times" w:hAnsi="Times"/>
        </w:rPr>
        <w:t>aún</w:t>
      </w:r>
      <w:r>
        <w:rPr>
          <w:rFonts w:ascii="Times" w:hAnsi="Times"/>
        </w:rPr>
        <w:t xml:space="preserve"> más reconocida por su aporte a la </w:t>
      </w:r>
      <w:r w:rsidRPr="000504A8">
        <w:rPr>
          <w:rFonts w:ascii="Times" w:hAnsi="Times"/>
          <w:b/>
        </w:rPr>
        <w:t>participación directa</w:t>
      </w:r>
      <w:r>
        <w:rPr>
          <w:rFonts w:ascii="Times" w:hAnsi="Times"/>
        </w:rPr>
        <w:t xml:space="preserve"> y al impulso de la </w:t>
      </w:r>
      <w:r w:rsidRPr="000504A8">
        <w:rPr>
          <w:rFonts w:ascii="Times" w:hAnsi="Times"/>
          <w:b/>
        </w:rPr>
        <w:t>democracia participativa</w:t>
      </w:r>
      <w:r>
        <w:rPr>
          <w:rFonts w:ascii="Times" w:hAnsi="Times"/>
        </w:rPr>
        <w:t xml:space="preserve">, pues reglamentó los </w:t>
      </w:r>
      <w:r w:rsidRPr="000504A8">
        <w:rPr>
          <w:rFonts w:ascii="Times" w:hAnsi="Times"/>
          <w:b/>
        </w:rPr>
        <w:t>mecanismos de participación ciudadana</w:t>
      </w:r>
      <w:r>
        <w:rPr>
          <w:rFonts w:ascii="Times" w:hAnsi="Times"/>
        </w:rPr>
        <w:t xml:space="preserve"> y los erigió como un </w:t>
      </w:r>
      <w:r w:rsidRPr="000504A8">
        <w:rPr>
          <w:rFonts w:ascii="Times" w:hAnsi="Times"/>
          <w:b/>
        </w:rPr>
        <w:t>derecho</w:t>
      </w:r>
      <w:r>
        <w:rPr>
          <w:rFonts w:ascii="Times" w:hAnsi="Times"/>
        </w:rPr>
        <w:t xml:space="preserve"> de todos los colombianos. </w:t>
      </w:r>
    </w:p>
    <w:p w14:paraId="14815433" w14:textId="77777777" w:rsidR="00427083" w:rsidRDefault="00427083" w:rsidP="00A1146D">
      <w:pPr>
        <w:spacing w:after="0"/>
        <w:rPr>
          <w:rFonts w:ascii="Times" w:hAnsi="Times"/>
        </w:rPr>
      </w:pPr>
    </w:p>
    <w:p w14:paraId="79DE0FDC" w14:textId="6E1E1E67" w:rsidR="00C35A41" w:rsidRPr="006A0F66" w:rsidRDefault="00427083" w:rsidP="00A1146D">
      <w:pPr>
        <w:spacing w:after="0"/>
        <w:rPr>
          <w:rFonts w:ascii="Times" w:hAnsi="Times"/>
        </w:rPr>
      </w:pPr>
      <w:r>
        <w:rPr>
          <w:rFonts w:ascii="Times" w:hAnsi="Times"/>
        </w:rPr>
        <w:lastRenderedPageBreak/>
        <w:t xml:space="preserve">De esta forma, la democracia en Colombia garantiza que todos los ciudadanos tengan una posibilidad real, igual y libre de </w:t>
      </w:r>
      <w:r w:rsidRPr="00427083">
        <w:rPr>
          <w:rFonts w:ascii="Times" w:hAnsi="Times"/>
          <w:b/>
        </w:rPr>
        <w:t>participar efectivamente</w:t>
      </w:r>
      <w:r>
        <w:rPr>
          <w:rFonts w:ascii="Times" w:hAnsi="Times"/>
        </w:rPr>
        <w:t xml:space="preserve"> en el gobierno, y que se cumplan los principios democráticos, como el de la </w:t>
      </w:r>
      <w:r w:rsidRPr="00427083">
        <w:rPr>
          <w:rFonts w:ascii="Times" w:hAnsi="Times"/>
          <w:b/>
        </w:rPr>
        <w:t>soberanía popular</w:t>
      </w:r>
      <w:r>
        <w:rPr>
          <w:rFonts w:ascii="Times" w:hAnsi="Times"/>
        </w:rPr>
        <w:t>.</w:t>
      </w:r>
    </w:p>
    <w:p w14:paraId="163D4BD0" w14:textId="77777777" w:rsidR="00A1146D" w:rsidRDefault="00A1146D" w:rsidP="00A1146D">
      <w:pPr>
        <w:spacing w:after="0"/>
        <w:rPr>
          <w:rFonts w:ascii="Times" w:hAnsi="Times"/>
          <w:b/>
        </w:rPr>
      </w:pPr>
    </w:p>
    <w:p w14:paraId="2AA53FA4" w14:textId="1A9BC94D" w:rsidR="00A1146D" w:rsidRDefault="00A1146D" w:rsidP="00A1146D">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w:t>
      </w:r>
      <w:r w:rsidRPr="004E5E51">
        <w:rPr>
          <w:rFonts w:ascii="Times" w:hAnsi="Times"/>
          <w:b/>
        </w:rPr>
        <w:t>.</w:t>
      </w:r>
      <w:r>
        <w:rPr>
          <w:rFonts w:ascii="Times" w:hAnsi="Times"/>
          <w:b/>
        </w:rPr>
        <w:t>3.1</w:t>
      </w:r>
      <w:r w:rsidRPr="004E5E51">
        <w:rPr>
          <w:rFonts w:ascii="Times" w:hAnsi="Times"/>
          <w:b/>
        </w:rPr>
        <w:t xml:space="preserve"> </w:t>
      </w:r>
      <w:r>
        <w:rPr>
          <w:rFonts w:ascii="Times" w:hAnsi="Times"/>
          <w:b/>
        </w:rPr>
        <w:t>Los mecanismos de participación ciudadana en Colombia</w:t>
      </w:r>
    </w:p>
    <w:p w14:paraId="141FB306" w14:textId="77777777" w:rsidR="0052729A" w:rsidRDefault="0052729A" w:rsidP="00A1146D">
      <w:pPr>
        <w:spacing w:after="0"/>
        <w:rPr>
          <w:rFonts w:ascii="Times" w:hAnsi="Times"/>
          <w:b/>
        </w:rPr>
      </w:pPr>
    </w:p>
    <w:p w14:paraId="0BB3DAF4" w14:textId="588E6203" w:rsidR="0052729A" w:rsidRPr="0052729A" w:rsidRDefault="0052729A" w:rsidP="0052729A">
      <w:pPr>
        <w:spacing w:after="0"/>
        <w:rPr>
          <w:rFonts w:ascii="Times" w:hAnsi="Times"/>
        </w:rPr>
      </w:pPr>
      <w:r w:rsidRPr="0052729A">
        <w:rPr>
          <w:rFonts w:ascii="Times" w:hAnsi="Times"/>
        </w:rPr>
        <w:t xml:space="preserve">El </w:t>
      </w:r>
      <w:r w:rsidRPr="0052729A">
        <w:rPr>
          <w:rFonts w:ascii="Times" w:hAnsi="Times"/>
          <w:b/>
        </w:rPr>
        <w:t>artículo 40</w:t>
      </w:r>
      <w:r w:rsidRPr="0052729A">
        <w:rPr>
          <w:rFonts w:ascii="Times" w:hAnsi="Times"/>
        </w:rPr>
        <w:t xml:space="preserve"> de la Constitución Política </w:t>
      </w:r>
      <w:r>
        <w:rPr>
          <w:rFonts w:ascii="Times" w:hAnsi="Times"/>
        </w:rPr>
        <w:t xml:space="preserve">de 1991 </w:t>
      </w:r>
      <w:r w:rsidRPr="0052729A">
        <w:rPr>
          <w:rFonts w:ascii="Times" w:hAnsi="Times"/>
        </w:rPr>
        <w:t>establece los medios para hacer efectivo el derecho de la participación ciudadana:</w:t>
      </w:r>
    </w:p>
    <w:p w14:paraId="6952F10B" w14:textId="77777777" w:rsidR="0052729A" w:rsidRDefault="0052729A" w:rsidP="0052729A">
      <w:pPr>
        <w:spacing w:after="0"/>
        <w:rPr>
          <w:rFonts w:ascii="Times" w:hAnsi="Times"/>
        </w:rPr>
      </w:pPr>
    </w:p>
    <w:p w14:paraId="6C91761C" w14:textId="77777777" w:rsidR="0052729A" w:rsidRDefault="0052729A" w:rsidP="00456DA9">
      <w:pPr>
        <w:pStyle w:val="Prrafodelista"/>
        <w:numPr>
          <w:ilvl w:val="0"/>
          <w:numId w:val="41"/>
        </w:numPr>
        <w:spacing w:after="0"/>
        <w:rPr>
          <w:rFonts w:ascii="Times" w:hAnsi="Times"/>
        </w:rPr>
      </w:pPr>
      <w:r w:rsidRPr="0052729A">
        <w:rPr>
          <w:rFonts w:ascii="Times" w:hAnsi="Times"/>
        </w:rPr>
        <w:t>Elegir y ser elegido.</w:t>
      </w:r>
    </w:p>
    <w:p w14:paraId="6EFAC874" w14:textId="77777777" w:rsidR="0052729A" w:rsidRDefault="0052729A" w:rsidP="00456DA9">
      <w:pPr>
        <w:pStyle w:val="Prrafodelista"/>
        <w:numPr>
          <w:ilvl w:val="0"/>
          <w:numId w:val="41"/>
        </w:numPr>
        <w:spacing w:after="0"/>
        <w:rPr>
          <w:rFonts w:ascii="Times" w:hAnsi="Times"/>
        </w:rPr>
      </w:pPr>
      <w:r w:rsidRPr="0052729A">
        <w:rPr>
          <w:rFonts w:ascii="Times" w:hAnsi="Times"/>
        </w:rPr>
        <w:t>Tomar parte en elecciones, plebiscitos, referendos, consultas populares y otras formas de participación democrática.</w:t>
      </w:r>
    </w:p>
    <w:p w14:paraId="086E2731" w14:textId="77777777" w:rsidR="0052729A" w:rsidRDefault="0052729A" w:rsidP="00456DA9">
      <w:pPr>
        <w:pStyle w:val="Prrafodelista"/>
        <w:numPr>
          <w:ilvl w:val="0"/>
          <w:numId w:val="41"/>
        </w:numPr>
        <w:spacing w:after="0"/>
        <w:rPr>
          <w:rFonts w:ascii="Times" w:hAnsi="Times"/>
        </w:rPr>
      </w:pPr>
      <w:r w:rsidRPr="0052729A">
        <w:rPr>
          <w:rFonts w:ascii="Times" w:hAnsi="Times"/>
        </w:rPr>
        <w:t>Constituir partidos, movimientos y agrupaciones políticas sin limitación alguna; formar parte de ellos libremente y difundir sus ideas y programas.</w:t>
      </w:r>
    </w:p>
    <w:p w14:paraId="6978CA3A" w14:textId="77777777" w:rsidR="0052729A" w:rsidRDefault="0052729A" w:rsidP="00456DA9">
      <w:pPr>
        <w:pStyle w:val="Prrafodelista"/>
        <w:numPr>
          <w:ilvl w:val="0"/>
          <w:numId w:val="41"/>
        </w:numPr>
        <w:spacing w:after="0"/>
        <w:rPr>
          <w:rFonts w:ascii="Times" w:hAnsi="Times"/>
        </w:rPr>
      </w:pPr>
      <w:r w:rsidRPr="0052729A">
        <w:rPr>
          <w:rFonts w:ascii="Times" w:hAnsi="Times"/>
        </w:rPr>
        <w:t>Revocar el mandato de los elegidos en los casos y en la forma que establecen la Constitución y la ley.</w:t>
      </w:r>
    </w:p>
    <w:p w14:paraId="47548B3C" w14:textId="77777777" w:rsidR="0052729A" w:rsidRDefault="0052729A" w:rsidP="00456DA9">
      <w:pPr>
        <w:pStyle w:val="Prrafodelista"/>
        <w:numPr>
          <w:ilvl w:val="0"/>
          <w:numId w:val="41"/>
        </w:numPr>
        <w:spacing w:after="0"/>
        <w:rPr>
          <w:rFonts w:ascii="Times" w:hAnsi="Times"/>
        </w:rPr>
      </w:pPr>
      <w:r w:rsidRPr="0052729A">
        <w:rPr>
          <w:rFonts w:ascii="Times" w:hAnsi="Times"/>
        </w:rPr>
        <w:t>Tener iniciativa en las corporaciones públicas.</w:t>
      </w:r>
    </w:p>
    <w:p w14:paraId="2467F4FF" w14:textId="77777777" w:rsidR="0052729A" w:rsidRDefault="0052729A" w:rsidP="00456DA9">
      <w:pPr>
        <w:pStyle w:val="Prrafodelista"/>
        <w:numPr>
          <w:ilvl w:val="0"/>
          <w:numId w:val="41"/>
        </w:numPr>
        <w:spacing w:after="0"/>
        <w:rPr>
          <w:rFonts w:ascii="Times" w:hAnsi="Times"/>
        </w:rPr>
      </w:pPr>
      <w:r w:rsidRPr="0052729A">
        <w:rPr>
          <w:rFonts w:ascii="Times" w:hAnsi="Times"/>
        </w:rPr>
        <w:t>Interponer acciones públicas en defensa de la Constitución y de la ley.</w:t>
      </w:r>
    </w:p>
    <w:p w14:paraId="035A807C" w14:textId="57258289" w:rsidR="0052729A" w:rsidRPr="0052729A" w:rsidRDefault="0052729A" w:rsidP="00456DA9">
      <w:pPr>
        <w:pStyle w:val="Prrafodelista"/>
        <w:numPr>
          <w:ilvl w:val="0"/>
          <w:numId w:val="41"/>
        </w:numPr>
        <w:spacing w:after="0"/>
        <w:rPr>
          <w:rFonts w:ascii="Times" w:hAnsi="Times"/>
        </w:rPr>
      </w:pPr>
      <w:r w:rsidRPr="0052729A">
        <w:rPr>
          <w:rFonts w:ascii="Times" w:hAnsi="Times"/>
        </w:rPr>
        <w:t xml:space="preserve">Acceder al desempeño de funciones y cargos públicos, salvo los colombianos, por nacimiento o por adopción, que tengan doble nacionalidad. </w:t>
      </w:r>
      <w:r>
        <w:rPr>
          <w:rFonts w:ascii="Times" w:hAnsi="Times"/>
        </w:rPr>
        <w:t>[…]</w:t>
      </w:r>
      <w:r w:rsidRPr="0052729A">
        <w:rPr>
          <w:rFonts w:ascii="Times" w:hAnsi="Times"/>
        </w:rPr>
        <w:t xml:space="preserve"> Las autoridades garantizarán la adecuada y efectiva participación de la mujer en los niveles decisorios de la Administración Pública.</w:t>
      </w:r>
    </w:p>
    <w:p w14:paraId="41FFDA48" w14:textId="77777777" w:rsidR="0052729A" w:rsidRPr="0052729A" w:rsidRDefault="0052729A" w:rsidP="0052729A">
      <w:pPr>
        <w:spacing w:after="0"/>
        <w:rPr>
          <w:rFonts w:ascii="Times" w:hAnsi="Times"/>
        </w:rPr>
      </w:pPr>
    </w:p>
    <w:p w14:paraId="6DD3B8EA" w14:textId="77777777" w:rsidR="0052729A" w:rsidRDefault="0052729A" w:rsidP="0052729A">
      <w:pPr>
        <w:spacing w:after="0"/>
        <w:rPr>
          <w:rFonts w:ascii="Times" w:hAnsi="Times"/>
        </w:rPr>
      </w:pPr>
      <w:r w:rsidRPr="0052729A">
        <w:rPr>
          <w:rFonts w:ascii="Times" w:hAnsi="Times"/>
        </w:rPr>
        <w:t>A su vez</w:t>
      </w:r>
      <w:r>
        <w:rPr>
          <w:rFonts w:ascii="Times" w:hAnsi="Times"/>
        </w:rPr>
        <w:t>,</w:t>
      </w:r>
      <w:r w:rsidRPr="0052729A">
        <w:rPr>
          <w:rFonts w:ascii="Times" w:hAnsi="Times"/>
        </w:rPr>
        <w:t xml:space="preserve"> el </w:t>
      </w:r>
      <w:r w:rsidRPr="0052729A">
        <w:rPr>
          <w:rFonts w:ascii="Times" w:hAnsi="Times"/>
          <w:b/>
        </w:rPr>
        <w:t>artículo 103</w:t>
      </w:r>
      <w:r w:rsidRPr="0052729A">
        <w:rPr>
          <w:rFonts w:ascii="Times" w:hAnsi="Times"/>
        </w:rPr>
        <w:t xml:space="preserve"> establece los </w:t>
      </w:r>
      <w:r w:rsidRPr="0052729A">
        <w:rPr>
          <w:rFonts w:ascii="Times" w:hAnsi="Times"/>
          <w:b/>
        </w:rPr>
        <w:t>mecanismos de participación</w:t>
      </w:r>
      <w:r w:rsidRPr="0052729A">
        <w:rPr>
          <w:rFonts w:ascii="Times" w:hAnsi="Times"/>
        </w:rPr>
        <w:t xml:space="preserve"> del pueblo </w:t>
      </w:r>
      <w:r>
        <w:rPr>
          <w:rFonts w:ascii="Times" w:hAnsi="Times"/>
        </w:rPr>
        <w:t xml:space="preserve">colombiano </w:t>
      </w:r>
      <w:r w:rsidRPr="0052729A">
        <w:rPr>
          <w:rFonts w:ascii="Times" w:hAnsi="Times"/>
        </w:rPr>
        <w:t xml:space="preserve">en ejercicio de su soberanía: </w:t>
      </w:r>
      <w:r w:rsidRPr="0052729A">
        <w:rPr>
          <w:rFonts w:ascii="Times" w:hAnsi="Times"/>
          <w:b/>
        </w:rPr>
        <w:t>voto, plebiscito, referendo, consulta popular, cabildo abierto, iniciativa legislativa y revocatoria del mandato</w:t>
      </w:r>
      <w:r w:rsidRPr="0052729A">
        <w:rPr>
          <w:rFonts w:ascii="Times" w:hAnsi="Times"/>
        </w:rPr>
        <w:t xml:space="preserve">. </w:t>
      </w:r>
    </w:p>
    <w:p w14:paraId="6B3F46BF" w14:textId="77777777" w:rsidR="0052729A" w:rsidRDefault="0052729A" w:rsidP="0052729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2729A" w:rsidRPr="005D1738" w14:paraId="7DB3F397" w14:textId="77777777" w:rsidTr="00456DA9">
        <w:tc>
          <w:tcPr>
            <w:tcW w:w="9033" w:type="dxa"/>
            <w:gridSpan w:val="2"/>
            <w:shd w:val="clear" w:color="auto" w:fill="000000" w:themeFill="text1"/>
          </w:tcPr>
          <w:p w14:paraId="1099F761" w14:textId="77777777" w:rsidR="0052729A" w:rsidRPr="005D1738" w:rsidRDefault="0052729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52729A" w14:paraId="6EAAAEF7" w14:textId="77777777" w:rsidTr="00456DA9">
        <w:tc>
          <w:tcPr>
            <w:tcW w:w="2518" w:type="dxa"/>
          </w:tcPr>
          <w:p w14:paraId="7B94E043" w14:textId="77777777" w:rsidR="0052729A" w:rsidRPr="00053744" w:rsidRDefault="0052729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96C66A6" w14:textId="43394CE9" w:rsidR="0052729A" w:rsidRPr="00053744" w:rsidRDefault="0052729A" w:rsidP="0052729A">
            <w:pPr>
              <w:rPr>
                <w:rFonts w:ascii="Times New Roman" w:hAnsi="Times New Roman" w:cs="Times New Roman"/>
                <w:b/>
                <w:color w:val="000000"/>
                <w:sz w:val="18"/>
                <w:szCs w:val="18"/>
              </w:rPr>
            </w:pPr>
            <w:r w:rsidRPr="0052729A">
              <w:rPr>
                <w:rFonts w:ascii="Times New Roman" w:hAnsi="Times New Roman" w:cs="Times New Roman"/>
                <w:color w:val="FF0000"/>
              </w:rPr>
              <w:t>CS_08_12_REC140 (Motor F7)</w:t>
            </w:r>
          </w:p>
        </w:tc>
      </w:tr>
      <w:tr w:rsidR="0052729A" w14:paraId="4A3B87EF" w14:textId="77777777" w:rsidTr="00456DA9">
        <w:tc>
          <w:tcPr>
            <w:tcW w:w="2518" w:type="dxa"/>
          </w:tcPr>
          <w:p w14:paraId="25073092" w14:textId="77777777" w:rsidR="0052729A" w:rsidRDefault="0052729A"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FDF07D0" w14:textId="5AE6CF83"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Los mecanismos de participación de los colombianos</w:t>
            </w:r>
          </w:p>
        </w:tc>
      </w:tr>
      <w:tr w:rsidR="0052729A" w14:paraId="365D1EB3" w14:textId="77777777" w:rsidTr="00456DA9">
        <w:tc>
          <w:tcPr>
            <w:tcW w:w="2518" w:type="dxa"/>
          </w:tcPr>
          <w:p w14:paraId="68DABFB4" w14:textId="77777777" w:rsidR="0052729A" w:rsidRDefault="0052729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456922B" w14:textId="77777777"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Interactivo que expone las características y momentos de aplicación de los mecanismos de participación ciudadana establecidas por la Constitución colombiana</w:t>
            </w:r>
          </w:p>
          <w:p w14:paraId="2AF93B1A" w14:textId="0935A8F5" w:rsidR="0052729A" w:rsidRDefault="0052729A" w:rsidP="00456DA9">
            <w:pPr>
              <w:rPr>
                <w:rFonts w:ascii="Times New Roman" w:hAnsi="Times New Roman" w:cs="Times New Roman"/>
                <w:color w:val="000000"/>
              </w:rPr>
            </w:pPr>
            <w:r w:rsidRPr="0052729A">
              <w:rPr>
                <w:rFonts w:ascii="Times New Roman" w:hAnsi="Times New Roman" w:cs="Times New Roman"/>
                <w:color w:val="000000"/>
                <w:highlight w:val="yellow"/>
              </w:rPr>
              <w:t>Explicar en qué consiste cada mecanismo (voto, plebiscito, referendo, consulta popular, cabildo abierto, iniciativa legislativa y revocatoria del mandato), y dar ejemplos de casos en que cada uno se puede utilizar</w:t>
            </w:r>
          </w:p>
        </w:tc>
      </w:tr>
    </w:tbl>
    <w:p w14:paraId="758A0DE3" w14:textId="77777777" w:rsidR="0052729A" w:rsidRDefault="0052729A" w:rsidP="0052729A">
      <w:pPr>
        <w:spacing w:after="0"/>
        <w:rPr>
          <w:rFonts w:ascii="Times" w:hAnsi="Times"/>
        </w:rPr>
      </w:pPr>
    </w:p>
    <w:p w14:paraId="19036CD4" w14:textId="1342F9A2" w:rsidR="00427083" w:rsidRDefault="00427083" w:rsidP="0052729A">
      <w:pPr>
        <w:spacing w:after="0"/>
        <w:rPr>
          <w:rFonts w:ascii="Times" w:hAnsi="Times"/>
        </w:rPr>
      </w:pPr>
      <w:r>
        <w:rPr>
          <w:rFonts w:ascii="Times" w:hAnsi="Times"/>
        </w:rPr>
        <w:t>En la práctica, u</w:t>
      </w:r>
      <w:r w:rsidR="0052729A" w:rsidRPr="0052729A">
        <w:rPr>
          <w:rFonts w:ascii="Times" w:hAnsi="Times"/>
        </w:rPr>
        <w:t xml:space="preserve">nos mecanismos </w:t>
      </w:r>
      <w:r w:rsidR="0052729A">
        <w:rPr>
          <w:rFonts w:ascii="Times" w:hAnsi="Times"/>
        </w:rPr>
        <w:t xml:space="preserve">de participación </w:t>
      </w:r>
      <w:r w:rsidR="0052729A" w:rsidRPr="0052729A">
        <w:rPr>
          <w:rFonts w:ascii="Times" w:hAnsi="Times"/>
        </w:rPr>
        <w:t>han sido más empleados que otros.</w:t>
      </w:r>
      <w:r>
        <w:rPr>
          <w:rFonts w:ascii="Times" w:hAnsi="Times"/>
        </w:rPr>
        <w:t xml:space="preserve"> Esto se debe a su facilidad de aplicación, a los requisitos menos rigurosos que tienen, y a que han sido más impulsados por el gobierno y, por ende, conocidos por la ciudadanía.</w:t>
      </w:r>
      <w:r w:rsidR="001D37C5">
        <w:rPr>
          <w:rFonts w:ascii="Times" w:hAnsi="Times"/>
        </w:rPr>
        <w:t xml:space="preserve"> Es el caso del voto y del referendo.</w:t>
      </w:r>
      <w:r>
        <w:rPr>
          <w:rFonts w:ascii="Times" w:hAnsi="Times"/>
        </w:rPr>
        <w:t xml:space="preserve"> Sin embargo, todos </w:t>
      </w:r>
      <w:r w:rsidR="001D37C5">
        <w:rPr>
          <w:rFonts w:ascii="Times" w:hAnsi="Times"/>
        </w:rPr>
        <w:t xml:space="preserve">los mecanismos </w:t>
      </w:r>
      <w:r>
        <w:rPr>
          <w:rFonts w:ascii="Times" w:hAnsi="Times"/>
        </w:rPr>
        <w:t xml:space="preserve">son igualmente útiles. </w:t>
      </w:r>
    </w:p>
    <w:p w14:paraId="52FEB1E2" w14:textId="77777777" w:rsidR="00427083" w:rsidRDefault="00427083" w:rsidP="0052729A">
      <w:pPr>
        <w:spacing w:after="0"/>
        <w:rPr>
          <w:rFonts w:ascii="Times" w:hAnsi="Times"/>
        </w:rPr>
      </w:pPr>
    </w:p>
    <w:p w14:paraId="10ED1647" w14:textId="46EFD451" w:rsidR="0052729A" w:rsidRDefault="0052729A" w:rsidP="0052729A">
      <w:pPr>
        <w:spacing w:after="0"/>
        <w:rPr>
          <w:rFonts w:ascii="Times" w:hAnsi="Times"/>
        </w:rPr>
      </w:pPr>
      <w:r w:rsidRPr="0052729A">
        <w:rPr>
          <w:rFonts w:ascii="Times" w:hAnsi="Times"/>
        </w:rPr>
        <w:t xml:space="preserve">Su reglamentación se ha dado a través de las </w:t>
      </w:r>
      <w:r w:rsidRPr="0052729A">
        <w:rPr>
          <w:rFonts w:ascii="Times" w:hAnsi="Times"/>
          <w:b/>
        </w:rPr>
        <w:t>Leyes Estatutarias</w:t>
      </w:r>
      <w:r>
        <w:rPr>
          <w:rFonts w:ascii="Times" w:hAnsi="Times"/>
        </w:rPr>
        <w:t xml:space="preserve">, como la </w:t>
      </w:r>
      <w:r w:rsidRPr="001D37C5">
        <w:rPr>
          <w:rFonts w:ascii="Times" w:hAnsi="Times"/>
          <w:b/>
        </w:rPr>
        <w:t>N</w:t>
      </w:r>
      <w:r w:rsidR="00F6320C">
        <w:rPr>
          <w:rFonts w:ascii="Times" w:hAnsi="Times"/>
          <w:b/>
        </w:rPr>
        <w:t>.°</w:t>
      </w:r>
      <w:bookmarkStart w:id="1" w:name="_GoBack"/>
      <w:bookmarkEnd w:id="1"/>
      <w:r w:rsidRPr="001D37C5">
        <w:rPr>
          <w:rFonts w:ascii="Times" w:hAnsi="Times"/>
          <w:b/>
        </w:rPr>
        <w:t xml:space="preserve"> 134 de 1994</w:t>
      </w:r>
      <w:r w:rsidR="001D37C5">
        <w:rPr>
          <w:rFonts w:ascii="Times" w:hAnsi="Times"/>
        </w:rPr>
        <w:t>, “p</w:t>
      </w:r>
      <w:r w:rsidRPr="0052729A">
        <w:rPr>
          <w:rFonts w:ascii="Times" w:hAnsi="Times"/>
        </w:rPr>
        <w:t>or la cual se dictan normas sobre mecanismos de participación ciudadana”</w:t>
      </w:r>
      <w:r>
        <w:rPr>
          <w:rFonts w:ascii="Times" w:hAnsi="Times"/>
        </w:rPr>
        <w:t xml:space="preserve">. Esta </w:t>
      </w:r>
      <w:r w:rsidRPr="0052729A">
        <w:rPr>
          <w:rFonts w:ascii="Times" w:hAnsi="Times"/>
        </w:rPr>
        <w:t>reguló la iniciativa popular legislativa y normativa</w:t>
      </w:r>
      <w:r>
        <w:rPr>
          <w:rFonts w:ascii="Times" w:hAnsi="Times"/>
        </w:rPr>
        <w:t>,</w:t>
      </w:r>
      <w:r w:rsidRPr="0052729A">
        <w:rPr>
          <w:rFonts w:ascii="Times" w:hAnsi="Times"/>
        </w:rPr>
        <w:t xml:space="preserve"> el referendo</w:t>
      </w:r>
      <w:r>
        <w:rPr>
          <w:rFonts w:ascii="Times" w:hAnsi="Times"/>
        </w:rPr>
        <w:t>,</w:t>
      </w:r>
      <w:r w:rsidRPr="0052729A">
        <w:rPr>
          <w:rFonts w:ascii="Times" w:hAnsi="Times"/>
        </w:rPr>
        <w:t xml:space="preserve"> la consulta </w:t>
      </w:r>
      <w:r>
        <w:rPr>
          <w:rFonts w:ascii="Times" w:hAnsi="Times"/>
        </w:rPr>
        <w:t>p</w:t>
      </w:r>
      <w:r w:rsidRPr="0052729A">
        <w:rPr>
          <w:rFonts w:ascii="Times" w:hAnsi="Times"/>
        </w:rPr>
        <w:t xml:space="preserve">opular </w:t>
      </w:r>
      <w:r>
        <w:rPr>
          <w:rFonts w:ascii="Times" w:hAnsi="Times"/>
        </w:rPr>
        <w:t>(</w:t>
      </w:r>
      <w:r w:rsidRPr="0052729A">
        <w:rPr>
          <w:rFonts w:ascii="Times" w:hAnsi="Times"/>
        </w:rPr>
        <w:t>del orden nacional, departamental, distrital, municipal y local</w:t>
      </w:r>
      <w:r>
        <w:rPr>
          <w:rFonts w:ascii="Times" w:hAnsi="Times"/>
        </w:rPr>
        <w:t xml:space="preserve">), </w:t>
      </w:r>
      <w:r w:rsidRPr="0052729A">
        <w:rPr>
          <w:rFonts w:ascii="Times" w:hAnsi="Times"/>
        </w:rPr>
        <w:t>la revocatoria del mandato</w:t>
      </w:r>
      <w:r>
        <w:rPr>
          <w:rFonts w:ascii="Times" w:hAnsi="Times"/>
        </w:rPr>
        <w:t>,</w:t>
      </w:r>
      <w:r w:rsidRPr="0052729A">
        <w:rPr>
          <w:rFonts w:ascii="Times" w:hAnsi="Times"/>
        </w:rPr>
        <w:t xml:space="preserve"> el </w:t>
      </w:r>
      <w:r w:rsidRPr="0052729A">
        <w:rPr>
          <w:rFonts w:ascii="Times" w:hAnsi="Times"/>
        </w:rPr>
        <w:lastRenderedPageBreak/>
        <w:t xml:space="preserve">plebiscito y el cabildo abierto. Igualmente, </w:t>
      </w:r>
      <w:r>
        <w:rPr>
          <w:rFonts w:ascii="Times" w:hAnsi="Times"/>
        </w:rPr>
        <w:t xml:space="preserve">reguló </w:t>
      </w:r>
      <w:r w:rsidRPr="0052729A">
        <w:rPr>
          <w:rFonts w:ascii="Times" w:hAnsi="Times"/>
        </w:rPr>
        <w:t>la participación democrática de las organizaciones civiles.</w:t>
      </w:r>
    </w:p>
    <w:p w14:paraId="5B6363B3" w14:textId="77777777" w:rsidR="001D37C5" w:rsidRDefault="001D37C5" w:rsidP="0052729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104D5783" w14:textId="77777777" w:rsidTr="00456DA9">
        <w:tc>
          <w:tcPr>
            <w:tcW w:w="9033" w:type="dxa"/>
            <w:gridSpan w:val="2"/>
            <w:shd w:val="clear" w:color="auto" w:fill="000000" w:themeFill="text1"/>
          </w:tcPr>
          <w:p w14:paraId="5AEEA56E"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D70A2D2" w14:textId="77777777" w:rsidTr="00456DA9">
        <w:tc>
          <w:tcPr>
            <w:tcW w:w="2518" w:type="dxa"/>
          </w:tcPr>
          <w:p w14:paraId="0222FB4F"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30FBA74" w14:textId="1CB4799B"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CS_08_12_REC150 </w:t>
            </w:r>
            <w:r w:rsidRPr="001D37C5">
              <w:rPr>
                <w:rFonts w:ascii="Times New Roman" w:hAnsi="Times New Roman" w:cs="Times New Roman"/>
                <w:color w:val="FF0000"/>
              </w:rPr>
              <w:t>(Motor M5D)</w:t>
            </w:r>
          </w:p>
        </w:tc>
      </w:tr>
      <w:tr w:rsidR="001D37C5" w14:paraId="26EAE125" w14:textId="77777777" w:rsidTr="00456DA9">
        <w:tc>
          <w:tcPr>
            <w:tcW w:w="2518" w:type="dxa"/>
          </w:tcPr>
          <w:p w14:paraId="4523495A"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C1CD38" w14:textId="3FE9482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Reconoce</w:t>
            </w:r>
            <w:r>
              <w:rPr>
                <w:rFonts w:ascii="Times New Roman" w:hAnsi="Times New Roman" w:cs="Times New Roman"/>
                <w:color w:val="000000"/>
              </w:rPr>
              <w:t xml:space="preserve"> </w:t>
            </w:r>
            <w:r w:rsidRPr="001D37C5">
              <w:rPr>
                <w:rFonts w:ascii="Times New Roman" w:hAnsi="Times New Roman" w:cs="Times New Roman"/>
                <w:color w:val="000000"/>
              </w:rPr>
              <w:t>los mecanismos de participación ciudadana en Colombia</w:t>
            </w:r>
          </w:p>
        </w:tc>
      </w:tr>
      <w:tr w:rsidR="001D37C5" w14:paraId="4CD262F5" w14:textId="77777777" w:rsidTr="00456DA9">
        <w:tc>
          <w:tcPr>
            <w:tcW w:w="2518" w:type="dxa"/>
          </w:tcPr>
          <w:p w14:paraId="1BCC0F67"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E33351"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permite reconocer los mecanismos de participación ciudadana en Colombia a partir de ejemplos</w:t>
            </w:r>
          </w:p>
          <w:p w14:paraId="7E77966A" w14:textId="62F7CB46"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Narrar o tomar casos ejemplares en los que se hayan utilizado los diferentes mecanismos de participación ciudadana, y formular preguntas sobre sus características, de acuerdo a lo expuesto en el interactivo del recurso anterior</w:t>
            </w:r>
          </w:p>
        </w:tc>
      </w:tr>
    </w:tbl>
    <w:p w14:paraId="0EF4A871" w14:textId="77777777" w:rsidR="001D37C5" w:rsidRPr="0052729A" w:rsidRDefault="001D37C5" w:rsidP="0052729A">
      <w:pPr>
        <w:spacing w:after="0"/>
        <w:rPr>
          <w:rFonts w:ascii="Times" w:hAnsi="Times"/>
        </w:rPr>
      </w:pPr>
    </w:p>
    <w:p w14:paraId="6BF47F70" w14:textId="6A768A09" w:rsidR="00A1146D" w:rsidRPr="004E5E51" w:rsidRDefault="00A1146D" w:rsidP="00A1146D">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9D30D3F" w14:textId="77777777" w:rsidR="00A1146D" w:rsidRDefault="00A1146D" w:rsidP="00A1146D">
      <w:pPr>
        <w:spacing w:after="0"/>
        <w:rPr>
          <w:rFonts w:ascii="Times" w:hAnsi="Times"/>
          <w:b/>
        </w:rPr>
      </w:pPr>
    </w:p>
    <w:p w14:paraId="4D2B9D2E" w14:textId="77777777" w:rsidR="001D37C5" w:rsidRDefault="001D37C5" w:rsidP="001D37C5">
      <w:pPr>
        <w:spacing w:after="0"/>
        <w:rPr>
          <w:rFonts w:ascii="Times" w:hAnsi="Times"/>
        </w:rPr>
      </w:pPr>
      <w:r>
        <w:rPr>
          <w:rFonts w:ascii="Times" w:hAnsi="Times"/>
        </w:rPr>
        <w:t>Actividades para consolidar lo que has aprendido en esta sección.</w:t>
      </w:r>
    </w:p>
    <w:p w14:paraId="1D39D4D1" w14:textId="77777777" w:rsidR="001D37C5" w:rsidRDefault="001D37C5" w:rsidP="001D37C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52678A3A" w14:textId="77777777" w:rsidTr="00456DA9">
        <w:tc>
          <w:tcPr>
            <w:tcW w:w="9033" w:type="dxa"/>
            <w:gridSpan w:val="2"/>
            <w:shd w:val="clear" w:color="auto" w:fill="000000" w:themeFill="text1"/>
          </w:tcPr>
          <w:p w14:paraId="4EA60701"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7EF80FB" w14:textId="77777777" w:rsidTr="00456DA9">
        <w:tc>
          <w:tcPr>
            <w:tcW w:w="2518" w:type="dxa"/>
          </w:tcPr>
          <w:p w14:paraId="692EBD3E"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11EDC20" w14:textId="63F04B3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CS_08_12_REC160 </w:t>
            </w:r>
            <w:r w:rsidRPr="00EA15B1">
              <w:rPr>
                <w:rFonts w:ascii="Times New Roman" w:hAnsi="Times New Roman" w:cs="Times New Roman"/>
                <w:color w:val="FF0000"/>
              </w:rPr>
              <w:t>(Motor M101A)</w:t>
            </w:r>
          </w:p>
        </w:tc>
      </w:tr>
      <w:tr w:rsidR="001D37C5" w14:paraId="5B001E50" w14:textId="77777777" w:rsidTr="00456DA9">
        <w:tc>
          <w:tcPr>
            <w:tcW w:w="2518" w:type="dxa"/>
          </w:tcPr>
          <w:p w14:paraId="1A33F05B"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5989E5C" w14:textId="420713FB"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Refuerza tu aprendizaje: La participación ciudadana</w:t>
            </w:r>
          </w:p>
        </w:tc>
      </w:tr>
      <w:tr w:rsidR="001D37C5" w14:paraId="47823A16" w14:textId="77777777" w:rsidTr="00456DA9">
        <w:tc>
          <w:tcPr>
            <w:tcW w:w="2518" w:type="dxa"/>
          </w:tcPr>
          <w:p w14:paraId="2E97DCAC"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7CBF4E"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Actividades sobre La participación ciudadana</w:t>
            </w:r>
          </w:p>
          <w:p w14:paraId="0966CAE4" w14:textId="0EC3D953" w:rsidR="001D37C5" w:rsidRDefault="001D37C5" w:rsidP="00456DA9">
            <w:pPr>
              <w:rPr>
                <w:rFonts w:ascii="Times New Roman" w:hAnsi="Times New Roman" w:cs="Times New Roman"/>
                <w:color w:val="000000"/>
              </w:rPr>
            </w:pPr>
            <w:r w:rsidRPr="00EA15B1">
              <w:rPr>
                <w:rFonts w:ascii="Times New Roman" w:hAnsi="Times New Roman" w:cs="Times New Roman"/>
                <w:color w:val="000000"/>
                <w:highlight w:val="yellow"/>
              </w:rPr>
              <w:t>Formular 10 preguntas de tipo interpretativo y argumentativo</w:t>
            </w:r>
          </w:p>
        </w:tc>
      </w:tr>
    </w:tbl>
    <w:p w14:paraId="3365383F" w14:textId="77777777" w:rsidR="001D37C5" w:rsidRDefault="001D37C5" w:rsidP="00A1146D">
      <w:pPr>
        <w:spacing w:after="0"/>
        <w:rPr>
          <w:rFonts w:ascii="Times" w:hAnsi="Times"/>
          <w:b/>
        </w:rPr>
      </w:pPr>
    </w:p>
    <w:p w14:paraId="6F531115" w14:textId="181A5A38" w:rsidR="001B1046" w:rsidRDefault="001B1046" w:rsidP="001B1046">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Competencias</w:t>
      </w:r>
    </w:p>
    <w:p w14:paraId="0A74EB4B" w14:textId="77777777" w:rsidR="001D37C5" w:rsidRDefault="001D37C5" w:rsidP="001B1046">
      <w:pPr>
        <w:spacing w:after="0"/>
        <w:rPr>
          <w:rFonts w:ascii="Times" w:hAnsi="Times"/>
          <w:b/>
        </w:rPr>
      </w:pPr>
    </w:p>
    <w:p w14:paraId="3662752F" w14:textId="110DD4EB" w:rsidR="001D37C5" w:rsidRDefault="001D37C5" w:rsidP="001B1046">
      <w:pPr>
        <w:spacing w:after="0"/>
        <w:rPr>
          <w:rFonts w:ascii="Times" w:hAnsi="Times"/>
        </w:rPr>
      </w:pPr>
      <w:r>
        <w:rPr>
          <w:rFonts w:ascii="Times" w:hAnsi="Times"/>
        </w:rPr>
        <w:t>Pon a prueba tus capacidades y aplica lo aprendido con estos recursos.</w:t>
      </w:r>
    </w:p>
    <w:p w14:paraId="5AAE05C6" w14:textId="77777777" w:rsidR="001D37C5" w:rsidRPr="001D37C5" w:rsidRDefault="001D37C5" w:rsidP="001B1046">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7B1F397E" w14:textId="77777777" w:rsidTr="00456DA9">
        <w:tc>
          <w:tcPr>
            <w:tcW w:w="9033" w:type="dxa"/>
            <w:gridSpan w:val="2"/>
            <w:shd w:val="clear" w:color="auto" w:fill="000000" w:themeFill="text1"/>
          </w:tcPr>
          <w:p w14:paraId="3C9D56FF"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7E351B05" w14:textId="77777777" w:rsidTr="00456DA9">
        <w:tc>
          <w:tcPr>
            <w:tcW w:w="2518" w:type="dxa"/>
          </w:tcPr>
          <w:p w14:paraId="77ED9433"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5B6B6D" w14:textId="29BD115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CS_08_12_REC170 </w:t>
            </w:r>
            <w:r w:rsidRPr="001D37C5">
              <w:rPr>
                <w:rFonts w:ascii="Times New Roman" w:hAnsi="Times New Roman" w:cs="Times New Roman"/>
                <w:color w:val="FF0000"/>
              </w:rPr>
              <w:t>(Motor 102AB)</w:t>
            </w:r>
          </w:p>
        </w:tc>
      </w:tr>
      <w:tr w:rsidR="001D37C5" w14:paraId="7F2BEF9C" w14:textId="77777777" w:rsidTr="00456DA9">
        <w:tc>
          <w:tcPr>
            <w:tcW w:w="2518" w:type="dxa"/>
          </w:tcPr>
          <w:p w14:paraId="565A9AB5"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CEDF063" w14:textId="29974D85"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Competencias: participa en un ejercicio deliberativo sobre un problema de la comunidad</w:t>
            </w:r>
          </w:p>
        </w:tc>
      </w:tr>
      <w:tr w:rsidR="001D37C5" w14:paraId="4C21590F" w14:textId="77777777" w:rsidTr="00456DA9">
        <w:tc>
          <w:tcPr>
            <w:tcW w:w="2518" w:type="dxa"/>
          </w:tcPr>
          <w:p w14:paraId="5394385E"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A2B63"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propone desarrollar un ejercicio de demo</w:t>
            </w:r>
            <w:r>
              <w:rPr>
                <w:rFonts w:ascii="Times New Roman" w:hAnsi="Times New Roman" w:cs="Times New Roman"/>
                <w:color w:val="000000"/>
              </w:rPr>
              <w:t>c</w:t>
            </w:r>
            <w:r w:rsidRPr="001D37C5">
              <w:rPr>
                <w:rFonts w:ascii="Times New Roman" w:hAnsi="Times New Roman" w:cs="Times New Roman"/>
                <w:color w:val="000000"/>
              </w:rPr>
              <w:t>racia deliberativa en torno a un problema de la comunidad</w:t>
            </w:r>
          </w:p>
          <w:p w14:paraId="7843625C" w14:textId="48C05A1A"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Explicar los pasos para que, en grupo, los estudiantes deliberen sobre un problema del curso</w:t>
            </w:r>
          </w:p>
        </w:tc>
      </w:tr>
    </w:tbl>
    <w:p w14:paraId="56775FA6" w14:textId="77777777" w:rsidR="001D37C5" w:rsidRDefault="001D37C5" w:rsidP="001B1046">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1D37C5" w:rsidRPr="005D1738" w14:paraId="0ACD9507" w14:textId="77777777" w:rsidTr="00456DA9">
        <w:tc>
          <w:tcPr>
            <w:tcW w:w="9033" w:type="dxa"/>
            <w:gridSpan w:val="2"/>
            <w:shd w:val="clear" w:color="auto" w:fill="000000" w:themeFill="text1"/>
          </w:tcPr>
          <w:p w14:paraId="22EA1FAA"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30B12055" w14:textId="77777777" w:rsidTr="00456DA9">
        <w:tc>
          <w:tcPr>
            <w:tcW w:w="2518" w:type="dxa"/>
          </w:tcPr>
          <w:p w14:paraId="0BDADFF9"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CF104C" w14:textId="324B29ED"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CS_08_12_REC180 </w:t>
            </w:r>
            <w:r w:rsidRPr="001D37C5">
              <w:rPr>
                <w:rFonts w:ascii="Times New Roman" w:hAnsi="Times New Roman" w:cs="Times New Roman"/>
                <w:color w:val="FF0000"/>
              </w:rPr>
              <w:t>(</w:t>
            </w:r>
            <w:r>
              <w:rPr>
                <w:rFonts w:ascii="Times New Roman" w:hAnsi="Times New Roman" w:cs="Times New Roman"/>
                <w:color w:val="FF0000"/>
              </w:rPr>
              <w:t>Aprovechado</w:t>
            </w:r>
            <w:r w:rsidRPr="001D37C5">
              <w:rPr>
                <w:rFonts w:ascii="Times New Roman" w:hAnsi="Times New Roman" w:cs="Times New Roman"/>
                <w:color w:val="FF0000"/>
              </w:rPr>
              <w:t>)</w:t>
            </w:r>
          </w:p>
        </w:tc>
      </w:tr>
      <w:tr w:rsidR="001D37C5" w14:paraId="550C49F1" w14:textId="77777777" w:rsidTr="00456DA9">
        <w:tc>
          <w:tcPr>
            <w:tcW w:w="2518" w:type="dxa"/>
          </w:tcPr>
          <w:p w14:paraId="163225DD"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E33F9E" w14:textId="42E73D6D"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Proyecto: investigación sobre la historia de la democracia en Colombia</w:t>
            </w:r>
          </w:p>
        </w:tc>
      </w:tr>
      <w:tr w:rsidR="001D37C5" w14:paraId="038AFD77" w14:textId="77777777" w:rsidTr="00456DA9">
        <w:tc>
          <w:tcPr>
            <w:tcW w:w="2518" w:type="dxa"/>
          </w:tcPr>
          <w:p w14:paraId="537D8F92"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16617D" w14:textId="57A6A06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w:t>
            </w:r>
            <w:r>
              <w:rPr>
                <w:rFonts w:ascii="Times New Roman" w:hAnsi="Times New Roman" w:cs="Times New Roman"/>
                <w:color w:val="000000"/>
              </w:rPr>
              <w:t>ividad que guía el trabajo colabora</w:t>
            </w:r>
            <w:r w:rsidRPr="001D37C5">
              <w:rPr>
                <w:rFonts w:ascii="Times New Roman" w:hAnsi="Times New Roman" w:cs="Times New Roman"/>
                <w:color w:val="000000"/>
              </w:rPr>
              <w:t>tivo de investigación sobre la historia de la democracia en Colombia</w:t>
            </w:r>
          </w:p>
          <w:p w14:paraId="1136EF67" w14:textId="36B04F89"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Adaptar el ejercicio al caso colombiano</w:t>
            </w:r>
          </w:p>
        </w:tc>
      </w:tr>
    </w:tbl>
    <w:p w14:paraId="69E8CC15" w14:textId="77777777" w:rsidR="001D37C5" w:rsidRDefault="001D37C5" w:rsidP="001B1046">
      <w:pPr>
        <w:spacing w:after="0"/>
        <w:rPr>
          <w:rFonts w:ascii="Times" w:hAnsi="Times"/>
          <w:b/>
        </w:rPr>
      </w:pPr>
    </w:p>
    <w:p w14:paraId="1C3507FC" w14:textId="77777777" w:rsidR="00A1146D" w:rsidRDefault="00A1146D" w:rsidP="00A1146D">
      <w:pPr>
        <w:spacing w:after="0"/>
        <w:rPr>
          <w:rFonts w:ascii="Times" w:hAnsi="Times"/>
          <w:highlight w:val="yellow"/>
        </w:rPr>
      </w:pPr>
    </w:p>
    <w:p w14:paraId="717509BD" w14:textId="294AE433" w:rsidR="001B1046" w:rsidRPr="004E5E51" w:rsidRDefault="001B1046" w:rsidP="001B1046">
      <w:pPr>
        <w:rPr>
          <w:rFonts w:ascii="Times" w:hAnsi="Times"/>
          <w:highlight w:val="yellow"/>
        </w:rPr>
      </w:pPr>
      <w:r w:rsidRPr="004E5E51">
        <w:rPr>
          <w:rFonts w:ascii="Times" w:hAnsi="Times"/>
          <w:highlight w:val="yellow"/>
        </w:rPr>
        <w:t>[SECCIÓN 1]</w:t>
      </w:r>
      <w:r>
        <w:rPr>
          <w:rFonts w:ascii="Times" w:hAnsi="Times"/>
        </w:rPr>
        <w:t xml:space="preserve"> </w:t>
      </w:r>
      <w:r w:rsidRPr="001B1046">
        <w:rPr>
          <w:rFonts w:ascii="Times" w:hAnsi="Times"/>
          <w:b/>
        </w:rPr>
        <w:t>5</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1B1046" w:rsidRPr="005D1738" w14:paraId="4FAC2208" w14:textId="77777777" w:rsidTr="00C512B0">
        <w:tc>
          <w:tcPr>
            <w:tcW w:w="9033" w:type="dxa"/>
            <w:gridSpan w:val="2"/>
            <w:shd w:val="clear" w:color="auto" w:fill="000000" w:themeFill="text1"/>
          </w:tcPr>
          <w:p w14:paraId="32039D09"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B1046" w14:paraId="52D74195" w14:textId="77777777" w:rsidTr="00C512B0">
        <w:tc>
          <w:tcPr>
            <w:tcW w:w="2518" w:type="dxa"/>
          </w:tcPr>
          <w:p w14:paraId="19A27CDA"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9C78E9" w14:textId="6FEBD835"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190</w:t>
            </w:r>
          </w:p>
        </w:tc>
      </w:tr>
      <w:tr w:rsidR="001B1046" w14:paraId="1ED2713B" w14:textId="77777777" w:rsidTr="00C512B0">
        <w:tc>
          <w:tcPr>
            <w:tcW w:w="2518" w:type="dxa"/>
          </w:tcPr>
          <w:p w14:paraId="26FBE126"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F9377D" w14:textId="77777777" w:rsidR="001B1046" w:rsidRDefault="001B1046" w:rsidP="00C512B0">
            <w:pPr>
              <w:rPr>
                <w:rFonts w:ascii="Times New Roman" w:hAnsi="Times New Roman" w:cs="Times New Roman"/>
                <w:color w:val="000000"/>
              </w:rPr>
            </w:pPr>
            <w:r>
              <w:rPr>
                <w:rFonts w:ascii="Times New Roman" w:hAnsi="Times New Roman" w:cs="Times New Roman"/>
                <w:color w:val="000000"/>
              </w:rPr>
              <w:t>Mapa conceptual</w:t>
            </w:r>
          </w:p>
        </w:tc>
      </w:tr>
      <w:tr w:rsidR="001B1046" w14:paraId="005258E9" w14:textId="77777777" w:rsidTr="00C512B0">
        <w:tc>
          <w:tcPr>
            <w:tcW w:w="2518" w:type="dxa"/>
          </w:tcPr>
          <w:p w14:paraId="0A4EAE77"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787D065" w14:textId="69C0612E" w:rsidR="001B1046" w:rsidRDefault="001D37C5" w:rsidP="00C512B0">
            <w:pPr>
              <w:rPr>
                <w:rFonts w:ascii="Times New Roman" w:hAnsi="Times New Roman" w:cs="Times New Roman"/>
                <w:color w:val="000000"/>
              </w:rPr>
            </w:pPr>
            <w:r w:rsidRPr="001D37C5">
              <w:rPr>
                <w:rFonts w:ascii="Times New Roman" w:hAnsi="Times New Roman" w:cs="Times New Roman"/>
                <w:color w:val="000000"/>
              </w:rPr>
              <w:t>Mapa conceptual del tema La democracia</w:t>
            </w:r>
          </w:p>
        </w:tc>
      </w:tr>
    </w:tbl>
    <w:p w14:paraId="7229882E" w14:textId="77777777" w:rsidR="001B1046" w:rsidRDefault="001B1046" w:rsidP="001B1046">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B1046" w:rsidRPr="005D1738" w14:paraId="29486CF0" w14:textId="77777777" w:rsidTr="00C512B0">
        <w:tc>
          <w:tcPr>
            <w:tcW w:w="9033" w:type="dxa"/>
            <w:gridSpan w:val="2"/>
            <w:shd w:val="clear" w:color="auto" w:fill="000000" w:themeFill="text1"/>
          </w:tcPr>
          <w:p w14:paraId="3E5A4CFD"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B1046" w14:paraId="5F1C3E09" w14:textId="77777777" w:rsidTr="00C512B0">
        <w:tc>
          <w:tcPr>
            <w:tcW w:w="2518" w:type="dxa"/>
          </w:tcPr>
          <w:p w14:paraId="5A8803A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014762" w14:textId="580096AD"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CS_08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 xml:space="preserve">200 </w:t>
            </w:r>
            <w:r w:rsidRPr="001D37C5">
              <w:rPr>
                <w:rFonts w:ascii="Times New Roman" w:hAnsi="Times New Roman" w:cs="Times New Roman"/>
                <w:color w:val="FF0000"/>
              </w:rPr>
              <w:t>(Motor M4A)</w:t>
            </w:r>
          </w:p>
        </w:tc>
      </w:tr>
      <w:tr w:rsidR="001B1046" w14:paraId="5EB47D2E" w14:textId="77777777" w:rsidTr="00C512B0">
        <w:tc>
          <w:tcPr>
            <w:tcW w:w="2518" w:type="dxa"/>
          </w:tcPr>
          <w:p w14:paraId="5984CB6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7B994A" w14:textId="3BE7A229" w:rsidR="001B1046" w:rsidRDefault="002C76E3" w:rsidP="00C512B0">
            <w:pPr>
              <w:rPr>
                <w:rFonts w:ascii="Times New Roman" w:hAnsi="Times New Roman" w:cs="Times New Roman"/>
                <w:color w:val="000000"/>
              </w:rPr>
            </w:pPr>
            <w:r>
              <w:rPr>
                <w:rFonts w:ascii="Times New Roman" w:hAnsi="Times New Roman" w:cs="Times New Roman"/>
                <w:color w:val="000000"/>
              </w:rPr>
              <w:t>Evaluación</w:t>
            </w:r>
          </w:p>
        </w:tc>
      </w:tr>
      <w:tr w:rsidR="001B1046" w14:paraId="23ABA91A" w14:textId="77777777" w:rsidTr="00C512B0">
        <w:tc>
          <w:tcPr>
            <w:tcW w:w="2518" w:type="dxa"/>
          </w:tcPr>
          <w:p w14:paraId="4D332A9F"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EF6F898" w14:textId="78AD1155" w:rsidR="001B1046" w:rsidRDefault="002C76E3" w:rsidP="00C512B0">
            <w:pPr>
              <w:rPr>
                <w:rFonts w:ascii="Times New Roman" w:hAnsi="Times New Roman" w:cs="Times New Roman"/>
                <w:color w:val="000000"/>
              </w:rPr>
            </w:pPr>
            <w:r w:rsidRPr="002C76E3">
              <w:rPr>
                <w:rFonts w:ascii="Times New Roman" w:hAnsi="Times New Roman" w:cs="Times New Roman"/>
                <w:color w:val="000000"/>
              </w:rPr>
              <w:t>Evalúa tus conocimientos sobre el tema La democracia</w:t>
            </w:r>
          </w:p>
        </w:tc>
      </w:tr>
    </w:tbl>
    <w:p w14:paraId="0B8301AC" w14:textId="77777777" w:rsidR="001B1046" w:rsidRDefault="001B1046" w:rsidP="001B104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82"/>
        <w:gridCol w:w="2770"/>
        <w:gridCol w:w="5402"/>
      </w:tblGrid>
      <w:tr w:rsidR="001B1046" w:rsidRPr="005D1738" w14:paraId="2DF9D5B5" w14:textId="77777777" w:rsidTr="002C76E3">
        <w:tc>
          <w:tcPr>
            <w:tcW w:w="9054" w:type="dxa"/>
            <w:gridSpan w:val="3"/>
            <w:shd w:val="clear" w:color="auto" w:fill="000000" w:themeFill="text1"/>
          </w:tcPr>
          <w:p w14:paraId="3BE3D1F1"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B1046" w14:paraId="5E7B69CF" w14:textId="77777777" w:rsidTr="002C76E3">
        <w:tc>
          <w:tcPr>
            <w:tcW w:w="882" w:type="dxa"/>
          </w:tcPr>
          <w:p w14:paraId="64883B5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72" w:type="dxa"/>
            <w:gridSpan w:val="2"/>
          </w:tcPr>
          <w:p w14:paraId="5959A0D1" w14:textId="2DA5688E" w:rsidR="001B1046" w:rsidRPr="00053744" w:rsidRDefault="002C76E3" w:rsidP="002C76E3">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210</w:t>
            </w:r>
          </w:p>
        </w:tc>
      </w:tr>
      <w:tr w:rsidR="001B1046" w14:paraId="7AEA60AD" w14:textId="77777777" w:rsidTr="002C76E3">
        <w:tc>
          <w:tcPr>
            <w:tcW w:w="882" w:type="dxa"/>
          </w:tcPr>
          <w:p w14:paraId="3F971C0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01</w:t>
            </w:r>
          </w:p>
        </w:tc>
        <w:tc>
          <w:tcPr>
            <w:tcW w:w="2770" w:type="dxa"/>
          </w:tcPr>
          <w:p w14:paraId="231A9BEC" w14:textId="3DB8EAD5" w:rsidR="001B1046" w:rsidRPr="002C76E3" w:rsidRDefault="002C76E3" w:rsidP="00C512B0">
            <w:pPr>
              <w:jc w:val="center"/>
              <w:rPr>
                <w:rFonts w:ascii="Times New Roman" w:hAnsi="Times New Roman" w:cs="Times New Roman"/>
                <w:i/>
              </w:rPr>
            </w:pPr>
            <w:r>
              <w:rPr>
                <w:rFonts w:ascii="Times New Roman" w:hAnsi="Times New Roman" w:cs="Times New Roman"/>
                <w:i/>
              </w:rPr>
              <w:t>La democracia como sistema político</w:t>
            </w:r>
          </w:p>
        </w:tc>
        <w:tc>
          <w:tcPr>
            <w:tcW w:w="5402" w:type="dxa"/>
          </w:tcPr>
          <w:p w14:paraId="4EDC77BD" w14:textId="269B1F6A"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http://www.banrepcultural.org/blaavirtual/ayudadetareas/politica/democracia_sistema_politico</w:t>
            </w:r>
          </w:p>
        </w:tc>
      </w:tr>
      <w:tr w:rsidR="001B1046" w14:paraId="0C7129AA" w14:textId="77777777" w:rsidTr="002C76E3">
        <w:tc>
          <w:tcPr>
            <w:tcW w:w="882" w:type="dxa"/>
          </w:tcPr>
          <w:p w14:paraId="0C8BD6F2"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02</w:t>
            </w:r>
          </w:p>
        </w:tc>
        <w:tc>
          <w:tcPr>
            <w:tcW w:w="2770" w:type="dxa"/>
          </w:tcPr>
          <w:p w14:paraId="6BC1AC65" w14:textId="16E7A473" w:rsidR="001B1046" w:rsidRPr="002C76E3" w:rsidRDefault="002C76E3" w:rsidP="00C512B0">
            <w:pPr>
              <w:jc w:val="center"/>
              <w:rPr>
                <w:rFonts w:ascii="Times New Roman" w:hAnsi="Times New Roman" w:cs="Times New Roman"/>
                <w:i/>
              </w:rPr>
            </w:pPr>
            <w:r>
              <w:rPr>
                <w:rFonts w:ascii="Times New Roman" w:hAnsi="Times New Roman" w:cs="Times New Roman"/>
                <w:i/>
              </w:rPr>
              <w:t>Observatorio de la democracia</w:t>
            </w:r>
          </w:p>
        </w:tc>
        <w:tc>
          <w:tcPr>
            <w:tcW w:w="5402" w:type="dxa"/>
          </w:tcPr>
          <w:p w14:paraId="7FFF9E84" w14:textId="079DA598" w:rsidR="001B1046" w:rsidRPr="002C76E3" w:rsidRDefault="002C76E3" w:rsidP="00C512B0">
            <w:pPr>
              <w:jc w:val="center"/>
              <w:rPr>
                <w:rFonts w:ascii="Times New Roman" w:hAnsi="Times New Roman" w:cs="Times New Roman"/>
                <w:i/>
              </w:rPr>
            </w:pPr>
            <w:r>
              <w:rPr>
                <w:rFonts w:ascii="Times New Roman" w:hAnsi="Times New Roman" w:cs="Times New Roman"/>
                <w:i/>
              </w:rPr>
              <w:t>http://obsdemocracia.org</w:t>
            </w:r>
          </w:p>
        </w:tc>
      </w:tr>
      <w:tr w:rsidR="001B1046" w14:paraId="60ECAB28" w14:textId="77777777" w:rsidTr="002C76E3">
        <w:tc>
          <w:tcPr>
            <w:tcW w:w="882" w:type="dxa"/>
          </w:tcPr>
          <w:p w14:paraId="6C580E0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2770" w:type="dxa"/>
          </w:tcPr>
          <w:p w14:paraId="091F60B7" w14:textId="00E3587B"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Ley 134 de 1994, por la cual se dictan normas de participación ciudadana</w:t>
            </w:r>
          </w:p>
        </w:tc>
        <w:tc>
          <w:tcPr>
            <w:tcW w:w="5402" w:type="dxa"/>
          </w:tcPr>
          <w:p w14:paraId="13CE0042" w14:textId="7E4DD683"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http://www.alcaldiabogota.gov.co/sisjur/normas/Norma1.jsp?i=330</w:t>
            </w:r>
          </w:p>
        </w:tc>
      </w:tr>
    </w:tbl>
    <w:p w14:paraId="26C92892" w14:textId="77777777" w:rsidR="009D7E43" w:rsidRPr="004E5E51" w:rsidRDefault="009D7E43" w:rsidP="002C76E3">
      <w:pPr>
        <w:spacing w:after="0"/>
        <w:rPr>
          <w:rFonts w:ascii="Times" w:hAnsi="Times"/>
        </w:rPr>
      </w:pPr>
    </w:p>
    <w:sectPr w:rsidR="009D7E43" w:rsidRPr="004E5E51" w:rsidSect="00FC30C2">
      <w:headerReference w:type="even" r:id="rId37"/>
      <w:headerReference w:type="default" r:id="rId3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3FD41" w14:textId="77777777" w:rsidR="006C1225" w:rsidRDefault="006C1225">
      <w:pPr>
        <w:spacing w:after="0"/>
      </w:pPr>
      <w:r>
        <w:separator/>
      </w:r>
    </w:p>
  </w:endnote>
  <w:endnote w:type="continuationSeparator" w:id="0">
    <w:p w14:paraId="2A1006CF" w14:textId="77777777" w:rsidR="006C1225" w:rsidRDefault="006C12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34B33" w14:textId="77777777" w:rsidR="006C1225" w:rsidRDefault="006C1225">
      <w:pPr>
        <w:spacing w:after="0"/>
      </w:pPr>
      <w:r>
        <w:separator/>
      </w:r>
    </w:p>
  </w:footnote>
  <w:footnote w:type="continuationSeparator" w:id="0">
    <w:p w14:paraId="51FA7D29" w14:textId="77777777" w:rsidR="006C1225" w:rsidRDefault="006C122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003C4" w:rsidRDefault="000003C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81764">
      <w:rPr>
        <w:rStyle w:val="Nmerodepgina"/>
        <w:noProof/>
      </w:rPr>
      <w:t>1</w:t>
    </w:r>
    <w:r>
      <w:rPr>
        <w:rStyle w:val="Nmerodepgina"/>
      </w:rPr>
      <w:fldChar w:fldCharType="end"/>
    </w:r>
  </w:p>
  <w:p w14:paraId="5F223E2B" w14:textId="7ECDF979" w:rsidR="000003C4" w:rsidRPr="00F16D37" w:rsidRDefault="000003C4"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CS</w:t>
    </w:r>
    <w:r w:rsidRPr="00FE4049">
      <w:rPr>
        <w:rFonts w:ascii="Times" w:hAnsi="Times"/>
        <w:sz w:val="20"/>
        <w:szCs w:val="20"/>
        <w:highlight w:val="yellow"/>
        <w:lang w:val="es-ES"/>
      </w:rPr>
      <w:t>_</w:t>
    </w:r>
    <w:r>
      <w:rPr>
        <w:rFonts w:ascii="Times" w:hAnsi="Times"/>
        <w:sz w:val="20"/>
        <w:szCs w:val="20"/>
        <w:highlight w:val="yellow"/>
        <w:lang w:val="es-ES"/>
      </w:rPr>
      <w:t>08</w:t>
    </w:r>
    <w:r w:rsidRPr="00FE4049">
      <w:rPr>
        <w:rFonts w:ascii="Times" w:hAnsi="Times"/>
        <w:sz w:val="20"/>
        <w:szCs w:val="20"/>
        <w:highlight w:val="yellow"/>
        <w:lang w:val="es-ES"/>
      </w:rPr>
      <w:t>_</w:t>
    </w:r>
    <w:r>
      <w:rPr>
        <w:rFonts w:ascii="Times" w:hAnsi="Times"/>
        <w:sz w:val="20"/>
        <w:szCs w:val="20"/>
        <w:highlight w:val="yellow"/>
        <w:lang w:val="es-ES"/>
      </w:rPr>
      <w:t>12</w:t>
    </w:r>
    <w:r w:rsidRPr="00FE4049">
      <w:rPr>
        <w:rFonts w:ascii="Times" w:hAnsi="Times"/>
        <w:sz w:val="20"/>
        <w:szCs w:val="20"/>
        <w:highlight w:val="yellow"/>
        <w:lang w:val="es-ES"/>
      </w:rPr>
      <w:t>_CO]</w:t>
    </w:r>
    <w:r w:rsidRPr="00FE4049">
      <w:rPr>
        <w:rFonts w:ascii="Times" w:hAnsi="Times"/>
        <w:sz w:val="20"/>
        <w:szCs w:val="20"/>
        <w:lang w:val="es-ES"/>
      </w:rPr>
      <w:t xml:space="preserve"> Guion </w:t>
    </w:r>
    <w:r>
      <w:rPr>
        <w:rFonts w:ascii="Times" w:hAnsi="Times"/>
        <w:sz w:val="20"/>
        <w:szCs w:val="20"/>
        <w:lang w:val="es-ES"/>
      </w:rPr>
      <w:t>12</w:t>
    </w:r>
    <w:r w:rsidRPr="00FE4049">
      <w:rPr>
        <w:rFonts w:ascii="Times" w:hAnsi="Times"/>
        <w:sz w:val="20"/>
        <w:szCs w:val="20"/>
        <w:lang w:val="es-ES"/>
      </w:rPr>
      <w:t xml:space="preserve">. </w:t>
    </w:r>
    <w:r>
      <w:rPr>
        <w:b/>
        <w:sz w:val="22"/>
        <w:szCs w:val="22"/>
      </w:rPr>
      <w:t>La democracia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CC31067"/>
    <w:multiLevelType w:val="multilevel"/>
    <w:tmpl w:val="F9FA8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E4317E7"/>
    <w:multiLevelType w:val="hybridMultilevel"/>
    <w:tmpl w:val="6610F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D486856"/>
    <w:multiLevelType w:val="hybridMultilevel"/>
    <w:tmpl w:val="085E6894"/>
    <w:lvl w:ilvl="0" w:tplc="D54431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F5E62A8"/>
    <w:multiLevelType w:val="hybridMultilevel"/>
    <w:tmpl w:val="2DD6C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6019EB"/>
    <w:multiLevelType w:val="hybridMultilevel"/>
    <w:tmpl w:val="F7BC9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D1B7D"/>
    <w:multiLevelType w:val="hybridMultilevel"/>
    <w:tmpl w:val="A4C6B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70A78"/>
    <w:multiLevelType w:val="hybridMultilevel"/>
    <w:tmpl w:val="2A7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4"/>
  </w:num>
  <w:num w:numId="2">
    <w:abstractNumId w:val="18"/>
  </w:num>
  <w:num w:numId="3">
    <w:abstractNumId w:val="3"/>
  </w:num>
  <w:num w:numId="4">
    <w:abstractNumId w:val="2"/>
  </w:num>
  <w:num w:numId="5">
    <w:abstractNumId w:val="25"/>
  </w:num>
  <w:num w:numId="6">
    <w:abstractNumId w:val="11"/>
  </w:num>
  <w:num w:numId="7">
    <w:abstractNumId w:val="6"/>
  </w:num>
  <w:num w:numId="8">
    <w:abstractNumId w:val="16"/>
  </w:num>
  <w:num w:numId="9">
    <w:abstractNumId w:val="29"/>
  </w:num>
  <w:num w:numId="10">
    <w:abstractNumId w:val="4"/>
  </w:num>
  <w:num w:numId="11">
    <w:abstractNumId w:val="22"/>
  </w:num>
  <w:num w:numId="12">
    <w:abstractNumId w:val="38"/>
  </w:num>
  <w:num w:numId="13">
    <w:abstractNumId w:val="21"/>
  </w:num>
  <w:num w:numId="14">
    <w:abstractNumId w:val="23"/>
  </w:num>
  <w:num w:numId="15">
    <w:abstractNumId w:val="36"/>
  </w:num>
  <w:num w:numId="16">
    <w:abstractNumId w:val="32"/>
  </w:num>
  <w:num w:numId="17">
    <w:abstractNumId w:val="40"/>
  </w:num>
  <w:num w:numId="18">
    <w:abstractNumId w:val="26"/>
  </w:num>
  <w:num w:numId="19">
    <w:abstractNumId w:val="19"/>
  </w:num>
  <w:num w:numId="20">
    <w:abstractNumId w:val="8"/>
  </w:num>
  <w:num w:numId="21">
    <w:abstractNumId w:val="41"/>
  </w:num>
  <w:num w:numId="22">
    <w:abstractNumId w:val="9"/>
  </w:num>
  <w:num w:numId="23">
    <w:abstractNumId w:val="1"/>
  </w:num>
  <w:num w:numId="24">
    <w:abstractNumId w:val="28"/>
  </w:num>
  <w:num w:numId="25">
    <w:abstractNumId w:val="27"/>
  </w:num>
  <w:num w:numId="26">
    <w:abstractNumId w:val="30"/>
  </w:num>
  <w:num w:numId="27">
    <w:abstractNumId w:val="13"/>
  </w:num>
  <w:num w:numId="28">
    <w:abstractNumId w:val="7"/>
  </w:num>
  <w:num w:numId="29">
    <w:abstractNumId w:val="20"/>
  </w:num>
  <w:num w:numId="30">
    <w:abstractNumId w:val="0"/>
  </w:num>
  <w:num w:numId="31">
    <w:abstractNumId w:val="33"/>
  </w:num>
  <w:num w:numId="32">
    <w:abstractNumId w:val="5"/>
  </w:num>
  <w:num w:numId="33">
    <w:abstractNumId w:val="37"/>
  </w:num>
  <w:num w:numId="34">
    <w:abstractNumId w:val="15"/>
  </w:num>
  <w:num w:numId="35">
    <w:abstractNumId w:val="14"/>
  </w:num>
  <w:num w:numId="36">
    <w:abstractNumId w:val="31"/>
  </w:num>
  <w:num w:numId="37">
    <w:abstractNumId w:val="12"/>
  </w:num>
  <w:num w:numId="38">
    <w:abstractNumId w:val="34"/>
  </w:num>
  <w:num w:numId="39">
    <w:abstractNumId w:val="17"/>
  </w:num>
  <w:num w:numId="40">
    <w:abstractNumId w:val="39"/>
  </w:num>
  <w:num w:numId="41">
    <w:abstractNumId w:val="3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3C4"/>
    <w:rsid w:val="000024C6"/>
    <w:rsid w:val="00003A91"/>
    <w:rsid w:val="000040E5"/>
    <w:rsid w:val="000045EE"/>
    <w:rsid w:val="000063E9"/>
    <w:rsid w:val="000064E2"/>
    <w:rsid w:val="00012056"/>
    <w:rsid w:val="00013C90"/>
    <w:rsid w:val="00016723"/>
    <w:rsid w:val="000170D6"/>
    <w:rsid w:val="000177F1"/>
    <w:rsid w:val="000277F7"/>
    <w:rsid w:val="000278CC"/>
    <w:rsid w:val="00030E2D"/>
    <w:rsid w:val="00033394"/>
    <w:rsid w:val="00033A3A"/>
    <w:rsid w:val="00034391"/>
    <w:rsid w:val="0003581C"/>
    <w:rsid w:val="00035DDC"/>
    <w:rsid w:val="00036E9A"/>
    <w:rsid w:val="00036F85"/>
    <w:rsid w:val="00037A5A"/>
    <w:rsid w:val="00037FDF"/>
    <w:rsid w:val="00040B51"/>
    <w:rsid w:val="0004273E"/>
    <w:rsid w:val="00042A94"/>
    <w:rsid w:val="0004489C"/>
    <w:rsid w:val="000468AD"/>
    <w:rsid w:val="00046EB5"/>
    <w:rsid w:val="00046F41"/>
    <w:rsid w:val="00047627"/>
    <w:rsid w:val="000504A8"/>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602F"/>
    <w:rsid w:val="000D0E70"/>
    <w:rsid w:val="000D3304"/>
    <w:rsid w:val="000D3AAA"/>
    <w:rsid w:val="000D6866"/>
    <w:rsid w:val="000D7073"/>
    <w:rsid w:val="000D76CE"/>
    <w:rsid w:val="000E1629"/>
    <w:rsid w:val="000E1E66"/>
    <w:rsid w:val="000E381B"/>
    <w:rsid w:val="000E50F5"/>
    <w:rsid w:val="000E56BF"/>
    <w:rsid w:val="000E7362"/>
    <w:rsid w:val="000F0C7A"/>
    <w:rsid w:val="000F3118"/>
    <w:rsid w:val="000F3C45"/>
    <w:rsid w:val="000F7B46"/>
    <w:rsid w:val="001018BE"/>
    <w:rsid w:val="00101D89"/>
    <w:rsid w:val="00106D82"/>
    <w:rsid w:val="0011245D"/>
    <w:rsid w:val="00112EDC"/>
    <w:rsid w:val="00121317"/>
    <w:rsid w:val="001239A8"/>
    <w:rsid w:val="001246F9"/>
    <w:rsid w:val="001300C4"/>
    <w:rsid w:val="001316BE"/>
    <w:rsid w:val="0013385F"/>
    <w:rsid w:val="00134A9E"/>
    <w:rsid w:val="001354F3"/>
    <w:rsid w:val="00135E31"/>
    <w:rsid w:val="00140B08"/>
    <w:rsid w:val="00140D65"/>
    <w:rsid w:val="001435BE"/>
    <w:rsid w:val="00146DF4"/>
    <w:rsid w:val="00147210"/>
    <w:rsid w:val="00147D40"/>
    <w:rsid w:val="00150A19"/>
    <w:rsid w:val="00152DB8"/>
    <w:rsid w:val="00155DDA"/>
    <w:rsid w:val="001561C2"/>
    <w:rsid w:val="00157970"/>
    <w:rsid w:val="00161D0A"/>
    <w:rsid w:val="00161F24"/>
    <w:rsid w:val="00163E0E"/>
    <w:rsid w:val="00164C58"/>
    <w:rsid w:val="00167650"/>
    <w:rsid w:val="0017266A"/>
    <w:rsid w:val="001738BE"/>
    <w:rsid w:val="00175AA8"/>
    <w:rsid w:val="00177A1F"/>
    <w:rsid w:val="00183EBC"/>
    <w:rsid w:val="0018425D"/>
    <w:rsid w:val="0018426E"/>
    <w:rsid w:val="0018784F"/>
    <w:rsid w:val="001935E6"/>
    <w:rsid w:val="00193B1C"/>
    <w:rsid w:val="0019469F"/>
    <w:rsid w:val="00195E54"/>
    <w:rsid w:val="001A2B3A"/>
    <w:rsid w:val="001A42BD"/>
    <w:rsid w:val="001A4664"/>
    <w:rsid w:val="001A5E30"/>
    <w:rsid w:val="001A78C5"/>
    <w:rsid w:val="001B1046"/>
    <w:rsid w:val="001B1F44"/>
    <w:rsid w:val="001B37F8"/>
    <w:rsid w:val="001B3DAF"/>
    <w:rsid w:val="001B4371"/>
    <w:rsid w:val="001C161B"/>
    <w:rsid w:val="001C6229"/>
    <w:rsid w:val="001D2B6D"/>
    <w:rsid w:val="001D37C5"/>
    <w:rsid w:val="001D42D1"/>
    <w:rsid w:val="001D49CD"/>
    <w:rsid w:val="001D54D1"/>
    <w:rsid w:val="001D6A2B"/>
    <w:rsid w:val="001D6E31"/>
    <w:rsid w:val="001F16AE"/>
    <w:rsid w:val="001F1D8F"/>
    <w:rsid w:val="001F26C5"/>
    <w:rsid w:val="001F2873"/>
    <w:rsid w:val="001F391D"/>
    <w:rsid w:val="002022A7"/>
    <w:rsid w:val="002023FF"/>
    <w:rsid w:val="0020303A"/>
    <w:rsid w:val="0020599A"/>
    <w:rsid w:val="0021072A"/>
    <w:rsid w:val="00212435"/>
    <w:rsid w:val="00212459"/>
    <w:rsid w:val="00214515"/>
    <w:rsid w:val="0021569E"/>
    <w:rsid w:val="002209FB"/>
    <w:rsid w:val="0023016E"/>
    <w:rsid w:val="00230B4F"/>
    <w:rsid w:val="00232291"/>
    <w:rsid w:val="0023396E"/>
    <w:rsid w:val="0023765B"/>
    <w:rsid w:val="002406F9"/>
    <w:rsid w:val="00243875"/>
    <w:rsid w:val="00244336"/>
    <w:rsid w:val="002514C9"/>
    <w:rsid w:val="00252A72"/>
    <w:rsid w:val="00257DDB"/>
    <w:rsid w:val="002632B2"/>
    <w:rsid w:val="002643AE"/>
    <w:rsid w:val="00264B58"/>
    <w:rsid w:val="00272066"/>
    <w:rsid w:val="00273007"/>
    <w:rsid w:val="00273899"/>
    <w:rsid w:val="00276C9D"/>
    <w:rsid w:val="00285778"/>
    <w:rsid w:val="00285811"/>
    <w:rsid w:val="00286B0D"/>
    <w:rsid w:val="002973CB"/>
    <w:rsid w:val="002A07B3"/>
    <w:rsid w:val="002A1E54"/>
    <w:rsid w:val="002A239D"/>
    <w:rsid w:val="002A239E"/>
    <w:rsid w:val="002A6B17"/>
    <w:rsid w:val="002A768B"/>
    <w:rsid w:val="002B0F59"/>
    <w:rsid w:val="002B253B"/>
    <w:rsid w:val="002B64CC"/>
    <w:rsid w:val="002C194D"/>
    <w:rsid w:val="002C2770"/>
    <w:rsid w:val="002C5ADE"/>
    <w:rsid w:val="002C76E3"/>
    <w:rsid w:val="002C7D17"/>
    <w:rsid w:val="002D1656"/>
    <w:rsid w:val="002D2B46"/>
    <w:rsid w:val="002D2FE7"/>
    <w:rsid w:val="002D3DB8"/>
    <w:rsid w:val="002E09EE"/>
    <w:rsid w:val="002E0A3A"/>
    <w:rsid w:val="002E34D4"/>
    <w:rsid w:val="002E7393"/>
    <w:rsid w:val="002F3FB5"/>
    <w:rsid w:val="003030CE"/>
    <w:rsid w:val="00304F3E"/>
    <w:rsid w:val="00305F48"/>
    <w:rsid w:val="0030709A"/>
    <w:rsid w:val="00312A3B"/>
    <w:rsid w:val="00312F78"/>
    <w:rsid w:val="003139FA"/>
    <w:rsid w:val="00313ACC"/>
    <w:rsid w:val="00314DFE"/>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6730"/>
    <w:rsid w:val="00347250"/>
    <w:rsid w:val="00347BA5"/>
    <w:rsid w:val="00350AB9"/>
    <w:rsid w:val="003521B0"/>
    <w:rsid w:val="003524CB"/>
    <w:rsid w:val="003534B8"/>
    <w:rsid w:val="00354B47"/>
    <w:rsid w:val="003556F1"/>
    <w:rsid w:val="00356434"/>
    <w:rsid w:val="00362BCE"/>
    <w:rsid w:val="0036393A"/>
    <w:rsid w:val="00365A47"/>
    <w:rsid w:val="0036644C"/>
    <w:rsid w:val="003728DF"/>
    <w:rsid w:val="00376179"/>
    <w:rsid w:val="00376B66"/>
    <w:rsid w:val="00377838"/>
    <w:rsid w:val="003807FE"/>
    <w:rsid w:val="003812EB"/>
    <w:rsid w:val="0038315B"/>
    <w:rsid w:val="0038456F"/>
    <w:rsid w:val="00385C30"/>
    <w:rsid w:val="00385E3E"/>
    <w:rsid w:val="003926E6"/>
    <w:rsid w:val="00393B71"/>
    <w:rsid w:val="00394AE7"/>
    <w:rsid w:val="00395F9D"/>
    <w:rsid w:val="00396E33"/>
    <w:rsid w:val="003A0493"/>
    <w:rsid w:val="003A2A39"/>
    <w:rsid w:val="003A3208"/>
    <w:rsid w:val="003A5FBA"/>
    <w:rsid w:val="003A63E0"/>
    <w:rsid w:val="003A784A"/>
    <w:rsid w:val="003B0407"/>
    <w:rsid w:val="003B2140"/>
    <w:rsid w:val="003B6E27"/>
    <w:rsid w:val="003B7836"/>
    <w:rsid w:val="003B7E6A"/>
    <w:rsid w:val="003C0290"/>
    <w:rsid w:val="003C20B8"/>
    <w:rsid w:val="003C2B9F"/>
    <w:rsid w:val="003C2D6D"/>
    <w:rsid w:val="003C306F"/>
    <w:rsid w:val="003C50CE"/>
    <w:rsid w:val="003C6ADD"/>
    <w:rsid w:val="003C6C1F"/>
    <w:rsid w:val="003C7368"/>
    <w:rsid w:val="003D099A"/>
    <w:rsid w:val="003D0B91"/>
    <w:rsid w:val="003D362C"/>
    <w:rsid w:val="003E024E"/>
    <w:rsid w:val="003E036B"/>
    <w:rsid w:val="003E1651"/>
    <w:rsid w:val="003E1BE1"/>
    <w:rsid w:val="003E39CA"/>
    <w:rsid w:val="003F1B3A"/>
    <w:rsid w:val="003F2984"/>
    <w:rsid w:val="003F2F74"/>
    <w:rsid w:val="003F3EE5"/>
    <w:rsid w:val="003F42C3"/>
    <w:rsid w:val="003F6E14"/>
    <w:rsid w:val="003F7179"/>
    <w:rsid w:val="00404CF7"/>
    <w:rsid w:val="00407C56"/>
    <w:rsid w:val="00416B09"/>
    <w:rsid w:val="00417031"/>
    <w:rsid w:val="00423DF6"/>
    <w:rsid w:val="0042512A"/>
    <w:rsid w:val="00425943"/>
    <w:rsid w:val="00427083"/>
    <w:rsid w:val="004274ED"/>
    <w:rsid w:val="004274FA"/>
    <w:rsid w:val="00436E0A"/>
    <w:rsid w:val="00440AF7"/>
    <w:rsid w:val="0044314A"/>
    <w:rsid w:val="004434F2"/>
    <w:rsid w:val="00446FBC"/>
    <w:rsid w:val="004506D7"/>
    <w:rsid w:val="00453D0F"/>
    <w:rsid w:val="00453DA5"/>
    <w:rsid w:val="00455E58"/>
    <w:rsid w:val="00456DA9"/>
    <w:rsid w:val="0046182F"/>
    <w:rsid w:val="00461BC5"/>
    <w:rsid w:val="0046708B"/>
    <w:rsid w:val="0047242A"/>
    <w:rsid w:val="004724A8"/>
    <w:rsid w:val="004725E5"/>
    <w:rsid w:val="004756AC"/>
    <w:rsid w:val="0047645C"/>
    <w:rsid w:val="004802CB"/>
    <w:rsid w:val="0048119B"/>
    <w:rsid w:val="00482535"/>
    <w:rsid w:val="00483C7B"/>
    <w:rsid w:val="00484A58"/>
    <w:rsid w:val="0048783D"/>
    <w:rsid w:val="004905D5"/>
    <w:rsid w:val="00491E50"/>
    <w:rsid w:val="00493A29"/>
    <w:rsid w:val="00493EBC"/>
    <w:rsid w:val="00494824"/>
    <w:rsid w:val="004A3952"/>
    <w:rsid w:val="004A4334"/>
    <w:rsid w:val="004A6044"/>
    <w:rsid w:val="004A6E6E"/>
    <w:rsid w:val="004B217C"/>
    <w:rsid w:val="004B21D1"/>
    <w:rsid w:val="004B3939"/>
    <w:rsid w:val="004B47F2"/>
    <w:rsid w:val="004B6B94"/>
    <w:rsid w:val="004B7F8D"/>
    <w:rsid w:val="004C2881"/>
    <w:rsid w:val="004C46B1"/>
    <w:rsid w:val="004C4869"/>
    <w:rsid w:val="004C73F2"/>
    <w:rsid w:val="004C7D0C"/>
    <w:rsid w:val="004D3002"/>
    <w:rsid w:val="004D65E8"/>
    <w:rsid w:val="004D7C1C"/>
    <w:rsid w:val="004E008E"/>
    <w:rsid w:val="004E0C44"/>
    <w:rsid w:val="004E50F2"/>
    <w:rsid w:val="004E5E51"/>
    <w:rsid w:val="004E742B"/>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65F1"/>
    <w:rsid w:val="0052729A"/>
    <w:rsid w:val="005273B3"/>
    <w:rsid w:val="005319D0"/>
    <w:rsid w:val="00531CF8"/>
    <w:rsid w:val="0053396A"/>
    <w:rsid w:val="005407D1"/>
    <w:rsid w:val="00541888"/>
    <w:rsid w:val="00541D80"/>
    <w:rsid w:val="00542BF6"/>
    <w:rsid w:val="00545BE9"/>
    <w:rsid w:val="005476DC"/>
    <w:rsid w:val="00550059"/>
    <w:rsid w:val="00550CBB"/>
    <w:rsid w:val="005523C0"/>
    <w:rsid w:val="005556BA"/>
    <w:rsid w:val="0055598D"/>
    <w:rsid w:val="00556554"/>
    <w:rsid w:val="00557707"/>
    <w:rsid w:val="00557DB9"/>
    <w:rsid w:val="00561243"/>
    <w:rsid w:val="00561431"/>
    <w:rsid w:val="00562CE0"/>
    <w:rsid w:val="0056372C"/>
    <w:rsid w:val="00563907"/>
    <w:rsid w:val="00564275"/>
    <w:rsid w:val="0056759D"/>
    <w:rsid w:val="005700AC"/>
    <w:rsid w:val="005712EE"/>
    <w:rsid w:val="00571AE9"/>
    <w:rsid w:val="00572014"/>
    <w:rsid w:val="005726E4"/>
    <w:rsid w:val="00572B35"/>
    <w:rsid w:val="00572DF4"/>
    <w:rsid w:val="00574A97"/>
    <w:rsid w:val="00576218"/>
    <w:rsid w:val="00577D57"/>
    <w:rsid w:val="00584410"/>
    <w:rsid w:val="005852AD"/>
    <w:rsid w:val="00587381"/>
    <w:rsid w:val="005919AA"/>
    <w:rsid w:val="005939BA"/>
    <w:rsid w:val="00593DFD"/>
    <w:rsid w:val="005A3B16"/>
    <w:rsid w:val="005A40CA"/>
    <w:rsid w:val="005A4106"/>
    <w:rsid w:val="005A4C1A"/>
    <w:rsid w:val="005B0FB5"/>
    <w:rsid w:val="005B35C1"/>
    <w:rsid w:val="005B61F4"/>
    <w:rsid w:val="005B648B"/>
    <w:rsid w:val="005B6E01"/>
    <w:rsid w:val="005C0797"/>
    <w:rsid w:val="005C2112"/>
    <w:rsid w:val="005C2681"/>
    <w:rsid w:val="005C40A1"/>
    <w:rsid w:val="005C477E"/>
    <w:rsid w:val="005C77B9"/>
    <w:rsid w:val="005D1738"/>
    <w:rsid w:val="005D3558"/>
    <w:rsid w:val="005D3C97"/>
    <w:rsid w:val="005D3FA9"/>
    <w:rsid w:val="005D4960"/>
    <w:rsid w:val="005D4BD0"/>
    <w:rsid w:val="005D72D8"/>
    <w:rsid w:val="005D783D"/>
    <w:rsid w:val="005E0A7C"/>
    <w:rsid w:val="005E227B"/>
    <w:rsid w:val="005E40AA"/>
    <w:rsid w:val="005E7549"/>
    <w:rsid w:val="005E7C7A"/>
    <w:rsid w:val="005F118D"/>
    <w:rsid w:val="005F226C"/>
    <w:rsid w:val="005F4DA4"/>
    <w:rsid w:val="005F71E6"/>
    <w:rsid w:val="00601256"/>
    <w:rsid w:val="00604376"/>
    <w:rsid w:val="00605A4C"/>
    <w:rsid w:val="00610EBA"/>
    <w:rsid w:val="00612D36"/>
    <w:rsid w:val="006141AB"/>
    <w:rsid w:val="00614A6B"/>
    <w:rsid w:val="00616DBC"/>
    <w:rsid w:val="0061799C"/>
    <w:rsid w:val="00620174"/>
    <w:rsid w:val="00621979"/>
    <w:rsid w:val="00622ADD"/>
    <w:rsid w:val="006242A7"/>
    <w:rsid w:val="0062484A"/>
    <w:rsid w:val="00626C9A"/>
    <w:rsid w:val="006346A2"/>
    <w:rsid w:val="00637159"/>
    <w:rsid w:val="00642768"/>
    <w:rsid w:val="00645669"/>
    <w:rsid w:val="0065038E"/>
    <w:rsid w:val="00657A45"/>
    <w:rsid w:val="006603DE"/>
    <w:rsid w:val="0066179A"/>
    <w:rsid w:val="0066312A"/>
    <w:rsid w:val="00670091"/>
    <w:rsid w:val="00670DB3"/>
    <w:rsid w:val="00673A6D"/>
    <w:rsid w:val="006769B2"/>
    <w:rsid w:val="006770FD"/>
    <w:rsid w:val="0068378A"/>
    <w:rsid w:val="0068736B"/>
    <w:rsid w:val="00690A23"/>
    <w:rsid w:val="0069130B"/>
    <w:rsid w:val="00691CAE"/>
    <w:rsid w:val="006924A0"/>
    <w:rsid w:val="00692844"/>
    <w:rsid w:val="006959E5"/>
    <w:rsid w:val="00695B29"/>
    <w:rsid w:val="006A0494"/>
    <w:rsid w:val="006A0953"/>
    <w:rsid w:val="006A0F66"/>
    <w:rsid w:val="006A1381"/>
    <w:rsid w:val="006A2D60"/>
    <w:rsid w:val="006A449D"/>
    <w:rsid w:val="006A493A"/>
    <w:rsid w:val="006A5363"/>
    <w:rsid w:val="006A5810"/>
    <w:rsid w:val="006B0124"/>
    <w:rsid w:val="006B0FA4"/>
    <w:rsid w:val="006B4CD5"/>
    <w:rsid w:val="006C075F"/>
    <w:rsid w:val="006C1225"/>
    <w:rsid w:val="006C17DF"/>
    <w:rsid w:val="006C46A1"/>
    <w:rsid w:val="006C690F"/>
    <w:rsid w:val="006D1B12"/>
    <w:rsid w:val="006D24A3"/>
    <w:rsid w:val="006D381A"/>
    <w:rsid w:val="006D3E7D"/>
    <w:rsid w:val="006D4074"/>
    <w:rsid w:val="006E04FF"/>
    <w:rsid w:val="006E3DFC"/>
    <w:rsid w:val="006E3FCB"/>
    <w:rsid w:val="006E73F7"/>
    <w:rsid w:val="006E7704"/>
    <w:rsid w:val="006F3F0A"/>
    <w:rsid w:val="006F7D3C"/>
    <w:rsid w:val="0070244F"/>
    <w:rsid w:val="00702D33"/>
    <w:rsid w:val="00704D28"/>
    <w:rsid w:val="007051E1"/>
    <w:rsid w:val="00706A0F"/>
    <w:rsid w:val="00706AB7"/>
    <w:rsid w:val="00706FEB"/>
    <w:rsid w:val="007070AC"/>
    <w:rsid w:val="007075AC"/>
    <w:rsid w:val="007109CF"/>
    <w:rsid w:val="007114E8"/>
    <w:rsid w:val="00712864"/>
    <w:rsid w:val="0072102B"/>
    <w:rsid w:val="00723E98"/>
    <w:rsid w:val="00724705"/>
    <w:rsid w:val="00724CA8"/>
    <w:rsid w:val="00725D66"/>
    <w:rsid w:val="00726376"/>
    <w:rsid w:val="007311BE"/>
    <w:rsid w:val="00736490"/>
    <w:rsid w:val="007415A9"/>
    <w:rsid w:val="00741C41"/>
    <w:rsid w:val="00742DFC"/>
    <w:rsid w:val="007454E3"/>
    <w:rsid w:val="007466A1"/>
    <w:rsid w:val="00747361"/>
    <w:rsid w:val="00751E5C"/>
    <w:rsid w:val="007530AF"/>
    <w:rsid w:val="0075379D"/>
    <w:rsid w:val="00753E7B"/>
    <w:rsid w:val="007574BF"/>
    <w:rsid w:val="0077084B"/>
    <w:rsid w:val="007717F3"/>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4649"/>
    <w:rsid w:val="007A6FCA"/>
    <w:rsid w:val="007A7625"/>
    <w:rsid w:val="007B08A6"/>
    <w:rsid w:val="007B0BEE"/>
    <w:rsid w:val="007B2236"/>
    <w:rsid w:val="007B341F"/>
    <w:rsid w:val="007B5391"/>
    <w:rsid w:val="007C00FA"/>
    <w:rsid w:val="007C192C"/>
    <w:rsid w:val="007C5226"/>
    <w:rsid w:val="007E24B0"/>
    <w:rsid w:val="007E4068"/>
    <w:rsid w:val="007E6B4B"/>
    <w:rsid w:val="007F0867"/>
    <w:rsid w:val="007F172F"/>
    <w:rsid w:val="007F27B1"/>
    <w:rsid w:val="007F2B3E"/>
    <w:rsid w:val="007F4768"/>
    <w:rsid w:val="007F4CA9"/>
    <w:rsid w:val="007F51B3"/>
    <w:rsid w:val="007F6A35"/>
    <w:rsid w:val="007F7E99"/>
    <w:rsid w:val="00800ED8"/>
    <w:rsid w:val="00804B8D"/>
    <w:rsid w:val="00806DFA"/>
    <w:rsid w:val="00810A81"/>
    <w:rsid w:val="008119A3"/>
    <w:rsid w:val="00811AEB"/>
    <w:rsid w:val="00812894"/>
    <w:rsid w:val="0081500A"/>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479D"/>
    <w:rsid w:val="00845E19"/>
    <w:rsid w:val="008476F6"/>
    <w:rsid w:val="00847EA7"/>
    <w:rsid w:val="00850A49"/>
    <w:rsid w:val="00854B41"/>
    <w:rsid w:val="008556A4"/>
    <w:rsid w:val="008648CE"/>
    <w:rsid w:val="00864B03"/>
    <w:rsid w:val="00864FE2"/>
    <w:rsid w:val="0086569F"/>
    <w:rsid w:val="00866A0F"/>
    <w:rsid w:val="00867ABA"/>
    <w:rsid w:val="00871D79"/>
    <w:rsid w:val="0087270D"/>
    <w:rsid w:val="0087380E"/>
    <w:rsid w:val="00875612"/>
    <w:rsid w:val="0087693A"/>
    <w:rsid w:val="00881764"/>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6D7A"/>
    <w:rsid w:val="008D318C"/>
    <w:rsid w:val="008D33F3"/>
    <w:rsid w:val="008D3EFF"/>
    <w:rsid w:val="008D4A75"/>
    <w:rsid w:val="008D4E2E"/>
    <w:rsid w:val="008D5541"/>
    <w:rsid w:val="008D6275"/>
    <w:rsid w:val="008D6FD5"/>
    <w:rsid w:val="008E43FD"/>
    <w:rsid w:val="008E5A55"/>
    <w:rsid w:val="008F04B5"/>
    <w:rsid w:val="008F3316"/>
    <w:rsid w:val="008F4B10"/>
    <w:rsid w:val="009037BD"/>
    <w:rsid w:val="00904A13"/>
    <w:rsid w:val="00905F4B"/>
    <w:rsid w:val="00906CE6"/>
    <w:rsid w:val="009074D5"/>
    <w:rsid w:val="00907EC6"/>
    <w:rsid w:val="00912EB2"/>
    <w:rsid w:val="009153F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278C"/>
    <w:rsid w:val="00963B92"/>
    <w:rsid w:val="00963CC3"/>
    <w:rsid w:val="009655BE"/>
    <w:rsid w:val="009661D3"/>
    <w:rsid w:val="00971E52"/>
    <w:rsid w:val="00976A1A"/>
    <w:rsid w:val="0098031F"/>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957"/>
    <w:rsid w:val="009D5A2C"/>
    <w:rsid w:val="009D5E68"/>
    <w:rsid w:val="009D61BE"/>
    <w:rsid w:val="009D7E43"/>
    <w:rsid w:val="009E0882"/>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146D"/>
    <w:rsid w:val="00A12324"/>
    <w:rsid w:val="00A1377B"/>
    <w:rsid w:val="00A15964"/>
    <w:rsid w:val="00A15D9D"/>
    <w:rsid w:val="00A16E62"/>
    <w:rsid w:val="00A21C89"/>
    <w:rsid w:val="00A25ED0"/>
    <w:rsid w:val="00A31F94"/>
    <w:rsid w:val="00A3223A"/>
    <w:rsid w:val="00A34F0F"/>
    <w:rsid w:val="00A3663B"/>
    <w:rsid w:val="00A40185"/>
    <w:rsid w:val="00A42138"/>
    <w:rsid w:val="00A43806"/>
    <w:rsid w:val="00A444D7"/>
    <w:rsid w:val="00A45D21"/>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3D62"/>
    <w:rsid w:val="00A7402E"/>
    <w:rsid w:val="00A74A1C"/>
    <w:rsid w:val="00A75443"/>
    <w:rsid w:val="00A76494"/>
    <w:rsid w:val="00A764C8"/>
    <w:rsid w:val="00A76EAC"/>
    <w:rsid w:val="00A773B4"/>
    <w:rsid w:val="00A81304"/>
    <w:rsid w:val="00A83867"/>
    <w:rsid w:val="00A85F2A"/>
    <w:rsid w:val="00A87CEE"/>
    <w:rsid w:val="00A903A7"/>
    <w:rsid w:val="00A90A1A"/>
    <w:rsid w:val="00A9249E"/>
    <w:rsid w:val="00A97238"/>
    <w:rsid w:val="00AA4D27"/>
    <w:rsid w:val="00AA58F3"/>
    <w:rsid w:val="00AA5CE7"/>
    <w:rsid w:val="00AA65DA"/>
    <w:rsid w:val="00AA6F28"/>
    <w:rsid w:val="00AA7EA9"/>
    <w:rsid w:val="00AB01C0"/>
    <w:rsid w:val="00AB1343"/>
    <w:rsid w:val="00AB1EE6"/>
    <w:rsid w:val="00AB264F"/>
    <w:rsid w:val="00AB5C6C"/>
    <w:rsid w:val="00AB605B"/>
    <w:rsid w:val="00AB6A9B"/>
    <w:rsid w:val="00AC1D2D"/>
    <w:rsid w:val="00AC1DB8"/>
    <w:rsid w:val="00AC3685"/>
    <w:rsid w:val="00AC3DE2"/>
    <w:rsid w:val="00AC43BB"/>
    <w:rsid w:val="00AC575F"/>
    <w:rsid w:val="00AC58BD"/>
    <w:rsid w:val="00AD0488"/>
    <w:rsid w:val="00AD61DD"/>
    <w:rsid w:val="00AD7350"/>
    <w:rsid w:val="00AE0BBF"/>
    <w:rsid w:val="00AE1FC1"/>
    <w:rsid w:val="00AE4988"/>
    <w:rsid w:val="00AE6CCF"/>
    <w:rsid w:val="00AE7C66"/>
    <w:rsid w:val="00AF11C0"/>
    <w:rsid w:val="00AF4302"/>
    <w:rsid w:val="00AF43BD"/>
    <w:rsid w:val="00AF78AB"/>
    <w:rsid w:val="00AF7F27"/>
    <w:rsid w:val="00AF7F33"/>
    <w:rsid w:val="00B01EE4"/>
    <w:rsid w:val="00B06769"/>
    <w:rsid w:val="00B10D84"/>
    <w:rsid w:val="00B11370"/>
    <w:rsid w:val="00B11A7A"/>
    <w:rsid w:val="00B209BA"/>
    <w:rsid w:val="00B22015"/>
    <w:rsid w:val="00B2218B"/>
    <w:rsid w:val="00B22B6E"/>
    <w:rsid w:val="00B2419E"/>
    <w:rsid w:val="00B25962"/>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1404"/>
    <w:rsid w:val="00BB48F9"/>
    <w:rsid w:val="00BB4A4B"/>
    <w:rsid w:val="00BB5AF3"/>
    <w:rsid w:val="00BB70A9"/>
    <w:rsid w:val="00BC1FD5"/>
    <w:rsid w:val="00BC2B5B"/>
    <w:rsid w:val="00BC3023"/>
    <w:rsid w:val="00BC48E9"/>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29C9"/>
    <w:rsid w:val="00C25727"/>
    <w:rsid w:val="00C273A7"/>
    <w:rsid w:val="00C321AA"/>
    <w:rsid w:val="00C321B7"/>
    <w:rsid w:val="00C33136"/>
    <w:rsid w:val="00C35A41"/>
    <w:rsid w:val="00C36B3D"/>
    <w:rsid w:val="00C36EC0"/>
    <w:rsid w:val="00C37907"/>
    <w:rsid w:val="00C415D9"/>
    <w:rsid w:val="00C41840"/>
    <w:rsid w:val="00C42F71"/>
    <w:rsid w:val="00C44F3B"/>
    <w:rsid w:val="00C453B1"/>
    <w:rsid w:val="00C459BD"/>
    <w:rsid w:val="00C505D4"/>
    <w:rsid w:val="00C51292"/>
    <w:rsid w:val="00C512B0"/>
    <w:rsid w:val="00C53DBD"/>
    <w:rsid w:val="00C55466"/>
    <w:rsid w:val="00C55BAE"/>
    <w:rsid w:val="00C5698A"/>
    <w:rsid w:val="00C649D5"/>
    <w:rsid w:val="00C64E62"/>
    <w:rsid w:val="00C66B92"/>
    <w:rsid w:val="00C70112"/>
    <w:rsid w:val="00C7074A"/>
    <w:rsid w:val="00C73DCA"/>
    <w:rsid w:val="00C74E6C"/>
    <w:rsid w:val="00C7646B"/>
    <w:rsid w:val="00C76EE8"/>
    <w:rsid w:val="00C77554"/>
    <w:rsid w:val="00C80AB2"/>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AE9"/>
    <w:rsid w:val="00CC5C2E"/>
    <w:rsid w:val="00CC5D5A"/>
    <w:rsid w:val="00CD027F"/>
    <w:rsid w:val="00CD1130"/>
    <w:rsid w:val="00CD25A2"/>
    <w:rsid w:val="00CD39D7"/>
    <w:rsid w:val="00CD42E1"/>
    <w:rsid w:val="00CD5FF6"/>
    <w:rsid w:val="00CD751A"/>
    <w:rsid w:val="00CE18B4"/>
    <w:rsid w:val="00CE19BB"/>
    <w:rsid w:val="00CE477F"/>
    <w:rsid w:val="00CE5880"/>
    <w:rsid w:val="00CE78E2"/>
    <w:rsid w:val="00CF29BE"/>
    <w:rsid w:val="00CF2CCF"/>
    <w:rsid w:val="00CF347E"/>
    <w:rsid w:val="00CF3EBE"/>
    <w:rsid w:val="00CF6C7D"/>
    <w:rsid w:val="00D00C13"/>
    <w:rsid w:val="00D0155D"/>
    <w:rsid w:val="00D018E9"/>
    <w:rsid w:val="00D01B35"/>
    <w:rsid w:val="00D01FD9"/>
    <w:rsid w:val="00D02808"/>
    <w:rsid w:val="00D03E5D"/>
    <w:rsid w:val="00D102E2"/>
    <w:rsid w:val="00D137BF"/>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408F4"/>
    <w:rsid w:val="00D4141B"/>
    <w:rsid w:val="00D43A78"/>
    <w:rsid w:val="00D4487E"/>
    <w:rsid w:val="00D45539"/>
    <w:rsid w:val="00D45FE5"/>
    <w:rsid w:val="00D478FB"/>
    <w:rsid w:val="00D47B06"/>
    <w:rsid w:val="00D47D1F"/>
    <w:rsid w:val="00D50443"/>
    <w:rsid w:val="00D50C59"/>
    <w:rsid w:val="00D51F9C"/>
    <w:rsid w:val="00D537ED"/>
    <w:rsid w:val="00D567E4"/>
    <w:rsid w:val="00D56EDD"/>
    <w:rsid w:val="00D57078"/>
    <w:rsid w:val="00D573AA"/>
    <w:rsid w:val="00D600A8"/>
    <w:rsid w:val="00D60DF6"/>
    <w:rsid w:val="00D65A57"/>
    <w:rsid w:val="00D6710F"/>
    <w:rsid w:val="00D7059C"/>
    <w:rsid w:val="00D707C1"/>
    <w:rsid w:val="00D72969"/>
    <w:rsid w:val="00D73498"/>
    <w:rsid w:val="00D73B7B"/>
    <w:rsid w:val="00D80AC4"/>
    <w:rsid w:val="00D821FA"/>
    <w:rsid w:val="00D83118"/>
    <w:rsid w:val="00D8413A"/>
    <w:rsid w:val="00D8416F"/>
    <w:rsid w:val="00D844E0"/>
    <w:rsid w:val="00D879CA"/>
    <w:rsid w:val="00D918DB"/>
    <w:rsid w:val="00D9220A"/>
    <w:rsid w:val="00DA4AA0"/>
    <w:rsid w:val="00DA57A8"/>
    <w:rsid w:val="00DA5BD8"/>
    <w:rsid w:val="00DA7CC1"/>
    <w:rsid w:val="00DB4387"/>
    <w:rsid w:val="00DC06E1"/>
    <w:rsid w:val="00DC3F3C"/>
    <w:rsid w:val="00DC638C"/>
    <w:rsid w:val="00DD09E0"/>
    <w:rsid w:val="00DD2490"/>
    <w:rsid w:val="00DD2604"/>
    <w:rsid w:val="00DD45E2"/>
    <w:rsid w:val="00DD4B41"/>
    <w:rsid w:val="00DD534A"/>
    <w:rsid w:val="00DD740E"/>
    <w:rsid w:val="00DE1CEE"/>
    <w:rsid w:val="00DE3AAE"/>
    <w:rsid w:val="00DE4C1D"/>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103"/>
    <w:rsid w:val="00E26B0C"/>
    <w:rsid w:val="00E328E7"/>
    <w:rsid w:val="00E33AEB"/>
    <w:rsid w:val="00E33FC6"/>
    <w:rsid w:val="00E3697A"/>
    <w:rsid w:val="00E3728B"/>
    <w:rsid w:val="00E437F5"/>
    <w:rsid w:val="00E45564"/>
    <w:rsid w:val="00E45B8B"/>
    <w:rsid w:val="00E45FD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971F4"/>
    <w:rsid w:val="00EA15B1"/>
    <w:rsid w:val="00EA52D9"/>
    <w:rsid w:val="00EA56FC"/>
    <w:rsid w:val="00EA617C"/>
    <w:rsid w:val="00EB2472"/>
    <w:rsid w:val="00EB3348"/>
    <w:rsid w:val="00EB359E"/>
    <w:rsid w:val="00EB5941"/>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30C5"/>
    <w:rsid w:val="00F03F69"/>
    <w:rsid w:val="00F04148"/>
    <w:rsid w:val="00F0694F"/>
    <w:rsid w:val="00F07E7C"/>
    <w:rsid w:val="00F07EA5"/>
    <w:rsid w:val="00F11089"/>
    <w:rsid w:val="00F11351"/>
    <w:rsid w:val="00F1336F"/>
    <w:rsid w:val="00F14431"/>
    <w:rsid w:val="00F1586C"/>
    <w:rsid w:val="00F16D37"/>
    <w:rsid w:val="00F17BD9"/>
    <w:rsid w:val="00F21CC9"/>
    <w:rsid w:val="00F21DA8"/>
    <w:rsid w:val="00F23646"/>
    <w:rsid w:val="00F23DBC"/>
    <w:rsid w:val="00F24540"/>
    <w:rsid w:val="00F30E80"/>
    <w:rsid w:val="00F317B2"/>
    <w:rsid w:val="00F335B5"/>
    <w:rsid w:val="00F33C48"/>
    <w:rsid w:val="00F34861"/>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20C"/>
    <w:rsid w:val="00F6653D"/>
    <w:rsid w:val="00F66A8B"/>
    <w:rsid w:val="00F70C32"/>
    <w:rsid w:val="00F7245B"/>
    <w:rsid w:val="00F77D60"/>
    <w:rsid w:val="00F800D3"/>
    <w:rsid w:val="00F814E6"/>
    <w:rsid w:val="00F81BC4"/>
    <w:rsid w:val="00F830A0"/>
    <w:rsid w:val="00F835EB"/>
    <w:rsid w:val="00F837E2"/>
    <w:rsid w:val="00F85CA2"/>
    <w:rsid w:val="00F97348"/>
    <w:rsid w:val="00F974C1"/>
    <w:rsid w:val="00FA3E01"/>
    <w:rsid w:val="00FA4496"/>
    <w:rsid w:val="00FA5916"/>
    <w:rsid w:val="00FA7710"/>
    <w:rsid w:val="00FB30B8"/>
    <w:rsid w:val="00FB3711"/>
    <w:rsid w:val="00FB5911"/>
    <w:rsid w:val="00FB7B12"/>
    <w:rsid w:val="00FC30C2"/>
    <w:rsid w:val="00FC6A9B"/>
    <w:rsid w:val="00FD09C7"/>
    <w:rsid w:val="00FD2625"/>
    <w:rsid w:val="00FD2B9B"/>
    <w:rsid w:val="00FD562B"/>
    <w:rsid w:val="00FD5656"/>
    <w:rsid w:val="00FE08A1"/>
    <w:rsid w:val="00FE4049"/>
    <w:rsid w:val="00FE42EB"/>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D2AF89F9-DE40-4DCC-8571-A4B48216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867ABA"/>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286B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221669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970170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898807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0662298">
      <w:bodyDiv w:val="1"/>
      <w:marLeft w:val="0"/>
      <w:marRight w:val="0"/>
      <w:marTop w:val="0"/>
      <w:marBottom w:val="0"/>
      <w:divBdr>
        <w:top w:val="none" w:sz="0" w:space="0" w:color="auto"/>
        <w:left w:val="none" w:sz="0" w:space="0" w:color="auto"/>
        <w:bottom w:val="none" w:sz="0" w:space="0" w:color="auto"/>
        <w:right w:val="none" w:sz="0" w:space="0" w:color="auto"/>
      </w:divBdr>
      <w:divsChild>
        <w:div w:id="1579973720">
          <w:marLeft w:val="0"/>
          <w:marRight w:val="0"/>
          <w:marTop w:val="0"/>
          <w:marBottom w:val="0"/>
          <w:divBdr>
            <w:top w:val="none" w:sz="0" w:space="0" w:color="auto"/>
            <w:left w:val="none" w:sz="0" w:space="0" w:color="auto"/>
            <w:bottom w:val="none" w:sz="0" w:space="0" w:color="auto"/>
            <w:right w:val="none" w:sz="0" w:space="0" w:color="auto"/>
          </w:divBdr>
        </w:div>
      </w:divsChild>
    </w:div>
    <w:div w:id="2087263994">
      <w:bodyDiv w:val="1"/>
      <w:marLeft w:val="0"/>
      <w:marRight w:val="0"/>
      <w:marTop w:val="0"/>
      <w:marBottom w:val="0"/>
      <w:divBdr>
        <w:top w:val="none" w:sz="0" w:space="0" w:color="auto"/>
        <w:left w:val="none" w:sz="0" w:space="0" w:color="auto"/>
        <w:bottom w:val="none" w:sz="0" w:space="0" w:color="auto"/>
        <w:right w:val="none" w:sz="0" w:space="0" w:color="auto"/>
      </w:divBdr>
    </w:div>
    <w:div w:id="20964331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252139465/stock-photo-solon-ca-ca-bc.html?src=HzcwsHTtdzXwwAucKyIuQA-1-0" TargetMode="External"/><Relationship Id="rId18" Type="http://schemas.openxmlformats.org/officeDocument/2006/relationships/hyperlink" Target="file:///C:\BCRedir.aspx%3fURL=\encyclopedia\default.asp%3fidreg=554031&amp;ruta=Buscador" TargetMode="External"/><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shutterstock.com/pic-175361726/stock-photo-roman-agora-in-athens-ancient-hadrian-s-library.html?src=WtXMArhsC5u7eu3b3QiXqw-1-5" TargetMode="External"/><Relationship Id="rId25" Type="http://schemas.openxmlformats.org/officeDocument/2006/relationships/hyperlink" Target="http://hispanicasaber.planetasaber.com/encyclopedia/default.asp?idpack=9&amp;idpil=001S5N01&amp;ruta=Buscador" TargetMode="External"/><Relationship Id="rId33" Type="http://schemas.openxmlformats.org/officeDocument/2006/relationships/hyperlink" Target="http://www.shutterstock.com/pic-130607579/stock-photo-team-meeting-in-creative-office.html?src=DCEZ2D3_3_3K1KHbAYWTtw-2-4"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hyperlink" Target="http://hispanicasaber.planetasaber.com/encyclopedia/default.asp?idpack=9&amp;idpil=A10MAR018&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hispanicasaber.planetasaber.com/encyclopedia/default.asp?idpack=9&amp;idpil=000IIE01&amp;ruta=Buscador" TargetMode="External"/><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BCRedir.aspx%3fURL=\encyclopedia\default.asp%3fidreg=65554&amp;ruta=Buscador"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hispanicasaber.planetasaber.com/encyclopedia/default.asp?idreg=8304&amp;ruta=Buscador" TargetMode="External"/><Relationship Id="rId19" Type="http://schemas.openxmlformats.org/officeDocument/2006/relationships/hyperlink" Target="file:///C:\BCRedir.aspx%3fURL=\encyclopedia\default.asp%3fidreg=554031&amp;ruta=Buscador" TargetMode="External"/><Relationship Id="rId31" Type="http://schemas.openxmlformats.org/officeDocument/2006/relationships/hyperlink" Target="http://hispanicasaber.planetasaber.com/encyclopedia/default.asp?idpack=9&amp;idpil=A10BOL001&amp;ruta=Buscad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BCRedir.aspx%3fURL=\encyclopedia\default.asp%3fidreg=135818&amp;ruta=Buscador" TargetMode="External"/><Relationship Id="rId22" Type="http://schemas.openxmlformats.org/officeDocument/2006/relationships/image" Target="media/image8.png"/><Relationship Id="rId27" Type="http://schemas.openxmlformats.org/officeDocument/2006/relationships/hyperlink" Target="http://hispanicasaber.planetasaber.com/encyclopedia/default.asp?idpack=9&amp;idpil=001GYN01&amp;ruta=Buscador" TargetMode="External"/><Relationship Id="rId30" Type="http://schemas.openxmlformats.org/officeDocument/2006/relationships/image" Target="media/image12.jpeg"/><Relationship Id="rId35" Type="http://schemas.openxmlformats.org/officeDocument/2006/relationships/hyperlink" Target="http://hispanicasaber.planetasaber.com/encyclopedia/default.asp?idpack=9&amp;idpil=001WGG01&amp;ruta=Buscado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9F729-1849-4871-A90D-8F546D70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7671</Words>
  <Characters>42194</Characters>
  <Application>Microsoft Office Word</Application>
  <DocSecurity>0</DocSecurity>
  <Lines>351</Lines>
  <Paragraphs>99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49766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Nathalia Castañeda Aponte</cp:lastModifiedBy>
  <cp:revision>2</cp:revision>
  <dcterms:created xsi:type="dcterms:W3CDTF">2016-03-11T14:52:00Z</dcterms:created>
  <dcterms:modified xsi:type="dcterms:W3CDTF">2016-03-11T14:52:00Z</dcterms:modified>
</cp:coreProperties>
</file>