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7CA752" w14:textId="77777777" w:rsidR="008963B2" w:rsidRPr="00985BA1" w:rsidRDefault="008963B2" w:rsidP="00081745">
      <w:pPr>
        <w:tabs>
          <w:tab w:val="right" w:pos="8498"/>
        </w:tabs>
        <w:spacing w:after="0"/>
        <w:rPr>
          <w:rFonts w:ascii="Times New Roman" w:hAnsi="Times New Roman" w:cs="Times New Roman"/>
          <w:highlight w:val="yellow"/>
        </w:rPr>
      </w:pPr>
      <w:bookmarkStart w:id="0" w:name="_GoBack"/>
      <w:bookmarkEnd w:id="0"/>
    </w:p>
    <w:p w14:paraId="272BE333" w14:textId="0F3AB255" w:rsidR="008963B2" w:rsidRPr="00985BA1" w:rsidRDefault="008963B2" w:rsidP="00081745">
      <w:pPr>
        <w:tabs>
          <w:tab w:val="right" w:pos="8498"/>
        </w:tabs>
        <w:spacing w:after="0"/>
        <w:rPr>
          <w:rFonts w:ascii="Times New Roman" w:hAnsi="Times New Roman" w:cs="Times New Roman"/>
          <w:b/>
          <w:lang w:val="es-ES"/>
        </w:rPr>
      </w:pPr>
      <w:r w:rsidRPr="00985BA1">
        <w:rPr>
          <w:rFonts w:ascii="Times New Roman" w:hAnsi="Times New Roman" w:cs="Times New Roman"/>
          <w:b/>
          <w:lang w:val="es-ES"/>
        </w:rPr>
        <w:t>¿Qué fue y cómo se produjo el fin del Antiguo Régimen? ¿Cuáles fueron las consecuencias de la difusión de las ideas ilustradas? Así comenzó la Edad Contemporánea.</w:t>
      </w:r>
    </w:p>
    <w:p w14:paraId="5CF8E01E" w14:textId="77777777" w:rsidR="008963B2" w:rsidRPr="00985BA1" w:rsidRDefault="008963B2" w:rsidP="00081745">
      <w:pPr>
        <w:tabs>
          <w:tab w:val="right" w:pos="8498"/>
        </w:tabs>
        <w:spacing w:after="0"/>
        <w:rPr>
          <w:rFonts w:ascii="Times New Roman" w:hAnsi="Times New Roman" w:cs="Times New Roman"/>
          <w:lang w:val="es-ES"/>
        </w:rPr>
      </w:pPr>
    </w:p>
    <w:p w14:paraId="52BAD822" w14:textId="77777777" w:rsidR="008963B2" w:rsidRPr="00985BA1" w:rsidRDefault="008963B2" w:rsidP="00081745">
      <w:pPr>
        <w:tabs>
          <w:tab w:val="right" w:pos="8498"/>
        </w:tabs>
        <w:spacing w:after="0"/>
        <w:rPr>
          <w:rFonts w:ascii="Times New Roman" w:hAnsi="Times New Roman" w:cs="Times New Roman"/>
          <w:highlight w:val="yellow"/>
        </w:rPr>
      </w:pPr>
    </w:p>
    <w:p w14:paraId="16B58F33" w14:textId="04C9BEF1" w:rsidR="002973CB" w:rsidRPr="00985BA1" w:rsidRDefault="00081745" w:rsidP="00081745">
      <w:pPr>
        <w:tabs>
          <w:tab w:val="right" w:pos="8498"/>
        </w:tabs>
        <w:spacing w:after="0"/>
        <w:rPr>
          <w:rFonts w:ascii="Times New Roman" w:hAnsi="Times New Roman" w:cs="Times New Roman"/>
          <w:b/>
        </w:rPr>
      </w:pPr>
      <w:r w:rsidRPr="00985BA1">
        <w:rPr>
          <w:rFonts w:ascii="Times New Roman" w:hAnsi="Times New Roman" w:cs="Times New Roman"/>
          <w:highlight w:val="yellow"/>
        </w:rPr>
        <w:t>[SECCIÓN 1]</w:t>
      </w:r>
      <w:r w:rsidR="00616DBC" w:rsidRPr="00985BA1">
        <w:rPr>
          <w:rFonts w:ascii="Times New Roman" w:hAnsi="Times New Roman" w:cs="Times New Roman"/>
        </w:rPr>
        <w:t xml:space="preserve"> </w:t>
      </w:r>
      <w:r w:rsidRPr="00985BA1">
        <w:rPr>
          <w:rFonts w:ascii="Times New Roman" w:hAnsi="Times New Roman" w:cs="Times New Roman"/>
          <w:b/>
        </w:rPr>
        <w:t>1</w:t>
      </w:r>
      <w:r w:rsidR="002973CB" w:rsidRPr="00985BA1">
        <w:rPr>
          <w:rFonts w:ascii="Times New Roman" w:hAnsi="Times New Roman" w:cs="Times New Roman"/>
          <w:b/>
        </w:rPr>
        <w:t xml:space="preserve"> </w:t>
      </w:r>
      <w:r w:rsidR="008A6E3C" w:rsidRPr="00985BA1">
        <w:rPr>
          <w:rFonts w:ascii="Times New Roman" w:hAnsi="Times New Roman" w:cs="Times New Roman"/>
          <w:b/>
        </w:rPr>
        <w:t xml:space="preserve">La </w:t>
      </w:r>
      <w:r w:rsidR="00C64A38" w:rsidRPr="00985BA1">
        <w:rPr>
          <w:rFonts w:ascii="Times New Roman" w:hAnsi="Times New Roman" w:cs="Times New Roman"/>
          <w:b/>
        </w:rPr>
        <w:t>I</w:t>
      </w:r>
      <w:r w:rsidR="008A6E3C" w:rsidRPr="00985BA1">
        <w:rPr>
          <w:rFonts w:ascii="Times New Roman" w:hAnsi="Times New Roman" w:cs="Times New Roman"/>
          <w:b/>
        </w:rPr>
        <w:t>lustración</w:t>
      </w:r>
    </w:p>
    <w:p w14:paraId="2F6D3C89" w14:textId="77777777" w:rsidR="006E178A" w:rsidRPr="00985BA1" w:rsidRDefault="006E178A" w:rsidP="00081745">
      <w:pPr>
        <w:tabs>
          <w:tab w:val="right" w:pos="8498"/>
        </w:tabs>
        <w:spacing w:after="0"/>
        <w:rPr>
          <w:rFonts w:ascii="Times New Roman" w:hAnsi="Times New Roman" w:cs="Times New Roman"/>
          <w:b/>
        </w:rPr>
      </w:pPr>
    </w:p>
    <w:p w14:paraId="0CB82A51" w14:textId="77777777" w:rsidR="006E178A" w:rsidRPr="00985BA1" w:rsidRDefault="006E178A" w:rsidP="00081745">
      <w:pPr>
        <w:tabs>
          <w:tab w:val="right" w:pos="8498"/>
        </w:tabs>
        <w:spacing w:after="0"/>
        <w:rPr>
          <w:rFonts w:ascii="Times New Roman" w:hAnsi="Times New Roman" w:cs="Times New Roman"/>
          <w:b/>
        </w:rPr>
      </w:pPr>
    </w:p>
    <w:p w14:paraId="17DA7638" w14:textId="77777777" w:rsidR="00D408F4" w:rsidRPr="00985BA1" w:rsidRDefault="00D408F4" w:rsidP="00081745">
      <w:pPr>
        <w:spacing w:after="0"/>
        <w:rPr>
          <w:rFonts w:ascii="Times New Roman" w:hAnsi="Times New Roman" w:cs="Times New Roman"/>
        </w:rPr>
      </w:pPr>
    </w:p>
    <w:p w14:paraId="55147846" w14:textId="63CDC579" w:rsidR="007D3D7E" w:rsidRPr="00985BA1" w:rsidRDefault="007D3D7E" w:rsidP="007D3D7E">
      <w:pPr>
        <w:rPr>
          <w:rStyle w:val="un"/>
          <w:rFonts w:ascii="Times New Roman" w:hAnsi="Times New Roman" w:cs="Times New Roman"/>
          <w:lang w:val="es-ES"/>
        </w:rPr>
      </w:pPr>
      <w:r w:rsidRPr="00985BA1">
        <w:rPr>
          <w:rStyle w:val="un"/>
          <w:rFonts w:ascii="Times New Roman" w:hAnsi="Times New Roman" w:cs="Times New Roman"/>
          <w:lang w:val="es-ES"/>
        </w:rPr>
        <w:t xml:space="preserve">A lo largo del siglo XVIII, en </w:t>
      </w:r>
      <w:r w:rsidRPr="00985BA1">
        <w:rPr>
          <w:rStyle w:val="un"/>
          <w:rFonts w:ascii="Times New Roman" w:hAnsi="Times New Roman" w:cs="Times New Roman"/>
          <w:b/>
          <w:lang w:val="es-ES"/>
        </w:rPr>
        <w:t xml:space="preserve">Europa </w:t>
      </w:r>
      <w:r w:rsidRPr="00985BA1">
        <w:rPr>
          <w:rStyle w:val="un"/>
          <w:rFonts w:ascii="Times New Roman" w:hAnsi="Times New Roman" w:cs="Times New Roman"/>
          <w:lang w:val="es-ES"/>
        </w:rPr>
        <w:t xml:space="preserve">triunfó una corriente de pensamiento: la </w:t>
      </w:r>
      <w:r w:rsidRPr="00985BA1">
        <w:rPr>
          <w:rStyle w:val="Textoennegrita"/>
          <w:rFonts w:ascii="Times New Roman" w:hAnsi="Times New Roman" w:cs="Times New Roman"/>
          <w:lang w:val="es-ES"/>
        </w:rPr>
        <w:t>Ilustración</w:t>
      </w:r>
      <w:r w:rsidRPr="00985BA1">
        <w:rPr>
          <w:rStyle w:val="un"/>
          <w:rFonts w:ascii="Times New Roman" w:hAnsi="Times New Roman" w:cs="Times New Roman"/>
          <w:lang w:val="es-ES"/>
        </w:rPr>
        <w:t xml:space="preserve">. Esta promovió la confianza en el </w:t>
      </w:r>
      <w:r w:rsidRPr="00985BA1">
        <w:rPr>
          <w:rStyle w:val="Textoennegrita"/>
          <w:rFonts w:ascii="Times New Roman" w:hAnsi="Times New Roman" w:cs="Times New Roman"/>
          <w:lang w:val="es-ES"/>
        </w:rPr>
        <w:t>poder de la razón, la observación y la experimentación</w:t>
      </w:r>
      <w:r w:rsidRPr="00985BA1">
        <w:rPr>
          <w:rStyle w:val="un"/>
          <w:rFonts w:ascii="Times New Roman" w:hAnsi="Times New Roman" w:cs="Times New Roman"/>
          <w:lang w:val="es-ES"/>
        </w:rPr>
        <w:t xml:space="preserve"> como herramientas para lograr el </w:t>
      </w:r>
      <w:r w:rsidRPr="00985BA1">
        <w:rPr>
          <w:rStyle w:val="un"/>
          <w:rFonts w:ascii="Times New Roman" w:hAnsi="Times New Roman" w:cs="Times New Roman"/>
          <w:b/>
          <w:lang w:val="es-ES"/>
        </w:rPr>
        <w:t xml:space="preserve">progreso </w:t>
      </w:r>
      <w:r w:rsidRPr="00985BA1">
        <w:rPr>
          <w:rStyle w:val="un"/>
          <w:rFonts w:ascii="Times New Roman" w:hAnsi="Times New Roman" w:cs="Times New Roman"/>
          <w:lang w:val="es-ES"/>
        </w:rPr>
        <w:t xml:space="preserve">y felicidad. </w:t>
      </w:r>
    </w:p>
    <w:p w14:paraId="0D56EE26" w14:textId="77777777" w:rsidR="007D3D7E" w:rsidRPr="00985BA1" w:rsidRDefault="007D3D7E" w:rsidP="007D3D7E">
      <w:pPr>
        <w:rPr>
          <w:rStyle w:val="un"/>
          <w:rFonts w:ascii="Times New Roman" w:hAnsi="Times New Roman" w:cs="Times New Roman"/>
          <w:lang w:val="es-ES"/>
        </w:rPr>
      </w:pPr>
      <w:r w:rsidRPr="00985BA1">
        <w:rPr>
          <w:rStyle w:val="un"/>
          <w:rFonts w:ascii="Times New Roman" w:hAnsi="Times New Roman" w:cs="Times New Roman"/>
          <w:lang w:val="es-ES"/>
        </w:rPr>
        <w:t>Su idea fundamental estaba basada en el que el ser humano, que es racional, no puede estar sometido a la dominación de la religión y a la tiranía del poder.</w:t>
      </w:r>
    </w:p>
    <w:tbl>
      <w:tblPr>
        <w:tblStyle w:val="Tablaconcuadrcula"/>
        <w:tblW w:w="0" w:type="auto"/>
        <w:tblLook w:val="04A0" w:firstRow="1" w:lastRow="0" w:firstColumn="1" w:lastColumn="0" w:noHBand="0" w:noVBand="1"/>
      </w:tblPr>
      <w:tblGrid>
        <w:gridCol w:w="1270"/>
        <w:gridCol w:w="7784"/>
      </w:tblGrid>
      <w:tr w:rsidR="0004182D" w:rsidRPr="00985BA1" w14:paraId="21EB7C78" w14:textId="77777777" w:rsidTr="001A3E93">
        <w:tc>
          <w:tcPr>
            <w:tcW w:w="9033" w:type="dxa"/>
            <w:gridSpan w:val="2"/>
            <w:shd w:val="clear" w:color="auto" w:fill="0D0D0D" w:themeFill="text1" w:themeFillTint="F2"/>
          </w:tcPr>
          <w:p w14:paraId="5D1FA435" w14:textId="77777777" w:rsidR="0004182D" w:rsidRPr="00985BA1" w:rsidRDefault="0004182D" w:rsidP="001A3E93">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Imagen (fotografía, gráfica o ilustración)</w:t>
            </w:r>
          </w:p>
        </w:tc>
      </w:tr>
      <w:tr w:rsidR="0004182D" w:rsidRPr="00985BA1" w14:paraId="6FB3A68D" w14:textId="77777777" w:rsidTr="001A3E93">
        <w:tc>
          <w:tcPr>
            <w:tcW w:w="2518" w:type="dxa"/>
          </w:tcPr>
          <w:p w14:paraId="6212BAB1" w14:textId="77777777" w:rsidR="0004182D" w:rsidRPr="00985BA1" w:rsidRDefault="0004182D" w:rsidP="001A3E93">
            <w:pPr>
              <w:rPr>
                <w:rFonts w:ascii="Times New Roman" w:hAnsi="Times New Roman" w:cs="Times New Roman"/>
                <w:b/>
                <w:color w:val="000000"/>
                <w:sz w:val="24"/>
                <w:szCs w:val="24"/>
              </w:rPr>
            </w:pPr>
            <w:r w:rsidRPr="00985BA1">
              <w:rPr>
                <w:rFonts w:ascii="Times New Roman" w:hAnsi="Times New Roman" w:cs="Times New Roman"/>
                <w:b/>
                <w:color w:val="000000"/>
                <w:sz w:val="24"/>
                <w:szCs w:val="24"/>
              </w:rPr>
              <w:t>Código</w:t>
            </w:r>
          </w:p>
        </w:tc>
        <w:tc>
          <w:tcPr>
            <w:tcW w:w="6515" w:type="dxa"/>
          </w:tcPr>
          <w:p w14:paraId="039113DD" w14:textId="73C94183" w:rsidR="0004182D" w:rsidRPr="00985BA1" w:rsidRDefault="0004182D" w:rsidP="0004182D">
            <w:pPr>
              <w:rPr>
                <w:rFonts w:ascii="Times New Roman" w:hAnsi="Times New Roman" w:cs="Times New Roman"/>
                <w:b/>
                <w:color w:val="000000"/>
                <w:sz w:val="24"/>
                <w:szCs w:val="24"/>
              </w:rPr>
            </w:pPr>
            <w:r w:rsidRPr="00985BA1">
              <w:rPr>
                <w:rFonts w:ascii="Times New Roman" w:hAnsi="Times New Roman" w:cs="Times New Roman"/>
                <w:color w:val="000000"/>
                <w:sz w:val="24"/>
                <w:szCs w:val="24"/>
              </w:rPr>
              <w:t>CS</w:t>
            </w:r>
            <w:r w:rsidR="00AC7771" w:rsidRPr="00985BA1">
              <w:rPr>
                <w:rFonts w:ascii="Times New Roman" w:hAnsi="Times New Roman" w:cs="Times New Roman"/>
                <w:color w:val="000000"/>
                <w:sz w:val="24"/>
                <w:szCs w:val="24"/>
              </w:rPr>
              <w:t>_</w:t>
            </w:r>
            <w:r w:rsidRPr="00985BA1">
              <w:rPr>
                <w:rFonts w:ascii="Times New Roman" w:hAnsi="Times New Roman" w:cs="Times New Roman"/>
                <w:color w:val="000000"/>
                <w:sz w:val="24"/>
                <w:szCs w:val="24"/>
              </w:rPr>
              <w:t>08_01_IMG01</w:t>
            </w:r>
          </w:p>
        </w:tc>
      </w:tr>
      <w:tr w:rsidR="0004182D" w:rsidRPr="00985BA1" w14:paraId="3853EE02" w14:textId="77777777" w:rsidTr="001A3E93">
        <w:tc>
          <w:tcPr>
            <w:tcW w:w="2518" w:type="dxa"/>
          </w:tcPr>
          <w:p w14:paraId="5A0961F0" w14:textId="77777777" w:rsidR="0004182D" w:rsidRPr="00985BA1" w:rsidRDefault="0004182D" w:rsidP="001A3E9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Descripción</w:t>
            </w:r>
          </w:p>
        </w:tc>
        <w:tc>
          <w:tcPr>
            <w:tcW w:w="6515" w:type="dxa"/>
          </w:tcPr>
          <w:p w14:paraId="34FF11A0" w14:textId="62C0B11D" w:rsidR="0004182D" w:rsidRPr="00985BA1" w:rsidRDefault="0004182D" w:rsidP="001A3E93">
            <w:pPr>
              <w:rPr>
                <w:rFonts w:ascii="Times New Roman" w:hAnsi="Times New Roman" w:cs="Times New Roman"/>
                <w:color w:val="000000"/>
                <w:sz w:val="24"/>
                <w:szCs w:val="24"/>
              </w:rPr>
            </w:pPr>
            <w:r w:rsidRPr="00985BA1">
              <w:rPr>
                <w:rFonts w:ascii="Times New Roman" w:hAnsi="Times New Roman" w:cs="Times New Roman"/>
                <w:color w:val="000000"/>
                <w:sz w:val="24"/>
                <w:szCs w:val="24"/>
              </w:rPr>
              <w:t>Portada de “</w:t>
            </w:r>
            <w:r w:rsidRPr="00985BA1">
              <w:rPr>
                <w:rStyle w:val="un"/>
                <w:rFonts w:ascii="Times New Roman" w:hAnsi="Times New Roman" w:cs="Times New Roman"/>
                <w:sz w:val="24"/>
                <w:szCs w:val="24"/>
                <w:lang w:val="es-ES"/>
              </w:rPr>
              <w:t>Elementos de la filosofía de Newton”</w:t>
            </w:r>
          </w:p>
        </w:tc>
      </w:tr>
      <w:tr w:rsidR="0004182D" w:rsidRPr="00985BA1" w14:paraId="2DBBF520" w14:textId="77777777" w:rsidTr="001A3E93">
        <w:tc>
          <w:tcPr>
            <w:tcW w:w="2518" w:type="dxa"/>
          </w:tcPr>
          <w:p w14:paraId="06DE9620" w14:textId="77777777" w:rsidR="0004182D" w:rsidRPr="00985BA1" w:rsidRDefault="0004182D" w:rsidP="001A3E9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Código Shutterstock (o URL o la ruta en AulaPlaneta)</w:t>
            </w:r>
          </w:p>
        </w:tc>
        <w:tc>
          <w:tcPr>
            <w:tcW w:w="6515" w:type="dxa"/>
          </w:tcPr>
          <w:p w14:paraId="3C77BF11" w14:textId="77777777" w:rsidR="0004182D" w:rsidRPr="00985BA1" w:rsidRDefault="0004182D" w:rsidP="001A3E93">
            <w:pPr>
              <w:rPr>
                <w:rFonts w:ascii="Times New Roman" w:hAnsi="Times New Roman" w:cs="Times New Roman"/>
                <w:sz w:val="24"/>
                <w:szCs w:val="24"/>
                <w:lang w:val="en"/>
              </w:rPr>
            </w:pPr>
            <w:r w:rsidRPr="00985BA1">
              <w:rPr>
                <w:rFonts w:ascii="Times New Roman" w:hAnsi="Times New Roman" w:cs="Times New Roman"/>
                <w:color w:val="000000"/>
                <w:sz w:val="24"/>
                <w:szCs w:val="24"/>
                <w:lang w:val="fr-FR"/>
              </w:rPr>
              <w:t xml:space="preserve">Wikimedia Commons. </w:t>
            </w:r>
            <w:r w:rsidRPr="00985BA1">
              <w:rPr>
                <w:rFonts w:ascii="Times New Roman" w:hAnsi="Times New Roman" w:cs="Times New Roman"/>
                <w:sz w:val="24"/>
                <w:szCs w:val="24"/>
                <w:lang w:val="en"/>
              </w:rPr>
              <w:t xml:space="preserve">File:Voltaire Philosophy of Newton frontispiece.jpg   </w:t>
            </w:r>
          </w:p>
          <w:p w14:paraId="44A1CA3D" w14:textId="0C1734CA" w:rsidR="0004182D" w:rsidRPr="00985BA1" w:rsidRDefault="00A12CF0" w:rsidP="001A3E93">
            <w:pPr>
              <w:rPr>
                <w:rFonts w:ascii="Times New Roman" w:hAnsi="Times New Roman" w:cs="Times New Roman"/>
                <w:sz w:val="24"/>
                <w:szCs w:val="24"/>
                <w:lang w:val="en"/>
              </w:rPr>
            </w:pPr>
            <w:hyperlink r:id="rId9" w:anchor="filelinks" w:history="1">
              <w:r w:rsidR="00183076" w:rsidRPr="00985BA1">
                <w:rPr>
                  <w:rStyle w:val="Hipervnculo"/>
                  <w:rFonts w:ascii="Times New Roman" w:hAnsi="Times New Roman" w:cs="Times New Roman"/>
                  <w:sz w:val="24"/>
                  <w:szCs w:val="24"/>
                  <w:lang w:val="en"/>
                </w:rPr>
                <w:t>http://commons.wikimedia.org/wiki/File:Voltaire_Philosophy_of_Newton_frontispiece.jpg#filelinks</w:t>
              </w:r>
            </w:hyperlink>
          </w:p>
          <w:p w14:paraId="7150F249" w14:textId="77777777" w:rsidR="00183076" w:rsidRPr="00985BA1" w:rsidRDefault="00183076" w:rsidP="001A3E93">
            <w:pPr>
              <w:rPr>
                <w:rFonts w:ascii="Times New Roman" w:hAnsi="Times New Roman" w:cs="Times New Roman"/>
                <w:sz w:val="24"/>
                <w:szCs w:val="24"/>
                <w:lang w:val="en"/>
              </w:rPr>
            </w:pPr>
          </w:p>
          <w:p w14:paraId="24320379" w14:textId="3CC65E49" w:rsidR="00183076" w:rsidRPr="00985BA1" w:rsidRDefault="00183076" w:rsidP="001A3E93">
            <w:pPr>
              <w:rPr>
                <w:rFonts w:ascii="Times New Roman" w:hAnsi="Times New Roman" w:cs="Times New Roman"/>
                <w:color w:val="000000"/>
                <w:sz w:val="24"/>
                <w:szCs w:val="24"/>
                <w:lang w:val="en"/>
              </w:rPr>
            </w:pPr>
            <w:r w:rsidRPr="00985BA1">
              <w:rPr>
                <w:rFonts w:ascii="Times New Roman" w:hAnsi="Times New Roman" w:cs="Times New Roman"/>
                <w:noProof/>
                <w:lang w:val="es-CO" w:eastAsia="es-CO"/>
              </w:rPr>
              <w:drawing>
                <wp:inline distT="0" distB="0" distL="0" distR="0" wp14:anchorId="10841BE5" wp14:editId="7C870ABD">
                  <wp:extent cx="1699709" cy="2587968"/>
                  <wp:effectExtent l="0" t="0" r="0" b="3175"/>
                  <wp:docPr id="3" name="Imagen 3" descr="http://upload.wikimedia.org/wikipedia/commons/archive/c/cb/20090205053752%21Voltaire_Philosophy_of_Newton_frontispi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archive/c/cb/20090205053752%21Voltaire_Philosophy_of_Newton_frontispie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9659" cy="2587891"/>
                          </a:xfrm>
                          <a:prstGeom prst="rect">
                            <a:avLst/>
                          </a:prstGeom>
                          <a:noFill/>
                          <a:ln>
                            <a:noFill/>
                          </a:ln>
                        </pic:spPr>
                      </pic:pic>
                    </a:graphicData>
                  </a:graphic>
                </wp:inline>
              </w:drawing>
            </w:r>
          </w:p>
        </w:tc>
      </w:tr>
      <w:tr w:rsidR="0004182D" w:rsidRPr="00985BA1" w14:paraId="1DA0E94B" w14:textId="77777777" w:rsidTr="001A3E93">
        <w:tc>
          <w:tcPr>
            <w:tcW w:w="2518" w:type="dxa"/>
          </w:tcPr>
          <w:p w14:paraId="1EB7A0FF" w14:textId="77777777" w:rsidR="0004182D" w:rsidRPr="00985BA1" w:rsidRDefault="0004182D" w:rsidP="001A3E9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Pie de imagen</w:t>
            </w:r>
          </w:p>
        </w:tc>
        <w:tc>
          <w:tcPr>
            <w:tcW w:w="6515" w:type="dxa"/>
          </w:tcPr>
          <w:p w14:paraId="43A1739C" w14:textId="0022BF35" w:rsidR="0004182D" w:rsidRPr="00985BA1" w:rsidRDefault="0004182D" w:rsidP="0004182D">
            <w:pPr>
              <w:rPr>
                <w:rFonts w:ascii="Times New Roman" w:hAnsi="Times New Roman" w:cs="Times New Roman"/>
                <w:i/>
                <w:iCs/>
                <w:sz w:val="24"/>
                <w:szCs w:val="24"/>
                <w:lang w:val="es-ES"/>
              </w:rPr>
            </w:pPr>
            <w:r w:rsidRPr="00985BA1">
              <w:rPr>
                <w:rStyle w:val="un"/>
                <w:rFonts w:ascii="Times New Roman" w:hAnsi="Times New Roman" w:cs="Times New Roman"/>
                <w:sz w:val="24"/>
                <w:szCs w:val="24"/>
                <w:lang w:val="es-ES"/>
              </w:rPr>
              <w:t>Esta imagen muestra la portada de un libro escrito por el pensador francés Voltaire, titulado “Elementos de la filoso</w:t>
            </w:r>
            <w:r w:rsidR="00183076" w:rsidRPr="00985BA1">
              <w:rPr>
                <w:rStyle w:val="un"/>
                <w:rFonts w:ascii="Times New Roman" w:hAnsi="Times New Roman" w:cs="Times New Roman"/>
                <w:sz w:val="24"/>
                <w:szCs w:val="24"/>
                <w:lang w:val="es-ES"/>
              </w:rPr>
              <w:t>fía de Newton” (c.a. 1738). Allí</w:t>
            </w:r>
            <w:r w:rsidRPr="00985BA1">
              <w:rPr>
                <w:rStyle w:val="un"/>
                <w:rFonts w:ascii="Times New Roman" w:hAnsi="Times New Roman" w:cs="Times New Roman"/>
                <w:sz w:val="24"/>
                <w:szCs w:val="24"/>
                <w:lang w:val="es-ES"/>
              </w:rPr>
              <w:t>, el autor quiso poner al alcance del pueblo las teorías que permitían conocer el universo y la naturaleza gracias a la matemática, la física y la astronomía.</w:t>
            </w:r>
          </w:p>
          <w:p w14:paraId="05A81E59" w14:textId="77777777" w:rsidR="0004182D" w:rsidRPr="00985BA1" w:rsidRDefault="0004182D" w:rsidP="001A3E93">
            <w:pPr>
              <w:rPr>
                <w:rFonts w:ascii="Times New Roman" w:hAnsi="Times New Roman" w:cs="Times New Roman"/>
                <w:color w:val="000000"/>
                <w:sz w:val="24"/>
                <w:szCs w:val="24"/>
                <w:lang w:val="es-ES"/>
              </w:rPr>
            </w:pPr>
          </w:p>
        </w:tc>
      </w:tr>
    </w:tbl>
    <w:p w14:paraId="1C6155A7" w14:textId="77777777" w:rsidR="0004182D" w:rsidRPr="00985BA1" w:rsidRDefault="0004182D" w:rsidP="007D3D7E">
      <w:pPr>
        <w:rPr>
          <w:rStyle w:val="un"/>
          <w:rFonts w:ascii="Times New Roman" w:hAnsi="Times New Roman" w:cs="Times New Roman"/>
          <w:lang w:val="es-ES"/>
        </w:rPr>
      </w:pPr>
    </w:p>
    <w:p w14:paraId="5AFADDAD" w14:textId="77777777" w:rsidR="007D3D7E" w:rsidRPr="00985BA1" w:rsidRDefault="007D3D7E" w:rsidP="007D3D7E">
      <w:pPr>
        <w:rPr>
          <w:rStyle w:val="un"/>
          <w:rFonts w:ascii="Times New Roman" w:hAnsi="Times New Roman" w:cs="Times New Roman"/>
          <w:lang w:val="es-ES"/>
        </w:rPr>
      </w:pPr>
      <w:r w:rsidRPr="00985BA1">
        <w:rPr>
          <w:rStyle w:val="un"/>
          <w:rFonts w:ascii="Times New Roman" w:hAnsi="Times New Roman" w:cs="Times New Roman"/>
          <w:lang w:val="es-ES"/>
        </w:rPr>
        <w:lastRenderedPageBreak/>
        <w:t xml:space="preserve">Al periodo en el que estos filósofos escribieron y manifestaron su pensamiento se le conoce como </w:t>
      </w:r>
      <w:r w:rsidRPr="00985BA1">
        <w:rPr>
          <w:rStyle w:val="un"/>
          <w:rFonts w:ascii="Times New Roman" w:hAnsi="Times New Roman" w:cs="Times New Roman"/>
          <w:b/>
          <w:lang w:val="es-ES"/>
        </w:rPr>
        <w:t>El Siglo de las Luces</w:t>
      </w:r>
      <w:r w:rsidRPr="00985BA1">
        <w:rPr>
          <w:rStyle w:val="un"/>
          <w:rFonts w:ascii="Times New Roman" w:hAnsi="Times New Roman" w:cs="Times New Roman"/>
          <w:lang w:val="es-ES"/>
        </w:rPr>
        <w:t xml:space="preserve">, porque duró durante todo el siglo XVIII, pero también porque pretendió iluminar el destino de la humanidad con principios como los siguientes: </w:t>
      </w:r>
    </w:p>
    <w:p w14:paraId="651726B0" w14:textId="77777777" w:rsidR="007D3D7E" w:rsidRPr="00985BA1" w:rsidRDefault="007D3D7E" w:rsidP="003A2826">
      <w:pPr>
        <w:pStyle w:val="Prrafodelista"/>
        <w:numPr>
          <w:ilvl w:val="0"/>
          <w:numId w:val="1"/>
        </w:numPr>
        <w:spacing w:line="276" w:lineRule="auto"/>
        <w:rPr>
          <w:rStyle w:val="un"/>
          <w:rFonts w:ascii="Times New Roman" w:hAnsi="Times New Roman" w:cs="Times New Roman"/>
          <w:lang w:val="es-ES"/>
        </w:rPr>
      </w:pPr>
      <w:r w:rsidRPr="00985BA1">
        <w:rPr>
          <w:rStyle w:val="un"/>
          <w:rFonts w:ascii="Times New Roman" w:hAnsi="Times New Roman" w:cs="Times New Roman"/>
          <w:lang w:val="es-ES"/>
        </w:rPr>
        <w:t xml:space="preserve">El </w:t>
      </w:r>
      <w:r w:rsidRPr="00985BA1">
        <w:rPr>
          <w:rStyle w:val="un"/>
          <w:rFonts w:ascii="Times New Roman" w:hAnsi="Times New Roman" w:cs="Times New Roman"/>
          <w:b/>
          <w:lang w:val="es-ES"/>
        </w:rPr>
        <w:t>conocimiento</w:t>
      </w:r>
      <w:r w:rsidRPr="00985BA1">
        <w:rPr>
          <w:rStyle w:val="un"/>
          <w:rFonts w:ascii="Times New Roman" w:hAnsi="Times New Roman" w:cs="Times New Roman"/>
          <w:lang w:val="es-ES"/>
        </w:rPr>
        <w:t xml:space="preserve"> no tiene un origen divino, es decir que no viene de un ser supremo. </w:t>
      </w:r>
    </w:p>
    <w:p w14:paraId="44341CE8" w14:textId="77777777" w:rsidR="007D3D7E" w:rsidRPr="00985BA1" w:rsidRDefault="007D3D7E" w:rsidP="003A2826">
      <w:pPr>
        <w:pStyle w:val="Prrafodelista"/>
        <w:numPr>
          <w:ilvl w:val="0"/>
          <w:numId w:val="1"/>
        </w:numPr>
        <w:spacing w:line="276" w:lineRule="auto"/>
        <w:rPr>
          <w:rStyle w:val="un"/>
          <w:rFonts w:ascii="Times New Roman" w:hAnsi="Times New Roman" w:cs="Times New Roman"/>
          <w:lang w:val="es-ES"/>
        </w:rPr>
      </w:pPr>
      <w:r w:rsidRPr="00985BA1">
        <w:rPr>
          <w:rStyle w:val="un"/>
          <w:rFonts w:ascii="Times New Roman" w:hAnsi="Times New Roman" w:cs="Times New Roman"/>
          <w:lang w:val="es-ES"/>
        </w:rPr>
        <w:t xml:space="preserve">El conocimiento surge de la experiencia y el razonamiento. Por ello la </w:t>
      </w:r>
      <w:r w:rsidRPr="00985BA1">
        <w:rPr>
          <w:rStyle w:val="un"/>
          <w:rFonts w:ascii="Times New Roman" w:hAnsi="Times New Roman" w:cs="Times New Roman"/>
          <w:b/>
          <w:lang w:val="es-ES"/>
        </w:rPr>
        <w:t>educación</w:t>
      </w:r>
      <w:r w:rsidRPr="00985BA1">
        <w:rPr>
          <w:rStyle w:val="un"/>
          <w:rFonts w:ascii="Times New Roman" w:hAnsi="Times New Roman" w:cs="Times New Roman"/>
          <w:lang w:val="es-ES"/>
        </w:rPr>
        <w:t xml:space="preserve"> es un medio que garantiza la libertad y el progreso.</w:t>
      </w:r>
    </w:p>
    <w:p w14:paraId="1E45CA7F" w14:textId="77777777" w:rsidR="007D3D7E" w:rsidRPr="00985BA1" w:rsidRDefault="007D3D7E" w:rsidP="003A2826">
      <w:pPr>
        <w:pStyle w:val="Prrafodelista"/>
        <w:numPr>
          <w:ilvl w:val="0"/>
          <w:numId w:val="1"/>
        </w:numPr>
        <w:spacing w:line="276" w:lineRule="auto"/>
        <w:rPr>
          <w:rStyle w:val="un"/>
          <w:rFonts w:ascii="Times New Roman" w:hAnsi="Times New Roman" w:cs="Times New Roman"/>
          <w:lang w:val="es-ES"/>
        </w:rPr>
      </w:pPr>
      <w:r w:rsidRPr="00985BA1">
        <w:rPr>
          <w:rStyle w:val="un"/>
          <w:rFonts w:ascii="Times New Roman" w:hAnsi="Times New Roman" w:cs="Times New Roman"/>
          <w:lang w:val="es-ES"/>
        </w:rPr>
        <w:t xml:space="preserve">Aunque no se niega la existencia de Dios, se cuestiona a la Iglesia como institución que ejerce dominación sobre los seres humanos y sus consciencias. </w:t>
      </w:r>
    </w:p>
    <w:p w14:paraId="76763849" w14:textId="77777777" w:rsidR="007D3D7E" w:rsidRPr="00985BA1" w:rsidRDefault="007D3D7E" w:rsidP="003A2826">
      <w:pPr>
        <w:pStyle w:val="Prrafodelista"/>
        <w:numPr>
          <w:ilvl w:val="0"/>
          <w:numId w:val="1"/>
        </w:numPr>
        <w:spacing w:line="276" w:lineRule="auto"/>
        <w:rPr>
          <w:rStyle w:val="un"/>
          <w:rFonts w:ascii="Times New Roman" w:hAnsi="Times New Roman" w:cs="Times New Roman"/>
          <w:lang w:val="es-ES"/>
        </w:rPr>
      </w:pPr>
      <w:r w:rsidRPr="00985BA1">
        <w:rPr>
          <w:rStyle w:val="un"/>
          <w:rFonts w:ascii="Times New Roman" w:hAnsi="Times New Roman" w:cs="Times New Roman"/>
          <w:lang w:val="es-ES"/>
        </w:rPr>
        <w:t xml:space="preserve">Rechazo a la esclavitud. Si los hombres </w:t>
      </w:r>
      <w:r w:rsidRPr="00985BA1">
        <w:rPr>
          <w:rStyle w:val="un"/>
          <w:rFonts w:ascii="Times New Roman" w:hAnsi="Times New Roman" w:cs="Times New Roman"/>
          <w:b/>
          <w:lang w:val="es-ES"/>
        </w:rPr>
        <w:t>son libres e iguales</w:t>
      </w:r>
      <w:r w:rsidRPr="00985BA1">
        <w:rPr>
          <w:rStyle w:val="un"/>
          <w:rFonts w:ascii="Times New Roman" w:hAnsi="Times New Roman" w:cs="Times New Roman"/>
          <w:lang w:val="es-ES"/>
        </w:rPr>
        <w:t>, ninguno ser humano puede someter a otro.</w:t>
      </w:r>
    </w:p>
    <w:p w14:paraId="305A33AB" w14:textId="5D2BEB01" w:rsidR="007D3D7E" w:rsidRPr="00985BA1" w:rsidRDefault="007D3D7E" w:rsidP="003A2826">
      <w:pPr>
        <w:pStyle w:val="Prrafodelista"/>
        <w:numPr>
          <w:ilvl w:val="0"/>
          <w:numId w:val="1"/>
        </w:numPr>
        <w:spacing w:line="276" w:lineRule="auto"/>
        <w:rPr>
          <w:rStyle w:val="un"/>
          <w:rFonts w:ascii="Times New Roman" w:hAnsi="Times New Roman" w:cs="Times New Roman"/>
          <w:lang w:val="es-ES"/>
        </w:rPr>
      </w:pPr>
      <w:r w:rsidRPr="00985BA1">
        <w:rPr>
          <w:rStyle w:val="un"/>
          <w:rFonts w:ascii="Times New Roman" w:hAnsi="Times New Roman" w:cs="Times New Roman"/>
          <w:b/>
          <w:lang w:val="es-ES"/>
        </w:rPr>
        <w:t>Tolerancia</w:t>
      </w:r>
      <w:r w:rsidR="00861341" w:rsidRPr="00985BA1">
        <w:rPr>
          <w:rStyle w:val="un"/>
          <w:rFonts w:ascii="Times New Roman" w:hAnsi="Times New Roman" w:cs="Times New Roman"/>
          <w:b/>
          <w:lang w:val="es-ES"/>
        </w:rPr>
        <w:t xml:space="preserve"> religiosa</w:t>
      </w:r>
      <w:r w:rsidR="00861341" w:rsidRPr="00985BA1">
        <w:rPr>
          <w:rStyle w:val="un"/>
          <w:rFonts w:ascii="Times New Roman" w:hAnsi="Times New Roman" w:cs="Times New Roman"/>
          <w:lang w:val="es-ES"/>
        </w:rPr>
        <w:t>.</w:t>
      </w:r>
    </w:p>
    <w:p w14:paraId="6BEE8739" w14:textId="2C385048" w:rsidR="00A06C87" w:rsidRPr="00985BA1" w:rsidRDefault="00A06C87" w:rsidP="00A06C87">
      <w:pPr>
        <w:shd w:val="clear" w:color="auto" w:fill="FFFFFF"/>
        <w:spacing w:before="100" w:beforeAutospacing="1" w:after="100" w:afterAutospacing="1"/>
        <w:ind w:left="720"/>
        <w:rPr>
          <w:rFonts w:ascii="Times New Roman" w:eastAsia="Times New Roman" w:hAnsi="Times New Roman" w:cs="Times New Roman"/>
          <w:lang w:val="es-ES" w:eastAsia="es-CO"/>
        </w:rPr>
      </w:pPr>
    </w:p>
    <w:tbl>
      <w:tblPr>
        <w:tblStyle w:val="Tablaconcuadrcula"/>
        <w:tblW w:w="0" w:type="auto"/>
        <w:tblLook w:val="04A0" w:firstRow="1" w:lastRow="0" w:firstColumn="1" w:lastColumn="0" w:noHBand="0" w:noVBand="1"/>
      </w:tblPr>
      <w:tblGrid>
        <w:gridCol w:w="2518"/>
        <w:gridCol w:w="6536"/>
      </w:tblGrid>
      <w:tr w:rsidR="003C794B" w:rsidRPr="00985BA1" w14:paraId="357D3BE8" w14:textId="77777777" w:rsidTr="001A3E93">
        <w:tc>
          <w:tcPr>
            <w:tcW w:w="9054" w:type="dxa"/>
            <w:gridSpan w:val="2"/>
            <w:shd w:val="clear" w:color="auto" w:fill="000000" w:themeFill="text1"/>
          </w:tcPr>
          <w:p w14:paraId="6429DFD8" w14:textId="2CFFF397" w:rsidR="003C794B" w:rsidRPr="00985BA1" w:rsidRDefault="003C794B" w:rsidP="001A3E93">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Destacado</w:t>
            </w:r>
          </w:p>
        </w:tc>
      </w:tr>
      <w:tr w:rsidR="003C794B" w:rsidRPr="00985BA1" w14:paraId="603D2AC3" w14:textId="77777777" w:rsidTr="001A3E93">
        <w:tc>
          <w:tcPr>
            <w:tcW w:w="2518" w:type="dxa"/>
          </w:tcPr>
          <w:p w14:paraId="191BB37E" w14:textId="77777777" w:rsidR="003C794B" w:rsidRPr="00985BA1" w:rsidRDefault="003C794B" w:rsidP="001A3E9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Título</w:t>
            </w:r>
          </w:p>
        </w:tc>
        <w:tc>
          <w:tcPr>
            <w:tcW w:w="6536" w:type="dxa"/>
          </w:tcPr>
          <w:p w14:paraId="56C1B4AD" w14:textId="0FDD6F11" w:rsidR="003C794B" w:rsidRPr="00985BA1" w:rsidRDefault="003C794B" w:rsidP="001A3E9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El Siglo de las Luces</w:t>
            </w:r>
          </w:p>
        </w:tc>
      </w:tr>
      <w:tr w:rsidR="003C794B" w:rsidRPr="00985BA1" w14:paraId="7314E13D" w14:textId="77777777" w:rsidTr="001A3E93">
        <w:tc>
          <w:tcPr>
            <w:tcW w:w="2518" w:type="dxa"/>
          </w:tcPr>
          <w:p w14:paraId="259E537B" w14:textId="69317598" w:rsidR="003C794B" w:rsidRPr="00985BA1" w:rsidRDefault="003C794B" w:rsidP="003C794B">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Contenido</w:t>
            </w:r>
          </w:p>
        </w:tc>
        <w:tc>
          <w:tcPr>
            <w:tcW w:w="6536" w:type="dxa"/>
          </w:tcPr>
          <w:p w14:paraId="45F56AF4" w14:textId="34A942F4" w:rsidR="003C794B" w:rsidRPr="00985BA1" w:rsidRDefault="003C794B" w:rsidP="003C794B">
            <w:pPr>
              <w:rPr>
                <w:rFonts w:ascii="Times New Roman" w:hAnsi="Times New Roman" w:cs="Times New Roman"/>
                <w:color w:val="000000" w:themeColor="text1"/>
                <w:sz w:val="24"/>
                <w:szCs w:val="24"/>
              </w:rPr>
            </w:pPr>
            <w:r w:rsidRPr="00985BA1">
              <w:rPr>
                <w:rFonts w:ascii="Times New Roman" w:eastAsia="Times New Roman" w:hAnsi="Times New Roman" w:cs="Times New Roman"/>
                <w:sz w:val="24"/>
                <w:szCs w:val="24"/>
                <w:lang w:val="es-ES" w:eastAsia="es-CO"/>
              </w:rPr>
              <w:t xml:space="preserve">El movimiento de la Ilustración nació con el propósito de acabar con la ignorancia y el oscurantismo de las etapas anteriores. Por esto se le llama </w:t>
            </w:r>
            <w:r w:rsidRPr="00985BA1">
              <w:rPr>
                <w:rFonts w:ascii="Times New Roman" w:eastAsia="Times New Roman" w:hAnsi="Times New Roman" w:cs="Times New Roman"/>
                <w:b/>
                <w:bCs/>
                <w:sz w:val="24"/>
                <w:szCs w:val="24"/>
                <w:lang w:val="es-ES" w:eastAsia="es-CO"/>
              </w:rPr>
              <w:t>Siglo de las Luces</w:t>
            </w:r>
            <w:r w:rsidRPr="00985BA1">
              <w:rPr>
                <w:rFonts w:ascii="Times New Roman" w:eastAsia="Times New Roman" w:hAnsi="Times New Roman" w:cs="Times New Roman"/>
                <w:sz w:val="24"/>
                <w:szCs w:val="24"/>
                <w:lang w:val="es-ES" w:eastAsia="es-CO"/>
              </w:rPr>
              <w:t>.</w:t>
            </w:r>
          </w:p>
        </w:tc>
      </w:tr>
    </w:tbl>
    <w:p w14:paraId="70A7737F" w14:textId="77777777" w:rsidR="00370462" w:rsidRPr="00985BA1" w:rsidRDefault="00370462" w:rsidP="00370462">
      <w:pPr>
        <w:spacing w:line="276" w:lineRule="auto"/>
        <w:rPr>
          <w:rStyle w:val="un"/>
          <w:rFonts w:ascii="Times New Roman" w:hAnsi="Times New Roman" w:cs="Times New Roman"/>
        </w:rPr>
      </w:pPr>
    </w:p>
    <w:p w14:paraId="65070496" w14:textId="65157FBB" w:rsidR="009E2EFF" w:rsidRPr="00985BA1" w:rsidRDefault="00370462" w:rsidP="00370462">
      <w:pPr>
        <w:spacing w:line="276" w:lineRule="auto"/>
        <w:rPr>
          <w:rStyle w:val="un"/>
          <w:rFonts w:ascii="Times New Roman" w:hAnsi="Times New Roman" w:cs="Times New Roman"/>
          <w:b/>
          <w:lang w:val="es-ES"/>
        </w:rPr>
      </w:pPr>
      <w:r w:rsidRPr="00985BA1">
        <w:rPr>
          <w:rFonts w:ascii="Times New Roman" w:hAnsi="Times New Roman" w:cs="Times New Roman"/>
          <w:highlight w:val="yellow"/>
        </w:rPr>
        <w:t>[SECCIÓN 2]</w:t>
      </w:r>
      <w:r w:rsidRPr="00985BA1">
        <w:rPr>
          <w:rFonts w:ascii="Times New Roman" w:hAnsi="Times New Roman" w:cs="Times New Roman"/>
        </w:rPr>
        <w:t xml:space="preserve"> 1.1. </w:t>
      </w:r>
      <w:r w:rsidR="009E2EFF" w:rsidRPr="00985BA1">
        <w:rPr>
          <w:rStyle w:val="un"/>
          <w:rFonts w:ascii="Times New Roman" w:hAnsi="Times New Roman" w:cs="Times New Roman"/>
          <w:b/>
          <w:lang w:val="es-ES"/>
        </w:rPr>
        <w:t>El contexto político de la Ilustración</w:t>
      </w:r>
    </w:p>
    <w:p w14:paraId="5947DDC2" w14:textId="7CBBF4A1" w:rsidR="009E2EFF" w:rsidRPr="00985BA1" w:rsidRDefault="009E2EFF" w:rsidP="009E2EFF">
      <w:pPr>
        <w:rPr>
          <w:rStyle w:val="un"/>
          <w:rFonts w:ascii="Times New Roman" w:hAnsi="Times New Roman" w:cs="Times New Roman"/>
          <w:lang w:val="es-ES"/>
        </w:rPr>
      </w:pPr>
      <w:r w:rsidRPr="00985BA1">
        <w:rPr>
          <w:rStyle w:val="un"/>
          <w:rFonts w:ascii="Times New Roman" w:hAnsi="Times New Roman" w:cs="Times New Roman"/>
          <w:lang w:val="es-ES"/>
        </w:rPr>
        <w:t xml:space="preserve">Luis XIV, conocido como el </w:t>
      </w:r>
      <w:r w:rsidRPr="00985BA1">
        <w:rPr>
          <w:rStyle w:val="un"/>
          <w:rFonts w:ascii="Times New Roman" w:hAnsi="Times New Roman" w:cs="Times New Roman"/>
          <w:b/>
          <w:lang w:val="es-ES"/>
        </w:rPr>
        <w:t>rey Sol</w:t>
      </w:r>
      <w:r w:rsidRPr="00985BA1">
        <w:rPr>
          <w:rStyle w:val="un"/>
          <w:rFonts w:ascii="Times New Roman" w:hAnsi="Times New Roman" w:cs="Times New Roman"/>
          <w:lang w:val="es-ES"/>
        </w:rPr>
        <w:t>, máxima figura del absolutismo</w:t>
      </w:r>
      <w:r w:rsidR="00985BA1" w:rsidRPr="00985BA1">
        <w:rPr>
          <w:rStyle w:val="un"/>
          <w:rFonts w:ascii="Times New Roman" w:hAnsi="Times New Roman" w:cs="Times New Roman"/>
          <w:lang w:val="es-ES"/>
        </w:rPr>
        <w:t>,</w:t>
      </w:r>
      <w:r w:rsidRPr="00985BA1">
        <w:rPr>
          <w:rStyle w:val="un"/>
          <w:rFonts w:ascii="Times New Roman" w:hAnsi="Times New Roman" w:cs="Times New Roman"/>
          <w:lang w:val="es-ES"/>
        </w:rPr>
        <w:t xml:space="preserve"> mu</w:t>
      </w:r>
      <w:r w:rsidR="0082409A" w:rsidRPr="00985BA1">
        <w:rPr>
          <w:rStyle w:val="un"/>
          <w:rFonts w:ascii="Times New Roman" w:hAnsi="Times New Roman" w:cs="Times New Roman"/>
          <w:lang w:val="es-ES"/>
        </w:rPr>
        <w:t>rió</w:t>
      </w:r>
      <w:r w:rsidRPr="00985BA1">
        <w:rPr>
          <w:rStyle w:val="un"/>
          <w:rFonts w:ascii="Times New Roman" w:hAnsi="Times New Roman" w:cs="Times New Roman"/>
          <w:lang w:val="es-ES"/>
        </w:rPr>
        <w:t xml:space="preserve"> en 1715. Desde ese mismo año y hasta 1789, la monarquía francesa </w:t>
      </w:r>
      <w:r w:rsidR="0082409A" w:rsidRPr="00985BA1">
        <w:rPr>
          <w:rStyle w:val="un"/>
          <w:rFonts w:ascii="Times New Roman" w:hAnsi="Times New Roman" w:cs="Times New Roman"/>
          <w:lang w:val="es-ES"/>
        </w:rPr>
        <w:t>empezó</w:t>
      </w:r>
      <w:r w:rsidRPr="00985BA1">
        <w:rPr>
          <w:rStyle w:val="un"/>
          <w:rFonts w:ascii="Times New Roman" w:hAnsi="Times New Roman" w:cs="Times New Roman"/>
          <w:lang w:val="es-ES"/>
        </w:rPr>
        <w:t xml:space="preserve"> a perder poder económico y a debilitarse frente al dominio de Inglaterra.</w:t>
      </w:r>
    </w:p>
    <w:p w14:paraId="63B40066" w14:textId="77777777" w:rsidR="00183076" w:rsidRPr="00985BA1" w:rsidRDefault="00183076" w:rsidP="009E2EFF">
      <w:pPr>
        <w:rPr>
          <w:rStyle w:val="un"/>
          <w:rFonts w:ascii="Times New Roman" w:hAnsi="Times New Roman" w:cs="Times New Roman"/>
          <w:lang w:val="es-ES"/>
        </w:rPr>
      </w:pPr>
    </w:p>
    <w:p w14:paraId="52288A6D" w14:textId="77777777" w:rsidR="00183076" w:rsidRPr="00985BA1" w:rsidRDefault="00183076" w:rsidP="009E2EFF">
      <w:pPr>
        <w:rPr>
          <w:rStyle w:val="un"/>
          <w:rFonts w:ascii="Times New Roman" w:hAnsi="Times New Roman" w:cs="Times New Roman"/>
          <w:lang w:val="es-ES"/>
        </w:rPr>
      </w:pPr>
    </w:p>
    <w:tbl>
      <w:tblPr>
        <w:tblStyle w:val="Tablaconcuadrcula"/>
        <w:tblW w:w="0" w:type="auto"/>
        <w:tblLook w:val="04A0" w:firstRow="1" w:lastRow="0" w:firstColumn="1" w:lastColumn="0" w:noHBand="0" w:noVBand="1"/>
      </w:tblPr>
      <w:tblGrid>
        <w:gridCol w:w="2518"/>
        <w:gridCol w:w="6515"/>
      </w:tblGrid>
      <w:tr w:rsidR="000144A1" w:rsidRPr="00985BA1" w14:paraId="255AD6E5" w14:textId="77777777" w:rsidTr="001A3E93">
        <w:tc>
          <w:tcPr>
            <w:tcW w:w="9033" w:type="dxa"/>
            <w:gridSpan w:val="2"/>
            <w:shd w:val="clear" w:color="auto" w:fill="0D0D0D" w:themeFill="text1" w:themeFillTint="F2"/>
          </w:tcPr>
          <w:p w14:paraId="7AD05507" w14:textId="77777777" w:rsidR="000144A1" w:rsidRPr="00985BA1" w:rsidRDefault="000144A1" w:rsidP="001A3E93">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Imagen (fotografía, gráfica o ilustración) NUEVA</w:t>
            </w:r>
          </w:p>
        </w:tc>
      </w:tr>
      <w:tr w:rsidR="000144A1" w:rsidRPr="00985BA1" w14:paraId="15328A7D" w14:textId="77777777" w:rsidTr="001A3E93">
        <w:tc>
          <w:tcPr>
            <w:tcW w:w="2518" w:type="dxa"/>
          </w:tcPr>
          <w:p w14:paraId="28F2D181" w14:textId="77777777" w:rsidR="000144A1" w:rsidRPr="00985BA1" w:rsidRDefault="000144A1" w:rsidP="001A3E93">
            <w:pPr>
              <w:rPr>
                <w:rFonts w:ascii="Times New Roman" w:hAnsi="Times New Roman" w:cs="Times New Roman"/>
                <w:b/>
                <w:color w:val="000000"/>
                <w:sz w:val="24"/>
                <w:szCs w:val="24"/>
              </w:rPr>
            </w:pPr>
            <w:r w:rsidRPr="00985BA1">
              <w:rPr>
                <w:rFonts w:ascii="Times New Roman" w:hAnsi="Times New Roman" w:cs="Times New Roman"/>
                <w:b/>
                <w:color w:val="000000"/>
                <w:sz w:val="24"/>
                <w:szCs w:val="24"/>
              </w:rPr>
              <w:t>Código</w:t>
            </w:r>
          </w:p>
        </w:tc>
        <w:tc>
          <w:tcPr>
            <w:tcW w:w="6515" w:type="dxa"/>
          </w:tcPr>
          <w:p w14:paraId="065C1231" w14:textId="3F66753E" w:rsidR="000144A1" w:rsidRPr="00985BA1" w:rsidRDefault="000144A1" w:rsidP="001A3E93">
            <w:pPr>
              <w:rPr>
                <w:rFonts w:ascii="Times New Roman" w:hAnsi="Times New Roman" w:cs="Times New Roman"/>
                <w:b/>
                <w:color w:val="000000"/>
                <w:sz w:val="24"/>
                <w:szCs w:val="24"/>
              </w:rPr>
            </w:pPr>
            <w:r w:rsidRPr="00985BA1">
              <w:rPr>
                <w:rFonts w:ascii="Times New Roman" w:hAnsi="Times New Roman" w:cs="Times New Roman"/>
                <w:color w:val="000000"/>
                <w:sz w:val="24"/>
                <w:szCs w:val="24"/>
              </w:rPr>
              <w:t>CS</w:t>
            </w:r>
            <w:r w:rsidR="00AC7771" w:rsidRPr="00985BA1">
              <w:rPr>
                <w:rFonts w:ascii="Times New Roman" w:hAnsi="Times New Roman" w:cs="Times New Roman"/>
                <w:color w:val="000000"/>
                <w:sz w:val="24"/>
                <w:szCs w:val="24"/>
              </w:rPr>
              <w:t>_</w:t>
            </w:r>
            <w:r w:rsidRPr="00985BA1">
              <w:rPr>
                <w:rFonts w:ascii="Times New Roman" w:hAnsi="Times New Roman" w:cs="Times New Roman"/>
                <w:color w:val="000000"/>
                <w:sz w:val="24"/>
                <w:szCs w:val="24"/>
              </w:rPr>
              <w:t>08_01_IMG02</w:t>
            </w:r>
          </w:p>
        </w:tc>
      </w:tr>
      <w:tr w:rsidR="000144A1" w:rsidRPr="00985BA1" w14:paraId="476180CA" w14:textId="77777777" w:rsidTr="001A3E93">
        <w:tc>
          <w:tcPr>
            <w:tcW w:w="2518" w:type="dxa"/>
          </w:tcPr>
          <w:p w14:paraId="4EF7A916" w14:textId="77777777" w:rsidR="000144A1" w:rsidRPr="00985BA1" w:rsidRDefault="000144A1" w:rsidP="001A3E9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Descripción</w:t>
            </w:r>
          </w:p>
        </w:tc>
        <w:tc>
          <w:tcPr>
            <w:tcW w:w="6515" w:type="dxa"/>
          </w:tcPr>
          <w:p w14:paraId="0E1E9C5E" w14:textId="77777777" w:rsidR="000144A1" w:rsidRPr="00985BA1" w:rsidRDefault="000144A1" w:rsidP="001A3E93">
            <w:pPr>
              <w:rPr>
                <w:rFonts w:ascii="Times New Roman" w:hAnsi="Times New Roman" w:cs="Times New Roman"/>
                <w:color w:val="000000"/>
                <w:sz w:val="24"/>
                <w:szCs w:val="24"/>
              </w:rPr>
            </w:pPr>
            <w:r w:rsidRPr="00985BA1">
              <w:rPr>
                <w:rFonts w:ascii="Times New Roman" w:hAnsi="Times New Roman" w:cs="Times New Roman"/>
                <w:color w:val="000000"/>
                <w:sz w:val="24"/>
                <w:szCs w:val="24"/>
              </w:rPr>
              <w:t>El Rey Sol</w:t>
            </w:r>
          </w:p>
        </w:tc>
      </w:tr>
      <w:tr w:rsidR="000144A1" w:rsidRPr="00985BA1" w14:paraId="3EAEC37D" w14:textId="77777777" w:rsidTr="001A3E93">
        <w:tc>
          <w:tcPr>
            <w:tcW w:w="2518" w:type="dxa"/>
          </w:tcPr>
          <w:p w14:paraId="02969988" w14:textId="77777777" w:rsidR="000144A1" w:rsidRPr="00985BA1" w:rsidRDefault="000144A1" w:rsidP="001A3E9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Código Shutterstock (o URL o la ruta en AulaPlaneta)</w:t>
            </w:r>
          </w:p>
        </w:tc>
        <w:tc>
          <w:tcPr>
            <w:tcW w:w="6515" w:type="dxa"/>
          </w:tcPr>
          <w:p w14:paraId="668CA935" w14:textId="77777777" w:rsidR="000144A1" w:rsidRPr="00985BA1" w:rsidRDefault="000144A1" w:rsidP="001A3E93">
            <w:pPr>
              <w:rPr>
                <w:rFonts w:ascii="Times New Roman" w:hAnsi="Times New Roman" w:cs="Times New Roman"/>
                <w:sz w:val="24"/>
                <w:szCs w:val="24"/>
                <w:lang w:val="en"/>
              </w:rPr>
            </w:pPr>
            <w:r w:rsidRPr="00985BA1">
              <w:rPr>
                <w:rFonts w:ascii="Times New Roman" w:hAnsi="Times New Roman" w:cs="Times New Roman"/>
                <w:color w:val="000000"/>
                <w:sz w:val="24"/>
                <w:szCs w:val="24"/>
                <w:lang w:val="es-CO"/>
              </w:rPr>
              <w:t xml:space="preserve">Wikimedia Commons. </w:t>
            </w:r>
          </w:p>
          <w:p w14:paraId="3D4435F1" w14:textId="77777777" w:rsidR="000144A1" w:rsidRPr="00985BA1" w:rsidRDefault="00A12CF0" w:rsidP="001A3E93">
            <w:pPr>
              <w:rPr>
                <w:rFonts w:ascii="Times New Roman" w:hAnsi="Times New Roman" w:cs="Times New Roman"/>
                <w:color w:val="000000"/>
                <w:sz w:val="24"/>
                <w:szCs w:val="24"/>
                <w:lang w:val="en"/>
              </w:rPr>
            </w:pPr>
            <w:hyperlink r:id="rId11" w:history="1">
              <w:r w:rsidR="000144A1" w:rsidRPr="00985BA1">
                <w:rPr>
                  <w:rStyle w:val="Hipervnculo"/>
                  <w:rFonts w:ascii="Times New Roman" w:hAnsi="Times New Roman" w:cs="Times New Roman"/>
                  <w:sz w:val="24"/>
                  <w:szCs w:val="24"/>
                  <w:lang w:val="en"/>
                </w:rPr>
                <w:t>http://commons.wikimedia.org/wiki/File:Rigaud_Hyacinthe_-_Louis_XIV,_roi_de_France.jpg?uselang=es</w:t>
              </w:r>
            </w:hyperlink>
          </w:p>
          <w:p w14:paraId="7CD6274E" w14:textId="77777777" w:rsidR="000144A1" w:rsidRPr="00985BA1" w:rsidRDefault="000144A1" w:rsidP="001A3E93">
            <w:pPr>
              <w:rPr>
                <w:rFonts w:ascii="Times New Roman" w:hAnsi="Times New Roman" w:cs="Times New Roman"/>
                <w:color w:val="000000"/>
                <w:sz w:val="24"/>
                <w:szCs w:val="24"/>
                <w:lang w:val="en"/>
              </w:rPr>
            </w:pPr>
          </w:p>
        </w:tc>
      </w:tr>
      <w:tr w:rsidR="000144A1" w:rsidRPr="00985BA1" w14:paraId="7DFC02E9" w14:textId="77777777" w:rsidTr="001A3E93">
        <w:tc>
          <w:tcPr>
            <w:tcW w:w="2518" w:type="dxa"/>
          </w:tcPr>
          <w:p w14:paraId="518E5851" w14:textId="77777777" w:rsidR="000144A1" w:rsidRPr="00985BA1" w:rsidRDefault="000144A1" w:rsidP="001A3E9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Pie de imagen</w:t>
            </w:r>
          </w:p>
        </w:tc>
        <w:tc>
          <w:tcPr>
            <w:tcW w:w="6515" w:type="dxa"/>
          </w:tcPr>
          <w:p w14:paraId="5CDF0752" w14:textId="77777777" w:rsidR="000144A1" w:rsidRPr="00985BA1" w:rsidRDefault="000144A1" w:rsidP="001A3E93">
            <w:pPr>
              <w:rPr>
                <w:rFonts w:ascii="Times New Roman" w:hAnsi="Times New Roman" w:cs="Times New Roman"/>
                <w:i/>
                <w:iCs/>
                <w:sz w:val="24"/>
                <w:szCs w:val="24"/>
                <w:lang w:val="es-ES"/>
              </w:rPr>
            </w:pPr>
            <w:r w:rsidRPr="00985BA1">
              <w:rPr>
                <w:rStyle w:val="un"/>
                <w:rFonts w:ascii="Times New Roman" w:hAnsi="Times New Roman" w:cs="Times New Roman"/>
                <w:sz w:val="24"/>
                <w:szCs w:val="24"/>
                <w:lang w:val="es-ES"/>
              </w:rPr>
              <w:t>Luis XIV, conocido como el rey Sol, gobernó Francia por 72 años. Aunque fue el más destacado representante del absolutismo, durante su reinado impulsó el florecimiento de la ciencia y las artes.</w:t>
            </w:r>
          </w:p>
          <w:p w14:paraId="7328C434" w14:textId="77777777" w:rsidR="000144A1" w:rsidRPr="00985BA1" w:rsidRDefault="000144A1" w:rsidP="001A3E93">
            <w:pPr>
              <w:rPr>
                <w:rFonts w:ascii="Times New Roman" w:hAnsi="Times New Roman" w:cs="Times New Roman"/>
                <w:color w:val="000000"/>
                <w:sz w:val="24"/>
                <w:szCs w:val="24"/>
                <w:lang w:val="es-ES"/>
              </w:rPr>
            </w:pPr>
          </w:p>
        </w:tc>
      </w:tr>
    </w:tbl>
    <w:p w14:paraId="2462BBEE" w14:textId="77777777" w:rsidR="000144A1" w:rsidRPr="00985BA1" w:rsidRDefault="000144A1" w:rsidP="009E2EFF">
      <w:pPr>
        <w:rPr>
          <w:rStyle w:val="un"/>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985BA1" w:rsidRPr="00985BA1" w14:paraId="71B14305" w14:textId="77777777" w:rsidTr="00A06D7E">
        <w:tc>
          <w:tcPr>
            <w:tcW w:w="9054" w:type="dxa"/>
            <w:gridSpan w:val="2"/>
            <w:shd w:val="clear" w:color="auto" w:fill="000000" w:themeFill="text1"/>
          </w:tcPr>
          <w:p w14:paraId="7B43C388" w14:textId="77777777" w:rsidR="00985BA1" w:rsidRPr="00985BA1" w:rsidRDefault="00985BA1" w:rsidP="00A06D7E">
            <w:pPr>
              <w:jc w:val="center"/>
              <w:rPr>
                <w:rFonts w:ascii="Times New Roman" w:hAnsi="Times New Roman" w:cs="Times New Roman"/>
                <w:b/>
                <w:color w:val="000000" w:themeColor="text1"/>
                <w:sz w:val="24"/>
                <w:szCs w:val="24"/>
              </w:rPr>
            </w:pPr>
            <w:r w:rsidRPr="00985BA1">
              <w:rPr>
                <w:rFonts w:ascii="Times New Roman" w:hAnsi="Times New Roman" w:cs="Times New Roman"/>
                <w:b/>
                <w:color w:val="FFFFFF" w:themeColor="background1"/>
                <w:sz w:val="24"/>
                <w:szCs w:val="24"/>
              </w:rPr>
              <w:lastRenderedPageBreak/>
              <w:t>Profundiza. Recurso aprovechado</w:t>
            </w:r>
          </w:p>
        </w:tc>
      </w:tr>
      <w:tr w:rsidR="00985BA1" w:rsidRPr="00985BA1" w14:paraId="45E3A2B4" w14:textId="77777777" w:rsidTr="00A06D7E">
        <w:tc>
          <w:tcPr>
            <w:tcW w:w="2518" w:type="dxa"/>
          </w:tcPr>
          <w:p w14:paraId="3865185E" w14:textId="77777777" w:rsidR="00985BA1" w:rsidRPr="00985BA1" w:rsidRDefault="00985BA1" w:rsidP="00A06D7E">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Código</w:t>
            </w:r>
          </w:p>
        </w:tc>
        <w:tc>
          <w:tcPr>
            <w:tcW w:w="6536" w:type="dxa"/>
          </w:tcPr>
          <w:p w14:paraId="1964AA3D" w14:textId="77777777" w:rsidR="00985BA1" w:rsidRPr="009B475C" w:rsidRDefault="00985BA1" w:rsidP="00A06D7E">
            <w:pPr>
              <w:rPr>
                <w:rFonts w:ascii="Times New Roman" w:hAnsi="Times New Roman" w:cs="Times New Roman"/>
                <w:b/>
                <w:color w:val="000000" w:themeColor="text1"/>
                <w:sz w:val="24"/>
                <w:szCs w:val="24"/>
              </w:rPr>
            </w:pPr>
            <w:r w:rsidRPr="009B475C">
              <w:rPr>
                <w:rFonts w:ascii="Times New Roman" w:hAnsi="Times New Roman" w:cs="Times New Roman"/>
                <w:color w:val="000000" w:themeColor="text1"/>
                <w:sz w:val="24"/>
                <w:szCs w:val="24"/>
              </w:rPr>
              <w:t>CS_08_01_REC10</w:t>
            </w:r>
          </w:p>
        </w:tc>
      </w:tr>
      <w:tr w:rsidR="00985BA1" w:rsidRPr="00985BA1" w14:paraId="58117C51" w14:textId="77777777" w:rsidTr="00A06D7E">
        <w:tc>
          <w:tcPr>
            <w:tcW w:w="2518" w:type="dxa"/>
          </w:tcPr>
          <w:p w14:paraId="48E5A43D" w14:textId="77777777" w:rsidR="00985BA1" w:rsidRPr="00985BA1" w:rsidRDefault="00985BA1" w:rsidP="00A06D7E">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Ubicación en Aula Planeta</w:t>
            </w:r>
          </w:p>
        </w:tc>
        <w:tc>
          <w:tcPr>
            <w:tcW w:w="6536" w:type="dxa"/>
          </w:tcPr>
          <w:p w14:paraId="28665F7A" w14:textId="77777777" w:rsidR="00985BA1" w:rsidRPr="00FD747D" w:rsidRDefault="00985BA1" w:rsidP="009B475C">
            <w:pPr>
              <w:rPr>
                <w:rFonts w:ascii="Times New Roman" w:hAnsi="Times New Roman" w:cs="Times New Roman"/>
                <w:color w:val="000000" w:themeColor="text1"/>
                <w:sz w:val="24"/>
                <w:szCs w:val="24"/>
              </w:rPr>
            </w:pPr>
            <w:r w:rsidRPr="00FD747D">
              <w:rPr>
                <w:rFonts w:ascii="Times New Roman" w:hAnsi="Times New Roman" w:cs="Times New Roman"/>
                <w:color w:val="000000" w:themeColor="text1"/>
                <w:sz w:val="24"/>
                <w:szCs w:val="24"/>
              </w:rPr>
              <w:t>4º ESO/ Ciencias sociales, geografía e historia/El fin del Antiguo Régimen/La monarqu</w:t>
            </w:r>
            <w:r w:rsidR="009B475C" w:rsidRPr="00FD747D">
              <w:rPr>
                <w:rFonts w:ascii="Times New Roman" w:hAnsi="Times New Roman" w:cs="Times New Roman"/>
                <w:color w:val="000000" w:themeColor="text1"/>
                <w:sz w:val="24"/>
                <w:szCs w:val="24"/>
              </w:rPr>
              <w:t>í</w:t>
            </w:r>
            <w:r w:rsidRPr="00FD747D">
              <w:rPr>
                <w:rFonts w:ascii="Times New Roman" w:hAnsi="Times New Roman" w:cs="Times New Roman"/>
                <w:color w:val="000000" w:themeColor="text1"/>
                <w:sz w:val="24"/>
                <w:szCs w:val="24"/>
              </w:rPr>
              <w:t>a absoluta</w:t>
            </w:r>
          </w:p>
          <w:p w14:paraId="2CDA91A0" w14:textId="2BCA488E" w:rsidR="00FD747D" w:rsidRPr="00FD747D" w:rsidRDefault="00FD747D" w:rsidP="009B475C">
            <w:pPr>
              <w:rPr>
                <w:rFonts w:ascii="Times New Roman" w:hAnsi="Times New Roman" w:cs="Times New Roman"/>
                <w:color w:val="000000" w:themeColor="text1"/>
                <w:sz w:val="24"/>
                <w:szCs w:val="24"/>
              </w:rPr>
            </w:pPr>
            <w:r w:rsidRPr="00FD747D">
              <w:rPr>
                <w:rFonts w:ascii="Georgia" w:hAnsi="Georgia" w:cs="Arial"/>
                <w:color w:val="000000" w:themeColor="text1"/>
                <w:sz w:val="32"/>
                <w:szCs w:val="32"/>
              </w:rPr>
              <w:t>El absolutismo</w:t>
            </w:r>
          </w:p>
        </w:tc>
      </w:tr>
      <w:tr w:rsidR="00985BA1" w:rsidRPr="00985BA1" w14:paraId="4E5F4BDA" w14:textId="77777777" w:rsidTr="00A06D7E">
        <w:tc>
          <w:tcPr>
            <w:tcW w:w="2518" w:type="dxa"/>
          </w:tcPr>
          <w:p w14:paraId="31DB1D6C" w14:textId="77777777" w:rsidR="00985BA1" w:rsidRPr="00985BA1" w:rsidRDefault="00985BA1" w:rsidP="00A06D7E">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Cambio (descripción o capturas de pantallas)</w:t>
            </w:r>
          </w:p>
        </w:tc>
        <w:tc>
          <w:tcPr>
            <w:tcW w:w="6536" w:type="dxa"/>
          </w:tcPr>
          <w:p w14:paraId="7B68F3CF" w14:textId="77777777" w:rsidR="00985BA1" w:rsidRPr="009B475C" w:rsidRDefault="00985BA1" w:rsidP="00985BA1">
            <w:pPr>
              <w:pStyle w:val="Textocomentario"/>
              <w:rPr>
                <w:rFonts w:ascii="Times New Roman" w:hAnsi="Times New Roman"/>
                <w:color w:val="000000" w:themeColor="text1"/>
                <w:sz w:val="24"/>
                <w:szCs w:val="24"/>
              </w:rPr>
            </w:pPr>
          </w:p>
          <w:p w14:paraId="045E595E" w14:textId="77777777" w:rsidR="00985BA1" w:rsidRPr="009B475C" w:rsidRDefault="00985BA1" w:rsidP="00985BA1">
            <w:pPr>
              <w:pStyle w:val="Textocomentario"/>
              <w:rPr>
                <w:rFonts w:ascii="Times New Roman" w:hAnsi="Times New Roman"/>
                <w:color w:val="000000" w:themeColor="text1"/>
                <w:sz w:val="24"/>
                <w:szCs w:val="24"/>
              </w:rPr>
            </w:pPr>
            <w:r w:rsidRPr="00FD747D">
              <w:rPr>
                <w:rFonts w:ascii="Times New Roman" w:hAnsi="Times New Roman"/>
                <w:b/>
                <w:color w:val="000000" w:themeColor="text1"/>
                <w:sz w:val="24"/>
                <w:szCs w:val="24"/>
              </w:rPr>
              <w:t>Título:</w:t>
            </w:r>
            <w:r w:rsidRPr="009B475C">
              <w:rPr>
                <w:rFonts w:ascii="Times New Roman" w:hAnsi="Times New Roman"/>
                <w:color w:val="000000" w:themeColor="text1"/>
                <w:sz w:val="24"/>
                <w:szCs w:val="24"/>
              </w:rPr>
              <w:t xml:space="preserve"> El absolutismo</w:t>
            </w:r>
          </w:p>
          <w:p w14:paraId="329726B8" w14:textId="77777777" w:rsidR="00985BA1" w:rsidRPr="009B475C" w:rsidRDefault="00985BA1" w:rsidP="00985BA1">
            <w:pPr>
              <w:pStyle w:val="Textocomentario"/>
              <w:rPr>
                <w:rFonts w:ascii="Times New Roman" w:hAnsi="Times New Roman"/>
                <w:color w:val="000000" w:themeColor="text1"/>
                <w:sz w:val="24"/>
                <w:szCs w:val="24"/>
              </w:rPr>
            </w:pPr>
            <w:r w:rsidRPr="00FD747D">
              <w:rPr>
                <w:rFonts w:ascii="Times New Roman" w:hAnsi="Times New Roman"/>
                <w:b/>
                <w:color w:val="000000" w:themeColor="text1"/>
                <w:sz w:val="24"/>
                <w:szCs w:val="24"/>
              </w:rPr>
              <w:t>Descripción:</w:t>
            </w:r>
            <w:r w:rsidRPr="009B475C">
              <w:rPr>
                <w:rFonts w:ascii="Times New Roman" w:hAnsi="Times New Roman"/>
                <w:color w:val="000000" w:themeColor="text1"/>
                <w:sz w:val="24"/>
                <w:szCs w:val="24"/>
              </w:rPr>
              <w:t xml:space="preserve"> Video que presenta los rasgos definitorios de la monarquía absoluta.</w:t>
            </w:r>
          </w:p>
          <w:p w14:paraId="73AD8571" w14:textId="342189C1" w:rsidR="009B475C" w:rsidRPr="009B475C" w:rsidRDefault="009B475C" w:rsidP="009B475C">
            <w:pPr>
              <w:pStyle w:val="Textocomentario"/>
              <w:rPr>
                <w:rFonts w:ascii="Times New Roman" w:hAnsi="Times New Roman"/>
                <w:color w:val="000000" w:themeColor="text1"/>
                <w:sz w:val="24"/>
                <w:szCs w:val="24"/>
              </w:rPr>
            </w:pPr>
            <w:r w:rsidRPr="00FD747D">
              <w:rPr>
                <w:rFonts w:ascii="Times New Roman" w:hAnsi="Times New Roman"/>
                <w:b/>
                <w:color w:val="000000" w:themeColor="text1"/>
                <w:sz w:val="24"/>
                <w:szCs w:val="24"/>
              </w:rPr>
              <w:t>Acción didáctica:</w:t>
            </w:r>
            <w:r w:rsidRPr="009B475C">
              <w:rPr>
                <w:rFonts w:ascii="Times New Roman" w:hAnsi="Times New Roman"/>
                <w:color w:val="000000" w:themeColor="text1"/>
                <w:sz w:val="24"/>
                <w:szCs w:val="24"/>
              </w:rPr>
              <w:t xml:space="preserve"> exposición</w:t>
            </w:r>
          </w:p>
          <w:p w14:paraId="05AE91C6" w14:textId="11687A7C" w:rsidR="009B475C" w:rsidRPr="009B475C" w:rsidRDefault="009B475C" w:rsidP="00985BA1">
            <w:pPr>
              <w:pStyle w:val="Textocomentario"/>
              <w:rPr>
                <w:rFonts w:ascii="Times New Roman" w:hAnsi="Times New Roman"/>
                <w:color w:val="000000" w:themeColor="text1"/>
                <w:sz w:val="24"/>
                <w:szCs w:val="24"/>
              </w:rPr>
            </w:pPr>
            <w:r w:rsidRPr="00FD747D">
              <w:rPr>
                <w:rFonts w:ascii="Times New Roman" w:hAnsi="Times New Roman"/>
                <w:b/>
                <w:color w:val="000000" w:themeColor="text1"/>
                <w:sz w:val="24"/>
                <w:szCs w:val="24"/>
              </w:rPr>
              <w:t>Tipo de media:</w:t>
            </w:r>
            <w:r w:rsidRPr="009B475C">
              <w:rPr>
                <w:rFonts w:ascii="Times New Roman" w:hAnsi="Times New Roman"/>
                <w:color w:val="000000" w:themeColor="text1"/>
                <w:sz w:val="24"/>
                <w:szCs w:val="24"/>
              </w:rPr>
              <w:t xml:space="preserve"> video</w:t>
            </w:r>
          </w:p>
          <w:p w14:paraId="702F9161" w14:textId="086E89A6" w:rsidR="009B475C" w:rsidRPr="009B475C" w:rsidRDefault="009B475C" w:rsidP="00985BA1">
            <w:pPr>
              <w:pStyle w:val="Textocomentario"/>
              <w:rPr>
                <w:rFonts w:ascii="Times New Roman" w:hAnsi="Times New Roman"/>
                <w:color w:val="000000" w:themeColor="text1"/>
                <w:sz w:val="24"/>
                <w:szCs w:val="24"/>
              </w:rPr>
            </w:pPr>
            <w:r w:rsidRPr="009B475C">
              <w:rPr>
                <w:rFonts w:ascii="Times New Roman" w:hAnsi="Times New Roman"/>
                <w:color w:val="000000" w:themeColor="text1"/>
                <w:sz w:val="24"/>
                <w:szCs w:val="24"/>
              </w:rPr>
              <w:t>Palabas clave: monarquía absoluta, antiguo régimen, absolutismo, rey.</w:t>
            </w:r>
          </w:p>
          <w:p w14:paraId="1F2C64B1" w14:textId="77777777" w:rsidR="00985BA1" w:rsidRPr="009B475C" w:rsidRDefault="00985BA1" w:rsidP="00985BA1">
            <w:pPr>
              <w:pStyle w:val="Textocomentario"/>
              <w:rPr>
                <w:rFonts w:ascii="Times New Roman" w:hAnsi="Times New Roman"/>
                <w:color w:val="000000" w:themeColor="text1"/>
                <w:sz w:val="24"/>
                <w:szCs w:val="24"/>
              </w:rPr>
            </w:pPr>
            <w:r w:rsidRPr="00FD747D">
              <w:rPr>
                <w:rFonts w:ascii="Times New Roman" w:hAnsi="Times New Roman"/>
                <w:b/>
                <w:color w:val="000000" w:themeColor="text1"/>
                <w:sz w:val="24"/>
                <w:szCs w:val="24"/>
              </w:rPr>
              <w:t>Temporalización:</w:t>
            </w:r>
            <w:r w:rsidRPr="009B475C">
              <w:rPr>
                <w:rFonts w:ascii="Times New Roman" w:hAnsi="Times New Roman"/>
                <w:color w:val="000000" w:themeColor="text1"/>
                <w:sz w:val="24"/>
                <w:szCs w:val="24"/>
              </w:rPr>
              <w:t xml:space="preserve"> 30 minutos.</w:t>
            </w:r>
          </w:p>
          <w:p w14:paraId="051FAAB4" w14:textId="77777777" w:rsidR="00985BA1" w:rsidRPr="009B475C" w:rsidRDefault="00985BA1" w:rsidP="00985BA1">
            <w:pPr>
              <w:pStyle w:val="Textocomentario"/>
              <w:rPr>
                <w:rFonts w:ascii="Times New Roman" w:hAnsi="Times New Roman"/>
                <w:color w:val="000000" w:themeColor="text1"/>
                <w:sz w:val="24"/>
                <w:szCs w:val="24"/>
              </w:rPr>
            </w:pPr>
            <w:r w:rsidRPr="00FD747D">
              <w:rPr>
                <w:rFonts w:ascii="Times New Roman" w:hAnsi="Times New Roman"/>
                <w:b/>
                <w:color w:val="000000" w:themeColor="text1"/>
                <w:sz w:val="24"/>
                <w:szCs w:val="24"/>
              </w:rPr>
              <w:t>Tipo de recurso:</w:t>
            </w:r>
            <w:r w:rsidRPr="009B475C">
              <w:rPr>
                <w:rFonts w:ascii="Times New Roman" w:hAnsi="Times New Roman"/>
                <w:color w:val="000000" w:themeColor="text1"/>
                <w:sz w:val="24"/>
                <w:szCs w:val="24"/>
              </w:rPr>
              <w:t xml:space="preserve"> video</w:t>
            </w:r>
          </w:p>
          <w:p w14:paraId="2AE46B0C" w14:textId="68260EFD" w:rsidR="00985BA1" w:rsidRPr="009B475C" w:rsidRDefault="00985BA1" w:rsidP="00985BA1">
            <w:pPr>
              <w:pStyle w:val="Textocomentario"/>
              <w:rPr>
                <w:rFonts w:ascii="Times New Roman" w:hAnsi="Times New Roman"/>
                <w:color w:val="000000" w:themeColor="text1"/>
                <w:sz w:val="24"/>
                <w:szCs w:val="24"/>
              </w:rPr>
            </w:pPr>
            <w:r w:rsidRPr="004168D2">
              <w:rPr>
                <w:rFonts w:ascii="Times New Roman" w:hAnsi="Times New Roman"/>
                <w:b/>
                <w:color w:val="000000" w:themeColor="text1"/>
                <w:sz w:val="24"/>
                <w:szCs w:val="24"/>
              </w:rPr>
              <w:t xml:space="preserve">Competencia </w:t>
            </w:r>
            <w:r w:rsidR="004168D2" w:rsidRPr="004168D2">
              <w:rPr>
                <w:rFonts w:ascii="Times New Roman" w:hAnsi="Times New Roman"/>
                <w:b/>
                <w:color w:val="000000" w:themeColor="text1"/>
                <w:sz w:val="24"/>
                <w:szCs w:val="24"/>
              </w:rPr>
              <w:t>destacada:</w:t>
            </w:r>
            <w:r w:rsidRPr="009B475C">
              <w:rPr>
                <w:rFonts w:ascii="Times New Roman" w:hAnsi="Times New Roman"/>
                <w:color w:val="000000" w:themeColor="text1"/>
                <w:sz w:val="24"/>
                <w:szCs w:val="24"/>
              </w:rPr>
              <w:t xml:space="preserve"> </w:t>
            </w:r>
            <w:r w:rsidRPr="004168D2">
              <w:rPr>
                <w:rFonts w:ascii="Times New Roman" w:hAnsi="Times New Roman"/>
                <w:color w:val="FF0000"/>
                <w:sz w:val="24"/>
                <w:szCs w:val="24"/>
              </w:rPr>
              <w:t>Reconozco múltiples relaciones entre eventos históricos: sus causas, sus consecuencias y su incidencia en la vida de los diferentes agentes y grupos involucrados.</w:t>
            </w:r>
          </w:p>
          <w:p w14:paraId="17EB72EB" w14:textId="77777777" w:rsidR="00985BA1" w:rsidRPr="009B475C" w:rsidRDefault="00985BA1" w:rsidP="00985BA1">
            <w:pPr>
              <w:pStyle w:val="Textocomentario"/>
              <w:rPr>
                <w:rFonts w:ascii="Times New Roman" w:hAnsi="Times New Roman"/>
                <w:color w:val="000000" w:themeColor="text1"/>
                <w:sz w:val="24"/>
                <w:szCs w:val="24"/>
              </w:rPr>
            </w:pPr>
          </w:p>
          <w:p w14:paraId="5BA26189" w14:textId="48CDBE34" w:rsidR="00985BA1" w:rsidRPr="009B475C" w:rsidRDefault="00985BA1" w:rsidP="00985BA1">
            <w:pPr>
              <w:pStyle w:val="Textocomentario"/>
              <w:rPr>
                <w:rFonts w:ascii="Times New Roman" w:hAnsi="Times New Roman"/>
                <w:color w:val="000000" w:themeColor="text1"/>
                <w:sz w:val="24"/>
                <w:szCs w:val="24"/>
              </w:rPr>
            </w:pPr>
            <w:r w:rsidRPr="009B475C">
              <w:rPr>
                <w:rFonts w:ascii="Times New Roman" w:hAnsi="Times New Roman"/>
                <w:color w:val="000000" w:themeColor="text1"/>
                <w:sz w:val="24"/>
                <w:szCs w:val="24"/>
                <w:highlight w:val="green"/>
              </w:rPr>
              <w:t>En contenido</w:t>
            </w:r>
          </w:p>
          <w:p w14:paraId="3EA466C1" w14:textId="77777777" w:rsidR="00985BA1" w:rsidRPr="009B475C" w:rsidRDefault="00985BA1" w:rsidP="00985BA1">
            <w:pPr>
              <w:pStyle w:val="cabecera111"/>
              <w:rPr>
                <w:rFonts w:ascii="Times New Roman" w:hAnsi="Times New Roman" w:cs="Times New Roman"/>
                <w:color w:val="000000" w:themeColor="text1"/>
                <w:sz w:val="24"/>
                <w:szCs w:val="24"/>
              </w:rPr>
            </w:pPr>
            <w:r w:rsidRPr="009B475C">
              <w:rPr>
                <w:rFonts w:ascii="Times New Roman" w:hAnsi="Times New Roman" w:cs="Times New Roman"/>
                <w:color w:val="000000" w:themeColor="text1"/>
                <w:sz w:val="24"/>
                <w:szCs w:val="24"/>
              </w:rPr>
              <w:t>Objetivo</w:t>
            </w:r>
          </w:p>
          <w:p w14:paraId="4406DB98" w14:textId="77777777" w:rsidR="00985BA1" w:rsidRPr="009B475C" w:rsidRDefault="00985BA1" w:rsidP="00985BA1">
            <w:pPr>
              <w:pStyle w:val="normal1"/>
              <w:rPr>
                <w:color w:val="000000" w:themeColor="text1"/>
                <w:sz w:val="24"/>
                <w:szCs w:val="24"/>
              </w:rPr>
            </w:pPr>
            <w:r w:rsidRPr="009B475C">
              <w:rPr>
                <w:color w:val="000000" w:themeColor="text1"/>
                <w:sz w:val="24"/>
                <w:szCs w:val="24"/>
              </w:rPr>
              <w:t>Este video presenta las características del fin del Antiguo Régimen en Francia y la propagación de sus ideas por el resto de Europa</w:t>
            </w:r>
          </w:p>
          <w:p w14:paraId="7269F40C" w14:textId="77777777" w:rsidR="00985BA1" w:rsidRPr="009B475C" w:rsidRDefault="00985BA1" w:rsidP="00985BA1">
            <w:pPr>
              <w:pStyle w:val="cabecera210"/>
              <w:rPr>
                <w:rFonts w:ascii="Times New Roman" w:hAnsi="Times New Roman" w:cs="Times New Roman"/>
                <w:color w:val="000000" w:themeColor="text1"/>
                <w:sz w:val="24"/>
                <w:szCs w:val="24"/>
              </w:rPr>
            </w:pPr>
            <w:r w:rsidRPr="009B475C">
              <w:rPr>
                <w:rFonts w:ascii="Times New Roman" w:hAnsi="Times New Roman" w:cs="Times New Roman"/>
                <w:color w:val="000000" w:themeColor="text1"/>
                <w:sz w:val="24"/>
                <w:szCs w:val="24"/>
              </w:rPr>
              <w:t>Antes de la presentación</w:t>
            </w:r>
          </w:p>
          <w:p w14:paraId="65C45489" w14:textId="77777777" w:rsidR="00985BA1" w:rsidRPr="009B475C" w:rsidRDefault="00985BA1" w:rsidP="00985BA1">
            <w:pPr>
              <w:pStyle w:val="normal1"/>
              <w:rPr>
                <w:color w:val="000000" w:themeColor="text1"/>
                <w:sz w:val="24"/>
                <w:szCs w:val="24"/>
              </w:rPr>
            </w:pPr>
            <w:r w:rsidRPr="009B475C">
              <w:rPr>
                <w:color w:val="000000" w:themeColor="text1"/>
                <w:sz w:val="24"/>
                <w:szCs w:val="24"/>
              </w:rPr>
              <w:t>Como paso previo, le sugerimos trabajar con el texto del</w:t>
            </w:r>
            <w:r w:rsidRPr="009B475C">
              <w:rPr>
                <w:rStyle w:val="cursiva6"/>
                <w:color w:val="000000" w:themeColor="text1"/>
                <w:sz w:val="24"/>
                <w:szCs w:val="24"/>
              </w:rPr>
              <w:t xml:space="preserve"> Tratado sobre el gobierno civil</w:t>
            </w:r>
            <w:r w:rsidRPr="009B475C">
              <w:rPr>
                <w:color w:val="000000" w:themeColor="text1"/>
                <w:sz w:val="24"/>
                <w:szCs w:val="24"/>
              </w:rPr>
              <w:t>, escrito en 1690 por John Locke [</w:t>
            </w:r>
            <w:hyperlink r:id="rId12" w:tgtFrame="_blank" w:history="1">
              <w:r w:rsidRPr="009B475C">
                <w:rPr>
                  <w:color w:val="000000" w:themeColor="text1"/>
                  <w:sz w:val="24"/>
                  <w:szCs w:val="24"/>
                  <w:u w:val="single"/>
                </w:rPr>
                <w:t>ver</w:t>
              </w:r>
            </w:hyperlink>
            <w:r w:rsidRPr="009B475C">
              <w:rPr>
                <w:color w:val="000000" w:themeColor="text1"/>
                <w:sz w:val="24"/>
                <w:szCs w:val="24"/>
              </w:rPr>
              <w:t>], en el que el autor cuestiona el absolutismo monárquico.</w:t>
            </w:r>
          </w:p>
          <w:p w14:paraId="37EC066E" w14:textId="77777777" w:rsidR="00985BA1" w:rsidRPr="009B475C" w:rsidRDefault="00985BA1" w:rsidP="00985BA1">
            <w:pPr>
              <w:pStyle w:val="cabecera210"/>
              <w:rPr>
                <w:rFonts w:ascii="Times New Roman" w:hAnsi="Times New Roman" w:cs="Times New Roman"/>
                <w:color w:val="000000" w:themeColor="text1"/>
                <w:sz w:val="24"/>
                <w:szCs w:val="24"/>
              </w:rPr>
            </w:pPr>
            <w:r w:rsidRPr="009B475C">
              <w:rPr>
                <w:rFonts w:ascii="Times New Roman" w:hAnsi="Times New Roman" w:cs="Times New Roman"/>
                <w:color w:val="000000" w:themeColor="text1"/>
                <w:sz w:val="24"/>
                <w:szCs w:val="24"/>
              </w:rPr>
              <w:t>Después de la presentación</w:t>
            </w:r>
          </w:p>
          <w:p w14:paraId="74BF6AB2" w14:textId="77777777" w:rsidR="00985BA1" w:rsidRPr="009B475C" w:rsidRDefault="00985BA1" w:rsidP="00985BA1">
            <w:pPr>
              <w:pStyle w:val="normal1"/>
              <w:rPr>
                <w:color w:val="000000" w:themeColor="text1"/>
                <w:sz w:val="24"/>
                <w:szCs w:val="24"/>
              </w:rPr>
            </w:pPr>
            <w:r w:rsidRPr="009B475C">
              <w:rPr>
                <w:color w:val="000000" w:themeColor="text1"/>
                <w:sz w:val="24"/>
                <w:szCs w:val="24"/>
              </w:rPr>
              <w:t>A partir del video presentado, y con el fin de asegurar la comprensión del mismo, le aconsejamos que los alumnos respondan a unas preguntas:</w:t>
            </w:r>
          </w:p>
          <w:p w14:paraId="6E6D2C77" w14:textId="3E58F6A5" w:rsidR="00985BA1" w:rsidRPr="009B475C" w:rsidRDefault="00985BA1" w:rsidP="00985BA1">
            <w:pPr>
              <w:pStyle w:val="tab11"/>
              <w:rPr>
                <w:color w:val="000000" w:themeColor="text1"/>
                <w:sz w:val="24"/>
                <w:szCs w:val="24"/>
              </w:rPr>
            </w:pPr>
            <w:r w:rsidRPr="009B475C">
              <w:rPr>
                <w:color w:val="000000" w:themeColor="text1"/>
                <w:sz w:val="24"/>
                <w:szCs w:val="24"/>
              </w:rPr>
              <w:t xml:space="preserve">- ¿Por qué sistema político se regía Europa occidental durante la </w:t>
            </w:r>
            <w:r w:rsidR="009B475C">
              <w:rPr>
                <w:color w:val="000000" w:themeColor="text1"/>
                <w:sz w:val="24"/>
                <w:szCs w:val="24"/>
              </w:rPr>
              <w:t>E</w:t>
            </w:r>
            <w:r w:rsidRPr="009B475C">
              <w:rPr>
                <w:color w:val="000000" w:themeColor="text1"/>
                <w:sz w:val="24"/>
                <w:szCs w:val="24"/>
              </w:rPr>
              <w:t xml:space="preserve">dad </w:t>
            </w:r>
            <w:r w:rsidR="009B475C">
              <w:rPr>
                <w:color w:val="000000" w:themeColor="text1"/>
                <w:sz w:val="24"/>
                <w:szCs w:val="24"/>
              </w:rPr>
              <w:t>M</w:t>
            </w:r>
            <w:r w:rsidRPr="009B475C">
              <w:rPr>
                <w:color w:val="000000" w:themeColor="text1"/>
                <w:sz w:val="24"/>
                <w:szCs w:val="24"/>
              </w:rPr>
              <w:t>oderna? ¿Cuáles eran sus características a nivel político y económico?</w:t>
            </w:r>
          </w:p>
          <w:p w14:paraId="6D4FD088" w14:textId="77777777" w:rsidR="00985BA1" w:rsidRPr="009B475C" w:rsidRDefault="00985BA1" w:rsidP="00985BA1">
            <w:pPr>
              <w:pStyle w:val="tab11"/>
              <w:rPr>
                <w:color w:val="000000" w:themeColor="text1"/>
                <w:sz w:val="24"/>
                <w:szCs w:val="24"/>
              </w:rPr>
            </w:pPr>
            <w:r w:rsidRPr="009B475C">
              <w:rPr>
                <w:color w:val="000000" w:themeColor="text1"/>
                <w:sz w:val="24"/>
                <w:szCs w:val="24"/>
              </w:rPr>
              <w:t>- ¿Qué se conmemora el 14 de julio en Francia? ¿Por qué es tan relevante esta fecha?</w:t>
            </w:r>
          </w:p>
          <w:p w14:paraId="29FFE2A0" w14:textId="77777777" w:rsidR="00985BA1" w:rsidRPr="009B475C" w:rsidRDefault="00985BA1" w:rsidP="00985BA1">
            <w:pPr>
              <w:pStyle w:val="tab11"/>
              <w:rPr>
                <w:color w:val="000000" w:themeColor="text1"/>
                <w:sz w:val="24"/>
                <w:szCs w:val="24"/>
              </w:rPr>
            </w:pPr>
            <w:r w:rsidRPr="009B475C">
              <w:rPr>
                <w:color w:val="000000" w:themeColor="text1"/>
                <w:sz w:val="24"/>
                <w:szCs w:val="24"/>
              </w:rPr>
              <w:lastRenderedPageBreak/>
              <w:t>- ¿Qué consecuencias tuvo para España el alzamiento popular de 1808?</w:t>
            </w:r>
          </w:p>
          <w:p w14:paraId="58A5D948" w14:textId="77777777" w:rsidR="00985BA1" w:rsidRPr="009B475C" w:rsidRDefault="00985BA1" w:rsidP="00985BA1">
            <w:pPr>
              <w:pStyle w:val="tab11"/>
              <w:rPr>
                <w:color w:val="000000" w:themeColor="text1"/>
                <w:sz w:val="24"/>
                <w:szCs w:val="24"/>
              </w:rPr>
            </w:pPr>
            <w:r w:rsidRPr="009B475C">
              <w:rPr>
                <w:color w:val="000000" w:themeColor="text1"/>
                <w:sz w:val="24"/>
                <w:szCs w:val="24"/>
              </w:rPr>
              <w:t>- ¿Qué establecía la Constitución de 1812, aprobada en la ciudad de Cádiz?</w:t>
            </w:r>
          </w:p>
          <w:p w14:paraId="3E048496" w14:textId="35CFC634" w:rsidR="00985BA1" w:rsidRPr="009B475C" w:rsidRDefault="00985BA1" w:rsidP="009B475C">
            <w:pPr>
              <w:rPr>
                <w:rFonts w:ascii="Times New Roman" w:hAnsi="Times New Roman" w:cs="Times New Roman"/>
                <w:color w:val="000000" w:themeColor="text1"/>
                <w:sz w:val="24"/>
                <w:szCs w:val="24"/>
              </w:rPr>
            </w:pPr>
            <w:r w:rsidRPr="009B475C">
              <w:rPr>
                <w:rFonts w:ascii="Times New Roman" w:hAnsi="Times New Roman" w:cs="Times New Roman"/>
                <w:color w:val="000000" w:themeColor="text1"/>
                <w:sz w:val="24"/>
                <w:szCs w:val="24"/>
              </w:rPr>
              <w:t>- ¿Cuándo se produjo, según el v</w:t>
            </w:r>
            <w:r w:rsidR="009B475C">
              <w:rPr>
                <w:rFonts w:ascii="Times New Roman" w:hAnsi="Times New Roman" w:cs="Times New Roman"/>
                <w:color w:val="000000" w:themeColor="text1"/>
                <w:sz w:val="24"/>
                <w:szCs w:val="24"/>
              </w:rPr>
              <w:t>i</w:t>
            </w:r>
            <w:r w:rsidRPr="009B475C">
              <w:rPr>
                <w:rFonts w:ascii="Times New Roman" w:hAnsi="Times New Roman" w:cs="Times New Roman"/>
                <w:color w:val="000000" w:themeColor="text1"/>
                <w:sz w:val="24"/>
                <w:szCs w:val="24"/>
              </w:rPr>
              <w:t>deo, el fin del Antiguo Régimen en España? ¿Estás de acuerdo con esta afirmación? ¿Por qué?</w:t>
            </w:r>
          </w:p>
        </w:tc>
      </w:tr>
    </w:tbl>
    <w:p w14:paraId="285FB8DD" w14:textId="77777777" w:rsidR="00985BA1" w:rsidRPr="00985BA1" w:rsidRDefault="00985BA1" w:rsidP="009E2EFF">
      <w:pPr>
        <w:rPr>
          <w:rStyle w:val="un"/>
          <w:rFonts w:ascii="Times New Roman" w:hAnsi="Times New Roman" w:cs="Times New Roman"/>
        </w:rPr>
      </w:pPr>
    </w:p>
    <w:p w14:paraId="35135191" w14:textId="50A405EC" w:rsidR="009E2EFF" w:rsidRPr="00985BA1" w:rsidRDefault="009E2EFF" w:rsidP="009E2EFF">
      <w:pPr>
        <w:rPr>
          <w:rStyle w:val="un"/>
          <w:rFonts w:ascii="Times New Roman" w:hAnsi="Times New Roman" w:cs="Times New Roman"/>
          <w:lang w:val="es-ES"/>
        </w:rPr>
      </w:pPr>
      <w:r w:rsidRPr="00985BA1">
        <w:rPr>
          <w:rStyle w:val="un"/>
          <w:rFonts w:ascii="Times New Roman" w:hAnsi="Times New Roman" w:cs="Times New Roman"/>
          <w:lang w:val="es-ES"/>
        </w:rPr>
        <w:t xml:space="preserve">Por su parte, la </w:t>
      </w:r>
      <w:r w:rsidRPr="00985BA1">
        <w:rPr>
          <w:rStyle w:val="un"/>
          <w:rFonts w:ascii="Times New Roman" w:hAnsi="Times New Roman" w:cs="Times New Roman"/>
          <w:b/>
          <w:lang w:val="es-ES"/>
        </w:rPr>
        <w:t>burguesía</w:t>
      </w:r>
      <w:r w:rsidR="0082409A" w:rsidRPr="00985BA1">
        <w:rPr>
          <w:rStyle w:val="un"/>
          <w:rFonts w:ascii="Times New Roman" w:hAnsi="Times New Roman" w:cs="Times New Roman"/>
          <w:lang w:val="es-ES"/>
        </w:rPr>
        <w:t xml:space="preserve"> buscó</w:t>
      </w:r>
      <w:r w:rsidRPr="00985BA1">
        <w:rPr>
          <w:rStyle w:val="un"/>
          <w:rFonts w:ascii="Times New Roman" w:hAnsi="Times New Roman" w:cs="Times New Roman"/>
          <w:lang w:val="es-ES"/>
        </w:rPr>
        <w:t xml:space="preserve"> mayor</w:t>
      </w:r>
      <w:r w:rsidR="0082409A" w:rsidRPr="00985BA1">
        <w:rPr>
          <w:rStyle w:val="un"/>
          <w:rFonts w:ascii="Times New Roman" w:hAnsi="Times New Roman" w:cs="Times New Roman"/>
          <w:lang w:val="es-ES"/>
        </w:rPr>
        <w:t xml:space="preserve"> representación política y logró</w:t>
      </w:r>
      <w:r w:rsidRPr="00985BA1">
        <w:rPr>
          <w:rStyle w:val="un"/>
          <w:rFonts w:ascii="Times New Roman" w:hAnsi="Times New Roman" w:cs="Times New Roman"/>
          <w:lang w:val="es-ES"/>
        </w:rPr>
        <w:t xml:space="preserve"> tener gran influencia en la sociedad, gracias a su participación en el desarrollo de la </w:t>
      </w:r>
      <w:r w:rsidRPr="00985BA1">
        <w:rPr>
          <w:rStyle w:val="un"/>
          <w:rFonts w:ascii="Times New Roman" w:hAnsi="Times New Roman" w:cs="Times New Roman"/>
          <w:b/>
          <w:lang w:val="es-ES"/>
        </w:rPr>
        <w:t>industria</w:t>
      </w:r>
      <w:r w:rsidRPr="00985BA1">
        <w:rPr>
          <w:rStyle w:val="un"/>
          <w:rFonts w:ascii="Times New Roman" w:hAnsi="Times New Roman" w:cs="Times New Roman"/>
          <w:lang w:val="es-ES"/>
        </w:rPr>
        <w:t xml:space="preserve">, del </w:t>
      </w:r>
      <w:r w:rsidRPr="00985BA1">
        <w:rPr>
          <w:rStyle w:val="un"/>
          <w:rFonts w:ascii="Times New Roman" w:hAnsi="Times New Roman" w:cs="Times New Roman"/>
          <w:b/>
          <w:lang w:val="es-ES"/>
        </w:rPr>
        <w:t>comercio</w:t>
      </w:r>
      <w:r w:rsidRPr="00985BA1">
        <w:rPr>
          <w:rStyle w:val="un"/>
          <w:rFonts w:ascii="Times New Roman" w:hAnsi="Times New Roman" w:cs="Times New Roman"/>
          <w:lang w:val="es-ES"/>
        </w:rPr>
        <w:t xml:space="preserve">, la </w:t>
      </w:r>
      <w:r w:rsidRPr="00985BA1">
        <w:rPr>
          <w:rStyle w:val="un"/>
          <w:rFonts w:ascii="Times New Roman" w:hAnsi="Times New Roman" w:cs="Times New Roman"/>
          <w:b/>
          <w:lang w:val="es-ES"/>
        </w:rPr>
        <w:t>ciencia</w:t>
      </w:r>
      <w:r w:rsidRPr="00985BA1">
        <w:rPr>
          <w:rStyle w:val="un"/>
          <w:rFonts w:ascii="Times New Roman" w:hAnsi="Times New Roman" w:cs="Times New Roman"/>
          <w:lang w:val="es-ES"/>
        </w:rPr>
        <w:t xml:space="preserve"> y las </w:t>
      </w:r>
      <w:r w:rsidRPr="00985BA1">
        <w:rPr>
          <w:rStyle w:val="un"/>
          <w:rFonts w:ascii="Times New Roman" w:hAnsi="Times New Roman" w:cs="Times New Roman"/>
          <w:b/>
          <w:lang w:val="es-ES"/>
        </w:rPr>
        <w:t>letras</w:t>
      </w:r>
      <w:r w:rsidRPr="00985BA1">
        <w:rPr>
          <w:rStyle w:val="un"/>
          <w:rFonts w:ascii="Times New Roman" w:hAnsi="Times New Roman" w:cs="Times New Roman"/>
          <w:lang w:val="es-ES"/>
        </w:rPr>
        <w:t xml:space="preserve">. </w:t>
      </w:r>
    </w:p>
    <w:p w14:paraId="412CE558" w14:textId="257932C8" w:rsidR="009E2EFF" w:rsidRDefault="009E2EFF" w:rsidP="009E2EFF">
      <w:pPr>
        <w:rPr>
          <w:rStyle w:val="un"/>
          <w:rFonts w:ascii="Times New Roman" w:hAnsi="Times New Roman" w:cs="Times New Roman"/>
          <w:lang w:val="es-ES"/>
        </w:rPr>
      </w:pPr>
      <w:r w:rsidRPr="00985BA1">
        <w:rPr>
          <w:rStyle w:val="un"/>
          <w:rFonts w:ascii="Times New Roman" w:hAnsi="Times New Roman" w:cs="Times New Roman"/>
          <w:lang w:val="es-ES"/>
        </w:rPr>
        <w:t>Este contexto transform</w:t>
      </w:r>
      <w:r w:rsidR="0082409A" w:rsidRPr="00985BA1">
        <w:rPr>
          <w:rStyle w:val="un"/>
          <w:rFonts w:ascii="Times New Roman" w:hAnsi="Times New Roman" w:cs="Times New Roman"/>
          <w:lang w:val="es-ES"/>
        </w:rPr>
        <w:t>ó</w:t>
      </w:r>
      <w:r w:rsidRPr="00985BA1">
        <w:rPr>
          <w:rStyle w:val="un"/>
          <w:rFonts w:ascii="Times New Roman" w:hAnsi="Times New Roman" w:cs="Times New Roman"/>
          <w:lang w:val="es-ES"/>
        </w:rPr>
        <w:t xml:space="preserve"> los valores de la sociedad francesa, posibilit</w:t>
      </w:r>
      <w:r w:rsidR="0082409A" w:rsidRPr="00985BA1">
        <w:rPr>
          <w:rStyle w:val="un"/>
          <w:rFonts w:ascii="Times New Roman" w:hAnsi="Times New Roman" w:cs="Times New Roman"/>
          <w:lang w:val="es-ES"/>
        </w:rPr>
        <w:t>ó</w:t>
      </w:r>
      <w:r w:rsidRPr="00985BA1">
        <w:rPr>
          <w:rStyle w:val="un"/>
          <w:rFonts w:ascii="Times New Roman" w:hAnsi="Times New Roman" w:cs="Times New Roman"/>
          <w:lang w:val="es-ES"/>
        </w:rPr>
        <w:t xml:space="preserve"> el surgimiento de nuevas ideas y le abr</w:t>
      </w:r>
      <w:r w:rsidR="0082409A" w:rsidRPr="00985BA1">
        <w:rPr>
          <w:rStyle w:val="un"/>
          <w:rFonts w:ascii="Times New Roman" w:hAnsi="Times New Roman" w:cs="Times New Roman"/>
          <w:lang w:val="es-ES"/>
        </w:rPr>
        <w:t>ió</w:t>
      </w:r>
      <w:r w:rsidRPr="00985BA1">
        <w:rPr>
          <w:rStyle w:val="un"/>
          <w:rFonts w:ascii="Times New Roman" w:hAnsi="Times New Roman" w:cs="Times New Roman"/>
          <w:lang w:val="es-ES"/>
        </w:rPr>
        <w:t xml:space="preserve"> las puertas al pensamiento ilustrado, promovido en parte por la misma burguesía</w:t>
      </w:r>
      <w:r w:rsidR="0082409A" w:rsidRPr="00985BA1">
        <w:rPr>
          <w:rStyle w:val="un"/>
          <w:rFonts w:ascii="Times New Roman" w:hAnsi="Times New Roman" w:cs="Times New Roman"/>
          <w:lang w:val="es-ES"/>
        </w:rPr>
        <w:t xml:space="preserve">, que había </w:t>
      </w:r>
      <w:r w:rsidRPr="00985BA1">
        <w:rPr>
          <w:rStyle w:val="un"/>
          <w:rFonts w:ascii="Times New Roman" w:hAnsi="Times New Roman" w:cs="Times New Roman"/>
          <w:lang w:val="es-ES"/>
        </w:rPr>
        <w:t>visto en la ciencia y en la razón una fuente de progreso.</w:t>
      </w:r>
    </w:p>
    <w:p w14:paraId="7E1B8961" w14:textId="77777777" w:rsidR="00985BA1" w:rsidRPr="00985BA1" w:rsidRDefault="00985BA1" w:rsidP="009E2EFF">
      <w:pPr>
        <w:rPr>
          <w:rStyle w:val="un"/>
          <w:rFonts w:ascii="Times New Roman" w:hAnsi="Times New Roman" w:cs="Times New Roman"/>
          <w:lang w:val="es-ES"/>
        </w:rPr>
      </w:pPr>
    </w:p>
    <w:p w14:paraId="72672740" w14:textId="77777777" w:rsidR="009E2EFF" w:rsidRPr="00985BA1" w:rsidRDefault="009E2EFF" w:rsidP="009E2EFF">
      <w:pPr>
        <w:rPr>
          <w:rStyle w:val="un"/>
          <w:rFonts w:ascii="Times New Roman" w:hAnsi="Times New Roman" w:cs="Times New Roman"/>
        </w:rPr>
      </w:pPr>
    </w:p>
    <w:p w14:paraId="7A59AA9F" w14:textId="371A2852" w:rsidR="009E2EFF" w:rsidRPr="00985BA1" w:rsidRDefault="00B26F3B" w:rsidP="00B26F3B">
      <w:pPr>
        <w:spacing w:line="276" w:lineRule="auto"/>
        <w:rPr>
          <w:rStyle w:val="un"/>
          <w:rFonts w:ascii="Times New Roman" w:hAnsi="Times New Roman" w:cs="Times New Roman"/>
          <w:b/>
          <w:lang w:val="es-ES"/>
        </w:rPr>
      </w:pPr>
      <w:r w:rsidRPr="00985BA1">
        <w:rPr>
          <w:rFonts w:ascii="Times New Roman" w:hAnsi="Times New Roman" w:cs="Times New Roman"/>
          <w:highlight w:val="yellow"/>
        </w:rPr>
        <w:t>[SECCIÓN 2]</w:t>
      </w:r>
      <w:r w:rsidRPr="00985BA1">
        <w:rPr>
          <w:rFonts w:ascii="Times New Roman" w:hAnsi="Times New Roman" w:cs="Times New Roman"/>
        </w:rPr>
        <w:t xml:space="preserve"> </w:t>
      </w:r>
      <w:r w:rsidRPr="00985BA1">
        <w:rPr>
          <w:rFonts w:ascii="Times New Roman" w:hAnsi="Times New Roman" w:cs="Times New Roman"/>
          <w:b/>
        </w:rPr>
        <w:t>1.2</w:t>
      </w:r>
      <w:r w:rsidRPr="00985BA1">
        <w:rPr>
          <w:rFonts w:ascii="Times New Roman" w:hAnsi="Times New Roman" w:cs="Times New Roman"/>
        </w:rPr>
        <w:t xml:space="preserve"> </w:t>
      </w:r>
      <w:r w:rsidR="009E2EFF" w:rsidRPr="00985BA1">
        <w:rPr>
          <w:rStyle w:val="un"/>
          <w:rFonts w:ascii="Times New Roman" w:hAnsi="Times New Roman" w:cs="Times New Roman"/>
          <w:b/>
          <w:lang w:val="es-ES"/>
        </w:rPr>
        <w:t>La Enciclopedia</w:t>
      </w:r>
    </w:p>
    <w:p w14:paraId="5CF39703" w14:textId="3137BD02" w:rsidR="009E2EFF" w:rsidRPr="00985BA1" w:rsidRDefault="009E2EFF" w:rsidP="009E2EFF">
      <w:pPr>
        <w:rPr>
          <w:rStyle w:val="un"/>
          <w:rFonts w:ascii="Times New Roman" w:hAnsi="Times New Roman" w:cs="Times New Roman"/>
          <w:lang w:val="es-ES"/>
        </w:rPr>
      </w:pPr>
      <w:r w:rsidRPr="00985BA1">
        <w:rPr>
          <w:rStyle w:val="un"/>
          <w:rFonts w:ascii="Times New Roman" w:hAnsi="Times New Roman" w:cs="Times New Roman"/>
          <w:lang w:val="es-ES"/>
        </w:rPr>
        <w:t xml:space="preserve">Destacados filósofos, matemáticos, médicos, geógrafos, historiadores y naturalistas  hicieron parte de la corriente conocida como la Ilustración. Muchos de ellos escribieron aportes para un gran proyecto: La Enciclopedia; una obra de </w:t>
      </w:r>
      <w:r w:rsidR="0007453D">
        <w:rPr>
          <w:rStyle w:val="un"/>
          <w:rFonts w:ascii="Times New Roman" w:hAnsi="Times New Roman" w:cs="Times New Roman"/>
          <w:lang w:val="es-ES"/>
        </w:rPr>
        <w:t>28</w:t>
      </w:r>
      <w:r w:rsidRPr="00985BA1">
        <w:rPr>
          <w:rStyle w:val="un"/>
          <w:rFonts w:ascii="Times New Roman" w:hAnsi="Times New Roman" w:cs="Times New Roman"/>
          <w:lang w:val="es-ES"/>
        </w:rPr>
        <w:t xml:space="preserve"> tomos que quiso reunir la </w:t>
      </w:r>
      <w:r w:rsidRPr="0007453D">
        <w:rPr>
          <w:rStyle w:val="un"/>
          <w:rFonts w:ascii="Times New Roman" w:hAnsi="Times New Roman" w:cs="Times New Roman"/>
          <w:b/>
          <w:lang w:val="es-ES"/>
        </w:rPr>
        <w:t>totalidad del conocimiento</w:t>
      </w:r>
      <w:r w:rsidRPr="00985BA1">
        <w:rPr>
          <w:rStyle w:val="un"/>
          <w:rFonts w:ascii="Times New Roman" w:hAnsi="Times New Roman" w:cs="Times New Roman"/>
          <w:lang w:val="es-ES"/>
        </w:rPr>
        <w:t xml:space="preserve"> humano y divulgarlo para la gente común, con un lenguaje sencillo. </w:t>
      </w:r>
    </w:p>
    <w:p w14:paraId="07F534AC" w14:textId="77777777" w:rsidR="009E2EFF" w:rsidRPr="00985BA1" w:rsidRDefault="009E2EFF" w:rsidP="009E2EFF">
      <w:pPr>
        <w:rPr>
          <w:rFonts w:ascii="Times New Roman" w:hAnsi="Times New Roman" w:cs="Times New Roman"/>
        </w:rPr>
      </w:pPr>
      <w:r w:rsidRPr="00985BA1">
        <w:rPr>
          <w:rStyle w:val="un"/>
          <w:rFonts w:ascii="Times New Roman" w:hAnsi="Times New Roman" w:cs="Times New Roman"/>
        </w:rPr>
        <w:t xml:space="preserve">La Enciclopedia fue dirigida por </w:t>
      </w:r>
      <w:r w:rsidRPr="00985BA1">
        <w:rPr>
          <w:rFonts w:ascii="Times New Roman" w:hAnsi="Times New Roman" w:cs="Times New Roman"/>
          <w:b/>
        </w:rPr>
        <w:t>Denis Diderot</w:t>
      </w:r>
      <w:r w:rsidRPr="00985BA1">
        <w:rPr>
          <w:rFonts w:ascii="Times New Roman" w:hAnsi="Times New Roman" w:cs="Times New Roman"/>
        </w:rPr>
        <w:t xml:space="preserve">  y </w:t>
      </w:r>
      <w:r w:rsidRPr="00985BA1">
        <w:rPr>
          <w:rFonts w:ascii="Times New Roman" w:hAnsi="Times New Roman" w:cs="Times New Roman"/>
          <w:b/>
        </w:rPr>
        <w:t>Jean le Rond d'Alembert</w:t>
      </w:r>
      <w:r w:rsidRPr="00985BA1">
        <w:rPr>
          <w:rFonts w:ascii="Times New Roman" w:hAnsi="Times New Roman" w:cs="Times New Roman"/>
        </w:rPr>
        <w:t xml:space="preserve">. También hicieron parte </w:t>
      </w:r>
      <w:r w:rsidRPr="00985BA1">
        <w:rPr>
          <w:rFonts w:ascii="Times New Roman" w:hAnsi="Times New Roman" w:cs="Times New Roman"/>
          <w:b/>
        </w:rPr>
        <w:t>Voltaire</w:t>
      </w:r>
      <w:r w:rsidRPr="00985BA1">
        <w:rPr>
          <w:rFonts w:ascii="Times New Roman" w:hAnsi="Times New Roman" w:cs="Times New Roman"/>
        </w:rPr>
        <w:t xml:space="preserve">, </w:t>
      </w:r>
      <w:r w:rsidRPr="00985BA1">
        <w:rPr>
          <w:rFonts w:ascii="Times New Roman" w:hAnsi="Times New Roman" w:cs="Times New Roman"/>
          <w:b/>
        </w:rPr>
        <w:t>Montesquieu</w:t>
      </w:r>
      <w:r w:rsidRPr="00985BA1">
        <w:rPr>
          <w:rFonts w:ascii="Times New Roman" w:hAnsi="Times New Roman" w:cs="Times New Roman"/>
        </w:rPr>
        <w:t xml:space="preserve">, </w:t>
      </w:r>
      <w:r w:rsidRPr="00985BA1">
        <w:rPr>
          <w:rFonts w:ascii="Times New Roman" w:hAnsi="Times New Roman" w:cs="Times New Roman"/>
          <w:b/>
        </w:rPr>
        <w:t>Rousseau</w:t>
      </w:r>
      <w:r w:rsidRPr="00985BA1">
        <w:rPr>
          <w:rFonts w:ascii="Times New Roman" w:hAnsi="Times New Roman" w:cs="Times New Roman"/>
        </w:rPr>
        <w:t xml:space="preserve"> y </w:t>
      </w:r>
      <w:r w:rsidRPr="00985BA1">
        <w:rPr>
          <w:rFonts w:ascii="Times New Roman" w:hAnsi="Times New Roman" w:cs="Times New Roman"/>
          <w:b/>
        </w:rPr>
        <w:t>La Condamine</w:t>
      </w:r>
      <w:r w:rsidRPr="00985BA1">
        <w:rPr>
          <w:rFonts w:ascii="Times New Roman" w:hAnsi="Times New Roman" w:cs="Times New Roman"/>
        </w:rPr>
        <w:t xml:space="preserve">, entre muchos otros. Algunos de ellos fueron perseguidos o encarcelados por defender sus principios. Aunque tenían saberes distintos compartían sus sentimientos a favor del conocimiento y contra el absolutismo y la Iglesia. </w:t>
      </w:r>
    </w:p>
    <w:p w14:paraId="740FED93" w14:textId="77777777" w:rsidR="009029C9" w:rsidRPr="00985BA1" w:rsidRDefault="009029C9"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9029C9" w:rsidRPr="00985BA1" w14:paraId="66AABFF0" w14:textId="77777777" w:rsidTr="001A3E93">
        <w:tc>
          <w:tcPr>
            <w:tcW w:w="8978" w:type="dxa"/>
            <w:gridSpan w:val="2"/>
            <w:shd w:val="clear" w:color="auto" w:fill="000000" w:themeFill="text1"/>
          </w:tcPr>
          <w:p w14:paraId="5E4DB878" w14:textId="77777777" w:rsidR="009029C9" w:rsidRPr="00985BA1" w:rsidRDefault="009029C9" w:rsidP="001A3E93">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Recuerda</w:t>
            </w:r>
          </w:p>
        </w:tc>
      </w:tr>
      <w:tr w:rsidR="009029C9" w:rsidRPr="00985BA1" w14:paraId="50035B76" w14:textId="77777777" w:rsidTr="001A3E93">
        <w:tc>
          <w:tcPr>
            <w:tcW w:w="2518" w:type="dxa"/>
          </w:tcPr>
          <w:p w14:paraId="3F924D0E" w14:textId="77777777" w:rsidR="009029C9" w:rsidRPr="00985BA1" w:rsidRDefault="009029C9" w:rsidP="001A3E93">
            <w:pPr>
              <w:rPr>
                <w:rFonts w:ascii="Times New Roman" w:hAnsi="Times New Roman" w:cs="Times New Roman"/>
                <w:b/>
                <w:sz w:val="24"/>
                <w:szCs w:val="24"/>
              </w:rPr>
            </w:pPr>
            <w:r w:rsidRPr="00985BA1">
              <w:rPr>
                <w:rFonts w:ascii="Times New Roman" w:hAnsi="Times New Roman" w:cs="Times New Roman"/>
                <w:b/>
                <w:sz w:val="24"/>
                <w:szCs w:val="24"/>
              </w:rPr>
              <w:t>Contenido</w:t>
            </w:r>
          </w:p>
        </w:tc>
        <w:tc>
          <w:tcPr>
            <w:tcW w:w="6460" w:type="dxa"/>
          </w:tcPr>
          <w:p w14:paraId="6AA2D705" w14:textId="77777777" w:rsidR="009029C9" w:rsidRPr="00985BA1" w:rsidRDefault="009029C9" w:rsidP="001A3E93">
            <w:pPr>
              <w:rPr>
                <w:rFonts w:ascii="Times New Roman" w:hAnsi="Times New Roman" w:cs="Times New Roman"/>
                <w:sz w:val="24"/>
                <w:szCs w:val="24"/>
                <w:lang w:val="es-ES"/>
              </w:rPr>
            </w:pPr>
            <w:r w:rsidRPr="00985BA1">
              <w:rPr>
                <w:rFonts w:ascii="Times New Roman" w:hAnsi="Times New Roman" w:cs="Times New Roman"/>
                <w:sz w:val="24"/>
                <w:szCs w:val="24"/>
                <w:lang w:val="es-ES"/>
              </w:rPr>
              <w:t xml:space="preserve">Las ideas y el espíritu de la Ilustración se concretaron en la </w:t>
            </w:r>
            <w:r w:rsidRPr="00985BA1">
              <w:rPr>
                <w:rStyle w:val="Textoennegrita"/>
                <w:rFonts w:ascii="Times New Roman" w:hAnsi="Times New Roman" w:cs="Times New Roman"/>
                <w:i/>
                <w:iCs/>
                <w:sz w:val="24"/>
                <w:szCs w:val="24"/>
                <w:lang w:val="es-ES"/>
              </w:rPr>
              <w:t>Enciclopedia</w:t>
            </w:r>
            <w:r w:rsidRPr="00985BA1">
              <w:rPr>
                <w:rFonts w:ascii="Times New Roman" w:hAnsi="Times New Roman" w:cs="Times New Roman"/>
                <w:sz w:val="24"/>
                <w:szCs w:val="24"/>
                <w:lang w:val="es-ES"/>
              </w:rPr>
              <w:t xml:space="preserve"> o </w:t>
            </w:r>
            <w:r w:rsidRPr="00985BA1">
              <w:rPr>
                <w:rStyle w:val="Textoennegrita"/>
                <w:rFonts w:ascii="Times New Roman" w:hAnsi="Times New Roman" w:cs="Times New Roman"/>
                <w:i/>
                <w:iCs/>
                <w:sz w:val="24"/>
                <w:szCs w:val="24"/>
                <w:lang w:val="es-ES"/>
              </w:rPr>
              <w:t>Diccionario razonado de las ciencias, las artes y los oficios</w:t>
            </w:r>
            <w:r w:rsidRPr="00985BA1">
              <w:rPr>
                <w:rFonts w:ascii="Times New Roman" w:hAnsi="Times New Roman" w:cs="Times New Roman"/>
                <w:sz w:val="24"/>
                <w:szCs w:val="24"/>
                <w:lang w:val="es-ES"/>
              </w:rPr>
              <w:t xml:space="preserve">, dirigida por </w:t>
            </w:r>
            <w:r w:rsidRPr="00985BA1">
              <w:rPr>
                <w:rStyle w:val="Textoennegrita"/>
                <w:rFonts w:ascii="Times New Roman" w:hAnsi="Times New Roman" w:cs="Times New Roman"/>
                <w:sz w:val="24"/>
                <w:szCs w:val="24"/>
                <w:lang w:val="es-ES"/>
              </w:rPr>
              <w:t xml:space="preserve">Denis Diderot </w:t>
            </w:r>
            <w:r w:rsidRPr="00985BA1">
              <w:rPr>
                <w:rFonts w:ascii="Times New Roman" w:hAnsi="Times New Roman" w:cs="Times New Roman"/>
                <w:sz w:val="24"/>
                <w:szCs w:val="24"/>
                <w:lang w:val="es-ES"/>
              </w:rPr>
              <w:t xml:space="preserve">y </w:t>
            </w:r>
            <w:r w:rsidRPr="00985BA1">
              <w:rPr>
                <w:rStyle w:val="Textoennegrita"/>
                <w:rFonts w:ascii="Times New Roman" w:hAnsi="Times New Roman" w:cs="Times New Roman"/>
                <w:sz w:val="24"/>
                <w:szCs w:val="24"/>
                <w:lang w:val="es-ES"/>
              </w:rPr>
              <w:t xml:space="preserve">Jean-Le-Rond d'Alembert </w:t>
            </w:r>
            <w:r w:rsidRPr="00985BA1">
              <w:rPr>
                <w:rFonts w:ascii="Times New Roman" w:hAnsi="Times New Roman" w:cs="Times New Roman"/>
                <w:sz w:val="24"/>
                <w:szCs w:val="24"/>
                <w:lang w:val="es-ES"/>
              </w:rPr>
              <w:t>entre 1751 y 1772. El proyecto, en el que participaron los principales intelectuales de la época, tenía como objetivo reunir todos los conocimientos de su tiempo en una misma obra.</w:t>
            </w:r>
          </w:p>
          <w:p w14:paraId="041FB8DB" w14:textId="77777777" w:rsidR="009029C9" w:rsidRPr="00985BA1" w:rsidRDefault="009029C9" w:rsidP="001A3E93">
            <w:pPr>
              <w:jc w:val="center"/>
              <w:rPr>
                <w:rFonts w:ascii="Times New Roman" w:hAnsi="Times New Roman" w:cs="Times New Roman"/>
                <w:b/>
                <w:sz w:val="24"/>
                <w:szCs w:val="24"/>
                <w:lang w:val="es-ES"/>
              </w:rPr>
            </w:pPr>
          </w:p>
        </w:tc>
      </w:tr>
    </w:tbl>
    <w:p w14:paraId="221A196A" w14:textId="77777777" w:rsidR="009029C9" w:rsidRDefault="009029C9" w:rsidP="009E2EFF">
      <w:pPr>
        <w:rPr>
          <w:rFonts w:ascii="Times New Roman" w:hAnsi="Times New Roman" w:cs="Times New Roman"/>
        </w:rPr>
      </w:pPr>
    </w:p>
    <w:p w14:paraId="62BB635D" w14:textId="77777777" w:rsidR="00191A90" w:rsidRDefault="00191A90"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1286"/>
        <w:gridCol w:w="7768"/>
      </w:tblGrid>
      <w:tr w:rsidR="00191A90" w:rsidRPr="00985BA1" w14:paraId="63C05ECA" w14:textId="77777777" w:rsidTr="000C63D7">
        <w:tc>
          <w:tcPr>
            <w:tcW w:w="9054" w:type="dxa"/>
            <w:gridSpan w:val="2"/>
            <w:shd w:val="clear" w:color="auto" w:fill="000000" w:themeFill="text1"/>
          </w:tcPr>
          <w:p w14:paraId="5B72F225" w14:textId="77777777" w:rsidR="00191A90" w:rsidRPr="00985BA1" w:rsidRDefault="00191A90" w:rsidP="000C63D7">
            <w:pPr>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985BA1">
              <w:rPr>
                <w:rFonts w:ascii="Times New Roman" w:hAnsi="Times New Roman" w:cs="Times New Roman"/>
                <w:b/>
                <w:color w:val="FFFFFF" w:themeColor="background1"/>
                <w:sz w:val="24"/>
                <w:szCs w:val="24"/>
              </w:rPr>
              <w:t>. Recurso aprovechado</w:t>
            </w:r>
          </w:p>
        </w:tc>
      </w:tr>
      <w:tr w:rsidR="00191A90" w:rsidRPr="00985BA1" w14:paraId="69EBE1FA" w14:textId="77777777" w:rsidTr="000C63D7">
        <w:tc>
          <w:tcPr>
            <w:tcW w:w="2518" w:type="dxa"/>
          </w:tcPr>
          <w:p w14:paraId="6601540E" w14:textId="77777777" w:rsidR="00191A90" w:rsidRPr="00985BA1" w:rsidRDefault="00191A90" w:rsidP="000C63D7">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Código</w:t>
            </w:r>
          </w:p>
        </w:tc>
        <w:tc>
          <w:tcPr>
            <w:tcW w:w="6536" w:type="dxa"/>
          </w:tcPr>
          <w:p w14:paraId="5C0293C5" w14:textId="77777777" w:rsidR="00191A90" w:rsidRPr="00985BA1" w:rsidRDefault="00191A90" w:rsidP="000C63D7">
            <w:pPr>
              <w:rPr>
                <w:rFonts w:ascii="Times New Roman" w:hAnsi="Times New Roman" w:cs="Times New Roman"/>
                <w:b/>
                <w:color w:val="000000" w:themeColor="text1"/>
                <w:sz w:val="24"/>
                <w:szCs w:val="24"/>
              </w:rPr>
            </w:pPr>
            <w:r w:rsidRPr="00985BA1">
              <w:rPr>
                <w:rFonts w:ascii="Times New Roman" w:hAnsi="Times New Roman" w:cs="Times New Roman"/>
                <w:color w:val="000000"/>
                <w:sz w:val="24"/>
                <w:szCs w:val="24"/>
              </w:rPr>
              <w:t>CS_08_01_REC</w:t>
            </w:r>
            <w:r>
              <w:rPr>
                <w:rFonts w:ascii="Times New Roman" w:hAnsi="Times New Roman" w:cs="Times New Roman"/>
                <w:color w:val="000000"/>
                <w:sz w:val="24"/>
                <w:szCs w:val="24"/>
              </w:rPr>
              <w:t>2</w:t>
            </w:r>
            <w:r w:rsidRPr="00985BA1">
              <w:rPr>
                <w:rFonts w:ascii="Times New Roman" w:hAnsi="Times New Roman" w:cs="Times New Roman"/>
                <w:color w:val="000000"/>
                <w:sz w:val="24"/>
                <w:szCs w:val="24"/>
              </w:rPr>
              <w:t>0</w:t>
            </w:r>
          </w:p>
        </w:tc>
      </w:tr>
      <w:tr w:rsidR="00191A90" w:rsidRPr="00985BA1" w14:paraId="4034A640" w14:textId="77777777" w:rsidTr="000C63D7">
        <w:tc>
          <w:tcPr>
            <w:tcW w:w="2518" w:type="dxa"/>
          </w:tcPr>
          <w:p w14:paraId="194925DD" w14:textId="77777777" w:rsidR="00191A90" w:rsidRPr="00985BA1" w:rsidRDefault="00191A90" w:rsidP="000C63D7">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Ubicación en Aula Planeta</w:t>
            </w:r>
          </w:p>
        </w:tc>
        <w:tc>
          <w:tcPr>
            <w:tcW w:w="6536" w:type="dxa"/>
          </w:tcPr>
          <w:p w14:paraId="263E544C" w14:textId="77777777" w:rsidR="00191A90" w:rsidRPr="00985BA1" w:rsidRDefault="00191A90" w:rsidP="000C63D7">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4º ESO/ Ciencias sociales, geografía e historia/El fin del Antiguo Régimen/La Ilustración.</w:t>
            </w:r>
          </w:p>
        </w:tc>
      </w:tr>
      <w:tr w:rsidR="00191A90" w:rsidRPr="00985BA1" w14:paraId="0F0A1FA4" w14:textId="77777777" w:rsidTr="000C63D7">
        <w:tc>
          <w:tcPr>
            <w:tcW w:w="2518" w:type="dxa"/>
          </w:tcPr>
          <w:p w14:paraId="3EDAB965" w14:textId="77777777" w:rsidR="00191A90" w:rsidRPr="00985BA1" w:rsidRDefault="00191A90" w:rsidP="000C63D7">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Cambio (descripción o capturas de pantallas)</w:t>
            </w:r>
          </w:p>
        </w:tc>
        <w:tc>
          <w:tcPr>
            <w:tcW w:w="6536" w:type="dxa"/>
          </w:tcPr>
          <w:p w14:paraId="680730DB" w14:textId="77777777" w:rsidR="00191A90" w:rsidRDefault="00191A90" w:rsidP="000C63D7">
            <w:pPr>
              <w:rPr>
                <w:rFonts w:ascii="Times New Roman" w:hAnsi="Times New Roman" w:cs="Times New Roman"/>
                <w:sz w:val="24"/>
                <w:szCs w:val="24"/>
                <w:lang w:val="es-ES"/>
              </w:rPr>
            </w:pPr>
            <w:r w:rsidRPr="00985BA1">
              <w:rPr>
                <w:rFonts w:ascii="Times New Roman" w:hAnsi="Times New Roman" w:cs="Times New Roman"/>
                <w:sz w:val="24"/>
                <w:szCs w:val="24"/>
                <w:lang w:val="es-ES"/>
              </w:rPr>
              <w:t>Eliminar slide  sobre expedición de James Cook y Malaspina.</w:t>
            </w:r>
          </w:p>
          <w:p w14:paraId="76EA213D" w14:textId="77777777" w:rsidR="00191A90" w:rsidRPr="00985BA1" w:rsidRDefault="00191A90" w:rsidP="000C63D7">
            <w:pPr>
              <w:rPr>
                <w:rFonts w:ascii="Times New Roman" w:hAnsi="Times New Roman" w:cs="Times New Roman"/>
                <w:color w:val="000000" w:themeColor="text1"/>
                <w:sz w:val="24"/>
                <w:szCs w:val="24"/>
              </w:rPr>
            </w:pPr>
            <w:r>
              <w:rPr>
                <w:noProof/>
                <w:lang w:val="es-CO" w:eastAsia="es-CO"/>
              </w:rPr>
              <w:drawing>
                <wp:inline distT="0" distB="0" distL="0" distR="0" wp14:anchorId="0D129D8A" wp14:editId="1E3264C4">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tc>
      </w:tr>
      <w:tr w:rsidR="00191A90" w:rsidRPr="00985BA1" w14:paraId="2396FE6E" w14:textId="77777777" w:rsidTr="000C63D7">
        <w:tc>
          <w:tcPr>
            <w:tcW w:w="2518" w:type="dxa"/>
          </w:tcPr>
          <w:p w14:paraId="126CA16F" w14:textId="77777777" w:rsidR="00191A90" w:rsidRPr="00985BA1" w:rsidRDefault="00191A90" w:rsidP="000C63D7">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Título</w:t>
            </w:r>
          </w:p>
        </w:tc>
        <w:tc>
          <w:tcPr>
            <w:tcW w:w="6536" w:type="dxa"/>
          </w:tcPr>
          <w:p w14:paraId="6C79E468" w14:textId="77777777" w:rsidR="00191A90" w:rsidRPr="009B475C" w:rsidRDefault="00191A90" w:rsidP="000C63D7">
            <w:pPr>
              <w:pStyle w:val="Textocomentario"/>
              <w:rPr>
                <w:rFonts w:ascii="Times New Roman" w:hAnsi="Times New Roman"/>
                <w:color w:val="000000" w:themeColor="text1"/>
                <w:sz w:val="24"/>
                <w:szCs w:val="24"/>
              </w:rPr>
            </w:pPr>
            <w:r w:rsidRPr="00FD747D">
              <w:rPr>
                <w:rFonts w:ascii="Times New Roman" w:hAnsi="Times New Roman"/>
                <w:b/>
                <w:color w:val="000000" w:themeColor="text1"/>
                <w:sz w:val="24"/>
                <w:szCs w:val="24"/>
              </w:rPr>
              <w:t>Título:</w:t>
            </w:r>
            <w:r w:rsidRPr="009B475C">
              <w:rPr>
                <w:rFonts w:ascii="Times New Roman" w:hAnsi="Times New Roman"/>
                <w:color w:val="000000" w:themeColor="text1"/>
                <w:sz w:val="24"/>
                <w:szCs w:val="24"/>
              </w:rPr>
              <w:t xml:space="preserve"> </w:t>
            </w:r>
            <w:r w:rsidRPr="00985BA1">
              <w:rPr>
                <w:rFonts w:ascii="Times New Roman" w:hAnsi="Times New Roman"/>
                <w:color w:val="000000" w:themeColor="text1"/>
                <w:sz w:val="24"/>
                <w:szCs w:val="24"/>
              </w:rPr>
              <w:t>Refuerza tu aprendizaje: La Ilustración.</w:t>
            </w:r>
          </w:p>
          <w:p w14:paraId="1B3C55C1" w14:textId="77777777" w:rsidR="00191A90" w:rsidRPr="009B475C" w:rsidRDefault="00191A90" w:rsidP="000C63D7">
            <w:pPr>
              <w:pStyle w:val="Textocomentario"/>
              <w:rPr>
                <w:rFonts w:ascii="Times New Roman" w:hAnsi="Times New Roman"/>
                <w:color w:val="000000" w:themeColor="text1"/>
                <w:sz w:val="24"/>
                <w:szCs w:val="24"/>
              </w:rPr>
            </w:pPr>
            <w:r w:rsidRPr="00FD747D">
              <w:rPr>
                <w:rFonts w:ascii="Times New Roman" w:hAnsi="Times New Roman"/>
                <w:b/>
                <w:color w:val="000000" w:themeColor="text1"/>
                <w:sz w:val="24"/>
                <w:szCs w:val="24"/>
              </w:rPr>
              <w:t>Descripción:</w:t>
            </w:r>
            <w:r w:rsidRPr="009B475C">
              <w:rPr>
                <w:rFonts w:ascii="Times New Roman" w:hAnsi="Times New Roman"/>
                <w:color w:val="000000" w:themeColor="text1"/>
                <w:sz w:val="24"/>
                <w:szCs w:val="24"/>
              </w:rPr>
              <w:t xml:space="preserve"> </w:t>
            </w:r>
            <w:r>
              <w:rPr>
                <w:rFonts w:ascii="Times New Roman" w:hAnsi="Times New Roman"/>
                <w:color w:val="000000" w:themeColor="text1"/>
                <w:sz w:val="24"/>
                <w:szCs w:val="24"/>
              </w:rPr>
              <w:t>Actividad que permite recordar aspectos generales de la Ilustración.</w:t>
            </w:r>
          </w:p>
          <w:p w14:paraId="74B29D35" w14:textId="77777777" w:rsidR="00191A90" w:rsidRPr="009B475C" w:rsidRDefault="00191A90" w:rsidP="000C63D7">
            <w:pPr>
              <w:pStyle w:val="Textocomentario"/>
              <w:rPr>
                <w:rFonts w:ascii="Times New Roman" w:hAnsi="Times New Roman"/>
                <w:color w:val="000000" w:themeColor="text1"/>
                <w:sz w:val="24"/>
                <w:szCs w:val="24"/>
              </w:rPr>
            </w:pPr>
            <w:r w:rsidRPr="00FD747D">
              <w:rPr>
                <w:rFonts w:ascii="Times New Roman" w:hAnsi="Times New Roman"/>
                <w:b/>
                <w:color w:val="000000" w:themeColor="text1"/>
                <w:sz w:val="24"/>
                <w:szCs w:val="24"/>
              </w:rPr>
              <w:t>Acción didáctica:</w:t>
            </w:r>
            <w:r w:rsidRPr="009B475C">
              <w:rPr>
                <w:rFonts w:ascii="Times New Roman" w:hAnsi="Times New Roman"/>
                <w:color w:val="000000" w:themeColor="text1"/>
                <w:sz w:val="24"/>
                <w:szCs w:val="24"/>
              </w:rPr>
              <w:t xml:space="preserve"> </w:t>
            </w:r>
            <w:r>
              <w:rPr>
                <w:rFonts w:ascii="Times New Roman" w:hAnsi="Times New Roman"/>
                <w:color w:val="000000" w:themeColor="text1"/>
                <w:sz w:val="24"/>
                <w:szCs w:val="24"/>
              </w:rPr>
              <w:t>ejercitación</w:t>
            </w:r>
          </w:p>
          <w:p w14:paraId="03460121" w14:textId="77777777" w:rsidR="00191A90" w:rsidRPr="009B475C" w:rsidRDefault="00191A90" w:rsidP="000C63D7">
            <w:pPr>
              <w:pStyle w:val="Textocomentario"/>
              <w:rPr>
                <w:rFonts w:ascii="Times New Roman" w:hAnsi="Times New Roman"/>
                <w:color w:val="000000" w:themeColor="text1"/>
                <w:sz w:val="24"/>
                <w:szCs w:val="24"/>
              </w:rPr>
            </w:pPr>
            <w:r w:rsidRPr="00FD747D">
              <w:rPr>
                <w:rFonts w:ascii="Times New Roman" w:hAnsi="Times New Roman"/>
                <w:b/>
                <w:color w:val="000000" w:themeColor="text1"/>
                <w:sz w:val="24"/>
                <w:szCs w:val="24"/>
              </w:rPr>
              <w:t>Tipo de media:</w:t>
            </w:r>
            <w:r w:rsidRPr="009B475C">
              <w:rPr>
                <w:rFonts w:ascii="Times New Roman" w:hAnsi="Times New Roman"/>
                <w:color w:val="000000" w:themeColor="text1"/>
                <w:sz w:val="24"/>
                <w:szCs w:val="24"/>
              </w:rPr>
              <w:t xml:space="preserve"> </w:t>
            </w:r>
            <w:r>
              <w:rPr>
                <w:rFonts w:ascii="Times New Roman" w:hAnsi="Times New Roman"/>
                <w:color w:val="000000" w:themeColor="text1"/>
                <w:sz w:val="24"/>
                <w:szCs w:val="24"/>
              </w:rPr>
              <w:t>ejercitación</w:t>
            </w:r>
          </w:p>
          <w:p w14:paraId="2FA600AB" w14:textId="77777777" w:rsidR="00191A90" w:rsidRPr="009B475C" w:rsidRDefault="00191A90" w:rsidP="000C63D7">
            <w:pPr>
              <w:pStyle w:val="Textocomentario"/>
              <w:rPr>
                <w:rFonts w:ascii="Times New Roman" w:hAnsi="Times New Roman"/>
                <w:color w:val="000000" w:themeColor="text1"/>
                <w:sz w:val="24"/>
                <w:szCs w:val="24"/>
              </w:rPr>
            </w:pPr>
            <w:r w:rsidRPr="00F05579">
              <w:rPr>
                <w:rFonts w:ascii="Times New Roman" w:hAnsi="Times New Roman"/>
                <w:color w:val="000000" w:themeColor="text1"/>
                <w:sz w:val="24"/>
                <w:szCs w:val="24"/>
                <w:highlight w:val="red"/>
              </w:rPr>
              <w:t>Palabas clave: Ilustración, Siglo de las luces, Diderot, Carlos III, Despotismo Ilustrado</w:t>
            </w:r>
          </w:p>
          <w:p w14:paraId="0E746403" w14:textId="77777777" w:rsidR="00191A90" w:rsidRPr="009B475C" w:rsidRDefault="00191A90" w:rsidP="000C63D7">
            <w:pPr>
              <w:pStyle w:val="Textocomentario"/>
              <w:rPr>
                <w:rFonts w:ascii="Times New Roman" w:hAnsi="Times New Roman"/>
                <w:color w:val="000000" w:themeColor="text1"/>
                <w:sz w:val="24"/>
                <w:szCs w:val="24"/>
              </w:rPr>
            </w:pPr>
            <w:r w:rsidRPr="00FD747D">
              <w:rPr>
                <w:rFonts w:ascii="Times New Roman" w:hAnsi="Times New Roman"/>
                <w:b/>
                <w:color w:val="000000" w:themeColor="text1"/>
                <w:sz w:val="24"/>
                <w:szCs w:val="24"/>
              </w:rPr>
              <w:t>Temporalización:</w:t>
            </w:r>
            <w:r w:rsidRPr="009B475C">
              <w:rPr>
                <w:rFonts w:ascii="Times New Roman" w:hAnsi="Times New Roman"/>
                <w:color w:val="000000" w:themeColor="text1"/>
                <w:sz w:val="24"/>
                <w:szCs w:val="24"/>
              </w:rPr>
              <w:t xml:space="preserve"> 30 minutos.</w:t>
            </w:r>
          </w:p>
          <w:p w14:paraId="222D80F0" w14:textId="77777777" w:rsidR="00191A90" w:rsidRPr="009B475C" w:rsidRDefault="00191A90" w:rsidP="000C63D7">
            <w:pPr>
              <w:pStyle w:val="Textocomentario"/>
              <w:rPr>
                <w:rFonts w:ascii="Times New Roman" w:hAnsi="Times New Roman"/>
                <w:color w:val="000000" w:themeColor="text1"/>
                <w:sz w:val="24"/>
                <w:szCs w:val="24"/>
              </w:rPr>
            </w:pPr>
            <w:r w:rsidRPr="00FD747D">
              <w:rPr>
                <w:rFonts w:ascii="Times New Roman" w:hAnsi="Times New Roman"/>
                <w:b/>
                <w:color w:val="000000" w:themeColor="text1"/>
                <w:sz w:val="24"/>
                <w:szCs w:val="24"/>
              </w:rPr>
              <w:t>Tipo de recurso:</w:t>
            </w:r>
            <w:r w:rsidRPr="009B475C">
              <w:rPr>
                <w:rFonts w:ascii="Times New Roman" w:hAnsi="Times New Roman"/>
                <w:color w:val="000000" w:themeColor="text1"/>
                <w:sz w:val="24"/>
                <w:szCs w:val="24"/>
              </w:rPr>
              <w:t xml:space="preserve"> video</w:t>
            </w:r>
          </w:p>
          <w:p w14:paraId="46B8335B" w14:textId="77777777" w:rsidR="00191A90" w:rsidRPr="00985BA1" w:rsidRDefault="00191A90" w:rsidP="000C63D7">
            <w:pPr>
              <w:rPr>
                <w:rFonts w:ascii="Times New Roman" w:hAnsi="Times New Roman" w:cs="Times New Roman"/>
                <w:color w:val="000000" w:themeColor="text1"/>
                <w:sz w:val="24"/>
                <w:szCs w:val="24"/>
              </w:rPr>
            </w:pPr>
            <w:r w:rsidRPr="004168D2">
              <w:rPr>
                <w:rFonts w:ascii="Times New Roman" w:hAnsi="Times New Roman"/>
                <w:b/>
                <w:color w:val="000000" w:themeColor="text1"/>
                <w:sz w:val="24"/>
                <w:szCs w:val="24"/>
              </w:rPr>
              <w:t>Competencia destacada:</w:t>
            </w:r>
            <w:r w:rsidRPr="009B475C">
              <w:rPr>
                <w:rFonts w:ascii="Times New Roman" w:hAnsi="Times New Roman"/>
                <w:color w:val="000000" w:themeColor="text1"/>
                <w:sz w:val="24"/>
                <w:szCs w:val="24"/>
              </w:rPr>
              <w:t xml:space="preserve"> </w:t>
            </w:r>
          </w:p>
        </w:tc>
      </w:tr>
      <w:tr w:rsidR="00191A90" w:rsidRPr="00985BA1" w14:paraId="10FB204B" w14:textId="77777777" w:rsidTr="000C63D7">
        <w:tc>
          <w:tcPr>
            <w:tcW w:w="2518" w:type="dxa"/>
          </w:tcPr>
          <w:p w14:paraId="72AB89AA" w14:textId="77777777" w:rsidR="00191A90" w:rsidRPr="00985BA1" w:rsidRDefault="00191A90" w:rsidP="000C63D7">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Descripción</w:t>
            </w:r>
          </w:p>
        </w:tc>
        <w:tc>
          <w:tcPr>
            <w:tcW w:w="6536" w:type="dxa"/>
          </w:tcPr>
          <w:p w14:paraId="39CD3871" w14:textId="77777777" w:rsidR="00191A90" w:rsidRPr="00985BA1" w:rsidRDefault="00191A90" w:rsidP="000C63D7">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Actividad para recordar las características generales de la Ilustración.</w:t>
            </w:r>
          </w:p>
        </w:tc>
      </w:tr>
    </w:tbl>
    <w:p w14:paraId="7CAF8890" w14:textId="77777777" w:rsidR="009029C9" w:rsidRPr="00985BA1" w:rsidRDefault="009029C9" w:rsidP="00695B29">
      <w:pPr>
        <w:spacing w:after="0"/>
        <w:rPr>
          <w:rFonts w:ascii="Times New Roman" w:hAnsi="Times New Roman" w:cs="Times New Roman"/>
        </w:rPr>
      </w:pPr>
    </w:p>
    <w:p w14:paraId="0F801E78" w14:textId="27D086A0" w:rsidR="009029C9" w:rsidRPr="00985BA1" w:rsidRDefault="009029C9" w:rsidP="009029C9">
      <w:pPr>
        <w:spacing w:line="276" w:lineRule="auto"/>
        <w:rPr>
          <w:rStyle w:val="un"/>
          <w:rFonts w:ascii="Times New Roman" w:hAnsi="Times New Roman" w:cs="Times New Roman"/>
        </w:rPr>
      </w:pPr>
      <w:r w:rsidRPr="00985BA1">
        <w:rPr>
          <w:rFonts w:ascii="Times New Roman" w:hAnsi="Times New Roman" w:cs="Times New Roman"/>
          <w:highlight w:val="yellow"/>
        </w:rPr>
        <w:t>[SECCIÓN 2]</w:t>
      </w:r>
      <w:r w:rsidRPr="00985BA1">
        <w:rPr>
          <w:rFonts w:ascii="Times New Roman" w:hAnsi="Times New Roman" w:cs="Times New Roman"/>
        </w:rPr>
        <w:t xml:space="preserve"> </w:t>
      </w:r>
      <w:r w:rsidRPr="00985BA1">
        <w:rPr>
          <w:rFonts w:ascii="Times New Roman" w:hAnsi="Times New Roman" w:cs="Times New Roman"/>
          <w:b/>
        </w:rPr>
        <w:t>1.3 El despotismo ilustrado</w:t>
      </w:r>
    </w:p>
    <w:p w14:paraId="411DA10F" w14:textId="77777777" w:rsidR="009029C9" w:rsidRPr="00985BA1" w:rsidRDefault="009029C9" w:rsidP="009029C9">
      <w:pPr>
        <w:pStyle w:val="u"/>
        <w:shd w:val="clear" w:color="auto" w:fill="FFFFFF"/>
        <w:rPr>
          <w:lang w:val="es-ES"/>
        </w:rPr>
      </w:pPr>
      <w:r w:rsidRPr="00985BA1">
        <w:rPr>
          <w:rStyle w:val="un"/>
          <w:lang w:val="es-ES"/>
        </w:rPr>
        <w:t xml:space="preserve">La Ilustración influyó en las </w:t>
      </w:r>
      <w:r w:rsidRPr="00985BA1">
        <w:rPr>
          <w:rStyle w:val="Textoennegrita"/>
          <w:lang w:val="es-ES"/>
        </w:rPr>
        <w:t>monarquías absolutistas</w:t>
      </w:r>
      <w:r w:rsidRPr="00985BA1">
        <w:rPr>
          <w:rStyle w:val="un"/>
          <w:lang w:val="es-ES"/>
        </w:rPr>
        <w:t xml:space="preserve"> de su tiempo (Francia, Prusia, Austria, España, etc.) que, con el fin de impulsar </w:t>
      </w:r>
      <w:r w:rsidRPr="00985BA1">
        <w:rPr>
          <w:rStyle w:val="Textoennegrita"/>
          <w:lang w:val="es-ES"/>
        </w:rPr>
        <w:t>políticas reformistas</w:t>
      </w:r>
      <w:r w:rsidRPr="00985BA1">
        <w:rPr>
          <w:rStyle w:val="un"/>
          <w:lang w:val="es-ES"/>
        </w:rPr>
        <w:t>, aplicaron algunas ideas ilustradas que permitiesen mejorar sus economías sin alterar el orden social y político establecido.</w:t>
      </w:r>
      <w:r w:rsidRPr="00985BA1">
        <w:rPr>
          <w:lang w:val="es-ES"/>
        </w:rPr>
        <w:t xml:space="preserve"> </w:t>
      </w:r>
      <w:r w:rsidRPr="00985BA1">
        <w:rPr>
          <w:rStyle w:val="un"/>
          <w:lang w:val="es-ES"/>
        </w:rPr>
        <w:t xml:space="preserve">Esto permite hablar de </w:t>
      </w:r>
      <w:r w:rsidRPr="00985BA1">
        <w:rPr>
          <w:rStyle w:val="Textoennegrita"/>
          <w:lang w:val="es-ES"/>
        </w:rPr>
        <w:t>despotismo ilustrado</w:t>
      </w:r>
      <w:r w:rsidRPr="00985BA1">
        <w:rPr>
          <w:rStyle w:val="un"/>
          <w:lang w:val="es-ES"/>
        </w:rPr>
        <w:t xml:space="preserve"> cuya esencia se resume en la frase: “Todo para el pueblo pero sin el pueblo”.</w:t>
      </w:r>
      <w:r w:rsidRPr="00985BA1">
        <w:rPr>
          <w:lang w:val="es-ES"/>
        </w:rPr>
        <w:t xml:space="preserve"> </w:t>
      </w:r>
    </w:p>
    <w:tbl>
      <w:tblPr>
        <w:tblStyle w:val="Tablaconcuadrcula"/>
        <w:tblW w:w="0" w:type="auto"/>
        <w:tblLook w:val="04A0" w:firstRow="1" w:lastRow="0" w:firstColumn="1" w:lastColumn="0" w:noHBand="0" w:noVBand="1"/>
      </w:tblPr>
      <w:tblGrid>
        <w:gridCol w:w="2518"/>
        <w:gridCol w:w="6515"/>
      </w:tblGrid>
      <w:tr w:rsidR="007665E6" w:rsidRPr="00985BA1" w14:paraId="0EE3358D" w14:textId="77777777" w:rsidTr="001A3E93">
        <w:tc>
          <w:tcPr>
            <w:tcW w:w="9033" w:type="dxa"/>
            <w:gridSpan w:val="2"/>
            <w:shd w:val="clear" w:color="auto" w:fill="0D0D0D" w:themeFill="text1" w:themeFillTint="F2"/>
          </w:tcPr>
          <w:p w14:paraId="758F209E" w14:textId="6197856E" w:rsidR="007665E6" w:rsidRPr="00985BA1" w:rsidRDefault="007665E6" w:rsidP="007665E6">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lastRenderedPageBreak/>
              <w:t>Imagen (fotografía, gráfica o ilustración)</w:t>
            </w:r>
          </w:p>
        </w:tc>
      </w:tr>
      <w:tr w:rsidR="007665E6" w:rsidRPr="00985BA1" w14:paraId="407B7E85" w14:textId="77777777" w:rsidTr="001A3E93">
        <w:tc>
          <w:tcPr>
            <w:tcW w:w="2518" w:type="dxa"/>
          </w:tcPr>
          <w:p w14:paraId="3D8A2822" w14:textId="77777777" w:rsidR="007665E6" w:rsidRPr="00985BA1" w:rsidRDefault="007665E6" w:rsidP="001A3E93">
            <w:pPr>
              <w:rPr>
                <w:rFonts w:ascii="Times New Roman" w:hAnsi="Times New Roman" w:cs="Times New Roman"/>
                <w:b/>
                <w:color w:val="000000"/>
                <w:sz w:val="24"/>
                <w:szCs w:val="24"/>
              </w:rPr>
            </w:pPr>
            <w:r w:rsidRPr="00985BA1">
              <w:rPr>
                <w:rFonts w:ascii="Times New Roman" w:hAnsi="Times New Roman" w:cs="Times New Roman"/>
                <w:b/>
                <w:color w:val="000000"/>
                <w:sz w:val="24"/>
                <w:szCs w:val="24"/>
              </w:rPr>
              <w:t>Código</w:t>
            </w:r>
          </w:p>
        </w:tc>
        <w:tc>
          <w:tcPr>
            <w:tcW w:w="6515" w:type="dxa"/>
          </w:tcPr>
          <w:p w14:paraId="783265E2" w14:textId="77777777" w:rsidR="007665E6" w:rsidRPr="00985BA1" w:rsidRDefault="007665E6" w:rsidP="001A3E93">
            <w:pPr>
              <w:rPr>
                <w:rFonts w:ascii="Times New Roman" w:hAnsi="Times New Roman" w:cs="Times New Roman"/>
                <w:b/>
                <w:color w:val="000000"/>
                <w:sz w:val="24"/>
                <w:szCs w:val="24"/>
              </w:rPr>
            </w:pPr>
            <w:r w:rsidRPr="00985BA1">
              <w:rPr>
                <w:rFonts w:ascii="Times New Roman" w:hAnsi="Times New Roman" w:cs="Times New Roman"/>
                <w:color w:val="000000"/>
                <w:sz w:val="24"/>
                <w:szCs w:val="24"/>
              </w:rPr>
              <w:t>CS_08_01_IMG03</w:t>
            </w:r>
          </w:p>
        </w:tc>
      </w:tr>
      <w:tr w:rsidR="007665E6" w:rsidRPr="00985BA1" w14:paraId="71563498" w14:textId="77777777" w:rsidTr="001A3E93">
        <w:tc>
          <w:tcPr>
            <w:tcW w:w="2518" w:type="dxa"/>
          </w:tcPr>
          <w:p w14:paraId="5CB1920D" w14:textId="77777777" w:rsidR="007665E6" w:rsidRPr="00985BA1" w:rsidRDefault="007665E6" w:rsidP="001A3E9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Descripción</w:t>
            </w:r>
          </w:p>
        </w:tc>
        <w:tc>
          <w:tcPr>
            <w:tcW w:w="6515" w:type="dxa"/>
          </w:tcPr>
          <w:p w14:paraId="233CDF7B" w14:textId="77777777" w:rsidR="007665E6" w:rsidRPr="00985BA1" w:rsidRDefault="007665E6" w:rsidP="001A3E93">
            <w:pPr>
              <w:rPr>
                <w:rFonts w:ascii="Times New Roman" w:hAnsi="Times New Roman" w:cs="Times New Roman"/>
                <w:color w:val="000000"/>
                <w:sz w:val="24"/>
                <w:szCs w:val="24"/>
              </w:rPr>
            </w:pPr>
            <w:r w:rsidRPr="00985BA1">
              <w:rPr>
                <w:rFonts w:ascii="Times New Roman" w:hAnsi="Times New Roman" w:cs="Times New Roman"/>
                <w:color w:val="000000"/>
                <w:sz w:val="24"/>
                <w:szCs w:val="24"/>
              </w:rPr>
              <w:t>Carlos III</w:t>
            </w:r>
          </w:p>
        </w:tc>
      </w:tr>
      <w:tr w:rsidR="007665E6" w:rsidRPr="00985BA1" w14:paraId="37A9722F" w14:textId="77777777" w:rsidTr="001A3E93">
        <w:tc>
          <w:tcPr>
            <w:tcW w:w="2518" w:type="dxa"/>
          </w:tcPr>
          <w:p w14:paraId="132C8CEE" w14:textId="77777777" w:rsidR="007665E6" w:rsidRPr="00985BA1" w:rsidRDefault="007665E6" w:rsidP="001A3E9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Código Shutterstock (o URL o la ruta en AulaPlaneta)</w:t>
            </w:r>
          </w:p>
        </w:tc>
        <w:tc>
          <w:tcPr>
            <w:tcW w:w="6515" w:type="dxa"/>
          </w:tcPr>
          <w:p w14:paraId="2F27348B" w14:textId="77777777" w:rsidR="007665E6" w:rsidRPr="00985BA1" w:rsidRDefault="007665E6" w:rsidP="001A3E93">
            <w:pPr>
              <w:rPr>
                <w:rFonts w:ascii="Times New Roman" w:hAnsi="Times New Roman" w:cs="Times New Roman"/>
                <w:color w:val="000000"/>
                <w:sz w:val="24"/>
                <w:szCs w:val="24"/>
                <w:lang w:val="es-CO"/>
              </w:rPr>
            </w:pPr>
            <w:r w:rsidRPr="00985BA1">
              <w:rPr>
                <w:rFonts w:ascii="Times New Roman" w:hAnsi="Times New Roman" w:cs="Times New Roman"/>
                <w:color w:val="000000"/>
                <w:sz w:val="24"/>
                <w:szCs w:val="24"/>
                <w:lang w:val="es-CO"/>
              </w:rPr>
              <w:t xml:space="preserve">Aula Planeta, tema. </w:t>
            </w:r>
          </w:p>
          <w:p w14:paraId="0E17872D" w14:textId="77777777" w:rsidR="007665E6" w:rsidRPr="00985BA1" w:rsidRDefault="007665E6" w:rsidP="001A3E93">
            <w:pPr>
              <w:rPr>
                <w:rFonts w:ascii="Times New Roman" w:hAnsi="Times New Roman" w:cs="Times New Roman"/>
                <w:color w:val="000000"/>
                <w:sz w:val="24"/>
                <w:szCs w:val="24"/>
                <w:lang w:val="en"/>
              </w:rPr>
            </w:pPr>
            <w:r w:rsidRPr="00985BA1">
              <w:rPr>
                <w:rFonts w:ascii="Times New Roman" w:hAnsi="Times New Roman" w:cs="Times New Roman"/>
                <w:color w:val="000000"/>
                <w:sz w:val="24"/>
                <w:szCs w:val="24"/>
                <w:lang w:val="es-CO"/>
              </w:rPr>
              <w:t>4 Eso/2 La Ilustracion/2.2 Despotismo ilustrado</w:t>
            </w:r>
          </w:p>
        </w:tc>
      </w:tr>
      <w:tr w:rsidR="007665E6" w:rsidRPr="00985BA1" w14:paraId="47960701" w14:textId="77777777" w:rsidTr="001A3E93">
        <w:tc>
          <w:tcPr>
            <w:tcW w:w="2518" w:type="dxa"/>
          </w:tcPr>
          <w:p w14:paraId="7A8E4EAF" w14:textId="77777777" w:rsidR="007665E6" w:rsidRPr="00985BA1" w:rsidRDefault="007665E6" w:rsidP="001A3E9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Pie de imagen</w:t>
            </w:r>
          </w:p>
        </w:tc>
        <w:tc>
          <w:tcPr>
            <w:tcW w:w="6515" w:type="dxa"/>
          </w:tcPr>
          <w:p w14:paraId="406D9911" w14:textId="77777777" w:rsidR="007665E6" w:rsidRPr="00985BA1" w:rsidRDefault="007665E6" w:rsidP="001A3E93">
            <w:pPr>
              <w:rPr>
                <w:rFonts w:ascii="Times New Roman" w:hAnsi="Times New Roman" w:cs="Times New Roman"/>
                <w:color w:val="000000"/>
                <w:sz w:val="24"/>
                <w:szCs w:val="24"/>
                <w:lang w:val="es-ES"/>
              </w:rPr>
            </w:pPr>
            <w:r w:rsidRPr="00985BA1">
              <w:rPr>
                <w:rFonts w:ascii="Times New Roman" w:hAnsi="Times New Roman" w:cs="Times New Roman"/>
                <w:sz w:val="24"/>
                <w:szCs w:val="24"/>
                <w:lang w:val="es-ES"/>
              </w:rPr>
              <w:t xml:space="preserve">Si bien es cierto que el despotismo ilustrado produjo una </w:t>
            </w:r>
            <w:r w:rsidRPr="00985BA1">
              <w:rPr>
                <w:rStyle w:val="Textoennegrita"/>
                <w:rFonts w:ascii="Times New Roman" w:hAnsi="Times New Roman" w:cs="Times New Roman"/>
                <w:sz w:val="24"/>
                <w:szCs w:val="24"/>
                <w:lang w:val="es-ES"/>
              </w:rPr>
              <w:t xml:space="preserve">modernización económica </w:t>
            </w:r>
            <w:r w:rsidRPr="00985BA1">
              <w:rPr>
                <w:rFonts w:ascii="Times New Roman" w:hAnsi="Times New Roman" w:cs="Times New Roman"/>
                <w:sz w:val="24"/>
                <w:szCs w:val="24"/>
                <w:lang w:val="es-ES"/>
              </w:rPr>
              <w:t xml:space="preserve">y </w:t>
            </w:r>
            <w:r w:rsidRPr="00985BA1">
              <w:rPr>
                <w:rStyle w:val="Textoennegrita"/>
                <w:rFonts w:ascii="Times New Roman" w:hAnsi="Times New Roman" w:cs="Times New Roman"/>
                <w:sz w:val="24"/>
                <w:szCs w:val="24"/>
                <w:lang w:val="es-ES"/>
              </w:rPr>
              <w:t>cultural</w:t>
            </w:r>
            <w:r w:rsidRPr="00985BA1">
              <w:rPr>
                <w:rFonts w:ascii="Times New Roman" w:hAnsi="Times New Roman" w:cs="Times New Roman"/>
                <w:sz w:val="24"/>
                <w:szCs w:val="24"/>
                <w:lang w:val="es-ES"/>
              </w:rPr>
              <w:t xml:space="preserve"> de algunos territorios, el poder de los reyes continuó siendo absoluto. Durante el reinado de </w:t>
            </w:r>
            <w:r w:rsidRPr="00985BA1">
              <w:rPr>
                <w:rFonts w:ascii="Times New Roman" w:hAnsi="Times New Roman" w:cs="Times New Roman"/>
                <w:b/>
                <w:bCs/>
                <w:sz w:val="24"/>
                <w:szCs w:val="24"/>
                <w:lang w:val="es-ES"/>
              </w:rPr>
              <w:t>Carlos III de España</w:t>
            </w:r>
            <w:r w:rsidRPr="00985BA1">
              <w:rPr>
                <w:rFonts w:ascii="Times New Roman" w:hAnsi="Times New Roman" w:cs="Times New Roman"/>
                <w:sz w:val="24"/>
                <w:szCs w:val="24"/>
                <w:lang w:val="es-ES"/>
              </w:rPr>
              <w:t>, se acuñó el lema: “</w:t>
            </w:r>
            <w:r w:rsidRPr="00985BA1">
              <w:rPr>
                <w:rFonts w:ascii="Times New Roman" w:hAnsi="Times New Roman" w:cs="Times New Roman"/>
                <w:b/>
                <w:bCs/>
                <w:sz w:val="24"/>
                <w:szCs w:val="24"/>
                <w:lang w:val="es-ES"/>
              </w:rPr>
              <w:t>Todo para el pueblo pero sin el pueblo</w:t>
            </w:r>
            <w:r w:rsidRPr="00985BA1">
              <w:rPr>
                <w:rFonts w:ascii="Times New Roman" w:hAnsi="Times New Roman" w:cs="Times New Roman"/>
                <w:sz w:val="24"/>
                <w:szCs w:val="24"/>
                <w:lang w:val="es-ES"/>
              </w:rPr>
              <w:t xml:space="preserve">”. Este principio resume a la perfección qué fue el </w:t>
            </w:r>
            <w:r w:rsidRPr="00985BA1">
              <w:rPr>
                <w:rFonts w:ascii="Times New Roman" w:hAnsi="Times New Roman" w:cs="Times New Roman"/>
                <w:b/>
                <w:bCs/>
                <w:sz w:val="24"/>
                <w:szCs w:val="24"/>
                <w:lang w:val="es-ES"/>
              </w:rPr>
              <w:t>despotismo ilustrado</w:t>
            </w:r>
            <w:r w:rsidRPr="00985BA1">
              <w:rPr>
                <w:rFonts w:ascii="Times New Roman" w:hAnsi="Times New Roman" w:cs="Times New Roman"/>
                <w:sz w:val="24"/>
                <w:szCs w:val="24"/>
                <w:lang w:val="es-ES"/>
              </w:rPr>
              <w:t xml:space="preserve">. </w:t>
            </w:r>
          </w:p>
        </w:tc>
      </w:tr>
    </w:tbl>
    <w:p w14:paraId="38AE87FE" w14:textId="77777777" w:rsidR="007665E6" w:rsidRPr="00985BA1" w:rsidRDefault="007665E6" w:rsidP="009029C9">
      <w:pPr>
        <w:pStyle w:val="u"/>
        <w:shd w:val="clear" w:color="auto" w:fill="FFFFFF"/>
        <w:rPr>
          <w:lang w:val="es-ES_tradnl"/>
        </w:rPr>
      </w:pPr>
    </w:p>
    <w:p w14:paraId="28B89085" w14:textId="29F21F40" w:rsidR="009029C9" w:rsidRPr="00985BA1" w:rsidRDefault="009029C9" w:rsidP="009029C9">
      <w:pPr>
        <w:pStyle w:val="u"/>
        <w:shd w:val="clear" w:color="auto" w:fill="FFFFFF"/>
      </w:pPr>
      <w:r w:rsidRPr="00985BA1">
        <w:rPr>
          <w:rStyle w:val="un"/>
          <w:lang w:val="es-ES"/>
        </w:rPr>
        <w:t xml:space="preserve">María Teresa de Austria, Catalina II de Rusia, Federico II de Prusia </w:t>
      </w:r>
      <w:hyperlink r:id="rId14" w:tgtFrame="_blank" w:history="1">
        <w:r w:rsidRPr="00985BA1">
          <w:rPr>
            <w:rStyle w:val="Hipervnculo"/>
            <w:highlight w:val="yellow"/>
            <w:lang w:val="es-ES"/>
          </w:rPr>
          <w:t>[</w:t>
        </w:r>
        <w:r w:rsidR="009B32FC">
          <w:rPr>
            <w:rStyle w:val="Hipervnculo"/>
            <w:highlight w:val="yellow"/>
            <w:lang w:val="es-ES"/>
          </w:rPr>
          <w:t>VER</w:t>
        </w:r>
        <w:r w:rsidRPr="00985BA1">
          <w:rPr>
            <w:rStyle w:val="Hipervnculo"/>
            <w:highlight w:val="yellow"/>
            <w:lang w:val="es-ES"/>
          </w:rPr>
          <w:t>]</w:t>
        </w:r>
      </w:hyperlink>
      <w:r w:rsidRPr="00985BA1">
        <w:rPr>
          <w:rStyle w:val="un"/>
          <w:lang w:val="es-ES"/>
        </w:rPr>
        <w:t xml:space="preserve"> o Carlos III de España fueron algunos de los principales monarcas del siglo XVIII.</w:t>
      </w:r>
      <w:r w:rsidRPr="00985BA1">
        <w:t xml:space="preserve"> Con el apoyo de los ilustrados y de técnicos especializados, promovieron el desarrollo de la agricultura, </w:t>
      </w:r>
      <w:r w:rsidR="0061676F" w:rsidRPr="00985BA1">
        <w:t>favoreciero</w:t>
      </w:r>
      <w:r w:rsidRPr="00985BA1">
        <w:t>n un mayor desarrollo del comercio con carreteras, puertos o canales y crearon escuelas, universidades y hospitales.</w:t>
      </w:r>
    </w:p>
    <w:p w14:paraId="73175BB1" w14:textId="77777777" w:rsidR="007665E6" w:rsidRPr="00985BA1" w:rsidRDefault="007665E6" w:rsidP="009029C9">
      <w:pPr>
        <w:pStyle w:val="u"/>
        <w:shd w:val="clear" w:color="auto" w:fill="FFFFFF"/>
      </w:pPr>
    </w:p>
    <w:tbl>
      <w:tblPr>
        <w:tblStyle w:val="Tablaconcuadrcula"/>
        <w:tblW w:w="0" w:type="auto"/>
        <w:tblLook w:val="04A0" w:firstRow="1" w:lastRow="0" w:firstColumn="1" w:lastColumn="0" w:noHBand="0" w:noVBand="1"/>
      </w:tblPr>
      <w:tblGrid>
        <w:gridCol w:w="2518"/>
        <w:gridCol w:w="6536"/>
      </w:tblGrid>
      <w:tr w:rsidR="007665E6" w:rsidRPr="00985BA1" w14:paraId="52958F14" w14:textId="77777777" w:rsidTr="001A3E93">
        <w:tc>
          <w:tcPr>
            <w:tcW w:w="9054" w:type="dxa"/>
            <w:gridSpan w:val="2"/>
            <w:shd w:val="clear" w:color="auto" w:fill="000000" w:themeFill="text1"/>
          </w:tcPr>
          <w:p w14:paraId="5663ED5B" w14:textId="216DE8B3" w:rsidR="007665E6" w:rsidRPr="00985BA1" w:rsidRDefault="00C91265" w:rsidP="001A3E9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Profundiza</w:t>
            </w:r>
            <w:r w:rsidR="007665E6" w:rsidRPr="00985BA1">
              <w:rPr>
                <w:rFonts w:ascii="Times New Roman" w:hAnsi="Times New Roman" w:cs="Times New Roman"/>
                <w:b/>
                <w:color w:val="FFFFFF" w:themeColor="background1"/>
                <w:sz w:val="24"/>
                <w:szCs w:val="24"/>
              </w:rPr>
              <w:t>: recurso aprovechado</w:t>
            </w:r>
          </w:p>
        </w:tc>
      </w:tr>
      <w:tr w:rsidR="007665E6" w:rsidRPr="00985BA1" w14:paraId="78A656A3" w14:textId="77777777" w:rsidTr="001A3E93">
        <w:tc>
          <w:tcPr>
            <w:tcW w:w="2518" w:type="dxa"/>
          </w:tcPr>
          <w:p w14:paraId="4E9ED5FF" w14:textId="77777777" w:rsidR="007665E6" w:rsidRPr="00985BA1" w:rsidRDefault="007665E6" w:rsidP="001A3E9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Código</w:t>
            </w:r>
          </w:p>
        </w:tc>
        <w:tc>
          <w:tcPr>
            <w:tcW w:w="6536" w:type="dxa"/>
          </w:tcPr>
          <w:p w14:paraId="3E846869" w14:textId="10788806" w:rsidR="007665E6" w:rsidRPr="00985BA1" w:rsidRDefault="006E178A" w:rsidP="00191A90">
            <w:pPr>
              <w:rPr>
                <w:rFonts w:ascii="Times New Roman" w:hAnsi="Times New Roman" w:cs="Times New Roman"/>
                <w:b/>
                <w:color w:val="000000" w:themeColor="text1"/>
                <w:sz w:val="24"/>
                <w:szCs w:val="24"/>
              </w:rPr>
            </w:pPr>
            <w:r w:rsidRPr="00985BA1">
              <w:rPr>
                <w:rFonts w:ascii="Times New Roman" w:hAnsi="Times New Roman" w:cs="Times New Roman"/>
                <w:color w:val="000000"/>
                <w:sz w:val="24"/>
                <w:szCs w:val="24"/>
              </w:rPr>
              <w:t>CS_08_01</w:t>
            </w:r>
            <w:r w:rsidR="007665E6" w:rsidRPr="00985BA1">
              <w:rPr>
                <w:rFonts w:ascii="Times New Roman" w:hAnsi="Times New Roman" w:cs="Times New Roman"/>
                <w:color w:val="000000" w:themeColor="text1"/>
                <w:sz w:val="24"/>
                <w:szCs w:val="24"/>
              </w:rPr>
              <w:t>_REC</w:t>
            </w:r>
            <w:r w:rsidR="00191A90">
              <w:rPr>
                <w:rFonts w:ascii="Times New Roman" w:hAnsi="Times New Roman" w:cs="Times New Roman"/>
                <w:color w:val="000000" w:themeColor="text1"/>
                <w:sz w:val="24"/>
                <w:szCs w:val="24"/>
              </w:rPr>
              <w:t>30</w:t>
            </w:r>
          </w:p>
        </w:tc>
      </w:tr>
      <w:tr w:rsidR="007665E6" w:rsidRPr="00985BA1" w14:paraId="2E573DA7" w14:textId="77777777" w:rsidTr="001A3E93">
        <w:tc>
          <w:tcPr>
            <w:tcW w:w="2518" w:type="dxa"/>
          </w:tcPr>
          <w:p w14:paraId="2056AAE5" w14:textId="77777777" w:rsidR="007665E6" w:rsidRPr="00985BA1" w:rsidRDefault="007665E6" w:rsidP="001A3E93">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Ubicación en Aula Planeta</w:t>
            </w:r>
          </w:p>
        </w:tc>
        <w:tc>
          <w:tcPr>
            <w:tcW w:w="6536" w:type="dxa"/>
          </w:tcPr>
          <w:p w14:paraId="37E6DA73" w14:textId="377E838C" w:rsidR="007665E6" w:rsidRPr="00985BA1" w:rsidRDefault="007665E6" w:rsidP="001A3E93">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4º ESO/ Ciencias sociales, geografía e historia/El fin del Antiguo Régimen/Las ideas de la Ilustración</w:t>
            </w:r>
            <w:r w:rsidR="00203348" w:rsidRPr="00985BA1">
              <w:rPr>
                <w:rFonts w:ascii="Times New Roman" w:hAnsi="Times New Roman" w:cs="Times New Roman"/>
                <w:color w:val="000000" w:themeColor="text1"/>
                <w:sz w:val="24"/>
                <w:szCs w:val="24"/>
              </w:rPr>
              <w:t>.</w:t>
            </w:r>
          </w:p>
        </w:tc>
      </w:tr>
      <w:tr w:rsidR="007665E6" w:rsidRPr="00985BA1" w14:paraId="266966B8" w14:textId="77777777" w:rsidTr="001A3E93">
        <w:tc>
          <w:tcPr>
            <w:tcW w:w="2518" w:type="dxa"/>
          </w:tcPr>
          <w:p w14:paraId="63E4FB45" w14:textId="77777777" w:rsidR="007665E6" w:rsidRPr="00985BA1" w:rsidRDefault="007665E6" w:rsidP="001A3E93">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Cambio (descripción o capturas de pantallas)</w:t>
            </w:r>
          </w:p>
        </w:tc>
        <w:tc>
          <w:tcPr>
            <w:tcW w:w="6536" w:type="dxa"/>
          </w:tcPr>
          <w:p w14:paraId="102E61A3" w14:textId="45143113" w:rsidR="004B2A60" w:rsidRPr="004B2A60" w:rsidRDefault="004B2A60" w:rsidP="004B2A60">
            <w:pPr>
              <w:pStyle w:val="Textocomentario"/>
              <w:rPr>
                <w:rFonts w:ascii="Times New Roman" w:hAnsi="Times New Roman"/>
                <w:sz w:val="24"/>
                <w:szCs w:val="24"/>
              </w:rPr>
            </w:pPr>
            <w:r w:rsidRPr="004B2A60">
              <w:rPr>
                <w:rFonts w:ascii="Times New Roman" w:hAnsi="Times New Roman"/>
                <w:sz w:val="24"/>
                <w:szCs w:val="24"/>
              </w:rPr>
              <w:t xml:space="preserve">Título: </w:t>
            </w:r>
            <w:r w:rsidR="009A5C44" w:rsidRPr="00985BA1">
              <w:rPr>
                <w:rFonts w:ascii="Times New Roman" w:hAnsi="Times New Roman"/>
                <w:color w:val="000000" w:themeColor="text1"/>
                <w:sz w:val="24"/>
                <w:szCs w:val="24"/>
              </w:rPr>
              <w:t>Las ideas de la Ilustración</w:t>
            </w:r>
          </w:p>
          <w:p w14:paraId="4CC9D132" w14:textId="21AD28A5" w:rsidR="004B2A60" w:rsidRPr="004B2A60" w:rsidRDefault="004B2A60" w:rsidP="004B2A60">
            <w:pPr>
              <w:pStyle w:val="Textocomentario"/>
              <w:rPr>
                <w:rFonts w:ascii="Times New Roman" w:hAnsi="Times New Roman"/>
                <w:sz w:val="24"/>
                <w:szCs w:val="24"/>
              </w:rPr>
            </w:pPr>
            <w:r w:rsidRPr="004B2A60">
              <w:rPr>
                <w:rFonts w:ascii="Times New Roman" w:hAnsi="Times New Roman"/>
                <w:sz w:val="24"/>
                <w:szCs w:val="24"/>
              </w:rPr>
              <w:t xml:space="preserve">Descripción: </w:t>
            </w:r>
            <w:r w:rsidR="009A5C44">
              <w:rPr>
                <w:rFonts w:ascii="Georgia" w:hAnsi="Georgia" w:cs="Arial"/>
                <w:color w:val="213457"/>
                <w:sz w:val="23"/>
                <w:szCs w:val="23"/>
              </w:rPr>
              <w:t xml:space="preserve">Interactivo con video que define el movimiento de la Ilustración y presenta el concepto de despotismo ilustrado </w:t>
            </w:r>
          </w:p>
          <w:p w14:paraId="756B4081" w14:textId="080DE48C" w:rsidR="004B2A60" w:rsidRPr="004B2A60" w:rsidRDefault="004B2A60" w:rsidP="004B2A60">
            <w:pPr>
              <w:pStyle w:val="Textocomentario"/>
              <w:rPr>
                <w:rFonts w:ascii="Times New Roman" w:hAnsi="Times New Roman"/>
                <w:sz w:val="24"/>
                <w:szCs w:val="24"/>
              </w:rPr>
            </w:pPr>
            <w:r w:rsidRPr="004B2A60">
              <w:rPr>
                <w:rFonts w:ascii="Times New Roman" w:hAnsi="Times New Roman"/>
                <w:sz w:val="24"/>
                <w:szCs w:val="24"/>
              </w:rPr>
              <w:t>Temporalización: 40 minutos.</w:t>
            </w:r>
          </w:p>
          <w:p w14:paraId="2E9690CC" w14:textId="6401DE78" w:rsidR="004B2A60" w:rsidRDefault="004B2A60" w:rsidP="004B2A60">
            <w:pPr>
              <w:pStyle w:val="Textocomentario"/>
              <w:rPr>
                <w:rFonts w:ascii="Times New Roman" w:hAnsi="Times New Roman"/>
                <w:sz w:val="24"/>
                <w:szCs w:val="24"/>
              </w:rPr>
            </w:pPr>
            <w:r w:rsidRPr="004B2A60">
              <w:rPr>
                <w:rFonts w:ascii="Times New Roman" w:hAnsi="Times New Roman"/>
                <w:sz w:val="24"/>
                <w:szCs w:val="24"/>
              </w:rPr>
              <w:t>Tipo de recurso: Interactivo</w:t>
            </w:r>
          </w:p>
          <w:p w14:paraId="0AFCFB44" w14:textId="4624009E" w:rsidR="009A5C44" w:rsidRPr="004B2A60" w:rsidRDefault="009A5C44" w:rsidP="004B2A60">
            <w:pPr>
              <w:pStyle w:val="Textocomentario"/>
              <w:rPr>
                <w:rFonts w:ascii="Times New Roman" w:hAnsi="Times New Roman"/>
                <w:sz w:val="24"/>
                <w:szCs w:val="24"/>
              </w:rPr>
            </w:pPr>
            <w:r>
              <w:rPr>
                <w:rFonts w:ascii="Times New Roman" w:hAnsi="Times New Roman"/>
                <w:sz w:val="24"/>
                <w:szCs w:val="24"/>
              </w:rPr>
              <w:t>Acción didáctica: Exposición</w:t>
            </w:r>
          </w:p>
          <w:p w14:paraId="613DA638" w14:textId="0159756A" w:rsidR="004B2A60" w:rsidRPr="004B2A60" w:rsidRDefault="004B2A60" w:rsidP="004B2A60">
            <w:pPr>
              <w:pStyle w:val="Textocomentario"/>
              <w:rPr>
                <w:rFonts w:ascii="Times New Roman" w:hAnsi="Times New Roman"/>
                <w:sz w:val="24"/>
                <w:szCs w:val="24"/>
              </w:rPr>
            </w:pPr>
            <w:r w:rsidRPr="004B2A60">
              <w:rPr>
                <w:rFonts w:ascii="Times New Roman" w:hAnsi="Times New Roman"/>
                <w:sz w:val="24"/>
                <w:szCs w:val="24"/>
              </w:rPr>
              <w:t xml:space="preserve">Competencia relacionada con el recurso: </w:t>
            </w:r>
            <w:r w:rsidRPr="004B2A60">
              <w:rPr>
                <w:rFonts w:ascii="Arial" w:hAnsi="Arial" w:cs="Arial"/>
                <w:sz w:val="24"/>
                <w:szCs w:val="24"/>
              </w:rPr>
              <w:t>Competencia cultural y artística</w:t>
            </w:r>
          </w:p>
          <w:p w14:paraId="62886A78" w14:textId="70949BEA" w:rsidR="007665E6" w:rsidRPr="00985BA1" w:rsidRDefault="007665E6" w:rsidP="001A3E93">
            <w:pPr>
              <w:rPr>
                <w:rFonts w:ascii="Times New Roman" w:hAnsi="Times New Roman" w:cs="Times New Roman"/>
                <w:color w:val="000000" w:themeColor="text1"/>
                <w:sz w:val="24"/>
                <w:szCs w:val="24"/>
              </w:rPr>
            </w:pPr>
          </w:p>
        </w:tc>
      </w:tr>
      <w:tr w:rsidR="007665E6" w:rsidRPr="00985BA1" w14:paraId="47D79222" w14:textId="77777777" w:rsidTr="001A3E93">
        <w:tc>
          <w:tcPr>
            <w:tcW w:w="2518" w:type="dxa"/>
          </w:tcPr>
          <w:p w14:paraId="3496749D" w14:textId="77777777" w:rsidR="007665E6" w:rsidRPr="00985BA1" w:rsidRDefault="007665E6" w:rsidP="001A3E9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Título</w:t>
            </w:r>
          </w:p>
        </w:tc>
        <w:tc>
          <w:tcPr>
            <w:tcW w:w="6536" w:type="dxa"/>
          </w:tcPr>
          <w:p w14:paraId="0B0487BA" w14:textId="0EECB36A" w:rsidR="007665E6" w:rsidRPr="00985BA1" w:rsidRDefault="007665E6" w:rsidP="001A3E93">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Las ideas de la Ilustración</w:t>
            </w:r>
            <w:r w:rsidR="00203348" w:rsidRPr="00985BA1">
              <w:rPr>
                <w:rFonts w:ascii="Times New Roman" w:hAnsi="Times New Roman" w:cs="Times New Roman"/>
                <w:color w:val="000000" w:themeColor="text1"/>
                <w:sz w:val="24"/>
                <w:szCs w:val="24"/>
              </w:rPr>
              <w:t>.</w:t>
            </w:r>
          </w:p>
        </w:tc>
      </w:tr>
      <w:tr w:rsidR="007665E6" w:rsidRPr="00985BA1" w14:paraId="785AE197" w14:textId="77777777" w:rsidTr="001A3E93">
        <w:tc>
          <w:tcPr>
            <w:tcW w:w="2518" w:type="dxa"/>
          </w:tcPr>
          <w:p w14:paraId="340DF898" w14:textId="77777777" w:rsidR="007665E6" w:rsidRPr="00985BA1" w:rsidRDefault="007665E6" w:rsidP="001A3E9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Descripción</w:t>
            </w:r>
          </w:p>
        </w:tc>
        <w:tc>
          <w:tcPr>
            <w:tcW w:w="6536" w:type="dxa"/>
          </w:tcPr>
          <w:p w14:paraId="54321E3C" w14:textId="77777777" w:rsidR="007665E6" w:rsidRDefault="007665E6" w:rsidP="001A3E93">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Interactivo con video que define el movimiento de la Ilustración y presenta el concepto de despotismo ilustrado.</w:t>
            </w:r>
          </w:p>
          <w:p w14:paraId="21BEB82B" w14:textId="77777777" w:rsidR="004B2A60" w:rsidRPr="009A5C44" w:rsidRDefault="004B2A60" w:rsidP="001A3E93">
            <w:pPr>
              <w:rPr>
                <w:rFonts w:ascii="Times New Roman" w:hAnsi="Times New Roman" w:cs="Times New Roman"/>
                <w:color w:val="000000" w:themeColor="text1"/>
                <w:sz w:val="24"/>
                <w:szCs w:val="24"/>
              </w:rPr>
            </w:pPr>
          </w:p>
          <w:p w14:paraId="1A2BB86A" w14:textId="77777777" w:rsidR="00D90BF4" w:rsidRPr="009A5C44" w:rsidRDefault="00D90BF4" w:rsidP="00D90BF4">
            <w:pPr>
              <w:spacing w:before="100" w:beforeAutospacing="1" w:after="120" w:line="270" w:lineRule="atLeast"/>
              <w:rPr>
                <w:rFonts w:ascii="Georgia" w:eastAsia="Times New Roman" w:hAnsi="Georgia" w:cs="Arial"/>
                <w:b/>
                <w:bCs/>
                <w:color w:val="000000" w:themeColor="text1"/>
                <w:sz w:val="32"/>
                <w:szCs w:val="32"/>
                <w:lang w:val="es-CO" w:eastAsia="es-CO"/>
              </w:rPr>
            </w:pPr>
            <w:r w:rsidRPr="009A5C44">
              <w:rPr>
                <w:rFonts w:ascii="Georgia" w:eastAsia="Times New Roman" w:hAnsi="Georgia" w:cs="Arial"/>
                <w:b/>
                <w:bCs/>
                <w:color w:val="000000" w:themeColor="text1"/>
                <w:sz w:val="32"/>
                <w:szCs w:val="32"/>
                <w:lang w:val="es-CO" w:eastAsia="es-CO"/>
              </w:rPr>
              <w:t>Objetivo</w:t>
            </w:r>
          </w:p>
          <w:p w14:paraId="1A4E84FD" w14:textId="50AA9229" w:rsidR="00D90BF4" w:rsidRPr="009A5C44" w:rsidRDefault="00D90BF4" w:rsidP="00D90BF4">
            <w:pPr>
              <w:spacing w:before="100" w:beforeAutospacing="1" w:after="210" w:line="270" w:lineRule="atLeast"/>
              <w:rPr>
                <w:rFonts w:ascii="Arial" w:eastAsia="Times New Roman" w:hAnsi="Arial" w:cs="Arial"/>
                <w:color w:val="000000" w:themeColor="text1"/>
                <w:sz w:val="20"/>
                <w:szCs w:val="20"/>
                <w:lang w:val="es-CO" w:eastAsia="es-CO"/>
              </w:rPr>
            </w:pPr>
            <w:r w:rsidRPr="009A5C44">
              <w:rPr>
                <w:rFonts w:ascii="Arial" w:eastAsia="Times New Roman" w:hAnsi="Arial" w:cs="Arial"/>
                <w:color w:val="000000" w:themeColor="text1"/>
                <w:sz w:val="20"/>
                <w:szCs w:val="20"/>
                <w:lang w:val="es-CO" w:eastAsia="es-CO"/>
              </w:rPr>
              <w:t xml:space="preserve">Este interactivo permite trabajar con un video sobre el movimiento de </w:t>
            </w:r>
            <w:r w:rsidRPr="009A5C44">
              <w:rPr>
                <w:rFonts w:ascii="Arial" w:eastAsia="Times New Roman" w:hAnsi="Arial" w:cs="Arial"/>
                <w:color w:val="000000" w:themeColor="text1"/>
                <w:sz w:val="20"/>
                <w:szCs w:val="20"/>
                <w:lang w:val="es-CO" w:eastAsia="es-CO"/>
              </w:rPr>
              <w:lastRenderedPageBreak/>
              <w:t>la Ilustración y el despotismo ilustrado.</w:t>
            </w:r>
          </w:p>
          <w:p w14:paraId="1E10F02B" w14:textId="77777777" w:rsidR="00D90BF4" w:rsidRPr="009A5C44" w:rsidRDefault="00D90BF4" w:rsidP="00D90BF4">
            <w:pPr>
              <w:spacing w:before="375" w:after="120" w:line="270" w:lineRule="atLeast"/>
              <w:rPr>
                <w:rFonts w:ascii="Georgia" w:eastAsia="Times New Roman" w:hAnsi="Georgia" w:cs="Arial"/>
                <w:b/>
                <w:bCs/>
                <w:color w:val="000000" w:themeColor="text1"/>
                <w:sz w:val="27"/>
                <w:szCs w:val="27"/>
                <w:lang w:val="es-CO" w:eastAsia="es-CO"/>
              </w:rPr>
            </w:pPr>
            <w:r w:rsidRPr="009A5C44">
              <w:rPr>
                <w:rFonts w:ascii="Georgia" w:eastAsia="Times New Roman" w:hAnsi="Georgia" w:cs="Arial"/>
                <w:b/>
                <w:bCs/>
                <w:color w:val="000000" w:themeColor="text1"/>
                <w:sz w:val="27"/>
                <w:szCs w:val="27"/>
                <w:lang w:val="es-CO" w:eastAsia="es-CO"/>
              </w:rPr>
              <w:t>Antes de la presentación</w:t>
            </w:r>
          </w:p>
          <w:p w14:paraId="60A71394" w14:textId="2F95FD96" w:rsidR="00D90BF4" w:rsidRPr="009A5C44" w:rsidRDefault="00D90BF4" w:rsidP="00D90BF4">
            <w:pPr>
              <w:spacing w:before="100" w:beforeAutospacing="1" w:after="210" w:line="270" w:lineRule="atLeast"/>
              <w:rPr>
                <w:rFonts w:ascii="Arial" w:eastAsia="Times New Roman" w:hAnsi="Arial" w:cs="Arial"/>
                <w:color w:val="000000" w:themeColor="text1"/>
                <w:sz w:val="20"/>
                <w:szCs w:val="20"/>
                <w:lang w:val="es-CO" w:eastAsia="es-CO"/>
              </w:rPr>
            </w:pPr>
            <w:r w:rsidRPr="009A5C44">
              <w:rPr>
                <w:rFonts w:ascii="Arial" w:eastAsia="Times New Roman" w:hAnsi="Arial" w:cs="Arial"/>
                <w:color w:val="000000" w:themeColor="text1"/>
                <w:sz w:val="20"/>
                <w:szCs w:val="20"/>
                <w:lang w:val="es-CO" w:eastAsia="es-CO"/>
              </w:rPr>
              <w:t xml:space="preserve"> Presente a los alumnos las generalidades del tema.</w:t>
            </w:r>
          </w:p>
          <w:p w14:paraId="2D95E27A" w14:textId="1998022C" w:rsidR="00D90BF4" w:rsidRPr="009A5C44" w:rsidRDefault="00D90BF4" w:rsidP="00D90BF4">
            <w:pPr>
              <w:spacing w:before="375" w:after="120" w:line="270" w:lineRule="atLeast"/>
              <w:rPr>
                <w:rFonts w:ascii="Georgia" w:eastAsia="Times New Roman" w:hAnsi="Georgia" w:cs="Arial"/>
                <w:b/>
                <w:bCs/>
                <w:color w:val="000000" w:themeColor="text1"/>
                <w:sz w:val="27"/>
                <w:szCs w:val="27"/>
                <w:lang w:val="es-CO" w:eastAsia="es-CO"/>
              </w:rPr>
            </w:pPr>
            <w:r w:rsidRPr="009A5C44">
              <w:rPr>
                <w:rFonts w:ascii="Georgia" w:eastAsia="Times New Roman" w:hAnsi="Georgia" w:cs="Arial"/>
                <w:b/>
                <w:bCs/>
                <w:color w:val="000000" w:themeColor="text1"/>
                <w:sz w:val="27"/>
                <w:szCs w:val="27"/>
                <w:lang w:val="es-CO" w:eastAsia="es-CO"/>
              </w:rPr>
              <w:t>Después de la presentación</w:t>
            </w:r>
          </w:p>
          <w:p w14:paraId="04A6F55A" w14:textId="59D391C8" w:rsidR="00D90BF4" w:rsidRPr="009A5C44" w:rsidRDefault="00D90BF4" w:rsidP="00D90BF4">
            <w:pPr>
              <w:spacing w:before="100" w:beforeAutospacing="1" w:after="210" w:line="270" w:lineRule="atLeast"/>
              <w:rPr>
                <w:rFonts w:ascii="Arial" w:eastAsia="Times New Roman" w:hAnsi="Arial" w:cs="Arial"/>
                <w:color w:val="000000" w:themeColor="text1"/>
                <w:sz w:val="20"/>
                <w:szCs w:val="20"/>
                <w:lang w:val="es-CO" w:eastAsia="es-CO"/>
              </w:rPr>
            </w:pPr>
            <w:r w:rsidRPr="009A5C44">
              <w:rPr>
                <w:rFonts w:ascii="Arial" w:eastAsia="Times New Roman" w:hAnsi="Arial" w:cs="Arial"/>
                <w:color w:val="000000" w:themeColor="text1"/>
                <w:sz w:val="20"/>
                <w:szCs w:val="20"/>
                <w:lang w:val="es-CO" w:eastAsia="es-CO"/>
              </w:rPr>
              <w:t xml:space="preserve">Una vez visto el video, pase al apartado </w:t>
            </w:r>
            <w:r w:rsidRPr="009A5C44">
              <w:rPr>
                <w:rFonts w:ascii="Arial" w:eastAsia="Times New Roman" w:hAnsi="Arial" w:cs="Arial"/>
                <w:b/>
                <w:bCs/>
                <w:color w:val="000000" w:themeColor="text1"/>
                <w:sz w:val="20"/>
                <w:szCs w:val="20"/>
                <w:lang w:val="es-CO" w:eastAsia="es-CO"/>
              </w:rPr>
              <w:t>Comprensión</w:t>
            </w:r>
            <w:r w:rsidRPr="009A5C44">
              <w:rPr>
                <w:rFonts w:ascii="Arial" w:eastAsia="Times New Roman" w:hAnsi="Arial" w:cs="Arial"/>
                <w:color w:val="000000" w:themeColor="text1"/>
                <w:sz w:val="20"/>
                <w:szCs w:val="20"/>
                <w:lang w:val="es-CO" w:eastAsia="es-CO"/>
              </w:rPr>
              <w:t xml:space="preserve">. Pida a los alumnos que formen parejas y reflexionen sobre las distintas preguntas e interrogantes que se plantean.  </w:t>
            </w:r>
          </w:p>
          <w:p w14:paraId="141F3658" w14:textId="77777777" w:rsidR="00D90BF4" w:rsidRPr="009A5C44" w:rsidRDefault="00D90BF4" w:rsidP="00D90BF4">
            <w:pPr>
              <w:spacing w:before="100" w:beforeAutospacing="1" w:after="210" w:line="270" w:lineRule="atLeast"/>
              <w:rPr>
                <w:rFonts w:ascii="Arial" w:eastAsia="Times New Roman" w:hAnsi="Arial" w:cs="Arial"/>
                <w:color w:val="000000" w:themeColor="text1"/>
                <w:sz w:val="20"/>
                <w:szCs w:val="20"/>
                <w:lang w:val="es-CO" w:eastAsia="es-CO"/>
              </w:rPr>
            </w:pPr>
            <w:r w:rsidRPr="009A5C44">
              <w:rPr>
                <w:rFonts w:ascii="Arial" w:eastAsia="Times New Roman" w:hAnsi="Arial" w:cs="Arial"/>
                <w:color w:val="000000" w:themeColor="text1"/>
                <w:sz w:val="20"/>
                <w:szCs w:val="20"/>
                <w:lang w:val="es-CO" w:eastAsia="es-CO"/>
              </w:rPr>
              <w:t>Cuando los alumnos hayan respondido a las preguntas planteadas, sería conveniente hacer una puesta en común y debatir en torno a las respuestas dadas.</w:t>
            </w:r>
          </w:p>
          <w:p w14:paraId="0C748DBC" w14:textId="5B400A87" w:rsidR="00D90BF4" w:rsidRPr="009A5C44" w:rsidRDefault="00D90BF4" w:rsidP="00D90BF4">
            <w:pPr>
              <w:spacing w:before="100" w:beforeAutospacing="1" w:after="210" w:line="270" w:lineRule="atLeast"/>
              <w:rPr>
                <w:rFonts w:ascii="Arial" w:eastAsia="Times New Roman" w:hAnsi="Arial" w:cs="Arial"/>
                <w:color w:val="000000" w:themeColor="text1"/>
                <w:sz w:val="20"/>
                <w:szCs w:val="20"/>
                <w:lang w:val="es-CO" w:eastAsia="es-CO"/>
              </w:rPr>
            </w:pPr>
            <w:r w:rsidRPr="009A5C44">
              <w:rPr>
                <w:rFonts w:ascii="Arial" w:eastAsia="Times New Roman" w:hAnsi="Arial" w:cs="Arial"/>
                <w:color w:val="000000" w:themeColor="text1"/>
                <w:sz w:val="20"/>
                <w:szCs w:val="20"/>
                <w:lang w:val="es-CO" w:eastAsia="es-CO"/>
              </w:rPr>
              <w:t xml:space="preserve">En el video aparecen distintos conceptos que los alumnos deberían conocer. Para trabajar sobre ello, puede pedirles que definan los términos propuestos. Después, contraste sus respuestas con las definiciones que encontrará en el apartado </w:t>
            </w:r>
            <w:r w:rsidRPr="009A5C44">
              <w:rPr>
                <w:rFonts w:ascii="Arial" w:eastAsia="Times New Roman" w:hAnsi="Arial" w:cs="Arial"/>
                <w:b/>
                <w:bCs/>
                <w:color w:val="000000" w:themeColor="text1"/>
                <w:sz w:val="20"/>
                <w:szCs w:val="20"/>
                <w:lang w:val="es-CO" w:eastAsia="es-CO"/>
              </w:rPr>
              <w:t>Léxico</w:t>
            </w:r>
            <w:r w:rsidRPr="009A5C44">
              <w:rPr>
                <w:rFonts w:ascii="Arial" w:eastAsia="Times New Roman" w:hAnsi="Arial" w:cs="Arial"/>
                <w:color w:val="000000" w:themeColor="text1"/>
                <w:sz w:val="20"/>
                <w:szCs w:val="20"/>
                <w:lang w:val="es-CO" w:eastAsia="es-CO"/>
              </w:rPr>
              <w:t>.</w:t>
            </w:r>
          </w:p>
          <w:p w14:paraId="6E6E2EE0" w14:textId="77777777" w:rsidR="00D90BF4" w:rsidRPr="009A5C44" w:rsidRDefault="00D90BF4" w:rsidP="00D90BF4">
            <w:pPr>
              <w:spacing w:before="100" w:beforeAutospacing="1" w:after="210" w:line="270" w:lineRule="atLeast"/>
              <w:rPr>
                <w:rFonts w:ascii="Arial" w:eastAsia="Times New Roman" w:hAnsi="Arial" w:cs="Arial"/>
                <w:color w:val="000000" w:themeColor="text1"/>
                <w:sz w:val="20"/>
                <w:szCs w:val="20"/>
                <w:lang w:val="es-CO" w:eastAsia="es-CO"/>
              </w:rPr>
            </w:pPr>
            <w:r w:rsidRPr="009A5C44">
              <w:rPr>
                <w:rFonts w:ascii="Arial" w:eastAsia="Times New Roman" w:hAnsi="Arial" w:cs="Arial"/>
                <w:color w:val="000000" w:themeColor="text1"/>
                <w:sz w:val="20"/>
                <w:szCs w:val="20"/>
                <w:lang w:val="es-CO" w:eastAsia="es-CO"/>
              </w:rPr>
              <w:t xml:space="preserve">Para finalizar, en el apartado </w:t>
            </w:r>
            <w:r w:rsidRPr="009A5C44">
              <w:rPr>
                <w:rFonts w:ascii="Arial" w:eastAsia="Times New Roman" w:hAnsi="Arial" w:cs="Arial"/>
                <w:b/>
                <w:bCs/>
                <w:color w:val="000000" w:themeColor="text1"/>
                <w:sz w:val="20"/>
                <w:szCs w:val="20"/>
                <w:lang w:val="es-CO" w:eastAsia="es-CO"/>
              </w:rPr>
              <w:t>Análisis</w:t>
            </w:r>
            <w:r w:rsidRPr="009A5C44">
              <w:rPr>
                <w:rFonts w:ascii="Arial" w:eastAsia="Times New Roman" w:hAnsi="Arial" w:cs="Arial"/>
                <w:color w:val="000000" w:themeColor="text1"/>
                <w:sz w:val="20"/>
                <w:szCs w:val="20"/>
                <w:lang w:val="es-CO" w:eastAsia="es-CO"/>
              </w:rPr>
              <w:t>, se propone el comentario de dos textos:</w:t>
            </w:r>
          </w:p>
          <w:p w14:paraId="14092F74" w14:textId="77777777" w:rsidR="00D90BF4" w:rsidRPr="009A5C44" w:rsidRDefault="00D90BF4" w:rsidP="00D90BF4">
            <w:pPr>
              <w:spacing w:before="100" w:beforeAutospacing="1" w:after="210" w:line="270" w:lineRule="atLeast"/>
              <w:rPr>
                <w:rFonts w:ascii="Arial" w:eastAsia="Times New Roman" w:hAnsi="Arial" w:cs="Arial"/>
                <w:color w:val="000000" w:themeColor="text1"/>
                <w:sz w:val="20"/>
                <w:szCs w:val="20"/>
                <w:lang w:val="es-CO" w:eastAsia="es-CO"/>
              </w:rPr>
            </w:pPr>
            <w:r w:rsidRPr="009A5C44">
              <w:rPr>
                <w:rFonts w:ascii="Arial" w:eastAsia="Times New Roman" w:hAnsi="Arial" w:cs="Arial"/>
                <w:color w:val="000000" w:themeColor="text1"/>
                <w:sz w:val="20"/>
                <w:szCs w:val="20"/>
                <w:lang w:val="es-CO" w:eastAsia="es-CO"/>
              </w:rPr>
              <w:t xml:space="preserve">- Fragmento de </w:t>
            </w:r>
            <w:r w:rsidRPr="009A5C44">
              <w:rPr>
                <w:rFonts w:ascii="Arial" w:eastAsia="Times New Roman" w:hAnsi="Arial" w:cs="Arial"/>
                <w:i/>
                <w:iCs/>
                <w:color w:val="000000" w:themeColor="text1"/>
                <w:sz w:val="20"/>
                <w:szCs w:val="20"/>
                <w:lang w:val="es-CO" w:eastAsia="es-CO"/>
              </w:rPr>
              <w:t>¿Qué es la Ilustración?</w:t>
            </w:r>
            <w:r w:rsidRPr="009A5C44">
              <w:rPr>
                <w:rFonts w:ascii="Arial" w:eastAsia="Times New Roman" w:hAnsi="Arial" w:cs="Arial"/>
                <w:color w:val="000000" w:themeColor="text1"/>
                <w:sz w:val="20"/>
                <w:szCs w:val="20"/>
                <w:lang w:val="es-CO" w:eastAsia="es-CO"/>
              </w:rPr>
              <w:t>, de Immanuel Kant.</w:t>
            </w:r>
          </w:p>
          <w:p w14:paraId="3F6E3428" w14:textId="77777777" w:rsidR="00D90BF4" w:rsidRPr="009A5C44" w:rsidRDefault="00D90BF4" w:rsidP="00D90BF4">
            <w:pPr>
              <w:spacing w:before="100" w:beforeAutospacing="1" w:after="210" w:line="270" w:lineRule="atLeast"/>
              <w:rPr>
                <w:rFonts w:ascii="Arial" w:eastAsia="Times New Roman" w:hAnsi="Arial" w:cs="Arial"/>
                <w:color w:val="000000" w:themeColor="text1"/>
                <w:sz w:val="20"/>
                <w:szCs w:val="20"/>
                <w:lang w:val="es-CO" w:eastAsia="es-CO"/>
              </w:rPr>
            </w:pPr>
            <w:r w:rsidRPr="009A5C44">
              <w:rPr>
                <w:rFonts w:ascii="Arial" w:eastAsia="Times New Roman" w:hAnsi="Arial" w:cs="Arial"/>
                <w:color w:val="000000" w:themeColor="text1"/>
                <w:sz w:val="20"/>
                <w:szCs w:val="20"/>
                <w:lang w:val="es-CO" w:eastAsia="es-CO"/>
              </w:rPr>
              <w:t xml:space="preserve">- Fragmento de </w:t>
            </w:r>
            <w:r w:rsidRPr="009A5C44">
              <w:rPr>
                <w:rFonts w:ascii="Arial" w:eastAsia="Times New Roman" w:hAnsi="Arial" w:cs="Arial"/>
                <w:i/>
                <w:iCs/>
                <w:color w:val="000000" w:themeColor="text1"/>
                <w:sz w:val="20"/>
                <w:szCs w:val="20"/>
                <w:lang w:val="es-CO" w:eastAsia="es-CO"/>
              </w:rPr>
              <w:t>Del espíritu de las leyes</w:t>
            </w:r>
            <w:r w:rsidRPr="009A5C44">
              <w:rPr>
                <w:rFonts w:ascii="Arial" w:eastAsia="Times New Roman" w:hAnsi="Arial" w:cs="Arial"/>
                <w:color w:val="000000" w:themeColor="text1"/>
                <w:sz w:val="20"/>
                <w:szCs w:val="20"/>
                <w:lang w:val="es-CO" w:eastAsia="es-CO"/>
              </w:rPr>
              <w:t>, de Montesquieu.</w:t>
            </w:r>
          </w:p>
          <w:p w14:paraId="01D3B329" w14:textId="77777777" w:rsidR="00D90BF4" w:rsidRPr="009A5C44" w:rsidRDefault="00D90BF4" w:rsidP="00D90BF4">
            <w:pPr>
              <w:spacing w:before="100" w:beforeAutospacing="1" w:after="210" w:line="270" w:lineRule="atLeast"/>
              <w:rPr>
                <w:rFonts w:ascii="Arial" w:eastAsia="Times New Roman" w:hAnsi="Arial" w:cs="Arial"/>
                <w:color w:val="000000" w:themeColor="text1"/>
                <w:sz w:val="20"/>
                <w:szCs w:val="20"/>
                <w:lang w:val="es-CO" w:eastAsia="es-CO"/>
              </w:rPr>
            </w:pPr>
            <w:r w:rsidRPr="009A5C44">
              <w:rPr>
                <w:rFonts w:ascii="Arial" w:eastAsia="Times New Roman" w:hAnsi="Arial" w:cs="Arial"/>
                <w:color w:val="000000" w:themeColor="text1"/>
                <w:sz w:val="20"/>
                <w:szCs w:val="20"/>
                <w:lang w:val="es-CO" w:eastAsia="es-CO"/>
              </w:rPr>
              <w:t>El fin es que los alumnos detecten las ideas principales de estos textos y reflexionen sobre cómo la Ilustración y el despotismo se pueden conjugar.</w:t>
            </w:r>
          </w:p>
          <w:p w14:paraId="03A468FC" w14:textId="6C6EE82E" w:rsidR="004B2A60" w:rsidRDefault="00D90BF4" w:rsidP="001A3E93">
            <w:pPr>
              <w:rPr>
                <w:rFonts w:ascii="Times New Roman" w:hAnsi="Times New Roman" w:cs="Times New Roman"/>
                <w:color w:val="000000" w:themeColor="text1"/>
                <w:sz w:val="24"/>
                <w:szCs w:val="24"/>
              </w:rPr>
            </w:pPr>
            <w:r>
              <w:rPr>
                <w:rFonts w:ascii="Georgia" w:eastAsia="Times New Roman" w:hAnsi="Georgia" w:cs="Arial"/>
                <w:b/>
                <w:bCs/>
                <w:color w:val="0D3158"/>
                <w:sz w:val="27"/>
                <w:szCs w:val="27"/>
                <w:lang w:val="es-CO" w:eastAsia="es-CO"/>
              </w:rPr>
              <w:t xml:space="preserve"> </w:t>
            </w:r>
          </w:p>
          <w:p w14:paraId="1706BBAF" w14:textId="77777777" w:rsidR="004B2A60" w:rsidRPr="00985BA1" w:rsidRDefault="004B2A60" w:rsidP="001A3E93">
            <w:pPr>
              <w:rPr>
                <w:rFonts w:ascii="Times New Roman" w:hAnsi="Times New Roman" w:cs="Times New Roman"/>
                <w:color w:val="000000" w:themeColor="text1"/>
                <w:sz w:val="24"/>
                <w:szCs w:val="24"/>
              </w:rPr>
            </w:pPr>
          </w:p>
        </w:tc>
      </w:tr>
    </w:tbl>
    <w:p w14:paraId="4B8D1083" w14:textId="11809138" w:rsidR="009029C9" w:rsidRPr="00985BA1" w:rsidRDefault="009029C9" w:rsidP="009029C9">
      <w:pPr>
        <w:pStyle w:val="u"/>
        <w:shd w:val="clear" w:color="auto" w:fill="FFFFFF"/>
        <w:rPr>
          <w:lang w:val="es-ES_tradnl"/>
        </w:rPr>
      </w:pPr>
    </w:p>
    <w:tbl>
      <w:tblPr>
        <w:tblStyle w:val="Tablaconcuadrcula"/>
        <w:tblW w:w="0" w:type="auto"/>
        <w:tblLook w:val="04A0" w:firstRow="1" w:lastRow="0" w:firstColumn="1" w:lastColumn="0" w:noHBand="0" w:noVBand="1"/>
      </w:tblPr>
      <w:tblGrid>
        <w:gridCol w:w="2518"/>
        <w:gridCol w:w="6536"/>
      </w:tblGrid>
      <w:tr w:rsidR="006E178A" w:rsidRPr="00985BA1" w14:paraId="61DA7924" w14:textId="77777777" w:rsidTr="001A3E93">
        <w:tc>
          <w:tcPr>
            <w:tcW w:w="9054" w:type="dxa"/>
            <w:gridSpan w:val="2"/>
            <w:shd w:val="clear" w:color="auto" w:fill="000000" w:themeFill="text1"/>
          </w:tcPr>
          <w:p w14:paraId="3EE492A4" w14:textId="57827DD5" w:rsidR="006E178A" w:rsidRPr="00985BA1" w:rsidRDefault="009A5C44" w:rsidP="006E178A">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Consolidación. Practica</w:t>
            </w:r>
            <w:r w:rsidR="006E178A" w:rsidRPr="00985BA1">
              <w:rPr>
                <w:rFonts w:ascii="Times New Roman" w:hAnsi="Times New Roman" w:cs="Times New Roman"/>
                <w:b/>
                <w:color w:val="FFFFFF" w:themeColor="background1"/>
                <w:sz w:val="24"/>
                <w:szCs w:val="24"/>
              </w:rPr>
              <w:t>: recurso nuevo</w:t>
            </w:r>
          </w:p>
        </w:tc>
      </w:tr>
      <w:tr w:rsidR="006E178A" w:rsidRPr="00985BA1" w14:paraId="29C95D5B" w14:textId="77777777" w:rsidTr="001A3E93">
        <w:tc>
          <w:tcPr>
            <w:tcW w:w="2518" w:type="dxa"/>
          </w:tcPr>
          <w:p w14:paraId="15663292" w14:textId="77777777" w:rsidR="006E178A" w:rsidRPr="00985BA1" w:rsidRDefault="006E178A" w:rsidP="001A3E9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Código</w:t>
            </w:r>
          </w:p>
        </w:tc>
        <w:tc>
          <w:tcPr>
            <w:tcW w:w="6536" w:type="dxa"/>
          </w:tcPr>
          <w:p w14:paraId="0CAED260" w14:textId="6F5C771E" w:rsidR="006E178A" w:rsidRPr="00985BA1" w:rsidRDefault="006E178A" w:rsidP="009A5C44">
            <w:pPr>
              <w:rPr>
                <w:rFonts w:ascii="Times New Roman" w:hAnsi="Times New Roman" w:cs="Times New Roman"/>
                <w:b/>
                <w:color w:val="000000" w:themeColor="text1"/>
                <w:sz w:val="24"/>
                <w:szCs w:val="24"/>
              </w:rPr>
            </w:pPr>
            <w:r w:rsidRPr="00985BA1">
              <w:rPr>
                <w:rFonts w:ascii="Times New Roman" w:hAnsi="Times New Roman" w:cs="Times New Roman"/>
                <w:color w:val="000000"/>
                <w:sz w:val="24"/>
                <w:szCs w:val="24"/>
              </w:rPr>
              <w:t>CS_08_01</w:t>
            </w:r>
            <w:r w:rsidRPr="00985BA1">
              <w:rPr>
                <w:rFonts w:ascii="Times New Roman" w:hAnsi="Times New Roman" w:cs="Times New Roman"/>
                <w:color w:val="000000" w:themeColor="text1"/>
                <w:sz w:val="24"/>
                <w:szCs w:val="24"/>
              </w:rPr>
              <w:t>_REC</w:t>
            </w:r>
            <w:r w:rsidR="009A5C44">
              <w:rPr>
                <w:rFonts w:ascii="Times New Roman" w:hAnsi="Times New Roman" w:cs="Times New Roman"/>
                <w:color w:val="000000" w:themeColor="text1"/>
                <w:sz w:val="24"/>
                <w:szCs w:val="24"/>
              </w:rPr>
              <w:t>4</w:t>
            </w:r>
            <w:r w:rsidRPr="00985BA1">
              <w:rPr>
                <w:rFonts w:ascii="Times New Roman" w:hAnsi="Times New Roman" w:cs="Times New Roman"/>
                <w:color w:val="000000" w:themeColor="text1"/>
                <w:sz w:val="24"/>
                <w:szCs w:val="24"/>
              </w:rPr>
              <w:t>0</w:t>
            </w:r>
          </w:p>
        </w:tc>
      </w:tr>
      <w:tr w:rsidR="006E178A" w:rsidRPr="00985BA1" w14:paraId="18A3E540" w14:textId="77777777" w:rsidTr="001A3E93">
        <w:tc>
          <w:tcPr>
            <w:tcW w:w="2518" w:type="dxa"/>
          </w:tcPr>
          <w:p w14:paraId="2D0F338B" w14:textId="433CA593" w:rsidR="006E178A" w:rsidRPr="00985BA1" w:rsidRDefault="009D22FD" w:rsidP="001A3E93">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Título</w:t>
            </w:r>
          </w:p>
        </w:tc>
        <w:tc>
          <w:tcPr>
            <w:tcW w:w="6536" w:type="dxa"/>
          </w:tcPr>
          <w:p w14:paraId="3B3919E9" w14:textId="25E54FDA" w:rsidR="006E178A" w:rsidRPr="00985BA1" w:rsidRDefault="009D22FD" w:rsidP="00C85210">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 xml:space="preserve">El pensamiento ilustrado </w:t>
            </w:r>
            <w:r w:rsidR="00C85210">
              <w:rPr>
                <w:rFonts w:ascii="Times New Roman" w:hAnsi="Times New Roman" w:cs="Times New Roman"/>
                <w:color w:val="000000" w:themeColor="text1"/>
                <w:sz w:val="24"/>
                <w:szCs w:val="24"/>
              </w:rPr>
              <w:t xml:space="preserve">frente </w:t>
            </w:r>
            <w:r w:rsidRPr="00985BA1">
              <w:rPr>
                <w:rFonts w:ascii="Times New Roman" w:hAnsi="Times New Roman" w:cs="Times New Roman"/>
                <w:color w:val="000000" w:themeColor="text1"/>
                <w:sz w:val="24"/>
                <w:szCs w:val="24"/>
              </w:rPr>
              <w:t>a la idea del poder divino</w:t>
            </w:r>
          </w:p>
        </w:tc>
      </w:tr>
      <w:tr w:rsidR="006E178A" w:rsidRPr="00985BA1" w14:paraId="56C7CFC4" w14:textId="77777777" w:rsidTr="001A3E93">
        <w:tc>
          <w:tcPr>
            <w:tcW w:w="2518" w:type="dxa"/>
          </w:tcPr>
          <w:p w14:paraId="1567A5B6" w14:textId="77777777" w:rsidR="006E178A" w:rsidRPr="00985BA1" w:rsidRDefault="006E178A" w:rsidP="001A3E9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Descripción</w:t>
            </w:r>
          </w:p>
        </w:tc>
        <w:tc>
          <w:tcPr>
            <w:tcW w:w="6536" w:type="dxa"/>
          </w:tcPr>
          <w:p w14:paraId="2276F279" w14:textId="1A81244F" w:rsidR="009B32FC" w:rsidRDefault="009B32FC" w:rsidP="001A3E93">
            <w:pPr>
              <w:rPr>
                <w:rFonts w:ascii="Times New Roman" w:hAnsi="Times New Roman" w:cs="Times New Roman"/>
                <w:color w:val="000000" w:themeColor="text1"/>
                <w:sz w:val="24"/>
                <w:szCs w:val="24"/>
              </w:rPr>
            </w:pPr>
            <w:r w:rsidRPr="009B32FC">
              <w:rPr>
                <w:rFonts w:ascii="Times New Roman" w:hAnsi="Times New Roman" w:cs="Times New Roman"/>
                <w:color w:val="000000" w:themeColor="text1"/>
                <w:sz w:val="24"/>
                <w:szCs w:val="24"/>
                <w:highlight w:val="green"/>
              </w:rPr>
              <w:t>Motor.</w:t>
            </w:r>
            <w:r>
              <w:rPr>
                <w:rFonts w:ascii="Times New Roman" w:hAnsi="Times New Roman" w:cs="Times New Roman"/>
                <w:color w:val="000000" w:themeColor="text1"/>
                <w:sz w:val="24"/>
                <w:szCs w:val="24"/>
              </w:rPr>
              <w:t xml:space="preserve"> </w:t>
            </w:r>
            <w:r w:rsidRPr="009B32FC">
              <w:rPr>
                <w:rFonts w:ascii="Times New Roman" w:hAnsi="Times New Roman" w:cs="Times New Roman"/>
                <w:color w:val="000000" w:themeColor="text1"/>
                <w:sz w:val="24"/>
                <w:szCs w:val="24"/>
                <w:highlight w:val="green"/>
              </w:rPr>
              <w:t>M101</w:t>
            </w:r>
            <w:r w:rsidR="000C63D7">
              <w:rPr>
                <w:rFonts w:ascii="Times New Roman" w:hAnsi="Times New Roman" w:cs="Times New Roman"/>
                <w:color w:val="000000" w:themeColor="text1"/>
                <w:sz w:val="24"/>
                <w:szCs w:val="24"/>
              </w:rPr>
              <w:t xml:space="preserve"> </w:t>
            </w:r>
          </w:p>
          <w:p w14:paraId="7CFB176D" w14:textId="16E03B74" w:rsidR="009D22FD" w:rsidRPr="00985BA1" w:rsidRDefault="009D22FD" w:rsidP="001A3E93">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 xml:space="preserve">Lee el siguiente fragmento de </w:t>
            </w:r>
            <w:r w:rsidR="00D25242" w:rsidRPr="00985BA1">
              <w:rPr>
                <w:rFonts w:ascii="Times New Roman" w:hAnsi="Times New Roman" w:cs="Times New Roman"/>
                <w:color w:val="000000" w:themeColor="text1"/>
                <w:sz w:val="24"/>
                <w:szCs w:val="24"/>
              </w:rPr>
              <w:t>“</w:t>
            </w:r>
            <w:r w:rsidRPr="00985BA1">
              <w:rPr>
                <w:rFonts w:ascii="Times New Roman" w:hAnsi="Times New Roman" w:cs="Times New Roman"/>
                <w:color w:val="000000" w:themeColor="text1"/>
                <w:sz w:val="24"/>
                <w:szCs w:val="24"/>
              </w:rPr>
              <w:t>Las Cartas Persas</w:t>
            </w:r>
            <w:r w:rsidR="00D25242" w:rsidRPr="00985BA1">
              <w:rPr>
                <w:rFonts w:ascii="Times New Roman" w:hAnsi="Times New Roman" w:cs="Times New Roman"/>
                <w:color w:val="000000" w:themeColor="text1"/>
                <w:sz w:val="24"/>
                <w:szCs w:val="24"/>
              </w:rPr>
              <w:t>”</w:t>
            </w:r>
            <w:r w:rsidRPr="00985BA1">
              <w:rPr>
                <w:rFonts w:ascii="Times New Roman" w:hAnsi="Times New Roman" w:cs="Times New Roman"/>
                <w:color w:val="000000" w:themeColor="text1"/>
                <w:sz w:val="24"/>
                <w:szCs w:val="24"/>
              </w:rPr>
              <w:t xml:space="preserve"> del Barón de Montesquieu. </w:t>
            </w:r>
          </w:p>
          <w:p w14:paraId="79E66A6B" w14:textId="2A1AA0BA" w:rsidR="009D22FD" w:rsidRPr="00985BA1" w:rsidRDefault="009D22FD" w:rsidP="009D22FD">
            <w:pPr>
              <w:rPr>
                <w:rFonts w:ascii="Times New Roman" w:hAnsi="Times New Roman" w:cs="Times New Roman"/>
                <w:color w:val="000000" w:themeColor="text1"/>
                <w:sz w:val="24"/>
                <w:szCs w:val="24"/>
              </w:rPr>
            </w:pPr>
          </w:p>
          <w:p w14:paraId="47BEBD2A" w14:textId="77777777" w:rsidR="009D22FD" w:rsidRPr="00985BA1" w:rsidRDefault="009D22FD" w:rsidP="001A3E93">
            <w:pPr>
              <w:rPr>
                <w:rFonts w:ascii="Times New Roman" w:hAnsi="Times New Roman" w:cs="Times New Roman"/>
                <w:color w:val="000000" w:themeColor="text1"/>
                <w:sz w:val="24"/>
                <w:szCs w:val="24"/>
              </w:rPr>
            </w:pPr>
          </w:p>
          <w:p w14:paraId="30CF8ED2" w14:textId="77777777" w:rsidR="006E178A" w:rsidRPr="00985BA1" w:rsidRDefault="009D22FD" w:rsidP="001A3E93">
            <w:pPr>
              <w:rPr>
                <w:rFonts w:ascii="Times New Roman" w:hAnsi="Times New Roman" w:cs="Times New Roman"/>
                <w:sz w:val="24"/>
                <w:szCs w:val="24"/>
              </w:rPr>
            </w:pPr>
            <w:r w:rsidRPr="00985BA1">
              <w:rPr>
                <w:rFonts w:ascii="Times New Roman" w:hAnsi="Times New Roman" w:cs="Times New Roman"/>
                <w:sz w:val="24"/>
                <w:szCs w:val="24"/>
              </w:rPr>
              <w:t xml:space="preserve">“El rey de Francia es el príncipe más poderoso de Europa. No </w:t>
            </w:r>
            <w:r w:rsidRPr="00985BA1">
              <w:rPr>
                <w:rFonts w:ascii="Times New Roman" w:hAnsi="Times New Roman" w:cs="Times New Roman"/>
                <w:sz w:val="24"/>
                <w:szCs w:val="24"/>
              </w:rPr>
              <w:lastRenderedPageBreak/>
              <w:t xml:space="preserve">posee minas de oro, como el rey de España, su vecino, pero posee más riquezas que él porque las extrae de la vanidad de sus súbditos, más inagotable que las minas. Se le ha visto emprender o apoyar grandes guerras sin más capital que la venta de títulos de honor, y, por un prodigio del orgullo humano, sus tropas fueron pagadas, sus plazas fortificadas y su flota equipada.  Además, este rey es un gran mago, pues ejerce su mando hasta en la inteligencia de sus súbditos, consiguiendo que piensen como él desea. Si no tiene más que un millón de escudos en su tesoro y necesita dos, logra persuadirles de que un escudo vale dos, y le creen. Si ha de mantener una guerra difícil y está sin dinero, basta con que les meta en la cabeza que un trozo de papel es dinero e inmediatamente se convencen de ello. Hasta tal punto es grande la fuerza y el poder que tiene sobre sus súbditos que incluso llega a hacerles creer que es capaz de curarles de toda clase de enfermedades tan sólo con tocarlos.  Lo que te cuento de este príncipe no debe asombrarte, pues hay otro mago, más poderoso que él. Es tan dueño del intelecto del príncipe como éste del de los demás. Este mago se llama el Papa. Tan pronto le hace creer que tres no son más que uno, como que el pan que come no es pan, ni el vino que bebe vino y mil otras cosas de esta clase. </w:t>
            </w:r>
          </w:p>
          <w:p w14:paraId="0C528C20" w14:textId="77777777" w:rsidR="009D22FD" w:rsidRPr="00985BA1" w:rsidRDefault="009D22FD" w:rsidP="001A3E93">
            <w:pPr>
              <w:rPr>
                <w:rFonts w:ascii="Times New Roman" w:hAnsi="Times New Roman" w:cs="Times New Roman"/>
                <w:sz w:val="24"/>
                <w:szCs w:val="24"/>
              </w:rPr>
            </w:pPr>
          </w:p>
          <w:p w14:paraId="3158F145" w14:textId="39062924" w:rsidR="009D22FD" w:rsidRPr="00985BA1" w:rsidRDefault="009D22FD" w:rsidP="009D22FD">
            <w:pPr>
              <w:rPr>
                <w:rFonts w:ascii="Times New Roman" w:hAnsi="Times New Roman" w:cs="Times New Roman"/>
                <w:sz w:val="24"/>
                <w:szCs w:val="24"/>
              </w:rPr>
            </w:pPr>
            <w:r w:rsidRPr="00985BA1">
              <w:rPr>
                <w:rFonts w:ascii="Times New Roman" w:hAnsi="Times New Roman" w:cs="Times New Roman"/>
                <w:sz w:val="24"/>
                <w:szCs w:val="24"/>
              </w:rPr>
              <w:t xml:space="preserve">A continuación reflexiona y responde por escrito por qué el Barón de Montesquieu puede hace parte de los pensadores ilustrados. </w:t>
            </w:r>
          </w:p>
          <w:p w14:paraId="444CF109" w14:textId="29A1702B" w:rsidR="009D22FD" w:rsidRPr="00985BA1" w:rsidRDefault="009D22FD" w:rsidP="009D22FD">
            <w:pPr>
              <w:rPr>
                <w:rFonts w:ascii="Times New Roman" w:hAnsi="Times New Roman" w:cs="Times New Roman"/>
                <w:color w:val="000000" w:themeColor="text1"/>
                <w:sz w:val="24"/>
                <w:szCs w:val="24"/>
              </w:rPr>
            </w:pPr>
          </w:p>
        </w:tc>
      </w:tr>
    </w:tbl>
    <w:p w14:paraId="482A2F96" w14:textId="5C851E40" w:rsidR="009029C9" w:rsidRPr="00985BA1" w:rsidRDefault="009029C9" w:rsidP="009029C9">
      <w:pPr>
        <w:rPr>
          <w:rFonts w:ascii="Times New Roman" w:hAnsi="Times New Roman" w:cs="Times New Roman"/>
        </w:rPr>
      </w:pPr>
    </w:p>
    <w:p w14:paraId="15707379" w14:textId="3039A6C8" w:rsidR="009029C9" w:rsidRPr="00985BA1" w:rsidRDefault="007F2CD4" w:rsidP="009029C9">
      <w:pPr>
        <w:rPr>
          <w:rFonts w:ascii="Times New Roman" w:hAnsi="Times New Roman" w:cs="Times New Roman"/>
        </w:rPr>
      </w:pPr>
      <w:r w:rsidRPr="00985BA1">
        <w:rPr>
          <w:rFonts w:ascii="Times New Roman" w:hAnsi="Times New Roman" w:cs="Times New Roman"/>
        </w:rPr>
        <w:t>________________________________________</w:t>
      </w:r>
    </w:p>
    <w:p w14:paraId="1ECDFC87" w14:textId="252E918A" w:rsidR="005D1738" w:rsidRPr="00985BA1" w:rsidRDefault="00DE2D00" w:rsidP="00241211">
      <w:pPr>
        <w:rPr>
          <w:rFonts w:ascii="Times New Roman" w:hAnsi="Times New Roman" w:cs="Times New Roman"/>
          <w:highlight w:val="yellow"/>
        </w:rPr>
      </w:pPr>
      <w:r w:rsidRPr="00985BA1">
        <w:rPr>
          <w:rFonts w:ascii="Times New Roman" w:hAnsi="Times New Roman" w:cs="Times New Roman"/>
          <w:lang w:val="es-ES"/>
        </w:rPr>
        <w:t xml:space="preserve"> </w:t>
      </w:r>
    </w:p>
    <w:p w14:paraId="383E34E6" w14:textId="32195A53" w:rsidR="005B35C1" w:rsidRPr="00985BA1" w:rsidRDefault="005B35C1" w:rsidP="00081745">
      <w:pPr>
        <w:spacing w:after="0"/>
        <w:rPr>
          <w:rFonts w:ascii="Times New Roman" w:hAnsi="Times New Roman" w:cs="Times New Roman"/>
          <w:highlight w:val="yellow"/>
        </w:rPr>
      </w:pPr>
    </w:p>
    <w:p w14:paraId="04970FB3" w14:textId="57821602" w:rsidR="005D1738" w:rsidRPr="00985BA1" w:rsidRDefault="00F23646" w:rsidP="005D1738">
      <w:pPr>
        <w:spacing w:after="0"/>
        <w:rPr>
          <w:rFonts w:ascii="Times New Roman" w:hAnsi="Times New Roman" w:cs="Times New Roman"/>
          <w:b/>
        </w:rPr>
      </w:pPr>
      <w:r w:rsidRPr="00985BA1">
        <w:rPr>
          <w:rFonts w:ascii="Times New Roman" w:hAnsi="Times New Roman" w:cs="Times New Roman"/>
          <w:highlight w:val="yellow"/>
        </w:rPr>
        <w:t>[SECCIÓN 1]</w:t>
      </w:r>
      <w:r w:rsidR="00616DBC" w:rsidRPr="00985BA1">
        <w:rPr>
          <w:rFonts w:ascii="Times New Roman" w:hAnsi="Times New Roman" w:cs="Times New Roman"/>
        </w:rPr>
        <w:t xml:space="preserve"> </w:t>
      </w:r>
      <w:r w:rsidR="006A1381" w:rsidRPr="00985BA1">
        <w:rPr>
          <w:rFonts w:ascii="Times New Roman" w:hAnsi="Times New Roman" w:cs="Times New Roman"/>
          <w:b/>
        </w:rPr>
        <w:t>2</w:t>
      </w:r>
      <w:r w:rsidRPr="00985BA1">
        <w:rPr>
          <w:rFonts w:ascii="Times New Roman" w:hAnsi="Times New Roman" w:cs="Times New Roman"/>
          <w:b/>
        </w:rPr>
        <w:t xml:space="preserve"> </w:t>
      </w:r>
      <w:r w:rsidR="00241211" w:rsidRPr="00985BA1">
        <w:rPr>
          <w:rFonts w:ascii="Times New Roman" w:hAnsi="Times New Roman" w:cs="Times New Roman"/>
          <w:b/>
        </w:rPr>
        <w:t>La sociedad del Antiguo Régimen</w:t>
      </w:r>
    </w:p>
    <w:p w14:paraId="49CF691A" w14:textId="77777777" w:rsidR="00241211" w:rsidRPr="00985BA1" w:rsidRDefault="00241211" w:rsidP="005D1738">
      <w:pPr>
        <w:spacing w:after="0"/>
        <w:rPr>
          <w:rFonts w:ascii="Times New Roman" w:hAnsi="Times New Roman" w:cs="Times New Roman"/>
          <w:b/>
        </w:rPr>
      </w:pPr>
    </w:p>
    <w:p w14:paraId="244F1901" w14:textId="34F85975" w:rsidR="00D23A89" w:rsidRPr="00985BA1" w:rsidRDefault="00D23A89" w:rsidP="00D23A89">
      <w:p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La </w:t>
      </w:r>
      <w:r w:rsidRPr="00985BA1">
        <w:rPr>
          <w:rFonts w:ascii="Times New Roman" w:eastAsia="Times New Roman" w:hAnsi="Times New Roman" w:cs="Times New Roman"/>
          <w:b/>
          <w:bCs/>
          <w:lang w:val="es-ES" w:eastAsia="es-CO"/>
        </w:rPr>
        <w:t>organización estamental</w:t>
      </w:r>
      <w:r w:rsidRPr="00985BA1">
        <w:rPr>
          <w:rFonts w:ascii="Times New Roman" w:eastAsia="Times New Roman" w:hAnsi="Times New Roman" w:cs="Times New Roman"/>
          <w:lang w:val="es-ES" w:eastAsia="es-CO"/>
        </w:rPr>
        <w:t xml:space="preserve"> de la sociedad europea, surgida durante la edad media </w:t>
      </w:r>
      <w:hyperlink r:id="rId15" w:tgtFrame="_blank" w:history="1">
        <w:r w:rsidRPr="00985BA1">
          <w:rPr>
            <w:rFonts w:ascii="Times New Roman" w:eastAsia="Times New Roman" w:hAnsi="Times New Roman" w:cs="Times New Roman"/>
            <w:color w:val="003366"/>
            <w:lang w:val="es-ES" w:eastAsia="es-CO"/>
          </w:rPr>
          <w:t>[</w:t>
        </w:r>
        <w:r w:rsidR="00DF5329">
          <w:rPr>
            <w:rFonts w:ascii="Times New Roman" w:eastAsia="Times New Roman" w:hAnsi="Times New Roman" w:cs="Times New Roman"/>
            <w:color w:val="003366"/>
            <w:lang w:val="es-ES" w:eastAsia="es-CO"/>
          </w:rPr>
          <w:t>VER</w:t>
        </w:r>
        <w:r w:rsidRPr="00985BA1">
          <w:rPr>
            <w:rFonts w:ascii="Times New Roman" w:eastAsia="Times New Roman" w:hAnsi="Times New Roman" w:cs="Times New Roman"/>
            <w:color w:val="003366"/>
            <w:lang w:val="es-ES" w:eastAsia="es-CO"/>
          </w:rPr>
          <w:t>]</w:t>
        </w:r>
      </w:hyperlink>
      <w:r w:rsidRPr="00985BA1">
        <w:rPr>
          <w:rFonts w:ascii="Times New Roman" w:eastAsia="Times New Roman" w:hAnsi="Times New Roman" w:cs="Times New Roman"/>
          <w:lang w:val="es-ES" w:eastAsia="es-CO"/>
        </w:rPr>
        <w:t xml:space="preserve">, se mantuvo a lo largo de la mayor parte del siglo XVIII. Los tres estamentos en los que se dividía la sociedad del Antiguo Régimen eran: </w:t>
      </w:r>
    </w:p>
    <w:p w14:paraId="097F0386" w14:textId="77777777" w:rsidR="00D23A89" w:rsidRPr="00985BA1"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La </w:t>
      </w:r>
      <w:r w:rsidRPr="00985BA1">
        <w:rPr>
          <w:rFonts w:ascii="Times New Roman" w:eastAsia="Times New Roman" w:hAnsi="Times New Roman" w:cs="Times New Roman"/>
          <w:b/>
          <w:bCs/>
          <w:lang w:val="es-ES" w:eastAsia="es-CO"/>
        </w:rPr>
        <w:t>nobleza</w:t>
      </w:r>
      <w:r w:rsidRPr="00985BA1">
        <w:rPr>
          <w:rFonts w:ascii="Times New Roman" w:eastAsia="Times New Roman" w:hAnsi="Times New Roman" w:cs="Times New Roman"/>
          <w:lang w:val="es-ES" w:eastAsia="es-CO"/>
        </w:rPr>
        <w:t xml:space="preserve">: este reducido estamento estaba integrado por nobles y aristócratas, y formaba parte del </w:t>
      </w:r>
      <w:r w:rsidRPr="00985BA1">
        <w:rPr>
          <w:rFonts w:ascii="Times New Roman" w:eastAsia="Times New Roman" w:hAnsi="Times New Roman" w:cs="Times New Roman"/>
          <w:b/>
          <w:bCs/>
          <w:lang w:val="es-ES" w:eastAsia="es-CO"/>
        </w:rPr>
        <w:t>grupo de los privilegiados</w:t>
      </w:r>
      <w:r w:rsidRPr="00985BA1">
        <w:rPr>
          <w:rFonts w:ascii="Times New Roman" w:eastAsia="Times New Roman" w:hAnsi="Times New Roman" w:cs="Times New Roman"/>
          <w:lang w:val="es-ES" w:eastAsia="es-CO"/>
        </w:rPr>
        <w:t xml:space="preserve">. Estaban exentos de pagar impuestos y vivían de las rentas que generaban sus posesiones. </w:t>
      </w:r>
    </w:p>
    <w:p w14:paraId="68B6DC15" w14:textId="77777777" w:rsidR="00D23A89" w:rsidRPr="00985BA1"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El </w:t>
      </w:r>
      <w:r w:rsidRPr="00985BA1">
        <w:rPr>
          <w:rFonts w:ascii="Times New Roman" w:eastAsia="Times New Roman" w:hAnsi="Times New Roman" w:cs="Times New Roman"/>
          <w:b/>
          <w:bCs/>
          <w:lang w:val="es-ES" w:eastAsia="es-CO"/>
        </w:rPr>
        <w:t>clero</w:t>
      </w:r>
      <w:r w:rsidRPr="00985BA1">
        <w:rPr>
          <w:rFonts w:ascii="Times New Roman" w:eastAsia="Times New Roman" w:hAnsi="Times New Roman" w:cs="Times New Roman"/>
          <w:lang w:val="es-ES" w:eastAsia="es-CO"/>
        </w:rPr>
        <w:t xml:space="preserve">: estaba integrado por los miembros de la </w:t>
      </w:r>
      <w:r w:rsidRPr="00985BA1">
        <w:rPr>
          <w:rFonts w:ascii="Times New Roman" w:eastAsia="Times New Roman" w:hAnsi="Times New Roman" w:cs="Times New Roman"/>
          <w:b/>
          <w:bCs/>
          <w:lang w:val="es-ES" w:eastAsia="es-CO"/>
        </w:rPr>
        <w:t>Iglesia</w:t>
      </w:r>
      <w:r w:rsidRPr="00985BA1">
        <w:rPr>
          <w:rFonts w:ascii="Times New Roman" w:eastAsia="Times New Roman" w:hAnsi="Times New Roman" w:cs="Times New Roman"/>
          <w:lang w:val="es-ES" w:eastAsia="es-CO"/>
        </w:rPr>
        <w:t xml:space="preserve">. Este estamento formaba parte del </w:t>
      </w:r>
      <w:r w:rsidRPr="00985BA1">
        <w:rPr>
          <w:rFonts w:ascii="Times New Roman" w:eastAsia="Times New Roman" w:hAnsi="Times New Roman" w:cs="Times New Roman"/>
          <w:b/>
          <w:bCs/>
          <w:lang w:val="es-ES" w:eastAsia="es-CO"/>
        </w:rPr>
        <w:t>grupo de los privilegiados</w:t>
      </w:r>
      <w:r w:rsidRPr="00985BA1">
        <w:rPr>
          <w:rFonts w:ascii="Times New Roman" w:eastAsia="Times New Roman" w:hAnsi="Times New Roman" w:cs="Times New Roman"/>
          <w:lang w:val="es-ES" w:eastAsia="es-CO"/>
        </w:rPr>
        <w:t xml:space="preserve"> junto a la nobleza. Se puede distinguir entre el </w:t>
      </w:r>
      <w:r w:rsidRPr="00985BA1">
        <w:rPr>
          <w:rFonts w:ascii="Times New Roman" w:eastAsia="Times New Roman" w:hAnsi="Times New Roman" w:cs="Times New Roman"/>
          <w:b/>
          <w:bCs/>
          <w:lang w:val="es-ES" w:eastAsia="es-CO"/>
        </w:rPr>
        <w:t>alto clero</w:t>
      </w:r>
      <w:r w:rsidRPr="00985BA1">
        <w:rPr>
          <w:rFonts w:ascii="Times New Roman" w:eastAsia="Times New Roman" w:hAnsi="Times New Roman" w:cs="Times New Roman"/>
          <w:lang w:val="es-ES" w:eastAsia="es-CO"/>
        </w:rPr>
        <w:t xml:space="preserve"> (cardenales, obispos, abades, etc.), cuyos miembros pertenecían a </w:t>
      </w:r>
      <w:r w:rsidRPr="00985BA1">
        <w:rPr>
          <w:rFonts w:ascii="Times New Roman" w:eastAsia="Times New Roman" w:hAnsi="Times New Roman" w:cs="Times New Roman"/>
          <w:lang w:val="es-ES" w:eastAsia="es-CO"/>
        </w:rPr>
        <w:lastRenderedPageBreak/>
        <w:t xml:space="preserve">familias nobles y adineradas, y el </w:t>
      </w:r>
      <w:r w:rsidRPr="00985BA1">
        <w:rPr>
          <w:rFonts w:ascii="Times New Roman" w:eastAsia="Times New Roman" w:hAnsi="Times New Roman" w:cs="Times New Roman"/>
          <w:b/>
          <w:bCs/>
          <w:lang w:val="es-ES" w:eastAsia="es-CO"/>
        </w:rPr>
        <w:t>bajo clero</w:t>
      </w:r>
      <w:r w:rsidRPr="00985BA1">
        <w:rPr>
          <w:rFonts w:ascii="Times New Roman" w:eastAsia="Times New Roman" w:hAnsi="Times New Roman" w:cs="Times New Roman"/>
          <w:lang w:val="es-ES" w:eastAsia="es-CO"/>
        </w:rPr>
        <w:t xml:space="preserve"> (sacerdotes, monjes, monjas, etc.), cuyos miembros procedían de grupos más humildes de la sociedad. </w:t>
      </w:r>
    </w:p>
    <w:p w14:paraId="4A25F881" w14:textId="77777777" w:rsidR="00D23A89" w:rsidRPr="00985BA1"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El </w:t>
      </w:r>
      <w:r w:rsidRPr="00985BA1">
        <w:rPr>
          <w:rFonts w:ascii="Times New Roman" w:eastAsia="Times New Roman" w:hAnsi="Times New Roman" w:cs="Times New Roman"/>
          <w:b/>
          <w:bCs/>
          <w:lang w:val="es-ES" w:eastAsia="es-CO"/>
        </w:rPr>
        <w:t>tercer estado</w:t>
      </w:r>
      <w:r w:rsidRPr="00985BA1">
        <w:rPr>
          <w:rFonts w:ascii="Times New Roman" w:eastAsia="Times New Roman" w:hAnsi="Times New Roman" w:cs="Times New Roman"/>
          <w:lang w:val="es-ES" w:eastAsia="es-CO"/>
        </w:rPr>
        <w:t xml:space="preserve">: representaba a la mayoría de la población. Las clases populares vivían de su trabajo y pagaban altos impuestos para mantener a los otros dos estamentos (nobleza y clero). No se trata de un grupo homogéneo, estaba formado por distintos colectivos como los </w:t>
      </w:r>
      <w:r w:rsidRPr="00985BA1">
        <w:rPr>
          <w:rFonts w:ascii="Times New Roman" w:eastAsia="Times New Roman" w:hAnsi="Times New Roman" w:cs="Times New Roman"/>
          <w:b/>
          <w:bCs/>
          <w:lang w:val="es-ES" w:eastAsia="es-CO"/>
        </w:rPr>
        <w:t>burgueses</w:t>
      </w:r>
      <w:r w:rsidRPr="00985BA1">
        <w:rPr>
          <w:rFonts w:ascii="Times New Roman" w:eastAsia="Times New Roman" w:hAnsi="Times New Roman" w:cs="Times New Roman"/>
          <w:lang w:val="es-ES" w:eastAsia="es-CO"/>
        </w:rPr>
        <w:t xml:space="preserve">, las </w:t>
      </w:r>
      <w:r w:rsidRPr="00985BA1">
        <w:rPr>
          <w:rFonts w:ascii="Times New Roman" w:eastAsia="Times New Roman" w:hAnsi="Times New Roman" w:cs="Times New Roman"/>
          <w:b/>
          <w:bCs/>
          <w:lang w:val="es-ES" w:eastAsia="es-CO"/>
        </w:rPr>
        <w:t>clases populares urbanas</w:t>
      </w:r>
      <w:r w:rsidRPr="00985BA1">
        <w:rPr>
          <w:rFonts w:ascii="Times New Roman" w:eastAsia="Times New Roman" w:hAnsi="Times New Roman" w:cs="Times New Roman"/>
          <w:lang w:val="es-ES" w:eastAsia="es-CO"/>
        </w:rPr>
        <w:t xml:space="preserve"> y el </w:t>
      </w:r>
      <w:r w:rsidRPr="00985BA1">
        <w:rPr>
          <w:rFonts w:ascii="Times New Roman" w:eastAsia="Times New Roman" w:hAnsi="Times New Roman" w:cs="Times New Roman"/>
          <w:b/>
          <w:bCs/>
          <w:lang w:val="es-ES" w:eastAsia="es-CO"/>
        </w:rPr>
        <w:t>campesinado</w:t>
      </w:r>
      <w:r w:rsidRPr="00985BA1">
        <w:rPr>
          <w:rFonts w:ascii="Times New Roman" w:eastAsia="Times New Roman" w:hAnsi="Times New Roman" w:cs="Times New Roman"/>
          <w:lang w:val="es-ES" w:eastAsia="es-CO"/>
        </w:rPr>
        <w:t xml:space="preserve">. </w:t>
      </w:r>
    </w:p>
    <w:p w14:paraId="201BFC54" w14:textId="77777777" w:rsidR="00241211" w:rsidRPr="00985BA1"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230"/>
        <w:gridCol w:w="6824"/>
      </w:tblGrid>
      <w:tr w:rsidR="00CD7232" w:rsidRPr="00985BA1" w14:paraId="039F2CE2" w14:textId="77777777" w:rsidTr="00CD7232">
        <w:tc>
          <w:tcPr>
            <w:tcW w:w="9054" w:type="dxa"/>
            <w:gridSpan w:val="2"/>
            <w:shd w:val="clear" w:color="auto" w:fill="0D0D0D" w:themeFill="text1" w:themeFillTint="F2"/>
          </w:tcPr>
          <w:p w14:paraId="564A8362" w14:textId="77777777" w:rsidR="00CD7232" w:rsidRPr="00985BA1" w:rsidRDefault="00CD7232" w:rsidP="001A3E93">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Imagen (fotografía, gráfica o ilustración)</w:t>
            </w:r>
          </w:p>
        </w:tc>
      </w:tr>
      <w:tr w:rsidR="00CD7232" w:rsidRPr="00985BA1" w14:paraId="66402777" w14:textId="77777777" w:rsidTr="00CD7232">
        <w:tc>
          <w:tcPr>
            <w:tcW w:w="2230" w:type="dxa"/>
          </w:tcPr>
          <w:p w14:paraId="0C898B42" w14:textId="77777777" w:rsidR="00CD7232" w:rsidRPr="00985BA1" w:rsidRDefault="00CD7232" w:rsidP="001A3E93">
            <w:pPr>
              <w:rPr>
                <w:rFonts w:ascii="Times New Roman" w:hAnsi="Times New Roman" w:cs="Times New Roman"/>
                <w:b/>
                <w:color w:val="000000"/>
                <w:sz w:val="24"/>
                <w:szCs w:val="24"/>
              </w:rPr>
            </w:pPr>
            <w:r w:rsidRPr="00985BA1">
              <w:rPr>
                <w:rFonts w:ascii="Times New Roman" w:hAnsi="Times New Roman" w:cs="Times New Roman"/>
                <w:b/>
                <w:color w:val="000000"/>
                <w:sz w:val="24"/>
                <w:szCs w:val="24"/>
              </w:rPr>
              <w:t>Código</w:t>
            </w:r>
          </w:p>
        </w:tc>
        <w:tc>
          <w:tcPr>
            <w:tcW w:w="6824" w:type="dxa"/>
          </w:tcPr>
          <w:p w14:paraId="13B01C73" w14:textId="1A21748F" w:rsidR="00CD7232" w:rsidRPr="00985BA1" w:rsidRDefault="00CD7232" w:rsidP="001A3E93">
            <w:pPr>
              <w:rPr>
                <w:rFonts w:ascii="Times New Roman" w:hAnsi="Times New Roman" w:cs="Times New Roman"/>
                <w:b/>
                <w:color w:val="000000"/>
                <w:sz w:val="24"/>
                <w:szCs w:val="24"/>
              </w:rPr>
            </w:pPr>
            <w:r w:rsidRPr="00985BA1">
              <w:rPr>
                <w:rFonts w:ascii="Times New Roman" w:hAnsi="Times New Roman" w:cs="Times New Roman"/>
                <w:color w:val="000000"/>
                <w:sz w:val="24"/>
                <w:szCs w:val="24"/>
              </w:rPr>
              <w:t>CS_08_01_IMG04</w:t>
            </w:r>
          </w:p>
        </w:tc>
      </w:tr>
      <w:tr w:rsidR="00CD7232" w:rsidRPr="00985BA1" w14:paraId="06E29CED" w14:textId="77777777" w:rsidTr="00CD7232">
        <w:tc>
          <w:tcPr>
            <w:tcW w:w="2230" w:type="dxa"/>
          </w:tcPr>
          <w:p w14:paraId="4636E934" w14:textId="77777777" w:rsidR="00CD7232" w:rsidRPr="00985BA1" w:rsidRDefault="00CD7232" w:rsidP="001A3E9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Descripción</w:t>
            </w:r>
          </w:p>
        </w:tc>
        <w:tc>
          <w:tcPr>
            <w:tcW w:w="6824" w:type="dxa"/>
          </w:tcPr>
          <w:p w14:paraId="439D5C16" w14:textId="12A18A5A" w:rsidR="00CD7232" w:rsidRPr="00985BA1" w:rsidRDefault="00CD7232" w:rsidP="001A3E93">
            <w:pPr>
              <w:rPr>
                <w:rFonts w:ascii="Times New Roman" w:hAnsi="Times New Roman" w:cs="Times New Roman"/>
                <w:color w:val="000000"/>
                <w:sz w:val="24"/>
                <w:szCs w:val="24"/>
              </w:rPr>
            </w:pPr>
            <w:r w:rsidRPr="00985BA1">
              <w:rPr>
                <w:rFonts w:ascii="Times New Roman" w:hAnsi="Times New Roman" w:cs="Times New Roman"/>
                <w:b/>
                <w:color w:val="000000" w:themeColor="text1"/>
                <w:sz w:val="24"/>
                <w:szCs w:val="24"/>
              </w:rPr>
              <w:t>Un régimen de privilegios</w:t>
            </w:r>
          </w:p>
        </w:tc>
      </w:tr>
      <w:tr w:rsidR="00CD7232" w:rsidRPr="00BF2277" w14:paraId="5A169334" w14:textId="77777777" w:rsidTr="00CD7232">
        <w:tc>
          <w:tcPr>
            <w:tcW w:w="2230" w:type="dxa"/>
          </w:tcPr>
          <w:p w14:paraId="3EAAD6E9" w14:textId="77777777" w:rsidR="00CD7232" w:rsidRPr="00985BA1" w:rsidRDefault="00CD7232" w:rsidP="001A3E9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Código Shutterstock (o URL o la ruta en AulaPlaneta)</w:t>
            </w:r>
          </w:p>
        </w:tc>
        <w:tc>
          <w:tcPr>
            <w:tcW w:w="6824" w:type="dxa"/>
          </w:tcPr>
          <w:p w14:paraId="40269AB4" w14:textId="77777777" w:rsidR="00CD7232" w:rsidRPr="00985BA1" w:rsidRDefault="00CD7232" w:rsidP="001A3E93">
            <w:pPr>
              <w:rPr>
                <w:rFonts w:ascii="Times New Roman" w:hAnsi="Times New Roman" w:cs="Times New Roman"/>
                <w:sz w:val="24"/>
                <w:szCs w:val="24"/>
                <w:lang w:val="en"/>
              </w:rPr>
            </w:pPr>
            <w:r w:rsidRPr="00985BA1">
              <w:rPr>
                <w:rFonts w:ascii="Times New Roman" w:hAnsi="Times New Roman" w:cs="Times New Roman"/>
                <w:sz w:val="24"/>
                <w:szCs w:val="24"/>
                <w:lang w:val="en"/>
              </w:rPr>
              <w:t>File:Troisordres.jpg</w:t>
            </w:r>
          </w:p>
          <w:p w14:paraId="5AAF276E" w14:textId="40EA7217" w:rsidR="00CD7232" w:rsidRDefault="00A12CF0" w:rsidP="001A3E93">
            <w:pPr>
              <w:rPr>
                <w:rFonts w:ascii="Times New Roman" w:hAnsi="Times New Roman" w:cs="Times New Roman"/>
                <w:color w:val="000000"/>
                <w:sz w:val="24"/>
                <w:szCs w:val="24"/>
                <w:lang w:val="en"/>
              </w:rPr>
            </w:pPr>
            <w:hyperlink r:id="rId16" w:history="1">
              <w:r w:rsidR="00BF2277" w:rsidRPr="00D83F2F">
                <w:rPr>
                  <w:rStyle w:val="Hipervnculo"/>
                  <w:rFonts w:ascii="Times New Roman" w:hAnsi="Times New Roman" w:cs="Times New Roman"/>
                  <w:lang w:val="en"/>
                </w:rPr>
                <w:t>http://commons.wikimedia.org/wiki/File:Troisordres.jpg?uselang=es</w:t>
              </w:r>
            </w:hyperlink>
          </w:p>
          <w:p w14:paraId="1135DAC6" w14:textId="1DD7ABDA" w:rsidR="00BF2277" w:rsidRPr="00985BA1" w:rsidRDefault="00BF2277" w:rsidP="001A3E93">
            <w:pPr>
              <w:rPr>
                <w:rFonts w:ascii="Times New Roman" w:hAnsi="Times New Roman" w:cs="Times New Roman"/>
                <w:color w:val="000000"/>
                <w:sz w:val="24"/>
                <w:szCs w:val="24"/>
                <w:lang w:val="en"/>
              </w:rPr>
            </w:pPr>
            <w:r>
              <w:rPr>
                <w:noProof/>
                <w:color w:val="0000FF"/>
                <w:lang w:val="es-CO" w:eastAsia="es-CO"/>
              </w:rPr>
              <w:drawing>
                <wp:inline distT="0" distB="0" distL="0" distR="0" wp14:anchorId="3750D7BE" wp14:editId="7831C737">
                  <wp:extent cx="1358345" cy="1678120"/>
                  <wp:effectExtent l="0" t="0" r="0" b="0"/>
                  <wp:docPr id="4" name="Imagen 4" descr="File:Troisordres.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Troisordres.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8389" cy="1678175"/>
                          </a:xfrm>
                          <a:prstGeom prst="rect">
                            <a:avLst/>
                          </a:prstGeom>
                          <a:noFill/>
                          <a:ln>
                            <a:noFill/>
                          </a:ln>
                        </pic:spPr>
                      </pic:pic>
                    </a:graphicData>
                  </a:graphic>
                </wp:inline>
              </w:drawing>
            </w:r>
          </w:p>
        </w:tc>
      </w:tr>
      <w:tr w:rsidR="00CD7232" w:rsidRPr="00985BA1" w14:paraId="4216D77F" w14:textId="77777777" w:rsidTr="00CD7232">
        <w:trPr>
          <w:trHeight w:val="70"/>
        </w:trPr>
        <w:tc>
          <w:tcPr>
            <w:tcW w:w="2230" w:type="dxa"/>
          </w:tcPr>
          <w:p w14:paraId="2F1A115A" w14:textId="77777777" w:rsidR="00CD7232" w:rsidRPr="00985BA1" w:rsidRDefault="00CD7232" w:rsidP="001A3E9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Pie de imagen</w:t>
            </w:r>
          </w:p>
        </w:tc>
        <w:tc>
          <w:tcPr>
            <w:tcW w:w="6824" w:type="dxa"/>
          </w:tcPr>
          <w:p w14:paraId="16186CE9" w14:textId="1A36C5B5" w:rsidR="00CD7232" w:rsidRPr="00985BA1" w:rsidRDefault="00CD7232" w:rsidP="001A3E93">
            <w:pPr>
              <w:rPr>
                <w:rFonts w:ascii="Times New Roman" w:hAnsi="Times New Roman" w:cs="Times New Roman"/>
                <w:color w:val="000000"/>
                <w:sz w:val="24"/>
                <w:szCs w:val="24"/>
                <w:lang w:val="es-ES"/>
              </w:rPr>
            </w:pPr>
            <w:r w:rsidRPr="00985BA1">
              <w:rPr>
                <w:rFonts w:ascii="Times New Roman" w:hAnsi="Times New Roman" w:cs="Times New Roman"/>
                <w:sz w:val="24"/>
                <w:szCs w:val="24"/>
                <w:lang w:val="es-ES"/>
              </w:rPr>
              <w:t xml:space="preserve">La sociedad estamental se definió por la </w:t>
            </w:r>
            <w:r w:rsidRPr="00985BA1">
              <w:rPr>
                <w:rStyle w:val="Textoennegrita"/>
                <w:rFonts w:ascii="Times New Roman" w:hAnsi="Times New Roman" w:cs="Times New Roman"/>
                <w:sz w:val="24"/>
                <w:szCs w:val="24"/>
                <w:lang w:val="es-ES"/>
              </w:rPr>
              <w:t>desigualdad</w:t>
            </w:r>
            <w:r w:rsidRPr="00985BA1">
              <w:rPr>
                <w:rFonts w:ascii="Times New Roman" w:hAnsi="Times New Roman" w:cs="Times New Roman"/>
                <w:sz w:val="24"/>
                <w:szCs w:val="24"/>
                <w:lang w:val="es-ES"/>
              </w:rPr>
              <w:t xml:space="preserve"> ante de la </w:t>
            </w:r>
            <w:r w:rsidRPr="00985BA1">
              <w:rPr>
                <w:rStyle w:val="Textoennegrita"/>
                <w:rFonts w:ascii="Times New Roman" w:hAnsi="Times New Roman" w:cs="Times New Roman"/>
                <w:sz w:val="24"/>
                <w:szCs w:val="24"/>
                <w:lang w:val="es-ES"/>
              </w:rPr>
              <w:t>ley</w:t>
            </w:r>
            <w:r w:rsidRPr="00985BA1">
              <w:rPr>
                <w:rFonts w:ascii="Times New Roman" w:hAnsi="Times New Roman" w:cs="Times New Roman"/>
                <w:sz w:val="24"/>
                <w:szCs w:val="24"/>
                <w:lang w:val="es-ES"/>
              </w:rPr>
              <w:t xml:space="preserve"> y ante la </w:t>
            </w:r>
            <w:r w:rsidRPr="00985BA1">
              <w:rPr>
                <w:rStyle w:val="Textoennegrita"/>
                <w:rFonts w:ascii="Times New Roman" w:hAnsi="Times New Roman" w:cs="Times New Roman"/>
                <w:sz w:val="24"/>
                <w:szCs w:val="24"/>
                <w:lang w:val="es-ES"/>
              </w:rPr>
              <w:t>hacienda pública</w:t>
            </w:r>
            <w:r w:rsidRPr="00985BA1">
              <w:rPr>
                <w:rFonts w:ascii="Times New Roman" w:hAnsi="Times New Roman" w:cs="Times New Roman"/>
                <w:sz w:val="24"/>
                <w:szCs w:val="24"/>
                <w:lang w:val="es-ES"/>
              </w:rPr>
              <w:t xml:space="preserve">. El </w:t>
            </w:r>
            <w:r w:rsidRPr="00985BA1">
              <w:rPr>
                <w:rStyle w:val="Textoennegrita"/>
                <w:rFonts w:ascii="Times New Roman" w:hAnsi="Times New Roman" w:cs="Times New Roman"/>
                <w:sz w:val="24"/>
                <w:szCs w:val="24"/>
                <w:lang w:val="es-ES"/>
              </w:rPr>
              <w:t>nacimiento</w:t>
            </w:r>
            <w:r w:rsidRPr="00985BA1">
              <w:rPr>
                <w:rFonts w:ascii="Times New Roman" w:hAnsi="Times New Roman" w:cs="Times New Roman"/>
                <w:sz w:val="24"/>
                <w:szCs w:val="24"/>
                <w:lang w:val="es-ES"/>
              </w:rPr>
              <w:t xml:space="preserve"> determinaba pertenecer a un estamento u otro. El ascenso social era muy difícil y en la mayoría de los casos solo era posible dentro del mismo estamento</w:t>
            </w:r>
            <w:r w:rsidRPr="00985BA1">
              <w:rPr>
                <w:rFonts w:ascii="Times New Roman" w:eastAsia="Times New Roman" w:hAnsi="Times New Roman" w:cs="Times New Roman"/>
                <w:sz w:val="24"/>
                <w:szCs w:val="24"/>
                <w:lang w:val="es-ES" w:eastAsia="es-CO"/>
              </w:rPr>
              <w:t>.</w:t>
            </w:r>
          </w:p>
        </w:tc>
      </w:tr>
    </w:tbl>
    <w:p w14:paraId="6CABE5A6" w14:textId="77777777" w:rsidR="00241211" w:rsidRPr="00985BA1" w:rsidRDefault="00241211" w:rsidP="005D1738">
      <w:pPr>
        <w:spacing w:after="0"/>
        <w:rPr>
          <w:rFonts w:ascii="Times New Roman" w:hAnsi="Times New Roman" w:cs="Times New Roman"/>
          <w:b/>
        </w:rPr>
      </w:pPr>
    </w:p>
    <w:p w14:paraId="2FF47ACE" w14:textId="77777777" w:rsidR="00D23A89" w:rsidRPr="00985BA1" w:rsidRDefault="00D23A89" w:rsidP="00D23A89">
      <w:pPr>
        <w:pStyle w:val="u"/>
        <w:shd w:val="clear" w:color="auto" w:fill="FFFFFF"/>
        <w:rPr>
          <w:lang w:val="es-ES"/>
        </w:rPr>
      </w:pPr>
      <w:r w:rsidRPr="00985BA1">
        <w:rPr>
          <w:rStyle w:val="un"/>
          <w:lang w:val="es-ES"/>
        </w:rPr>
        <w:t xml:space="preserve">Sin embargo, la </w:t>
      </w:r>
      <w:r w:rsidRPr="00BF2277">
        <w:rPr>
          <w:rStyle w:val="un"/>
          <w:b/>
          <w:lang w:val="es-ES"/>
        </w:rPr>
        <w:t>estática</w:t>
      </w:r>
      <w:r w:rsidRPr="00985BA1">
        <w:rPr>
          <w:rStyle w:val="un"/>
          <w:lang w:val="es-ES"/>
        </w:rPr>
        <w:t xml:space="preserve"> sociedad estamental empezó a entrar en crisis a finales del siglo XVIII.</w:t>
      </w:r>
      <w:r w:rsidRPr="00985BA1">
        <w:rPr>
          <w:lang w:val="es-ES"/>
        </w:rPr>
        <w:t xml:space="preserve"> </w:t>
      </w:r>
      <w:r w:rsidRPr="00985BA1">
        <w:rPr>
          <w:rStyle w:val="un"/>
          <w:lang w:val="es-ES"/>
        </w:rPr>
        <w:t xml:space="preserve">Uno de los principales cambios fue el creciente protagonismo de la </w:t>
      </w:r>
      <w:r w:rsidRPr="00985BA1">
        <w:rPr>
          <w:rStyle w:val="Textoennegrita"/>
          <w:lang w:val="es-ES"/>
        </w:rPr>
        <w:t>burguesía</w:t>
      </w:r>
      <w:r w:rsidRPr="00985BA1">
        <w:rPr>
          <w:rStyle w:val="un"/>
          <w:lang w:val="es-ES"/>
        </w:rPr>
        <w:t xml:space="preserve">, cuyo </w:t>
      </w:r>
      <w:r w:rsidRPr="00985BA1">
        <w:rPr>
          <w:rStyle w:val="Textoennegrita"/>
          <w:lang w:val="es-ES"/>
        </w:rPr>
        <w:t>poder económico</w:t>
      </w:r>
      <w:r w:rsidRPr="00985BA1">
        <w:rPr>
          <w:rStyle w:val="un"/>
          <w:lang w:val="es-ES"/>
        </w:rPr>
        <w:t xml:space="preserve"> le llevó a reclamar también el </w:t>
      </w:r>
      <w:r w:rsidRPr="00985BA1">
        <w:rPr>
          <w:rStyle w:val="Textoennegrita"/>
          <w:lang w:val="es-ES"/>
        </w:rPr>
        <w:t>poder político</w:t>
      </w:r>
      <w:r w:rsidRPr="00985BA1">
        <w:rPr>
          <w:rStyle w:val="un"/>
          <w:lang w:val="es-ES"/>
        </w:rPr>
        <w:t>.</w:t>
      </w:r>
      <w:r w:rsidRPr="00985BA1">
        <w:rPr>
          <w:lang w:val="es-ES"/>
        </w:rPr>
        <w:t xml:space="preserve"> </w:t>
      </w:r>
    </w:p>
    <w:p w14:paraId="79279A82" w14:textId="77777777" w:rsidR="008369F2" w:rsidRPr="00985BA1" w:rsidRDefault="008369F2" w:rsidP="00D23A89">
      <w:pPr>
        <w:pStyle w:val="u"/>
        <w:shd w:val="clear" w:color="auto" w:fill="FFFFFF"/>
        <w:rPr>
          <w:lang w:val="es-ES"/>
        </w:rPr>
      </w:pPr>
    </w:p>
    <w:tbl>
      <w:tblPr>
        <w:tblStyle w:val="Tablaconcuadrcula"/>
        <w:tblW w:w="0" w:type="auto"/>
        <w:tblLook w:val="04A0" w:firstRow="1" w:lastRow="0" w:firstColumn="1" w:lastColumn="0" w:noHBand="0" w:noVBand="1"/>
      </w:tblPr>
      <w:tblGrid>
        <w:gridCol w:w="2518"/>
        <w:gridCol w:w="6536"/>
      </w:tblGrid>
      <w:tr w:rsidR="008369F2" w:rsidRPr="00985BA1" w14:paraId="7891CC9D" w14:textId="77777777" w:rsidTr="001A3E93">
        <w:tc>
          <w:tcPr>
            <w:tcW w:w="9054" w:type="dxa"/>
            <w:gridSpan w:val="2"/>
            <w:shd w:val="clear" w:color="auto" w:fill="000000" w:themeFill="text1"/>
          </w:tcPr>
          <w:p w14:paraId="7E8612F2" w14:textId="77777777" w:rsidR="008369F2" w:rsidRPr="00985BA1" w:rsidRDefault="008369F2" w:rsidP="001A3E93">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Practica: recurso aprovechado</w:t>
            </w:r>
          </w:p>
        </w:tc>
      </w:tr>
      <w:tr w:rsidR="008369F2" w:rsidRPr="00985BA1" w14:paraId="111AB7E5" w14:textId="77777777" w:rsidTr="001A3E93">
        <w:tc>
          <w:tcPr>
            <w:tcW w:w="2518" w:type="dxa"/>
          </w:tcPr>
          <w:p w14:paraId="0C63A93C" w14:textId="77777777" w:rsidR="008369F2" w:rsidRPr="00985BA1" w:rsidRDefault="008369F2" w:rsidP="001A3E9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Código</w:t>
            </w:r>
          </w:p>
        </w:tc>
        <w:tc>
          <w:tcPr>
            <w:tcW w:w="6536" w:type="dxa"/>
          </w:tcPr>
          <w:p w14:paraId="6660228F" w14:textId="025D4ADD" w:rsidR="008369F2" w:rsidRPr="00985BA1" w:rsidRDefault="008369F2" w:rsidP="00C1476E">
            <w:pPr>
              <w:rPr>
                <w:rFonts w:ascii="Times New Roman" w:hAnsi="Times New Roman" w:cs="Times New Roman"/>
                <w:b/>
                <w:color w:val="000000" w:themeColor="text1"/>
                <w:sz w:val="24"/>
                <w:szCs w:val="24"/>
              </w:rPr>
            </w:pPr>
            <w:r w:rsidRPr="00985BA1">
              <w:rPr>
                <w:rFonts w:ascii="Times New Roman" w:hAnsi="Times New Roman" w:cs="Times New Roman"/>
                <w:color w:val="000000"/>
                <w:sz w:val="24"/>
                <w:szCs w:val="24"/>
              </w:rPr>
              <w:t>CS_08_01</w:t>
            </w:r>
            <w:r w:rsidRPr="00985BA1">
              <w:rPr>
                <w:rFonts w:ascii="Times New Roman" w:hAnsi="Times New Roman" w:cs="Times New Roman"/>
                <w:color w:val="000000" w:themeColor="text1"/>
                <w:sz w:val="24"/>
                <w:szCs w:val="24"/>
              </w:rPr>
              <w:t>_REC</w:t>
            </w:r>
            <w:r w:rsidR="00C1476E">
              <w:rPr>
                <w:rFonts w:ascii="Times New Roman" w:hAnsi="Times New Roman" w:cs="Times New Roman"/>
                <w:color w:val="000000" w:themeColor="text1"/>
                <w:sz w:val="24"/>
                <w:szCs w:val="24"/>
              </w:rPr>
              <w:t>5</w:t>
            </w:r>
            <w:r w:rsidRPr="00985BA1">
              <w:rPr>
                <w:rFonts w:ascii="Times New Roman" w:hAnsi="Times New Roman" w:cs="Times New Roman"/>
                <w:color w:val="000000" w:themeColor="text1"/>
                <w:sz w:val="24"/>
                <w:szCs w:val="24"/>
              </w:rPr>
              <w:t>0</w:t>
            </w:r>
          </w:p>
        </w:tc>
      </w:tr>
      <w:tr w:rsidR="008369F2" w:rsidRPr="00985BA1" w14:paraId="1886A05D" w14:textId="77777777" w:rsidTr="001A3E93">
        <w:tc>
          <w:tcPr>
            <w:tcW w:w="2518" w:type="dxa"/>
          </w:tcPr>
          <w:p w14:paraId="490D8DE7" w14:textId="77777777" w:rsidR="008369F2" w:rsidRPr="00985BA1" w:rsidRDefault="008369F2" w:rsidP="001A3E93">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Ubicación en Aula Planeta</w:t>
            </w:r>
          </w:p>
        </w:tc>
        <w:tc>
          <w:tcPr>
            <w:tcW w:w="6536" w:type="dxa"/>
          </w:tcPr>
          <w:p w14:paraId="2809BC39" w14:textId="42839ECA" w:rsidR="008369F2" w:rsidRPr="00985BA1" w:rsidRDefault="008369F2" w:rsidP="008369F2">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4º ESO/ Ciencias sociales, geografía e historia/El fin del Antiguo Régimen/ La sociedad del Antiguo Régimen.</w:t>
            </w:r>
          </w:p>
        </w:tc>
      </w:tr>
      <w:tr w:rsidR="008369F2" w:rsidRPr="00985BA1" w14:paraId="55BC629C" w14:textId="77777777" w:rsidTr="001A3E93">
        <w:tc>
          <w:tcPr>
            <w:tcW w:w="2518" w:type="dxa"/>
          </w:tcPr>
          <w:p w14:paraId="7FC2D876" w14:textId="77777777" w:rsidR="008369F2" w:rsidRPr="00985BA1" w:rsidRDefault="008369F2" w:rsidP="001A3E93">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Cambio (descripción o capturas de pantallas)</w:t>
            </w:r>
          </w:p>
        </w:tc>
        <w:tc>
          <w:tcPr>
            <w:tcW w:w="6536" w:type="dxa"/>
          </w:tcPr>
          <w:p w14:paraId="00374EE9" w14:textId="77777777" w:rsidR="008369F2" w:rsidRDefault="008369F2" w:rsidP="001A3E93">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No tiene cambios.</w:t>
            </w:r>
          </w:p>
          <w:p w14:paraId="64DAFDA2" w14:textId="1F2591FA" w:rsidR="004669EA" w:rsidRPr="004B2A60" w:rsidRDefault="004669EA" w:rsidP="004669EA">
            <w:pPr>
              <w:pStyle w:val="Textocomentario"/>
              <w:rPr>
                <w:rFonts w:ascii="Times New Roman" w:hAnsi="Times New Roman"/>
                <w:sz w:val="24"/>
                <w:szCs w:val="24"/>
              </w:rPr>
            </w:pPr>
            <w:r w:rsidRPr="004B2A60">
              <w:rPr>
                <w:rFonts w:ascii="Times New Roman" w:hAnsi="Times New Roman"/>
                <w:sz w:val="24"/>
                <w:szCs w:val="24"/>
              </w:rPr>
              <w:t xml:space="preserve">Título: </w:t>
            </w:r>
            <w:r>
              <w:rPr>
                <w:rFonts w:ascii="Times New Roman" w:hAnsi="Times New Roman"/>
                <w:color w:val="000000" w:themeColor="text1"/>
                <w:sz w:val="24"/>
                <w:szCs w:val="24"/>
              </w:rPr>
              <w:t>Refuerza tu aprendizaje: La sociedad del Antiguo Régimen</w:t>
            </w:r>
          </w:p>
          <w:p w14:paraId="775AFEAC" w14:textId="77777777" w:rsidR="004669EA" w:rsidRDefault="004669EA" w:rsidP="004669EA">
            <w:pPr>
              <w:pStyle w:val="Textocomentario"/>
              <w:rPr>
                <w:rFonts w:ascii="Times New Roman" w:hAnsi="Times New Roman"/>
                <w:color w:val="000000" w:themeColor="text1"/>
                <w:sz w:val="24"/>
                <w:szCs w:val="24"/>
              </w:rPr>
            </w:pPr>
            <w:r w:rsidRPr="004B2A60">
              <w:rPr>
                <w:rFonts w:ascii="Times New Roman" w:hAnsi="Times New Roman"/>
                <w:sz w:val="24"/>
                <w:szCs w:val="24"/>
              </w:rPr>
              <w:t xml:space="preserve">Descripción: </w:t>
            </w:r>
            <w:r w:rsidRPr="00985BA1">
              <w:rPr>
                <w:rFonts w:ascii="Times New Roman" w:hAnsi="Times New Roman"/>
                <w:color w:val="000000" w:themeColor="text1"/>
                <w:sz w:val="24"/>
                <w:szCs w:val="24"/>
              </w:rPr>
              <w:t>Actividad</w:t>
            </w:r>
            <w:r>
              <w:rPr>
                <w:rFonts w:ascii="Times New Roman" w:hAnsi="Times New Roman"/>
                <w:color w:val="000000" w:themeColor="text1"/>
                <w:sz w:val="24"/>
                <w:szCs w:val="24"/>
              </w:rPr>
              <w:t xml:space="preserve"> sobre el Antiguo Régimen.</w:t>
            </w:r>
          </w:p>
          <w:p w14:paraId="1F08B2B7" w14:textId="4BA6DA35" w:rsidR="004669EA" w:rsidRPr="004B2A60" w:rsidRDefault="004669EA" w:rsidP="004669EA">
            <w:pPr>
              <w:pStyle w:val="Textocomentario"/>
              <w:rPr>
                <w:rFonts w:ascii="Times New Roman" w:hAnsi="Times New Roman"/>
                <w:sz w:val="24"/>
                <w:szCs w:val="24"/>
              </w:rPr>
            </w:pPr>
            <w:r>
              <w:rPr>
                <w:rFonts w:ascii="Times New Roman" w:hAnsi="Times New Roman"/>
                <w:sz w:val="24"/>
                <w:szCs w:val="24"/>
              </w:rPr>
              <w:t>Temporalización: 10</w:t>
            </w:r>
            <w:r w:rsidRPr="004B2A60">
              <w:rPr>
                <w:rFonts w:ascii="Times New Roman" w:hAnsi="Times New Roman"/>
                <w:sz w:val="24"/>
                <w:szCs w:val="24"/>
              </w:rPr>
              <w:t xml:space="preserve"> minutos.</w:t>
            </w:r>
          </w:p>
          <w:p w14:paraId="2BBCE921" w14:textId="77777777" w:rsidR="004669EA" w:rsidRDefault="004669EA" w:rsidP="004669EA">
            <w:pPr>
              <w:pStyle w:val="Textocomentario"/>
              <w:rPr>
                <w:rFonts w:ascii="Times New Roman" w:hAnsi="Times New Roman"/>
                <w:sz w:val="24"/>
                <w:szCs w:val="24"/>
              </w:rPr>
            </w:pPr>
            <w:r w:rsidRPr="004B2A60">
              <w:rPr>
                <w:rFonts w:ascii="Times New Roman" w:hAnsi="Times New Roman"/>
                <w:sz w:val="24"/>
                <w:szCs w:val="24"/>
              </w:rPr>
              <w:t>Tipo de recurso: Interactivo</w:t>
            </w:r>
          </w:p>
          <w:p w14:paraId="094857E1" w14:textId="792E93D7" w:rsidR="004669EA" w:rsidRPr="004B2A60" w:rsidRDefault="004669EA" w:rsidP="004669EA">
            <w:pPr>
              <w:pStyle w:val="Textocomentario"/>
              <w:rPr>
                <w:rFonts w:ascii="Times New Roman" w:hAnsi="Times New Roman"/>
                <w:sz w:val="24"/>
                <w:szCs w:val="24"/>
              </w:rPr>
            </w:pPr>
            <w:r>
              <w:rPr>
                <w:rFonts w:ascii="Times New Roman" w:hAnsi="Times New Roman"/>
                <w:sz w:val="24"/>
                <w:szCs w:val="24"/>
              </w:rPr>
              <w:t>Acción didáctica: Ejercitación</w:t>
            </w:r>
          </w:p>
          <w:p w14:paraId="376011C1" w14:textId="43E667F2" w:rsidR="004669EA" w:rsidRPr="004B2A60" w:rsidRDefault="004669EA" w:rsidP="004669EA">
            <w:pPr>
              <w:pStyle w:val="Textocomentario"/>
              <w:rPr>
                <w:rFonts w:ascii="Times New Roman" w:hAnsi="Times New Roman"/>
                <w:sz w:val="24"/>
                <w:szCs w:val="24"/>
              </w:rPr>
            </w:pPr>
            <w:r w:rsidRPr="004669EA">
              <w:rPr>
                <w:rFonts w:ascii="Times New Roman" w:hAnsi="Times New Roman"/>
                <w:sz w:val="24"/>
                <w:szCs w:val="24"/>
                <w:highlight w:val="red"/>
              </w:rPr>
              <w:lastRenderedPageBreak/>
              <w:t>Competencia destacada.</w:t>
            </w:r>
          </w:p>
          <w:p w14:paraId="70F72E69" w14:textId="77777777" w:rsidR="004669EA" w:rsidRPr="00985BA1" w:rsidRDefault="004669EA" w:rsidP="001A3E93">
            <w:pPr>
              <w:rPr>
                <w:rFonts w:ascii="Times New Roman" w:hAnsi="Times New Roman" w:cs="Times New Roman"/>
                <w:color w:val="000000" w:themeColor="text1"/>
                <w:sz w:val="24"/>
                <w:szCs w:val="24"/>
              </w:rPr>
            </w:pPr>
          </w:p>
        </w:tc>
      </w:tr>
      <w:tr w:rsidR="008369F2" w:rsidRPr="00985BA1" w14:paraId="61389EA5" w14:textId="77777777" w:rsidTr="001A3E93">
        <w:tc>
          <w:tcPr>
            <w:tcW w:w="2518" w:type="dxa"/>
          </w:tcPr>
          <w:p w14:paraId="371FED3D" w14:textId="77777777" w:rsidR="008369F2" w:rsidRPr="00985BA1" w:rsidRDefault="008369F2" w:rsidP="001A3E9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lastRenderedPageBreak/>
              <w:t>Título</w:t>
            </w:r>
          </w:p>
        </w:tc>
        <w:tc>
          <w:tcPr>
            <w:tcW w:w="6536" w:type="dxa"/>
          </w:tcPr>
          <w:p w14:paraId="5EDD0C95" w14:textId="7EEEC258" w:rsidR="008369F2" w:rsidRPr="00985BA1" w:rsidRDefault="00290198" w:rsidP="005E6DD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Refuerza tu aprendizaje: La sociedad del Antiguo Régimen</w:t>
            </w:r>
            <w:r w:rsidR="00A92033" w:rsidRPr="00985BA1">
              <w:rPr>
                <w:rFonts w:ascii="Times New Roman" w:hAnsi="Times New Roman" w:cs="Times New Roman"/>
                <w:color w:val="000000" w:themeColor="text1"/>
                <w:sz w:val="24"/>
                <w:szCs w:val="24"/>
              </w:rPr>
              <w:t xml:space="preserve"> </w:t>
            </w:r>
          </w:p>
        </w:tc>
      </w:tr>
      <w:tr w:rsidR="008369F2" w:rsidRPr="00985BA1" w14:paraId="4DC02568" w14:textId="77777777" w:rsidTr="001A3E93">
        <w:tc>
          <w:tcPr>
            <w:tcW w:w="2518" w:type="dxa"/>
          </w:tcPr>
          <w:p w14:paraId="542B1D12" w14:textId="77777777" w:rsidR="008369F2" w:rsidRPr="00985BA1" w:rsidRDefault="008369F2" w:rsidP="001A3E9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Descripción</w:t>
            </w:r>
          </w:p>
        </w:tc>
        <w:tc>
          <w:tcPr>
            <w:tcW w:w="6536" w:type="dxa"/>
          </w:tcPr>
          <w:p w14:paraId="1507226B" w14:textId="7ACA8063" w:rsidR="008369F2" w:rsidRPr="00985BA1" w:rsidRDefault="004669B6" w:rsidP="00290198">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Actividad</w:t>
            </w:r>
            <w:r w:rsidR="00290198">
              <w:rPr>
                <w:rFonts w:ascii="Times New Roman" w:hAnsi="Times New Roman" w:cs="Times New Roman"/>
                <w:color w:val="000000" w:themeColor="text1"/>
                <w:sz w:val="24"/>
                <w:szCs w:val="24"/>
              </w:rPr>
              <w:t xml:space="preserve"> sobre </w:t>
            </w:r>
            <w:r w:rsidR="005E6DDF">
              <w:rPr>
                <w:rFonts w:ascii="Times New Roman" w:hAnsi="Times New Roman" w:cs="Times New Roman"/>
                <w:color w:val="000000" w:themeColor="text1"/>
                <w:sz w:val="24"/>
                <w:szCs w:val="24"/>
              </w:rPr>
              <w:t>el Antiguo Régimen</w:t>
            </w:r>
            <w:r w:rsidR="00290198">
              <w:rPr>
                <w:rFonts w:ascii="Times New Roman" w:hAnsi="Times New Roman" w:cs="Times New Roman"/>
                <w:color w:val="000000" w:themeColor="text1"/>
                <w:sz w:val="24"/>
                <w:szCs w:val="24"/>
              </w:rPr>
              <w:t>.</w:t>
            </w:r>
          </w:p>
        </w:tc>
      </w:tr>
    </w:tbl>
    <w:p w14:paraId="7F5F5F0A" w14:textId="77777777" w:rsidR="008369F2" w:rsidRPr="00985BA1" w:rsidRDefault="008369F2" w:rsidP="00D23A89">
      <w:pPr>
        <w:pStyle w:val="u"/>
        <w:shd w:val="clear" w:color="auto" w:fill="FFFFFF"/>
        <w:rPr>
          <w:lang w:val="es-ES_tradnl"/>
        </w:rPr>
      </w:pPr>
    </w:p>
    <w:p w14:paraId="620D7313" w14:textId="77777777" w:rsidR="00241211" w:rsidRPr="00985BA1"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8369F2" w:rsidRPr="00985BA1" w14:paraId="408280DD" w14:textId="77777777" w:rsidTr="001A3E93">
        <w:tc>
          <w:tcPr>
            <w:tcW w:w="9054" w:type="dxa"/>
            <w:gridSpan w:val="2"/>
            <w:shd w:val="clear" w:color="auto" w:fill="000000" w:themeFill="text1"/>
          </w:tcPr>
          <w:p w14:paraId="4C5052BA" w14:textId="70F93820" w:rsidR="008369F2" w:rsidRPr="00985BA1" w:rsidRDefault="008369F2" w:rsidP="001A3E93">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Consolida: recurso aprovechado</w:t>
            </w:r>
          </w:p>
        </w:tc>
      </w:tr>
      <w:tr w:rsidR="008369F2" w:rsidRPr="00985BA1" w14:paraId="5ACC2DC1" w14:textId="77777777" w:rsidTr="001A3E93">
        <w:tc>
          <w:tcPr>
            <w:tcW w:w="2518" w:type="dxa"/>
          </w:tcPr>
          <w:p w14:paraId="69966936" w14:textId="77777777" w:rsidR="008369F2" w:rsidRPr="00985BA1" w:rsidRDefault="008369F2" w:rsidP="001A3E9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Código</w:t>
            </w:r>
          </w:p>
        </w:tc>
        <w:tc>
          <w:tcPr>
            <w:tcW w:w="6536" w:type="dxa"/>
          </w:tcPr>
          <w:p w14:paraId="4A4F2F08" w14:textId="70F0F26E" w:rsidR="008369F2" w:rsidRPr="00985BA1" w:rsidRDefault="008369F2" w:rsidP="00290198">
            <w:pPr>
              <w:rPr>
                <w:rFonts w:ascii="Times New Roman" w:hAnsi="Times New Roman" w:cs="Times New Roman"/>
                <w:b/>
                <w:color w:val="000000" w:themeColor="text1"/>
                <w:sz w:val="24"/>
                <w:szCs w:val="24"/>
              </w:rPr>
            </w:pPr>
            <w:r w:rsidRPr="00985BA1">
              <w:rPr>
                <w:rFonts w:ascii="Times New Roman" w:hAnsi="Times New Roman" w:cs="Times New Roman"/>
                <w:color w:val="000000"/>
                <w:sz w:val="24"/>
                <w:szCs w:val="24"/>
              </w:rPr>
              <w:t>CS_08_01</w:t>
            </w:r>
            <w:r w:rsidRPr="00985BA1">
              <w:rPr>
                <w:rFonts w:ascii="Times New Roman" w:hAnsi="Times New Roman" w:cs="Times New Roman"/>
                <w:color w:val="000000" w:themeColor="text1"/>
                <w:sz w:val="24"/>
                <w:szCs w:val="24"/>
              </w:rPr>
              <w:t>_REC</w:t>
            </w:r>
            <w:r w:rsidR="00290198">
              <w:rPr>
                <w:rFonts w:ascii="Times New Roman" w:hAnsi="Times New Roman" w:cs="Times New Roman"/>
                <w:color w:val="000000" w:themeColor="text1"/>
                <w:sz w:val="24"/>
                <w:szCs w:val="24"/>
              </w:rPr>
              <w:t>6</w:t>
            </w:r>
            <w:r w:rsidRPr="00985BA1">
              <w:rPr>
                <w:rFonts w:ascii="Times New Roman" w:hAnsi="Times New Roman" w:cs="Times New Roman"/>
                <w:color w:val="000000" w:themeColor="text1"/>
                <w:sz w:val="24"/>
                <w:szCs w:val="24"/>
              </w:rPr>
              <w:t>0</w:t>
            </w:r>
          </w:p>
        </w:tc>
      </w:tr>
      <w:tr w:rsidR="008369F2" w:rsidRPr="00985BA1" w14:paraId="1C22A840" w14:textId="77777777" w:rsidTr="001A3E93">
        <w:tc>
          <w:tcPr>
            <w:tcW w:w="2518" w:type="dxa"/>
          </w:tcPr>
          <w:p w14:paraId="66043BDF" w14:textId="77777777" w:rsidR="008369F2" w:rsidRPr="00985BA1" w:rsidRDefault="008369F2" w:rsidP="001A3E93">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Ubicación en Aula Planeta</w:t>
            </w:r>
          </w:p>
        </w:tc>
        <w:tc>
          <w:tcPr>
            <w:tcW w:w="6536" w:type="dxa"/>
          </w:tcPr>
          <w:p w14:paraId="4B79D664" w14:textId="667E8A83" w:rsidR="008369F2" w:rsidRPr="00985BA1" w:rsidRDefault="008369F2" w:rsidP="003B2AD3">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4º ESO/ Ciencias sociales, geografía e historia/El fin del Antiguo Régimen/La sociedad del Antiguo Régimen.</w:t>
            </w:r>
            <w:r w:rsidR="00BE1E6C">
              <w:rPr>
                <w:rFonts w:ascii="Times New Roman" w:hAnsi="Times New Roman" w:cs="Times New Roman"/>
                <w:color w:val="000000" w:themeColor="text1"/>
                <w:sz w:val="24"/>
                <w:szCs w:val="24"/>
              </w:rPr>
              <w:t xml:space="preserve"> OJO ES DIFERENTE A REC</w:t>
            </w:r>
            <w:r w:rsidR="003B2AD3">
              <w:rPr>
                <w:rFonts w:ascii="Times New Roman" w:hAnsi="Times New Roman" w:cs="Times New Roman"/>
                <w:color w:val="000000" w:themeColor="text1"/>
                <w:sz w:val="24"/>
                <w:szCs w:val="24"/>
              </w:rPr>
              <w:t>60</w:t>
            </w:r>
          </w:p>
        </w:tc>
      </w:tr>
      <w:tr w:rsidR="008369F2" w:rsidRPr="00985BA1" w14:paraId="7DF0AEDA" w14:textId="77777777" w:rsidTr="001A3E93">
        <w:tc>
          <w:tcPr>
            <w:tcW w:w="2518" w:type="dxa"/>
          </w:tcPr>
          <w:p w14:paraId="789D64A1" w14:textId="77777777" w:rsidR="008369F2" w:rsidRPr="00985BA1" w:rsidRDefault="008369F2" w:rsidP="001A3E93">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Cambio (descripción o capturas de pantallas)</w:t>
            </w:r>
          </w:p>
        </w:tc>
        <w:tc>
          <w:tcPr>
            <w:tcW w:w="6536" w:type="dxa"/>
          </w:tcPr>
          <w:p w14:paraId="3B18DD34" w14:textId="77777777" w:rsidR="008369F2" w:rsidRDefault="008369F2" w:rsidP="001A3E93">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No tiene cambios.</w:t>
            </w:r>
          </w:p>
          <w:p w14:paraId="43EAD826" w14:textId="65FAE501" w:rsidR="004669EA" w:rsidRPr="004B2A60" w:rsidRDefault="004669EA" w:rsidP="004669EA">
            <w:pPr>
              <w:pStyle w:val="Textocomentario"/>
              <w:rPr>
                <w:rFonts w:ascii="Times New Roman" w:hAnsi="Times New Roman"/>
                <w:sz w:val="24"/>
                <w:szCs w:val="24"/>
              </w:rPr>
            </w:pPr>
            <w:r w:rsidRPr="004B2A60">
              <w:rPr>
                <w:rFonts w:ascii="Times New Roman" w:hAnsi="Times New Roman"/>
                <w:sz w:val="24"/>
                <w:szCs w:val="24"/>
              </w:rPr>
              <w:t xml:space="preserve">Título: </w:t>
            </w:r>
            <w:r>
              <w:rPr>
                <w:rFonts w:ascii="Times New Roman" w:hAnsi="Times New Roman"/>
                <w:color w:val="000000" w:themeColor="text1"/>
                <w:sz w:val="24"/>
                <w:szCs w:val="24"/>
              </w:rPr>
              <w:t>R</w:t>
            </w:r>
            <w:r w:rsidRPr="00985BA1">
              <w:rPr>
                <w:rFonts w:ascii="Times New Roman" w:hAnsi="Times New Roman"/>
                <w:color w:val="000000" w:themeColor="text1"/>
                <w:sz w:val="24"/>
                <w:szCs w:val="24"/>
              </w:rPr>
              <w:t xml:space="preserve"> Describe la sociedad del Antiguo Régimen</w:t>
            </w:r>
          </w:p>
          <w:p w14:paraId="1F97EC0B" w14:textId="77777777" w:rsidR="004669EA" w:rsidRDefault="004669EA" w:rsidP="004669EA">
            <w:pPr>
              <w:pStyle w:val="Textocomentario"/>
              <w:rPr>
                <w:rFonts w:ascii="Times New Roman" w:hAnsi="Times New Roman"/>
                <w:color w:val="000000" w:themeColor="text1"/>
                <w:sz w:val="24"/>
                <w:szCs w:val="24"/>
              </w:rPr>
            </w:pPr>
            <w:r w:rsidRPr="004B2A60">
              <w:rPr>
                <w:rFonts w:ascii="Times New Roman" w:hAnsi="Times New Roman"/>
                <w:sz w:val="24"/>
                <w:szCs w:val="24"/>
              </w:rPr>
              <w:t xml:space="preserve">Descripción: </w:t>
            </w:r>
            <w:r w:rsidRPr="00985BA1">
              <w:rPr>
                <w:rFonts w:ascii="Times New Roman" w:hAnsi="Times New Roman"/>
                <w:color w:val="000000" w:themeColor="text1"/>
                <w:sz w:val="24"/>
                <w:szCs w:val="24"/>
              </w:rPr>
              <w:t xml:space="preserve">Actividad que </w:t>
            </w:r>
            <w:r>
              <w:rPr>
                <w:rFonts w:ascii="Times New Roman" w:hAnsi="Times New Roman"/>
                <w:color w:val="000000" w:themeColor="text1"/>
                <w:sz w:val="24"/>
                <w:szCs w:val="24"/>
              </w:rPr>
              <w:t>requiere completar un texto sobre el Antiguo Régimen, con los conceptos clave del periodo.</w:t>
            </w:r>
          </w:p>
          <w:p w14:paraId="111A2331" w14:textId="6CD37E69" w:rsidR="004669EA" w:rsidRPr="004B2A60" w:rsidRDefault="004669EA" w:rsidP="004669EA">
            <w:pPr>
              <w:pStyle w:val="Textocomentario"/>
              <w:rPr>
                <w:rFonts w:ascii="Times New Roman" w:hAnsi="Times New Roman"/>
                <w:sz w:val="24"/>
                <w:szCs w:val="24"/>
              </w:rPr>
            </w:pPr>
            <w:r>
              <w:rPr>
                <w:rFonts w:ascii="Times New Roman" w:hAnsi="Times New Roman"/>
                <w:sz w:val="24"/>
                <w:szCs w:val="24"/>
              </w:rPr>
              <w:t xml:space="preserve">Temporalización: 20 </w:t>
            </w:r>
            <w:r w:rsidRPr="004B2A60">
              <w:rPr>
                <w:rFonts w:ascii="Times New Roman" w:hAnsi="Times New Roman"/>
                <w:sz w:val="24"/>
                <w:szCs w:val="24"/>
              </w:rPr>
              <w:t>minutos.</w:t>
            </w:r>
          </w:p>
          <w:p w14:paraId="32C4BDDB" w14:textId="77777777" w:rsidR="004669EA" w:rsidRDefault="004669EA" w:rsidP="004669EA">
            <w:pPr>
              <w:pStyle w:val="Textocomentario"/>
              <w:rPr>
                <w:rFonts w:ascii="Times New Roman" w:hAnsi="Times New Roman"/>
                <w:sz w:val="24"/>
                <w:szCs w:val="24"/>
              </w:rPr>
            </w:pPr>
            <w:r w:rsidRPr="004B2A60">
              <w:rPr>
                <w:rFonts w:ascii="Times New Roman" w:hAnsi="Times New Roman"/>
                <w:sz w:val="24"/>
                <w:szCs w:val="24"/>
              </w:rPr>
              <w:t>Tipo de recurso: Interactivo</w:t>
            </w:r>
          </w:p>
          <w:p w14:paraId="40B45718" w14:textId="77777777" w:rsidR="004669EA" w:rsidRPr="004B2A60" w:rsidRDefault="004669EA" w:rsidP="004669EA">
            <w:pPr>
              <w:pStyle w:val="Textocomentario"/>
              <w:rPr>
                <w:rFonts w:ascii="Times New Roman" w:hAnsi="Times New Roman"/>
                <w:sz w:val="24"/>
                <w:szCs w:val="24"/>
              </w:rPr>
            </w:pPr>
            <w:r>
              <w:rPr>
                <w:rFonts w:ascii="Times New Roman" w:hAnsi="Times New Roman"/>
                <w:sz w:val="24"/>
                <w:szCs w:val="24"/>
              </w:rPr>
              <w:t>Acción didáctica: Ejercitación</w:t>
            </w:r>
          </w:p>
          <w:p w14:paraId="492A7C55" w14:textId="77777777" w:rsidR="004669EA" w:rsidRPr="00985BA1" w:rsidRDefault="004669EA" w:rsidP="001A3E93">
            <w:pPr>
              <w:rPr>
                <w:rFonts w:ascii="Times New Roman" w:hAnsi="Times New Roman" w:cs="Times New Roman"/>
                <w:color w:val="000000" w:themeColor="text1"/>
                <w:sz w:val="24"/>
                <w:szCs w:val="24"/>
              </w:rPr>
            </w:pPr>
          </w:p>
        </w:tc>
      </w:tr>
      <w:tr w:rsidR="008369F2" w:rsidRPr="00985BA1" w14:paraId="1EF2EA0B" w14:textId="77777777" w:rsidTr="001A3E93">
        <w:tc>
          <w:tcPr>
            <w:tcW w:w="2518" w:type="dxa"/>
          </w:tcPr>
          <w:p w14:paraId="1570E991" w14:textId="77777777" w:rsidR="008369F2" w:rsidRPr="00985BA1" w:rsidRDefault="008369F2" w:rsidP="001A3E9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Título</w:t>
            </w:r>
          </w:p>
        </w:tc>
        <w:tc>
          <w:tcPr>
            <w:tcW w:w="6536" w:type="dxa"/>
          </w:tcPr>
          <w:p w14:paraId="27BD29A2" w14:textId="63E4D93C" w:rsidR="008369F2" w:rsidRPr="00985BA1" w:rsidRDefault="008369F2" w:rsidP="001A3E93">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 xml:space="preserve"> Describe la sociedad del Antiguo Régimen.</w:t>
            </w:r>
          </w:p>
        </w:tc>
      </w:tr>
      <w:tr w:rsidR="008369F2" w:rsidRPr="00985BA1" w14:paraId="0942053D" w14:textId="77777777" w:rsidTr="001A3E93">
        <w:tc>
          <w:tcPr>
            <w:tcW w:w="2518" w:type="dxa"/>
          </w:tcPr>
          <w:p w14:paraId="680978B1" w14:textId="77777777" w:rsidR="008369F2" w:rsidRPr="00985BA1" w:rsidRDefault="008369F2" w:rsidP="001A3E9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Descripción</w:t>
            </w:r>
          </w:p>
        </w:tc>
        <w:tc>
          <w:tcPr>
            <w:tcW w:w="6536" w:type="dxa"/>
          </w:tcPr>
          <w:p w14:paraId="4E681031" w14:textId="1C7F3EE5" w:rsidR="008369F2" w:rsidRPr="00985BA1" w:rsidRDefault="008369F2" w:rsidP="00210B60">
            <w:pPr>
              <w:rPr>
                <w:rFonts w:ascii="Times New Roman" w:hAnsi="Times New Roman" w:cs="Times New Roman"/>
                <w:color w:val="000000" w:themeColor="text1"/>
                <w:sz w:val="24"/>
                <w:szCs w:val="24"/>
                <w:lang w:val="es-ES"/>
              </w:rPr>
            </w:pPr>
          </w:p>
        </w:tc>
      </w:tr>
    </w:tbl>
    <w:p w14:paraId="390488CD" w14:textId="77777777" w:rsidR="00241211" w:rsidRPr="00985BA1" w:rsidRDefault="00241211" w:rsidP="005D173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36"/>
      </w:tblGrid>
      <w:tr w:rsidR="00237243" w:rsidRPr="00985BA1" w14:paraId="64AECBAE" w14:textId="77777777" w:rsidTr="001A3E93">
        <w:tc>
          <w:tcPr>
            <w:tcW w:w="9054" w:type="dxa"/>
            <w:gridSpan w:val="2"/>
            <w:shd w:val="clear" w:color="auto" w:fill="000000" w:themeFill="text1"/>
          </w:tcPr>
          <w:p w14:paraId="791639A8" w14:textId="45FB00E0" w:rsidR="00237243" w:rsidRPr="00985BA1" w:rsidRDefault="00237243" w:rsidP="001A3E93">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Recuerda</w:t>
            </w:r>
          </w:p>
        </w:tc>
      </w:tr>
      <w:tr w:rsidR="00237243" w:rsidRPr="00985BA1" w14:paraId="551039BD" w14:textId="77777777" w:rsidTr="001A3E93">
        <w:tc>
          <w:tcPr>
            <w:tcW w:w="2518" w:type="dxa"/>
          </w:tcPr>
          <w:p w14:paraId="20C8B066" w14:textId="77777777" w:rsidR="00237243" w:rsidRPr="00985BA1" w:rsidRDefault="00237243" w:rsidP="001A3E9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Título</w:t>
            </w:r>
          </w:p>
        </w:tc>
        <w:tc>
          <w:tcPr>
            <w:tcW w:w="6536" w:type="dxa"/>
          </w:tcPr>
          <w:p w14:paraId="4E23F8E5" w14:textId="31637A87" w:rsidR="00237243" w:rsidRPr="00985BA1" w:rsidRDefault="00AA52FE" w:rsidP="001A3E9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Una sociedad desigual</w:t>
            </w:r>
          </w:p>
        </w:tc>
      </w:tr>
      <w:tr w:rsidR="00237243" w:rsidRPr="00985BA1" w14:paraId="3A7DF19D" w14:textId="77777777" w:rsidTr="001A3E93">
        <w:tc>
          <w:tcPr>
            <w:tcW w:w="2518" w:type="dxa"/>
          </w:tcPr>
          <w:p w14:paraId="6A83EB9D" w14:textId="77777777" w:rsidR="00237243" w:rsidRPr="00985BA1" w:rsidRDefault="00237243" w:rsidP="001A3E9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Contenido</w:t>
            </w:r>
          </w:p>
        </w:tc>
        <w:tc>
          <w:tcPr>
            <w:tcW w:w="6536" w:type="dxa"/>
          </w:tcPr>
          <w:p w14:paraId="4BDB383D" w14:textId="4A71C697" w:rsidR="00237243" w:rsidRPr="00985BA1" w:rsidRDefault="00237243" w:rsidP="00237243">
            <w:pPr>
              <w:pStyle w:val="u"/>
              <w:shd w:val="clear" w:color="auto" w:fill="FFFFFF"/>
              <w:rPr>
                <w:sz w:val="24"/>
                <w:szCs w:val="24"/>
                <w:lang w:val="es-ES"/>
              </w:rPr>
            </w:pPr>
            <w:r w:rsidRPr="00985BA1">
              <w:rPr>
                <w:rStyle w:val="un"/>
                <w:sz w:val="24"/>
                <w:szCs w:val="24"/>
                <w:lang w:val="es-ES"/>
              </w:rPr>
              <w:t xml:space="preserve">Durante el siglo XVIII, el </w:t>
            </w:r>
            <w:r w:rsidRPr="00985BA1">
              <w:rPr>
                <w:rStyle w:val="Textoennegrita"/>
                <w:sz w:val="24"/>
                <w:szCs w:val="24"/>
                <w:lang w:val="es-ES"/>
              </w:rPr>
              <w:t>Antiguo Régimen</w:t>
            </w:r>
            <w:r w:rsidRPr="00985BA1">
              <w:rPr>
                <w:rStyle w:val="un"/>
                <w:sz w:val="24"/>
                <w:szCs w:val="24"/>
                <w:lang w:val="es-ES"/>
              </w:rPr>
              <w:t xml:space="preserve"> siguió vigente. Esto permit</w:t>
            </w:r>
            <w:r w:rsidR="00BE1E6C">
              <w:rPr>
                <w:rStyle w:val="un"/>
                <w:sz w:val="24"/>
                <w:szCs w:val="24"/>
                <w:lang w:val="es-ES"/>
              </w:rPr>
              <w:t>ió</w:t>
            </w:r>
            <w:r w:rsidRPr="00985BA1">
              <w:rPr>
                <w:rStyle w:val="un"/>
                <w:sz w:val="24"/>
                <w:szCs w:val="24"/>
                <w:lang w:val="es-ES"/>
              </w:rPr>
              <w:t xml:space="preserve"> a los nobles exigir a los campesinos el </w:t>
            </w:r>
            <w:r w:rsidRPr="00985BA1">
              <w:rPr>
                <w:rStyle w:val="Textoennegrita"/>
                <w:sz w:val="24"/>
                <w:szCs w:val="24"/>
                <w:lang w:val="es-ES"/>
              </w:rPr>
              <w:t>pago de tributos</w:t>
            </w:r>
            <w:r w:rsidRPr="00985BA1">
              <w:rPr>
                <w:rStyle w:val="un"/>
                <w:sz w:val="24"/>
                <w:szCs w:val="24"/>
                <w:lang w:val="es-ES"/>
              </w:rPr>
              <w:t xml:space="preserve"> que solía hacerse con la entrega de una </w:t>
            </w:r>
            <w:r w:rsidRPr="00985BA1">
              <w:rPr>
                <w:rStyle w:val="Textoennegrita"/>
                <w:sz w:val="24"/>
                <w:szCs w:val="24"/>
                <w:lang w:val="es-ES"/>
              </w:rPr>
              <w:t>parte de la cosecha</w:t>
            </w:r>
            <w:r w:rsidRPr="00985BA1">
              <w:rPr>
                <w:rStyle w:val="un"/>
                <w:sz w:val="24"/>
                <w:szCs w:val="24"/>
                <w:lang w:val="es-ES"/>
              </w:rPr>
              <w:t>. Esta situación impedía que la agricultura prosperase y que se vivieran constantes crisis de subsistencia, típicas de la época feudal.</w:t>
            </w:r>
          </w:p>
          <w:p w14:paraId="61F2CBB6" w14:textId="6FBCC4A1" w:rsidR="00237243" w:rsidRPr="00985BA1" w:rsidRDefault="00237243" w:rsidP="001A3E93">
            <w:pPr>
              <w:rPr>
                <w:rFonts w:ascii="Times New Roman" w:hAnsi="Times New Roman" w:cs="Times New Roman"/>
                <w:color w:val="000000" w:themeColor="text1"/>
                <w:sz w:val="24"/>
                <w:szCs w:val="24"/>
                <w:lang w:val="es-ES"/>
              </w:rPr>
            </w:pPr>
          </w:p>
        </w:tc>
      </w:tr>
    </w:tbl>
    <w:p w14:paraId="04CE4ABF" w14:textId="77777777" w:rsidR="00237243" w:rsidRPr="00985BA1" w:rsidRDefault="00237243" w:rsidP="005D1738">
      <w:pPr>
        <w:spacing w:after="0"/>
        <w:rPr>
          <w:rFonts w:ascii="Times New Roman" w:hAnsi="Times New Roman" w:cs="Times New Roman"/>
          <w:b/>
        </w:rPr>
      </w:pPr>
    </w:p>
    <w:p w14:paraId="7E0105B3" w14:textId="77777777" w:rsidR="00241211" w:rsidRPr="00985BA1" w:rsidRDefault="00241211" w:rsidP="005D1738">
      <w:pPr>
        <w:spacing w:after="0"/>
        <w:rPr>
          <w:rFonts w:ascii="Times New Roman" w:hAnsi="Times New Roman" w:cs="Times New Roman"/>
          <w:b/>
          <w:lang w:val="es-ES"/>
        </w:rPr>
      </w:pPr>
    </w:p>
    <w:p w14:paraId="3575DE38" w14:textId="77777777" w:rsidR="005D1738" w:rsidRPr="00985BA1" w:rsidRDefault="005D1738" w:rsidP="005D1738">
      <w:pPr>
        <w:spacing w:after="0"/>
        <w:rPr>
          <w:rFonts w:ascii="Times New Roman" w:hAnsi="Times New Roman" w:cs="Times New Roman"/>
          <w:highlight w:val="yellow"/>
        </w:rPr>
      </w:pPr>
    </w:p>
    <w:p w14:paraId="5FFB6C45" w14:textId="056DECBA" w:rsidR="001C3315" w:rsidRPr="00985BA1" w:rsidRDefault="005D1738" w:rsidP="005D1738">
      <w:pPr>
        <w:spacing w:after="0"/>
        <w:rPr>
          <w:rFonts w:ascii="Times New Roman" w:hAnsi="Times New Roman" w:cs="Times New Roman"/>
          <w:b/>
        </w:rPr>
      </w:pPr>
      <w:r w:rsidRPr="00985BA1">
        <w:rPr>
          <w:rFonts w:ascii="Times New Roman" w:hAnsi="Times New Roman" w:cs="Times New Roman"/>
          <w:highlight w:val="yellow"/>
        </w:rPr>
        <w:t xml:space="preserve">[SECCIÓN </w:t>
      </w:r>
      <w:r w:rsidR="001C3315" w:rsidRPr="00985BA1">
        <w:rPr>
          <w:rFonts w:ascii="Times New Roman" w:hAnsi="Times New Roman" w:cs="Times New Roman"/>
          <w:highlight w:val="yellow"/>
        </w:rPr>
        <w:t>1</w:t>
      </w:r>
      <w:r w:rsidRPr="00985BA1">
        <w:rPr>
          <w:rFonts w:ascii="Times New Roman" w:hAnsi="Times New Roman" w:cs="Times New Roman"/>
          <w:highlight w:val="yellow"/>
        </w:rPr>
        <w:t>]</w:t>
      </w:r>
      <w:r w:rsidRPr="00985BA1">
        <w:rPr>
          <w:rFonts w:ascii="Times New Roman" w:hAnsi="Times New Roman" w:cs="Times New Roman"/>
        </w:rPr>
        <w:t xml:space="preserve"> </w:t>
      </w:r>
      <w:r w:rsidR="00FC4F07" w:rsidRPr="00985BA1">
        <w:rPr>
          <w:rFonts w:ascii="Times New Roman" w:hAnsi="Times New Roman" w:cs="Times New Roman"/>
          <w:b/>
        </w:rPr>
        <w:t>3</w:t>
      </w:r>
      <w:r w:rsidR="001C3315" w:rsidRPr="00985BA1">
        <w:rPr>
          <w:rFonts w:ascii="Times New Roman" w:hAnsi="Times New Roman" w:cs="Times New Roman"/>
          <w:b/>
        </w:rPr>
        <w:t xml:space="preserve"> La economía del siglo XVIII</w:t>
      </w:r>
    </w:p>
    <w:p w14:paraId="73E28650" w14:textId="77777777" w:rsidR="001C3315" w:rsidRPr="00985BA1" w:rsidRDefault="001C3315" w:rsidP="005D1738">
      <w:pPr>
        <w:spacing w:after="0"/>
        <w:rPr>
          <w:rFonts w:ascii="Times New Roman" w:hAnsi="Times New Roman" w:cs="Times New Roman"/>
          <w:b/>
        </w:rPr>
      </w:pPr>
    </w:p>
    <w:p w14:paraId="32403C45" w14:textId="77777777" w:rsidR="00386376" w:rsidRPr="00985BA1" w:rsidRDefault="00386376" w:rsidP="00386376">
      <w:pPr>
        <w:pStyle w:val="u"/>
        <w:shd w:val="clear" w:color="auto" w:fill="FFFFFF"/>
        <w:rPr>
          <w:lang w:val="es-ES"/>
        </w:rPr>
      </w:pPr>
      <w:r w:rsidRPr="00985BA1">
        <w:rPr>
          <w:rStyle w:val="un"/>
          <w:lang w:val="es-ES"/>
        </w:rPr>
        <w:t xml:space="preserve">Durante el Antiguo Régimen la </w:t>
      </w:r>
      <w:r w:rsidRPr="00985BA1">
        <w:rPr>
          <w:rStyle w:val="Textoennegrita"/>
          <w:lang w:val="es-ES"/>
        </w:rPr>
        <w:t>agricultura</w:t>
      </w:r>
      <w:r w:rsidRPr="00985BA1">
        <w:rPr>
          <w:rStyle w:val="un"/>
          <w:lang w:val="es-ES"/>
        </w:rPr>
        <w:t xml:space="preserve"> era la primera fuente de riqueza y ocupaba a gran parte de la población.</w:t>
      </w:r>
      <w:r w:rsidRPr="00985BA1">
        <w:rPr>
          <w:lang w:val="es-ES"/>
        </w:rPr>
        <w:t xml:space="preserve"> </w:t>
      </w:r>
      <w:r w:rsidRPr="00985BA1">
        <w:rPr>
          <w:rStyle w:val="un"/>
          <w:lang w:val="es-ES"/>
        </w:rPr>
        <w:t xml:space="preserve">Sin embargo, la </w:t>
      </w:r>
      <w:r w:rsidRPr="00985BA1">
        <w:rPr>
          <w:rStyle w:val="Textoennegrita"/>
          <w:lang w:val="es-ES"/>
        </w:rPr>
        <w:t>productividad</w:t>
      </w:r>
      <w:r w:rsidRPr="00985BA1">
        <w:rPr>
          <w:rStyle w:val="un"/>
          <w:lang w:val="es-ES"/>
        </w:rPr>
        <w:t xml:space="preserve"> de los campos era muy baja.</w:t>
      </w:r>
      <w:r w:rsidRPr="00985BA1">
        <w:rPr>
          <w:lang w:val="es-ES"/>
        </w:rPr>
        <w:t xml:space="preserve"> </w:t>
      </w:r>
      <w:r w:rsidRPr="00985BA1">
        <w:rPr>
          <w:rStyle w:val="un"/>
          <w:lang w:val="es-ES"/>
        </w:rPr>
        <w:t xml:space="preserve">Las </w:t>
      </w:r>
      <w:r w:rsidRPr="00985BA1">
        <w:rPr>
          <w:rStyle w:val="Textoennegrita"/>
          <w:lang w:val="es-ES"/>
        </w:rPr>
        <w:t>técnicas de cultivo eran rudimentarias</w:t>
      </w:r>
      <w:r w:rsidRPr="00985BA1">
        <w:rPr>
          <w:rStyle w:val="un"/>
          <w:lang w:val="es-ES"/>
        </w:rPr>
        <w:t xml:space="preserve"> y la mayor parte de la producción se dedicaba al </w:t>
      </w:r>
      <w:r w:rsidRPr="00985BA1">
        <w:rPr>
          <w:rStyle w:val="Textoennegrita"/>
          <w:lang w:val="es-ES"/>
        </w:rPr>
        <w:t>autoconsumo</w:t>
      </w:r>
      <w:r w:rsidRPr="00985BA1">
        <w:rPr>
          <w:rStyle w:val="un"/>
          <w:lang w:val="es-ES"/>
        </w:rPr>
        <w:t>.</w:t>
      </w:r>
      <w:r w:rsidRPr="00985BA1">
        <w:rPr>
          <w:lang w:val="es-ES"/>
        </w:rPr>
        <w:t xml:space="preserve"> </w:t>
      </w:r>
      <w:r w:rsidRPr="00985BA1">
        <w:rPr>
          <w:rStyle w:val="un"/>
          <w:lang w:val="es-ES"/>
        </w:rPr>
        <w:t xml:space="preserve">Las </w:t>
      </w:r>
      <w:r w:rsidRPr="00985BA1">
        <w:rPr>
          <w:rStyle w:val="Textoennegrita"/>
          <w:lang w:val="es-ES"/>
        </w:rPr>
        <w:t>malas cosechas</w:t>
      </w:r>
      <w:r w:rsidRPr="00985BA1">
        <w:rPr>
          <w:rStyle w:val="un"/>
          <w:lang w:val="es-ES"/>
        </w:rPr>
        <w:t xml:space="preserve"> eran frecuentes y provocaban </w:t>
      </w:r>
      <w:r w:rsidRPr="00985BA1">
        <w:rPr>
          <w:rStyle w:val="Textoennegrita"/>
          <w:lang w:val="es-ES"/>
        </w:rPr>
        <w:t>crisis de subsistencia</w:t>
      </w:r>
      <w:r w:rsidRPr="00985BA1">
        <w:rPr>
          <w:rStyle w:val="un"/>
          <w:lang w:val="es-ES"/>
        </w:rPr>
        <w:t xml:space="preserve"> y períodos de escasez de alimentos.</w:t>
      </w:r>
      <w:r w:rsidRPr="00985BA1">
        <w:rPr>
          <w:lang w:val="es-ES"/>
        </w:rPr>
        <w:t xml:space="preserve"> </w:t>
      </w:r>
    </w:p>
    <w:p w14:paraId="2E4C2ED0" w14:textId="77777777" w:rsidR="003050D0" w:rsidRPr="00985BA1" w:rsidRDefault="003050D0" w:rsidP="00386376">
      <w:pPr>
        <w:pStyle w:val="u"/>
        <w:shd w:val="clear" w:color="auto" w:fill="FFFFFF"/>
        <w:rPr>
          <w:rStyle w:val="un"/>
        </w:rPr>
      </w:pPr>
      <w:r w:rsidRPr="00985BA1">
        <w:rPr>
          <w:lang w:val="en"/>
        </w:rPr>
        <w:t xml:space="preserve"> </w:t>
      </w:r>
    </w:p>
    <w:tbl>
      <w:tblPr>
        <w:tblStyle w:val="Tablaconcuadrcula"/>
        <w:tblW w:w="0" w:type="auto"/>
        <w:tblLook w:val="04A0" w:firstRow="1" w:lastRow="0" w:firstColumn="1" w:lastColumn="0" w:noHBand="0" w:noVBand="1"/>
      </w:tblPr>
      <w:tblGrid>
        <w:gridCol w:w="2230"/>
        <w:gridCol w:w="6824"/>
      </w:tblGrid>
      <w:tr w:rsidR="003050D0" w:rsidRPr="00985BA1" w14:paraId="6AAA0697" w14:textId="77777777" w:rsidTr="001A3E93">
        <w:tc>
          <w:tcPr>
            <w:tcW w:w="9054" w:type="dxa"/>
            <w:gridSpan w:val="2"/>
            <w:shd w:val="clear" w:color="auto" w:fill="0D0D0D" w:themeFill="text1" w:themeFillTint="F2"/>
          </w:tcPr>
          <w:p w14:paraId="3BACAE5D" w14:textId="77777777" w:rsidR="003050D0" w:rsidRPr="00985BA1" w:rsidRDefault="003050D0" w:rsidP="001A3E93">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lastRenderedPageBreak/>
              <w:t>Imagen (fotografía, gráfica o ilustración)</w:t>
            </w:r>
          </w:p>
        </w:tc>
      </w:tr>
      <w:tr w:rsidR="003050D0" w:rsidRPr="00985BA1" w14:paraId="1ECD5C96" w14:textId="77777777" w:rsidTr="001A3E93">
        <w:tc>
          <w:tcPr>
            <w:tcW w:w="2230" w:type="dxa"/>
          </w:tcPr>
          <w:p w14:paraId="17CBC2C6" w14:textId="77777777" w:rsidR="003050D0" w:rsidRPr="00985BA1" w:rsidRDefault="003050D0" w:rsidP="001A3E93">
            <w:pPr>
              <w:rPr>
                <w:rFonts w:ascii="Times New Roman" w:hAnsi="Times New Roman" w:cs="Times New Roman"/>
                <w:b/>
                <w:color w:val="000000"/>
                <w:sz w:val="24"/>
                <w:szCs w:val="24"/>
              </w:rPr>
            </w:pPr>
            <w:r w:rsidRPr="00985BA1">
              <w:rPr>
                <w:rFonts w:ascii="Times New Roman" w:hAnsi="Times New Roman" w:cs="Times New Roman"/>
                <w:b/>
                <w:color w:val="000000"/>
                <w:sz w:val="24"/>
                <w:szCs w:val="24"/>
              </w:rPr>
              <w:t>Código</w:t>
            </w:r>
          </w:p>
        </w:tc>
        <w:tc>
          <w:tcPr>
            <w:tcW w:w="6824" w:type="dxa"/>
          </w:tcPr>
          <w:p w14:paraId="7EFBD954" w14:textId="71F4C7F2" w:rsidR="003050D0" w:rsidRPr="00985BA1" w:rsidRDefault="003050D0" w:rsidP="003050D0">
            <w:pPr>
              <w:rPr>
                <w:rFonts w:ascii="Times New Roman" w:hAnsi="Times New Roman" w:cs="Times New Roman"/>
                <w:b/>
                <w:color w:val="000000"/>
                <w:sz w:val="24"/>
                <w:szCs w:val="24"/>
              </w:rPr>
            </w:pPr>
            <w:r w:rsidRPr="00985BA1">
              <w:rPr>
                <w:rFonts w:ascii="Times New Roman" w:hAnsi="Times New Roman" w:cs="Times New Roman"/>
                <w:color w:val="000000"/>
                <w:sz w:val="24"/>
                <w:szCs w:val="24"/>
              </w:rPr>
              <w:t>CS_08_01_IMG05</w:t>
            </w:r>
          </w:p>
        </w:tc>
      </w:tr>
      <w:tr w:rsidR="003050D0" w:rsidRPr="00985BA1" w14:paraId="290F3721" w14:textId="77777777" w:rsidTr="001A3E93">
        <w:tc>
          <w:tcPr>
            <w:tcW w:w="2230" w:type="dxa"/>
          </w:tcPr>
          <w:p w14:paraId="47659DB7" w14:textId="77777777" w:rsidR="003050D0" w:rsidRPr="00985BA1" w:rsidRDefault="003050D0" w:rsidP="001A3E9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Descripción</w:t>
            </w:r>
          </w:p>
        </w:tc>
        <w:tc>
          <w:tcPr>
            <w:tcW w:w="6824" w:type="dxa"/>
          </w:tcPr>
          <w:p w14:paraId="20604A4D" w14:textId="77777777" w:rsidR="003050D0" w:rsidRPr="00985BA1" w:rsidRDefault="003050D0" w:rsidP="001A3E93">
            <w:pPr>
              <w:rPr>
                <w:rFonts w:ascii="Times New Roman" w:hAnsi="Times New Roman" w:cs="Times New Roman"/>
                <w:color w:val="000000"/>
                <w:sz w:val="24"/>
                <w:szCs w:val="24"/>
              </w:rPr>
            </w:pPr>
            <w:r w:rsidRPr="00985BA1">
              <w:rPr>
                <w:rFonts w:ascii="Times New Roman" w:hAnsi="Times New Roman" w:cs="Times New Roman"/>
                <w:b/>
                <w:color w:val="000000" w:themeColor="text1"/>
                <w:sz w:val="24"/>
                <w:szCs w:val="24"/>
              </w:rPr>
              <w:t>Un régimen de privilegios</w:t>
            </w:r>
          </w:p>
        </w:tc>
      </w:tr>
      <w:tr w:rsidR="003050D0" w:rsidRPr="00985BA1" w14:paraId="59BE1930" w14:textId="77777777" w:rsidTr="001A3E93">
        <w:tc>
          <w:tcPr>
            <w:tcW w:w="2230" w:type="dxa"/>
          </w:tcPr>
          <w:p w14:paraId="47C2A795" w14:textId="77777777" w:rsidR="003050D0" w:rsidRPr="00985BA1" w:rsidRDefault="003050D0" w:rsidP="001A3E9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Código Shutterstock (o URL o la ruta en AulaPlaneta)</w:t>
            </w:r>
          </w:p>
        </w:tc>
        <w:tc>
          <w:tcPr>
            <w:tcW w:w="6824" w:type="dxa"/>
          </w:tcPr>
          <w:p w14:paraId="15FF96E0" w14:textId="77777777" w:rsidR="003050D0" w:rsidRPr="00985BA1" w:rsidRDefault="003050D0" w:rsidP="001A3E93">
            <w:pPr>
              <w:rPr>
                <w:rFonts w:ascii="Times New Roman" w:hAnsi="Times New Roman" w:cs="Times New Roman"/>
                <w:sz w:val="24"/>
                <w:szCs w:val="24"/>
                <w:lang w:val="en"/>
              </w:rPr>
            </w:pPr>
            <w:r w:rsidRPr="00985BA1">
              <w:rPr>
                <w:rFonts w:ascii="Times New Roman" w:hAnsi="Times New Roman" w:cs="Times New Roman"/>
                <w:sz w:val="24"/>
                <w:szCs w:val="24"/>
                <w:lang w:val="en"/>
              </w:rPr>
              <w:t>File:Jean-François Millet (II) 001.jpg</w:t>
            </w:r>
          </w:p>
          <w:p w14:paraId="094BC819" w14:textId="77777777" w:rsidR="003050D0" w:rsidRDefault="00A12CF0" w:rsidP="003050D0">
            <w:pPr>
              <w:pStyle w:val="u"/>
              <w:shd w:val="clear" w:color="auto" w:fill="FFFFFF"/>
              <w:rPr>
                <w:rStyle w:val="Hipervnculo"/>
                <w:sz w:val="24"/>
                <w:szCs w:val="24"/>
                <w:lang w:val="en"/>
              </w:rPr>
            </w:pPr>
            <w:hyperlink r:id="rId19" w:history="1">
              <w:r w:rsidR="003050D0" w:rsidRPr="00985BA1">
                <w:rPr>
                  <w:rStyle w:val="Hipervnculo"/>
                  <w:sz w:val="24"/>
                  <w:szCs w:val="24"/>
                  <w:lang w:val="en"/>
                </w:rPr>
                <w:t>http://commons.wikimedia.org/wiki/File:Jean-Fran%C3%A7ois_Millet_(II)_001.jpg</w:t>
              </w:r>
            </w:hyperlink>
          </w:p>
          <w:p w14:paraId="7B8F1CE7" w14:textId="30D2A761" w:rsidR="00EE2F4F" w:rsidRPr="00985BA1" w:rsidRDefault="00EE2F4F" w:rsidP="003050D0">
            <w:pPr>
              <w:pStyle w:val="u"/>
              <w:shd w:val="clear" w:color="auto" w:fill="FFFFFF"/>
              <w:rPr>
                <w:color w:val="444444"/>
                <w:sz w:val="24"/>
                <w:szCs w:val="24"/>
                <w:lang w:val="en"/>
              </w:rPr>
            </w:pPr>
            <w:r>
              <w:rPr>
                <w:noProof/>
                <w:color w:val="0000FF"/>
              </w:rPr>
              <w:drawing>
                <wp:inline distT="0" distB="0" distL="0" distR="0" wp14:anchorId="49E107F8" wp14:editId="50B10C0C">
                  <wp:extent cx="2603470" cy="2170202"/>
                  <wp:effectExtent l="0" t="0" r="6985" b="1905"/>
                  <wp:docPr id="7" name="Imagen 7" descr="File:Jean-François Millet (II) 00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Jean-François Millet (II) 00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38" cy="2170259"/>
                          </a:xfrm>
                          <a:prstGeom prst="rect">
                            <a:avLst/>
                          </a:prstGeom>
                          <a:noFill/>
                          <a:ln>
                            <a:noFill/>
                          </a:ln>
                        </pic:spPr>
                      </pic:pic>
                    </a:graphicData>
                  </a:graphic>
                </wp:inline>
              </w:drawing>
            </w:r>
          </w:p>
          <w:p w14:paraId="5606B0EB" w14:textId="0BD60E6D" w:rsidR="003050D0" w:rsidRPr="00985BA1" w:rsidRDefault="003050D0" w:rsidP="001A3E93">
            <w:pPr>
              <w:rPr>
                <w:rFonts w:ascii="Times New Roman" w:hAnsi="Times New Roman" w:cs="Times New Roman"/>
                <w:color w:val="000000"/>
                <w:sz w:val="24"/>
                <w:szCs w:val="24"/>
                <w:lang w:val="en"/>
              </w:rPr>
            </w:pPr>
          </w:p>
        </w:tc>
      </w:tr>
      <w:tr w:rsidR="003050D0" w:rsidRPr="00985BA1" w14:paraId="2EBBB29E" w14:textId="77777777" w:rsidTr="001A3E93">
        <w:trPr>
          <w:trHeight w:val="70"/>
        </w:trPr>
        <w:tc>
          <w:tcPr>
            <w:tcW w:w="2230" w:type="dxa"/>
          </w:tcPr>
          <w:p w14:paraId="6CD91CE7" w14:textId="77777777" w:rsidR="003050D0" w:rsidRPr="00985BA1" w:rsidRDefault="003050D0" w:rsidP="001A3E9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Pie de imagen</w:t>
            </w:r>
          </w:p>
        </w:tc>
        <w:tc>
          <w:tcPr>
            <w:tcW w:w="6824" w:type="dxa"/>
          </w:tcPr>
          <w:p w14:paraId="6C7EC604" w14:textId="0898D253" w:rsidR="003536DD" w:rsidRPr="00985BA1" w:rsidRDefault="003050D0" w:rsidP="003536DD">
            <w:pPr>
              <w:pStyle w:val="u"/>
              <w:shd w:val="clear" w:color="auto" w:fill="FFFFFF"/>
              <w:rPr>
                <w:rStyle w:val="un"/>
                <w:sz w:val="24"/>
                <w:szCs w:val="24"/>
                <w:lang w:val="es-ES"/>
              </w:rPr>
            </w:pPr>
            <w:r w:rsidRPr="00985BA1">
              <w:rPr>
                <w:rStyle w:val="un"/>
                <w:sz w:val="24"/>
                <w:szCs w:val="24"/>
              </w:rPr>
              <w:t xml:space="preserve">Mientras algunos pocos mantenían sus privilegios, durante el Antiguo Régimen </w:t>
            </w:r>
            <w:r w:rsidRPr="00985BA1">
              <w:rPr>
                <w:rStyle w:val="un"/>
                <w:sz w:val="24"/>
                <w:szCs w:val="24"/>
                <w:lang w:val="es-ES"/>
              </w:rPr>
              <w:t xml:space="preserve">las malas cosechas aumentaban el precio de uno de los productos principales: el trigo. El hambre </w:t>
            </w:r>
            <w:r w:rsidR="002434AB" w:rsidRPr="00985BA1">
              <w:rPr>
                <w:rStyle w:val="un"/>
                <w:sz w:val="24"/>
                <w:szCs w:val="24"/>
                <w:lang w:val="es-ES"/>
              </w:rPr>
              <w:t>llegaba a todos los rincones de Europa y traía, no solo descontento, sino un notable aumento de la mortalidad.</w:t>
            </w:r>
            <w:r w:rsidR="003536DD" w:rsidRPr="00985BA1">
              <w:rPr>
                <w:rStyle w:val="un"/>
                <w:sz w:val="24"/>
                <w:szCs w:val="24"/>
                <w:lang w:val="es-ES"/>
              </w:rPr>
              <w:t xml:space="preserve"> </w:t>
            </w:r>
          </w:p>
          <w:p w14:paraId="6036BB48" w14:textId="332808CB" w:rsidR="003050D0" w:rsidRPr="00985BA1" w:rsidRDefault="003536DD" w:rsidP="003536DD">
            <w:pPr>
              <w:pStyle w:val="u"/>
              <w:shd w:val="clear" w:color="auto" w:fill="FFFFFF"/>
              <w:rPr>
                <w:color w:val="000000"/>
                <w:sz w:val="24"/>
                <w:szCs w:val="24"/>
                <w:lang w:val="es-ES"/>
              </w:rPr>
            </w:pPr>
            <w:r w:rsidRPr="00985BA1">
              <w:rPr>
                <w:rStyle w:val="un"/>
                <w:sz w:val="24"/>
                <w:szCs w:val="24"/>
                <w:lang w:val="es-ES"/>
              </w:rPr>
              <w:t xml:space="preserve">Título de la imagen: </w:t>
            </w:r>
            <w:r w:rsidRPr="00985BA1">
              <w:rPr>
                <w:color w:val="444444"/>
                <w:sz w:val="24"/>
                <w:szCs w:val="24"/>
              </w:rPr>
              <w:t>El Angelus, Jean Francois</w:t>
            </w:r>
            <w:r w:rsidR="00EE2F4F">
              <w:rPr>
                <w:color w:val="444444"/>
                <w:sz w:val="24"/>
                <w:szCs w:val="24"/>
              </w:rPr>
              <w:t xml:space="preserve"> Millet</w:t>
            </w:r>
            <w:r w:rsidRPr="00985BA1">
              <w:rPr>
                <w:color w:val="444444"/>
                <w:sz w:val="24"/>
                <w:szCs w:val="24"/>
              </w:rPr>
              <w:t>.</w:t>
            </w:r>
          </w:p>
        </w:tc>
      </w:tr>
    </w:tbl>
    <w:p w14:paraId="6998D533" w14:textId="7985305F" w:rsidR="002434AB" w:rsidRPr="00985BA1" w:rsidRDefault="002434AB" w:rsidP="002434AB">
      <w:pPr>
        <w:pStyle w:val="u"/>
        <w:shd w:val="clear" w:color="auto" w:fill="FFFFFF"/>
        <w:rPr>
          <w:color w:val="444444"/>
          <w:lang w:val="es-ES"/>
        </w:rPr>
      </w:pPr>
      <w:r w:rsidRPr="00985BA1">
        <w:rPr>
          <w:rStyle w:val="un"/>
          <w:lang w:val="es-ES_tradnl"/>
        </w:rPr>
        <w:t xml:space="preserve"> </w:t>
      </w:r>
    </w:p>
    <w:p w14:paraId="3D6A51A5" w14:textId="76C48289" w:rsidR="003050D0" w:rsidRPr="00985BA1" w:rsidRDefault="00D12BED" w:rsidP="003050D0">
      <w:pPr>
        <w:pStyle w:val="u"/>
        <w:shd w:val="clear" w:color="auto" w:fill="FFFFFF"/>
        <w:rPr>
          <w:color w:val="444444"/>
          <w:lang w:val="es-ES"/>
        </w:rPr>
      </w:pPr>
      <w:r w:rsidRPr="00985BA1">
        <w:rPr>
          <w:highlight w:val="yellow"/>
        </w:rPr>
        <w:t>[SECCIÓN 2]</w:t>
      </w:r>
      <w:r w:rsidRPr="00985BA1">
        <w:t xml:space="preserve"> </w:t>
      </w:r>
      <w:r w:rsidRPr="00985BA1">
        <w:rPr>
          <w:b/>
        </w:rPr>
        <w:t>3.1  El mercantilismo</w:t>
      </w:r>
    </w:p>
    <w:p w14:paraId="63F1489F" w14:textId="77777777" w:rsidR="00350246" w:rsidRPr="00985BA1" w:rsidRDefault="00350246" w:rsidP="009B6522">
      <w:p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Entre los siglos XVI y XVIII, se desarrolló el </w:t>
      </w:r>
      <w:r w:rsidRPr="00985BA1">
        <w:rPr>
          <w:rFonts w:ascii="Times New Roman" w:eastAsia="Times New Roman" w:hAnsi="Times New Roman" w:cs="Times New Roman"/>
          <w:b/>
          <w:bCs/>
          <w:lang w:val="es-ES" w:eastAsia="es-CO"/>
        </w:rPr>
        <w:t>mercantilismo</w:t>
      </w:r>
      <w:r w:rsidRPr="00985BA1">
        <w:rPr>
          <w:rFonts w:ascii="Times New Roman" w:eastAsia="Times New Roman" w:hAnsi="Times New Roman" w:cs="Times New Roman"/>
          <w:lang w:val="es-ES" w:eastAsia="es-CO"/>
        </w:rPr>
        <w:t xml:space="preserve">, una teoría económica cuya aparición se vincula a la formación de los Estados modernos y a la transición de la economía feudal a la </w:t>
      </w:r>
      <w:r w:rsidRPr="00985BA1">
        <w:rPr>
          <w:rFonts w:ascii="Times New Roman" w:eastAsia="Times New Roman" w:hAnsi="Times New Roman" w:cs="Times New Roman"/>
          <w:b/>
          <w:bCs/>
          <w:lang w:val="es-ES" w:eastAsia="es-CO"/>
        </w:rPr>
        <w:t>economía capitalista</w:t>
      </w:r>
      <w:r w:rsidRPr="00985BA1">
        <w:rPr>
          <w:rFonts w:ascii="Times New Roman" w:eastAsia="Times New Roman" w:hAnsi="Times New Roman" w:cs="Times New Roman"/>
          <w:lang w:val="es-ES" w:eastAsia="es-CO"/>
        </w:rPr>
        <w:t>.</w:t>
      </w:r>
    </w:p>
    <w:p w14:paraId="78866631" w14:textId="77777777" w:rsidR="00FD2734" w:rsidRPr="00985BA1" w:rsidRDefault="00350246" w:rsidP="00FD2734">
      <w:pPr>
        <w:pStyle w:val="u"/>
        <w:shd w:val="clear" w:color="auto" w:fill="FFFFFF"/>
        <w:rPr>
          <w:lang w:val="es-ES"/>
        </w:rPr>
      </w:pPr>
      <w:r w:rsidRPr="00985BA1">
        <w:rPr>
          <w:lang w:val="es-ES"/>
        </w:rPr>
        <w:t xml:space="preserve">El pensamiento mercantilista defiende el </w:t>
      </w:r>
      <w:r w:rsidRPr="00985BA1">
        <w:rPr>
          <w:b/>
          <w:bCs/>
          <w:lang w:val="es-ES"/>
        </w:rPr>
        <w:t>intervencionismo</w:t>
      </w:r>
      <w:r w:rsidR="00FD2734" w:rsidRPr="00985BA1">
        <w:rPr>
          <w:b/>
          <w:bCs/>
          <w:lang w:val="es-ES"/>
        </w:rPr>
        <w:t xml:space="preserve"> </w:t>
      </w:r>
      <w:r w:rsidRPr="00985BA1">
        <w:rPr>
          <w:lang w:val="es-ES"/>
        </w:rPr>
        <w:t xml:space="preserve">del Estado en la economía y la necesidad de </w:t>
      </w:r>
      <w:r w:rsidRPr="00985BA1">
        <w:rPr>
          <w:b/>
          <w:bCs/>
          <w:lang w:val="es-ES"/>
        </w:rPr>
        <w:t>políticas proteccionistas</w:t>
      </w:r>
      <w:r w:rsidRPr="00985BA1">
        <w:rPr>
          <w:lang w:val="es-ES"/>
        </w:rPr>
        <w:t xml:space="preserve"> con el fin de incrementar la riqueza estatal. Esta corriente consideraba que la riqueza de un Estado dependía de la cantidad de </w:t>
      </w:r>
      <w:r w:rsidRPr="00985BA1">
        <w:rPr>
          <w:b/>
          <w:bCs/>
          <w:lang w:val="es-ES"/>
        </w:rPr>
        <w:t>metales preciosos</w:t>
      </w:r>
      <w:r w:rsidRPr="00985BA1">
        <w:rPr>
          <w:lang w:val="es-ES"/>
        </w:rPr>
        <w:t xml:space="preserve"> (oro y plata) que poseyese. </w:t>
      </w:r>
    </w:p>
    <w:p w14:paraId="6A812C1E" w14:textId="570B6A33" w:rsidR="00FD2734" w:rsidRPr="00985BA1" w:rsidRDefault="00FD2734" w:rsidP="00FD2734">
      <w:pPr>
        <w:pStyle w:val="u"/>
        <w:shd w:val="clear" w:color="auto" w:fill="FFFFFF"/>
        <w:rPr>
          <w:lang w:val="es-ES"/>
        </w:rPr>
      </w:pPr>
      <w:r w:rsidRPr="00985BA1">
        <w:rPr>
          <w:rStyle w:val="un"/>
          <w:lang w:val="es-ES"/>
        </w:rPr>
        <w:t xml:space="preserve">Para acumular oro y plata, era necesario aumentar las </w:t>
      </w:r>
      <w:r w:rsidRPr="00985BA1">
        <w:rPr>
          <w:rStyle w:val="Textoennegrita"/>
          <w:lang w:val="es-ES"/>
        </w:rPr>
        <w:t>exportaciones</w:t>
      </w:r>
      <w:r w:rsidRPr="00985BA1">
        <w:rPr>
          <w:rStyle w:val="un"/>
          <w:lang w:val="es-ES"/>
        </w:rPr>
        <w:t xml:space="preserve"> y reducir las </w:t>
      </w:r>
      <w:r w:rsidRPr="00985BA1">
        <w:rPr>
          <w:rStyle w:val="Textoennegrita"/>
          <w:lang w:val="es-ES"/>
        </w:rPr>
        <w:t>importaciones</w:t>
      </w:r>
      <w:r w:rsidRPr="00985BA1">
        <w:rPr>
          <w:rStyle w:val="un"/>
          <w:lang w:val="es-ES"/>
        </w:rPr>
        <w:t xml:space="preserve">. Para conseguir esto, se establecían altas tasas aduaneras que </w:t>
      </w:r>
      <w:r w:rsidRPr="00985BA1">
        <w:rPr>
          <w:rStyle w:val="Textoennegrita"/>
          <w:lang w:val="es-ES"/>
        </w:rPr>
        <w:t>gravaban</w:t>
      </w:r>
      <w:r w:rsidRPr="00985BA1">
        <w:rPr>
          <w:rStyle w:val="un"/>
          <w:lang w:val="es-ES"/>
        </w:rPr>
        <w:t xml:space="preserve"> los </w:t>
      </w:r>
      <w:r w:rsidRPr="00985BA1">
        <w:rPr>
          <w:rStyle w:val="un"/>
          <w:lang w:val="es-ES"/>
        </w:rPr>
        <w:lastRenderedPageBreak/>
        <w:t>productos extranjeros. Estos se encarecían, por lo que se hacían menos atractivos a los compradores.</w:t>
      </w:r>
    </w:p>
    <w:p w14:paraId="3A7BE4F6" w14:textId="36D644C4" w:rsidR="00350246" w:rsidRPr="00985BA1" w:rsidRDefault="00350246" w:rsidP="009B6522">
      <w:pPr>
        <w:shd w:val="clear" w:color="auto" w:fill="FFFFFF"/>
        <w:spacing w:before="100" w:beforeAutospacing="1" w:after="100" w:afterAutospacing="1"/>
        <w:rPr>
          <w:rFonts w:ascii="Times New Roman" w:eastAsia="Times New Roman" w:hAnsi="Times New Roman" w:cs="Times New Roman"/>
          <w:lang w:val="es-ES" w:eastAsia="es-CO"/>
        </w:rPr>
      </w:pPr>
    </w:p>
    <w:tbl>
      <w:tblPr>
        <w:tblStyle w:val="Tablaconcuadrcula"/>
        <w:tblW w:w="0" w:type="auto"/>
        <w:tblLook w:val="04A0" w:firstRow="1" w:lastRow="0" w:firstColumn="1" w:lastColumn="0" w:noHBand="0" w:noVBand="1"/>
      </w:tblPr>
      <w:tblGrid>
        <w:gridCol w:w="2518"/>
        <w:gridCol w:w="6536"/>
      </w:tblGrid>
      <w:tr w:rsidR="009B6522" w:rsidRPr="00985BA1" w14:paraId="4D4D1CE5" w14:textId="77777777" w:rsidTr="001A3E93">
        <w:tc>
          <w:tcPr>
            <w:tcW w:w="9054" w:type="dxa"/>
            <w:gridSpan w:val="2"/>
            <w:shd w:val="clear" w:color="auto" w:fill="000000" w:themeFill="text1"/>
          </w:tcPr>
          <w:p w14:paraId="0D7E9CAC" w14:textId="77777777" w:rsidR="009B6522" w:rsidRPr="00985BA1" w:rsidRDefault="009B6522" w:rsidP="001A3E93">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Recuerda</w:t>
            </w:r>
          </w:p>
        </w:tc>
      </w:tr>
      <w:tr w:rsidR="009B6522" w:rsidRPr="00985BA1" w14:paraId="69DEC917" w14:textId="77777777" w:rsidTr="001A3E93">
        <w:tc>
          <w:tcPr>
            <w:tcW w:w="2518" w:type="dxa"/>
          </w:tcPr>
          <w:p w14:paraId="6E507AF5" w14:textId="77777777" w:rsidR="009B6522" w:rsidRPr="00985BA1" w:rsidRDefault="009B6522" w:rsidP="001A3E9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Contenido</w:t>
            </w:r>
          </w:p>
        </w:tc>
        <w:tc>
          <w:tcPr>
            <w:tcW w:w="6536" w:type="dxa"/>
          </w:tcPr>
          <w:p w14:paraId="69793478" w14:textId="7A131DC2" w:rsidR="009B6522" w:rsidRPr="00985BA1" w:rsidRDefault="009B6522" w:rsidP="009B6522">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color w:val="000000" w:themeColor="text1"/>
                <w:sz w:val="24"/>
                <w:szCs w:val="24"/>
                <w:lang w:val="es-ES"/>
              </w:rPr>
            </w:pPr>
            <w:r w:rsidRPr="00985BA1">
              <w:rPr>
                <w:rFonts w:ascii="Times New Roman" w:eastAsia="Times New Roman" w:hAnsi="Times New Roman" w:cs="Times New Roman"/>
                <w:b w:val="0"/>
                <w:i w:val="0"/>
                <w:color w:val="000000" w:themeColor="text1"/>
                <w:sz w:val="24"/>
                <w:szCs w:val="24"/>
                <w:lang w:val="es-ES" w:eastAsia="es-CO"/>
              </w:rPr>
              <w:t>El proteccionismo es una doctrina económica que recomienda la protección de la producción nacional frente a la competencia de los productos extranjeros a través de un conjunto de medidas de política económica.</w:t>
            </w:r>
            <w:r w:rsidRPr="00985BA1">
              <w:rPr>
                <w:rFonts w:ascii="Times New Roman" w:hAnsi="Times New Roman" w:cs="Times New Roman"/>
                <w:b w:val="0"/>
                <w:i w:val="0"/>
                <w:color w:val="000000" w:themeColor="text1"/>
                <w:sz w:val="24"/>
                <w:szCs w:val="24"/>
                <w:lang w:val="es-ES"/>
              </w:rPr>
              <w:t xml:space="preserve"> </w:t>
            </w:r>
          </w:p>
        </w:tc>
      </w:tr>
    </w:tbl>
    <w:p w14:paraId="3241EBDE" w14:textId="4B7573A6" w:rsidR="005D1738" w:rsidRPr="00985BA1" w:rsidRDefault="005D1738" w:rsidP="005D1738">
      <w:pPr>
        <w:spacing w:after="0"/>
        <w:rPr>
          <w:rFonts w:ascii="Times New Roman" w:eastAsia="Times New Roman" w:hAnsi="Times New Roman" w:cs="Times New Roman"/>
          <w:lang w:val="es-ES" w:eastAsia="es-CO"/>
        </w:rPr>
      </w:pPr>
    </w:p>
    <w:p w14:paraId="76B9E9DD" w14:textId="77777777" w:rsidR="001A3E93" w:rsidRPr="00985BA1" w:rsidRDefault="001A3E93" w:rsidP="005D1738">
      <w:pPr>
        <w:spacing w:after="0"/>
        <w:rPr>
          <w:rFonts w:ascii="Times New Roman" w:hAnsi="Times New Roman" w:cs="Times New Roman"/>
          <w:highlight w:val="yellow"/>
          <w:lang w:val="es-ES"/>
        </w:rPr>
      </w:pPr>
    </w:p>
    <w:p w14:paraId="592B88FB" w14:textId="740A78E4" w:rsidR="00FD2734" w:rsidRPr="00985BA1" w:rsidRDefault="00FD2734" w:rsidP="005D1738">
      <w:pPr>
        <w:spacing w:after="0"/>
        <w:rPr>
          <w:rFonts w:ascii="Times New Roman" w:hAnsi="Times New Roman" w:cs="Times New Roman"/>
          <w:b/>
        </w:rPr>
      </w:pPr>
      <w:r w:rsidRPr="00985BA1">
        <w:rPr>
          <w:rFonts w:ascii="Times New Roman" w:hAnsi="Times New Roman" w:cs="Times New Roman"/>
          <w:highlight w:val="yellow"/>
        </w:rPr>
        <w:t>[SECCIÓN 2]</w:t>
      </w:r>
      <w:r w:rsidRPr="00985BA1">
        <w:rPr>
          <w:rFonts w:ascii="Times New Roman" w:hAnsi="Times New Roman" w:cs="Times New Roman"/>
        </w:rPr>
        <w:t xml:space="preserve"> </w:t>
      </w:r>
      <w:r w:rsidRPr="00985BA1">
        <w:rPr>
          <w:rFonts w:ascii="Times New Roman" w:hAnsi="Times New Roman" w:cs="Times New Roman"/>
          <w:b/>
        </w:rPr>
        <w:t>3.2</w:t>
      </w:r>
      <w:r w:rsidR="001A3E93" w:rsidRPr="00985BA1">
        <w:rPr>
          <w:rFonts w:ascii="Times New Roman" w:hAnsi="Times New Roman" w:cs="Times New Roman"/>
          <w:b/>
        </w:rPr>
        <w:t xml:space="preserve"> El comercio colonial</w:t>
      </w:r>
    </w:p>
    <w:p w14:paraId="4F99CB48" w14:textId="77777777" w:rsidR="001A3E93" w:rsidRPr="00985BA1"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Durante el siglo XVIII, el Reino de Gran Bretaña consolidó un importante Imperio colonial y construyó una marina potente que le permitió dominar las </w:t>
      </w:r>
      <w:r w:rsidRPr="00985BA1">
        <w:rPr>
          <w:rFonts w:ascii="Times New Roman" w:eastAsia="Times New Roman" w:hAnsi="Times New Roman" w:cs="Times New Roman"/>
          <w:b/>
          <w:bCs/>
          <w:lang w:val="es-ES" w:eastAsia="es-CO"/>
        </w:rPr>
        <w:t>rutas marítimas</w:t>
      </w:r>
      <w:r w:rsidRPr="00985BA1">
        <w:rPr>
          <w:rFonts w:ascii="Times New Roman" w:eastAsia="Times New Roman" w:hAnsi="Times New Roman" w:cs="Times New Roman"/>
          <w:lang w:val="es-ES" w:eastAsia="es-CO"/>
        </w:rPr>
        <w:t xml:space="preserve"> y garantizar la seguridad del comercio entre la </w:t>
      </w:r>
      <w:r w:rsidRPr="00985BA1">
        <w:rPr>
          <w:rFonts w:ascii="Times New Roman" w:eastAsia="Times New Roman" w:hAnsi="Times New Roman" w:cs="Times New Roman"/>
          <w:b/>
          <w:bCs/>
          <w:lang w:val="es-ES" w:eastAsia="es-CO"/>
        </w:rPr>
        <w:t>metrópolis</w:t>
      </w:r>
      <w:r w:rsidRPr="00985BA1">
        <w:rPr>
          <w:rFonts w:ascii="Times New Roman" w:eastAsia="Times New Roman" w:hAnsi="Times New Roman" w:cs="Times New Roman"/>
          <w:lang w:val="es-ES" w:eastAsia="es-CO"/>
        </w:rPr>
        <w:t xml:space="preserve"> y las </w:t>
      </w:r>
      <w:r w:rsidRPr="00985BA1">
        <w:rPr>
          <w:rFonts w:ascii="Times New Roman" w:eastAsia="Times New Roman" w:hAnsi="Times New Roman" w:cs="Times New Roman"/>
          <w:b/>
          <w:bCs/>
          <w:lang w:val="es-ES" w:eastAsia="es-CO"/>
        </w:rPr>
        <w:t>colonias</w:t>
      </w:r>
      <w:r w:rsidRPr="00985BA1">
        <w:rPr>
          <w:rFonts w:ascii="Times New Roman" w:eastAsia="Times New Roman" w:hAnsi="Times New Roman" w:cs="Times New Roman"/>
          <w:lang w:val="es-ES" w:eastAsia="es-CO"/>
        </w:rPr>
        <w:t>.</w:t>
      </w:r>
    </w:p>
    <w:p w14:paraId="5A187128" w14:textId="77777777" w:rsidR="001A3E93" w:rsidRPr="00985BA1"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El denominado </w:t>
      </w:r>
      <w:r w:rsidRPr="00985BA1">
        <w:rPr>
          <w:rFonts w:ascii="Times New Roman" w:eastAsia="Times New Roman" w:hAnsi="Times New Roman" w:cs="Times New Roman"/>
          <w:b/>
          <w:bCs/>
          <w:lang w:val="es-ES" w:eastAsia="es-CO"/>
        </w:rPr>
        <w:t>comercio colonial</w:t>
      </w:r>
      <w:r w:rsidRPr="00985BA1">
        <w:rPr>
          <w:rFonts w:ascii="Times New Roman" w:eastAsia="Times New Roman" w:hAnsi="Times New Roman" w:cs="Times New Roman"/>
          <w:lang w:val="es-ES" w:eastAsia="es-CO"/>
        </w:rPr>
        <w:t xml:space="preserve"> permitió a los británicos contar con un suministro continuo de </w:t>
      </w:r>
      <w:r w:rsidRPr="00985BA1">
        <w:rPr>
          <w:rFonts w:ascii="Times New Roman" w:eastAsia="Times New Roman" w:hAnsi="Times New Roman" w:cs="Times New Roman"/>
          <w:b/>
          <w:bCs/>
          <w:lang w:val="es-ES" w:eastAsia="es-CO"/>
        </w:rPr>
        <w:t>materias primas</w:t>
      </w:r>
      <w:r w:rsidRPr="00985BA1">
        <w:rPr>
          <w:rFonts w:ascii="Times New Roman" w:eastAsia="Times New Roman" w:hAnsi="Times New Roman" w:cs="Times New Roman"/>
          <w:lang w:val="es-ES" w:eastAsia="es-CO"/>
        </w:rPr>
        <w:t xml:space="preserve"> y un mercado europeo y mundial en el que poder vender sus productos manufacturados. Aquellos ya empezaban a producirse de forma mecánica en hogares, talleres y en unas incipientes industrias.</w:t>
      </w:r>
    </w:p>
    <w:p w14:paraId="1E3A9A26" w14:textId="77777777" w:rsidR="00FD2734" w:rsidRPr="00985BA1" w:rsidRDefault="00FD2734" w:rsidP="005D1738">
      <w:pPr>
        <w:spacing w:after="0"/>
        <w:rPr>
          <w:rFonts w:ascii="Times New Roman" w:hAnsi="Times New Roman" w:cs="Times New Roman"/>
          <w:b/>
          <w:lang w:val="es-ES"/>
        </w:rPr>
      </w:pPr>
    </w:p>
    <w:p w14:paraId="113C6E4E" w14:textId="77777777" w:rsidR="001A3E93" w:rsidRPr="00985BA1" w:rsidRDefault="001A3E93"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1289"/>
        <w:gridCol w:w="7765"/>
      </w:tblGrid>
      <w:tr w:rsidR="001A3E93" w:rsidRPr="00985BA1" w14:paraId="3264AF47" w14:textId="77777777" w:rsidTr="001A3E93">
        <w:tc>
          <w:tcPr>
            <w:tcW w:w="9054" w:type="dxa"/>
            <w:gridSpan w:val="2"/>
            <w:shd w:val="clear" w:color="auto" w:fill="0D0D0D" w:themeFill="text1" w:themeFillTint="F2"/>
          </w:tcPr>
          <w:p w14:paraId="1914148A" w14:textId="77777777" w:rsidR="001A3E93" w:rsidRPr="00985BA1" w:rsidRDefault="001A3E93" w:rsidP="001A3E93">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Imagen (fotografía, gráfica o ilustración)</w:t>
            </w:r>
          </w:p>
        </w:tc>
      </w:tr>
      <w:tr w:rsidR="001A3E93" w:rsidRPr="00985BA1" w14:paraId="6C8EC1CD" w14:textId="77777777" w:rsidTr="001A3E93">
        <w:tc>
          <w:tcPr>
            <w:tcW w:w="2230" w:type="dxa"/>
          </w:tcPr>
          <w:p w14:paraId="5BA4F2A9" w14:textId="77777777" w:rsidR="001A3E93" w:rsidRPr="00985BA1" w:rsidRDefault="001A3E93" w:rsidP="001A3E93">
            <w:pPr>
              <w:rPr>
                <w:rFonts w:ascii="Times New Roman" w:hAnsi="Times New Roman" w:cs="Times New Roman"/>
                <w:b/>
                <w:color w:val="000000"/>
                <w:sz w:val="24"/>
                <w:szCs w:val="24"/>
              </w:rPr>
            </w:pPr>
            <w:r w:rsidRPr="00985BA1">
              <w:rPr>
                <w:rFonts w:ascii="Times New Roman" w:hAnsi="Times New Roman" w:cs="Times New Roman"/>
                <w:b/>
                <w:color w:val="000000"/>
                <w:sz w:val="24"/>
                <w:szCs w:val="24"/>
              </w:rPr>
              <w:t>Código</w:t>
            </w:r>
          </w:p>
        </w:tc>
        <w:tc>
          <w:tcPr>
            <w:tcW w:w="6824" w:type="dxa"/>
          </w:tcPr>
          <w:p w14:paraId="61FE1C41" w14:textId="48712C77" w:rsidR="001A3E93" w:rsidRPr="00985BA1" w:rsidRDefault="001A3E93" w:rsidP="001A3E93">
            <w:pPr>
              <w:rPr>
                <w:rFonts w:ascii="Times New Roman" w:hAnsi="Times New Roman" w:cs="Times New Roman"/>
                <w:b/>
                <w:color w:val="000000"/>
                <w:sz w:val="24"/>
                <w:szCs w:val="24"/>
              </w:rPr>
            </w:pPr>
            <w:r w:rsidRPr="00985BA1">
              <w:rPr>
                <w:rFonts w:ascii="Times New Roman" w:hAnsi="Times New Roman" w:cs="Times New Roman"/>
                <w:color w:val="000000"/>
                <w:sz w:val="24"/>
                <w:szCs w:val="24"/>
              </w:rPr>
              <w:t>CS_08_01_IMG06</w:t>
            </w:r>
          </w:p>
        </w:tc>
      </w:tr>
      <w:tr w:rsidR="001A3E93" w:rsidRPr="00985BA1" w14:paraId="3DB6C868" w14:textId="77777777" w:rsidTr="001A3E93">
        <w:tc>
          <w:tcPr>
            <w:tcW w:w="2230" w:type="dxa"/>
          </w:tcPr>
          <w:p w14:paraId="3BADCDA9" w14:textId="77777777" w:rsidR="001A3E93" w:rsidRPr="00985BA1" w:rsidRDefault="001A3E93" w:rsidP="001A3E9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Descripción</w:t>
            </w:r>
          </w:p>
        </w:tc>
        <w:tc>
          <w:tcPr>
            <w:tcW w:w="6824" w:type="dxa"/>
          </w:tcPr>
          <w:p w14:paraId="15B78D5C" w14:textId="5E33B1AF" w:rsidR="001A3E93" w:rsidRPr="00985BA1" w:rsidRDefault="001A3E93" w:rsidP="001A3E93">
            <w:pPr>
              <w:rPr>
                <w:rFonts w:ascii="Times New Roman" w:hAnsi="Times New Roman" w:cs="Times New Roman"/>
                <w:color w:val="000000"/>
                <w:sz w:val="24"/>
                <w:szCs w:val="24"/>
              </w:rPr>
            </w:pPr>
            <w:r w:rsidRPr="00985BA1">
              <w:rPr>
                <w:rFonts w:ascii="Times New Roman" w:hAnsi="Times New Roman" w:cs="Times New Roman"/>
                <w:b/>
                <w:color w:val="000000" w:themeColor="text1"/>
                <w:sz w:val="24"/>
                <w:szCs w:val="24"/>
              </w:rPr>
              <w:t>Recorridos del comercio triangular</w:t>
            </w:r>
          </w:p>
        </w:tc>
      </w:tr>
      <w:tr w:rsidR="001A3E93" w:rsidRPr="00985BA1" w14:paraId="1015D0D4" w14:textId="77777777" w:rsidTr="001A3E93">
        <w:tc>
          <w:tcPr>
            <w:tcW w:w="2230" w:type="dxa"/>
          </w:tcPr>
          <w:p w14:paraId="28330A49" w14:textId="77777777" w:rsidR="001A3E93" w:rsidRPr="00985BA1" w:rsidRDefault="001A3E93" w:rsidP="001A3E9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Código Shutterstock (o URL o la ruta en AulaPlaneta)</w:t>
            </w:r>
          </w:p>
        </w:tc>
        <w:tc>
          <w:tcPr>
            <w:tcW w:w="6824" w:type="dxa"/>
          </w:tcPr>
          <w:p w14:paraId="2C0DDB2D" w14:textId="41F32E52" w:rsidR="001A3E93" w:rsidRPr="00985BA1" w:rsidRDefault="001A3E93" w:rsidP="001A3E93">
            <w:pPr>
              <w:pStyle w:val="u"/>
              <w:shd w:val="clear" w:color="auto" w:fill="FFFFFF"/>
              <w:rPr>
                <w:color w:val="444444"/>
                <w:sz w:val="24"/>
                <w:szCs w:val="24"/>
                <w:lang w:val="en"/>
              </w:rPr>
            </w:pPr>
            <w:r w:rsidRPr="00985BA1">
              <w:rPr>
                <w:color w:val="444444"/>
                <w:sz w:val="24"/>
                <w:szCs w:val="24"/>
                <w:lang w:val="en"/>
              </w:rPr>
              <w:t xml:space="preserve"> Por favor elaborar una</w:t>
            </w:r>
            <w:r w:rsidR="007359E4" w:rsidRPr="00985BA1">
              <w:rPr>
                <w:color w:val="444444"/>
                <w:sz w:val="24"/>
                <w:szCs w:val="24"/>
                <w:lang w:val="en"/>
              </w:rPr>
              <w:t xml:space="preserve"> imagen a partir de este modelo:</w:t>
            </w:r>
          </w:p>
          <w:p w14:paraId="7DA68AA4" w14:textId="77777777" w:rsidR="001A3E93" w:rsidRPr="00985BA1" w:rsidRDefault="00A12CF0" w:rsidP="001A3E93">
            <w:pPr>
              <w:shd w:val="clear" w:color="auto" w:fill="FFFFFF"/>
              <w:spacing w:before="100" w:beforeAutospacing="1" w:after="100" w:afterAutospacing="1"/>
              <w:rPr>
                <w:rFonts w:ascii="Times New Roman" w:eastAsia="Times New Roman" w:hAnsi="Times New Roman" w:cs="Times New Roman"/>
                <w:sz w:val="24"/>
                <w:szCs w:val="24"/>
                <w:lang w:val="en" w:eastAsia="es-CO"/>
              </w:rPr>
            </w:pPr>
            <w:hyperlink r:id="rId22" w:anchor="mediaviewer/File:Triangle_trade2.png" w:history="1">
              <w:r w:rsidR="001A3E93" w:rsidRPr="00985BA1">
                <w:rPr>
                  <w:rStyle w:val="Hipervnculo"/>
                  <w:rFonts w:ascii="Times New Roman" w:eastAsia="Times New Roman" w:hAnsi="Times New Roman" w:cs="Times New Roman"/>
                  <w:sz w:val="24"/>
                  <w:szCs w:val="24"/>
                  <w:lang w:val="en" w:eastAsia="es-CO"/>
                </w:rPr>
                <w:t>http://pt.wikipedia.org/wiki/Com%C3%A9rcio_Triangular#mediaviewer/File:Triangle_trade2.png</w:t>
              </w:r>
            </w:hyperlink>
          </w:p>
          <w:p w14:paraId="73702B3D" w14:textId="77777777" w:rsidR="001A3E93" w:rsidRPr="00985BA1" w:rsidRDefault="001A3E93" w:rsidP="001A3E93">
            <w:pPr>
              <w:rPr>
                <w:rFonts w:ascii="Times New Roman" w:hAnsi="Times New Roman" w:cs="Times New Roman"/>
                <w:color w:val="000000"/>
                <w:sz w:val="24"/>
                <w:szCs w:val="24"/>
                <w:lang w:val="en"/>
              </w:rPr>
            </w:pPr>
            <w:r w:rsidRPr="00985BA1">
              <w:rPr>
                <w:rFonts w:ascii="Times New Roman" w:hAnsi="Times New Roman" w:cs="Times New Roman"/>
                <w:color w:val="000000"/>
                <w:sz w:val="24"/>
                <w:szCs w:val="24"/>
                <w:lang w:val="en"/>
              </w:rPr>
              <w:t xml:space="preserve">Texto: </w:t>
            </w:r>
          </w:p>
          <w:p w14:paraId="5EA2B2EA" w14:textId="3137C83C" w:rsidR="001A3E93" w:rsidRPr="00985BA1" w:rsidRDefault="001A3E93" w:rsidP="001A3E93">
            <w:pPr>
              <w:rPr>
                <w:rFonts w:ascii="Times New Roman" w:hAnsi="Times New Roman" w:cs="Times New Roman"/>
                <w:color w:val="000000"/>
                <w:sz w:val="24"/>
                <w:szCs w:val="24"/>
                <w:lang w:val="en"/>
              </w:rPr>
            </w:pPr>
            <w:r w:rsidRPr="00985BA1">
              <w:rPr>
                <w:rFonts w:ascii="Times New Roman" w:hAnsi="Times New Roman" w:cs="Times New Roman"/>
                <w:color w:val="000000"/>
                <w:sz w:val="24"/>
                <w:szCs w:val="24"/>
                <w:lang w:val="en"/>
              </w:rPr>
              <w:t>Azúcar, tabaco y algodón. Destino: Europa</w:t>
            </w:r>
          </w:p>
          <w:p w14:paraId="4409700D" w14:textId="391C7CCA" w:rsidR="001A3E93" w:rsidRPr="00985BA1" w:rsidRDefault="001A3E93" w:rsidP="001A3E93">
            <w:pPr>
              <w:rPr>
                <w:rFonts w:ascii="Times New Roman" w:hAnsi="Times New Roman" w:cs="Times New Roman"/>
                <w:color w:val="000000"/>
                <w:sz w:val="24"/>
                <w:szCs w:val="24"/>
                <w:lang w:val="en"/>
              </w:rPr>
            </w:pPr>
            <w:r w:rsidRPr="00985BA1">
              <w:rPr>
                <w:rFonts w:ascii="Times New Roman" w:hAnsi="Times New Roman" w:cs="Times New Roman"/>
                <w:color w:val="000000"/>
                <w:sz w:val="24"/>
                <w:szCs w:val="24"/>
                <w:lang w:val="en"/>
              </w:rPr>
              <w:t>Esclavos. Destino: América</w:t>
            </w:r>
          </w:p>
          <w:p w14:paraId="14EC1199" w14:textId="5582421C" w:rsidR="001A3E93" w:rsidRPr="00985BA1" w:rsidRDefault="00A02496" w:rsidP="001A3E93">
            <w:pPr>
              <w:rPr>
                <w:rFonts w:ascii="Times New Roman" w:hAnsi="Times New Roman" w:cs="Times New Roman"/>
                <w:color w:val="000000"/>
                <w:sz w:val="24"/>
                <w:szCs w:val="24"/>
                <w:lang w:val="en"/>
              </w:rPr>
            </w:pPr>
            <w:r w:rsidRPr="00985BA1">
              <w:rPr>
                <w:rFonts w:ascii="Times New Roman" w:hAnsi="Times New Roman" w:cs="Times New Roman"/>
                <w:color w:val="000000"/>
                <w:sz w:val="24"/>
                <w:szCs w:val="24"/>
                <w:lang w:val="en"/>
              </w:rPr>
              <w:t>Ron, textiles y manufacturas. Destino: África.</w:t>
            </w:r>
            <w:r w:rsidRPr="00985BA1">
              <w:rPr>
                <w:rFonts w:ascii="Times New Roman" w:hAnsi="Times New Roman" w:cs="Times New Roman"/>
                <w:noProof/>
                <w:sz w:val="24"/>
                <w:szCs w:val="24"/>
                <w:lang w:eastAsia="es-CO"/>
              </w:rPr>
              <w:t xml:space="preserve"> </w:t>
            </w:r>
            <w:r w:rsidRPr="00985BA1">
              <w:rPr>
                <w:rFonts w:ascii="Times New Roman" w:hAnsi="Times New Roman" w:cs="Times New Roman"/>
                <w:noProof/>
                <w:lang w:val="es-CO" w:eastAsia="es-CO"/>
              </w:rPr>
              <w:lastRenderedPageBreak/>
              <w:drawing>
                <wp:inline distT="0" distB="0" distL="0" distR="0" wp14:anchorId="3A3A6EC3" wp14:editId="6EB80754">
                  <wp:extent cx="4267200" cy="3114675"/>
                  <wp:effectExtent l="0" t="0" r="0" b="9525"/>
                  <wp:docPr id="1" name="Imagen 1" descr="http://upload.wikimedia.org/wikipedia/commons/c/ca/Triangle_tra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c/ca/Triangle_trad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7200" cy="3114675"/>
                          </a:xfrm>
                          <a:prstGeom prst="rect">
                            <a:avLst/>
                          </a:prstGeom>
                          <a:noFill/>
                          <a:ln>
                            <a:noFill/>
                          </a:ln>
                        </pic:spPr>
                      </pic:pic>
                    </a:graphicData>
                  </a:graphic>
                </wp:inline>
              </w:drawing>
            </w:r>
          </w:p>
          <w:p w14:paraId="514EAF5D" w14:textId="77777777" w:rsidR="001A3E93" w:rsidRPr="00985BA1" w:rsidRDefault="001A3E93" w:rsidP="001A3E93">
            <w:pPr>
              <w:rPr>
                <w:rFonts w:ascii="Times New Roman" w:hAnsi="Times New Roman" w:cs="Times New Roman"/>
                <w:color w:val="000000"/>
                <w:sz w:val="24"/>
                <w:szCs w:val="24"/>
                <w:lang w:val="en"/>
              </w:rPr>
            </w:pPr>
          </w:p>
          <w:p w14:paraId="2A9E259D" w14:textId="1DAF06C0" w:rsidR="001A3E93" w:rsidRPr="00985BA1" w:rsidRDefault="001A3E93" w:rsidP="001A3E93">
            <w:pPr>
              <w:rPr>
                <w:rFonts w:ascii="Times New Roman" w:hAnsi="Times New Roman" w:cs="Times New Roman"/>
                <w:color w:val="000000"/>
                <w:sz w:val="24"/>
                <w:szCs w:val="24"/>
                <w:lang w:val="en"/>
              </w:rPr>
            </w:pPr>
          </w:p>
        </w:tc>
      </w:tr>
      <w:tr w:rsidR="001A3E93" w:rsidRPr="00985BA1" w14:paraId="58C9FF68" w14:textId="77777777" w:rsidTr="001A3E93">
        <w:trPr>
          <w:trHeight w:val="70"/>
        </w:trPr>
        <w:tc>
          <w:tcPr>
            <w:tcW w:w="2230" w:type="dxa"/>
          </w:tcPr>
          <w:p w14:paraId="2FF911DC" w14:textId="3F6BE79C" w:rsidR="001A3E93" w:rsidRPr="00985BA1" w:rsidRDefault="001A3E93" w:rsidP="001A3E9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lastRenderedPageBreak/>
              <w:t>Pie de imagen</w:t>
            </w:r>
          </w:p>
        </w:tc>
        <w:tc>
          <w:tcPr>
            <w:tcW w:w="6824" w:type="dxa"/>
          </w:tcPr>
          <w:p w14:paraId="0004F224" w14:textId="1B459C34" w:rsidR="001A3E93" w:rsidRPr="00985BA1" w:rsidRDefault="001A3E93" w:rsidP="001A3E93">
            <w:pPr>
              <w:pStyle w:val="u"/>
              <w:shd w:val="clear" w:color="auto" w:fill="FFFFFF"/>
              <w:rPr>
                <w:color w:val="000000"/>
                <w:sz w:val="24"/>
                <w:szCs w:val="24"/>
                <w:lang w:val="es-ES"/>
              </w:rPr>
            </w:pPr>
            <w:r w:rsidRPr="00985BA1">
              <w:rPr>
                <w:rStyle w:val="un"/>
                <w:sz w:val="24"/>
                <w:szCs w:val="24"/>
              </w:rPr>
              <w:t xml:space="preserve"> </w:t>
            </w:r>
            <w:r w:rsidRPr="00985BA1">
              <w:rPr>
                <w:sz w:val="24"/>
                <w:szCs w:val="24"/>
                <w:lang w:val="es-ES"/>
              </w:rPr>
              <w:t>En el Antiguo Régimen se establecieron rutas comerciales que beneficiaban a las metrópolis y despojaban a las colonias de sus principales riquezas</w:t>
            </w:r>
          </w:p>
        </w:tc>
      </w:tr>
    </w:tbl>
    <w:p w14:paraId="566058FD" w14:textId="77777777" w:rsidR="001A3E93" w:rsidRPr="00985BA1" w:rsidRDefault="001A3E93" w:rsidP="005D1738">
      <w:pPr>
        <w:spacing w:after="0"/>
        <w:rPr>
          <w:rFonts w:ascii="Times New Roman" w:hAnsi="Times New Roman" w:cs="Times New Roman"/>
          <w:b/>
        </w:rPr>
      </w:pPr>
    </w:p>
    <w:p w14:paraId="42371074" w14:textId="7685BB9B" w:rsidR="001A3E93" w:rsidRPr="00985BA1" w:rsidRDefault="001A3E93" w:rsidP="001A3E93">
      <w:pPr>
        <w:shd w:val="clear" w:color="auto" w:fill="FFFFFF"/>
        <w:spacing w:before="100" w:beforeAutospacing="1" w:after="100" w:afterAutospacing="1"/>
        <w:ind w:left="720"/>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 </w:t>
      </w:r>
    </w:p>
    <w:p w14:paraId="557EFA98" w14:textId="77777777" w:rsidR="001A3E93" w:rsidRPr="00985BA1" w:rsidRDefault="001A3E93" w:rsidP="001A3E93">
      <w:pPr>
        <w:shd w:val="clear" w:color="auto" w:fill="FFFFFF"/>
        <w:spacing w:before="100" w:beforeAutospacing="1" w:after="100" w:afterAutospacing="1"/>
        <w:ind w:left="720"/>
        <w:rPr>
          <w:rFonts w:ascii="Times New Roman" w:eastAsia="Times New Roman" w:hAnsi="Times New Roman" w:cs="Times New Roman"/>
          <w:lang w:val="es-ES" w:eastAsia="es-CO"/>
        </w:rPr>
      </w:pPr>
    </w:p>
    <w:tbl>
      <w:tblPr>
        <w:tblStyle w:val="Tablaconcuadrcula"/>
        <w:tblW w:w="0" w:type="auto"/>
        <w:tblLook w:val="04A0" w:firstRow="1" w:lastRow="0" w:firstColumn="1" w:lastColumn="0" w:noHBand="0" w:noVBand="1"/>
      </w:tblPr>
      <w:tblGrid>
        <w:gridCol w:w="2518"/>
        <w:gridCol w:w="6536"/>
      </w:tblGrid>
      <w:tr w:rsidR="00297933" w:rsidRPr="00985BA1" w14:paraId="6DD6F6A7" w14:textId="77777777" w:rsidTr="00763563">
        <w:tc>
          <w:tcPr>
            <w:tcW w:w="9054" w:type="dxa"/>
            <w:gridSpan w:val="2"/>
            <w:shd w:val="clear" w:color="auto" w:fill="000000" w:themeFill="text1"/>
          </w:tcPr>
          <w:p w14:paraId="0DFE3F81" w14:textId="5A7D2EDD" w:rsidR="00297933" w:rsidRPr="00985BA1" w:rsidRDefault="00297933" w:rsidP="00763563">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Destacado</w:t>
            </w:r>
          </w:p>
        </w:tc>
      </w:tr>
      <w:tr w:rsidR="00297933" w:rsidRPr="00985BA1" w14:paraId="61F6FAC9" w14:textId="77777777" w:rsidTr="00763563">
        <w:tc>
          <w:tcPr>
            <w:tcW w:w="2518" w:type="dxa"/>
          </w:tcPr>
          <w:p w14:paraId="6AC146BF" w14:textId="77777777" w:rsidR="00297933" w:rsidRPr="00985BA1" w:rsidRDefault="00297933" w:rsidP="0076356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Contenido</w:t>
            </w:r>
          </w:p>
        </w:tc>
        <w:tc>
          <w:tcPr>
            <w:tcW w:w="6536" w:type="dxa"/>
          </w:tcPr>
          <w:p w14:paraId="13C404C0" w14:textId="33B62751" w:rsidR="00297933" w:rsidRPr="00985BA1" w:rsidRDefault="00297933" w:rsidP="0029793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985BA1">
              <w:rPr>
                <w:rFonts w:ascii="Times New Roman" w:hAnsi="Times New Roman" w:cs="Times New Roman"/>
                <w:i w:val="0"/>
                <w:color w:val="000000" w:themeColor="text1"/>
                <w:sz w:val="24"/>
                <w:szCs w:val="24"/>
                <w:lang w:val="es-ES"/>
              </w:rPr>
              <w:t>El comercio triangular</w:t>
            </w:r>
          </w:p>
        </w:tc>
      </w:tr>
      <w:tr w:rsidR="00297933" w:rsidRPr="00985BA1" w14:paraId="2F30809A" w14:textId="77777777" w:rsidTr="00297933">
        <w:trPr>
          <w:trHeight w:val="1097"/>
        </w:trPr>
        <w:tc>
          <w:tcPr>
            <w:tcW w:w="2518" w:type="dxa"/>
          </w:tcPr>
          <w:p w14:paraId="25434F9A" w14:textId="77777777" w:rsidR="00297933" w:rsidRPr="00985BA1" w:rsidRDefault="00297933" w:rsidP="00763563">
            <w:pPr>
              <w:rPr>
                <w:rFonts w:ascii="Times New Roman" w:hAnsi="Times New Roman" w:cs="Times New Roman"/>
                <w:b/>
                <w:color w:val="000000" w:themeColor="text1"/>
                <w:sz w:val="24"/>
                <w:szCs w:val="24"/>
              </w:rPr>
            </w:pPr>
          </w:p>
        </w:tc>
        <w:tc>
          <w:tcPr>
            <w:tcW w:w="6536" w:type="dxa"/>
          </w:tcPr>
          <w:p w14:paraId="22519792" w14:textId="0E7EAE31" w:rsidR="00297933" w:rsidRPr="00985BA1" w:rsidRDefault="00297933" w:rsidP="00297933">
            <w:pPr>
              <w:pStyle w:val="Ttulo4"/>
              <w:keepNext w:val="0"/>
              <w:keepLines w:val="0"/>
              <w:shd w:val="clear" w:color="auto" w:fill="FFFFFF"/>
              <w:spacing w:before="100" w:beforeAutospacing="1" w:after="100" w:afterAutospacing="1" w:line="240" w:lineRule="auto"/>
              <w:outlineLvl w:val="3"/>
              <w:rPr>
                <w:rFonts w:ascii="Times New Roman" w:eastAsia="Times New Roman" w:hAnsi="Times New Roman" w:cs="Times New Roman"/>
                <w:b w:val="0"/>
                <w:i w:val="0"/>
                <w:color w:val="000000" w:themeColor="text1"/>
                <w:sz w:val="24"/>
                <w:szCs w:val="24"/>
                <w:lang w:val="es-ES" w:eastAsia="es-CO"/>
              </w:rPr>
            </w:pPr>
            <w:r w:rsidRPr="00985BA1">
              <w:rPr>
                <w:rStyle w:val="un"/>
                <w:rFonts w:ascii="Times New Roman" w:hAnsi="Times New Roman" w:cs="Times New Roman"/>
                <w:b w:val="0"/>
                <w:i w:val="0"/>
                <w:color w:val="000000" w:themeColor="text1"/>
                <w:sz w:val="24"/>
                <w:szCs w:val="24"/>
                <w:lang w:val="es-ES"/>
              </w:rPr>
              <w:t xml:space="preserve">Con este nombre se denominó a las </w:t>
            </w:r>
            <w:r w:rsidRPr="00985BA1">
              <w:rPr>
                <w:rStyle w:val="Textoennegrita"/>
                <w:rFonts w:ascii="Times New Roman" w:hAnsi="Times New Roman" w:cs="Times New Roman"/>
                <w:b/>
                <w:i w:val="0"/>
                <w:color w:val="000000" w:themeColor="text1"/>
                <w:sz w:val="24"/>
                <w:szCs w:val="24"/>
                <w:lang w:val="es-ES"/>
              </w:rPr>
              <w:t>rutas comerciales</w:t>
            </w:r>
            <w:r w:rsidRPr="00985BA1">
              <w:rPr>
                <w:rStyle w:val="un"/>
                <w:rFonts w:ascii="Times New Roman" w:hAnsi="Times New Roman" w:cs="Times New Roman"/>
                <w:b w:val="0"/>
                <w:i w:val="0"/>
                <w:color w:val="000000" w:themeColor="text1"/>
                <w:sz w:val="24"/>
                <w:szCs w:val="24"/>
                <w:lang w:val="es-ES"/>
              </w:rPr>
              <w:t xml:space="preserve"> que se establecieron entre </w:t>
            </w:r>
            <w:r w:rsidRPr="00985BA1">
              <w:rPr>
                <w:rStyle w:val="Textoennegrita"/>
                <w:rFonts w:ascii="Times New Roman" w:hAnsi="Times New Roman" w:cs="Times New Roman"/>
                <w:b/>
                <w:i w:val="0"/>
                <w:color w:val="000000" w:themeColor="text1"/>
                <w:sz w:val="24"/>
                <w:szCs w:val="24"/>
                <w:lang w:val="es-ES"/>
              </w:rPr>
              <w:t>Europa</w:t>
            </w:r>
            <w:r w:rsidRPr="00985BA1">
              <w:rPr>
                <w:rStyle w:val="un"/>
                <w:rFonts w:ascii="Times New Roman" w:hAnsi="Times New Roman" w:cs="Times New Roman"/>
                <w:b w:val="0"/>
                <w:i w:val="0"/>
                <w:color w:val="000000" w:themeColor="text1"/>
                <w:sz w:val="24"/>
                <w:szCs w:val="24"/>
                <w:lang w:val="es-ES"/>
              </w:rPr>
              <w:t xml:space="preserve">, </w:t>
            </w:r>
            <w:r w:rsidRPr="00985BA1">
              <w:rPr>
                <w:rStyle w:val="Textoennegrita"/>
                <w:rFonts w:ascii="Times New Roman" w:hAnsi="Times New Roman" w:cs="Times New Roman"/>
                <w:b/>
                <w:i w:val="0"/>
                <w:color w:val="000000" w:themeColor="text1"/>
                <w:sz w:val="24"/>
                <w:szCs w:val="24"/>
                <w:lang w:val="es-ES"/>
              </w:rPr>
              <w:t>África</w:t>
            </w:r>
            <w:r w:rsidRPr="00985BA1">
              <w:rPr>
                <w:rStyle w:val="un"/>
                <w:rFonts w:ascii="Times New Roman" w:hAnsi="Times New Roman" w:cs="Times New Roman"/>
                <w:b w:val="0"/>
                <w:i w:val="0"/>
                <w:color w:val="000000" w:themeColor="text1"/>
                <w:sz w:val="24"/>
                <w:szCs w:val="24"/>
                <w:lang w:val="es-ES"/>
              </w:rPr>
              <w:t xml:space="preserve"> y </w:t>
            </w:r>
            <w:r w:rsidRPr="00985BA1">
              <w:rPr>
                <w:rStyle w:val="Textoennegrita"/>
                <w:rFonts w:ascii="Times New Roman" w:hAnsi="Times New Roman" w:cs="Times New Roman"/>
                <w:b/>
                <w:i w:val="0"/>
                <w:color w:val="000000" w:themeColor="text1"/>
                <w:sz w:val="24"/>
                <w:szCs w:val="24"/>
                <w:lang w:val="es-ES"/>
              </w:rPr>
              <w:t>América</w:t>
            </w:r>
            <w:r w:rsidRPr="00985BA1">
              <w:rPr>
                <w:rStyle w:val="un"/>
                <w:rFonts w:ascii="Times New Roman" w:hAnsi="Times New Roman" w:cs="Times New Roman"/>
                <w:b w:val="0"/>
                <w:i w:val="0"/>
                <w:color w:val="000000" w:themeColor="text1"/>
                <w:sz w:val="24"/>
                <w:szCs w:val="24"/>
                <w:lang w:val="es-ES"/>
              </w:rPr>
              <w:t xml:space="preserve"> en el siglo XVIII. Este tipo de comercio permitía intercambiar productos europeos de baja calidad por esclavos africanos que, a la vez, se cambiaban por las materias primas de las colonias americanas.</w:t>
            </w:r>
          </w:p>
        </w:tc>
      </w:tr>
    </w:tbl>
    <w:p w14:paraId="29E24D51" w14:textId="3B0C9A61" w:rsidR="001A3E93" w:rsidRPr="00985BA1" w:rsidRDefault="001A3E93" w:rsidP="001A3E93">
      <w:pPr>
        <w:shd w:val="clear" w:color="auto" w:fill="FFFFFF"/>
        <w:spacing w:before="100" w:beforeAutospacing="1" w:after="100" w:afterAutospacing="1"/>
        <w:ind w:left="720"/>
        <w:rPr>
          <w:rFonts w:ascii="Times New Roman" w:eastAsia="Times New Roman" w:hAnsi="Times New Roman" w:cs="Times New Roman"/>
          <w:lang w:eastAsia="es-CO"/>
        </w:rPr>
      </w:pPr>
    </w:p>
    <w:tbl>
      <w:tblPr>
        <w:tblStyle w:val="Tablaconcuadrcula"/>
        <w:tblW w:w="0" w:type="auto"/>
        <w:tblLook w:val="04A0" w:firstRow="1" w:lastRow="0" w:firstColumn="1" w:lastColumn="0" w:noHBand="0" w:noVBand="1"/>
      </w:tblPr>
      <w:tblGrid>
        <w:gridCol w:w="1286"/>
        <w:gridCol w:w="7768"/>
      </w:tblGrid>
      <w:tr w:rsidR="00173154" w:rsidRPr="00985BA1" w14:paraId="096F88EB" w14:textId="77777777" w:rsidTr="00763563">
        <w:tc>
          <w:tcPr>
            <w:tcW w:w="9054" w:type="dxa"/>
            <w:gridSpan w:val="2"/>
            <w:shd w:val="clear" w:color="auto" w:fill="000000" w:themeFill="text1"/>
          </w:tcPr>
          <w:p w14:paraId="0F45F25D" w14:textId="77777777" w:rsidR="00173154" w:rsidRPr="00985BA1" w:rsidRDefault="00173154" w:rsidP="00763563">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Practica: recurso aprovechado</w:t>
            </w:r>
          </w:p>
        </w:tc>
      </w:tr>
      <w:tr w:rsidR="00173154" w:rsidRPr="00985BA1" w14:paraId="7EA62A25" w14:textId="77777777" w:rsidTr="00763563">
        <w:tc>
          <w:tcPr>
            <w:tcW w:w="2518" w:type="dxa"/>
          </w:tcPr>
          <w:p w14:paraId="16E45C84" w14:textId="77777777" w:rsidR="00173154" w:rsidRPr="00985BA1" w:rsidRDefault="00173154" w:rsidP="0076356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Código</w:t>
            </w:r>
          </w:p>
        </w:tc>
        <w:tc>
          <w:tcPr>
            <w:tcW w:w="6536" w:type="dxa"/>
          </w:tcPr>
          <w:p w14:paraId="51BDEFD2" w14:textId="61204475" w:rsidR="00173154" w:rsidRPr="00985BA1" w:rsidRDefault="00173154" w:rsidP="00804BD9">
            <w:pPr>
              <w:rPr>
                <w:rFonts w:ascii="Times New Roman" w:hAnsi="Times New Roman" w:cs="Times New Roman"/>
                <w:b/>
                <w:color w:val="000000" w:themeColor="text1"/>
                <w:sz w:val="24"/>
                <w:szCs w:val="24"/>
              </w:rPr>
            </w:pPr>
            <w:r w:rsidRPr="00985BA1">
              <w:rPr>
                <w:rFonts w:ascii="Times New Roman" w:hAnsi="Times New Roman" w:cs="Times New Roman"/>
                <w:color w:val="000000"/>
                <w:sz w:val="24"/>
                <w:szCs w:val="24"/>
              </w:rPr>
              <w:t>CS_08_01</w:t>
            </w:r>
            <w:r w:rsidRPr="00985BA1">
              <w:rPr>
                <w:rFonts w:ascii="Times New Roman" w:hAnsi="Times New Roman" w:cs="Times New Roman"/>
                <w:color w:val="000000" w:themeColor="text1"/>
                <w:sz w:val="24"/>
                <w:szCs w:val="24"/>
              </w:rPr>
              <w:t>_REC</w:t>
            </w:r>
            <w:r w:rsidR="00804BD9">
              <w:rPr>
                <w:rFonts w:ascii="Times New Roman" w:hAnsi="Times New Roman" w:cs="Times New Roman"/>
                <w:color w:val="000000" w:themeColor="text1"/>
                <w:sz w:val="24"/>
                <w:szCs w:val="24"/>
              </w:rPr>
              <w:t>6</w:t>
            </w:r>
            <w:r w:rsidR="001C72ED">
              <w:rPr>
                <w:rFonts w:ascii="Times New Roman" w:hAnsi="Times New Roman" w:cs="Times New Roman"/>
                <w:color w:val="000000" w:themeColor="text1"/>
                <w:sz w:val="24"/>
                <w:szCs w:val="24"/>
              </w:rPr>
              <w:t>0</w:t>
            </w:r>
          </w:p>
        </w:tc>
      </w:tr>
      <w:tr w:rsidR="00173154" w:rsidRPr="00985BA1" w14:paraId="1F9C9AB4" w14:textId="77777777" w:rsidTr="00763563">
        <w:tc>
          <w:tcPr>
            <w:tcW w:w="2518" w:type="dxa"/>
          </w:tcPr>
          <w:p w14:paraId="47ABCBFF" w14:textId="77777777" w:rsidR="00173154" w:rsidRPr="00985BA1" w:rsidRDefault="00173154" w:rsidP="00763563">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Ubicación en Aula Planeta</w:t>
            </w:r>
          </w:p>
        </w:tc>
        <w:tc>
          <w:tcPr>
            <w:tcW w:w="6536" w:type="dxa"/>
          </w:tcPr>
          <w:p w14:paraId="24BDC789" w14:textId="00E84B50" w:rsidR="00173154" w:rsidRPr="00985BA1" w:rsidRDefault="00173154" w:rsidP="00173154">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4º ESO/ Ciencias sociales, geografía e historia/El fin del Antiguo Régimen/ La economía del siglo XVIII</w:t>
            </w:r>
          </w:p>
        </w:tc>
      </w:tr>
      <w:tr w:rsidR="00173154" w:rsidRPr="00985BA1" w14:paraId="5B6B9A2F" w14:textId="77777777" w:rsidTr="00763563">
        <w:tc>
          <w:tcPr>
            <w:tcW w:w="2518" w:type="dxa"/>
          </w:tcPr>
          <w:p w14:paraId="55E7AD40" w14:textId="77777777" w:rsidR="00173154" w:rsidRPr="00985BA1" w:rsidRDefault="00173154" w:rsidP="00763563">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 xml:space="preserve">Cambio (descripción o </w:t>
            </w:r>
            <w:r w:rsidRPr="00985BA1">
              <w:rPr>
                <w:rFonts w:ascii="Times New Roman" w:hAnsi="Times New Roman" w:cs="Times New Roman"/>
                <w:b/>
                <w:color w:val="000000" w:themeColor="text1"/>
                <w:sz w:val="24"/>
                <w:szCs w:val="24"/>
              </w:rPr>
              <w:lastRenderedPageBreak/>
              <w:t>capturas de pantallas)</w:t>
            </w:r>
          </w:p>
        </w:tc>
        <w:tc>
          <w:tcPr>
            <w:tcW w:w="6536" w:type="dxa"/>
          </w:tcPr>
          <w:p w14:paraId="0106B34A" w14:textId="77777777" w:rsidR="001C72ED" w:rsidRDefault="001C72ED" w:rsidP="00763563">
            <w:pPr>
              <w:rPr>
                <w:rFonts w:ascii="Times New Roman" w:hAnsi="Times New Roman" w:cs="Times New Roman"/>
                <w:color w:val="000000" w:themeColor="text1"/>
                <w:sz w:val="24"/>
                <w:szCs w:val="24"/>
              </w:rPr>
            </w:pPr>
          </w:p>
          <w:p w14:paraId="7918CB36" w14:textId="4831C5A6" w:rsidR="001C72ED" w:rsidRDefault="001C72ED" w:rsidP="0076356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Titulo: </w:t>
            </w:r>
            <w:r w:rsidRPr="00985BA1">
              <w:rPr>
                <w:rFonts w:ascii="Times New Roman" w:hAnsi="Times New Roman" w:cs="Times New Roman"/>
                <w:color w:val="000000" w:themeColor="text1"/>
                <w:sz w:val="24"/>
                <w:szCs w:val="24"/>
              </w:rPr>
              <w:t>Refuerza tu aprendizaje: La economía del siglo XVIII.</w:t>
            </w:r>
          </w:p>
          <w:p w14:paraId="4E423C64" w14:textId="64191364" w:rsidR="001C72ED" w:rsidRDefault="001C72ED" w:rsidP="0076356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Descripción; </w:t>
            </w:r>
            <w:r w:rsidR="004E7ADE" w:rsidRPr="00985BA1">
              <w:rPr>
                <w:rFonts w:ascii="Times New Roman" w:hAnsi="Times New Roman" w:cs="Times New Roman"/>
                <w:color w:val="000000" w:themeColor="text1"/>
                <w:sz w:val="24"/>
                <w:szCs w:val="24"/>
              </w:rPr>
              <w:t xml:space="preserve">Actividad que se propone reflexionar sobre las características </w:t>
            </w:r>
            <w:r w:rsidR="004E7ADE">
              <w:rPr>
                <w:rFonts w:ascii="Times New Roman" w:hAnsi="Times New Roman" w:cs="Times New Roman"/>
                <w:color w:val="000000" w:themeColor="text1"/>
                <w:sz w:val="24"/>
                <w:szCs w:val="24"/>
              </w:rPr>
              <w:lastRenderedPageBreak/>
              <w:t>dela econ</w:t>
            </w:r>
            <w:r w:rsidR="00804BD9">
              <w:rPr>
                <w:rFonts w:ascii="Times New Roman" w:hAnsi="Times New Roman" w:cs="Times New Roman"/>
                <w:color w:val="000000" w:themeColor="text1"/>
                <w:sz w:val="24"/>
                <w:szCs w:val="24"/>
              </w:rPr>
              <w:t>o</w:t>
            </w:r>
            <w:r w:rsidR="004E7ADE">
              <w:rPr>
                <w:rFonts w:ascii="Times New Roman" w:hAnsi="Times New Roman" w:cs="Times New Roman"/>
                <w:color w:val="000000" w:themeColor="text1"/>
                <w:sz w:val="24"/>
                <w:szCs w:val="24"/>
              </w:rPr>
              <w:t>mía del siglo XVIII</w:t>
            </w:r>
            <w:r w:rsidR="004E7ADE" w:rsidRPr="00985BA1">
              <w:rPr>
                <w:rFonts w:ascii="Times New Roman" w:hAnsi="Times New Roman" w:cs="Times New Roman"/>
                <w:color w:val="000000" w:themeColor="text1"/>
                <w:sz w:val="24"/>
                <w:szCs w:val="24"/>
              </w:rPr>
              <w:t xml:space="preserve">.  </w:t>
            </w:r>
          </w:p>
          <w:p w14:paraId="3685B5C6" w14:textId="57BD9ED8" w:rsidR="001C72ED" w:rsidRDefault="001C72ED" w:rsidP="0076356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Temporalización: 15 minutos</w:t>
            </w:r>
          </w:p>
          <w:p w14:paraId="0D4BC579" w14:textId="2BCC8C1B" w:rsidR="001C72ED" w:rsidRDefault="001C72ED" w:rsidP="0076356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Acción didáctica: Ejercitación</w:t>
            </w:r>
          </w:p>
          <w:p w14:paraId="357A659B" w14:textId="3398AA19" w:rsidR="004E7ADE" w:rsidRDefault="004E7ADE" w:rsidP="00763563">
            <w:pPr>
              <w:rPr>
                <w:rFonts w:ascii="Times New Roman" w:hAnsi="Times New Roman" w:cs="Times New Roman"/>
                <w:color w:val="000000" w:themeColor="text1"/>
                <w:sz w:val="24"/>
                <w:szCs w:val="24"/>
              </w:rPr>
            </w:pPr>
            <w:r w:rsidRPr="004E7ADE">
              <w:rPr>
                <w:rFonts w:ascii="Times New Roman" w:hAnsi="Times New Roman" w:cs="Times New Roman"/>
                <w:color w:val="000000" w:themeColor="text1"/>
                <w:sz w:val="24"/>
                <w:szCs w:val="24"/>
                <w:highlight w:val="red"/>
              </w:rPr>
              <w:t>Competencia</w:t>
            </w:r>
            <w:r>
              <w:rPr>
                <w:rFonts w:ascii="Times New Roman" w:hAnsi="Times New Roman" w:cs="Times New Roman"/>
                <w:color w:val="000000" w:themeColor="text1"/>
                <w:sz w:val="24"/>
                <w:szCs w:val="24"/>
              </w:rPr>
              <w:t xml:space="preserve">: </w:t>
            </w:r>
          </w:p>
          <w:p w14:paraId="2083A833" w14:textId="77777777" w:rsidR="001C72ED" w:rsidRDefault="001C72ED" w:rsidP="00763563">
            <w:pPr>
              <w:rPr>
                <w:rFonts w:ascii="Times New Roman" w:hAnsi="Times New Roman" w:cs="Times New Roman"/>
                <w:color w:val="000000" w:themeColor="text1"/>
                <w:sz w:val="24"/>
                <w:szCs w:val="24"/>
              </w:rPr>
            </w:pPr>
          </w:p>
          <w:p w14:paraId="45DF2483" w14:textId="05D837AD" w:rsidR="00173154" w:rsidRPr="00985BA1" w:rsidRDefault="00173154" w:rsidP="00763563">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Eliminar slide 3:</w:t>
            </w:r>
          </w:p>
          <w:p w14:paraId="33EE637E" w14:textId="1588BDD0" w:rsidR="00173154" w:rsidRPr="00985BA1" w:rsidRDefault="00173154" w:rsidP="00763563">
            <w:pPr>
              <w:rPr>
                <w:rFonts w:ascii="Times New Roman" w:hAnsi="Times New Roman" w:cs="Times New Roman"/>
                <w:color w:val="000000" w:themeColor="text1"/>
                <w:sz w:val="24"/>
                <w:szCs w:val="24"/>
              </w:rPr>
            </w:pPr>
            <w:r w:rsidRPr="00985BA1">
              <w:rPr>
                <w:rFonts w:ascii="Times New Roman" w:hAnsi="Times New Roman" w:cs="Times New Roman"/>
                <w:noProof/>
                <w:lang w:val="es-CO" w:eastAsia="es-CO"/>
              </w:rPr>
              <w:drawing>
                <wp:inline distT="0" distB="0" distL="0" distR="0" wp14:anchorId="39E69D52" wp14:editId="5F2E1493">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155315"/>
                          </a:xfrm>
                          <a:prstGeom prst="rect">
                            <a:avLst/>
                          </a:prstGeom>
                        </pic:spPr>
                      </pic:pic>
                    </a:graphicData>
                  </a:graphic>
                </wp:inline>
              </w:drawing>
            </w:r>
          </w:p>
        </w:tc>
      </w:tr>
      <w:tr w:rsidR="00173154" w:rsidRPr="00985BA1" w14:paraId="230B3E91" w14:textId="77777777" w:rsidTr="00763563">
        <w:tc>
          <w:tcPr>
            <w:tcW w:w="2518" w:type="dxa"/>
          </w:tcPr>
          <w:p w14:paraId="4A06ECDE" w14:textId="2EE365FC" w:rsidR="00173154" w:rsidRPr="00985BA1" w:rsidRDefault="00173154" w:rsidP="0076356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lastRenderedPageBreak/>
              <w:t>Título</w:t>
            </w:r>
          </w:p>
        </w:tc>
        <w:tc>
          <w:tcPr>
            <w:tcW w:w="6536" w:type="dxa"/>
          </w:tcPr>
          <w:p w14:paraId="06B9DACA" w14:textId="6357B14B" w:rsidR="00173154" w:rsidRPr="00985BA1" w:rsidRDefault="00173154" w:rsidP="00173154">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 xml:space="preserve"> Refuerza tu aprendizaje: La economía del siglo XVIII. </w:t>
            </w:r>
          </w:p>
        </w:tc>
      </w:tr>
      <w:tr w:rsidR="00173154" w:rsidRPr="00985BA1" w14:paraId="459B573A" w14:textId="77777777" w:rsidTr="00763563">
        <w:tc>
          <w:tcPr>
            <w:tcW w:w="2518" w:type="dxa"/>
          </w:tcPr>
          <w:p w14:paraId="016C0996" w14:textId="77777777" w:rsidR="00173154" w:rsidRPr="00985BA1" w:rsidRDefault="00173154" w:rsidP="0076356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Descripción</w:t>
            </w:r>
          </w:p>
        </w:tc>
        <w:tc>
          <w:tcPr>
            <w:tcW w:w="6536" w:type="dxa"/>
          </w:tcPr>
          <w:p w14:paraId="28B868DB" w14:textId="77777777" w:rsidR="00173154" w:rsidRPr="00985BA1" w:rsidRDefault="00173154" w:rsidP="00763563">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 xml:space="preserve"> Actividad que se propone reflexionar sobre las características generales del Antiguo Régimen.  </w:t>
            </w:r>
          </w:p>
        </w:tc>
      </w:tr>
    </w:tbl>
    <w:p w14:paraId="4942B3A8" w14:textId="320F47E5" w:rsidR="001A3E93" w:rsidRPr="00985BA1" w:rsidRDefault="001A3E93" w:rsidP="005D1738">
      <w:pPr>
        <w:spacing w:after="0"/>
        <w:rPr>
          <w:rFonts w:ascii="Times New Roman" w:hAnsi="Times New Roman" w:cs="Times New Roman"/>
          <w:b/>
        </w:rPr>
      </w:pPr>
    </w:p>
    <w:p w14:paraId="26027313" w14:textId="7632E0BE" w:rsidR="005D1738" w:rsidRPr="00985BA1" w:rsidRDefault="00FD2734" w:rsidP="005D1738">
      <w:pPr>
        <w:spacing w:after="0"/>
        <w:rPr>
          <w:rFonts w:ascii="Times New Roman" w:hAnsi="Times New Roman" w:cs="Times New Roman"/>
          <w:b/>
        </w:rPr>
      </w:pPr>
      <w:r w:rsidRPr="00985BA1">
        <w:rPr>
          <w:rFonts w:ascii="Times New Roman" w:hAnsi="Times New Roman" w:cs="Times New Roman"/>
          <w:b/>
        </w:rPr>
        <w:t xml:space="preserve">  </w:t>
      </w:r>
    </w:p>
    <w:p w14:paraId="48E50511" w14:textId="77777777" w:rsidR="00783C10" w:rsidRPr="00985BA1" w:rsidRDefault="00783C10" w:rsidP="00134A9E">
      <w:pPr>
        <w:rPr>
          <w:rFonts w:ascii="Times New Roman" w:hAnsi="Times New Roman" w:cs="Times New Roman"/>
        </w:rPr>
      </w:pPr>
    </w:p>
    <w:p w14:paraId="79C0D84B" w14:textId="5CD7FEE3" w:rsidR="00FF4F30" w:rsidRPr="00985BA1" w:rsidRDefault="00FF4F30" w:rsidP="00FF4F30">
      <w:pPr>
        <w:spacing w:after="0"/>
        <w:rPr>
          <w:rFonts w:ascii="Times New Roman" w:hAnsi="Times New Roman" w:cs="Times New Roman"/>
          <w:b/>
        </w:rPr>
      </w:pPr>
      <w:r w:rsidRPr="00985BA1">
        <w:rPr>
          <w:rFonts w:ascii="Times New Roman" w:hAnsi="Times New Roman" w:cs="Times New Roman"/>
          <w:highlight w:val="yellow"/>
        </w:rPr>
        <w:t>[SECCIÓN 1]</w:t>
      </w:r>
      <w:r w:rsidRPr="00985BA1">
        <w:rPr>
          <w:rFonts w:ascii="Times New Roman" w:hAnsi="Times New Roman" w:cs="Times New Roman"/>
        </w:rPr>
        <w:t xml:space="preserve"> </w:t>
      </w:r>
      <w:r w:rsidR="00DA0E99" w:rsidRPr="00985BA1">
        <w:rPr>
          <w:rFonts w:ascii="Times New Roman" w:hAnsi="Times New Roman" w:cs="Times New Roman"/>
          <w:b/>
        </w:rPr>
        <w:t>4 El pensamiento liberal</w:t>
      </w:r>
    </w:p>
    <w:p w14:paraId="5E2F9ACE" w14:textId="77777777" w:rsidR="00FF4F30" w:rsidRPr="00985BA1" w:rsidRDefault="00FF4F30">
      <w:pPr>
        <w:rPr>
          <w:rFonts w:ascii="Times New Roman" w:hAnsi="Times New Roman" w:cs="Times New Roman"/>
        </w:rPr>
      </w:pPr>
    </w:p>
    <w:p w14:paraId="2F620391" w14:textId="0326C110" w:rsidR="00FF4F30" w:rsidRPr="00985BA1" w:rsidRDefault="00FE7E94" w:rsidP="00FE7E94">
      <w:pPr>
        <w:rPr>
          <w:rFonts w:ascii="Times New Roman" w:hAnsi="Times New Roman" w:cs="Times New Roman"/>
        </w:rPr>
      </w:pPr>
      <w:r w:rsidRPr="00985BA1">
        <w:rPr>
          <w:rFonts w:ascii="Times New Roman" w:hAnsi="Times New Roman" w:cs="Times New Roman"/>
        </w:rPr>
        <w:t xml:space="preserve">El pensamiento liberal provocó grandes revoluciones basadas en ideas políticas, filosóficas y económicas que se opusieron al absolutismo y defendieron los </w:t>
      </w:r>
      <w:r w:rsidRPr="00985BA1">
        <w:rPr>
          <w:rFonts w:ascii="Times New Roman" w:hAnsi="Times New Roman" w:cs="Times New Roman"/>
          <w:b/>
        </w:rPr>
        <w:t>derechos del individuo</w:t>
      </w:r>
      <w:r w:rsidRPr="00985BA1">
        <w:rPr>
          <w:rFonts w:ascii="Times New Roman" w:hAnsi="Times New Roman" w:cs="Times New Roman"/>
        </w:rPr>
        <w:t xml:space="preserve"> al interior de la sociedad. </w:t>
      </w:r>
    </w:p>
    <w:p w14:paraId="346C50D5" w14:textId="26A0E0C1" w:rsidR="00732E18" w:rsidRPr="00985BA1" w:rsidRDefault="00732E18" w:rsidP="00732E18">
      <w:pPr>
        <w:rPr>
          <w:rFonts w:ascii="Times New Roman" w:eastAsia="Times New Roman" w:hAnsi="Times New Roman" w:cs="Times New Roman"/>
          <w:lang w:val="es-CO" w:eastAsia="es-CO"/>
        </w:rPr>
      </w:pPr>
      <w:r w:rsidRPr="00985BA1">
        <w:rPr>
          <w:rFonts w:ascii="Times New Roman" w:hAnsi="Times New Roman" w:cs="Times New Roman"/>
        </w:rPr>
        <w:t>Sin embargo, las teorías</w:t>
      </w:r>
      <w:r w:rsidRPr="00985BA1">
        <w:rPr>
          <w:rFonts w:ascii="Times New Roman" w:eastAsia="Times New Roman" w:hAnsi="Times New Roman" w:cs="Times New Roman"/>
          <w:lang w:val="es-CO" w:eastAsia="es-CO"/>
        </w:rPr>
        <w:t xml:space="preserve"> de un grupo de pensadores de Inglaterra y Francia cuestionaron el origen divino del poder y sentaron las bases para una </w:t>
      </w:r>
      <w:r w:rsidRPr="00985BA1">
        <w:rPr>
          <w:rFonts w:ascii="Times New Roman" w:eastAsia="Times New Roman" w:hAnsi="Times New Roman" w:cs="Times New Roman"/>
          <w:b/>
          <w:lang w:val="es-CO" w:eastAsia="es-CO"/>
        </w:rPr>
        <w:t>doctrina</w:t>
      </w:r>
      <w:r w:rsidRPr="00985BA1">
        <w:rPr>
          <w:rFonts w:ascii="Times New Roman" w:eastAsia="Times New Roman" w:hAnsi="Times New Roman" w:cs="Times New Roman"/>
          <w:lang w:val="es-CO" w:eastAsia="es-CO"/>
        </w:rPr>
        <w:t xml:space="preserve"> que se propuso crear una nueva forma de Estado. Esa doctrina recibió el nombre de </w:t>
      </w:r>
      <w:r w:rsidRPr="00985BA1">
        <w:rPr>
          <w:rFonts w:ascii="Times New Roman" w:eastAsia="Times New Roman" w:hAnsi="Times New Roman" w:cs="Times New Roman"/>
          <w:b/>
          <w:lang w:val="es-CO" w:eastAsia="es-CO"/>
        </w:rPr>
        <w:t>liberalismo</w:t>
      </w:r>
      <w:r w:rsidRPr="00985BA1">
        <w:rPr>
          <w:rFonts w:ascii="Times New Roman" w:eastAsia="Times New Roman" w:hAnsi="Times New Roman" w:cs="Times New Roman"/>
          <w:lang w:val="es-CO" w:eastAsia="es-CO"/>
        </w:rPr>
        <w:t xml:space="preserve"> e inspiró profundas transformaciones sociales y políticas que dieron fin definitivo al absolutismo</w:t>
      </w:r>
      <w:r w:rsidR="00771657" w:rsidRPr="00985BA1">
        <w:rPr>
          <w:rFonts w:ascii="Times New Roman" w:eastAsia="Times New Roman" w:hAnsi="Times New Roman" w:cs="Times New Roman"/>
          <w:lang w:val="es-CO" w:eastAsia="es-CO"/>
        </w:rPr>
        <w:t>.</w:t>
      </w:r>
    </w:p>
    <w:tbl>
      <w:tblPr>
        <w:tblStyle w:val="Tablaconcuadrcula"/>
        <w:tblW w:w="0" w:type="auto"/>
        <w:tblLook w:val="04A0" w:firstRow="1" w:lastRow="0" w:firstColumn="1" w:lastColumn="0" w:noHBand="0" w:noVBand="1"/>
      </w:tblPr>
      <w:tblGrid>
        <w:gridCol w:w="2230"/>
        <w:gridCol w:w="6824"/>
      </w:tblGrid>
      <w:tr w:rsidR="00771657" w:rsidRPr="00985BA1" w14:paraId="40418D07" w14:textId="77777777" w:rsidTr="00763563">
        <w:tc>
          <w:tcPr>
            <w:tcW w:w="9054" w:type="dxa"/>
            <w:gridSpan w:val="2"/>
            <w:shd w:val="clear" w:color="auto" w:fill="0D0D0D" w:themeFill="text1" w:themeFillTint="F2"/>
          </w:tcPr>
          <w:p w14:paraId="5B78B195" w14:textId="77777777" w:rsidR="00771657" w:rsidRPr="00985BA1" w:rsidRDefault="00771657" w:rsidP="00763563">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Imagen (fotografía, gráfica o ilustración)</w:t>
            </w:r>
          </w:p>
        </w:tc>
      </w:tr>
      <w:tr w:rsidR="00771657" w:rsidRPr="00985BA1" w14:paraId="54C5E34F" w14:textId="77777777" w:rsidTr="00763563">
        <w:tc>
          <w:tcPr>
            <w:tcW w:w="2230" w:type="dxa"/>
          </w:tcPr>
          <w:p w14:paraId="2DCC0E99" w14:textId="77777777" w:rsidR="00771657" w:rsidRPr="00985BA1" w:rsidRDefault="00771657" w:rsidP="00763563">
            <w:pPr>
              <w:rPr>
                <w:rFonts w:ascii="Times New Roman" w:hAnsi="Times New Roman" w:cs="Times New Roman"/>
                <w:b/>
                <w:color w:val="000000"/>
                <w:sz w:val="24"/>
                <w:szCs w:val="24"/>
              </w:rPr>
            </w:pPr>
            <w:r w:rsidRPr="00985BA1">
              <w:rPr>
                <w:rFonts w:ascii="Times New Roman" w:hAnsi="Times New Roman" w:cs="Times New Roman"/>
                <w:b/>
                <w:color w:val="000000"/>
                <w:sz w:val="24"/>
                <w:szCs w:val="24"/>
              </w:rPr>
              <w:t>Código</w:t>
            </w:r>
          </w:p>
        </w:tc>
        <w:tc>
          <w:tcPr>
            <w:tcW w:w="6824" w:type="dxa"/>
          </w:tcPr>
          <w:p w14:paraId="0858E13F" w14:textId="68F6501A" w:rsidR="00771657" w:rsidRPr="00985BA1" w:rsidRDefault="00771657" w:rsidP="00771657">
            <w:pPr>
              <w:rPr>
                <w:rFonts w:ascii="Times New Roman" w:hAnsi="Times New Roman" w:cs="Times New Roman"/>
                <w:b/>
                <w:color w:val="000000"/>
                <w:sz w:val="24"/>
                <w:szCs w:val="24"/>
              </w:rPr>
            </w:pPr>
            <w:r w:rsidRPr="00985BA1">
              <w:rPr>
                <w:rFonts w:ascii="Times New Roman" w:hAnsi="Times New Roman" w:cs="Times New Roman"/>
                <w:color w:val="000000"/>
                <w:sz w:val="24"/>
                <w:szCs w:val="24"/>
              </w:rPr>
              <w:t>CS_08_01_IMG07</w:t>
            </w:r>
          </w:p>
        </w:tc>
      </w:tr>
      <w:tr w:rsidR="00771657" w:rsidRPr="00985BA1" w14:paraId="07826FB1" w14:textId="77777777" w:rsidTr="00763563">
        <w:tc>
          <w:tcPr>
            <w:tcW w:w="2230" w:type="dxa"/>
          </w:tcPr>
          <w:p w14:paraId="46AE3B18" w14:textId="77777777" w:rsidR="00771657" w:rsidRPr="00985BA1" w:rsidRDefault="00771657" w:rsidP="0076356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Descripción</w:t>
            </w:r>
          </w:p>
        </w:tc>
        <w:tc>
          <w:tcPr>
            <w:tcW w:w="6824" w:type="dxa"/>
          </w:tcPr>
          <w:p w14:paraId="251DE90D" w14:textId="43187E5B" w:rsidR="00771657" w:rsidRPr="00985BA1" w:rsidRDefault="007C0400" w:rsidP="007C0400">
            <w:pPr>
              <w:rPr>
                <w:rFonts w:ascii="Times New Roman" w:hAnsi="Times New Roman" w:cs="Times New Roman"/>
                <w:color w:val="000000"/>
                <w:sz w:val="24"/>
                <w:szCs w:val="24"/>
              </w:rPr>
            </w:pPr>
            <w:r w:rsidRPr="00985BA1">
              <w:rPr>
                <w:rFonts w:ascii="Times New Roman" w:hAnsi="Times New Roman" w:cs="Times New Roman"/>
                <w:b/>
                <w:color w:val="000000" w:themeColor="text1"/>
                <w:sz w:val="24"/>
                <w:szCs w:val="24"/>
              </w:rPr>
              <w:t>La filosofía al servicio de la política</w:t>
            </w:r>
          </w:p>
        </w:tc>
      </w:tr>
      <w:tr w:rsidR="00771657" w:rsidRPr="00985BA1" w14:paraId="11CEED0A" w14:textId="77777777" w:rsidTr="00763563">
        <w:tc>
          <w:tcPr>
            <w:tcW w:w="2230" w:type="dxa"/>
          </w:tcPr>
          <w:p w14:paraId="32039638" w14:textId="77777777" w:rsidR="00771657" w:rsidRPr="00985BA1" w:rsidRDefault="00771657" w:rsidP="0076356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 xml:space="preserve">Código </w:t>
            </w:r>
            <w:r w:rsidRPr="00985BA1">
              <w:rPr>
                <w:rFonts w:ascii="Times New Roman" w:hAnsi="Times New Roman" w:cs="Times New Roman"/>
                <w:b/>
                <w:color w:val="000000"/>
                <w:sz w:val="24"/>
                <w:szCs w:val="24"/>
              </w:rPr>
              <w:lastRenderedPageBreak/>
              <w:t>Shutterstock (o URL o la ruta en AulaPlaneta)</w:t>
            </w:r>
          </w:p>
        </w:tc>
        <w:tc>
          <w:tcPr>
            <w:tcW w:w="6824" w:type="dxa"/>
          </w:tcPr>
          <w:p w14:paraId="6A83539F" w14:textId="77777777" w:rsidR="00254123" w:rsidRPr="00985BA1" w:rsidRDefault="00254123" w:rsidP="00254123">
            <w:pPr>
              <w:rPr>
                <w:rFonts w:ascii="Times New Roman" w:hAnsi="Times New Roman" w:cs="Times New Roman"/>
                <w:sz w:val="24"/>
                <w:szCs w:val="24"/>
              </w:rPr>
            </w:pPr>
            <w:r w:rsidRPr="00985BA1">
              <w:rPr>
                <w:rFonts w:ascii="Times New Roman" w:hAnsi="Times New Roman" w:cs="Times New Roman"/>
                <w:sz w:val="24"/>
                <w:szCs w:val="24"/>
              </w:rPr>
              <w:lastRenderedPageBreak/>
              <w:t>Aula planeta.</w:t>
            </w:r>
          </w:p>
          <w:p w14:paraId="4B2BEBC1" w14:textId="0DA5773F" w:rsidR="00254123" w:rsidRPr="00985BA1" w:rsidRDefault="00254123" w:rsidP="00254123">
            <w:pPr>
              <w:rPr>
                <w:rFonts w:ascii="Times New Roman" w:hAnsi="Times New Roman" w:cs="Times New Roman"/>
                <w:sz w:val="24"/>
                <w:szCs w:val="24"/>
              </w:rPr>
            </w:pPr>
            <w:r w:rsidRPr="00985BA1">
              <w:rPr>
                <w:rFonts w:ascii="Times New Roman" w:hAnsi="Times New Roman" w:cs="Times New Roman"/>
                <w:sz w:val="24"/>
                <w:szCs w:val="24"/>
              </w:rPr>
              <w:lastRenderedPageBreak/>
              <w:t>4 Eso/Fin del Antiguo Régimen/El pensamiento liberal.</w:t>
            </w:r>
          </w:p>
          <w:p w14:paraId="6BAE1E57" w14:textId="32B3E571" w:rsidR="00771657" w:rsidRPr="00985BA1" w:rsidRDefault="00BE1E6C" w:rsidP="00763563">
            <w:pPr>
              <w:rPr>
                <w:rFonts w:ascii="Times New Roman" w:hAnsi="Times New Roman" w:cs="Times New Roman"/>
                <w:color w:val="000000"/>
                <w:sz w:val="24"/>
                <w:szCs w:val="24"/>
              </w:rPr>
            </w:pPr>
            <w:r>
              <w:rPr>
                <w:rFonts w:ascii="Arial" w:hAnsi="Arial" w:cs="Arial"/>
                <w:noProof/>
                <w:color w:val="444444"/>
                <w:sz w:val="18"/>
                <w:szCs w:val="18"/>
                <w:lang w:val="es-CO" w:eastAsia="es-CO"/>
              </w:rPr>
              <w:drawing>
                <wp:inline distT="0" distB="0" distL="0" distR="0" wp14:anchorId="608FF1FA" wp14:editId="5A955BDF">
                  <wp:extent cx="1957569" cy="2380748"/>
                  <wp:effectExtent l="0" t="0" r="5080" b="635"/>
                  <wp:docPr id="14" name="Imagen 14" descr="http://profesores.aulaplaneta.com/DNNPlayerPackages/Package10301/InfoGuion/cuadernoestudio/images_xml/CS_10_01_img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301/InfoGuion/cuadernoestudio/images_xml/CS_10_01_img6_zoo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7594" cy="2380779"/>
                          </a:xfrm>
                          <a:prstGeom prst="rect">
                            <a:avLst/>
                          </a:prstGeom>
                          <a:noFill/>
                          <a:ln>
                            <a:noFill/>
                          </a:ln>
                        </pic:spPr>
                      </pic:pic>
                    </a:graphicData>
                  </a:graphic>
                </wp:inline>
              </w:drawing>
            </w:r>
          </w:p>
        </w:tc>
      </w:tr>
      <w:tr w:rsidR="004C7E27" w:rsidRPr="00985BA1" w14:paraId="3C270B24" w14:textId="77777777" w:rsidTr="00763563">
        <w:trPr>
          <w:trHeight w:val="70"/>
        </w:trPr>
        <w:tc>
          <w:tcPr>
            <w:tcW w:w="2230" w:type="dxa"/>
          </w:tcPr>
          <w:p w14:paraId="4A684EA8" w14:textId="77777777" w:rsidR="004C7E27" w:rsidRPr="00985BA1" w:rsidRDefault="004C7E27" w:rsidP="0076356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lastRenderedPageBreak/>
              <w:t>Pie de imagen</w:t>
            </w:r>
          </w:p>
        </w:tc>
        <w:tc>
          <w:tcPr>
            <w:tcW w:w="6824" w:type="dxa"/>
          </w:tcPr>
          <w:p w14:paraId="1E9E5B73" w14:textId="32419C2D" w:rsidR="004C7E27" w:rsidRPr="00985BA1" w:rsidRDefault="004C7E27" w:rsidP="00763563">
            <w:pPr>
              <w:rPr>
                <w:rFonts w:ascii="Times New Roman" w:hAnsi="Times New Roman" w:cs="Times New Roman"/>
                <w:sz w:val="24"/>
                <w:szCs w:val="24"/>
                <w:lang w:val="es-ES"/>
              </w:rPr>
            </w:pPr>
            <w:r w:rsidRPr="00985BA1">
              <w:rPr>
                <w:rFonts w:ascii="Times New Roman" w:hAnsi="Times New Roman" w:cs="Times New Roman"/>
                <w:sz w:val="24"/>
                <w:szCs w:val="24"/>
                <w:lang w:val="es-ES"/>
              </w:rPr>
              <w:t xml:space="preserve">El filósofo y médico inglés </w:t>
            </w:r>
            <w:r w:rsidRPr="00985BA1">
              <w:rPr>
                <w:rFonts w:ascii="Times New Roman" w:hAnsi="Times New Roman" w:cs="Times New Roman"/>
                <w:b/>
                <w:bCs/>
                <w:sz w:val="24"/>
                <w:szCs w:val="24"/>
                <w:lang w:val="es-ES"/>
              </w:rPr>
              <w:t>John Locke</w:t>
            </w:r>
            <w:r w:rsidRPr="00985BA1">
              <w:rPr>
                <w:rFonts w:ascii="Times New Roman" w:hAnsi="Times New Roman" w:cs="Times New Roman"/>
                <w:sz w:val="24"/>
                <w:szCs w:val="24"/>
                <w:lang w:val="es-ES"/>
              </w:rPr>
              <w:t xml:space="preserve"> (1632-1704),  fue uno de los principales teóricos del liberalismo político. Defendía la función del Estado como garante de los derechos (de propiedad y de libertad individual) de sus súbditos, así como la separación de poderes. La soberanía debía residir en el pueblo y el rey tenía que quedar sometido a las leyes.</w:t>
            </w:r>
          </w:p>
        </w:tc>
      </w:tr>
    </w:tbl>
    <w:p w14:paraId="0CF4CE74" w14:textId="77777777" w:rsidR="00771657" w:rsidRPr="00985BA1" w:rsidRDefault="00771657" w:rsidP="00732E18">
      <w:pPr>
        <w:rPr>
          <w:rFonts w:ascii="Times New Roman" w:eastAsia="Times New Roman" w:hAnsi="Times New Roman" w:cs="Times New Roman"/>
          <w:lang w:eastAsia="es-CO"/>
        </w:rPr>
      </w:pPr>
    </w:p>
    <w:p w14:paraId="37295351" w14:textId="77777777" w:rsidR="00732E18" w:rsidRPr="00985BA1" w:rsidRDefault="00732E18" w:rsidP="00732E18">
      <w:pPr>
        <w:shd w:val="clear" w:color="auto" w:fill="FFFFFF"/>
        <w:spacing w:before="100" w:beforeAutospacing="1" w:after="100" w:afterAutospacing="1" w:line="270" w:lineRule="atLeast"/>
        <w:rPr>
          <w:rFonts w:ascii="Times New Roman" w:hAnsi="Times New Roman" w:cs="Times New Roman"/>
          <w:lang w:val="es-ES"/>
        </w:rPr>
      </w:pPr>
      <w:r w:rsidRPr="00985BA1">
        <w:rPr>
          <w:rFonts w:ascii="Times New Roman" w:eastAsia="Times New Roman" w:hAnsi="Times New Roman" w:cs="Times New Roman"/>
          <w:lang w:val="es-CO" w:eastAsia="es-CO"/>
        </w:rPr>
        <w:t xml:space="preserve">Las ideas liberales tuvieron sus primeras raíces en el pensamiento de John Locke, un médico y filósofo inglés que  señaló que el </w:t>
      </w:r>
      <w:r w:rsidRPr="00985BA1">
        <w:rPr>
          <w:rFonts w:ascii="Times New Roman" w:hAnsi="Times New Roman" w:cs="Times New Roman"/>
          <w:lang w:val="es-ES"/>
        </w:rPr>
        <w:t xml:space="preserve">Estado es garante de los derechos de sus súbditos, que la soberanía debe residir en el pueblo y que el rey gobierna según las leyes acordadas por los gobernados.  </w:t>
      </w:r>
    </w:p>
    <w:p w14:paraId="00C941FB" w14:textId="779F9F8A" w:rsidR="00FE7E94" w:rsidRPr="00985BA1" w:rsidRDefault="00FE7E94" w:rsidP="00FE7E94">
      <w:pPr>
        <w:rPr>
          <w:rFonts w:ascii="Times New Roman" w:eastAsia="Times New Roman" w:hAnsi="Times New Roman" w:cs="Times New Roman"/>
          <w:color w:val="585858"/>
          <w:lang w:val="es-ES" w:eastAsia="es-CO"/>
        </w:rPr>
      </w:pPr>
    </w:p>
    <w:p w14:paraId="05BCEB1D" w14:textId="6924AD05" w:rsidR="00244F61" w:rsidRPr="00985BA1" w:rsidRDefault="00244F61" w:rsidP="00244F61">
      <w:pPr>
        <w:shd w:val="clear" w:color="auto" w:fill="FFFFFF"/>
        <w:spacing w:before="100" w:beforeAutospacing="1" w:after="100" w:afterAutospacing="1" w:line="270" w:lineRule="atLeast"/>
        <w:rPr>
          <w:rFonts w:ascii="Times New Roman" w:hAnsi="Times New Roman" w:cs="Times New Roman"/>
          <w:b/>
          <w:lang w:val="es-ES"/>
        </w:rPr>
      </w:pPr>
      <w:r w:rsidRPr="00985BA1">
        <w:rPr>
          <w:rFonts w:ascii="Times New Roman" w:hAnsi="Times New Roman" w:cs="Times New Roman"/>
          <w:highlight w:val="yellow"/>
        </w:rPr>
        <w:t>[SECCIÓN 2]</w:t>
      </w:r>
      <w:r w:rsidRPr="00985BA1">
        <w:rPr>
          <w:rFonts w:ascii="Times New Roman" w:hAnsi="Times New Roman" w:cs="Times New Roman"/>
        </w:rPr>
        <w:t xml:space="preserve"> </w:t>
      </w:r>
      <w:r w:rsidRPr="00985BA1">
        <w:rPr>
          <w:rFonts w:ascii="Times New Roman" w:hAnsi="Times New Roman" w:cs="Times New Roman"/>
          <w:b/>
        </w:rPr>
        <w:t xml:space="preserve">4.1 </w:t>
      </w:r>
      <w:r w:rsidRPr="00985BA1">
        <w:rPr>
          <w:rFonts w:ascii="Times New Roman" w:hAnsi="Times New Roman" w:cs="Times New Roman"/>
          <w:b/>
          <w:lang w:val="es-ES"/>
        </w:rPr>
        <w:t>El liberalismo político</w:t>
      </w:r>
    </w:p>
    <w:p w14:paraId="3B94591B" w14:textId="59A966BC" w:rsidR="00244F61" w:rsidRPr="00985BA1" w:rsidRDefault="00244F61" w:rsidP="00244F61">
      <w:pPr>
        <w:shd w:val="clear" w:color="auto" w:fill="FFFFFF"/>
        <w:spacing w:before="100" w:beforeAutospacing="1" w:after="100" w:afterAutospacing="1" w:line="270" w:lineRule="atLeast"/>
        <w:rPr>
          <w:rFonts w:ascii="Times New Roman" w:hAnsi="Times New Roman" w:cs="Times New Roman"/>
          <w:lang w:val="es-ES"/>
        </w:rPr>
      </w:pPr>
      <w:r w:rsidRPr="00985BA1">
        <w:rPr>
          <w:rFonts w:ascii="Times New Roman" w:hAnsi="Times New Roman" w:cs="Times New Roman"/>
          <w:lang w:val="es-ES"/>
        </w:rPr>
        <w:t xml:space="preserve">En Francia, pensadores ilustrados como </w:t>
      </w:r>
      <w:r w:rsidRPr="00985BA1">
        <w:rPr>
          <w:rFonts w:ascii="Times New Roman" w:hAnsi="Times New Roman" w:cs="Times New Roman"/>
          <w:b/>
          <w:lang w:val="es-ES"/>
        </w:rPr>
        <w:t>Montesquieu</w:t>
      </w:r>
      <w:r w:rsidRPr="00985BA1">
        <w:rPr>
          <w:rFonts w:ascii="Times New Roman" w:hAnsi="Times New Roman" w:cs="Times New Roman"/>
          <w:lang w:val="es-ES"/>
        </w:rPr>
        <w:t xml:space="preserve">, </w:t>
      </w:r>
      <w:r w:rsidRPr="00985BA1">
        <w:rPr>
          <w:rFonts w:ascii="Times New Roman" w:hAnsi="Times New Roman" w:cs="Times New Roman"/>
          <w:b/>
          <w:bCs/>
          <w:lang w:val="es-ES"/>
        </w:rPr>
        <w:t>Rousseau</w:t>
      </w:r>
      <w:r w:rsidRPr="00985BA1">
        <w:rPr>
          <w:rFonts w:ascii="Times New Roman" w:hAnsi="Times New Roman" w:cs="Times New Roman"/>
          <w:lang w:val="es-ES"/>
        </w:rPr>
        <w:t xml:space="preserve"> y </w:t>
      </w:r>
      <w:r w:rsidRPr="00985BA1">
        <w:rPr>
          <w:rFonts w:ascii="Times New Roman" w:hAnsi="Times New Roman" w:cs="Times New Roman"/>
          <w:b/>
          <w:bCs/>
          <w:lang w:val="es-ES"/>
        </w:rPr>
        <w:t>Voltaire</w:t>
      </w:r>
      <w:r w:rsidR="00636194" w:rsidRPr="00985BA1">
        <w:rPr>
          <w:rFonts w:ascii="Times New Roman" w:hAnsi="Times New Roman" w:cs="Times New Roman"/>
          <w:b/>
          <w:bCs/>
          <w:lang w:val="es-ES"/>
        </w:rPr>
        <w:t xml:space="preserve"> </w:t>
      </w:r>
      <w:commentRangeStart w:id="1"/>
      <w:r w:rsidR="00636194" w:rsidRPr="00985BA1">
        <w:rPr>
          <w:rFonts w:ascii="Times New Roman" w:hAnsi="Times New Roman" w:cs="Times New Roman"/>
          <w:bCs/>
          <w:lang w:val="es-ES"/>
        </w:rPr>
        <w:t>[VER]</w:t>
      </w:r>
      <w:r w:rsidRPr="00985BA1">
        <w:rPr>
          <w:rFonts w:ascii="Times New Roman" w:hAnsi="Times New Roman" w:cs="Times New Roman"/>
          <w:lang w:val="es-ES"/>
        </w:rPr>
        <w:t xml:space="preserve"> </w:t>
      </w:r>
      <w:commentRangeEnd w:id="1"/>
      <w:r w:rsidR="00522689" w:rsidRPr="00985BA1">
        <w:rPr>
          <w:rStyle w:val="Refdecomentario"/>
          <w:rFonts w:ascii="Times New Roman" w:eastAsia="Calibri" w:hAnsi="Times New Roman" w:cs="Times New Roman"/>
          <w:sz w:val="24"/>
          <w:szCs w:val="24"/>
          <w:lang w:val="es-MX"/>
        </w:rPr>
        <w:commentReference w:id="1"/>
      </w:r>
      <w:r w:rsidRPr="00985BA1">
        <w:rPr>
          <w:rFonts w:ascii="Times New Roman" w:hAnsi="Times New Roman" w:cs="Times New Roman"/>
          <w:lang w:val="es-ES"/>
        </w:rPr>
        <w:t>dejaron sentados los principios  de la doctrina liberal sobre la que se fundó el Estado moderno y el correspondiente orden social:</w:t>
      </w:r>
    </w:p>
    <w:p w14:paraId="452B22AC" w14:textId="77777777" w:rsidR="00244F61" w:rsidRPr="00985BA1"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Los </w:t>
      </w:r>
      <w:r w:rsidRPr="00985BA1">
        <w:rPr>
          <w:rFonts w:ascii="Times New Roman" w:eastAsia="Times New Roman" w:hAnsi="Times New Roman" w:cs="Times New Roman"/>
          <w:b/>
          <w:bCs/>
          <w:lang w:val="es-ES" w:eastAsia="es-CO"/>
        </w:rPr>
        <w:t>derechos naturales de los individuos</w:t>
      </w:r>
      <w:r w:rsidRPr="00985BA1">
        <w:rPr>
          <w:rFonts w:ascii="Times New Roman" w:eastAsia="Times New Roman" w:hAnsi="Times New Roman" w:cs="Times New Roman"/>
          <w:lang w:val="es-ES" w:eastAsia="es-CO"/>
        </w:rPr>
        <w:t>: como el derecho a la libertad, a la vida o a la propiedad.</w:t>
      </w:r>
    </w:p>
    <w:p w14:paraId="22DDED5D" w14:textId="77777777" w:rsidR="00244F61" w:rsidRPr="00985BA1"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El </w:t>
      </w:r>
      <w:r w:rsidRPr="00985BA1">
        <w:rPr>
          <w:rFonts w:ascii="Times New Roman" w:eastAsia="Times New Roman" w:hAnsi="Times New Roman" w:cs="Times New Roman"/>
          <w:b/>
          <w:bCs/>
          <w:lang w:val="es-ES" w:eastAsia="es-CO"/>
        </w:rPr>
        <w:t>reconocimiento</w:t>
      </w:r>
      <w:r w:rsidRPr="00985BA1">
        <w:rPr>
          <w:rFonts w:ascii="Times New Roman" w:eastAsia="Times New Roman" w:hAnsi="Times New Roman" w:cs="Times New Roman"/>
          <w:lang w:val="es-ES" w:eastAsia="es-CO"/>
        </w:rPr>
        <w:t xml:space="preserve"> y </w:t>
      </w:r>
      <w:r w:rsidRPr="00985BA1">
        <w:rPr>
          <w:rFonts w:ascii="Times New Roman" w:eastAsia="Times New Roman" w:hAnsi="Times New Roman" w:cs="Times New Roman"/>
          <w:b/>
          <w:bCs/>
          <w:lang w:val="es-ES" w:eastAsia="es-CO"/>
        </w:rPr>
        <w:t>respeto por las libertades individuales</w:t>
      </w:r>
      <w:r w:rsidRPr="00985BA1">
        <w:rPr>
          <w:rFonts w:ascii="Times New Roman" w:eastAsia="Times New Roman" w:hAnsi="Times New Roman" w:cs="Times New Roman"/>
          <w:lang w:val="es-ES" w:eastAsia="es-CO"/>
        </w:rPr>
        <w:t xml:space="preserve"> y </w:t>
      </w:r>
      <w:r w:rsidRPr="00985BA1">
        <w:rPr>
          <w:rFonts w:ascii="Times New Roman" w:eastAsia="Times New Roman" w:hAnsi="Times New Roman" w:cs="Times New Roman"/>
          <w:b/>
          <w:bCs/>
          <w:lang w:val="es-ES" w:eastAsia="es-CO"/>
        </w:rPr>
        <w:t>colectivas</w:t>
      </w:r>
      <w:r w:rsidRPr="00985BA1">
        <w:rPr>
          <w:rFonts w:ascii="Times New Roman" w:eastAsia="Times New Roman" w:hAnsi="Times New Roman" w:cs="Times New Roman"/>
          <w:lang w:val="es-ES" w:eastAsia="es-CO"/>
        </w:rPr>
        <w:t>: como la libertad religiosa, de opinión o de prensa.</w:t>
      </w:r>
    </w:p>
    <w:p w14:paraId="36E7CA33" w14:textId="77777777" w:rsidR="00244F61" w:rsidRPr="00985BA1"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La </w:t>
      </w:r>
      <w:r w:rsidRPr="00985BA1">
        <w:rPr>
          <w:rFonts w:ascii="Times New Roman" w:eastAsia="Times New Roman" w:hAnsi="Times New Roman" w:cs="Times New Roman"/>
          <w:b/>
          <w:bCs/>
          <w:lang w:val="es-ES" w:eastAsia="es-CO"/>
        </w:rPr>
        <w:t>igualdad de todas las personas ante la ley</w:t>
      </w:r>
      <w:r w:rsidRPr="00985BA1">
        <w:rPr>
          <w:rFonts w:ascii="Times New Roman" w:eastAsia="Times New Roman" w:hAnsi="Times New Roman" w:cs="Times New Roman"/>
          <w:lang w:val="es-ES" w:eastAsia="es-CO"/>
        </w:rPr>
        <w:t>: sin distinción de raza, sexo u origen social.</w:t>
      </w:r>
    </w:p>
    <w:p w14:paraId="7544CFF4" w14:textId="77777777" w:rsidR="00244F61" w:rsidRPr="00985BA1"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La </w:t>
      </w:r>
      <w:r w:rsidRPr="00985BA1">
        <w:rPr>
          <w:rFonts w:ascii="Times New Roman" w:eastAsia="Times New Roman" w:hAnsi="Times New Roman" w:cs="Times New Roman"/>
          <w:b/>
          <w:bCs/>
          <w:lang w:val="es-ES" w:eastAsia="es-CO"/>
        </w:rPr>
        <w:t>soberanía nacional</w:t>
      </w:r>
      <w:r w:rsidRPr="00985BA1">
        <w:rPr>
          <w:rFonts w:ascii="Times New Roman" w:eastAsia="Times New Roman" w:hAnsi="Times New Roman" w:cs="Times New Roman"/>
          <w:lang w:val="es-ES" w:eastAsia="es-CO"/>
        </w:rPr>
        <w:t>: derecho del pueblo a ostentar, manifestar y ejercer el poder político en libertad.</w:t>
      </w:r>
    </w:p>
    <w:p w14:paraId="6BEAC424" w14:textId="77777777" w:rsidR="00244F61"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La </w:t>
      </w:r>
      <w:r w:rsidRPr="00985BA1">
        <w:rPr>
          <w:rFonts w:ascii="Times New Roman" w:eastAsia="Times New Roman" w:hAnsi="Times New Roman" w:cs="Times New Roman"/>
          <w:b/>
          <w:bCs/>
          <w:lang w:val="es-ES" w:eastAsia="es-CO"/>
        </w:rPr>
        <w:t>separación de poderes</w:t>
      </w:r>
      <w:r w:rsidRPr="00985BA1">
        <w:rPr>
          <w:rFonts w:ascii="Times New Roman" w:eastAsia="Times New Roman" w:hAnsi="Times New Roman" w:cs="Times New Roman"/>
          <w:lang w:val="es-ES" w:eastAsia="es-CO"/>
        </w:rPr>
        <w:t xml:space="preserve">: teoría que defiende la necesidad de separar las funciones de hacer leyes (poder legislativo), de ejecutarlas y hacerlas cumplir (poder ejecutivo) y de juzgar (poder judicial). Estas deben ser </w:t>
      </w:r>
      <w:r w:rsidRPr="00985BA1">
        <w:rPr>
          <w:rFonts w:ascii="Times New Roman" w:eastAsia="Times New Roman" w:hAnsi="Times New Roman" w:cs="Times New Roman"/>
          <w:lang w:val="es-ES" w:eastAsia="es-CO"/>
        </w:rPr>
        <w:lastRenderedPageBreak/>
        <w:t xml:space="preserve">ejercidas por personas e instituciones diferentes (Parlamento, gobierno y tribunales de justicia). </w:t>
      </w:r>
    </w:p>
    <w:tbl>
      <w:tblPr>
        <w:tblStyle w:val="Tablaconcuadrcula"/>
        <w:tblW w:w="0" w:type="auto"/>
        <w:tblLook w:val="04A0" w:firstRow="1" w:lastRow="0" w:firstColumn="1" w:lastColumn="0" w:noHBand="0" w:noVBand="1"/>
      </w:tblPr>
      <w:tblGrid>
        <w:gridCol w:w="2518"/>
        <w:gridCol w:w="6536"/>
      </w:tblGrid>
      <w:tr w:rsidR="00282170" w:rsidRPr="00985BA1" w14:paraId="54CD5F1D" w14:textId="77777777" w:rsidTr="00A06D7E">
        <w:tc>
          <w:tcPr>
            <w:tcW w:w="9054" w:type="dxa"/>
            <w:gridSpan w:val="2"/>
            <w:shd w:val="clear" w:color="auto" w:fill="000000" w:themeFill="text1"/>
          </w:tcPr>
          <w:p w14:paraId="76DB4405" w14:textId="14D8BBD0" w:rsidR="00282170" w:rsidRPr="00985BA1" w:rsidRDefault="00282170" w:rsidP="00A06D7E">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Profundiza</w:t>
            </w:r>
            <w:r w:rsidRPr="00985BA1">
              <w:rPr>
                <w:rFonts w:ascii="Times New Roman" w:hAnsi="Times New Roman" w:cs="Times New Roman"/>
                <w:b/>
                <w:color w:val="FFFFFF" w:themeColor="background1"/>
                <w:sz w:val="24"/>
                <w:szCs w:val="24"/>
              </w:rPr>
              <w:t>: recurso aprovechado</w:t>
            </w:r>
          </w:p>
        </w:tc>
      </w:tr>
      <w:tr w:rsidR="00282170" w:rsidRPr="00985BA1" w14:paraId="44C7FF20" w14:textId="77777777" w:rsidTr="00A06D7E">
        <w:tc>
          <w:tcPr>
            <w:tcW w:w="2518" w:type="dxa"/>
          </w:tcPr>
          <w:p w14:paraId="65C6B991" w14:textId="77777777" w:rsidR="00282170" w:rsidRPr="00985BA1" w:rsidRDefault="00282170" w:rsidP="00A06D7E">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Código</w:t>
            </w:r>
          </w:p>
        </w:tc>
        <w:tc>
          <w:tcPr>
            <w:tcW w:w="6536" w:type="dxa"/>
          </w:tcPr>
          <w:p w14:paraId="13C9EE4F" w14:textId="30ECF307" w:rsidR="00282170" w:rsidRPr="00985BA1" w:rsidRDefault="00282170" w:rsidP="008C0B17">
            <w:pPr>
              <w:rPr>
                <w:rFonts w:ascii="Times New Roman" w:hAnsi="Times New Roman" w:cs="Times New Roman"/>
                <w:b/>
                <w:color w:val="000000" w:themeColor="text1"/>
                <w:sz w:val="24"/>
                <w:szCs w:val="24"/>
              </w:rPr>
            </w:pPr>
            <w:r w:rsidRPr="00985BA1">
              <w:rPr>
                <w:rFonts w:ascii="Times New Roman" w:hAnsi="Times New Roman" w:cs="Times New Roman"/>
                <w:color w:val="000000"/>
                <w:sz w:val="24"/>
                <w:szCs w:val="24"/>
              </w:rPr>
              <w:t>CS_08_01</w:t>
            </w:r>
            <w:r w:rsidRPr="00985BA1">
              <w:rPr>
                <w:rFonts w:ascii="Times New Roman" w:hAnsi="Times New Roman" w:cs="Times New Roman"/>
                <w:color w:val="000000" w:themeColor="text1"/>
                <w:sz w:val="24"/>
                <w:szCs w:val="24"/>
              </w:rPr>
              <w:t>_REC</w:t>
            </w:r>
            <w:r w:rsidR="008C0B17">
              <w:rPr>
                <w:rFonts w:ascii="Times New Roman" w:hAnsi="Times New Roman" w:cs="Times New Roman"/>
                <w:color w:val="000000" w:themeColor="text1"/>
                <w:sz w:val="24"/>
                <w:szCs w:val="24"/>
              </w:rPr>
              <w:t>7</w:t>
            </w:r>
            <w:r w:rsidRPr="00985BA1">
              <w:rPr>
                <w:rFonts w:ascii="Times New Roman" w:hAnsi="Times New Roman" w:cs="Times New Roman"/>
                <w:color w:val="000000" w:themeColor="text1"/>
                <w:sz w:val="24"/>
                <w:szCs w:val="24"/>
              </w:rPr>
              <w:t>0</w:t>
            </w:r>
          </w:p>
        </w:tc>
      </w:tr>
      <w:tr w:rsidR="00282170" w:rsidRPr="00985BA1" w14:paraId="012301A5" w14:textId="77777777" w:rsidTr="00A06D7E">
        <w:tc>
          <w:tcPr>
            <w:tcW w:w="2518" w:type="dxa"/>
          </w:tcPr>
          <w:p w14:paraId="479351D4" w14:textId="77777777" w:rsidR="00282170" w:rsidRPr="00985BA1" w:rsidRDefault="00282170" w:rsidP="00A06D7E">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Ubicación en Aula Planeta</w:t>
            </w:r>
          </w:p>
        </w:tc>
        <w:tc>
          <w:tcPr>
            <w:tcW w:w="6536" w:type="dxa"/>
          </w:tcPr>
          <w:p w14:paraId="2725F1C1" w14:textId="77777777" w:rsidR="00282170" w:rsidRDefault="00282170" w:rsidP="00282170">
            <w:pPr>
              <w:pStyle w:val="Textocomentario"/>
              <w:rPr>
                <w:rFonts w:ascii="Times New Roman" w:hAnsi="Times New Roman"/>
                <w:color w:val="000000" w:themeColor="text1"/>
              </w:rPr>
            </w:pPr>
            <w:r w:rsidRPr="008F61DA">
              <w:rPr>
                <w:rFonts w:ascii="Times New Roman" w:hAnsi="Times New Roman"/>
                <w:color w:val="000000" w:themeColor="text1"/>
              </w:rPr>
              <w:t>4º ESO/ Ciencias sociales, geografía e historia/El fin del Antiguo Régimen/</w:t>
            </w:r>
            <w:r>
              <w:rPr>
                <w:rFonts w:ascii="Times New Roman" w:hAnsi="Times New Roman"/>
                <w:color w:val="000000" w:themeColor="text1"/>
              </w:rPr>
              <w:t xml:space="preserve"> El Pensamiento liberal/Las ideas liberales</w:t>
            </w:r>
          </w:p>
          <w:p w14:paraId="79B71EBC" w14:textId="6728673F" w:rsidR="00282170" w:rsidRPr="00985BA1" w:rsidRDefault="00282170" w:rsidP="00282170">
            <w:pPr>
              <w:rPr>
                <w:rFonts w:ascii="Times New Roman" w:hAnsi="Times New Roman" w:cs="Times New Roman"/>
                <w:color w:val="000000" w:themeColor="text1"/>
                <w:sz w:val="24"/>
                <w:szCs w:val="24"/>
              </w:rPr>
            </w:pPr>
            <w:r>
              <w:rPr>
                <w:rFonts w:ascii="Times New Roman" w:hAnsi="Times New Roman"/>
                <w:color w:val="000000" w:themeColor="text1"/>
              </w:rPr>
              <w:t xml:space="preserve"> </w:t>
            </w:r>
          </w:p>
        </w:tc>
      </w:tr>
      <w:tr w:rsidR="00282170" w:rsidRPr="00985BA1" w14:paraId="68C26B63" w14:textId="77777777" w:rsidTr="00A06D7E">
        <w:tc>
          <w:tcPr>
            <w:tcW w:w="2518" w:type="dxa"/>
          </w:tcPr>
          <w:p w14:paraId="3702C745" w14:textId="77777777" w:rsidR="00282170" w:rsidRPr="00985BA1" w:rsidRDefault="00282170" w:rsidP="00A06D7E">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Cambio (descripción o capturas de pantallas)</w:t>
            </w:r>
          </w:p>
        </w:tc>
        <w:tc>
          <w:tcPr>
            <w:tcW w:w="6536" w:type="dxa"/>
          </w:tcPr>
          <w:p w14:paraId="29F556EE" w14:textId="3E9B5F14" w:rsidR="00DA57FE" w:rsidRPr="008C0B17" w:rsidRDefault="00DA57FE" w:rsidP="00282170">
            <w:pPr>
              <w:rPr>
                <w:rFonts w:ascii="Times New Roman" w:hAnsi="Times New Roman" w:cs="Times New Roman"/>
                <w:color w:val="000000" w:themeColor="text1"/>
                <w:sz w:val="24"/>
                <w:szCs w:val="24"/>
              </w:rPr>
            </w:pPr>
            <w:r w:rsidRPr="008C0B17">
              <w:rPr>
                <w:rFonts w:ascii="Times New Roman" w:hAnsi="Times New Roman" w:cs="Times New Roman"/>
                <w:b/>
                <w:color w:val="000000" w:themeColor="text1"/>
                <w:sz w:val="24"/>
                <w:szCs w:val="24"/>
              </w:rPr>
              <w:t>Título</w:t>
            </w:r>
            <w:r w:rsidR="000419A0" w:rsidRPr="008C0B17">
              <w:rPr>
                <w:rFonts w:ascii="Times New Roman" w:hAnsi="Times New Roman" w:cs="Times New Roman"/>
                <w:b/>
                <w:color w:val="000000" w:themeColor="text1"/>
                <w:sz w:val="24"/>
                <w:szCs w:val="24"/>
              </w:rPr>
              <w:t>:</w:t>
            </w:r>
            <w:r w:rsidR="000419A0" w:rsidRPr="008C0B17">
              <w:rPr>
                <w:rFonts w:ascii="Times New Roman" w:hAnsi="Times New Roman" w:cs="Times New Roman"/>
                <w:color w:val="000000" w:themeColor="text1"/>
                <w:sz w:val="24"/>
                <w:szCs w:val="24"/>
              </w:rPr>
              <w:t xml:space="preserve"> Las ideas liberales</w:t>
            </w:r>
          </w:p>
          <w:p w14:paraId="3016C957" w14:textId="18E4D720" w:rsidR="00DA57FE" w:rsidRPr="008C0B17" w:rsidRDefault="00DA57FE" w:rsidP="00282170">
            <w:pPr>
              <w:rPr>
                <w:rFonts w:ascii="Times New Roman" w:hAnsi="Times New Roman" w:cs="Times New Roman"/>
                <w:color w:val="000000" w:themeColor="text1"/>
                <w:sz w:val="24"/>
                <w:szCs w:val="24"/>
              </w:rPr>
            </w:pPr>
            <w:r w:rsidRPr="008C0B17">
              <w:rPr>
                <w:rFonts w:ascii="Times New Roman" w:hAnsi="Times New Roman" w:cs="Times New Roman"/>
                <w:b/>
                <w:color w:val="000000" w:themeColor="text1"/>
                <w:sz w:val="24"/>
                <w:szCs w:val="24"/>
              </w:rPr>
              <w:t>Descripción</w:t>
            </w:r>
            <w:r w:rsidR="000419A0" w:rsidRPr="008C0B17">
              <w:rPr>
                <w:rFonts w:ascii="Times New Roman" w:hAnsi="Times New Roman" w:cs="Times New Roman"/>
                <w:b/>
                <w:color w:val="000000" w:themeColor="text1"/>
                <w:sz w:val="24"/>
                <w:szCs w:val="24"/>
              </w:rPr>
              <w:t>:</w:t>
            </w:r>
            <w:r w:rsidR="000419A0" w:rsidRPr="008C0B17">
              <w:rPr>
                <w:rFonts w:ascii="Times New Roman" w:hAnsi="Times New Roman" w:cs="Times New Roman"/>
                <w:color w:val="000000" w:themeColor="text1"/>
                <w:sz w:val="24"/>
                <w:szCs w:val="24"/>
              </w:rPr>
              <w:t xml:space="preserve"> Interactivo que permite presentar a los principales pensadores liberales y sus ideas.</w:t>
            </w:r>
          </w:p>
          <w:p w14:paraId="52641E6B" w14:textId="37E6D536" w:rsidR="00DA57FE" w:rsidRPr="008C0B17" w:rsidRDefault="00DA57FE" w:rsidP="00282170">
            <w:pPr>
              <w:rPr>
                <w:rFonts w:ascii="Times New Roman" w:hAnsi="Times New Roman" w:cs="Times New Roman"/>
                <w:color w:val="000000" w:themeColor="text1"/>
                <w:sz w:val="24"/>
                <w:szCs w:val="24"/>
              </w:rPr>
            </w:pPr>
            <w:r w:rsidRPr="008C0B17">
              <w:rPr>
                <w:rFonts w:ascii="Times New Roman" w:hAnsi="Times New Roman" w:cs="Times New Roman"/>
                <w:b/>
                <w:color w:val="000000" w:themeColor="text1"/>
                <w:sz w:val="24"/>
                <w:szCs w:val="24"/>
              </w:rPr>
              <w:t>Temporalizacion</w:t>
            </w:r>
            <w:r w:rsidR="000419A0" w:rsidRPr="008C0B17">
              <w:rPr>
                <w:rFonts w:ascii="Times New Roman" w:hAnsi="Times New Roman" w:cs="Times New Roman"/>
                <w:b/>
                <w:color w:val="000000" w:themeColor="text1"/>
                <w:sz w:val="24"/>
                <w:szCs w:val="24"/>
              </w:rPr>
              <w:t>:</w:t>
            </w:r>
            <w:r w:rsidR="000419A0" w:rsidRPr="008C0B17">
              <w:rPr>
                <w:rFonts w:ascii="Times New Roman" w:hAnsi="Times New Roman" w:cs="Times New Roman"/>
                <w:color w:val="000000" w:themeColor="text1"/>
                <w:sz w:val="24"/>
                <w:szCs w:val="24"/>
              </w:rPr>
              <w:t xml:space="preserve"> 50 minutos</w:t>
            </w:r>
          </w:p>
          <w:p w14:paraId="42849A1D" w14:textId="638DF1AE" w:rsidR="00282170" w:rsidRPr="008C0B17" w:rsidRDefault="00DA57FE" w:rsidP="00DA57FE">
            <w:pPr>
              <w:rPr>
                <w:rFonts w:ascii="Times New Roman" w:hAnsi="Times New Roman" w:cs="Times New Roman"/>
                <w:color w:val="000000" w:themeColor="text1"/>
                <w:sz w:val="24"/>
                <w:szCs w:val="24"/>
              </w:rPr>
            </w:pPr>
            <w:r w:rsidRPr="008C0B17">
              <w:rPr>
                <w:rFonts w:ascii="Times New Roman" w:hAnsi="Times New Roman" w:cs="Times New Roman"/>
                <w:color w:val="000000" w:themeColor="text1"/>
                <w:sz w:val="24"/>
                <w:szCs w:val="24"/>
              </w:rPr>
              <w:t xml:space="preserve">Tipo </w:t>
            </w:r>
            <w:r w:rsidRPr="008C0B17">
              <w:rPr>
                <w:rFonts w:ascii="Times New Roman" w:hAnsi="Times New Roman" w:cs="Times New Roman"/>
                <w:b/>
                <w:color w:val="000000" w:themeColor="text1"/>
                <w:sz w:val="24"/>
                <w:szCs w:val="24"/>
              </w:rPr>
              <w:t>de recurso</w:t>
            </w:r>
            <w:r w:rsidR="000419A0" w:rsidRPr="008C0B17">
              <w:rPr>
                <w:rFonts w:ascii="Times New Roman" w:hAnsi="Times New Roman" w:cs="Times New Roman"/>
                <w:b/>
                <w:color w:val="000000" w:themeColor="text1"/>
                <w:sz w:val="24"/>
                <w:szCs w:val="24"/>
              </w:rPr>
              <w:t>:</w:t>
            </w:r>
            <w:r w:rsidR="000419A0" w:rsidRPr="008C0B17">
              <w:rPr>
                <w:rFonts w:ascii="Times New Roman" w:hAnsi="Times New Roman" w:cs="Times New Roman"/>
                <w:color w:val="000000" w:themeColor="text1"/>
                <w:sz w:val="24"/>
                <w:szCs w:val="24"/>
              </w:rPr>
              <w:t xml:space="preserve"> Interactivo</w:t>
            </w:r>
          </w:p>
          <w:p w14:paraId="4B382D5C" w14:textId="3539A4CE" w:rsidR="00DA57FE" w:rsidRPr="008C0B17" w:rsidRDefault="00DA57FE" w:rsidP="00DA57FE">
            <w:pPr>
              <w:rPr>
                <w:rFonts w:ascii="Times New Roman" w:hAnsi="Times New Roman" w:cs="Times New Roman"/>
                <w:color w:val="000000" w:themeColor="text1"/>
                <w:sz w:val="24"/>
                <w:szCs w:val="24"/>
              </w:rPr>
            </w:pPr>
            <w:r w:rsidRPr="008C0B17">
              <w:rPr>
                <w:rFonts w:ascii="Times New Roman" w:hAnsi="Times New Roman" w:cs="Times New Roman"/>
                <w:color w:val="000000" w:themeColor="text1"/>
                <w:sz w:val="24"/>
                <w:szCs w:val="24"/>
              </w:rPr>
              <w:t>Competencia relacionada:</w:t>
            </w:r>
            <w:r w:rsidR="008C0B17" w:rsidRPr="008C0B17">
              <w:rPr>
                <w:rFonts w:ascii="Times New Roman" w:hAnsi="Times New Roman" w:cs="Times New Roman"/>
                <w:color w:val="000000" w:themeColor="text1"/>
                <w:sz w:val="24"/>
                <w:szCs w:val="24"/>
              </w:rPr>
              <w:t xml:space="preserve"> Competencia social y ciudadana</w:t>
            </w:r>
          </w:p>
          <w:p w14:paraId="4530FCDC" w14:textId="77777777" w:rsidR="000419A0" w:rsidRPr="008C0B17" w:rsidRDefault="000419A0" w:rsidP="00DA57FE">
            <w:pPr>
              <w:rPr>
                <w:rFonts w:ascii="Times New Roman" w:hAnsi="Times New Roman" w:cs="Times New Roman"/>
                <w:color w:val="000000" w:themeColor="text1"/>
                <w:sz w:val="24"/>
                <w:szCs w:val="24"/>
              </w:rPr>
            </w:pPr>
          </w:p>
          <w:p w14:paraId="6F775EE7" w14:textId="77777777" w:rsidR="000419A0" w:rsidRPr="008C0B17" w:rsidRDefault="000419A0" w:rsidP="000419A0">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8C0B17">
              <w:rPr>
                <w:rFonts w:ascii="Times New Roman" w:eastAsia="Times New Roman" w:hAnsi="Times New Roman" w:cs="Times New Roman"/>
                <w:b/>
                <w:bCs/>
                <w:color w:val="000000" w:themeColor="text1"/>
                <w:sz w:val="24"/>
                <w:szCs w:val="24"/>
                <w:lang w:val="es-CO" w:eastAsia="es-CO"/>
              </w:rPr>
              <w:t>Objetivo</w:t>
            </w:r>
          </w:p>
          <w:p w14:paraId="5180B0DD" w14:textId="77777777" w:rsidR="000419A0" w:rsidRPr="008C0B17"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8C0B17">
              <w:rPr>
                <w:rFonts w:ascii="Times New Roman" w:eastAsia="Times New Roman" w:hAnsi="Times New Roman" w:cs="Times New Roman"/>
                <w:color w:val="000000" w:themeColor="text1"/>
                <w:sz w:val="24"/>
                <w:szCs w:val="24"/>
                <w:lang w:val="es-CO" w:eastAsia="es-CO"/>
              </w:rPr>
              <w:t>Este interactivo permite a los alumnos conocer a los principales pensadores liberales de la Ilustración (Montesquieu, Voltaire y Rousseau) y las ideas sobre las que se asentó el liberalismo político posterior.</w:t>
            </w:r>
          </w:p>
          <w:p w14:paraId="217D7079" w14:textId="77777777" w:rsidR="000419A0" w:rsidRPr="008C0B17" w:rsidRDefault="000419A0" w:rsidP="000419A0">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8C0B17">
              <w:rPr>
                <w:rFonts w:ascii="Times New Roman" w:eastAsia="Times New Roman" w:hAnsi="Times New Roman" w:cs="Times New Roman"/>
                <w:b/>
                <w:bCs/>
                <w:color w:val="000000" w:themeColor="text1"/>
                <w:sz w:val="24"/>
                <w:szCs w:val="24"/>
                <w:lang w:val="es-CO" w:eastAsia="es-CO"/>
              </w:rPr>
              <w:t xml:space="preserve"> </w:t>
            </w:r>
          </w:p>
          <w:p w14:paraId="71C93BB5" w14:textId="77777777" w:rsidR="000419A0" w:rsidRPr="008C0B17" w:rsidRDefault="000419A0" w:rsidP="000419A0">
            <w:pPr>
              <w:spacing w:before="375" w:after="120" w:line="270" w:lineRule="atLeast"/>
              <w:rPr>
                <w:rFonts w:ascii="Times New Roman" w:eastAsia="Times New Roman" w:hAnsi="Times New Roman" w:cs="Times New Roman"/>
                <w:b/>
                <w:bCs/>
                <w:color w:val="000000" w:themeColor="text1"/>
                <w:sz w:val="24"/>
                <w:szCs w:val="24"/>
                <w:lang w:val="es-CO" w:eastAsia="es-CO"/>
              </w:rPr>
            </w:pPr>
            <w:r w:rsidRPr="008C0B17">
              <w:rPr>
                <w:rFonts w:ascii="Times New Roman" w:eastAsia="Times New Roman" w:hAnsi="Times New Roman" w:cs="Times New Roman"/>
                <w:b/>
                <w:bCs/>
                <w:color w:val="000000" w:themeColor="text1"/>
                <w:sz w:val="24"/>
                <w:szCs w:val="24"/>
                <w:lang w:val="es-CO" w:eastAsia="es-CO"/>
              </w:rPr>
              <w:t>Después de la presentación</w:t>
            </w:r>
          </w:p>
          <w:p w14:paraId="500491E1" w14:textId="5AEF09ED" w:rsidR="000419A0" w:rsidRPr="008C0B17"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8C0B17">
              <w:rPr>
                <w:rFonts w:ascii="Times New Roman" w:eastAsia="Times New Roman" w:hAnsi="Times New Roman" w:cs="Times New Roman"/>
                <w:color w:val="000000" w:themeColor="text1"/>
                <w:sz w:val="24"/>
                <w:szCs w:val="24"/>
                <w:lang w:val="es-CO" w:eastAsia="es-CO"/>
              </w:rPr>
              <w:t>Le  proponemos centrarse en el análisis de las distintas formas de gobierno sobre las que reflexiona Jean-Jacques Rousseau en </w:t>
            </w:r>
            <w:r w:rsidRPr="008C0B17">
              <w:rPr>
                <w:rFonts w:ascii="Times New Roman" w:eastAsia="Times New Roman" w:hAnsi="Times New Roman" w:cs="Times New Roman"/>
                <w:i/>
                <w:iCs/>
                <w:color w:val="000000" w:themeColor="text1"/>
                <w:sz w:val="24"/>
                <w:szCs w:val="24"/>
                <w:lang w:val="es-CO" w:eastAsia="es-CO"/>
              </w:rPr>
              <w:t>El contrato social</w:t>
            </w:r>
            <w:r w:rsidRPr="008C0B17">
              <w:rPr>
                <w:rFonts w:ascii="Times New Roman" w:eastAsia="Times New Roman" w:hAnsi="Times New Roman" w:cs="Times New Roman"/>
                <w:color w:val="000000" w:themeColor="text1"/>
                <w:sz w:val="24"/>
                <w:szCs w:val="24"/>
                <w:lang w:val="es-CO" w:eastAsia="es-CO"/>
              </w:rPr>
              <w:t>:</w:t>
            </w:r>
          </w:p>
          <w:p w14:paraId="5A5D39A1" w14:textId="77777777" w:rsidR="000419A0" w:rsidRPr="008C0B17"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8C0B17">
              <w:rPr>
                <w:rFonts w:ascii="Times New Roman" w:eastAsia="Times New Roman" w:hAnsi="Times New Roman" w:cs="Times New Roman"/>
                <w:color w:val="000000" w:themeColor="text1"/>
                <w:sz w:val="24"/>
                <w:szCs w:val="24"/>
                <w:lang w:val="es-CO" w:eastAsia="es-CO"/>
              </w:rPr>
              <w:t>- Libro Tercero, capítulo III. División de los gobiernos [</w:t>
            </w:r>
            <w:hyperlink r:id="rId27" w:anchor="L3C3" w:tgtFrame="_blank" w:history="1">
              <w:r w:rsidRPr="008C0B17">
                <w:rPr>
                  <w:rFonts w:ascii="Times New Roman" w:eastAsia="Times New Roman" w:hAnsi="Times New Roman" w:cs="Times New Roman"/>
                  <w:color w:val="000000" w:themeColor="text1"/>
                  <w:sz w:val="24"/>
                  <w:szCs w:val="24"/>
                  <w:u w:val="single"/>
                  <w:lang w:val="es-CO" w:eastAsia="es-CO"/>
                </w:rPr>
                <w:t>ver</w:t>
              </w:r>
            </w:hyperlink>
            <w:r w:rsidRPr="008C0B17">
              <w:rPr>
                <w:rFonts w:ascii="Times New Roman" w:eastAsia="Times New Roman" w:hAnsi="Times New Roman" w:cs="Times New Roman"/>
                <w:color w:val="000000" w:themeColor="text1"/>
                <w:sz w:val="24"/>
                <w:szCs w:val="24"/>
                <w:lang w:val="es-CO" w:eastAsia="es-CO"/>
              </w:rPr>
              <w:t>]. </w:t>
            </w:r>
          </w:p>
          <w:p w14:paraId="4578CDF9" w14:textId="77777777" w:rsidR="000419A0" w:rsidRPr="008C0B17"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8C0B17">
              <w:rPr>
                <w:rFonts w:ascii="Times New Roman" w:eastAsia="Times New Roman" w:hAnsi="Times New Roman" w:cs="Times New Roman"/>
                <w:color w:val="000000" w:themeColor="text1"/>
                <w:sz w:val="24"/>
                <w:szCs w:val="24"/>
                <w:lang w:val="es-CO" w:eastAsia="es-CO"/>
              </w:rPr>
              <w:t>- Libro Tercero, capítulo IV. De la democracia [</w:t>
            </w:r>
            <w:hyperlink r:id="rId28" w:anchor="L3C4" w:tgtFrame="_blank" w:history="1">
              <w:r w:rsidRPr="008C0B17">
                <w:rPr>
                  <w:rFonts w:ascii="Times New Roman" w:eastAsia="Times New Roman" w:hAnsi="Times New Roman" w:cs="Times New Roman"/>
                  <w:color w:val="000000" w:themeColor="text1"/>
                  <w:sz w:val="24"/>
                  <w:szCs w:val="24"/>
                  <w:u w:val="single"/>
                  <w:lang w:val="es-CO" w:eastAsia="es-CO"/>
                </w:rPr>
                <w:t>ver</w:t>
              </w:r>
            </w:hyperlink>
            <w:r w:rsidRPr="008C0B17">
              <w:rPr>
                <w:rFonts w:ascii="Times New Roman" w:eastAsia="Times New Roman" w:hAnsi="Times New Roman" w:cs="Times New Roman"/>
                <w:color w:val="000000" w:themeColor="text1"/>
                <w:sz w:val="24"/>
                <w:szCs w:val="24"/>
                <w:lang w:val="es-CO" w:eastAsia="es-CO"/>
              </w:rPr>
              <w:t>].</w:t>
            </w:r>
          </w:p>
          <w:p w14:paraId="4682A64B" w14:textId="77777777" w:rsidR="000419A0" w:rsidRPr="008C0B17"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8C0B17">
              <w:rPr>
                <w:rFonts w:ascii="Times New Roman" w:eastAsia="Times New Roman" w:hAnsi="Times New Roman" w:cs="Times New Roman"/>
                <w:color w:val="000000" w:themeColor="text1"/>
                <w:sz w:val="24"/>
                <w:szCs w:val="24"/>
                <w:lang w:val="es-CO" w:eastAsia="es-CO"/>
              </w:rPr>
              <w:t>- Libro Tercero, capítulo V. De la aristocracia [</w:t>
            </w:r>
            <w:hyperlink r:id="rId29" w:anchor="L3C5" w:tgtFrame="_blank" w:history="1">
              <w:r w:rsidRPr="008C0B17">
                <w:rPr>
                  <w:rFonts w:ascii="Times New Roman" w:eastAsia="Times New Roman" w:hAnsi="Times New Roman" w:cs="Times New Roman"/>
                  <w:color w:val="000000" w:themeColor="text1"/>
                  <w:sz w:val="24"/>
                  <w:szCs w:val="24"/>
                  <w:u w:val="single"/>
                  <w:lang w:val="es-CO" w:eastAsia="es-CO"/>
                </w:rPr>
                <w:t>ver</w:t>
              </w:r>
            </w:hyperlink>
            <w:r w:rsidRPr="008C0B17">
              <w:rPr>
                <w:rFonts w:ascii="Times New Roman" w:eastAsia="Times New Roman" w:hAnsi="Times New Roman" w:cs="Times New Roman"/>
                <w:color w:val="000000" w:themeColor="text1"/>
                <w:sz w:val="24"/>
                <w:szCs w:val="24"/>
                <w:lang w:val="es-CO" w:eastAsia="es-CO"/>
              </w:rPr>
              <w:t>].</w:t>
            </w:r>
          </w:p>
          <w:p w14:paraId="1D32671C" w14:textId="77777777" w:rsidR="000419A0" w:rsidRPr="008C0B17"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8C0B17">
              <w:rPr>
                <w:rFonts w:ascii="Times New Roman" w:eastAsia="Times New Roman" w:hAnsi="Times New Roman" w:cs="Times New Roman"/>
                <w:color w:val="000000" w:themeColor="text1"/>
                <w:sz w:val="24"/>
                <w:szCs w:val="24"/>
                <w:lang w:val="es-CO" w:eastAsia="es-CO"/>
              </w:rPr>
              <w:t>- Libro Tercero, capítulo VI. De la monarquía [</w:t>
            </w:r>
            <w:hyperlink r:id="rId30" w:anchor="L3C6" w:tgtFrame="_blank" w:history="1">
              <w:r w:rsidRPr="008C0B17">
                <w:rPr>
                  <w:rFonts w:ascii="Times New Roman" w:eastAsia="Times New Roman" w:hAnsi="Times New Roman" w:cs="Times New Roman"/>
                  <w:color w:val="000000" w:themeColor="text1"/>
                  <w:sz w:val="24"/>
                  <w:szCs w:val="24"/>
                  <w:u w:val="single"/>
                  <w:lang w:val="es-CO" w:eastAsia="es-CO"/>
                </w:rPr>
                <w:t>ver</w:t>
              </w:r>
            </w:hyperlink>
            <w:r w:rsidRPr="008C0B17">
              <w:rPr>
                <w:rFonts w:ascii="Times New Roman" w:eastAsia="Times New Roman" w:hAnsi="Times New Roman" w:cs="Times New Roman"/>
                <w:color w:val="000000" w:themeColor="text1"/>
                <w:sz w:val="24"/>
                <w:szCs w:val="24"/>
                <w:lang w:val="es-CO" w:eastAsia="es-CO"/>
              </w:rPr>
              <w:t>].</w:t>
            </w:r>
          </w:p>
          <w:p w14:paraId="31AA6B2C" w14:textId="77777777" w:rsidR="000419A0" w:rsidRPr="008C0B17"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8C0B17">
              <w:rPr>
                <w:rFonts w:ascii="Times New Roman" w:eastAsia="Times New Roman" w:hAnsi="Times New Roman" w:cs="Times New Roman"/>
                <w:color w:val="000000" w:themeColor="text1"/>
                <w:sz w:val="24"/>
                <w:szCs w:val="24"/>
                <w:lang w:val="es-CO" w:eastAsia="es-CO"/>
              </w:rPr>
              <w:t>- Libro Tercero, capítulo VII. De los gobiernos mixtos [</w:t>
            </w:r>
            <w:hyperlink r:id="rId31" w:anchor="L3C7" w:tgtFrame="_blank" w:history="1">
              <w:r w:rsidRPr="008C0B17">
                <w:rPr>
                  <w:rFonts w:ascii="Times New Roman" w:eastAsia="Times New Roman" w:hAnsi="Times New Roman" w:cs="Times New Roman"/>
                  <w:color w:val="000000" w:themeColor="text1"/>
                  <w:sz w:val="24"/>
                  <w:szCs w:val="24"/>
                  <w:u w:val="single"/>
                  <w:lang w:val="es-CO" w:eastAsia="es-CO"/>
                </w:rPr>
                <w:t>ver</w:t>
              </w:r>
            </w:hyperlink>
            <w:r w:rsidRPr="008C0B17">
              <w:rPr>
                <w:rFonts w:ascii="Times New Roman" w:eastAsia="Times New Roman" w:hAnsi="Times New Roman" w:cs="Times New Roman"/>
                <w:color w:val="000000" w:themeColor="text1"/>
                <w:sz w:val="24"/>
                <w:szCs w:val="24"/>
                <w:lang w:val="es-CO" w:eastAsia="es-CO"/>
              </w:rPr>
              <w:t>].</w:t>
            </w:r>
          </w:p>
          <w:p w14:paraId="71DE5431" w14:textId="77777777" w:rsidR="000419A0" w:rsidRPr="008C0B17"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8C0B17">
              <w:rPr>
                <w:rFonts w:ascii="Times New Roman" w:eastAsia="Times New Roman" w:hAnsi="Times New Roman" w:cs="Times New Roman"/>
                <w:color w:val="000000" w:themeColor="text1"/>
                <w:sz w:val="24"/>
                <w:szCs w:val="24"/>
                <w:lang w:val="es-CO" w:eastAsia="es-CO"/>
              </w:rPr>
              <w:t>A partir de la lectura de estos textos, los alumnos deberán responder, por escrito, a las siguientes preguntas:</w:t>
            </w:r>
          </w:p>
          <w:p w14:paraId="7950DA80" w14:textId="77777777" w:rsidR="000419A0" w:rsidRPr="008C0B17"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8C0B17">
              <w:rPr>
                <w:rFonts w:ascii="Times New Roman" w:eastAsia="Times New Roman" w:hAnsi="Times New Roman" w:cs="Times New Roman"/>
                <w:color w:val="000000" w:themeColor="text1"/>
                <w:sz w:val="24"/>
                <w:szCs w:val="24"/>
                <w:lang w:val="es-CO" w:eastAsia="es-CO"/>
              </w:rPr>
              <w:t xml:space="preserve">- Según el autor, ¿qué lugar ocupan los ciudadanos en una </w:t>
            </w:r>
            <w:r w:rsidRPr="008C0B17">
              <w:rPr>
                <w:rFonts w:ascii="Times New Roman" w:eastAsia="Times New Roman" w:hAnsi="Times New Roman" w:cs="Times New Roman"/>
                <w:color w:val="000000" w:themeColor="text1"/>
                <w:sz w:val="24"/>
                <w:szCs w:val="24"/>
                <w:lang w:val="es-CO" w:eastAsia="es-CO"/>
              </w:rPr>
              <w:lastRenderedPageBreak/>
              <w:t>democracia, una aristocracia y una monarquía?</w:t>
            </w:r>
          </w:p>
          <w:p w14:paraId="2DDB66B3" w14:textId="77777777" w:rsidR="000419A0" w:rsidRPr="008C0B17"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8C0B17">
              <w:rPr>
                <w:rFonts w:ascii="Times New Roman" w:eastAsia="Times New Roman" w:hAnsi="Times New Roman" w:cs="Times New Roman"/>
                <w:color w:val="000000" w:themeColor="text1"/>
                <w:sz w:val="24"/>
                <w:szCs w:val="24"/>
                <w:lang w:val="es-CO" w:eastAsia="es-CO"/>
              </w:rPr>
              <w:t>- En función del tamaño de los Estados, ¿cuáles considera Rousseau que son las formas de gobierno que más convienen a cada uno?</w:t>
            </w:r>
          </w:p>
          <w:p w14:paraId="54FFA0CA" w14:textId="77777777" w:rsidR="000419A0" w:rsidRPr="008C0B17"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8C0B17">
              <w:rPr>
                <w:rFonts w:ascii="Times New Roman" w:eastAsia="Times New Roman" w:hAnsi="Times New Roman" w:cs="Times New Roman"/>
                <w:color w:val="000000" w:themeColor="text1"/>
                <w:sz w:val="24"/>
                <w:szCs w:val="24"/>
                <w:lang w:val="es-CO" w:eastAsia="es-CO"/>
              </w:rPr>
              <w:t>- ¿Cuáles son los puntos fuertes de los gobiernos democráticos, aristocráticos y monárquicos? ¿Y los puntos débiles?</w:t>
            </w:r>
          </w:p>
          <w:p w14:paraId="6DC85553" w14:textId="77777777" w:rsidR="000419A0" w:rsidRPr="008C0B17"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8C0B17">
              <w:rPr>
                <w:rFonts w:ascii="Times New Roman" w:eastAsia="Times New Roman" w:hAnsi="Times New Roman" w:cs="Times New Roman"/>
                <w:color w:val="000000" w:themeColor="text1"/>
                <w:sz w:val="24"/>
                <w:szCs w:val="24"/>
                <w:lang w:val="es-CO" w:eastAsia="es-CO"/>
              </w:rPr>
              <w:t>- ¿Cómo se relacionan los poderes del Estado en los distintos regímenes de gobierno?</w:t>
            </w:r>
          </w:p>
          <w:p w14:paraId="397E393A" w14:textId="77777777" w:rsidR="000419A0" w:rsidRPr="008C0B17"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8C0B17">
              <w:rPr>
                <w:rFonts w:ascii="Times New Roman" w:eastAsia="Times New Roman" w:hAnsi="Times New Roman" w:cs="Times New Roman"/>
                <w:color w:val="000000" w:themeColor="text1"/>
                <w:sz w:val="24"/>
                <w:szCs w:val="24"/>
                <w:lang w:val="es-CO" w:eastAsia="es-CO"/>
              </w:rPr>
              <w:t>- ¿Por qué considera el autor que un gobierno democrático no conviene a los hombres?</w:t>
            </w:r>
          </w:p>
          <w:p w14:paraId="3A664B73" w14:textId="77777777" w:rsidR="000419A0" w:rsidRPr="008C0B17"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8C0B17">
              <w:rPr>
                <w:rFonts w:ascii="Times New Roman" w:eastAsia="Times New Roman" w:hAnsi="Times New Roman" w:cs="Times New Roman"/>
                <w:color w:val="000000" w:themeColor="text1"/>
                <w:sz w:val="24"/>
                <w:szCs w:val="24"/>
                <w:lang w:val="es-CO" w:eastAsia="es-CO"/>
              </w:rPr>
              <w:t>- ¿Cuáles son los distintos tipos de aristocracia a los que hace referencia Rousseau?</w:t>
            </w:r>
          </w:p>
          <w:p w14:paraId="01694B68" w14:textId="77777777" w:rsidR="000419A0" w:rsidRPr="008C0B17"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8C0B17">
              <w:rPr>
                <w:rFonts w:ascii="Times New Roman" w:eastAsia="Times New Roman" w:hAnsi="Times New Roman" w:cs="Times New Roman"/>
                <w:color w:val="000000" w:themeColor="text1"/>
                <w:sz w:val="24"/>
                <w:szCs w:val="24"/>
                <w:lang w:val="es-CO" w:eastAsia="es-CO"/>
              </w:rPr>
              <w:t>- ¿Cuáles son los rasgos que definen a todo monarca?</w:t>
            </w:r>
          </w:p>
          <w:p w14:paraId="3F7E72FA" w14:textId="77777777" w:rsidR="000419A0" w:rsidRPr="008C0B17"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8C0B17">
              <w:rPr>
                <w:rFonts w:ascii="Times New Roman" w:eastAsia="Times New Roman" w:hAnsi="Times New Roman" w:cs="Times New Roman"/>
                <w:color w:val="000000" w:themeColor="text1"/>
                <w:sz w:val="24"/>
                <w:szCs w:val="24"/>
                <w:lang w:val="es-CO" w:eastAsia="es-CO"/>
              </w:rPr>
              <w:t>- ¿Qué requisitos son necesarios para el buen gobierno del Estado?</w:t>
            </w:r>
          </w:p>
          <w:p w14:paraId="710DC260" w14:textId="77777777" w:rsidR="000419A0" w:rsidRPr="008C0B17"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8C0B17">
              <w:rPr>
                <w:rFonts w:ascii="Times New Roman" w:eastAsia="Times New Roman" w:hAnsi="Times New Roman" w:cs="Times New Roman"/>
                <w:color w:val="000000" w:themeColor="text1"/>
                <w:sz w:val="24"/>
                <w:szCs w:val="24"/>
                <w:lang w:val="es-CO" w:eastAsia="es-CO"/>
              </w:rPr>
              <w:t>- ¿Cuáles son para el autor las ventajas de los gobiernos mixtos?</w:t>
            </w:r>
          </w:p>
          <w:p w14:paraId="1BBE25F2" w14:textId="2253EF0B" w:rsidR="000419A0" w:rsidRPr="000419A0" w:rsidRDefault="000419A0" w:rsidP="00DA57FE">
            <w:pPr>
              <w:rPr>
                <w:rFonts w:ascii="Times New Roman" w:hAnsi="Times New Roman" w:cs="Times New Roman"/>
                <w:color w:val="000000" w:themeColor="text1"/>
                <w:sz w:val="24"/>
                <w:szCs w:val="24"/>
                <w:lang w:val="es-CO"/>
              </w:rPr>
            </w:pPr>
          </w:p>
        </w:tc>
      </w:tr>
      <w:tr w:rsidR="00282170" w:rsidRPr="00985BA1" w14:paraId="2119DBD1" w14:textId="77777777" w:rsidTr="00A06D7E">
        <w:tc>
          <w:tcPr>
            <w:tcW w:w="2518" w:type="dxa"/>
          </w:tcPr>
          <w:p w14:paraId="059E9C55" w14:textId="65EFD466" w:rsidR="00282170" w:rsidRPr="00985BA1" w:rsidRDefault="00282170" w:rsidP="00A06D7E">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lastRenderedPageBreak/>
              <w:t>Título</w:t>
            </w:r>
          </w:p>
        </w:tc>
        <w:tc>
          <w:tcPr>
            <w:tcW w:w="6536" w:type="dxa"/>
          </w:tcPr>
          <w:p w14:paraId="577E4F17" w14:textId="0F0E563C" w:rsidR="00282170" w:rsidRDefault="00282170" w:rsidP="00282170">
            <w:pPr>
              <w:pStyle w:val="Textocomentario"/>
              <w:rPr>
                <w:rFonts w:ascii="Times New Roman" w:hAnsi="Times New Roman"/>
                <w:sz w:val="24"/>
                <w:szCs w:val="24"/>
              </w:rPr>
            </w:pPr>
            <w:r w:rsidRPr="00636194">
              <w:rPr>
                <w:rFonts w:ascii="Times New Roman" w:hAnsi="Times New Roman"/>
                <w:sz w:val="24"/>
                <w:szCs w:val="24"/>
              </w:rPr>
              <w:br/>
              <w:t>Las ideas liberales</w:t>
            </w:r>
          </w:p>
          <w:p w14:paraId="30E01F34" w14:textId="2BD24352" w:rsidR="00282170" w:rsidRPr="00985BA1" w:rsidRDefault="00282170" w:rsidP="008C4C21">
            <w:pPr>
              <w:rPr>
                <w:rFonts w:ascii="Times New Roman" w:hAnsi="Times New Roman" w:cs="Times New Roman"/>
                <w:color w:val="000000" w:themeColor="text1"/>
                <w:sz w:val="24"/>
                <w:szCs w:val="24"/>
              </w:rPr>
            </w:pPr>
            <w:r>
              <w:rPr>
                <w:rFonts w:ascii="Times New Roman" w:hAnsi="Times New Roman"/>
                <w:color w:val="000000" w:themeColor="text1"/>
              </w:rPr>
              <w:t xml:space="preserve"> </w:t>
            </w:r>
          </w:p>
        </w:tc>
      </w:tr>
      <w:tr w:rsidR="00282170" w:rsidRPr="00985BA1" w14:paraId="6F740A03" w14:textId="77777777" w:rsidTr="00A06D7E">
        <w:tc>
          <w:tcPr>
            <w:tcW w:w="2518" w:type="dxa"/>
          </w:tcPr>
          <w:p w14:paraId="7812B72A" w14:textId="77777777" w:rsidR="00282170" w:rsidRPr="00985BA1" w:rsidRDefault="00282170" w:rsidP="00A06D7E">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Descripción</w:t>
            </w:r>
          </w:p>
        </w:tc>
        <w:tc>
          <w:tcPr>
            <w:tcW w:w="6536" w:type="dxa"/>
          </w:tcPr>
          <w:p w14:paraId="0109C916" w14:textId="22D6239B" w:rsidR="00282170" w:rsidRPr="00282170" w:rsidRDefault="00282170" w:rsidP="00282170">
            <w:pPr>
              <w:rPr>
                <w:rFonts w:ascii="Times New Roman" w:hAnsi="Times New Roman" w:cs="Times New Roman"/>
                <w:color w:val="000000" w:themeColor="text1"/>
                <w:sz w:val="24"/>
                <w:szCs w:val="24"/>
                <w:lang w:val="es-ES_tradnl"/>
              </w:rPr>
            </w:pPr>
            <w:r>
              <w:rPr>
                <w:rFonts w:ascii="Times New Roman" w:hAnsi="Times New Roman"/>
                <w:color w:val="000000" w:themeColor="text1"/>
              </w:rPr>
              <w:t>Interactivo que permite presentar a los principales pensadores liberales y sus ideas.</w:t>
            </w:r>
          </w:p>
        </w:tc>
      </w:tr>
    </w:tbl>
    <w:p w14:paraId="44AB3349" w14:textId="77777777" w:rsidR="00282170" w:rsidRPr="00985BA1" w:rsidRDefault="00282170" w:rsidP="00282170">
      <w:pPr>
        <w:shd w:val="clear" w:color="auto" w:fill="FFFFFF"/>
        <w:spacing w:before="100" w:beforeAutospacing="1" w:after="100" w:afterAutospacing="1"/>
        <w:ind w:left="1440"/>
        <w:rPr>
          <w:rFonts w:ascii="Times New Roman" w:eastAsia="Times New Roman" w:hAnsi="Times New Roman" w:cs="Times New Roman"/>
          <w:lang w:val="es-ES" w:eastAsia="es-CO"/>
        </w:rPr>
      </w:pPr>
    </w:p>
    <w:p w14:paraId="2A33AC1E" w14:textId="2637F391" w:rsidR="00636194" w:rsidRPr="00985BA1" w:rsidRDefault="00636194" w:rsidP="00636194">
      <w:pPr>
        <w:shd w:val="clear" w:color="auto" w:fill="FFFFFF"/>
        <w:spacing w:before="100" w:beforeAutospacing="1" w:after="100" w:afterAutospacing="1"/>
        <w:ind w:left="1440"/>
        <w:rPr>
          <w:rFonts w:ascii="Times New Roman" w:hAnsi="Times New Roman" w:cs="Times New Roman"/>
          <w:lang w:val="en"/>
        </w:rPr>
      </w:pPr>
    </w:p>
    <w:tbl>
      <w:tblPr>
        <w:tblStyle w:val="Tablaconcuadrcula"/>
        <w:tblW w:w="0" w:type="auto"/>
        <w:tblLook w:val="04A0" w:firstRow="1" w:lastRow="0" w:firstColumn="1" w:lastColumn="0" w:noHBand="0" w:noVBand="1"/>
      </w:tblPr>
      <w:tblGrid>
        <w:gridCol w:w="2230"/>
        <w:gridCol w:w="6824"/>
      </w:tblGrid>
      <w:tr w:rsidR="00860A2F" w:rsidRPr="00985BA1" w14:paraId="09451B60" w14:textId="77777777" w:rsidTr="00763563">
        <w:tc>
          <w:tcPr>
            <w:tcW w:w="9054" w:type="dxa"/>
            <w:gridSpan w:val="2"/>
            <w:shd w:val="clear" w:color="auto" w:fill="0D0D0D" w:themeFill="text1" w:themeFillTint="F2"/>
          </w:tcPr>
          <w:p w14:paraId="3CAB0E01" w14:textId="77777777" w:rsidR="00860A2F" w:rsidRPr="00985BA1" w:rsidRDefault="00860A2F" w:rsidP="00763563">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Imagen (fotografía, gráfica o ilustración)</w:t>
            </w:r>
          </w:p>
        </w:tc>
      </w:tr>
      <w:tr w:rsidR="00860A2F" w:rsidRPr="00985BA1" w14:paraId="1E4CE89C" w14:textId="77777777" w:rsidTr="00763563">
        <w:tc>
          <w:tcPr>
            <w:tcW w:w="2230" w:type="dxa"/>
          </w:tcPr>
          <w:p w14:paraId="3B37F1A4" w14:textId="77777777" w:rsidR="00860A2F" w:rsidRPr="00985BA1" w:rsidRDefault="00860A2F" w:rsidP="00763563">
            <w:pPr>
              <w:rPr>
                <w:rFonts w:ascii="Times New Roman" w:hAnsi="Times New Roman" w:cs="Times New Roman"/>
                <w:b/>
                <w:color w:val="000000"/>
                <w:sz w:val="24"/>
                <w:szCs w:val="24"/>
              </w:rPr>
            </w:pPr>
            <w:r w:rsidRPr="00985BA1">
              <w:rPr>
                <w:rFonts w:ascii="Times New Roman" w:hAnsi="Times New Roman" w:cs="Times New Roman"/>
                <w:b/>
                <w:color w:val="000000"/>
                <w:sz w:val="24"/>
                <w:szCs w:val="24"/>
              </w:rPr>
              <w:t>Código</w:t>
            </w:r>
          </w:p>
        </w:tc>
        <w:tc>
          <w:tcPr>
            <w:tcW w:w="6824" w:type="dxa"/>
          </w:tcPr>
          <w:p w14:paraId="6C3DEA28" w14:textId="6C843843" w:rsidR="00860A2F" w:rsidRPr="00985BA1" w:rsidRDefault="00860A2F" w:rsidP="00587729">
            <w:pPr>
              <w:rPr>
                <w:rFonts w:ascii="Times New Roman" w:hAnsi="Times New Roman" w:cs="Times New Roman"/>
                <w:b/>
                <w:color w:val="000000"/>
                <w:sz w:val="24"/>
                <w:szCs w:val="24"/>
              </w:rPr>
            </w:pPr>
            <w:r w:rsidRPr="00985BA1">
              <w:rPr>
                <w:rFonts w:ascii="Times New Roman" w:hAnsi="Times New Roman" w:cs="Times New Roman"/>
                <w:color w:val="000000"/>
                <w:sz w:val="24"/>
                <w:szCs w:val="24"/>
              </w:rPr>
              <w:t>CS_08_01_IMG0</w:t>
            </w:r>
            <w:r w:rsidR="00587729" w:rsidRPr="00985BA1">
              <w:rPr>
                <w:rFonts w:ascii="Times New Roman" w:hAnsi="Times New Roman" w:cs="Times New Roman"/>
                <w:color w:val="000000"/>
                <w:sz w:val="24"/>
                <w:szCs w:val="24"/>
              </w:rPr>
              <w:t>8</w:t>
            </w:r>
          </w:p>
        </w:tc>
      </w:tr>
      <w:tr w:rsidR="00860A2F" w:rsidRPr="00985BA1" w14:paraId="497EA7DF" w14:textId="77777777" w:rsidTr="00763563">
        <w:tc>
          <w:tcPr>
            <w:tcW w:w="2230" w:type="dxa"/>
          </w:tcPr>
          <w:p w14:paraId="078467B1" w14:textId="77777777" w:rsidR="00860A2F" w:rsidRPr="00985BA1" w:rsidRDefault="00860A2F" w:rsidP="0076356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Descripción</w:t>
            </w:r>
          </w:p>
        </w:tc>
        <w:tc>
          <w:tcPr>
            <w:tcW w:w="6824" w:type="dxa"/>
          </w:tcPr>
          <w:p w14:paraId="7D8A9B8F" w14:textId="0C2C2EE1" w:rsidR="00860A2F" w:rsidRPr="00985BA1" w:rsidRDefault="00A442EC" w:rsidP="00A442EC">
            <w:pPr>
              <w:rPr>
                <w:rFonts w:ascii="Times New Roman" w:hAnsi="Times New Roman" w:cs="Times New Roman"/>
                <w:color w:val="000000"/>
                <w:sz w:val="24"/>
                <w:szCs w:val="24"/>
              </w:rPr>
            </w:pPr>
            <w:r w:rsidRPr="00985BA1">
              <w:rPr>
                <w:rFonts w:ascii="Times New Roman" w:hAnsi="Times New Roman" w:cs="Times New Roman"/>
                <w:b/>
                <w:color w:val="000000" w:themeColor="text1"/>
                <w:sz w:val="24"/>
                <w:szCs w:val="24"/>
              </w:rPr>
              <w:t>Soberanía: la voluntad del pueblo</w:t>
            </w:r>
          </w:p>
        </w:tc>
      </w:tr>
      <w:tr w:rsidR="00860A2F" w:rsidRPr="008520C7" w14:paraId="274A540D" w14:textId="77777777" w:rsidTr="00763563">
        <w:tc>
          <w:tcPr>
            <w:tcW w:w="2230" w:type="dxa"/>
          </w:tcPr>
          <w:p w14:paraId="1AFAF7A5" w14:textId="77777777" w:rsidR="00860A2F" w:rsidRPr="00985BA1" w:rsidRDefault="00860A2F" w:rsidP="0076356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Código Shutterstock (o URL o la ruta en AulaPlaneta)</w:t>
            </w:r>
          </w:p>
        </w:tc>
        <w:tc>
          <w:tcPr>
            <w:tcW w:w="6824" w:type="dxa"/>
          </w:tcPr>
          <w:p w14:paraId="79FAE4E8" w14:textId="3C4E0350" w:rsidR="00860A2F" w:rsidRPr="00985BA1" w:rsidRDefault="00860A2F" w:rsidP="00763563">
            <w:pPr>
              <w:rPr>
                <w:rFonts w:ascii="Times New Roman" w:hAnsi="Times New Roman" w:cs="Times New Roman"/>
                <w:sz w:val="24"/>
                <w:szCs w:val="24"/>
                <w:lang w:val="en"/>
              </w:rPr>
            </w:pPr>
            <w:r w:rsidRPr="00985BA1">
              <w:rPr>
                <w:rFonts w:ascii="Times New Roman" w:hAnsi="Times New Roman" w:cs="Times New Roman"/>
                <w:sz w:val="24"/>
                <w:szCs w:val="24"/>
                <w:lang w:val="en"/>
              </w:rPr>
              <w:t>Wikkicommons</w:t>
            </w:r>
          </w:p>
          <w:p w14:paraId="292C7FD5" w14:textId="77777777" w:rsidR="00860A2F" w:rsidRPr="00985BA1" w:rsidRDefault="00860A2F" w:rsidP="00763563">
            <w:pPr>
              <w:rPr>
                <w:rFonts w:ascii="Times New Roman" w:hAnsi="Times New Roman" w:cs="Times New Roman"/>
                <w:sz w:val="24"/>
                <w:szCs w:val="24"/>
                <w:lang w:val="en"/>
              </w:rPr>
            </w:pPr>
          </w:p>
          <w:p w14:paraId="2824CFF3" w14:textId="322614DB" w:rsidR="00860A2F" w:rsidRPr="00985BA1" w:rsidRDefault="00860A2F" w:rsidP="00763563">
            <w:pPr>
              <w:rPr>
                <w:rFonts w:ascii="Times New Roman" w:hAnsi="Times New Roman" w:cs="Times New Roman"/>
                <w:color w:val="000000"/>
                <w:sz w:val="24"/>
                <w:szCs w:val="24"/>
                <w:lang w:val="fr-FR"/>
              </w:rPr>
            </w:pPr>
            <w:r w:rsidRPr="00985BA1">
              <w:rPr>
                <w:rFonts w:ascii="Times New Roman" w:hAnsi="Times New Roman" w:cs="Times New Roman"/>
                <w:sz w:val="24"/>
                <w:szCs w:val="24"/>
                <w:lang w:val="en"/>
              </w:rPr>
              <w:t>File:Eugène Delacroix - La liberté guidant le peuple.jpg</w:t>
            </w:r>
            <w:r w:rsidRPr="00985BA1">
              <w:rPr>
                <w:rFonts w:ascii="Times New Roman" w:hAnsi="Times New Roman" w:cs="Times New Roman"/>
                <w:color w:val="000000"/>
                <w:sz w:val="24"/>
                <w:szCs w:val="24"/>
                <w:lang w:val="fr-FR"/>
              </w:rPr>
              <w:t xml:space="preserve"> </w:t>
            </w:r>
          </w:p>
        </w:tc>
      </w:tr>
      <w:tr w:rsidR="00860A2F" w:rsidRPr="00985BA1" w14:paraId="55E8604A" w14:textId="77777777" w:rsidTr="00763563">
        <w:trPr>
          <w:trHeight w:val="70"/>
        </w:trPr>
        <w:tc>
          <w:tcPr>
            <w:tcW w:w="2230" w:type="dxa"/>
          </w:tcPr>
          <w:p w14:paraId="69874818" w14:textId="2B30E945" w:rsidR="00860A2F" w:rsidRPr="00985BA1" w:rsidRDefault="00860A2F" w:rsidP="0076356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Pie de imagen</w:t>
            </w:r>
          </w:p>
        </w:tc>
        <w:tc>
          <w:tcPr>
            <w:tcW w:w="6824" w:type="dxa"/>
          </w:tcPr>
          <w:p w14:paraId="1D77E5A9" w14:textId="1F5CA902" w:rsidR="00FE4C70" w:rsidRPr="00985BA1" w:rsidRDefault="00FE4C70" w:rsidP="00FE4C70">
            <w:p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985BA1">
              <w:rPr>
                <w:rFonts w:ascii="Times New Roman" w:eastAsia="Times New Roman" w:hAnsi="Times New Roman" w:cs="Times New Roman"/>
                <w:sz w:val="24"/>
                <w:szCs w:val="24"/>
                <w:lang w:val="es-CO" w:eastAsia="es-CO"/>
              </w:rPr>
              <w:t xml:space="preserve">Esta obra del francés </w:t>
            </w:r>
            <w:r w:rsidRPr="00985BA1">
              <w:rPr>
                <w:rFonts w:ascii="Times New Roman" w:hAnsi="Times New Roman" w:cs="Times New Roman"/>
                <w:sz w:val="24"/>
                <w:szCs w:val="24"/>
                <w:lang w:val="en"/>
              </w:rPr>
              <w:t>Eugène Delacroix (1798-</w:t>
            </w:r>
            <w:r w:rsidRPr="00985BA1">
              <w:rPr>
                <w:rFonts w:ascii="Times New Roman" w:hAnsi="Times New Roman" w:cs="Times New Roman"/>
                <w:sz w:val="24"/>
                <w:szCs w:val="24"/>
              </w:rPr>
              <w:t xml:space="preserve"> </w:t>
            </w:r>
            <w:r w:rsidRPr="00985BA1">
              <w:rPr>
                <w:rStyle w:val="xbe"/>
                <w:rFonts w:ascii="Times New Roman" w:hAnsi="Times New Roman" w:cs="Times New Roman"/>
                <w:sz w:val="24"/>
                <w:szCs w:val="24"/>
              </w:rPr>
              <w:t>1863)</w:t>
            </w:r>
            <w:r w:rsidRPr="00985BA1">
              <w:rPr>
                <w:rFonts w:ascii="Times New Roman" w:hAnsi="Times New Roman" w:cs="Times New Roman"/>
                <w:sz w:val="24"/>
                <w:szCs w:val="24"/>
                <w:lang w:val="en"/>
              </w:rPr>
              <w:t xml:space="preserve">, “La Libertad guiando al pueblo” representa </w:t>
            </w:r>
            <w:r w:rsidR="00A96BCE" w:rsidRPr="00985BA1">
              <w:rPr>
                <w:rFonts w:ascii="Times New Roman" w:hAnsi="Times New Roman" w:cs="Times New Roman"/>
                <w:sz w:val="24"/>
                <w:szCs w:val="24"/>
                <w:lang w:val="en"/>
              </w:rPr>
              <w:t xml:space="preserve">el deseo </w:t>
            </w:r>
            <w:r w:rsidRPr="00985BA1">
              <w:rPr>
                <w:rFonts w:ascii="Times New Roman" w:hAnsi="Times New Roman" w:cs="Times New Roman"/>
                <w:sz w:val="24"/>
                <w:szCs w:val="24"/>
                <w:lang w:val="en"/>
              </w:rPr>
              <w:t>de</w:t>
            </w:r>
            <w:r w:rsidR="00A96BCE" w:rsidRPr="00985BA1">
              <w:rPr>
                <w:rFonts w:ascii="Times New Roman" w:hAnsi="Times New Roman" w:cs="Times New Roman"/>
                <w:sz w:val="24"/>
                <w:szCs w:val="24"/>
                <w:lang w:val="en"/>
              </w:rPr>
              <w:t xml:space="preserve"> los</w:t>
            </w:r>
            <w:r w:rsidRPr="00985BA1">
              <w:rPr>
                <w:rFonts w:ascii="Times New Roman" w:hAnsi="Times New Roman" w:cs="Times New Roman"/>
                <w:sz w:val="24"/>
                <w:szCs w:val="24"/>
                <w:lang w:val="en"/>
              </w:rPr>
              <w:t xml:space="preserve"> </w:t>
            </w:r>
            <w:r w:rsidR="00A96BCE" w:rsidRPr="00985BA1">
              <w:rPr>
                <w:rFonts w:ascii="Times New Roman" w:hAnsi="Times New Roman" w:cs="Times New Roman"/>
                <w:sz w:val="24"/>
                <w:szCs w:val="24"/>
                <w:lang w:val="en"/>
              </w:rPr>
              <w:t>franceses de construir su propio destino político</w:t>
            </w:r>
            <w:r w:rsidR="0056528D">
              <w:rPr>
                <w:rFonts w:ascii="Times New Roman" w:hAnsi="Times New Roman" w:cs="Times New Roman"/>
                <w:sz w:val="24"/>
                <w:szCs w:val="24"/>
                <w:lang w:val="en"/>
              </w:rPr>
              <w:t>. Los principios de aquel deseo se basaba</w:t>
            </w:r>
            <w:r w:rsidR="00212311">
              <w:rPr>
                <w:rFonts w:ascii="Times New Roman" w:hAnsi="Times New Roman" w:cs="Times New Roman"/>
                <w:sz w:val="24"/>
                <w:szCs w:val="24"/>
                <w:lang w:val="en"/>
              </w:rPr>
              <w:t>n</w:t>
            </w:r>
            <w:r w:rsidR="00A96BCE" w:rsidRPr="00985BA1">
              <w:rPr>
                <w:rFonts w:ascii="Times New Roman" w:hAnsi="Times New Roman" w:cs="Times New Roman"/>
                <w:sz w:val="24"/>
                <w:szCs w:val="24"/>
                <w:lang w:val="en"/>
              </w:rPr>
              <w:t xml:space="preserve"> </w:t>
            </w:r>
            <w:r w:rsidR="00A96BCE" w:rsidRPr="00985BA1">
              <w:rPr>
                <w:rFonts w:ascii="Times New Roman" w:hAnsi="Times New Roman" w:cs="Times New Roman"/>
                <w:sz w:val="24"/>
                <w:szCs w:val="24"/>
                <w:lang w:val="en"/>
              </w:rPr>
              <w:lastRenderedPageBreak/>
              <w:t>en:</w:t>
            </w:r>
          </w:p>
          <w:p w14:paraId="0DD78BA7" w14:textId="77777777" w:rsidR="00EC7FED" w:rsidRPr="00985BA1"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985BA1">
              <w:rPr>
                <w:rFonts w:ascii="Times New Roman" w:hAnsi="Times New Roman" w:cs="Times New Roman"/>
                <w:sz w:val="24"/>
                <w:szCs w:val="24"/>
                <w:lang w:val="es-ES"/>
              </w:rPr>
              <w:t xml:space="preserve"> </w:t>
            </w:r>
            <w:r w:rsidRPr="00985BA1">
              <w:rPr>
                <w:rFonts w:ascii="Times New Roman" w:eastAsia="Times New Roman" w:hAnsi="Times New Roman" w:cs="Times New Roman"/>
                <w:sz w:val="24"/>
                <w:szCs w:val="24"/>
                <w:lang w:val="es-CO" w:eastAsia="es-CO"/>
              </w:rPr>
              <w:t xml:space="preserve">- La </w:t>
            </w:r>
            <w:r w:rsidRPr="00985BA1">
              <w:rPr>
                <w:rFonts w:ascii="Times New Roman" w:eastAsia="Times New Roman" w:hAnsi="Times New Roman" w:cs="Times New Roman"/>
                <w:b/>
                <w:bCs/>
                <w:sz w:val="24"/>
                <w:szCs w:val="24"/>
                <w:lang w:val="es-CO" w:eastAsia="es-CO"/>
              </w:rPr>
              <w:t>soberanía nacional</w:t>
            </w:r>
            <w:r w:rsidRPr="00985BA1">
              <w:rPr>
                <w:rFonts w:ascii="Times New Roman" w:eastAsia="Times New Roman" w:hAnsi="Times New Roman" w:cs="Times New Roman"/>
                <w:sz w:val="24"/>
                <w:szCs w:val="24"/>
                <w:lang w:val="es-CO" w:eastAsia="es-CO"/>
              </w:rPr>
              <w:t xml:space="preserve">: el poder tiene su origen en el pueblo, no en Dios. El pueblo ejerce su soberanía a través de sus representantes en el </w:t>
            </w:r>
            <w:r w:rsidRPr="00985BA1">
              <w:rPr>
                <w:rFonts w:ascii="Times New Roman" w:eastAsia="Times New Roman" w:hAnsi="Times New Roman" w:cs="Times New Roman"/>
                <w:b/>
                <w:sz w:val="24"/>
                <w:szCs w:val="24"/>
                <w:lang w:val="es-CO" w:eastAsia="es-CO"/>
              </w:rPr>
              <w:t>Parlamento</w:t>
            </w:r>
            <w:r w:rsidRPr="00985BA1">
              <w:rPr>
                <w:rFonts w:ascii="Times New Roman" w:eastAsia="Times New Roman" w:hAnsi="Times New Roman" w:cs="Times New Roman"/>
                <w:sz w:val="24"/>
                <w:szCs w:val="24"/>
                <w:lang w:val="es-CO" w:eastAsia="es-CO"/>
              </w:rPr>
              <w:t>.</w:t>
            </w:r>
          </w:p>
          <w:p w14:paraId="21155086" w14:textId="77777777" w:rsidR="00EC7FED" w:rsidRPr="00985BA1"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985BA1">
              <w:rPr>
                <w:rFonts w:ascii="Times New Roman" w:eastAsia="Times New Roman" w:hAnsi="Times New Roman" w:cs="Times New Roman"/>
                <w:sz w:val="24"/>
                <w:szCs w:val="24"/>
                <w:lang w:val="es-CO" w:eastAsia="es-CO"/>
              </w:rPr>
              <w:t xml:space="preserve">- La </w:t>
            </w:r>
            <w:r w:rsidRPr="00985BA1">
              <w:rPr>
                <w:rFonts w:ascii="Times New Roman" w:eastAsia="Times New Roman" w:hAnsi="Times New Roman" w:cs="Times New Roman"/>
                <w:b/>
                <w:bCs/>
                <w:sz w:val="24"/>
                <w:szCs w:val="24"/>
                <w:lang w:val="es-CO" w:eastAsia="es-CO"/>
              </w:rPr>
              <w:t>Constitución</w:t>
            </w:r>
            <w:r w:rsidRPr="00985BA1">
              <w:rPr>
                <w:rFonts w:ascii="Times New Roman" w:eastAsia="Times New Roman" w:hAnsi="Times New Roman" w:cs="Times New Roman"/>
                <w:sz w:val="24"/>
                <w:szCs w:val="24"/>
                <w:lang w:val="es-CO" w:eastAsia="es-CO"/>
              </w:rPr>
              <w:t xml:space="preserve">: máxima ley que recoge los derechos fundamentales de los </w:t>
            </w:r>
            <w:r w:rsidRPr="00985BA1">
              <w:rPr>
                <w:rFonts w:ascii="Times New Roman" w:eastAsia="Times New Roman" w:hAnsi="Times New Roman" w:cs="Times New Roman"/>
                <w:b/>
                <w:sz w:val="24"/>
                <w:szCs w:val="24"/>
                <w:lang w:val="es-CO" w:eastAsia="es-CO"/>
              </w:rPr>
              <w:t>ciudadanos</w:t>
            </w:r>
            <w:r w:rsidRPr="00985BA1">
              <w:rPr>
                <w:rFonts w:ascii="Times New Roman" w:eastAsia="Times New Roman" w:hAnsi="Times New Roman" w:cs="Times New Roman"/>
                <w:sz w:val="24"/>
                <w:szCs w:val="24"/>
                <w:lang w:val="es-CO" w:eastAsia="es-CO"/>
              </w:rPr>
              <w:t xml:space="preserve"> y los deberes del Estado. Limita el poder del rey o del gobernante.</w:t>
            </w:r>
          </w:p>
          <w:p w14:paraId="49BEE9C3" w14:textId="77777777" w:rsidR="00EC7FED" w:rsidRPr="00985BA1"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985BA1">
              <w:rPr>
                <w:rFonts w:ascii="Times New Roman" w:eastAsia="Times New Roman" w:hAnsi="Times New Roman" w:cs="Times New Roman"/>
                <w:sz w:val="24"/>
                <w:szCs w:val="24"/>
                <w:lang w:val="es-CO" w:eastAsia="es-CO"/>
              </w:rPr>
              <w:t xml:space="preserve">- La </w:t>
            </w:r>
            <w:r w:rsidRPr="00985BA1">
              <w:rPr>
                <w:rFonts w:ascii="Times New Roman" w:eastAsia="Times New Roman" w:hAnsi="Times New Roman" w:cs="Times New Roman"/>
                <w:b/>
                <w:bCs/>
                <w:sz w:val="24"/>
                <w:szCs w:val="24"/>
                <w:lang w:val="es-CO" w:eastAsia="es-CO"/>
              </w:rPr>
              <w:t>división de poderes</w:t>
            </w:r>
            <w:r w:rsidRPr="00985BA1">
              <w:rPr>
                <w:rFonts w:ascii="Times New Roman" w:eastAsia="Times New Roman" w:hAnsi="Times New Roman" w:cs="Times New Roman"/>
                <w:sz w:val="24"/>
                <w:szCs w:val="24"/>
                <w:lang w:val="es-CO" w:eastAsia="es-CO"/>
              </w:rPr>
              <w:t>: legislativo, ejecutivo y judicial.</w:t>
            </w:r>
          </w:p>
          <w:p w14:paraId="05E5A49A" w14:textId="2F10D218" w:rsidR="00860A2F" w:rsidRPr="00985BA1" w:rsidRDefault="00860A2F" w:rsidP="00763563">
            <w:pPr>
              <w:rPr>
                <w:rFonts w:ascii="Times New Roman" w:hAnsi="Times New Roman" w:cs="Times New Roman"/>
                <w:sz w:val="24"/>
                <w:szCs w:val="24"/>
                <w:lang w:val="es-CO"/>
              </w:rPr>
            </w:pPr>
          </w:p>
        </w:tc>
      </w:tr>
    </w:tbl>
    <w:p w14:paraId="35087B77" w14:textId="77777777" w:rsidR="001B629F" w:rsidRPr="00985BA1" w:rsidRDefault="001B629F" w:rsidP="00244F61">
      <w:pPr>
        <w:pStyle w:val="u"/>
        <w:shd w:val="clear" w:color="auto" w:fill="FFFFFF"/>
        <w:rPr>
          <w:lang w:val="es-ES"/>
        </w:rPr>
      </w:pPr>
    </w:p>
    <w:p w14:paraId="287386B3" w14:textId="67181501" w:rsidR="00244F61" w:rsidRPr="00985BA1" w:rsidRDefault="00244F61" w:rsidP="00244F61">
      <w:pPr>
        <w:pStyle w:val="u"/>
        <w:shd w:val="clear" w:color="auto" w:fill="FFFFFF"/>
        <w:rPr>
          <w:lang w:val="es-ES"/>
        </w:rPr>
      </w:pPr>
      <w:r w:rsidRPr="00985BA1">
        <w:rPr>
          <w:lang w:val="es-ES"/>
        </w:rPr>
        <w:t xml:space="preserve">Según el liberalismo, estos principios deben estar recogidos en una </w:t>
      </w:r>
      <w:r w:rsidRPr="00985BA1">
        <w:rPr>
          <w:b/>
          <w:bCs/>
          <w:lang w:val="es-ES"/>
        </w:rPr>
        <w:t>Constitución</w:t>
      </w:r>
      <w:r w:rsidRPr="00985BA1">
        <w:rPr>
          <w:lang w:val="es-ES"/>
        </w:rPr>
        <w:t xml:space="preserve">, que es la ley fundamental de un Estado. Esta establece su forma de gobierno, así como los derechos y deberes de sus ciudadanos. </w:t>
      </w:r>
      <w:r w:rsidRPr="00985BA1">
        <w:t xml:space="preserve">De este modo, se proponía un sistema opuesto al absolutista, en el que el rey poseía todos los poderes. Estas ideas llevaron a una serie de </w:t>
      </w:r>
      <w:r w:rsidRPr="00985BA1">
        <w:rPr>
          <w:b/>
          <w:bCs/>
        </w:rPr>
        <w:t>revoluciones liberales</w:t>
      </w:r>
      <w:r w:rsidRPr="00985BA1">
        <w:t xml:space="preserve"> que, a lo largo del siglo XIX, fueron poniendo fin al absolutismo. La primera de ellas, y la que marca el inicio de la </w:t>
      </w:r>
      <w:r w:rsidR="001B629F" w:rsidRPr="00985BA1">
        <w:t>Edad C</w:t>
      </w:r>
      <w:r w:rsidRPr="00985BA1">
        <w:t xml:space="preserve">ontemporánea, fue la </w:t>
      </w:r>
      <w:r w:rsidR="00750D5F" w:rsidRPr="00985BA1">
        <w:rPr>
          <w:b/>
          <w:bCs/>
        </w:rPr>
        <w:t>Revolución F</w:t>
      </w:r>
      <w:r w:rsidRPr="00985BA1">
        <w:rPr>
          <w:b/>
          <w:bCs/>
        </w:rPr>
        <w:t xml:space="preserve">rancesa </w:t>
      </w:r>
      <w:r w:rsidRPr="00985BA1">
        <w:t>(1789-1799)</w:t>
      </w:r>
    </w:p>
    <w:tbl>
      <w:tblPr>
        <w:tblStyle w:val="Tablaconcuadrcula"/>
        <w:tblW w:w="0" w:type="auto"/>
        <w:tblLook w:val="04A0" w:firstRow="1" w:lastRow="0" w:firstColumn="1" w:lastColumn="0" w:noHBand="0" w:noVBand="1"/>
      </w:tblPr>
      <w:tblGrid>
        <w:gridCol w:w="2518"/>
        <w:gridCol w:w="6536"/>
      </w:tblGrid>
      <w:tr w:rsidR="00636194" w:rsidRPr="00985BA1" w14:paraId="49F40BE4" w14:textId="77777777" w:rsidTr="00763563">
        <w:tc>
          <w:tcPr>
            <w:tcW w:w="9054" w:type="dxa"/>
            <w:gridSpan w:val="2"/>
            <w:shd w:val="clear" w:color="auto" w:fill="000000" w:themeFill="text1"/>
          </w:tcPr>
          <w:p w14:paraId="22AFB65E" w14:textId="77777777" w:rsidR="00636194" w:rsidRPr="00985BA1" w:rsidRDefault="00636194" w:rsidP="00763563">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Practica: recurso aprovechado</w:t>
            </w:r>
          </w:p>
        </w:tc>
      </w:tr>
      <w:tr w:rsidR="00636194" w:rsidRPr="00985BA1" w14:paraId="7A0D63DC" w14:textId="77777777" w:rsidTr="00763563">
        <w:tc>
          <w:tcPr>
            <w:tcW w:w="2518" w:type="dxa"/>
          </w:tcPr>
          <w:p w14:paraId="3278F834" w14:textId="77777777" w:rsidR="00636194" w:rsidRPr="00985BA1" w:rsidRDefault="00636194" w:rsidP="0076356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Código</w:t>
            </w:r>
          </w:p>
        </w:tc>
        <w:tc>
          <w:tcPr>
            <w:tcW w:w="6536" w:type="dxa"/>
          </w:tcPr>
          <w:p w14:paraId="65D6BC94" w14:textId="3C788346" w:rsidR="00636194" w:rsidRPr="00985BA1" w:rsidRDefault="00636194" w:rsidP="00EB7ACC">
            <w:pPr>
              <w:rPr>
                <w:rFonts w:ascii="Times New Roman" w:hAnsi="Times New Roman" w:cs="Times New Roman"/>
                <w:b/>
                <w:color w:val="000000" w:themeColor="text1"/>
                <w:sz w:val="24"/>
                <w:szCs w:val="24"/>
              </w:rPr>
            </w:pPr>
            <w:r w:rsidRPr="00985BA1">
              <w:rPr>
                <w:rFonts w:ascii="Times New Roman" w:hAnsi="Times New Roman" w:cs="Times New Roman"/>
                <w:color w:val="000000"/>
                <w:sz w:val="24"/>
                <w:szCs w:val="24"/>
              </w:rPr>
              <w:t>CS_08_01</w:t>
            </w:r>
            <w:r w:rsidRPr="00985BA1">
              <w:rPr>
                <w:rFonts w:ascii="Times New Roman" w:hAnsi="Times New Roman" w:cs="Times New Roman"/>
                <w:color w:val="000000" w:themeColor="text1"/>
                <w:sz w:val="24"/>
                <w:szCs w:val="24"/>
              </w:rPr>
              <w:t>_REC</w:t>
            </w:r>
            <w:r w:rsidR="00EB7ACC">
              <w:rPr>
                <w:rFonts w:ascii="Times New Roman" w:hAnsi="Times New Roman" w:cs="Times New Roman"/>
                <w:color w:val="000000" w:themeColor="text1"/>
                <w:sz w:val="24"/>
                <w:szCs w:val="24"/>
              </w:rPr>
              <w:t>80</w:t>
            </w:r>
          </w:p>
        </w:tc>
      </w:tr>
      <w:tr w:rsidR="00636194" w:rsidRPr="00985BA1" w14:paraId="1A34D193" w14:textId="77777777" w:rsidTr="00763563">
        <w:tc>
          <w:tcPr>
            <w:tcW w:w="2518" w:type="dxa"/>
          </w:tcPr>
          <w:p w14:paraId="6EBCF6EA" w14:textId="77777777" w:rsidR="00636194" w:rsidRPr="00985BA1" w:rsidRDefault="00636194" w:rsidP="00763563">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Ubicación en Aula Planeta</w:t>
            </w:r>
          </w:p>
        </w:tc>
        <w:tc>
          <w:tcPr>
            <w:tcW w:w="6536" w:type="dxa"/>
          </w:tcPr>
          <w:p w14:paraId="625962EC" w14:textId="24ECA063" w:rsidR="00636194" w:rsidRPr="00985BA1" w:rsidRDefault="00636194" w:rsidP="001F2B6F">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4º ESO/ Ciencias sociales, geografía e historia/El fin del Antiguo Régimen/ El Pensamiento liberal/</w:t>
            </w:r>
            <w:r w:rsidR="001F2B6F">
              <w:rPr>
                <w:rFonts w:ascii="Times New Roman" w:hAnsi="Times New Roman" w:cs="Times New Roman"/>
                <w:color w:val="000000" w:themeColor="text1"/>
                <w:sz w:val="24"/>
                <w:szCs w:val="24"/>
              </w:rPr>
              <w:t>Identifica l</w:t>
            </w:r>
            <w:r w:rsidRPr="00985BA1">
              <w:rPr>
                <w:rFonts w:ascii="Times New Roman" w:hAnsi="Times New Roman" w:cs="Times New Roman"/>
                <w:color w:val="000000" w:themeColor="text1"/>
                <w:sz w:val="24"/>
                <w:szCs w:val="24"/>
              </w:rPr>
              <w:t>as ideas liberales</w:t>
            </w:r>
          </w:p>
        </w:tc>
      </w:tr>
      <w:tr w:rsidR="00636194" w:rsidRPr="00985BA1" w14:paraId="09A86C95" w14:textId="77777777" w:rsidTr="00763563">
        <w:tc>
          <w:tcPr>
            <w:tcW w:w="2518" w:type="dxa"/>
          </w:tcPr>
          <w:p w14:paraId="7758C612" w14:textId="77777777" w:rsidR="00636194" w:rsidRPr="00985BA1" w:rsidRDefault="00636194" w:rsidP="00763563">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Cambio (descripción o capturas de pantallas)</w:t>
            </w:r>
          </w:p>
        </w:tc>
        <w:tc>
          <w:tcPr>
            <w:tcW w:w="6536" w:type="dxa"/>
          </w:tcPr>
          <w:p w14:paraId="23B3A04B" w14:textId="49A3A94F" w:rsidR="00636194" w:rsidRPr="00985BA1" w:rsidRDefault="00636194" w:rsidP="00763563">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No tiene ajustes.</w:t>
            </w:r>
          </w:p>
          <w:p w14:paraId="3D192B8C" w14:textId="38BD8A1E" w:rsidR="00636194" w:rsidRPr="00985BA1" w:rsidRDefault="00636194" w:rsidP="00763563">
            <w:pPr>
              <w:rPr>
                <w:rFonts w:ascii="Times New Roman" w:hAnsi="Times New Roman" w:cs="Times New Roman"/>
                <w:color w:val="000000" w:themeColor="text1"/>
                <w:sz w:val="24"/>
                <w:szCs w:val="24"/>
              </w:rPr>
            </w:pPr>
          </w:p>
        </w:tc>
      </w:tr>
      <w:tr w:rsidR="00636194" w:rsidRPr="00985BA1" w14:paraId="281292D6" w14:textId="77777777" w:rsidTr="00763563">
        <w:tc>
          <w:tcPr>
            <w:tcW w:w="2518" w:type="dxa"/>
          </w:tcPr>
          <w:p w14:paraId="1D5A57FD" w14:textId="77777777" w:rsidR="00636194" w:rsidRPr="00985BA1" w:rsidRDefault="00636194" w:rsidP="0076356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Título</w:t>
            </w:r>
          </w:p>
        </w:tc>
        <w:tc>
          <w:tcPr>
            <w:tcW w:w="6536" w:type="dxa"/>
          </w:tcPr>
          <w:p w14:paraId="2DEE3FCE" w14:textId="55E6E3D4" w:rsidR="00636194" w:rsidRPr="00985BA1" w:rsidRDefault="00636194" w:rsidP="00763563">
            <w:pPr>
              <w:rPr>
                <w:rFonts w:ascii="Times New Roman" w:hAnsi="Times New Roman" w:cs="Times New Roman"/>
                <w:color w:val="000000" w:themeColor="text1"/>
                <w:sz w:val="24"/>
                <w:szCs w:val="24"/>
              </w:rPr>
            </w:pPr>
            <w:r w:rsidRPr="00985BA1">
              <w:rPr>
                <w:rFonts w:ascii="Times New Roman" w:hAnsi="Times New Roman" w:cs="Times New Roman"/>
                <w:sz w:val="24"/>
                <w:szCs w:val="24"/>
              </w:rPr>
              <w:t>Ciencias sociales, geografía e historia</w:t>
            </w:r>
            <w:r w:rsidRPr="00985BA1">
              <w:rPr>
                <w:rFonts w:ascii="Times New Roman" w:hAnsi="Times New Roman" w:cs="Times New Roman"/>
                <w:sz w:val="24"/>
                <w:szCs w:val="24"/>
              </w:rPr>
              <w:br/>
              <w:t>Las ideas liberales</w:t>
            </w:r>
          </w:p>
        </w:tc>
      </w:tr>
      <w:tr w:rsidR="00636194" w:rsidRPr="00985BA1" w14:paraId="0E937622" w14:textId="77777777" w:rsidTr="00763563">
        <w:tc>
          <w:tcPr>
            <w:tcW w:w="2518" w:type="dxa"/>
          </w:tcPr>
          <w:p w14:paraId="6B97DCC7" w14:textId="77777777" w:rsidR="00636194" w:rsidRPr="00985BA1" w:rsidRDefault="00636194" w:rsidP="0076356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Descripción</w:t>
            </w:r>
          </w:p>
        </w:tc>
        <w:tc>
          <w:tcPr>
            <w:tcW w:w="6536" w:type="dxa"/>
          </w:tcPr>
          <w:p w14:paraId="3BFDB19C" w14:textId="6EA5DB5F" w:rsidR="00636194" w:rsidRPr="00985BA1" w:rsidRDefault="00636194" w:rsidP="00F06181">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 xml:space="preserve"> Actividad que se propone </w:t>
            </w:r>
            <w:r w:rsidR="00F06181">
              <w:rPr>
                <w:rFonts w:ascii="Times New Roman" w:hAnsi="Times New Roman" w:cs="Times New Roman"/>
                <w:color w:val="000000" w:themeColor="text1"/>
                <w:sz w:val="24"/>
                <w:szCs w:val="24"/>
              </w:rPr>
              <w:t xml:space="preserve">reconocer los fundamentos </w:t>
            </w:r>
            <w:r w:rsidR="00282170">
              <w:rPr>
                <w:rFonts w:ascii="Times New Roman" w:hAnsi="Times New Roman" w:cs="Times New Roman"/>
                <w:color w:val="000000" w:themeColor="text1"/>
                <w:sz w:val="24"/>
                <w:szCs w:val="24"/>
              </w:rPr>
              <w:t xml:space="preserve">del </w:t>
            </w:r>
            <w:r w:rsidR="00F06181">
              <w:rPr>
                <w:rFonts w:ascii="Times New Roman" w:hAnsi="Times New Roman" w:cs="Times New Roman"/>
                <w:color w:val="000000" w:themeColor="text1"/>
                <w:sz w:val="24"/>
                <w:szCs w:val="24"/>
              </w:rPr>
              <w:t>pensamiento liberal y sus mayores representante</w:t>
            </w:r>
            <w:r w:rsidR="00FC1184">
              <w:rPr>
                <w:rFonts w:ascii="Times New Roman" w:hAnsi="Times New Roman" w:cs="Times New Roman"/>
                <w:color w:val="000000" w:themeColor="text1"/>
                <w:sz w:val="24"/>
                <w:szCs w:val="24"/>
              </w:rPr>
              <w:t>s</w:t>
            </w:r>
            <w:r w:rsidR="00F06181">
              <w:rPr>
                <w:rFonts w:ascii="Times New Roman" w:hAnsi="Times New Roman" w:cs="Times New Roman"/>
                <w:color w:val="000000" w:themeColor="text1"/>
                <w:sz w:val="24"/>
                <w:szCs w:val="24"/>
              </w:rPr>
              <w:t>.</w:t>
            </w:r>
            <w:r w:rsidRPr="00985BA1">
              <w:rPr>
                <w:rFonts w:ascii="Times New Roman" w:hAnsi="Times New Roman" w:cs="Times New Roman"/>
                <w:color w:val="000000" w:themeColor="text1"/>
                <w:sz w:val="24"/>
                <w:szCs w:val="24"/>
              </w:rPr>
              <w:t xml:space="preserve"> </w:t>
            </w:r>
          </w:p>
        </w:tc>
      </w:tr>
    </w:tbl>
    <w:p w14:paraId="43F4F262" w14:textId="77777777" w:rsidR="00FE7E94" w:rsidRPr="00985BA1" w:rsidRDefault="00FE7E94" w:rsidP="00FE7E94">
      <w:pPr>
        <w:rPr>
          <w:rFonts w:ascii="Times New Roman" w:hAnsi="Times New Roman" w:cs="Times New Roman"/>
        </w:rPr>
      </w:pPr>
    </w:p>
    <w:p w14:paraId="04893AEF" w14:textId="0BEC8C0B" w:rsidR="00357683" w:rsidRPr="00985BA1" w:rsidRDefault="00357683" w:rsidP="003C765F">
      <w:pPr>
        <w:shd w:val="clear" w:color="auto" w:fill="FFFFFF"/>
        <w:spacing w:before="100" w:beforeAutospacing="1" w:after="100" w:afterAutospacing="1" w:line="270" w:lineRule="atLeast"/>
        <w:rPr>
          <w:rFonts w:ascii="Times New Roman" w:hAnsi="Times New Roman" w:cs="Times New Roman"/>
          <w:b/>
          <w:lang w:val="es-ES"/>
        </w:rPr>
      </w:pPr>
      <w:r w:rsidRPr="00985BA1">
        <w:rPr>
          <w:rFonts w:ascii="Times New Roman" w:hAnsi="Times New Roman" w:cs="Times New Roman"/>
          <w:highlight w:val="yellow"/>
        </w:rPr>
        <w:t>[SECCIÓN 2]</w:t>
      </w:r>
      <w:r w:rsidRPr="00985BA1">
        <w:rPr>
          <w:rFonts w:ascii="Times New Roman" w:hAnsi="Times New Roman" w:cs="Times New Roman"/>
        </w:rPr>
        <w:t xml:space="preserve"> </w:t>
      </w:r>
      <w:r w:rsidRPr="00985BA1">
        <w:rPr>
          <w:rFonts w:ascii="Times New Roman" w:hAnsi="Times New Roman" w:cs="Times New Roman"/>
          <w:b/>
        </w:rPr>
        <w:t>4.</w:t>
      </w:r>
      <w:r w:rsidR="00B3059C">
        <w:rPr>
          <w:rFonts w:ascii="Times New Roman" w:hAnsi="Times New Roman" w:cs="Times New Roman"/>
          <w:b/>
        </w:rPr>
        <w:t>2</w:t>
      </w:r>
      <w:r w:rsidRPr="00985BA1">
        <w:rPr>
          <w:rFonts w:ascii="Times New Roman" w:hAnsi="Times New Roman" w:cs="Times New Roman"/>
          <w:b/>
        </w:rPr>
        <w:t xml:space="preserve"> </w:t>
      </w:r>
      <w:r w:rsidRPr="00985BA1">
        <w:rPr>
          <w:rFonts w:ascii="Times New Roman" w:hAnsi="Times New Roman" w:cs="Times New Roman"/>
          <w:b/>
          <w:lang w:val="es-ES"/>
        </w:rPr>
        <w:t>El liberalismo económic</w:t>
      </w:r>
      <w:bookmarkStart w:id="2" w:name="modal_add_section-text"/>
      <w:bookmarkEnd w:id="2"/>
      <w:r w:rsidR="003C765F" w:rsidRPr="00985BA1">
        <w:rPr>
          <w:rFonts w:ascii="Times New Roman" w:hAnsi="Times New Roman" w:cs="Times New Roman"/>
          <w:b/>
          <w:lang w:val="es-ES"/>
        </w:rPr>
        <w:t>o</w:t>
      </w:r>
    </w:p>
    <w:p w14:paraId="1FA69361" w14:textId="77777777" w:rsidR="00357683" w:rsidRPr="00985BA1" w:rsidRDefault="00357683" w:rsidP="00B3059C">
      <w:pPr>
        <w:pStyle w:val="u"/>
        <w:shd w:val="clear" w:color="auto" w:fill="FFFFFF"/>
        <w:rPr>
          <w:lang w:val="es-ES"/>
        </w:rPr>
      </w:pPr>
      <w:r w:rsidRPr="00985BA1">
        <w:rPr>
          <w:rStyle w:val="un"/>
          <w:lang w:val="es-ES"/>
        </w:rPr>
        <w:t xml:space="preserve">El economista británico </w:t>
      </w:r>
      <w:r w:rsidRPr="00985BA1">
        <w:rPr>
          <w:rStyle w:val="Textoennegrita"/>
          <w:lang w:val="es-ES"/>
        </w:rPr>
        <w:t>Adam Smith</w:t>
      </w:r>
      <w:r w:rsidRPr="00985BA1">
        <w:rPr>
          <w:rStyle w:val="un"/>
          <w:lang w:val="es-ES"/>
        </w:rPr>
        <w:t xml:space="preserve">, autor de </w:t>
      </w:r>
      <w:r w:rsidRPr="00985BA1">
        <w:rPr>
          <w:rStyle w:val="un"/>
          <w:i/>
          <w:iCs/>
          <w:lang w:val="es-ES"/>
        </w:rPr>
        <w:t>Investigación sobre la naturaleza y causas de la riqueza de las naciones</w:t>
      </w:r>
      <w:r w:rsidRPr="00985BA1">
        <w:rPr>
          <w:rStyle w:val="un"/>
          <w:lang w:val="es-ES"/>
        </w:rPr>
        <w:t xml:space="preserve"> (1776), es considerado el padre del liberalismo económico.</w:t>
      </w:r>
      <w:r w:rsidRPr="00985BA1">
        <w:rPr>
          <w:lang w:val="es-ES"/>
        </w:rPr>
        <w:t xml:space="preserve"> </w:t>
      </w:r>
      <w:r w:rsidRPr="00985BA1">
        <w:rPr>
          <w:rStyle w:val="un"/>
          <w:lang w:val="es-ES"/>
        </w:rPr>
        <w:t xml:space="preserve">En su obra defendía que el motor de las actividades humanas era el </w:t>
      </w:r>
      <w:r w:rsidRPr="00985BA1">
        <w:rPr>
          <w:rStyle w:val="Textoennegrita"/>
          <w:lang w:val="es-ES"/>
        </w:rPr>
        <w:t>interés personal</w:t>
      </w:r>
      <w:r w:rsidRPr="00985BA1">
        <w:rPr>
          <w:rStyle w:val="un"/>
          <w:lang w:val="es-ES"/>
        </w:rPr>
        <w:t xml:space="preserve"> de los individuos y que era necesaria la libertad total para crear empresas, contratar trabajadores, establecer los precios de los productos, etc.</w:t>
      </w:r>
      <w:r w:rsidRPr="00985BA1">
        <w:rPr>
          <w:lang w:val="es-ES"/>
        </w:rPr>
        <w:t xml:space="preserve"> </w:t>
      </w:r>
      <w:r w:rsidRPr="00985BA1">
        <w:rPr>
          <w:rStyle w:val="un"/>
          <w:lang w:val="es-ES"/>
        </w:rPr>
        <w:t xml:space="preserve">Según la teoría de Adam Smith, los gobiernos tenían que dejar actuar libremente a las empresas, que se regían por la </w:t>
      </w:r>
      <w:r w:rsidRPr="00985BA1">
        <w:rPr>
          <w:rStyle w:val="Textoennegrita"/>
          <w:lang w:val="es-ES"/>
        </w:rPr>
        <w:t>ley de la oferta y la demanda</w:t>
      </w:r>
      <w:r w:rsidRPr="00985BA1">
        <w:rPr>
          <w:rStyle w:val="un"/>
          <w:lang w:val="es-ES"/>
        </w:rPr>
        <w:t>.</w:t>
      </w:r>
      <w:r w:rsidRPr="00985BA1">
        <w:rPr>
          <w:lang w:val="es-ES"/>
        </w:rPr>
        <w:t xml:space="preserve"> </w:t>
      </w:r>
      <w:r w:rsidRPr="00985BA1">
        <w:rPr>
          <w:rStyle w:val="un"/>
          <w:lang w:val="es-ES"/>
        </w:rPr>
        <w:t xml:space="preserve">Su objetivo final debía ser conseguir el </w:t>
      </w:r>
      <w:r w:rsidRPr="00985BA1">
        <w:rPr>
          <w:rStyle w:val="Textoennegrita"/>
          <w:lang w:val="es-ES"/>
        </w:rPr>
        <w:t>mayor beneficio posible</w:t>
      </w:r>
      <w:r w:rsidRPr="00985BA1">
        <w:rPr>
          <w:rStyle w:val="un"/>
          <w:lang w:val="es-ES"/>
        </w:rPr>
        <w:t>.</w:t>
      </w:r>
      <w:r w:rsidRPr="00985BA1">
        <w:rPr>
          <w:lang w:val="es-ES"/>
        </w:rPr>
        <w:t xml:space="preserve"> </w:t>
      </w:r>
    </w:p>
    <w:p w14:paraId="49D687BE" w14:textId="77777777" w:rsidR="00127423" w:rsidRPr="00985BA1" w:rsidRDefault="00127423" w:rsidP="00357683">
      <w:pPr>
        <w:pStyle w:val="u"/>
        <w:shd w:val="clear" w:color="auto" w:fill="FFFFFF"/>
        <w:ind w:left="720"/>
        <w:rPr>
          <w:lang w:val="es-ES"/>
        </w:rPr>
      </w:pPr>
    </w:p>
    <w:tbl>
      <w:tblPr>
        <w:tblStyle w:val="Tablaconcuadrcula"/>
        <w:tblW w:w="0" w:type="auto"/>
        <w:tblLook w:val="04A0" w:firstRow="1" w:lastRow="0" w:firstColumn="1" w:lastColumn="0" w:noHBand="0" w:noVBand="1"/>
      </w:tblPr>
      <w:tblGrid>
        <w:gridCol w:w="2518"/>
        <w:gridCol w:w="6536"/>
      </w:tblGrid>
      <w:tr w:rsidR="00AB419E" w:rsidRPr="00985BA1" w14:paraId="5DE7678A" w14:textId="77777777" w:rsidTr="00763563">
        <w:tc>
          <w:tcPr>
            <w:tcW w:w="9054" w:type="dxa"/>
            <w:gridSpan w:val="2"/>
            <w:shd w:val="clear" w:color="auto" w:fill="000000" w:themeFill="text1"/>
          </w:tcPr>
          <w:p w14:paraId="3EC9C716" w14:textId="68D5439E" w:rsidR="00AB419E" w:rsidRPr="00985BA1" w:rsidRDefault="00AB419E" w:rsidP="00763563">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lastRenderedPageBreak/>
              <w:t>Recuerda</w:t>
            </w:r>
          </w:p>
        </w:tc>
      </w:tr>
      <w:tr w:rsidR="00AB419E" w:rsidRPr="00985BA1" w14:paraId="5E70FE9E" w14:textId="77777777" w:rsidTr="00763563">
        <w:tc>
          <w:tcPr>
            <w:tcW w:w="2518" w:type="dxa"/>
          </w:tcPr>
          <w:p w14:paraId="117BFD17" w14:textId="77777777" w:rsidR="00AB419E" w:rsidRPr="00985BA1" w:rsidRDefault="00AB419E" w:rsidP="00763563">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Contenido</w:t>
            </w:r>
          </w:p>
        </w:tc>
        <w:tc>
          <w:tcPr>
            <w:tcW w:w="6536" w:type="dxa"/>
          </w:tcPr>
          <w:p w14:paraId="5CA91AAB" w14:textId="77777777" w:rsidR="00AB419E" w:rsidRPr="00985BA1" w:rsidRDefault="00AB419E" w:rsidP="0076356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985BA1">
              <w:rPr>
                <w:rFonts w:ascii="Times New Roman" w:hAnsi="Times New Roman" w:cs="Times New Roman"/>
                <w:i w:val="0"/>
                <w:color w:val="000000" w:themeColor="text1"/>
                <w:sz w:val="24"/>
                <w:szCs w:val="24"/>
                <w:lang w:val="es-ES"/>
              </w:rPr>
              <w:t>El comercio triangular</w:t>
            </w:r>
          </w:p>
        </w:tc>
      </w:tr>
      <w:tr w:rsidR="00AB419E" w:rsidRPr="00985BA1" w14:paraId="1FB609E5" w14:textId="77777777" w:rsidTr="00763563">
        <w:trPr>
          <w:trHeight w:val="1097"/>
        </w:trPr>
        <w:tc>
          <w:tcPr>
            <w:tcW w:w="2518" w:type="dxa"/>
          </w:tcPr>
          <w:p w14:paraId="2FE4CDD7" w14:textId="77777777" w:rsidR="00AB419E" w:rsidRPr="00985BA1" w:rsidRDefault="00AB419E" w:rsidP="00763563">
            <w:pPr>
              <w:rPr>
                <w:rFonts w:ascii="Times New Roman" w:hAnsi="Times New Roman" w:cs="Times New Roman"/>
                <w:b/>
                <w:color w:val="000000" w:themeColor="text1"/>
                <w:sz w:val="24"/>
                <w:szCs w:val="24"/>
              </w:rPr>
            </w:pPr>
          </w:p>
        </w:tc>
        <w:tc>
          <w:tcPr>
            <w:tcW w:w="6536" w:type="dxa"/>
          </w:tcPr>
          <w:p w14:paraId="6DDAD392" w14:textId="28EDE77E" w:rsidR="00AB419E" w:rsidRPr="00985BA1" w:rsidRDefault="00AB419E" w:rsidP="00127423">
            <w:pPr>
              <w:pStyle w:val="u"/>
              <w:shd w:val="clear" w:color="auto" w:fill="FFFFFF"/>
              <w:rPr>
                <w:sz w:val="24"/>
                <w:szCs w:val="24"/>
                <w:lang w:val="es-ES"/>
              </w:rPr>
            </w:pPr>
            <w:r w:rsidRPr="00985BA1">
              <w:rPr>
                <w:rStyle w:val="un"/>
                <w:sz w:val="24"/>
                <w:szCs w:val="24"/>
                <w:lang w:val="es-ES"/>
              </w:rPr>
              <w:t xml:space="preserve">La </w:t>
            </w:r>
            <w:r w:rsidRPr="00985BA1">
              <w:rPr>
                <w:rStyle w:val="Textoennegrita"/>
                <w:sz w:val="24"/>
                <w:szCs w:val="24"/>
                <w:lang w:val="es-ES"/>
              </w:rPr>
              <w:t>ley de la oferta</w:t>
            </w:r>
            <w:r w:rsidRPr="00985BA1">
              <w:rPr>
                <w:rStyle w:val="un"/>
                <w:sz w:val="24"/>
                <w:szCs w:val="24"/>
                <w:lang w:val="es-ES"/>
              </w:rPr>
              <w:t xml:space="preserve"> expresa la relación entre el precio de una mercancía y la cantidad ofrecida por las empresas que las producen: cuanto mayor es el precio, mayor es la cantidad ofrecida.</w:t>
            </w:r>
          </w:p>
          <w:p w14:paraId="7EF36EB0" w14:textId="77777777" w:rsidR="00AB419E" w:rsidRPr="00985BA1" w:rsidRDefault="00AB419E" w:rsidP="00127423">
            <w:pPr>
              <w:pStyle w:val="u"/>
              <w:shd w:val="clear" w:color="auto" w:fill="FFFFFF"/>
              <w:rPr>
                <w:rStyle w:val="un"/>
                <w:sz w:val="24"/>
                <w:szCs w:val="24"/>
                <w:lang w:val="es-ES"/>
              </w:rPr>
            </w:pPr>
            <w:r w:rsidRPr="00985BA1">
              <w:rPr>
                <w:rStyle w:val="un"/>
                <w:sz w:val="24"/>
                <w:szCs w:val="24"/>
                <w:lang w:val="es-ES"/>
              </w:rPr>
              <w:t xml:space="preserve">Por otro lado, la </w:t>
            </w:r>
            <w:r w:rsidRPr="00985BA1">
              <w:rPr>
                <w:rStyle w:val="Textoennegrita"/>
                <w:sz w:val="24"/>
                <w:szCs w:val="24"/>
                <w:lang w:val="es-ES"/>
              </w:rPr>
              <w:t>ley de la demanda</w:t>
            </w:r>
            <w:r w:rsidRPr="00985BA1">
              <w:rPr>
                <w:rStyle w:val="un"/>
                <w:sz w:val="24"/>
                <w:szCs w:val="24"/>
                <w:lang w:val="es-ES"/>
              </w:rPr>
              <w:t xml:space="preserve"> sostiene que la demanda varía en función del precio: cuanto mayor es el precio, menor es la cantidad demandada; y cuanto menor es el precio, mayor es la cantidad demandada.</w:t>
            </w:r>
          </w:p>
          <w:p w14:paraId="77B96DCB" w14:textId="2D44AF16" w:rsidR="00AB419E" w:rsidRPr="00985BA1" w:rsidRDefault="00AB419E" w:rsidP="00763563">
            <w:pPr>
              <w:pStyle w:val="Ttulo4"/>
              <w:keepNext w:val="0"/>
              <w:keepLines w:val="0"/>
              <w:shd w:val="clear" w:color="auto" w:fill="FFFFFF"/>
              <w:spacing w:before="100" w:beforeAutospacing="1" w:after="100" w:afterAutospacing="1" w:line="240" w:lineRule="auto"/>
              <w:outlineLvl w:val="3"/>
              <w:rPr>
                <w:rFonts w:ascii="Times New Roman" w:eastAsia="Times New Roman" w:hAnsi="Times New Roman" w:cs="Times New Roman"/>
                <w:b w:val="0"/>
                <w:i w:val="0"/>
                <w:color w:val="000000" w:themeColor="text1"/>
                <w:sz w:val="24"/>
                <w:szCs w:val="24"/>
                <w:lang w:val="es-ES" w:eastAsia="es-CO"/>
              </w:rPr>
            </w:pPr>
          </w:p>
        </w:tc>
      </w:tr>
    </w:tbl>
    <w:p w14:paraId="2447E711" w14:textId="77777777" w:rsidR="003C765F" w:rsidRPr="00985BA1" w:rsidRDefault="003C765F" w:rsidP="003C765F">
      <w:pPr>
        <w:pStyle w:val="u"/>
        <w:shd w:val="clear" w:color="auto" w:fill="FFFFFF"/>
        <w:ind w:left="720"/>
        <w:rPr>
          <w:rStyle w:val="un"/>
          <w:lang w:val="es-ES"/>
        </w:rPr>
      </w:pPr>
    </w:p>
    <w:tbl>
      <w:tblPr>
        <w:tblStyle w:val="Tablaconcuadrcula"/>
        <w:tblW w:w="0" w:type="auto"/>
        <w:tblLook w:val="04A0" w:firstRow="1" w:lastRow="0" w:firstColumn="1" w:lastColumn="0" w:noHBand="0" w:noVBand="1"/>
      </w:tblPr>
      <w:tblGrid>
        <w:gridCol w:w="1042"/>
        <w:gridCol w:w="8012"/>
      </w:tblGrid>
      <w:tr w:rsidR="003C765F" w:rsidRPr="00985BA1" w14:paraId="1E7D1863" w14:textId="77777777" w:rsidTr="00763563">
        <w:tc>
          <w:tcPr>
            <w:tcW w:w="9054" w:type="dxa"/>
            <w:gridSpan w:val="2"/>
            <w:shd w:val="clear" w:color="auto" w:fill="000000" w:themeFill="text1"/>
          </w:tcPr>
          <w:p w14:paraId="229DE594" w14:textId="04EA62F4" w:rsidR="003C765F" w:rsidRPr="00B3059C" w:rsidRDefault="003556E1" w:rsidP="001F2B6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Profundiza</w:t>
            </w:r>
            <w:r w:rsidR="003C765F" w:rsidRPr="00B3059C">
              <w:rPr>
                <w:rFonts w:ascii="Times New Roman" w:hAnsi="Times New Roman" w:cs="Times New Roman"/>
                <w:b/>
                <w:color w:val="FFFFFF" w:themeColor="background1"/>
                <w:sz w:val="24"/>
                <w:szCs w:val="24"/>
              </w:rPr>
              <w:t xml:space="preserve">: recurso </w:t>
            </w:r>
            <w:r w:rsidR="001F2B6F">
              <w:rPr>
                <w:rFonts w:ascii="Times New Roman" w:hAnsi="Times New Roman" w:cs="Times New Roman"/>
                <w:b/>
                <w:color w:val="FFFFFF" w:themeColor="background1"/>
                <w:sz w:val="24"/>
                <w:szCs w:val="24"/>
              </w:rPr>
              <w:t>aprovechado</w:t>
            </w:r>
            <w:r w:rsidR="00587729" w:rsidRPr="00B3059C">
              <w:rPr>
                <w:rFonts w:ascii="Times New Roman" w:hAnsi="Times New Roman" w:cs="Times New Roman"/>
                <w:b/>
                <w:color w:val="FFFFFF" w:themeColor="background1"/>
                <w:sz w:val="24"/>
                <w:szCs w:val="24"/>
              </w:rPr>
              <w:t xml:space="preserve"> </w:t>
            </w:r>
          </w:p>
        </w:tc>
      </w:tr>
      <w:tr w:rsidR="003C765F" w:rsidRPr="00985BA1" w14:paraId="246AB771" w14:textId="77777777" w:rsidTr="00763563">
        <w:tc>
          <w:tcPr>
            <w:tcW w:w="2518" w:type="dxa"/>
          </w:tcPr>
          <w:p w14:paraId="401D5B97" w14:textId="77777777" w:rsidR="003C765F" w:rsidRPr="00B3059C" w:rsidRDefault="003C765F" w:rsidP="00763563">
            <w:pPr>
              <w:rPr>
                <w:rFonts w:ascii="Times New Roman" w:hAnsi="Times New Roman" w:cs="Times New Roman"/>
                <w:b/>
                <w:color w:val="000000" w:themeColor="text1"/>
                <w:sz w:val="24"/>
                <w:szCs w:val="24"/>
              </w:rPr>
            </w:pPr>
            <w:r w:rsidRPr="00B3059C">
              <w:rPr>
                <w:rFonts w:ascii="Times New Roman" w:hAnsi="Times New Roman" w:cs="Times New Roman"/>
                <w:b/>
                <w:color w:val="000000" w:themeColor="text1"/>
                <w:sz w:val="24"/>
                <w:szCs w:val="24"/>
              </w:rPr>
              <w:t>Código</w:t>
            </w:r>
          </w:p>
        </w:tc>
        <w:tc>
          <w:tcPr>
            <w:tcW w:w="6536" w:type="dxa"/>
          </w:tcPr>
          <w:p w14:paraId="414F9097" w14:textId="3BECFFD7" w:rsidR="003C765F" w:rsidRPr="00B3059C" w:rsidRDefault="003C765F" w:rsidP="00B3059C">
            <w:pPr>
              <w:rPr>
                <w:rFonts w:ascii="Times New Roman" w:hAnsi="Times New Roman" w:cs="Times New Roman"/>
                <w:b/>
                <w:color w:val="000000" w:themeColor="text1"/>
                <w:sz w:val="24"/>
                <w:szCs w:val="24"/>
              </w:rPr>
            </w:pPr>
            <w:r w:rsidRPr="00B3059C">
              <w:rPr>
                <w:rFonts w:ascii="Times New Roman" w:hAnsi="Times New Roman" w:cs="Times New Roman"/>
                <w:color w:val="000000"/>
                <w:sz w:val="24"/>
                <w:szCs w:val="24"/>
              </w:rPr>
              <w:t>CS_08_01</w:t>
            </w:r>
            <w:r w:rsidRPr="00B3059C">
              <w:rPr>
                <w:rFonts w:ascii="Times New Roman" w:hAnsi="Times New Roman" w:cs="Times New Roman"/>
                <w:color w:val="000000" w:themeColor="text1"/>
                <w:sz w:val="24"/>
                <w:szCs w:val="24"/>
              </w:rPr>
              <w:t>_REC</w:t>
            </w:r>
            <w:r w:rsidR="00BF56D0">
              <w:rPr>
                <w:rFonts w:ascii="Times New Roman" w:hAnsi="Times New Roman" w:cs="Times New Roman"/>
                <w:color w:val="000000" w:themeColor="text1"/>
                <w:sz w:val="24"/>
                <w:szCs w:val="24"/>
              </w:rPr>
              <w:t>9</w:t>
            </w:r>
            <w:r w:rsidR="00B3059C" w:rsidRPr="00B3059C">
              <w:rPr>
                <w:rFonts w:ascii="Times New Roman" w:hAnsi="Times New Roman" w:cs="Times New Roman"/>
                <w:color w:val="000000" w:themeColor="text1"/>
                <w:sz w:val="24"/>
                <w:szCs w:val="24"/>
              </w:rPr>
              <w:t>0</w:t>
            </w:r>
          </w:p>
        </w:tc>
      </w:tr>
      <w:tr w:rsidR="003C765F" w:rsidRPr="003556E1" w14:paraId="13B7BCF8" w14:textId="77777777" w:rsidTr="00763563">
        <w:tc>
          <w:tcPr>
            <w:tcW w:w="2518" w:type="dxa"/>
          </w:tcPr>
          <w:p w14:paraId="2D0C2193" w14:textId="77777777" w:rsidR="003C765F" w:rsidRPr="00B3059C" w:rsidRDefault="003C765F" w:rsidP="00763563">
            <w:pPr>
              <w:rPr>
                <w:rFonts w:ascii="Times New Roman" w:hAnsi="Times New Roman" w:cs="Times New Roman"/>
                <w:color w:val="000000" w:themeColor="text1"/>
                <w:sz w:val="24"/>
                <w:szCs w:val="24"/>
              </w:rPr>
            </w:pPr>
            <w:r w:rsidRPr="00B3059C">
              <w:rPr>
                <w:rFonts w:ascii="Times New Roman" w:hAnsi="Times New Roman" w:cs="Times New Roman"/>
                <w:b/>
                <w:color w:val="000000" w:themeColor="text1"/>
                <w:sz w:val="24"/>
                <w:szCs w:val="24"/>
              </w:rPr>
              <w:t>Ubicación en Aula Planeta</w:t>
            </w:r>
          </w:p>
        </w:tc>
        <w:tc>
          <w:tcPr>
            <w:tcW w:w="6536" w:type="dxa"/>
          </w:tcPr>
          <w:p w14:paraId="6936ABBE" w14:textId="07B4B3CA" w:rsidR="003C765F" w:rsidRDefault="003556E1" w:rsidP="00763563">
            <w:pPr>
              <w:rPr>
                <w:rFonts w:ascii="Times New Roman" w:hAnsi="Times New Roman" w:cs="Times New Roman"/>
                <w:sz w:val="24"/>
                <w:szCs w:val="24"/>
                <w:lang w:val="en"/>
              </w:rPr>
            </w:pPr>
            <w:r>
              <w:rPr>
                <w:rFonts w:ascii="Times New Roman" w:hAnsi="Times New Roman" w:cs="Times New Roman"/>
                <w:sz w:val="24"/>
                <w:szCs w:val="24"/>
                <w:lang w:val="en"/>
              </w:rPr>
              <w:t>El liberalismo econ</w:t>
            </w:r>
            <w:r w:rsidR="005D6432">
              <w:rPr>
                <w:rFonts w:ascii="Times New Roman" w:hAnsi="Times New Roman" w:cs="Times New Roman"/>
                <w:sz w:val="24"/>
                <w:szCs w:val="24"/>
                <w:lang w:val="en"/>
              </w:rPr>
              <w:t>ó</w:t>
            </w:r>
            <w:r>
              <w:rPr>
                <w:rFonts w:ascii="Times New Roman" w:hAnsi="Times New Roman" w:cs="Times New Roman"/>
                <w:sz w:val="24"/>
                <w:szCs w:val="24"/>
                <w:lang w:val="en"/>
              </w:rPr>
              <w:t>mico</w:t>
            </w:r>
          </w:p>
          <w:p w14:paraId="4570CEBB" w14:textId="2B735B55" w:rsidR="003556E1" w:rsidRPr="003556E1" w:rsidRDefault="003556E1" w:rsidP="00763563">
            <w:pPr>
              <w:rPr>
                <w:rFonts w:ascii="Times New Roman" w:hAnsi="Times New Roman" w:cs="Times New Roman"/>
                <w:color w:val="000000" w:themeColor="text1"/>
                <w:sz w:val="24"/>
                <w:szCs w:val="24"/>
                <w:lang w:val="en"/>
              </w:rPr>
            </w:pPr>
            <w:r w:rsidRPr="003556E1">
              <w:rPr>
                <w:rFonts w:ascii="Times New Roman" w:hAnsi="Times New Roman" w:cs="Times New Roman"/>
                <w:color w:val="000000" w:themeColor="text1"/>
                <w:sz w:val="24"/>
                <w:szCs w:val="24"/>
                <w:lang w:val="en"/>
              </w:rPr>
              <w:t>http://profesores.aulaplaneta.com/HomeProfesor/BuscadorRecursos/tabid/89/Texto/liberalismo/ReturnTab/89/Default.aspx</w:t>
            </w:r>
          </w:p>
        </w:tc>
      </w:tr>
      <w:tr w:rsidR="003C765F" w:rsidRPr="00985BA1" w14:paraId="4B8322C5" w14:textId="77777777" w:rsidTr="00763563">
        <w:tc>
          <w:tcPr>
            <w:tcW w:w="2518" w:type="dxa"/>
          </w:tcPr>
          <w:p w14:paraId="0AD93231" w14:textId="77777777" w:rsidR="003C765F" w:rsidRPr="00B3059C" w:rsidRDefault="003C765F" w:rsidP="00763563">
            <w:pPr>
              <w:rPr>
                <w:rFonts w:ascii="Times New Roman" w:hAnsi="Times New Roman" w:cs="Times New Roman"/>
                <w:color w:val="000000" w:themeColor="text1"/>
                <w:sz w:val="24"/>
                <w:szCs w:val="24"/>
              </w:rPr>
            </w:pPr>
            <w:r w:rsidRPr="00B3059C">
              <w:rPr>
                <w:rFonts w:ascii="Times New Roman" w:hAnsi="Times New Roman" w:cs="Times New Roman"/>
                <w:b/>
                <w:color w:val="000000" w:themeColor="text1"/>
                <w:sz w:val="24"/>
                <w:szCs w:val="24"/>
              </w:rPr>
              <w:t>Cambio (descripción o capturas de pantallas)</w:t>
            </w:r>
          </w:p>
        </w:tc>
        <w:tc>
          <w:tcPr>
            <w:tcW w:w="6536" w:type="dxa"/>
          </w:tcPr>
          <w:p w14:paraId="7E09A36D" w14:textId="1057BEEF" w:rsidR="00763563" w:rsidRPr="00092572" w:rsidRDefault="003D4714" w:rsidP="00763563">
            <w:pPr>
              <w:rPr>
                <w:rFonts w:ascii="Times New Roman" w:hAnsi="Times New Roman" w:cs="Times New Roman"/>
                <w:kern w:val="36"/>
                <w:sz w:val="24"/>
                <w:szCs w:val="24"/>
              </w:rPr>
            </w:pPr>
            <w:r w:rsidRPr="00092572">
              <w:rPr>
                <w:rFonts w:ascii="Times New Roman" w:hAnsi="Times New Roman" w:cs="Times New Roman"/>
                <w:kern w:val="36"/>
                <w:sz w:val="24"/>
                <w:szCs w:val="24"/>
              </w:rPr>
              <w:t xml:space="preserve"> </w:t>
            </w:r>
            <w:r w:rsidR="003556E1" w:rsidRPr="00092572">
              <w:rPr>
                <w:rFonts w:ascii="Times New Roman" w:hAnsi="Times New Roman" w:cs="Times New Roman"/>
                <w:kern w:val="36"/>
                <w:sz w:val="24"/>
                <w:szCs w:val="24"/>
              </w:rPr>
              <w:t xml:space="preserve"> </w:t>
            </w:r>
          </w:p>
          <w:p w14:paraId="6E41D99F" w14:textId="77777777" w:rsidR="00763563" w:rsidRPr="00092572" w:rsidRDefault="00763563" w:rsidP="00763563">
            <w:pPr>
              <w:rPr>
                <w:rFonts w:ascii="Times New Roman" w:hAnsi="Times New Roman" w:cs="Times New Roman"/>
                <w:kern w:val="36"/>
                <w:sz w:val="24"/>
                <w:szCs w:val="24"/>
              </w:rPr>
            </w:pPr>
            <w:r w:rsidRPr="00092572">
              <w:rPr>
                <w:rFonts w:ascii="Times New Roman" w:hAnsi="Times New Roman" w:cs="Times New Roman"/>
                <w:kern w:val="36"/>
                <w:sz w:val="24"/>
                <w:szCs w:val="24"/>
              </w:rPr>
              <w:t xml:space="preserve">Se ajustan tiempos verbales asi: </w:t>
            </w:r>
          </w:p>
          <w:p w14:paraId="02BBF547" w14:textId="77777777" w:rsidR="00763563" w:rsidRPr="00092572" w:rsidRDefault="00763563" w:rsidP="00763563">
            <w:pPr>
              <w:rPr>
                <w:rFonts w:ascii="Times New Roman" w:hAnsi="Times New Roman" w:cs="Times New Roman"/>
                <w:kern w:val="36"/>
                <w:sz w:val="24"/>
                <w:szCs w:val="24"/>
              </w:rPr>
            </w:pPr>
          </w:p>
          <w:p w14:paraId="7FBD55DE" w14:textId="77777777" w:rsidR="00763563" w:rsidRPr="00092572" w:rsidRDefault="00763563" w:rsidP="00763563">
            <w:pPr>
              <w:rPr>
                <w:rFonts w:ascii="Times New Roman" w:hAnsi="Times New Roman" w:cs="Times New Roman"/>
                <w:kern w:val="36"/>
                <w:sz w:val="24"/>
                <w:szCs w:val="24"/>
              </w:rPr>
            </w:pPr>
          </w:p>
          <w:p w14:paraId="350E2839" w14:textId="77777777" w:rsidR="00763563" w:rsidRPr="00092572" w:rsidRDefault="00763563" w:rsidP="00763563">
            <w:pPr>
              <w:rPr>
                <w:rFonts w:ascii="Times New Roman" w:hAnsi="Times New Roman" w:cs="Times New Roman"/>
                <w:sz w:val="24"/>
                <w:szCs w:val="24"/>
              </w:rPr>
            </w:pPr>
            <w:r w:rsidRPr="00092572">
              <w:rPr>
                <w:rFonts w:ascii="Times New Roman" w:hAnsi="Times New Roman" w:cs="Times New Roman"/>
                <w:noProof/>
                <w:lang w:val="es-CO" w:eastAsia="es-CO"/>
              </w:rPr>
              <mc:AlternateContent>
                <mc:Choice Requires="wps">
                  <w:drawing>
                    <wp:anchor distT="0" distB="0" distL="114300" distR="114300" simplePos="0" relativeHeight="251659264" behindDoc="0" locked="0" layoutInCell="1" allowOverlap="1" wp14:anchorId="1AC400C9" wp14:editId="6FC2202A">
                      <wp:simplePos x="0" y="0"/>
                      <wp:positionH relativeFrom="column">
                        <wp:posOffset>4165974</wp:posOffset>
                      </wp:positionH>
                      <wp:positionV relativeFrom="paragraph">
                        <wp:posOffset>-107576</wp:posOffset>
                      </wp:positionV>
                      <wp:extent cx="2374265" cy="1403985"/>
                      <wp:effectExtent l="0" t="0" r="22225" b="1841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0CFD3229" w14:textId="646DF5CE" w:rsidR="000C63D7" w:rsidRDefault="000C63D7">
                                  <w:r>
                                    <w:t>Comprensión</w:t>
                                  </w:r>
                                </w:p>
                                <w:p w14:paraId="772BBFE7" w14:textId="3D8857DF" w:rsidR="000C63D7" w:rsidRDefault="000C63D7" w:rsidP="003A2826">
                                  <w:pPr>
                                    <w:pStyle w:val="Prrafodelista"/>
                                    <w:numPr>
                                      <w:ilvl w:val="0"/>
                                      <w:numId w:val="4"/>
                                    </w:numPr>
                                  </w:pPr>
                                  <w:r>
                                    <w:t>Según Adam Smith, qué hace el individuo con su dinero?</w:t>
                                  </w:r>
                                </w:p>
                                <w:p w14:paraId="2AE1B553" w14:textId="033E4144" w:rsidR="000C63D7" w:rsidRDefault="000C63D7" w:rsidP="003A2826">
                                  <w:pPr>
                                    <w:pStyle w:val="Prrafodelista"/>
                                    <w:numPr>
                                      <w:ilvl w:val="0"/>
                                      <w:numId w:val="4"/>
                                    </w:numPr>
                                  </w:pPr>
                                  <w:r>
                                    <w:t>¿Qué haces con tu dinero? ¿Se parece a lo que defendía Adam Smith?</w:t>
                                  </w:r>
                                </w:p>
                                <w:p w14:paraId="2CCFDE1A" w14:textId="3AB46186" w:rsidR="000C63D7" w:rsidRDefault="000C63D7" w:rsidP="00763563">
                                  <w:pPr>
                                    <w:pStyle w:val="Prrafodelista"/>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28.05pt;margin-top:-8.4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">
                      <v:textbox style="mso-fit-shape-to-text:t">
                        <w:txbxContent>
                          <w:p w14:paraId="0CFD3229" w14:textId="646DF5CE" w:rsidR="000C63D7" w:rsidRDefault="000C63D7">
                            <w:r>
                              <w:t>Comprensión</w:t>
                            </w:r>
                          </w:p>
                          <w:p w14:paraId="772BBFE7" w14:textId="3D8857DF" w:rsidR="000C63D7" w:rsidRDefault="000C63D7" w:rsidP="003A2826">
                            <w:pPr>
                              <w:pStyle w:val="Prrafodelista"/>
                              <w:numPr>
                                <w:ilvl w:val="0"/>
                                <w:numId w:val="4"/>
                              </w:numPr>
                            </w:pPr>
                            <w:r>
                              <w:t>Según Adam Smith, qué hace el individuo con su dinero?</w:t>
                            </w:r>
                          </w:p>
                          <w:p w14:paraId="2AE1B553" w14:textId="033E4144" w:rsidR="000C63D7" w:rsidRDefault="000C63D7" w:rsidP="003A2826">
                            <w:pPr>
                              <w:pStyle w:val="Prrafodelista"/>
                              <w:numPr>
                                <w:ilvl w:val="0"/>
                                <w:numId w:val="4"/>
                              </w:numPr>
                            </w:pPr>
                            <w:r>
                              <w:t>¿Qué haces con tu dinero? ¿Se parece a lo que defendía Adam Smith?</w:t>
                            </w:r>
                          </w:p>
                          <w:p w14:paraId="2CCFDE1A" w14:textId="3AB46186" w:rsidR="000C63D7" w:rsidRDefault="000C63D7" w:rsidP="00763563">
                            <w:pPr>
                              <w:pStyle w:val="Prrafodelista"/>
                            </w:pPr>
                          </w:p>
                        </w:txbxContent>
                      </v:textbox>
                    </v:shape>
                  </w:pict>
                </mc:Fallback>
              </mc:AlternateContent>
            </w:r>
            <w:r w:rsidRPr="00092572">
              <w:rPr>
                <w:rFonts w:ascii="Times New Roman" w:hAnsi="Times New Roman" w:cs="Times New Roman"/>
                <w:noProof/>
                <w:lang w:val="es-CO" w:eastAsia="es-CO"/>
              </w:rPr>
              <w:drawing>
                <wp:inline distT="0" distB="0" distL="0" distR="0" wp14:anchorId="12F589A0" wp14:editId="70AD8C13">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3155315"/>
                          </a:xfrm>
                          <a:prstGeom prst="rect">
                            <a:avLst/>
                          </a:prstGeom>
                        </pic:spPr>
                      </pic:pic>
                    </a:graphicData>
                  </a:graphic>
                </wp:inline>
              </w:drawing>
            </w:r>
          </w:p>
          <w:p w14:paraId="14E3B710" w14:textId="518CB793" w:rsidR="00763563" w:rsidRPr="00092572" w:rsidRDefault="00763563" w:rsidP="00763563">
            <w:pPr>
              <w:rPr>
                <w:rFonts w:ascii="Times New Roman" w:hAnsi="Times New Roman" w:cs="Times New Roman"/>
                <w:sz w:val="24"/>
                <w:szCs w:val="24"/>
              </w:rPr>
            </w:pPr>
            <w:r w:rsidRPr="00092572">
              <w:rPr>
                <w:rFonts w:ascii="Times New Roman" w:hAnsi="Times New Roman" w:cs="Times New Roman"/>
                <w:noProof/>
                <w:lang w:val="es-CO" w:eastAsia="es-CO"/>
              </w:rPr>
              <w:lastRenderedPageBreak/>
              <mc:AlternateContent>
                <mc:Choice Requires="wps">
                  <w:drawing>
                    <wp:anchor distT="0" distB="0" distL="114300" distR="114300" simplePos="0" relativeHeight="251663360" behindDoc="0" locked="0" layoutInCell="1" allowOverlap="1" wp14:anchorId="1E6B7306" wp14:editId="3CB5E5A9">
                      <wp:simplePos x="0" y="0"/>
                      <wp:positionH relativeFrom="column">
                        <wp:posOffset>4243854</wp:posOffset>
                      </wp:positionH>
                      <wp:positionV relativeFrom="paragraph">
                        <wp:posOffset>354330</wp:posOffset>
                      </wp:positionV>
                      <wp:extent cx="2753957" cy="1871830"/>
                      <wp:effectExtent l="0" t="0" r="27940" b="1460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6452FC9F" w14:textId="77777777" w:rsidR="000C63D7" w:rsidRDefault="000C63D7" w:rsidP="00763563">
                                  <w:r>
                                    <w:t>Comprensión</w:t>
                                  </w:r>
                                </w:p>
                                <w:p w14:paraId="5EB24823" w14:textId="77777777" w:rsidR="000C63D7" w:rsidRDefault="000C63D7" w:rsidP="003A2826">
                                  <w:pPr>
                                    <w:pStyle w:val="Prrafodelista"/>
                                    <w:numPr>
                                      <w:ilvl w:val="0"/>
                                      <w:numId w:val="5"/>
                                    </w:numPr>
                                  </w:pPr>
                                  <w:r>
                                    <w:t>¿A qué se refiere Adam Smith cuando menciona la “mano invisible”?</w:t>
                                  </w:r>
                                </w:p>
                                <w:p w14:paraId="78864186" w14:textId="77777777" w:rsidR="000C63D7" w:rsidRDefault="000C63D7" w:rsidP="003A2826">
                                  <w:pPr>
                                    <w:pStyle w:val="Prrafodelista"/>
                                    <w:numPr>
                                      <w:ilvl w:val="0"/>
                                      <w:numId w:val="5"/>
                                    </w:numPr>
                                  </w:pPr>
                                  <w:r>
                                    <w:t>Habías escuchado esta expresión alguna vez?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4.15pt;margin-top:27.9pt;width:216.85pt;height:14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">
                      <v:textbox>
                        <w:txbxContent>
                          <w:p w14:paraId="6452FC9F" w14:textId="77777777" w:rsidR="000C63D7" w:rsidRDefault="000C63D7" w:rsidP="00763563">
                            <w:r>
                              <w:t>Comprensión</w:t>
                            </w:r>
                          </w:p>
                          <w:p w14:paraId="5EB24823" w14:textId="77777777" w:rsidR="000C63D7" w:rsidRDefault="000C63D7" w:rsidP="003A2826">
                            <w:pPr>
                              <w:pStyle w:val="Prrafodelista"/>
                              <w:numPr>
                                <w:ilvl w:val="0"/>
                                <w:numId w:val="5"/>
                              </w:numPr>
                            </w:pPr>
                            <w:r>
                              <w:t>¿A qué se refiere Adam Smith cuando menciona la “mano invisible”?</w:t>
                            </w:r>
                          </w:p>
                          <w:p w14:paraId="78864186" w14:textId="77777777" w:rsidR="000C63D7" w:rsidRDefault="000C63D7" w:rsidP="003A2826">
                            <w:pPr>
                              <w:pStyle w:val="Prrafodelista"/>
                              <w:numPr>
                                <w:ilvl w:val="0"/>
                                <w:numId w:val="5"/>
                              </w:numPr>
                            </w:pPr>
                            <w:r>
                              <w:t>Habías escuchado esta expresión alguna vez?</w:t>
                            </w:r>
                          </w:p>
                        </w:txbxContent>
                      </v:textbox>
                    </v:shape>
                  </w:pict>
                </mc:Fallback>
              </mc:AlternateContent>
            </w:r>
            <w:r w:rsidRPr="00092572">
              <w:rPr>
                <w:rFonts w:ascii="Times New Roman" w:hAnsi="Times New Roman" w:cs="Times New Roman"/>
                <w:noProof/>
                <w:lang w:val="es-CO" w:eastAsia="es-CO"/>
              </w:rPr>
              <w:drawing>
                <wp:inline distT="0" distB="0" distL="0" distR="0" wp14:anchorId="70A527DA" wp14:editId="5C1B9941">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3155315"/>
                          </a:xfrm>
                          <a:prstGeom prst="rect">
                            <a:avLst/>
                          </a:prstGeom>
                        </pic:spPr>
                      </pic:pic>
                    </a:graphicData>
                  </a:graphic>
                </wp:inline>
              </w:drawing>
            </w:r>
          </w:p>
          <w:p w14:paraId="7EF2AE23" w14:textId="77777777" w:rsidR="00763563" w:rsidRPr="00092572" w:rsidRDefault="00763563" w:rsidP="002A2688">
            <w:pPr>
              <w:ind w:left="708" w:hanging="708"/>
              <w:rPr>
                <w:rFonts w:ascii="Times New Roman" w:hAnsi="Times New Roman" w:cs="Times New Roman"/>
                <w:sz w:val="24"/>
                <w:szCs w:val="24"/>
              </w:rPr>
            </w:pPr>
          </w:p>
          <w:p w14:paraId="1144A14E" w14:textId="77777777" w:rsidR="00763563" w:rsidRPr="00092572" w:rsidRDefault="00763563" w:rsidP="00763563">
            <w:pPr>
              <w:rPr>
                <w:rFonts w:ascii="Times New Roman" w:hAnsi="Times New Roman" w:cs="Times New Roman"/>
                <w:sz w:val="24"/>
                <w:szCs w:val="24"/>
              </w:rPr>
            </w:pPr>
            <w:r w:rsidRPr="00092572">
              <w:rPr>
                <w:rFonts w:ascii="Times New Roman" w:hAnsi="Times New Roman" w:cs="Times New Roman"/>
                <w:noProof/>
                <w:lang w:val="es-CO" w:eastAsia="es-CO"/>
              </w:rPr>
              <mc:AlternateContent>
                <mc:Choice Requires="wps">
                  <w:drawing>
                    <wp:anchor distT="0" distB="0" distL="114300" distR="114300" simplePos="0" relativeHeight="251665408" behindDoc="0" locked="0" layoutInCell="1" allowOverlap="1" wp14:anchorId="096B0661" wp14:editId="39BB0EA3">
                      <wp:simplePos x="0" y="0"/>
                      <wp:positionH relativeFrom="column">
                        <wp:posOffset>4223983</wp:posOffset>
                      </wp:positionH>
                      <wp:positionV relativeFrom="paragraph">
                        <wp:posOffset>108249</wp:posOffset>
                      </wp:positionV>
                      <wp:extent cx="2753957" cy="1871830"/>
                      <wp:effectExtent l="0" t="0" r="27940" b="1460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5E5AF013" w14:textId="02180200" w:rsidR="000C63D7" w:rsidRDefault="000C63D7" w:rsidP="002A2688">
                                  <w:pPr>
                                    <w:ind w:left="1080"/>
                                  </w:pPr>
                                  <w:r>
                                    <w:t>ELIMINAR COMPLETO. El enlace desde el home y el slide.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6pt;margin-top:8.5pt;width:216.85pt;height:14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">
                      <v:textbox>
                        <w:txbxContent>
                          <w:p w14:paraId="5E5AF013" w14:textId="02180200" w:rsidR="000C63D7" w:rsidRDefault="000C63D7" w:rsidP="002A2688">
                            <w:pPr>
                              <w:ind w:left="1080"/>
                            </w:pPr>
                            <w:r>
                              <w:t>ELIMINAR COMPLETO. El enlace desde el home y el slide.</w:t>
                            </w:r>
                          </w:p>
                        </w:txbxContent>
                      </v:textbox>
                    </v:shape>
                  </w:pict>
                </mc:Fallback>
              </mc:AlternateContent>
            </w:r>
            <w:r w:rsidRPr="00092572">
              <w:rPr>
                <w:rFonts w:ascii="Times New Roman" w:hAnsi="Times New Roman" w:cs="Times New Roman"/>
                <w:noProof/>
                <w:lang w:val="es-CO" w:eastAsia="es-CO"/>
              </w:rPr>
              <w:drawing>
                <wp:inline distT="0" distB="0" distL="0" distR="0" wp14:anchorId="49053792" wp14:editId="6831C11D">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3155315"/>
                          </a:xfrm>
                          <a:prstGeom prst="rect">
                            <a:avLst/>
                          </a:prstGeom>
                        </pic:spPr>
                      </pic:pic>
                    </a:graphicData>
                  </a:graphic>
                </wp:inline>
              </w:drawing>
            </w:r>
          </w:p>
          <w:p w14:paraId="10ECF5F2" w14:textId="77777777" w:rsidR="003556E1" w:rsidRPr="00092572" w:rsidRDefault="003556E1" w:rsidP="00763563">
            <w:pPr>
              <w:rPr>
                <w:rFonts w:ascii="Times New Roman" w:hAnsi="Times New Roman" w:cs="Times New Roman"/>
                <w:sz w:val="24"/>
                <w:szCs w:val="24"/>
              </w:rPr>
            </w:pPr>
          </w:p>
          <w:p w14:paraId="6DA3F8C3" w14:textId="77777777" w:rsidR="003556E1" w:rsidRPr="00092572" w:rsidRDefault="003556E1" w:rsidP="00763563">
            <w:pPr>
              <w:rPr>
                <w:rFonts w:ascii="Times New Roman" w:hAnsi="Times New Roman" w:cs="Times New Roman"/>
                <w:sz w:val="24"/>
                <w:szCs w:val="24"/>
              </w:rPr>
            </w:pPr>
          </w:p>
          <w:p w14:paraId="468B455A" w14:textId="0F5BA671" w:rsidR="003556E1" w:rsidRPr="00092572" w:rsidRDefault="003556E1" w:rsidP="00763563">
            <w:pPr>
              <w:rPr>
                <w:rFonts w:ascii="Times New Roman" w:hAnsi="Times New Roman" w:cs="Times New Roman"/>
                <w:sz w:val="24"/>
                <w:szCs w:val="24"/>
              </w:rPr>
            </w:pPr>
            <w:r w:rsidRPr="00092572">
              <w:rPr>
                <w:rFonts w:ascii="Times New Roman" w:hAnsi="Times New Roman" w:cs="Times New Roman"/>
                <w:sz w:val="24"/>
                <w:szCs w:val="24"/>
              </w:rPr>
              <w:t xml:space="preserve">FICHA DEL PROFESOR: </w:t>
            </w:r>
          </w:p>
          <w:p w14:paraId="21C94D14" w14:textId="77777777" w:rsidR="00426B1E" w:rsidRPr="00092572" w:rsidRDefault="00426B1E" w:rsidP="00763563">
            <w:pPr>
              <w:rPr>
                <w:rFonts w:ascii="Times New Roman" w:hAnsi="Times New Roman" w:cs="Times New Roman"/>
                <w:sz w:val="24"/>
                <w:szCs w:val="24"/>
              </w:rPr>
            </w:pPr>
          </w:p>
          <w:p w14:paraId="429EC9DD" w14:textId="0D8BE28F" w:rsidR="00426B1E" w:rsidRPr="00092572" w:rsidRDefault="00092572" w:rsidP="00763563">
            <w:pPr>
              <w:rPr>
                <w:rFonts w:ascii="Times New Roman" w:hAnsi="Times New Roman" w:cs="Times New Roman"/>
                <w:sz w:val="24"/>
                <w:szCs w:val="24"/>
              </w:rPr>
            </w:pPr>
            <w:r w:rsidRPr="00092572">
              <w:rPr>
                <w:rFonts w:ascii="Times New Roman" w:hAnsi="Times New Roman" w:cs="Times New Roman"/>
                <w:sz w:val="24"/>
                <w:szCs w:val="24"/>
              </w:rPr>
              <w:t>Titulo: El liberalismo económico</w:t>
            </w:r>
          </w:p>
          <w:p w14:paraId="390EE5D2" w14:textId="40BDEDE0" w:rsidR="00092572" w:rsidRPr="00092572" w:rsidRDefault="00092572" w:rsidP="00763563">
            <w:pPr>
              <w:rPr>
                <w:rFonts w:ascii="Times New Roman" w:hAnsi="Times New Roman" w:cs="Times New Roman"/>
                <w:sz w:val="24"/>
                <w:szCs w:val="24"/>
              </w:rPr>
            </w:pPr>
            <w:r w:rsidRPr="00092572">
              <w:rPr>
                <w:rFonts w:ascii="Times New Roman" w:hAnsi="Times New Roman" w:cs="Times New Roman"/>
                <w:sz w:val="24"/>
                <w:szCs w:val="24"/>
              </w:rPr>
              <w:t>Descripción: Interactivo que propone el análisis de un texto de Adam Smith y permite comprender los rasgos fundamentales de capitalismo inicial</w:t>
            </w:r>
          </w:p>
          <w:p w14:paraId="1D802DFE" w14:textId="5437FADF" w:rsidR="00092572" w:rsidRPr="00092572" w:rsidRDefault="00092572" w:rsidP="00763563">
            <w:pPr>
              <w:rPr>
                <w:rFonts w:ascii="Times New Roman" w:hAnsi="Times New Roman" w:cs="Times New Roman"/>
                <w:sz w:val="24"/>
                <w:szCs w:val="24"/>
              </w:rPr>
            </w:pPr>
            <w:r w:rsidRPr="00092572">
              <w:rPr>
                <w:rFonts w:ascii="Times New Roman" w:hAnsi="Times New Roman" w:cs="Times New Roman"/>
                <w:sz w:val="24"/>
                <w:szCs w:val="24"/>
              </w:rPr>
              <w:t>Tipo de recurso: Interactivo</w:t>
            </w:r>
          </w:p>
          <w:p w14:paraId="7594EFD6" w14:textId="4233ECC4" w:rsidR="00092572" w:rsidRPr="00092572" w:rsidRDefault="00092572" w:rsidP="00763563">
            <w:pPr>
              <w:rPr>
                <w:rFonts w:ascii="Times New Roman" w:hAnsi="Times New Roman" w:cs="Times New Roman"/>
                <w:sz w:val="24"/>
                <w:szCs w:val="24"/>
              </w:rPr>
            </w:pPr>
            <w:r w:rsidRPr="00092572">
              <w:rPr>
                <w:rFonts w:ascii="Times New Roman" w:hAnsi="Times New Roman" w:cs="Times New Roman"/>
                <w:sz w:val="24"/>
                <w:szCs w:val="24"/>
              </w:rPr>
              <w:t>Temporalización:  120 minutos</w:t>
            </w:r>
          </w:p>
          <w:p w14:paraId="67D27098" w14:textId="11C702C4" w:rsidR="00092572" w:rsidRPr="00092572" w:rsidRDefault="00092572" w:rsidP="00763563">
            <w:pPr>
              <w:rPr>
                <w:rFonts w:ascii="Times New Roman" w:hAnsi="Times New Roman" w:cs="Times New Roman"/>
                <w:sz w:val="24"/>
                <w:szCs w:val="24"/>
              </w:rPr>
            </w:pPr>
            <w:r w:rsidRPr="00092572">
              <w:rPr>
                <w:rFonts w:ascii="Times New Roman" w:hAnsi="Times New Roman" w:cs="Times New Roman"/>
                <w:sz w:val="24"/>
                <w:szCs w:val="24"/>
              </w:rPr>
              <w:lastRenderedPageBreak/>
              <w:t>Competencia: Tratamiento de la información y competencia digital</w:t>
            </w:r>
          </w:p>
          <w:p w14:paraId="02A0240B" w14:textId="5493641B" w:rsidR="00092572" w:rsidRPr="00092572"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092572">
              <w:rPr>
                <w:rFonts w:ascii="Times New Roman" w:eastAsia="Times New Roman" w:hAnsi="Times New Roman" w:cs="Times New Roman"/>
                <w:b/>
                <w:bCs/>
                <w:sz w:val="24"/>
                <w:szCs w:val="24"/>
                <w:lang w:val="es-CO" w:eastAsia="es-CO"/>
              </w:rPr>
              <w:t>Objetivo del recurso</w:t>
            </w:r>
          </w:p>
          <w:p w14:paraId="35743CCC" w14:textId="07A0AA3A" w:rsidR="00092572" w:rsidRPr="00092572"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092572">
              <w:rPr>
                <w:rFonts w:ascii="Times New Roman" w:hAnsi="Times New Roman" w:cs="Times New Roman"/>
                <w:sz w:val="24"/>
                <w:szCs w:val="24"/>
              </w:rPr>
              <w:t xml:space="preserve">Este interactivo permite abordar las características del liberalismo económico a partir del análisis de un texto de Adam Smith. </w:t>
            </w:r>
          </w:p>
          <w:p w14:paraId="6DF64313" w14:textId="35F4BE05" w:rsidR="00426B1E" w:rsidRPr="00426B1E"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092572">
              <w:rPr>
                <w:rFonts w:ascii="Times New Roman" w:eastAsia="Times New Roman" w:hAnsi="Times New Roman" w:cs="Times New Roman"/>
                <w:b/>
                <w:bCs/>
                <w:sz w:val="24"/>
                <w:szCs w:val="24"/>
                <w:lang w:val="es-CO" w:eastAsia="es-CO"/>
              </w:rPr>
              <w:t xml:space="preserve">Antes de </w:t>
            </w:r>
            <w:r w:rsidRPr="00426B1E">
              <w:rPr>
                <w:rFonts w:ascii="Times New Roman" w:eastAsia="Times New Roman" w:hAnsi="Times New Roman" w:cs="Times New Roman"/>
                <w:b/>
                <w:bCs/>
                <w:sz w:val="24"/>
                <w:szCs w:val="24"/>
                <w:lang w:val="es-CO" w:eastAsia="es-CO"/>
              </w:rPr>
              <w:t>la presentación</w:t>
            </w:r>
          </w:p>
          <w:p w14:paraId="1B78265E" w14:textId="150A4E3C" w:rsidR="00426B1E" w:rsidRPr="00426B1E"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092572">
              <w:rPr>
                <w:rFonts w:ascii="Times New Roman" w:eastAsia="Times New Roman" w:hAnsi="Times New Roman" w:cs="Times New Roman"/>
                <w:sz w:val="24"/>
                <w:szCs w:val="24"/>
                <w:lang w:val="es-CO" w:eastAsia="es-CO"/>
              </w:rPr>
              <w:t xml:space="preserve">Pida a los </w:t>
            </w:r>
            <w:r w:rsidRPr="00426B1E">
              <w:rPr>
                <w:rFonts w:ascii="Times New Roman" w:eastAsia="Times New Roman" w:hAnsi="Times New Roman" w:cs="Times New Roman"/>
                <w:sz w:val="24"/>
                <w:szCs w:val="24"/>
                <w:lang w:val="es-CO" w:eastAsia="es-CO"/>
              </w:rPr>
              <w:t xml:space="preserve">alumnos </w:t>
            </w:r>
            <w:r w:rsidRPr="00092572">
              <w:rPr>
                <w:rFonts w:ascii="Times New Roman" w:eastAsia="Times New Roman" w:hAnsi="Times New Roman" w:cs="Times New Roman"/>
                <w:sz w:val="24"/>
                <w:szCs w:val="24"/>
                <w:lang w:val="es-CO" w:eastAsia="es-CO"/>
              </w:rPr>
              <w:t xml:space="preserve">que se preparen para que su lectura detecte </w:t>
            </w:r>
            <w:r w:rsidRPr="00426B1E">
              <w:rPr>
                <w:rFonts w:ascii="Times New Roman" w:eastAsia="Times New Roman" w:hAnsi="Times New Roman" w:cs="Times New Roman"/>
                <w:sz w:val="24"/>
                <w:szCs w:val="24"/>
                <w:lang w:val="es-CO" w:eastAsia="es-CO"/>
              </w:rPr>
              <w:t>las principales ideas defendidas por el autor. Estas se pueden resumir en:</w:t>
            </w:r>
          </w:p>
          <w:p w14:paraId="6B649E5E" w14:textId="77777777" w:rsidR="00426B1E" w:rsidRPr="00426B1E"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426B1E">
              <w:rPr>
                <w:rFonts w:ascii="Times New Roman" w:eastAsia="Times New Roman" w:hAnsi="Times New Roman" w:cs="Times New Roman"/>
                <w:sz w:val="24"/>
                <w:szCs w:val="24"/>
                <w:lang w:val="es-CO" w:eastAsia="es-CO"/>
              </w:rPr>
              <w:t>- El individuo piensa en el propio beneficio.</w:t>
            </w:r>
          </w:p>
          <w:p w14:paraId="0E1C5B29" w14:textId="77777777" w:rsidR="00426B1E" w:rsidRPr="00426B1E"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426B1E">
              <w:rPr>
                <w:rFonts w:ascii="Times New Roman" w:eastAsia="Times New Roman" w:hAnsi="Times New Roman" w:cs="Times New Roman"/>
                <w:sz w:val="24"/>
                <w:szCs w:val="24"/>
                <w:lang w:val="es-CO" w:eastAsia="es-CO"/>
              </w:rPr>
              <w:t>- La creación de riqueza individual es beneficiosa para la sociedad.</w:t>
            </w:r>
          </w:p>
          <w:p w14:paraId="70E1F3A8" w14:textId="77777777" w:rsidR="00426B1E" w:rsidRPr="00426B1E"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426B1E">
              <w:rPr>
                <w:rFonts w:ascii="Times New Roman" w:eastAsia="Times New Roman" w:hAnsi="Times New Roman" w:cs="Times New Roman"/>
                <w:sz w:val="24"/>
                <w:szCs w:val="24"/>
                <w:lang w:val="es-CO" w:eastAsia="es-CO"/>
              </w:rPr>
              <w:t>- El mercado es regulado por una “mano invisible”.</w:t>
            </w:r>
          </w:p>
          <w:p w14:paraId="274D63FA" w14:textId="77777777" w:rsidR="00426B1E" w:rsidRPr="00426B1E"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426B1E">
              <w:rPr>
                <w:rFonts w:ascii="Times New Roman" w:eastAsia="Times New Roman" w:hAnsi="Times New Roman" w:cs="Times New Roman"/>
                <w:sz w:val="24"/>
                <w:szCs w:val="24"/>
                <w:lang w:val="es-CO" w:eastAsia="es-CO"/>
              </w:rPr>
              <w:t>- El Estado debe abstenerse de intervenir en la economía.</w:t>
            </w:r>
          </w:p>
          <w:p w14:paraId="5F012F88" w14:textId="77777777" w:rsidR="00426B1E" w:rsidRPr="00092572"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426B1E">
              <w:rPr>
                <w:rFonts w:ascii="Times New Roman" w:eastAsia="Times New Roman" w:hAnsi="Times New Roman" w:cs="Times New Roman"/>
                <w:sz w:val="24"/>
                <w:szCs w:val="24"/>
                <w:lang w:val="es-CO" w:eastAsia="es-CO"/>
              </w:rPr>
              <w:t>- El Estado debe garantizar la seguridad, la justicia, el buen funcionamiento de la política exterior y la construcción de infraestructuras.</w:t>
            </w:r>
          </w:p>
          <w:p w14:paraId="4EBB442D" w14:textId="1EBF45B3" w:rsidR="00426B1E" w:rsidRPr="00426B1E"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092572">
              <w:rPr>
                <w:rFonts w:ascii="Times New Roman" w:eastAsia="Times New Roman" w:hAnsi="Times New Roman" w:cs="Times New Roman"/>
                <w:b/>
                <w:bCs/>
                <w:sz w:val="24"/>
                <w:szCs w:val="24"/>
                <w:lang w:val="es-CO" w:eastAsia="es-CO"/>
              </w:rPr>
              <w:t xml:space="preserve">Después de </w:t>
            </w:r>
            <w:r w:rsidRPr="00426B1E">
              <w:rPr>
                <w:rFonts w:ascii="Times New Roman" w:eastAsia="Times New Roman" w:hAnsi="Times New Roman" w:cs="Times New Roman"/>
                <w:b/>
                <w:bCs/>
                <w:sz w:val="24"/>
                <w:szCs w:val="24"/>
                <w:lang w:val="es-CO" w:eastAsia="es-CO"/>
              </w:rPr>
              <w:t>la presentación</w:t>
            </w:r>
          </w:p>
          <w:p w14:paraId="255BD306" w14:textId="77777777" w:rsidR="00426B1E" w:rsidRPr="00426B1E"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p>
          <w:p w14:paraId="4B8959B5" w14:textId="68D8E3F4" w:rsidR="00426B1E" w:rsidRPr="00426B1E"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426B1E">
              <w:rPr>
                <w:rFonts w:ascii="Times New Roman" w:eastAsia="Times New Roman" w:hAnsi="Times New Roman" w:cs="Times New Roman"/>
                <w:sz w:val="24"/>
                <w:szCs w:val="24"/>
                <w:lang w:val="es-CO" w:eastAsia="es-CO"/>
              </w:rPr>
              <w:t xml:space="preserve">Una vez hayan quedado claras las ideas del texto, </w:t>
            </w:r>
            <w:r w:rsidRPr="00092572">
              <w:rPr>
                <w:rFonts w:ascii="Times New Roman" w:eastAsia="Times New Roman" w:hAnsi="Times New Roman" w:cs="Times New Roman"/>
                <w:sz w:val="24"/>
                <w:szCs w:val="24"/>
                <w:lang w:val="es-CO" w:eastAsia="es-CO"/>
              </w:rPr>
              <w:t>le</w:t>
            </w:r>
            <w:r w:rsidRPr="00426B1E">
              <w:rPr>
                <w:rFonts w:ascii="Times New Roman" w:eastAsia="Times New Roman" w:hAnsi="Times New Roman" w:cs="Times New Roman"/>
                <w:sz w:val="24"/>
                <w:szCs w:val="24"/>
                <w:lang w:val="es-CO" w:eastAsia="es-CO"/>
              </w:rPr>
              <w:t xml:space="preserve"> proponemos que los alumnos formen parejas y respondan a las preguntas que se plantean en el recurso:</w:t>
            </w:r>
          </w:p>
          <w:p w14:paraId="6F4364C5" w14:textId="700D372A" w:rsidR="00426B1E" w:rsidRPr="00426B1E"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426B1E">
              <w:rPr>
                <w:rFonts w:ascii="Times New Roman" w:eastAsia="Times New Roman" w:hAnsi="Times New Roman" w:cs="Times New Roman"/>
                <w:sz w:val="24"/>
                <w:szCs w:val="24"/>
                <w:lang w:val="es-CO" w:eastAsia="es-CO"/>
              </w:rPr>
              <w:t xml:space="preserve">- </w:t>
            </w:r>
            <w:r w:rsidRPr="00092572">
              <w:rPr>
                <w:rFonts w:ascii="Times New Roman" w:eastAsia="Times New Roman" w:hAnsi="Times New Roman" w:cs="Times New Roman"/>
                <w:b/>
                <w:bCs/>
                <w:sz w:val="24"/>
                <w:szCs w:val="24"/>
                <w:lang w:val="es-CO" w:eastAsia="es-CO"/>
              </w:rPr>
              <w:t>Pregunta 1</w:t>
            </w:r>
            <w:r w:rsidRPr="00426B1E">
              <w:rPr>
                <w:rFonts w:ascii="Times New Roman" w:eastAsia="Times New Roman" w:hAnsi="Times New Roman" w:cs="Times New Roman"/>
                <w:sz w:val="24"/>
                <w:szCs w:val="24"/>
                <w:lang w:val="es-CO" w:eastAsia="es-CO"/>
              </w:rPr>
              <w:t>: es posible que la respuesta de la mayoría de los alumnos sea que ellos gastan su dinero, por lo que estarán en desacuerdo con el principio de inver</w:t>
            </w:r>
            <w:r w:rsidRPr="00092572">
              <w:rPr>
                <w:rFonts w:ascii="Times New Roman" w:eastAsia="Times New Roman" w:hAnsi="Times New Roman" w:cs="Times New Roman"/>
                <w:sz w:val="24"/>
                <w:szCs w:val="24"/>
                <w:lang w:val="es-CO" w:eastAsia="es-CO"/>
              </w:rPr>
              <w:t>sión de Smith. Ante esto, puede</w:t>
            </w:r>
            <w:r w:rsidRPr="00426B1E">
              <w:rPr>
                <w:rFonts w:ascii="Times New Roman" w:eastAsia="Times New Roman" w:hAnsi="Times New Roman" w:cs="Times New Roman"/>
                <w:sz w:val="24"/>
                <w:szCs w:val="24"/>
                <w:lang w:val="es-CO" w:eastAsia="es-CO"/>
              </w:rPr>
              <w:t>, por un lado, hacerles ver la diferencia entre los conceptos de “inversión</w:t>
            </w:r>
            <w:r w:rsidRPr="00092572">
              <w:rPr>
                <w:rFonts w:ascii="Times New Roman" w:eastAsia="Times New Roman" w:hAnsi="Times New Roman" w:cs="Times New Roman"/>
                <w:sz w:val="24"/>
                <w:szCs w:val="24"/>
                <w:lang w:val="es-CO" w:eastAsia="es-CO"/>
              </w:rPr>
              <w:t>” y “gasto”. Por otro, puede</w:t>
            </w:r>
            <w:r w:rsidRPr="00426B1E">
              <w:rPr>
                <w:rFonts w:ascii="Times New Roman" w:eastAsia="Times New Roman" w:hAnsi="Times New Roman" w:cs="Times New Roman"/>
                <w:sz w:val="24"/>
                <w:szCs w:val="24"/>
                <w:lang w:val="es-CO" w:eastAsia="es-CO"/>
              </w:rPr>
              <w:t xml:space="preserve"> destacar la importancia que tiene el gasto como motor del sistema económico. No olvide tampoco señalar las consecuencias negativas que tiene un exceso de gasto.</w:t>
            </w:r>
          </w:p>
          <w:p w14:paraId="077DC89D" w14:textId="1426C411" w:rsidR="00426B1E" w:rsidRPr="00426B1E"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426B1E">
              <w:rPr>
                <w:rFonts w:ascii="Times New Roman" w:eastAsia="Times New Roman" w:hAnsi="Times New Roman" w:cs="Times New Roman"/>
                <w:sz w:val="24"/>
                <w:szCs w:val="24"/>
                <w:lang w:val="es-CO" w:eastAsia="es-CO"/>
              </w:rPr>
              <w:t xml:space="preserve">- </w:t>
            </w:r>
            <w:r w:rsidRPr="00092572">
              <w:rPr>
                <w:rFonts w:ascii="Times New Roman" w:eastAsia="Times New Roman" w:hAnsi="Times New Roman" w:cs="Times New Roman"/>
                <w:b/>
                <w:bCs/>
                <w:sz w:val="24"/>
                <w:szCs w:val="24"/>
                <w:lang w:val="es-CO" w:eastAsia="es-CO"/>
              </w:rPr>
              <w:t>Pregunta 2</w:t>
            </w:r>
            <w:r w:rsidRPr="00426B1E">
              <w:rPr>
                <w:rFonts w:ascii="Times New Roman" w:eastAsia="Times New Roman" w:hAnsi="Times New Roman" w:cs="Times New Roman"/>
                <w:sz w:val="24"/>
                <w:szCs w:val="24"/>
                <w:lang w:val="es-CO" w:eastAsia="es-CO"/>
              </w:rPr>
              <w:t>: los alumnos reflexionar</w:t>
            </w:r>
            <w:r w:rsidRPr="00092572">
              <w:rPr>
                <w:rFonts w:ascii="Times New Roman" w:eastAsia="Times New Roman" w:hAnsi="Times New Roman" w:cs="Times New Roman"/>
                <w:sz w:val="24"/>
                <w:szCs w:val="24"/>
                <w:lang w:val="es-CO" w:eastAsia="es-CO"/>
              </w:rPr>
              <w:t>án</w:t>
            </w:r>
            <w:r w:rsidRPr="00426B1E">
              <w:rPr>
                <w:rFonts w:ascii="Times New Roman" w:eastAsia="Times New Roman" w:hAnsi="Times New Roman" w:cs="Times New Roman"/>
                <w:sz w:val="24"/>
                <w:szCs w:val="24"/>
                <w:lang w:val="es-CO" w:eastAsia="es-CO"/>
              </w:rPr>
              <w:t xml:space="preserve"> sobre cuáles son los beneficios que el aumento de la riqueza reporta a la sociedad y sobre cómo esta se distribuye en el mundo actual.</w:t>
            </w:r>
          </w:p>
          <w:p w14:paraId="7F85E9DA" w14:textId="23B573ED" w:rsidR="00426B1E" w:rsidRPr="00426B1E"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426B1E">
              <w:rPr>
                <w:rFonts w:ascii="Times New Roman" w:eastAsia="Times New Roman" w:hAnsi="Times New Roman" w:cs="Times New Roman"/>
                <w:sz w:val="24"/>
                <w:szCs w:val="24"/>
                <w:lang w:val="es-CO" w:eastAsia="es-CO"/>
              </w:rPr>
              <w:t xml:space="preserve">- </w:t>
            </w:r>
            <w:r w:rsidRPr="00092572">
              <w:rPr>
                <w:rFonts w:ascii="Times New Roman" w:eastAsia="Times New Roman" w:hAnsi="Times New Roman" w:cs="Times New Roman"/>
                <w:b/>
                <w:bCs/>
                <w:sz w:val="24"/>
                <w:szCs w:val="24"/>
                <w:lang w:val="es-CO" w:eastAsia="es-CO"/>
              </w:rPr>
              <w:t>Pregunta 3</w:t>
            </w:r>
            <w:r w:rsidRPr="00426B1E">
              <w:rPr>
                <w:rFonts w:ascii="Times New Roman" w:eastAsia="Times New Roman" w:hAnsi="Times New Roman" w:cs="Times New Roman"/>
                <w:sz w:val="24"/>
                <w:szCs w:val="24"/>
                <w:lang w:val="es-CO" w:eastAsia="es-CO"/>
              </w:rPr>
              <w:t xml:space="preserve">: los alumnos </w:t>
            </w:r>
            <w:r w:rsidRPr="00092572">
              <w:rPr>
                <w:rFonts w:ascii="Times New Roman" w:eastAsia="Times New Roman" w:hAnsi="Times New Roman" w:cs="Times New Roman"/>
                <w:sz w:val="24"/>
                <w:szCs w:val="24"/>
                <w:lang w:val="es-CO" w:eastAsia="es-CO"/>
              </w:rPr>
              <w:t xml:space="preserve"> </w:t>
            </w:r>
            <w:r w:rsidRPr="00426B1E">
              <w:rPr>
                <w:rFonts w:ascii="Times New Roman" w:eastAsia="Times New Roman" w:hAnsi="Times New Roman" w:cs="Times New Roman"/>
                <w:sz w:val="24"/>
                <w:szCs w:val="24"/>
                <w:lang w:val="es-CO" w:eastAsia="es-CO"/>
              </w:rPr>
              <w:t> valorar</w:t>
            </w:r>
            <w:r w:rsidRPr="00092572">
              <w:rPr>
                <w:rFonts w:ascii="Times New Roman" w:eastAsia="Times New Roman" w:hAnsi="Times New Roman" w:cs="Times New Roman"/>
                <w:sz w:val="24"/>
                <w:szCs w:val="24"/>
                <w:lang w:val="es-CO" w:eastAsia="es-CO"/>
              </w:rPr>
              <w:t>án</w:t>
            </w:r>
            <w:r w:rsidRPr="00426B1E">
              <w:rPr>
                <w:rFonts w:ascii="Times New Roman" w:eastAsia="Times New Roman" w:hAnsi="Times New Roman" w:cs="Times New Roman"/>
                <w:sz w:val="24"/>
                <w:szCs w:val="24"/>
                <w:lang w:val="es-CO" w:eastAsia="es-CO"/>
              </w:rPr>
              <w:t> de forma crítica la validez del concepto o idea de “mano invisible” del mercado. Para ello, deberán utilizar argumentos elaborados, ya sean a favor o en contra.</w:t>
            </w:r>
          </w:p>
          <w:p w14:paraId="5346123F" w14:textId="77777777" w:rsidR="003B5541" w:rsidRPr="00092572"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426B1E">
              <w:rPr>
                <w:rFonts w:ascii="Times New Roman" w:eastAsia="Times New Roman" w:hAnsi="Times New Roman" w:cs="Times New Roman"/>
                <w:sz w:val="24"/>
                <w:szCs w:val="24"/>
                <w:lang w:val="es-CO" w:eastAsia="es-CO"/>
              </w:rPr>
              <w:lastRenderedPageBreak/>
              <w:t xml:space="preserve">- </w:t>
            </w:r>
            <w:r w:rsidRPr="00092572">
              <w:rPr>
                <w:rFonts w:ascii="Times New Roman" w:eastAsia="Times New Roman" w:hAnsi="Times New Roman" w:cs="Times New Roman"/>
                <w:b/>
                <w:bCs/>
                <w:sz w:val="24"/>
                <w:szCs w:val="24"/>
                <w:lang w:val="es-CO" w:eastAsia="es-CO"/>
              </w:rPr>
              <w:t>Pregunta 4</w:t>
            </w:r>
            <w:r w:rsidRPr="00426B1E">
              <w:rPr>
                <w:rFonts w:ascii="Times New Roman" w:eastAsia="Times New Roman" w:hAnsi="Times New Roman" w:cs="Times New Roman"/>
                <w:sz w:val="24"/>
                <w:szCs w:val="24"/>
                <w:lang w:val="es-CO" w:eastAsia="es-CO"/>
              </w:rPr>
              <w:t xml:space="preserve">: los alumnos </w:t>
            </w:r>
            <w:r w:rsidRPr="00092572">
              <w:rPr>
                <w:rFonts w:ascii="Times New Roman" w:eastAsia="Times New Roman" w:hAnsi="Times New Roman" w:cs="Times New Roman"/>
                <w:sz w:val="24"/>
                <w:szCs w:val="24"/>
                <w:lang w:val="es-CO" w:eastAsia="es-CO"/>
              </w:rPr>
              <w:t xml:space="preserve"> </w:t>
            </w:r>
            <w:r w:rsidRPr="00426B1E">
              <w:rPr>
                <w:rFonts w:ascii="Times New Roman" w:eastAsia="Times New Roman" w:hAnsi="Times New Roman" w:cs="Times New Roman"/>
                <w:sz w:val="24"/>
                <w:szCs w:val="24"/>
                <w:lang w:val="es-CO" w:eastAsia="es-CO"/>
              </w:rPr>
              <w:t xml:space="preserve"> analizar</w:t>
            </w:r>
            <w:r w:rsidRPr="00092572">
              <w:rPr>
                <w:rFonts w:ascii="Times New Roman" w:eastAsia="Times New Roman" w:hAnsi="Times New Roman" w:cs="Times New Roman"/>
                <w:sz w:val="24"/>
                <w:szCs w:val="24"/>
                <w:lang w:val="es-CO" w:eastAsia="es-CO"/>
              </w:rPr>
              <w:t>án</w:t>
            </w:r>
            <w:r w:rsidRPr="00426B1E">
              <w:rPr>
                <w:rFonts w:ascii="Times New Roman" w:eastAsia="Times New Roman" w:hAnsi="Times New Roman" w:cs="Times New Roman"/>
                <w:sz w:val="24"/>
                <w:szCs w:val="24"/>
                <w:lang w:val="es-CO" w:eastAsia="es-CO"/>
              </w:rPr>
              <w:t xml:space="preserve"> </w:t>
            </w:r>
            <w:r w:rsidRPr="00092572">
              <w:rPr>
                <w:rFonts w:ascii="Times New Roman" w:eastAsia="Times New Roman" w:hAnsi="Times New Roman" w:cs="Times New Roman"/>
                <w:sz w:val="24"/>
                <w:szCs w:val="24"/>
                <w:lang w:val="es-CO" w:eastAsia="es-CO"/>
              </w:rPr>
              <w:t xml:space="preserve">el </w:t>
            </w:r>
            <w:r w:rsidRPr="00426B1E">
              <w:rPr>
                <w:rFonts w:ascii="Times New Roman" w:eastAsia="Times New Roman" w:hAnsi="Times New Roman" w:cs="Times New Roman"/>
                <w:sz w:val="24"/>
                <w:szCs w:val="24"/>
                <w:lang w:val="es-CO" w:eastAsia="es-CO"/>
              </w:rPr>
              <w:t xml:space="preserve">lugar </w:t>
            </w:r>
            <w:r w:rsidRPr="00092572">
              <w:rPr>
                <w:rFonts w:ascii="Times New Roman" w:eastAsia="Times New Roman" w:hAnsi="Times New Roman" w:cs="Times New Roman"/>
                <w:sz w:val="24"/>
                <w:szCs w:val="24"/>
                <w:lang w:val="es-CO" w:eastAsia="es-CO"/>
              </w:rPr>
              <w:t xml:space="preserve">que </w:t>
            </w:r>
            <w:r w:rsidRPr="00426B1E">
              <w:rPr>
                <w:rFonts w:ascii="Times New Roman" w:eastAsia="Times New Roman" w:hAnsi="Times New Roman" w:cs="Times New Roman"/>
                <w:sz w:val="24"/>
                <w:szCs w:val="24"/>
                <w:lang w:val="es-CO" w:eastAsia="es-CO"/>
              </w:rPr>
              <w:t>ocupa el Estado en la economía actual y reflexionar</w:t>
            </w:r>
            <w:r w:rsidR="003B5541" w:rsidRPr="00092572">
              <w:rPr>
                <w:rFonts w:ascii="Times New Roman" w:eastAsia="Times New Roman" w:hAnsi="Times New Roman" w:cs="Times New Roman"/>
                <w:sz w:val="24"/>
                <w:szCs w:val="24"/>
                <w:lang w:val="es-CO" w:eastAsia="es-CO"/>
              </w:rPr>
              <w:t>án</w:t>
            </w:r>
            <w:r w:rsidRPr="00426B1E">
              <w:rPr>
                <w:rFonts w:ascii="Times New Roman" w:eastAsia="Times New Roman" w:hAnsi="Times New Roman" w:cs="Times New Roman"/>
                <w:sz w:val="24"/>
                <w:szCs w:val="24"/>
                <w:lang w:val="es-CO" w:eastAsia="es-CO"/>
              </w:rPr>
              <w:t xml:space="preserve"> en torno a cómo y a quién puede beneficiar un mayor grado de intervención de este en la actividad económica de un país.</w:t>
            </w:r>
          </w:p>
          <w:p w14:paraId="05F0B409" w14:textId="153C4440" w:rsidR="00426B1E" w:rsidRPr="00426B1E"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426B1E">
              <w:rPr>
                <w:rFonts w:ascii="Times New Roman" w:eastAsia="Times New Roman" w:hAnsi="Times New Roman" w:cs="Times New Roman"/>
                <w:sz w:val="24"/>
                <w:szCs w:val="24"/>
                <w:lang w:val="es-CO" w:eastAsia="es-CO"/>
              </w:rPr>
              <w:t>Cuando los alumnos hayan respondi</w:t>
            </w:r>
            <w:r w:rsidR="003B5541" w:rsidRPr="00092572">
              <w:rPr>
                <w:rFonts w:ascii="Times New Roman" w:eastAsia="Times New Roman" w:hAnsi="Times New Roman" w:cs="Times New Roman"/>
                <w:sz w:val="24"/>
                <w:szCs w:val="24"/>
                <w:lang w:val="es-CO" w:eastAsia="es-CO"/>
              </w:rPr>
              <w:t>do a las preguntas planteadas, l</w:t>
            </w:r>
            <w:r w:rsidRPr="00426B1E">
              <w:rPr>
                <w:rFonts w:ascii="Times New Roman" w:eastAsia="Times New Roman" w:hAnsi="Times New Roman" w:cs="Times New Roman"/>
                <w:sz w:val="24"/>
                <w:szCs w:val="24"/>
                <w:lang w:val="es-CO" w:eastAsia="es-CO"/>
              </w:rPr>
              <w:t>e aconsejamos poner en común sus respuestas y debatir en torno a ellas.</w:t>
            </w:r>
          </w:p>
          <w:p w14:paraId="118B3BD0" w14:textId="0FD58065" w:rsidR="003B5541" w:rsidRPr="00092572"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426B1E">
              <w:rPr>
                <w:rFonts w:ascii="Times New Roman" w:eastAsia="Times New Roman" w:hAnsi="Times New Roman" w:cs="Times New Roman"/>
                <w:sz w:val="24"/>
                <w:szCs w:val="24"/>
                <w:lang w:val="es-CO" w:eastAsia="es-CO"/>
              </w:rPr>
              <w:t>En el texto aparecen distintos conceptos que los alumnos deberían conocer. P</w:t>
            </w:r>
            <w:r w:rsidR="003B5541" w:rsidRPr="00092572">
              <w:rPr>
                <w:rFonts w:ascii="Times New Roman" w:eastAsia="Times New Roman" w:hAnsi="Times New Roman" w:cs="Times New Roman"/>
                <w:sz w:val="24"/>
                <w:szCs w:val="24"/>
                <w:lang w:val="es-CO" w:eastAsia="es-CO"/>
              </w:rPr>
              <w:t xml:space="preserve">ara trabajar sobre ello, puede </w:t>
            </w:r>
            <w:r w:rsidRPr="00426B1E">
              <w:rPr>
                <w:rFonts w:ascii="Times New Roman" w:eastAsia="Times New Roman" w:hAnsi="Times New Roman" w:cs="Times New Roman"/>
                <w:sz w:val="24"/>
                <w:szCs w:val="24"/>
                <w:lang w:val="es-CO" w:eastAsia="es-CO"/>
              </w:rPr>
              <w:t>pedirles que definan los términos propuestos. Después, contrast</w:t>
            </w:r>
            <w:r w:rsidR="003B5541" w:rsidRPr="00092572">
              <w:rPr>
                <w:rFonts w:ascii="Times New Roman" w:eastAsia="Times New Roman" w:hAnsi="Times New Roman" w:cs="Times New Roman"/>
                <w:sz w:val="24"/>
                <w:szCs w:val="24"/>
                <w:lang w:val="es-CO" w:eastAsia="es-CO"/>
              </w:rPr>
              <w:t>e</w:t>
            </w:r>
            <w:r w:rsidRPr="00426B1E">
              <w:rPr>
                <w:rFonts w:ascii="Times New Roman" w:eastAsia="Times New Roman" w:hAnsi="Times New Roman" w:cs="Times New Roman"/>
                <w:sz w:val="24"/>
                <w:szCs w:val="24"/>
                <w:lang w:val="es-CO" w:eastAsia="es-CO"/>
              </w:rPr>
              <w:t xml:space="preserve"> sus respuestas con las definiciones que encontrará en el apartado </w:t>
            </w:r>
            <w:r w:rsidRPr="00092572">
              <w:rPr>
                <w:rFonts w:ascii="Times New Roman" w:eastAsia="Times New Roman" w:hAnsi="Times New Roman" w:cs="Times New Roman"/>
                <w:b/>
                <w:bCs/>
                <w:sz w:val="24"/>
                <w:szCs w:val="24"/>
                <w:lang w:val="es-CO" w:eastAsia="es-CO"/>
              </w:rPr>
              <w:t>Léxico</w:t>
            </w:r>
            <w:r w:rsidRPr="00426B1E">
              <w:rPr>
                <w:rFonts w:ascii="Times New Roman" w:eastAsia="Times New Roman" w:hAnsi="Times New Roman" w:cs="Times New Roman"/>
                <w:sz w:val="24"/>
                <w:szCs w:val="24"/>
                <w:lang w:val="es-CO" w:eastAsia="es-CO"/>
              </w:rPr>
              <w:t>.</w:t>
            </w:r>
          </w:p>
          <w:p w14:paraId="15968BF0" w14:textId="2336D3E0" w:rsidR="003556E1" w:rsidRPr="00092572" w:rsidRDefault="003556E1" w:rsidP="00763563">
            <w:pPr>
              <w:rPr>
                <w:rFonts w:ascii="Times New Roman" w:hAnsi="Times New Roman" w:cs="Times New Roman"/>
                <w:sz w:val="24"/>
                <w:szCs w:val="24"/>
              </w:rPr>
            </w:pPr>
          </w:p>
        </w:tc>
      </w:tr>
      <w:tr w:rsidR="003C765F" w:rsidRPr="00985BA1" w14:paraId="67FB0944" w14:textId="77777777" w:rsidTr="00763563">
        <w:tc>
          <w:tcPr>
            <w:tcW w:w="2518" w:type="dxa"/>
          </w:tcPr>
          <w:p w14:paraId="00D9BC55" w14:textId="0F366EA8" w:rsidR="003C765F" w:rsidRPr="00237543" w:rsidRDefault="003C765F" w:rsidP="00763563">
            <w:pPr>
              <w:rPr>
                <w:rFonts w:ascii="Times New Roman" w:hAnsi="Times New Roman" w:cs="Times New Roman"/>
                <w:b/>
                <w:color w:val="000000" w:themeColor="text1"/>
                <w:sz w:val="24"/>
                <w:szCs w:val="24"/>
              </w:rPr>
            </w:pPr>
            <w:r w:rsidRPr="00237543">
              <w:rPr>
                <w:rFonts w:ascii="Times New Roman" w:hAnsi="Times New Roman" w:cs="Times New Roman"/>
                <w:b/>
                <w:color w:val="000000" w:themeColor="text1"/>
                <w:sz w:val="24"/>
                <w:szCs w:val="24"/>
              </w:rPr>
              <w:lastRenderedPageBreak/>
              <w:t>Título</w:t>
            </w:r>
          </w:p>
        </w:tc>
        <w:tc>
          <w:tcPr>
            <w:tcW w:w="6536" w:type="dxa"/>
          </w:tcPr>
          <w:p w14:paraId="5E33DA7D" w14:textId="77777777" w:rsidR="005D6432" w:rsidRPr="00092572" w:rsidRDefault="003C765F" w:rsidP="005D6432">
            <w:pPr>
              <w:rPr>
                <w:rFonts w:ascii="Times New Roman" w:hAnsi="Times New Roman" w:cs="Times New Roman"/>
                <w:sz w:val="24"/>
                <w:szCs w:val="24"/>
                <w:lang w:val="en"/>
              </w:rPr>
            </w:pPr>
            <w:r w:rsidRPr="00092572">
              <w:rPr>
                <w:rFonts w:ascii="Times New Roman" w:hAnsi="Times New Roman" w:cs="Times New Roman"/>
                <w:sz w:val="24"/>
                <w:szCs w:val="24"/>
              </w:rPr>
              <w:t xml:space="preserve"> </w:t>
            </w:r>
            <w:r w:rsidR="003D4714" w:rsidRPr="00092572">
              <w:rPr>
                <w:rFonts w:ascii="Times New Roman" w:hAnsi="Times New Roman" w:cs="Times New Roman"/>
                <w:sz w:val="24"/>
                <w:szCs w:val="24"/>
              </w:rPr>
              <w:t xml:space="preserve"> </w:t>
            </w:r>
            <w:r w:rsidRPr="00092572">
              <w:rPr>
                <w:rFonts w:ascii="Times New Roman" w:hAnsi="Times New Roman" w:cs="Times New Roman"/>
                <w:sz w:val="24"/>
                <w:szCs w:val="24"/>
              </w:rPr>
              <w:t xml:space="preserve"> </w:t>
            </w:r>
            <w:r w:rsidR="005D6432" w:rsidRPr="00092572">
              <w:rPr>
                <w:rFonts w:ascii="Times New Roman" w:hAnsi="Times New Roman" w:cs="Times New Roman"/>
                <w:sz w:val="24"/>
                <w:szCs w:val="24"/>
                <w:lang w:val="en"/>
              </w:rPr>
              <w:t>El liberalismo económico</w:t>
            </w:r>
          </w:p>
          <w:p w14:paraId="3C1AB769" w14:textId="270ED9D7" w:rsidR="003C765F" w:rsidRPr="00092572" w:rsidRDefault="003C765F" w:rsidP="003D4714">
            <w:pPr>
              <w:rPr>
                <w:rFonts w:ascii="Times New Roman" w:hAnsi="Times New Roman" w:cs="Times New Roman"/>
                <w:sz w:val="24"/>
                <w:szCs w:val="24"/>
              </w:rPr>
            </w:pPr>
          </w:p>
        </w:tc>
      </w:tr>
      <w:tr w:rsidR="003C765F" w:rsidRPr="00985BA1" w14:paraId="676E74E8" w14:textId="77777777" w:rsidTr="00763563">
        <w:tc>
          <w:tcPr>
            <w:tcW w:w="2518" w:type="dxa"/>
          </w:tcPr>
          <w:p w14:paraId="249F5E01" w14:textId="77777777" w:rsidR="003C765F" w:rsidRPr="00237543" w:rsidRDefault="003C765F" w:rsidP="00763563">
            <w:pPr>
              <w:rPr>
                <w:rFonts w:ascii="Times New Roman" w:hAnsi="Times New Roman" w:cs="Times New Roman"/>
                <w:b/>
                <w:color w:val="000000" w:themeColor="text1"/>
                <w:sz w:val="24"/>
                <w:szCs w:val="24"/>
              </w:rPr>
            </w:pPr>
            <w:r w:rsidRPr="00237543">
              <w:rPr>
                <w:rFonts w:ascii="Times New Roman" w:hAnsi="Times New Roman" w:cs="Times New Roman"/>
                <w:b/>
                <w:color w:val="000000" w:themeColor="text1"/>
                <w:sz w:val="24"/>
                <w:szCs w:val="24"/>
              </w:rPr>
              <w:t>Descripción</w:t>
            </w:r>
          </w:p>
        </w:tc>
        <w:tc>
          <w:tcPr>
            <w:tcW w:w="6536" w:type="dxa"/>
          </w:tcPr>
          <w:p w14:paraId="10E62036" w14:textId="2C2E4EB1" w:rsidR="003C765F" w:rsidRPr="00092572" w:rsidRDefault="003D4714" w:rsidP="00AB419E">
            <w:pPr>
              <w:rPr>
                <w:rFonts w:ascii="Times New Roman" w:hAnsi="Times New Roman" w:cs="Times New Roman"/>
                <w:sz w:val="24"/>
                <w:szCs w:val="24"/>
              </w:rPr>
            </w:pPr>
            <w:r w:rsidRPr="00092572">
              <w:rPr>
                <w:rFonts w:ascii="Times New Roman" w:hAnsi="Times New Roman" w:cs="Times New Roman"/>
                <w:sz w:val="24"/>
                <w:szCs w:val="24"/>
              </w:rPr>
              <w:t>Interactivo que propone el análisis de un texto de Adam Smith y permite comprender los rasgos fundamentales de capitalismo inicial</w:t>
            </w:r>
          </w:p>
        </w:tc>
      </w:tr>
    </w:tbl>
    <w:p w14:paraId="75784938" w14:textId="77777777" w:rsidR="003C765F" w:rsidRPr="00985BA1" w:rsidRDefault="003C765F" w:rsidP="003C765F">
      <w:pPr>
        <w:pStyle w:val="u"/>
        <w:shd w:val="clear" w:color="auto" w:fill="FFFFFF"/>
        <w:ind w:left="720"/>
        <w:rPr>
          <w:rStyle w:val="un"/>
          <w:lang w:val="es-ES_tradnl"/>
        </w:rPr>
      </w:pPr>
    </w:p>
    <w:p w14:paraId="6FC93485" w14:textId="77777777" w:rsidR="003C765F" w:rsidRPr="00985BA1" w:rsidRDefault="003C765F" w:rsidP="00CD25BD">
      <w:pPr>
        <w:pStyle w:val="u"/>
        <w:shd w:val="clear" w:color="auto" w:fill="FFFFFF"/>
        <w:rPr>
          <w:lang w:val="es-ES"/>
        </w:rPr>
      </w:pPr>
    </w:p>
    <w:tbl>
      <w:tblPr>
        <w:tblStyle w:val="Tablaconcuadrcula"/>
        <w:tblW w:w="0" w:type="auto"/>
        <w:tblLook w:val="04A0" w:firstRow="1" w:lastRow="0" w:firstColumn="1" w:lastColumn="0" w:noHBand="0" w:noVBand="1"/>
      </w:tblPr>
      <w:tblGrid>
        <w:gridCol w:w="1286"/>
        <w:gridCol w:w="7768"/>
      </w:tblGrid>
      <w:tr w:rsidR="008F7271" w:rsidRPr="00985BA1" w14:paraId="734F0E53" w14:textId="77777777" w:rsidTr="00183076">
        <w:tc>
          <w:tcPr>
            <w:tcW w:w="9054" w:type="dxa"/>
            <w:gridSpan w:val="2"/>
            <w:shd w:val="clear" w:color="auto" w:fill="000000" w:themeFill="text1"/>
          </w:tcPr>
          <w:p w14:paraId="134904EF" w14:textId="6DF85ABE" w:rsidR="008F7271" w:rsidRPr="00985BA1" w:rsidRDefault="008F7271" w:rsidP="00183076">
            <w:pPr>
              <w:spacing w:before="2" w:after="2"/>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CONSOLIDA: recurso aprovechado</w:t>
            </w:r>
          </w:p>
        </w:tc>
      </w:tr>
      <w:tr w:rsidR="008F7271" w:rsidRPr="00985BA1" w14:paraId="55CF58B7" w14:textId="77777777" w:rsidTr="00183076">
        <w:tc>
          <w:tcPr>
            <w:tcW w:w="2518" w:type="dxa"/>
          </w:tcPr>
          <w:p w14:paraId="3AE58DA0" w14:textId="77777777" w:rsidR="008F7271" w:rsidRPr="00985BA1" w:rsidRDefault="008F7271"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Código</w:t>
            </w:r>
          </w:p>
        </w:tc>
        <w:tc>
          <w:tcPr>
            <w:tcW w:w="6536" w:type="dxa"/>
          </w:tcPr>
          <w:p w14:paraId="1376F630" w14:textId="384FF2D9" w:rsidR="008F7271" w:rsidRPr="00237543" w:rsidRDefault="008F7271" w:rsidP="00BF56D0">
            <w:pPr>
              <w:rPr>
                <w:rFonts w:ascii="Times New Roman" w:hAnsi="Times New Roman" w:cs="Times New Roman"/>
                <w:b/>
                <w:color w:val="000000" w:themeColor="text1"/>
                <w:sz w:val="24"/>
                <w:szCs w:val="24"/>
              </w:rPr>
            </w:pPr>
            <w:r w:rsidRPr="00237543">
              <w:rPr>
                <w:rFonts w:ascii="Times New Roman" w:hAnsi="Times New Roman" w:cs="Times New Roman"/>
                <w:color w:val="000000"/>
                <w:sz w:val="24"/>
                <w:szCs w:val="24"/>
              </w:rPr>
              <w:t>CS_08_01</w:t>
            </w:r>
            <w:r w:rsidRPr="00237543">
              <w:rPr>
                <w:rFonts w:ascii="Times New Roman" w:hAnsi="Times New Roman" w:cs="Times New Roman"/>
                <w:color w:val="000000" w:themeColor="text1"/>
                <w:sz w:val="24"/>
                <w:szCs w:val="24"/>
              </w:rPr>
              <w:t>_REC</w:t>
            </w:r>
            <w:r w:rsidR="00237543" w:rsidRPr="00237543">
              <w:rPr>
                <w:rFonts w:ascii="Times New Roman" w:hAnsi="Times New Roman" w:cs="Times New Roman"/>
                <w:color w:val="000000" w:themeColor="text1"/>
                <w:sz w:val="24"/>
                <w:szCs w:val="24"/>
              </w:rPr>
              <w:t>1</w:t>
            </w:r>
            <w:r w:rsidR="00BF56D0">
              <w:rPr>
                <w:rFonts w:ascii="Times New Roman" w:hAnsi="Times New Roman" w:cs="Times New Roman"/>
                <w:color w:val="000000" w:themeColor="text1"/>
                <w:sz w:val="24"/>
                <w:szCs w:val="24"/>
              </w:rPr>
              <w:t>00</w:t>
            </w:r>
          </w:p>
        </w:tc>
      </w:tr>
      <w:tr w:rsidR="008F7271" w:rsidRPr="00985BA1" w14:paraId="4E1D852D" w14:textId="77777777" w:rsidTr="00183076">
        <w:tc>
          <w:tcPr>
            <w:tcW w:w="2518" w:type="dxa"/>
          </w:tcPr>
          <w:p w14:paraId="0E8B570D" w14:textId="77777777" w:rsidR="008F7271" w:rsidRPr="00985BA1" w:rsidRDefault="008F7271" w:rsidP="00183076">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Ubicación en Aula Planeta</w:t>
            </w:r>
          </w:p>
        </w:tc>
        <w:tc>
          <w:tcPr>
            <w:tcW w:w="6536" w:type="dxa"/>
          </w:tcPr>
          <w:p w14:paraId="129736C9" w14:textId="1E618EA9" w:rsidR="008F7271" w:rsidRPr="00237543" w:rsidRDefault="008F7271" w:rsidP="00C14CF2">
            <w:pPr>
              <w:rPr>
                <w:rFonts w:ascii="Times New Roman" w:hAnsi="Times New Roman" w:cs="Times New Roman"/>
                <w:color w:val="000000" w:themeColor="text1"/>
                <w:sz w:val="24"/>
                <w:szCs w:val="24"/>
              </w:rPr>
            </w:pPr>
            <w:r w:rsidRPr="00237543">
              <w:rPr>
                <w:rFonts w:ascii="Times New Roman" w:hAnsi="Times New Roman" w:cs="Times New Roman"/>
                <w:color w:val="000000" w:themeColor="text1"/>
                <w:sz w:val="24"/>
                <w:szCs w:val="24"/>
              </w:rPr>
              <w:t xml:space="preserve">4º ESO/ Ciencias sociales, geografía e historia/El fin del Antiguo Régimen/ </w:t>
            </w:r>
            <w:r w:rsidR="00C14CF2" w:rsidRPr="00237543">
              <w:rPr>
                <w:rFonts w:ascii="Times New Roman" w:hAnsi="Times New Roman" w:cs="Times New Roman"/>
                <w:color w:val="000000" w:themeColor="text1"/>
                <w:sz w:val="24"/>
                <w:szCs w:val="24"/>
              </w:rPr>
              <w:t>Refuerza tu aprendizaje: el pensamiento liberal</w:t>
            </w:r>
          </w:p>
        </w:tc>
      </w:tr>
      <w:tr w:rsidR="008F7271" w:rsidRPr="00985BA1" w14:paraId="1B68713A" w14:textId="77777777" w:rsidTr="00183076">
        <w:tc>
          <w:tcPr>
            <w:tcW w:w="2518" w:type="dxa"/>
          </w:tcPr>
          <w:p w14:paraId="5D8AE61D" w14:textId="77777777" w:rsidR="008F7271" w:rsidRPr="00985BA1" w:rsidRDefault="008F7271" w:rsidP="00183076">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Cambio (descripción o capturas de pantallas)</w:t>
            </w:r>
          </w:p>
        </w:tc>
        <w:tc>
          <w:tcPr>
            <w:tcW w:w="6536" w:type="dxa"/>
          </w:tcPr>
          <w:p w14:paraId="34AACD6A" w14:textId="14D4B4D5" w:rsidR="008F7271" w:rsidRPr="00985BA1" w:rsidRDefault="00FF08E3" w:rsidP="00183076">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Eliminar slide 4</w:t>
            </w:r>
          </w:p>
          <w:p w14:paraId="3F2A106B" w14:textId="56B0D1A3" w:rsidR="00FF08E3" w:rsidRPr="00985BA1" w:rsidRDefault="00FF08E3" w:rsidP="00183076">
            <w:pPr>
              <w:rPr>
                <w:rFonts w:ascii="Times New Roman" w:hAnsi="Times New Roman" w:cs="Times New Roman"/>
                <w:color w:val="000000" w:themeColor="text1"/>
                <w:sz w:val="24"/>
                <w:szCs w:val="24"/>
              </w:rPr>
            </w:pPr>
            <w:r w:rsidRPr="00985BA1">
              <w:rPr>
                <w:rFonts w:ascii="Times New Roman" w:hAnsi="Times New Roman" w:cs="Times New Roman"/>
                <w:noProof/>
                <w:lang w:val="es-CO" w:eastAsia="es-CO"/>
              </w:rPr>
              <w:drawing>
                <wp:inline distT="0" distB="0" distL="0" distR="0" wp14:anchorId="58673387" wp14:editId="0A30AFAB">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155315"/>
                          </a:xfrm>
                          <a:prstGeom prst="rect">
                            <a:avLst/>
                          </a:prstGeom>
                        </pic:spPr>
                      </pic:pic>
                    </a:graphicData>
                  </a:graphic>
                </wp:inline>
              </w:drawing>
            </w:r>
          </w:p>
          <w:p w14:paraId="17971E0C" w14:textId="77777777" w:rsidR="008F7271" w:rsidRPr="00985BA1" w:rsidRDefault="008F7271" w:rsidP="00183076">
            <w:pPr>
              <w:rPr>
                <w:rFonts w:ascii="Times New Roman" w:hAnsi="Times New Roman" w:cs="Times New Roman"/>
                <w:color w:val="000000" w:themeColor="text1"/>
                <w:sz w:val="24"/>
                <w:szCs w:val="24"/>
              </w:rPr>
            </w:pPr>
          </w:p>
        </w:tc>
      </w:tr>
      <w:tr w:rsidR="008F7271" w:rsidRPr="00985BA1" w14:paraId="5B780799" w14:textId="77777777" w:rsidTr="00183076">
        <w:tc>
          <w:tcPr>
            <w:tcW w:w="2518" w:type="dxa"/>
          </w:tcPr>
          <w:p w14:paraId="10CC80C2" w14:textId="4BC4A5D2" w:rsidR="008F7271" w:rsidRPr="00985BA1" w:rsidRDefault="008F7271"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lastRenderedPageBreak/>
              <w:t>Título</w:t>
            </w:r>
          </w:p>
        </w:tc>
        <w:tc>
          <w:tcPr>
            <w:tcW w:w="6536" w:type="dxa"/>
          </w:tcPr>
          <w:p w14:paraId="10745F48" w14:textId="72A4A516" w:rsidR="008F7271" w:rsidRPr="00985BA1" w:rsidRDefault="008F7271" w:rsidP="00183076">
            <w:pPr>
              <w:rPr>
                <w:rFonts w:ascii="Times New Roman" w:hAnsi="Times New Roman" w:cs="Times New Roman"/>
                <w:color w:val="000000" w:themeColor="text1"/>
                <w:sz w:val="24"/>
                <w:szCs w:val="24"/>
              </w:rPr>
            </w:pPr>
            <w:r w:rsidRPr="00985BA1">
              <w:rPr>
                <w:rFonts w:ascii="Times New Roman" w:hAnsi="Times New Roman" w:cs="Times New Roman"/>
                <w:sz w:val="24"/>
                <w:szCs w:val="24"/>
              </w:rPr>
              <w:t>Ciencias sociales, geografía e historia</w:t>
            </w:r>
            <w:r w:rsidRPr="00985BA1">
              <w:rPr>
                <w:rFonts w:ascii="Times New Roman" w:hAnsi="Times New Roman" w:cs="Times New Roman"/>
                <w:sz w:val="24"/>
                <w:szCs w:val="24"/>
              </w:rPr>
              <w:br/>
            </w:r>
            <w:r w:rsidR="00C34A08" w:rsidRPr="00985BA1">
              <w:rPr>
                <w:rFonts w:ascii="Times New Roman" w:hAnsi="Times New Roman" w:cs="Times New Roman"/>
                <w:color w:val="000000" w:themeColor="text1"/>
                <w:sz w:val="24"/>
                <w:szCs w:val="24"/>
              </w:rPr>
              <w:t>Refuerza tu aprendizaje: el pensamiento liberal</w:t>
            </w:r>
          </w:p>
        </w:tc>
      </w:tr>
      <w:tr w:rsidR="008F7271" w:rsidRPr="00985BA1" w14:paraId="3042F19F" w14:textId="77777777" w:rsidTr="00183076">
        <w:tc>
          <w:tcPr>
            <w:tcW w:w="2518" w:type="dxa"/>
          </w:tcPr>
          <w:p w14:paraId="26C86C7F" w14:textId="77777777" w:rsidR="008F7271" w:rsidRPr="00985BA1" w:rsidRDefault="008F7271"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Descripción</w:t>
            </w:r>
          </w:p>
        </w:tc>
        <w:tc>
          <w:tcPr>
            <w:tcW w:w="6536" w:type="dxa"/>
          </w:tcPr>
          <w:p w14:paraId="71F71DE6" w14:textId="1656FE91" w:rsidR="008F7271" w:rsidRPr="00985BA1" w:rsidRDefault="008F7271" w:rsidP="00C34A08">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 xml:space="preserve"> </w:t>
            </w:r>
            <w:r w:rsidR="00C34A08" w:rsidRPr="00985BA1">
              <w:rPr>
                <w:rFonts w:ascii="Times New Roman" w:hAnsi="Times New Roman" w:cs="Times New Roman"/>
                <w:color w:val="000000" w:themeColor="text1"/>
                <w:sz w:val="24"/>
                <w:szCs w:val="24"/>
              </w:rPr>
              <w:t>Actividad que sintetiza los elementos fundamentales del pensamiento liberal.</w:t>
            </w:r>
            <w:r w:rsidRPr="00985BA1">
              <w:rPr>
                <w:rFonts w:ascii="Times New Roman" w:hAnsi="Times New Roman" w:cs="Times New Roman"/>
                <w:color w:val="000000" w:themeColor="text1"/>
                <w:sz w:val="24"/>
                <w:szCs w:val="24"/>
              </w:rPr>
              <w:t xml:space="preserve">  </w:t>
            </w:r>
          </w:p>
        </w:tc>
      </w:tr>
    </w:tbl>
    <w:p w14:paraId="2200F460" w14:textId="77777777" w:rsidR="00587729" w:rsidRPr="00985BA1" w:rsidRDefault="00587729" w:rsidP="00134A9E">
      <w:pPr>
        <w:rPr>
          <w:rFonts w:ascii="Times New Roman" w:hAnsi="Times New Roman" w:cs="Times New Roman"/>
          <w:lang w:val="es-CO"/>
        </w:rPr>
      </w:pPr>
    </w:p>
    <w:p w14:paraId="27B5965A" w14:textId="5D073182" w:rsidR="00036421" w:rsidRPr="00985BA1" w:rsidRDefault="00036421" w:rsidP="00036421">
      <w:pPr>
        <w:shd w:val="clear" w:color="auto" w:fill="FFFFFF"/>
        <w:spacing w:before="100" w:beforeAutospacing="1" w:after="100" w:afterAutospacing="1" w:line="270" w:lineRule="atLeast"/>
        <w:rPr>
          <w:rFonts w:ascii="Times New Roman" w:hAnsi="Times New Roman" w:cs="Times New Roman"/>
          <w:b/>
          <w:lang w:val="es-ES"/>
        </w:rPr>
      </w:pPr>
      <w:r w:rsidRPr="00985BA1">
        <w:rPr>
          <w:rFonts w:ascii="Times New Roman" w:hAnsi="Times New Roman" w:cs="Times New Roman"/>
          <w:highlight w:val="yellow"/>
        </w:rPr>
        <w:t>[SECCIÓN 1]</w:t>
      </w:r>
      <w:r w:rsidRPr="00985BA1">
        <w:rPr>
          <w:rFonts w:ascii="Times New Roman" w:hAnsi="Times New Roman" w:cs="Times New Roman"/>
        </w:rPr>
        <w:t xml:space="preserve"> </w:t>
      </w:r>
      <w:r w:rsidRPr="00985BA1">
        <w:rPr>
          <w:rFonts w:ascii="Times New Roman" w:hAnsi="Times New Roman" w:cs="Times New Roman"/>
          <w:b/>
        </w:rPr>
        <w:t xml:space="preserve">5 </w:t>
      </w:r>
      <w:r w:rsidRPr="00985BA1">
        <w:rPr>
          <w:rFonts w:ascii="Times New Roman" w:hAnsi="Times New Roman" w:cs="Times New Roman"/>
          <w:b/>
          <w:lang w:val="es-ES"/>
        </w:rPr>
        <w:t>La crisis del antiguo régimen</w:t>
      </w:r>
    </w:p>
    <w:p w14:paraId="705D2F38" w14:textId="77777777" w:rsidR="00587729" w:rsidRPr="00985BA1" w:rsidRDefault="00587729" w:rsidP="00134A9E">
      <w:pPr>
        <w:rPr>
          <w:rFonts w:ascii="Times New Roman" w:hAnsi="Times New Roman" w:cs="Times New Roman"/>
          <w:lang w:val="es-CO"/>
        </w:rPr>
      </w:pPr>
    </w:p>
    <w:p w14:paraId="23AD5426" w14:textId="77777777" w:rsidR="00E76E1C" w:rsidRPr="00985BA1"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El período histórico que se inició a finales del siglo XVIII y que comprende las primeras décadas del siglo XIX está marcado por unas profundas </w:t>
      </w:r>
      <w:r w:rsidRPr="00985BA1">
        <w:rPr>
          <w:rFonts w:ascii="Times New Roman" w:eastAsia="Times New Roman" w:hAnsi="Times New Roman" w:cs="Times New Roman"/>
          <w:b/>
          <w:bCs/>
          <w:lang w:val="es-ES" w:eastAsia="es-CO"/>
        </w:rPr>
        <w:t>transformaciones políticas</w:t>
      </w:r>
      <w:r w:rsidRPr="00985BA1">
        <w:rPr>
          <w:rFonts w:ascii="Times New Roman" w:eastAsia="Times New Roman" w:hAnsi="Times New Roman" w:cs="Times New Roman"/>
          <w:lang w:val="es-ES" w:eastAsia="es-CO"/>
        </w:rPr>
        <w:t xml:space="preserve"> y </w:t>
      </w:r>
      <w:r w:rsidRPr="00985BA1">
        <w:rPr>
          <w:rFonts w:ascii="Times New Roman" w:eastAsia="Times New Roman" w:hAnsi="Times New Roman" w:cs="Times New Roman"/>
          <w:b/>
          <w:bCs/>
          <w:lang w:val="es-ES" w:eastAsia="es-CO"/>
        </w:rPr>
        <w:t>sociales</w:t>
      </w:r>
      <w:r w:rsidRPr="00985BA1">
        <w:rPr>
          <w:rFonts w:ascii="Times New Roman" w:eastAsia="Times New Roman" w:hAnsi="Times New Roman" w:cs="Times New Roman"/>
          <w:lang w:val="es-ES" w:eastAsia="es-CO"/>
        </w:rPr>
        <w:t xml:space="preserve"> que pusieron las bases del mundo contemporáneo. Estos cambios, unidos a la gran influencia mundial de las ideas de la </w:t>
      </w:r>
      <w:r w:rsidRPr="00985BA1">
        <w:rPr>
          <w:rFonts w:ascii="Times New Roman" w:eastAsia="Times New Roman" w:hAnsi="Times New Roman" w:cs="Times New Roman"/>
          <w:b/>
          <w:lang w:val="es-ES" w:eastAsia="es-CO"/>
        </w:rPr>
        <w:t>Ilustración</w:t>
      </w:r>
      <w:r w:rsidRPr="00985BA1">
        <w:rPr>
          <w:rFonts w:ascii="Times New Roman" w:eastAsia="Times New Roman" w:hAnsi="Times New Roman" w:cs="Times New Roman"/>
          <w:lang w:val="es-ES" w:eastAsia="es-CO"/>
        </w:rPr>
        <w:t xml:space="preserve">, causaron grandes transformaciones en la sociedad europea. </w:t>
      </w:r>
    </w:p>
    <w:p w14:paraId="4B81F7BE" w14:textId="34CCA313" w:rsidR="00E76E1C" w:rsidRPr="00985BA1"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La </w:t>
      </w:r>
      <w:r w:rsidRPr="00985BA1">
        <w:rPr>
          <w:rFonts w:ascii="Times New Roman" w:eastAsia="Times New Roman" w:hAnsi="Times New Roman" w:cs="Times New Roman"/>
          <w:b/>
          <w:bCs/>
          <w:lang w:val="es-ES" w:eastAsia="es-CO"/>
        </w:rPr>
        <w:t>burguesía</w:t>
      </w:r>
      <w:r w:rsidRPr="00985BA1">
        <w:rPr>
          <w:rFonts w:ascii="Times New Roman" w:eastAsia="Times New Roman" w:hAnsi="Times New Roman" w:cs="Times New Roman"/>
          <w:lang w:val="es-ES" w:eastAsia="es-CO"/>
        </w:rPr>
        <w:t xml:space="preserve">, la clase social emergente a lo largo del siglo XVIII, protagonizó las revoluciones liberales que pondrían fin a la edad moderna y al </w:t>
      </w:r>
      <w:r w:rsidRPr="00985BA1">
        <w:rPr>
          <w:rFonts w:ascii="Times New Roman" w:eastAsia="Times New Roman" w:hAnsi="Times New Roman" w:cs="Times New Roman"/>
          <w:b/>
          <w:bCs/>
          <w:lang w:val="es-ES" w:eastAsia="es-CO"/>
        </w:rPr>
        <w:t>Antiguo Régimen</w:t>
      </w:r>
      <w:r w:rsidRPr="00985BA1">
        <w:rPr>
          <w:rFonts w:ascii="Times New Roman" w:eastAsia="Times New Roman" w:hAnsi="Times New Roman" w:cs="Times New Roman"/>
          <w:lang w:val="es-ES" w:eastAsia="es-CO"/>
        </w:rPr>
        <w:t xml:space="preserve"> e inaugurarían una nueva etapa en la historia universal. La burguesía se había enriquecido enormemente, pero el Antiguo Régimen no le permitía el ascenso social ni la participación política. Dos de los acontecimientos más relevantes y decisivos en el inicio de la </w:t>
      </w:r>
      <w:r w:rsidR="00FE7D89" w:rsidRPr="00985BA1">
        <w:rPr>
          <w:rFonts w:ascii="Times New Roman" w:eastAsia="Times New Roman" w:hAnsi="Times New Roman" w:cs="Times New Roman"/>
          <w:lang w:val="es-ES" w:eastAsia="es-CO"/>
        </w:rPr>
        <w:t>E</w:t>
      </w:r>
      <w:r w:rsidRPr="00985BA1">
        <w:rPr>
          <w:rFonts w:ascii="Times New Roman" w:eastAsia="Times New Roman" w:hAnsi="Times New Roman" w:cs="Times New Roman"/>
          <w:lang w:val="es-ES" w:eastAsia="es-CO"/>
        </w:rPr>
        <w:t xml:space="preserve">dad </w:t>
      </w:r>
      <w:r w:rsidR="00FE7D89" w:rsidRPr="00985BA1">
        <w:rPr>
          <w:rFonts w:ascii="Times New Roman" w:eastAsia="Times New Roman" w:hAnsi="Times New Roman" w:cs="Times New Roman"/>
          <w:lang w:val="es-ES" w:eastAsia="es-CO"/>
        </w:rPr>
        <w:t>C</w:t>
      </w:r>
      <w:r w:rsidRPr="00985BA1">
        <w:rPr>
          <w:rFonts w:ascii="Times New Roman" w:eastAsia="Times New Roman" w:hAnsi="Times New Roman" w:cs="Times New Roman"/>
          <w:lang w:val="es-ES" w:eastAsia="es-CO"/>
        </w:rPr>
        <w:t xml:space="preserve">ontemporánea fueron la </w:t>
      </w:r>
      <w:r w:rsidRPr="00985BA1">
        <w:rPr>
          <w:rFonts w:ascii="Times New Roman" w:eastAsia="Times New Roman" w:hAnsi="Times New Roman" w:cs="Times New Roman"/>
          <w:b/>
          <w:lang w:val="es-ES" w:eastAsia="es-CO"/>
        </w:rPr>
        <w:t>R</w:t>
      </w:r>
      <w:r w:rsidRPr="00985BA1">
        <w:rPr>
          <w:rFonts w:ascii="Times New Roman" w:eastAsia="Times New Roman" w:hAnsi="Times New Roman" w:cs="Times New Roman"/>
          <w:b/>
          <w:bCs/>
          <w:lang w:val="es-ES" w:eastAsia="es-CO"/>
        </w:rPr>
        <w:t>evolución Americana</w:t>
      </w:r>
      <w:r w:rsidRPr="00985BA1">
        <w:rPr>
          <w:rFonts w:ascii="Times New Roman" w:eastAsia="Times New Roman" w:hAnsi="Times New Roman" w:cs="Times New Roman"/>
          <w:lang w:val="es-ES" w:eastAsia="es-CO"/>
        </w:rPr>
        <w:t xml:space="preserve"> y la </w:t>
      </w:r>
      <w:r w:rsidRPr="00985BA1">
        <w:rPr>
          <w:rFonts w:ascii="Times New Roman" w:eastAsia="Times New Roman" w:hAnsi="Times New Roman" w:cs="Times New Roman"/>
          <w:b/>
          <w:lang w:val="es-ES" w:eastAsia="es-CO"/>
        </w:rPr>
        <w:t>R</w:t>
      </w:r>
      <w:r w:rsidRPr="00985BA1">
        <w:rPr>
          <w:rFonts w:ascii="Times New Roman" w:eastAsia="Times New Roman" w:hAnsi="Times New Roman" w:cs="Times New Roman"/>
          <w:b/>
          <w:bCs/>
          <w:lang w:val="es-ES" w:eastAsia="es-CO"/>
        </w:rPr>
        <w:t>evolución Francesa</w:t>
      </w:r>
      <w:r w:rsidRPr="00985BA1">
        <w:rPr>
          <w:rFonts w:ascii="Times New Roman" w:eastAsia="Times New Roman" w:hAnsi="Times New Roman" w:cs="Times New Roman"/>
          <w:lang w:val="es-ES" w:eastAsia="es-CO"/>
        </w:rPr>
        <w:t xml:space="preserve">. </w:t>
      </w:r>
      <w:r w:rsidR="00C64A38" w:rsidRPr="00985BA1">
        <w:rPr>
          <w:rFonts w:ascii="Times New Roman" w:eastAsia="Times New Roman" w:hAnsi="Times New Roman" w:cs="Times New Roman"/>
          <w:lang w:val="es-ES" w:eastAsia="es-CO"/>
        </w:rPr>
        <w:t xml:space="preserve">A ello debe sumarse el duro golpe que significó para las monarquías absolutas cada uno de los procesos de </w:t>
      </w:r>
      <w:r w:rsidR="00C64A38" w:rsidRPr="00985BA1">
        <w:rPr>
          <w:rFonts w:ascii="Times New Roman" w:eastAsia="Times New Roman" w:hAnsi="Times New Roman" w:cs="Times New Roman"/>
          <w:b/>
          <w:lang w:val="es-ES" w:eastAsia="es-CO"/>
        </w:rPr>
        <w:t>independencia</w:t>
      </w:r>
      <w:r w:rsidR="00C64A38" w:rsidRPr="00985BA1">
        <w:rPr>
          <w:rFonts w:ascii="Times New Roman" w:eastAsia="Times New Roman" w:hAnsi="Times New Roman" w:cs="Times New Roman"/>
          <w:lang w:val="es-ES" w:eastAsia="es-CO"/>
        </w:rPr>
        <w:t xml:space="preserve"> que ocurrieron en las colonias americanas.</w:t>
      </w:r>
    </w:p>
    <w:tbl>
      <w:tblPr>
        <w:tblStyle w:val="Tablaconcuadrcula"/>
        <w:tblW w:w="0" w:type="auto"/>
        <w:tblLook w:val="04A0" w:firstRow="1" w:lastRow="0" w:firstColumn="1" w:lastColumn="0" w:noHBand="0" w:noVBand="1"/>
      </w:tblPr>
      <w:tblGrid>
        <w:gridCol w:w="1286"/>
        <w:gridCol w:w="7768"/>
      </w:tblGrid>
      <w:tr w:rsidR="00741006" w:rsidRPr="00985BA1" w14:paraId="4C70DD5E" w14:textId="77777777" w:rsidTr="00183076">
        <w:tc>
          <w:tcPr>
            <w:tcW w:w="9054" w:type="dxa"/>
            <w:gridSpan w:val="2"/>
            <w:shd w:val="clear" w:color="auto" w:fill="000000" w:themeFill="text1"/>
          </w:tcPr>
          <w:p w14:paraId="02A343E8" w14:textId="77777777" w:rsidR="00741006" w:rsidRPr="00985BA1" w:rsidRDefault="00741006" w:rsidP="00183076">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Practica: recurso aprovechado</w:t>
            </w:r>
          </w:p>
        </w:tc>
      </w:tr>
      <w:tr w:rsidR="00741006" w:rsidRPr="00985BA1" w14:paraId="7E626539" w14:textId="77777777" w:rsidTr="00183076">
        <w:tc>
          <w:tcPr>
            <w:tcW w:w="2518" w:type="dxa"/>
          </w:tcPr>
          <w:p w14:paraId="20E940EF" w14:textId="77777777" w:rsidR="00741006" w:rsidRPr="00985BA1" w:rsidRDefault="00741006"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Código</w:t>
            </w:r>
          </w:p>
        </w:tc>
        <w:tc>
          <w:tcPr>
            <w:tcW w:w="6536" w:type="dxa"/>
          </w:tcPr>
          <w:p w14:paraId="2F6CDCE1" w14:textId="3A49A3BF" w:rsidR="00741006" w:rsidRPr="00985BA1" w:rsidRDefault="00741006" w:rsidP="00237543">
            <w:pPr>
              <w:rPr>
                <w:rFonts w:ascii="Times New Roman" w:hAnsi="Times New Roman" w:cs="Times New Roman"/>
                <w:b/>
                <w:color w:val="000000" w:themeColor="text1"/>
                <w:sz w:val="24"/>
                <w:szCs w:val="24"/>
              </w:rPr>
            </w:pPr>
            <w:r w:rsidRPr="00985BA1">
              <w:rPr>
                <w:rFonts w:ascii="Times New Roman" w:hAnsi="Times New Roman" w:cs="Times New Roman"/>
                <w:color w:val="000000"/>
                <w:sz w:val="24"/>
                <w:szCs w:val="24"/>
              </w:rPr>
              <w:t>CS_08_01</w:t>
            </w:r>
            <w:r w:rsidRPr="00985BA1">
              <w:rPr>
                <w:rFonts w:ascii="Times New Roman" w:hAnsi="Times New Roman" w:cs="Times New Roman"/>
                <w:color w:val="000000" w:themeColor="text1"/>
                <w:sz w:val="24"/>
                <w:szCs w:val="24"/>
              </w:rPr>
              <w:t>_REC1</w:t>
            </w:r>
            <w:r w:rsidR="00B16068">
              <w:rPr>
                <w:rFonts w:ascii="Times New Roman" w:hAnsi="Times New Roman" w:cs="Times New Roman"/>
                <w:color w:val="000000" w:themeColor="text1"/>
                <w:sz w:val="24"/>
                <w:szCs w:val="24"/>
              </w:rPr>
              <w:t>1</w:t>
            </w:r>
            <w:r w:rsidR="00237543">
              <w:rPr>
                <w:rFonts w:ascii="Times New Roman" w:hAnsi="Times New Roman" w:cs="Times New Roman"/>
                <w:color w:val="000000" w:themeColor="text1"/>
                <w:sz w:val="24"/>
                <w:szCs w:val="24"/>
              </w:rPr>
              <w:t>0</w:t>
            </w:r>
          </w:p>
        </w:tc>
      </w:tr>
      <w:tr w:rsidR="00741006" w:rsidRPr="00985BA1" w14:paraId="01525D77" w14:textId="77777777" w:rsidTr="00183076">
        <w:tc>
          <w:tcPr>
            <w:tcW w:w="2518" w:type="dxa"/>
          </w:tcPr>
          <w:p w14:paraId="1FD23278" w14:textId="77777777" w:rsidR="00741006" w:rsidRPr="00985BA1" w:rsidRDefault="00741006" w:rsidP="00183076">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Ubicación en Aula Planeta</w:t>
            </w:r>
          </w:p>
        </w:tc>
        <w:tc>
          <w:tcPr>
            <w:tcW w:w="6536" w:type="dxa"/>
          </w:tcPr>
          <w:p w14:paraId="5DE6FBAF" w14:textId="1C983B94" w:rsidR="00741006" w:rsidRPr="00985BA1" w:rsidRDefault="00741006" w:rsidP="00741006">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4º ESO/ Ciencias sociales, geografía e historia/El fin del Antiguo Régimen/ La</w:t>
            </w:r>
            <w:r w:rsidR="00237543">
              <w:rPr>
                <w:rFonts w:ascii="Times New Roman" w:hAnsi="Times New Roman" w:cs="Times New Roman"/>
                <w:color w:val="000000" w:themeColor="text1"/>
                <w:sz w:val="24"/>
                <w:szCs w:val="24"/>
              </w:rPr>
              <w:t xml:space="preserve"> </w:t>
            </w:r>
            <w:r w:rsidRPr="00985BA1">
              <w:rPr>
                <w:rFonts w:ascii="Times New Roman" w:hAnsi="Times New Roman" w:cs="Times New Roman"/>
                <w:color w:val="000000" w:themeColor="text1"/>
                <w:sz w:val="24"/>
                <w:szCs w:val="24"/>
              </w:rPr>
              <w:t xml:space="preserve">crisis del Antiguo Régimen. </w:t>
            </w:r>
          </w:p>
        </w:tc>
      </w:tr>
      <w:tr w:rsidR="00741006" w:rsidRPr="00985BA1" w14:paraId="7CA67C54" w14:textId="77777777" w:rsidTr="00183076">
        <w:tc>
          <w:tcPr>
            <w:tcW w:w="2518" w:type="dxa"/>
          </w:tcPr>
          <w:p w14:paraId="4FD85F7E" w14:textId="77777777" w:rsidR="00741006" w:rsidRPr="00985BA1" w:rsidRDefault="00741006" w:rsidP="00183076">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Cambio (descripción o capturas de pantallas)</w:t>
            </w:r>
          </w:p>
        </w:tc>
        <w:tc>
          <w:tcPr>
            <w:tcW w:w="6536" w:type="dxa"/>
          </w:tcPr>
          <w:p w14:paraId="437FE70B" w14:textId="1A840149" w:rsidR="00741006" w:rsidRPr="00985BA1" w:rsidRDefault="00741006" w:rsidP="00741006">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Eliminar slide 2</w:t>
            </w:r>
          </w:p>
          <w:p w14:paraId="3AD446A2" w14:textId="38F12C31" w:rsidR="00741006" w:rsidRPr="00985BA1" w:rsidRDefault="00741006" w:rsidP="00741006">
            <w:pPr>
              <w:rPr>
                <w:rFonts w:ascii="Times New Roman" w:hAnsi="Times New Roman" w:cs="Times New Roman"/>
                <w:color w:val="000000" w:themeColor="text1"/>
                <w:sz w:val="24"/>
                <w:szCs w:val="24"/>
              </w:rPr>
            </w:pPr>
            <w:r w:rsidRPr="00985BA1">
              <w:rPr>
                <w:rFonts w:ascii="Times New Roman" w:hAnsi="Times New Roman" w:cs="Times New Roman"/>
                <w:noProof/>
                <w:lang w:val="es-CO" w:eastAsia="es-CO"/>
              </w:rPr>
              <w:lastRenderedPageBreak/>
              <w:drawing>
                <wp:inline distT="0" distB="0" distL="0" distR="0" wp14:anchorId="1739283F" wp14:editId="06C9C791">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3155315"/>
                          </a:xfrm>
                          <a:prstGeom prst="rect">
                            <a:avLst/>
                          </a:prstGeom>
                        </pic:spPr>
                      </pic:pic>
                    </a:graphicData>
                  </a:graphic>
                </wp:inline>
              </w:drawing>
            </w:r>
          </w:p>
        </w:tc>
      </w:tr>
      <w:tr w:rsidR="00741006" w:rsidRPr="00985BA1" w14:paraId="24C56B41" w14:textId="77777777" w:rsidTr="00183076">
        <w:tc>
          <w:tcPr>
            <w:tcW w:w="2518" w:type="dxa"/>
          </w:tcPr>
          <w:p w14:paraId="19FCADA9" w14:textId="1CCF69A4" w:rsidR="00741006" w:rsidRPr="00985BA1" w:rsidRDefault="00741006"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lastRenderedPageBreak/>
              <w:t>Título</w:t>
            </w:r>
          </w:p>
        </w:tc>
        <w:tc>
          <w:tcPr>
            <w:tcW w:w="6536" w:type="dxa"/>
          </w:tcPr>
          <w:p w14:paraId="0D9EEBB6" w14:textId="20A2FB06" w:rsidR="00741006" w:rsidRPr="00985BA1" w:rsidRDefault="00741006" w:rsidP="00741006">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 xml:space="preserve"> Refuerza tu aprendizaje, la crisis del Antiguo Régimen. </w:t>
            </w:r>
          </w:p>
        </w:tc>
      </w:tr>
      <w:tr w:rsidR="00741006" w:rsidRPr="00985BA1" w14:paraId="15C0B910" w14:textId="77777777" w:rsidTr="00183076">
        <w:tc>
          <w:tcPr>
            <w:tcW w:w="2518" w:type="dxa"/>
          </w:tcPr>
          <w:p w14:paraId="44B050B0" w14:textId="77777777" w:rsidR="00741006" w:rsidRPr="00985BA1" w:rsidRDefault="00741006"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Descripción</w:t>
            </w:r>
          </w:p>
        </w:tc>
        <w:tc>
          <w:tcPr>
            <w:tcW w:w="6536" w:type="dxa"/>
          </w:tcPr>
          <w:p w14:paraId="3B1452FE" w14:textId="1BD6EE3F" w:rsidR="00741006" w:rsidRPr="00985BA1" w:rsidRDefault="00741006" w:rsidP="00741006">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 xml:space="preserve"> Actividad que se propone pensar en el papel que jugó la burguesía para posibilitar la caída del Antiguo Régimen.   </w:t>
            </w:r>
          </w:p>
        </w:tc>
      </w:tr>
    </w:tbl>
    <w:p w14:paraId="41E97DFD" w14:textId="77777777" w:rsidR="00587729" w:rsidRPr="00985BA1" w:rsidRDefault="00587729" w:rsidP="00134A9E">
      <w:pPr>
        <w:rPr>
          <w:rFonts w:ascii="Times New Roman" w:hAnsi="Times New Roman" w:cs="Times New Roman"/>
        </w:rPr>
      </w:pPr>
    </w:p>
    <w:p w14:paraId="56850894" w14:textId="77777777" w:rsidR="009D5533" w:rsidRPr="00985BA1" w:rsidRDefault="009D5533" w:rsidP="00134A9E">
      <w:pPr>
        <w:rPr>
          <w:rFonts w:ascii="Times New Roman" w:hAnsi="Times New Roman" w:cs="Times New Roman"/>
        </w:rPr>
      </w:pPr>
    </w:p>
    <w:p w14:paraId="4F3C294A" w14:textId="66F94194" w:rsidR="009D5533" w:rsidRPr="00985BA1" w:rsidRDefault="009D5533" w:rsidP="009D5533">
      <w:pPr>
        <w:shd w:val="clear" w:color="auto" w:fill="FFFFFF"/>
        <w:spacing w:before="100" w:beforeAutospacing="1" w:after="100" w:afterAutospacing="1" w:line="270" w:lineRule="atLeast"/>
        <w:rPr>
          <w:rFonts w:ascii="Times New Roman" w:hAnsi="Times New Roman" w:cs="Times New Roman"/>
          <w:b/>
          <w:lang w:val="es-ES"/>
        </w:rPr>
      </w:pPr>
      <w:r w:rsidRPr="00985BA1">
        <w:rPr>
          <w:rFonts w:ascii="Times New Roman" w:hAnsi="Times New Roman" w:cs="Times New Roman"/>
          <w:highlight w:val="yellow"/>
        </w:rPr>
        <w:t>[SECCIÓN 1]</w:t>
      </w:r>
      <w:r w:rsidRPr="00985BA1">
        <w:rPr>
          <w:rFonts w:ascii="Times New Roman" w:hAnsi="Times New Roman" w:cs="Times New Roman"/>
        </w:rPr>
        <w:t xml:space="preserve"> </w:t>
      </w:r>
      <w:r w:rsidRPr="00985BA1">
        <w:rPr>
          <w:rFonts w:ascii="Times New Roman" w:hAnsi="Times New Roman" w:cs="Times New Roman"/>
          <w:b/>
        </w:rPr>
        <w:t xml:space="preserve">6 </w:t>
      </w:r>
      <w:r w:rsidRPr="00985BA1">
        <w:rPr>
          <w:rFonts w:ascii="Times New Roman" w:hAnsi="Times New Roman" w:cs="Times New Roman"/>
          <w:b/>
          <w:lang w:val="es-ES"/>
        </w:rPr>
        <w:t>Las revoluciones inglesas</w:t>
      </w:r>
    </w:p>
    <w:p w14:paraId="48A70928" w14:textId="77777777" w:rsidR="009D5533" w:rsidRPr="00985BA1" w:rsidRDefault="009D5533" w:rsidP="00134A9E">
      <w:pPr>
        <w:rPr>
          <w:rFonts w:ascii="Times New Roman" w:hAnsi="Times New Roman" w:cs="Times New Roman"/>
          <w:lang w:val="es-ES"/>
        </w:rPr>
      </w:pPr>
    </w:p>
    <w:p w14:paraId="3CC0F8A6" w14:textId="77777777" w:rsidR="009D5533" w:rsidRPr="00985BA1" w:rsidRDefault="009D5533" w:rsidP="009D5533">
      <w:pPr>
        <w:rPr>
          <w:rStyle w:val="un"/>
          <w:rFonts w:ascii="Times New Roman" w:hAnsi="Times New Roman" w:cs="Times New Roman"/>
          <w:lang w:val="es-ES"/>
        </w:rPr>
      </w:pPr>
      <w:r w:rsidRPr="00985BA1">
        <w:rPr>
          <w:rFonts w:ascii="Times New Roman" w:hAnsi="Times New Roman" w:cs="Times New Roman"/>
        </w:rPr>
        <w:t xml:space="preserve">Entre los años 1642 y 1688, Inglaterra vivió tres importantes episodios que hicieron tambalear el absolutismo hasta hacerlo caer y transformar el sistema político. </w:t>
      </w:r>
      <w:r w:rsidRPr="00985BA1">
        <w:rPr>
          <w:rStyle w:val="un"/>
          <w:rFonts w:ascii="Times New Roman" w:hAnsi="Times New Roman" w:cs="Times New Roman"/>
          <w:lang w:val="es-ES"/>
        </w:rPr>
        <w:t>Para ello fueron necesarias dos revoluciones que resultaron de:</w:t>
      </w:r>
    </w:p>
    <w:p w14:paraId="520FBA9E" w14:textId="264643F4" w:rsidR="009D5533" w:rsidRPr="00985BA1" w:rsidRDefault="009D5533" w:rsidP="003A2826">
      <w:pPr>
        <w:pStyle w:val="Prrafodelista"/>
        <w:numPr>
          <w:ilvl w:val="0"/>
          <w:numId w:val="6"/>
        </w:numPr>
        <w:rPr>
          <w:rStyle w:val="un"/>
          <w:rFonts w:ascii="Times New Roman" w:hAnsi="Times New Roman" w:cs="Times New Roman"/>
          <w:lang w:val="es-ES"/>
        </w:rPr>
      </w:pPr>
      <w:r w:rsidRPr="00985BA1">
        <w:rPr>
          <w:rStyle w:val="un"/>
          <w:rFonts w:ascii="Times New Roman" w:hAnsi="Times New Roman" w:cs="Times New Roman"/>
          <w:lang w:val="es-ES"/>
        </w:rPr>
        <w:t xml:space="preserve">El enfrentamiento entre las distintas clases sociales, </w:t>
      </w:r>
    </w:p>
    <w:p w14:paraId="40770FB9" w14:textId="251F9735" w:rsidR="009D5533" w:rsidRPr="00985BA1" w:rsidRDefault="009D5533" w:rsidP="003A2826">
      <w:pPr>
        <w:pStyle w:val="Prrafodelista"/>
        <w:numPr>
          <w:ilvl w:val="0"/>
          <w:numId w:val="6"/>
        </w:numPr>
        <w:rPr>
          <w:rStyle w:val="un"/>
          <w:rFonts w:ascii="Times New Roman" w:hAnsi="Times New Roman" w:cs="Times New Roman"/>
          <w:lang w:val="es-ES"/>
        </w:rPr>
      </w:pPr>
      <w:r w:rsidRPr="00985BA1">
        <w:rPr>
          <w:rStyle w:val="un"/>
          <w:rFonts w:ascii="Times New Roman" w:hAnsi="Times New Roman" w:cs="Times New Roman"/>
          <w:lang w:val="es-ES"/>
        </w:rPr>
        <w:t xml:space="preserve">La participación del Parlamento, </w:t>
      </w:r>
    </w:p>
    <w:p w14:paraId="32A2FB42" w14:textId="25C15E28" w:rsidR="009D5533" w:rsidRPr="00985BA1" w:rsidRDefault="009D5533" w:rsidP="003A2826">
      <w:pPr>
        <w:pStyle w:val="Prrafodelista"/>
        <w:numPr>
          <w:ilvl w:val="0"/>
          <w:numId w:val="6"/>
        </w:numPr>
        <w:rPr>
          <w:rStyle w:val="un"/>
          <w:rFonts w:ascii="Times New Roman" w:hAnsi="Times New Roman" w:cs="Times New Roman"/>
          <w:lang w:val="es-ES"/>
        </w:rPr>
      </w:pPr>
      <w:r w:rsidRPr="00985BA1">
        <w:rPr>
          <w:rStyle w:val="un"/>
          <w:rFonts w:ascii="Times New Roman" w:hAnsi="Times New Roman" w:cs="Times New Roman"/>
          <w:lang w:val="es-ES"/>
        </w:rPr>
        <w:t>El cuestionamiento del origen divino del poder del rey,</w:t>
      </w:r>
    </w:p>
    <w:p w14:paraId="318DDEA8" w14:textId="4287BEDC" w:rsidR="009D5533" w:rsidRPr="00985BA1" w:rsidRDefault="009D5533" w:rsidP="003A2826">
      <w:pPr>
        <w:pStyle w:val="Prrafodelista"/>
        <w:numPr>
          <w:ilvl w:val="0"/>
          <w:numId w:val="6"/>
        </w:numPr>
        <w:rPr>
          <w:rStyle w:val="un"/>
          <w:rFonts w:ascii="Times New Roman" w:hAnsi="Times New Roman" w:cs="Times New Roman"/>
          <w:lang w:val="es-ES"/>
        </w:rPr>
      </w:pPr>
      <w:r w:rsidRPr="00985BA1">
        <w:rPr>
          <w:rStyle w:val="un"/>
          <w:rFonts w:ascii="Times New Roman" w:hAnsi="Times New Roman" w:cs="Times New Roman"/>
          <w:lang w:val="es-ES"/>
        </w:rPr>
        <w:t>La presión de creyentes en religiones distintas a la católica.</w:t>
      </w:r>
    </w:p>
    <w:p w14:paraId="38B8B73C" w14:textId="77777777" w:rsidR="00012550" w:rsidRPr="00985BA1" w:rsidRDefault="00012550" w:rsidP="00012550">
      <w:pPr>
        <w:rPr>
          <w:rStyle w:val="un"/>
          <w:rFonts w:ascii="Times New Roman" w:hAnsi="Times New Roman" w:cs="Times New Roman"/>
          <w:lang w:val="es-ES"/>
        </w:rPr>
      </w:pPr>
    </w:p>
    <w:p w14:paraId="5930D6E9" w14:textId="7F212E7D" w:rsidR="00012550" w:rsidRPr="00985BA1" w:rsidRDefault="00012550" w:rsidP="00012550">
      <w:pPr>
        <w:shd w:val="clear" w:color="auto" w:fill="FFFFFF"/>
        <w:spacing w:before="100" w:beforeAutospacing="1" w:after="100" w:afterAutospacing="1" w:line="270" w:lineRule="atLeast"/>
        <w:rPr>
          <w:rFonts w:ascii="Times New Roman" w:hAnsi="Times New Roman" w:cs="Times New Roman"/>
          <w:b/>
          <w:lang w:val="es-ES"/>
        </w:rPr>
      </w:pPr>
      <w:r w:rsidRPr="00985BA1">
        <w:rPr>
          <w:rFonts w:ascii="Times New Roman" w:hAnsi="Times New Roman" w:cs="Times New Roman"/>
          <w:highlight w:val="yellow"/>
        </w:rPr>
        <w:t>[SECCIÓN 2]</w:t>
      </w:r>
      <w:r w:rsidRPr="00985BA1">
        <w:rPr>
          <w:rFonts w:ascii="Times New Roman" w:hAnsi="Times New Roman" w:cs="Times New Roman"/>
        </w:rPr>
        <w:t xml:space="preserve"> </w:t>
      </w:r>
      <w:r w:rsidRPr="00985BA1">
        <w:rPr>
          <w:rFonts w:ascii="Times New Roman" w:hAnsi="Times New Roman" w:cs="Times New Roman"/>
          <w:b/>
        </w:rPr>
        <w:t xml:space="preserve">6.1 </w:t>
      </w:r>
      <w:r w:rsidRPr="00985BA1">
        <w:rPr>
          <w:rFonts w:ascii="Times New Roman" w:hAnsi="Times New Roman" w:cs="Times New Roman"/>
          <w:b/>
          <w:lang w:val="es-ES"/>
        </w:rPr>
        <w:t>La Guerra Civil</w:t>
      </w:r>
    </w:p>
    <w:p w14:paraId="368B19F4" w14:textId="77777777" w:rsidR="00012550" w:rsidRPr="00985BA1" w:rsidRDefault="00012550" w:rsidP="00012550">
      <w:pPr>
        <w:rPr>
          <w:rFonts w:ascii="Times New Roman" w:hAnsi="Times New Roman" w:cs="Times New Roman"/>
        </w:rPr>
      </w:pPr>
    </w:p>
    <w:p w14:paraId="7B9D38D2" w14:textId="155EE1A3" w:rsidR="00012550" w:rsidRPr="00985BA1"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Los intentos del rey </w:t>
      </w:r>
      <w:r w:rsidRPr="00985BA1">
        <w:rPr>
          <w:rFonts w:ascii="Times New Roman" w:eastAsia="Times New Roman" w:hAnsi="Times New Roman" w:cs="Times New Roman"/>
          <w:b/>
          <w:bCs/>
          <w:lang w:val="es-ES" w:eastAsia="es-CO"/>
        </w:rPr>
        <w:t>Carlos I Estuardo</w:t>
      </w:r>
      <w:r w:rsidRPr="00985BA1">
        <w:rPr>
          <w:rFonts w:ascii="Times New Roman" w:eastAsia="Times New Roman" w:hAnsi="Times New Roman" w:cs="Times New Roman"/>
          <w:lang w:val="es-ES" w:eastAsia="es-CO"/>
        </w:rPr>
        <w:t xml:space="preserve"> de imponer un régimen absolutista en Gran Bretaña, llevó al Parlamento, encabezado por </w:t>
      </w:r>
      <w:r w:rsidRPr="00985BA1">
        <w:rPr>
          <w:rFonts w:ascii="Times New Roman" w:eastAsia="Times New Roman" w:hAnsi="Times New Roman" w:cs="Times New Roman"/>
          <w:b/>
          <w:bCs/>
          <w:lang w:val="es-ES" w:eastAsia="es-CO"/>
        </w:rPr>
        <w:t>Oliver Cromwell</w:t>
      </w:r>
      <w:r w:rsidRPr="00985BA1">
        <w:rPr>
          <w:rFonts w:ascii="Times New Roman" w:eastAsia="Times New Roman" w:hAnsi="Times New Roman" w:cs="Times New Roman"/>
          <w:lang w:val="es-ES" w:eastAsia="es-CO"/>
        </w:rPr>
        <w:t xml:space="preserve">, a declararle la guerra a aquel monarca. </w:t>
      </w:r>
    </w:p>
    <w:p w14:paraId="7BD7CF6A" w14:textId="1E54AF9F" w:rsidR="00012550" w:rsidRPr="00985BA1"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lastRenderedPageBreak/>
        <w:t xml:space="preserve">Cronwell fue un terrateniente que representaba a protestantes calvinistas que por sus creencias habían sido perseguidos o enviados a poblar las colonias americanas.  Con su ejército logró deponer a Carlos I, quien luego de ser procesado, fue decapitado (1649). De inmediato, el Parlamento abolió la monarquía y Cronwell hizo de Inglaterra un protectorado que estuvo bajo su propio mando </w:t>
      </w:r>
      <w:hyperlink r:id="rId37" w:tgtFrame="_blank" w:history="1">
        <w:r w:rsidRPr="00985BA1">
          <w:rPr>
            <w:rFonts w:ascii="Times New Roman" w:eastAsia="Times New Roman" w:hAnsi="Times New Roman" w:cs="Times New Roman"/>
            <w:color w:val="003366"/>
            <w:lang w:val="es-ES" w:eastAsia="es-CO"/>
          </w:rPr>
          <w:t>[ver]</w:t>
        </w:r>
      </w:hyperlink>
      <w:r w:rsidRPr="00985BA1">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230"/>
        <w:gridCol w:w="6824"/>
      </w:tblGrid>
      <w:tr w:rsidR="00534C86" w:rsidRPr="00985BA1" w14:paraId="5B64268D" w14:textId="77777777" w:rsidTr="00183076">
        <w:tc>
          <w:tcPr>
            <w:tcW w:w="9054" w:type="dxa"/>
            <w:gridSpan w:val="2"/>
            <w:shd w:val="clear" w:color="auto" w:fill="0D0D0D" w:themeFill="text1" w:themeFillTint="F2"/>
          </w:tcPr>
          <w:p w14:paraId="7241A502" w14:textId="77777777" w:rsidR="00534C86" w:rsidRPr="00985BA1" w:rsidRDefault="00534C86" w:rsidP="00183076">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Imagen (fotografía, gráfica o ilustración)</w:t>
            </w:r>
          </w:p>
        </w:tc>
      </w:tr>
      <w:tr w:rsidR="00534C86" w:rsidRPr="00985BA1" w14:paraId="0BF30BE1" w14:textId="77777777" w:rsidTr="00183076">
        <w:tc>
          <w:tcPr>
            <w:tcW w:w="2230" w:type="dxa"/>
          </w:tcPr>
          <w:p w14:paraId="2C27CD8F" w14:textId="77777777" w:rsidR="00534C86" w:rsidRPr="00985BA1" w:rsidRDefault="00534C86" w:rsidP="00183076">
            <w:pPr>
              <w:rPr>
                <w:rFonts w:ascii="Times New Roman" w:hAnsi="Times New Roman" w:cs="Times New Roman"/>
                <w:b/>
                <w:color w:val="000000"/>
                <w:sz w:val="24"/>
                <w:szCs w:val="24"/>
              </w:rPr>
            </w:pPr>
            <w:r w:rsidRPr="00985BA1">
              <w:rPr>
                <w:rFonts w:ascii="Times New Roman" w:hAnsi="Times New Roman" w:cs="Times New Roman"/>
                <w:b/>
                <w:color w:val="000000"/>
                <w:sz w:val="24"/>
                <w:szCs w:val="24"/>
              </w:rPr>
              <w:t>Código</w:t>
            </w:r>
          </w:p>
        </w:tc>
        <w:tc>
          <w:tcPr>
            <w:tcW w:w="6824" w:type="dxa"/>
          </w:tcPr>
          <w:p w14:paraId="0E05B4BA" w14:textId="3E3EA1F5" w:rsidR="00534C86" w:rsidRPr="00985BA1" w:rsidRDefault="00C74485" w:rsidP="00C74485">
            <w:pPr>
              <w:rPr>
                <w:rFonts w:ascii="Times New Roman" w:hAnsi="Times New Roman" w:cs="Times New Roman"/>
                <w:b/>
                <w:color w:val="000000"/>
                <w:sz w:val="24"/>
                <w:szCs w:val="24"/>
              </w:rPr>
            </w:pPr>
            <w:r>
              <w:rPr>
                <w:rFonts w:ascii="Times New Roman" w:hAnsi="Times New Roman" w:cs="Times New Roman"/>
                <w:color w:val="000000"/>
                <w:sz w:val="24"/>
                <w:szCs w:val="24"/>
              </w:rPr>
              <w:t>CS_08_01_IMG9</w:t>
            </w:r>
          </w:p>
        </w:tc>
      </w:tr>
      <w:tr w:rsidR="00534C86" w:rsidRPr="00985BA1" w14:paraId="26B08735" w14:textId="77777777" w:rsidTr="00183076">
        <w:tc>
          <w:tcPr>
            <w:tcW w:w="2230" w:type="dxa"/>
          </w:tcPr>
          <w:p w14:paraId="061B7515" w14:textId="77777777" w:rsidR="00534C86" w:rsidRPr="00985BA1" w:rsidRDefault="00534C86" w:rsidP="00183076">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Descripción</w:t>
            </w:r>
          </w:p>
        </w:tc>
        <w:tc>
          <w:tcPr>
            <w:tcW w:w="6824" w:type="dxa"/>
          </w:tcPr>
          <w:p w14:paraId="66675EE6" w14:textId="1A1FE25E" w:rsidR="00534C86" w:rsidRPr="00985BA1" w:rsidRDefault="00534C86" w:rsidP="00183076">
            <w:pPr>
              <w:rPr>
                <w:rFonts w:ascii="Times New Roman" w:hAnsi="Times New Roman" w:cs="Times New Roman"/>
                <w:color w:val="000000"/>
                <w:sz w:val="24"/>
                <w:szCs w:val="24"/>
              </w:rPr>
            </w:pPr>
            <w:r w:rsidRPr="00985BA1">
              <w:rPr>
                <w:rFonts w:ascii="Times New Roman" w:hAnsi="Times New Roman" w:cs="Times New Roman"/>
                <w:b/>
                <w:color w:val="000000" w:themeColor="text1"/>
                <w:sz w:val="24"/>
                <w:szCs w:val="24"/>
              </w:rPr>
              <w:t>El fin del absolutismo empieza con un rey decapitado</w:t>
            </w:r>
          </w:p>
        </w:tc>
      </w:tr>
      <w:tr w:rsidR="00534C86" w:rsidRPr="00985BA1" w14:paraId="3E5AAEA3" w14:textId="77777777" w:rsidTr="00183076">
        <w:tc>
          <w:tcPr>
            <w:tcW w:w="2230" w:type="dxa"/>
          </w:tcPr>
          <w:p w14:paraId="5D3FB413" w14:textId="77777777" w:rsidR="00534C86" w:rsidRPr="00985BA1" w:rsidRDefault="00534C86" w:rsidP="00183076">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Código Shutterstock (o URL o la ruta en AulaPlaneta)</w:t>
            </w:r>
          </w:p>
        </w:tc>
        <w:tc>
          <w:tcPr>
            <w:tcW w:w="6824" w:type="dxa"/>
          </w:tcPr>
          <w:p w14:paraId="4420EE17" w14:textId="790CF4D9" w:rsidR="00534C86" w:rsidRPr="00985BA1" w:rsidRDefault="00534C86" w:rsidP="00183076">
            <w:pPr>
              <w:rPr>
                <w:rFonts w:ascii="Times New Roman" w:hAnsi="Times New Roman" w:cs="Times New Roman"/>
                <w:color w:val="000000"/>
                <w:sz w:val="24"/>
                <w:szCs w:val="24"/>
              </w:rPr>
            </w:pPr>
            <w:r w:rsidRPr="00985BA1">
              <w:rPr>
                <w:rFonts w:ascii="Times New Roman" w:hAnsi="Times New Roman" w:cs="Times New Roman"/>
                <w:color w:val="000000"/>
                <w:sz w:val="24"/>
                <w:szCs w:val="24"/>
              </w:rPr>
              <w:t xml:space="preserve"> </w:t>
            </w:r>
            <w:r w:rsidR="00735BFE" w:rsidRPr="00985BA1">
              <w:rPr>
                <w:rFonts w:ascii="Times New Roman" w:hAnsi="Times New Roman" w:cs="Times New Roman"/>
                <w:color w:val="000000"/>
                <w:sz w:val="24"/>
                <w:szCs w:val="24"/>
              </w:rPr>
              <w:t>http://commons.wikimedia.org/wiki/File:Houghton_Portrait_File_-_Charles_I_of_England_beheaded.jpg?uselang=es</w:t>
            </w:r>
          </w:p>
        </w:tc>
      </w:tr>
      <w:tr w:rsidR="00534C86" w:rsidRPr="00985BA1" w14:paraId="0F5F650B" w14:textId="77777777" w:rsidTr="00183076">
        <w:trPr>
          <w:trHeight w:val="70"/>
        </w:trPr>
        <w:tc>
          <w:tcPr>
            <w:tcW w:w="2230" w:type="dxa"/>
          </w:tcPr>
          <w:p w14:paraId="37EA8B97" w14:textId="77777777" w:rsidR="00534C86" w:rsidRPr="00985BA1" w:rsidRDefault="00534C86" w:rsidP="00183076">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Pie de imagen</w:t>
            </w:r>
          </w:p>
        </w:tc>
        <w:tc>
          <w:tcPr>
            <w:tcW w:w="6824" w:type="dxa"/>
          </w:tcPr>
          <w:p w14:paraId="3C3ACC09" w14:textId="0C24350E" w:rsidR="00534C86" w:rsidRPr="00985BA1" w:rsidRDefault="00534C86" w:rsidP="00534C86">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985BA1">
              <w:rPr>
                <w:rFonts w:ascii="Times New Roman" w:eastAsia="Times New Roman" w:hAnsi="Times New Roman" w:cs="Times New Roman"/>
                <w:sz w:val="24"/>
                <w:szCs w:val="24"/>
                <w:lang w:val="es-ES" w:eastAsia="es-CO"/>
              </w:rPr>
              <w:t xml:space="preserve">Como un símbolo del fin del absolutismo, Carlos I fue decapitado en su lugar ascendió Oliver Cronwell. </w:t>
            </w:r>
          </w:p>
          <w:p w14:paraId="404AC474" w14:textId="77777777" w:rsidR="00534C86" w:rsidRPr="00985BA1" w:rsidRDefault="00534C86" w:rsidP="00183076">
            <w:pPr>
              <w:rPr>
                <w:rFonts w:ascii="Times New Roman" w:hAnsi="Times New Roman" w:cs="Times New Roman"/>
                <w:sz w:val="24"/>
                <w:szCs w:val="24"/>
                <w:lang w:val="es-ES"/>
              </w:rPr>
            </w:pPr>
          </w:p>
        </w:tc>
      </w:tr>
    </w:tbl>
    <w:p w14:paraId="7B634DA0" w14:textId="77777777" w:rsidR="00012550" w:rsidRPr="00985BA1" w:rsidRDefault="00012550" w:rsidP="00057AC0">
      <w:p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Tras la muerte de Cronwell se restauró la monarquía y ascendió el hermano de Carlos I:  Carlos II, quien se había exiliado en el palacio de Versalles (Francia), en donde revivió las expresiones del absolutismo con el rey Luis XIV. </w:t>
      </w:r>
    </w:p>
    <w:p w14:paraId="793168EE" w14:textId="77777777" w:rsidR="00BD58C9" w:rsidRPr="00985BA1" w:rsidRDefault="00057AC0" w:rsidP="00012550">
      <w:pPr>
        <w:rPr>
          <w:rFonts w:ascii="Times New Roman" w:hAnsi="Times New Roman" w:cs="Times New Roman"/>
          <w:lang w:val="es-ES"/>
        </w:rPr>
      </w:pPr>
      <w:r w:rsidRPr="00985BA1">
        <w:rPr>
          <w:rFonts w:ascii="Times New Roman" w:hAnsi="Times New Roman" w:cs="Times New Roman"/>
          <w:lang w:val="es-ES"/>
        </w:rPr>
        <w:t xml:space="preserve"> </w:t>
      </w:r>
    </w:p>
    <w:tbl>
      <w:tblPr>
        <w:tblStyle w:val="Tablaconcuadrcula"/>
        <w:tblW w:w="0" w:type="auto"/>
        <w:tblLook w:val="04A0" w:firstRow="1" w:lastRow="0" w:firstColumn="1" w:lastColumn="0" w:noHBand="0" w:noVBand="1"/>
      </w:tblPr>
      <w:tblGrid>
        <w:gridCol w:w="2518"/>
        <w:gridCol w:w="6460"/>
      </w:tblGrid>
      <w:tr w:rsidR="00BD58C9" w:rsidRPr="00985BA1" w14:paraId="701584BE" w14:textId="77777777" w:rsidTr="00183076">
        <w:tc>
          <w:tcPr>
            <w:tcW w:w="8978" w:type="dxa"/>
            <w:gridSpan w:val="2"/>
            <w:shd w:val="clear" w:color="auto" w:fill="000000" w:themeFill="text1"/>
          </w:tcPr>
          <w:p w14:paraId="77937C53" w14:textId="77777777" w:rsidR="00BD58C9" w:rsidRPr="00985BA1" w:rsidRDefault="00BD58C9" w:rsidP="00183076">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Recuerda</w:t>
            </w:r>
          </w:p>
        </w:tc>
      </w:tr>
      <w:tr w:rsidR="00BD58C9" w:rsidRPr="00985BA1" w14:paraId="5FB86569" w14:textId="77777777" w:rsidTr="00183076">
        <w:tc>
          <w:tcPr>
            <w:tcW w:w="2518" w:type="dxa"/>
          </w:tcPr>
          <w:p w14:paraId="04927253" w14:textId="77777777" w:rsidR="00BD58C9" w:rsidRPr="00985BA1" w:rsidRDefault="00BD58C9" w:rsidP="00183076">
            <w:pPr>
              <w:rPr>
                <w:rFonts w:ascii="Times New Roman" w:hAnsi="Times New Roman" w:cs="Times New Roman"/>
                <w:b/>
                <w:sz w:val="24"/>
                <w:szCs w:val="24"/>
              </w:rPr>
            </w:pPr>
            <w:r w:rsidRPr="00985BA1">
              <w:rPr>
                <w:rFonts w:ascii="Times New Roman" w:hAnsi="Times New Roman" w:cs="Times New Roman"/>
                <w:b/>
                <w:sz w:val="24"/>
                <w:szCs w:val="24"/>
              </w:rPr>
              <w:t>Contenido</w:t>
            </w:r>
          </w:p>
        </w:tc>
        <w:tc>
          <w:tcPr>
            <w:tcW w:w="6460" w:type="dxa"/>
          </w:tcPr>
          <w:p w14:paraId="01389307" w14:textId="5C1014EB" w:rsidR="00BD58C9" w:rsidRPr="00985BA1" w:rsidRDefault="00BD58C9" w:rsidP="00183076">
            <w:pPr>
              <w:rPr>
                <w:rFonts w:ascii="Times New Roman" w:hAnsi="Times New Roman" w:cs="Times New Roman"/>
                <w:sz w:val="24"/>
                <w:szCs w:val="24"/>
                <w:lang w:val="es-ES"/>
              </w:rPr>
            </w:pPr>
            <w:r w:rsidRPr="00985BA1">
              <w:rPr>
                <w:rFonts w:ascii="Times New Roman" w:hAnsi="Times New Roman" w:cs="Times New Roman"/>
                <w:sz w:val="24"/>
                <w:szCs w:val="24"/>
                <w:lang w:val="es-ES"/>
              </w:rPr>
              <w:t xml:space="preserve"> </w:t>
            </w:r>
          </w:p>
          <w:p w14:paraId="02DE11A9" w14:textId="77777777" w:rsidR="00BD58C9" w:rsidRPr="00985BA1" w:rsidRDefault="00BD58C9" w:rsidP="00BD58C9">
            <w:pPr>
              <w:rPr>
                <w:rFonts w:ascii="Times New Roman" w:hAnsi="Times New Roman" w:cs="Times New Roman"/>
                <w:sz w:val="24"/>
                <w:szCs w:val="24"/>
                <w:lang w:val="es-ES"/>
              </w:rPr>
            </w:pPr>
            <w:r w:rsidRPr="00985BA1">
              <w:rPr>
                <w:rFonts w:ascii="Times New Roman" w:hAnsi="Times New Roman" w:cs="Times New Roman"/>
                <w:sz w:val="24"/>
                <w:szCs w:val="24"/>
                <w:lang w:val="es-ES"/>
              </w:rPr>
              <w:t>Oliver Cromwell (1599-1658) era miembro de la Cámara de los Comunes. Destacó como dirigente de las tropas parlamentarias en la revolución inglesa contra el rey Carlos I. Tras la victoria se puso al frente de la república inglesa o Commonwealth. Una vez murió se produjo la restauración de la monarquía con Carlos II Estuardo.</w:t>
            </w:r>
          </w:p>
          <w:p w14:paraId="726D21D9" w14:textId="77777777" w:rsidR="00BD58C9" w:rsidRPr="00985BA1" w:rsidRDefault="00BD58C9" w:rsidP="00183076">
            <w:pPr>
              <w:jc w:val="center"/>
              <w:rPr>
                <w:rFonts w:ascii="Times New Roman" w:hAnsi="Times New Roman" w:cs="Times New Roman"/>
                <w:b/>
                <w:sz w:val="24"/>
                <w:szCs w:val="24"/>
                <w:lang w:val="es-ES"/>
              </w:rPr>
            </w:pPr>
          </w:p>
        </w:tc>
      </w:tr>
    </w:tbl>
    <w:p w14:paraId="2BA5F940" w14:textId="659AA824" w:rsidR="00012550" w:rsidRPr="00985BA1" w:rsidRDefault="00012550" w:rsidP="00012550">
      <w:pPr>
        <w:rPr>
          <w:rFonts w:ascii="Times New Roman" w:hAnsi="Times New Roman" w:cs="Times New Roman"/>
        </w:rPr>
      </w:pPr>
    </w:p>
    <w:p w14:paraId="1957C4F9" w14:textId="04E22E48" w:rsidR="00012550" w:rsidRPr="00985BA1" w:rsidRDefault="00012550" w:rsidP="00012550">
      <w:pPr>
        <w:rPr>
          <w:rFonts w:ascii="Times New Roman" w:hAnsi="Times New Roman" w:cs="Times New Roman"/>
          <w:b/>
          <w:highlight w:val="yellow"/>
          <w:lang w:val="es-ES"/>
        </w:rPr>
      </w:pPr>
    </w:p>
    <w:tbl>
      <w:tblPr>
        <w:tblStyle w:val="Tablaconcuadrcula"/>
        <w:tblW w:w="0" w:type="auto"/>
        <w:tblLook w:val="04A0" w:firstRow="1" w:lastRow="0" w:firstColumn="1" w:lastColumn="0" w:noHBand="0" w:noVBand="1"/>
      </w:tblPr>
      <w:tblGrid>
        <w:gridCol w:w="2518"/>
        <w:gridCol w:w="6536"/>
      </w:tblGrid>
      <w:tr w:rsidR="00230D33" w:rsidRPr="00985BA1" w14:paraId="622C2B3E" w14:textId="77777777" w:rsidTr="00183076">
        <w:tc>
          <w:tcPr>
            <w:tcW w:w="9054" w:type="dxa"/>
            <w:gridSpan w:val="2"/>
            <w:shd w:val="clear" w:color="auto" w:fill="000000" w:themeFill="text1"/>
          </w:tcPr>
          <w:p w14:paraId="1146BF78" w14:textId="6DDF7470" w:rsidR="00230D33" w:rsidRPr="00985BA1" w:rsidRDefault="00230D33" w:rsidP="00230D33">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Practica: recurso NUEVO</w:t>
            </w:r>
          </w:p>
        </w:tc>
      </w:tr>
      <w:tr w:rsidR="00230D33" w:rsidRPr="00985BA1" w14:paraId="4026EA15" w14:textId="77777777" w:rsidTr="00183076">
        <w:tc>
          <w:tcPr>
            <w:tcW w:w="2518" w:type="dxa"/>
          </w:tcPr>
          <w:p w14:paraId="5383E2C2" w14:textId="77777777" w:rsidR="00230D33" w:rsidRPr="00985BA1" w:rsidRDefault="00230D33"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Código</w:t>
            </w:r>
          </w:p>
        </w:tc>
        <w:tc>
          <w:tcPr>
            <w:tcW w:w="6536" w:type="dxa"/>
          </w:tcPr>
          <w:p w14:paraId="059F0246" w14:textId="142A570A" w:rsidR="00230D33" w:rsidRPr="00985BA1" w:rsidRDefault="00230D33" w:rsidP="00C74485">
            <w:pPr>
              <w:rPr>
                <w:rFonts w:ascii="Times New Roman" w:hAnsi="Times New Roman" w:cs="Times New Roman"/>
                <w:b/>
                <w:color w:val="000000" w:themeColor="text1"/>
                <w:sz w:val="24"/>
                <w:szCs w:val="24"/>
              </w:rPr>
            </w:pPr>
            <w:r w:rsidRPr="00985BA1">
              <w:rPr>
                <w:rFonts w:ascii="Times New Roman" w:hAnsi="Times New Roman" w:cs="Times New Roman"/>
                <w:color w:val="000000"/>
                <w:sz w:val="24"/>
                <w:szCs w:val="24"/>
              </w:rPr>
              <w:t>CS_08_01</w:t>
            </w:r>
            <w:r w:rsidRPr="00985BA1">
              <w:rPr>
                <w:rFonts w:ascii="Times New Roman" w:hAnsi="Times New Roman" w:cs="Times New Roman"/>
                <w:color w:val="000000" w:themeColor="text1"/>
                <w:sz w:val="24"/>
                <w:szCs w:val="24"/>
              </w:rPr>
              <w:t>_REC1</w:t>
            </w:r>
            <w:r w:rsidR="00C74485">
              <w:rPr>
                <w:rFonts w:ascii="Times New Roman" w:hAnsi="Times New Roman" w:cs="Times New Roman"/>
                <w:color w:val="000000" w:themeColor="text1"/>
                <w:sz w:val="24"/>
                <w:szCs w:val="24"/>
              </w:rPr>
              <w:t>2</w:t>
            </w:r>
            <w:r w:rsidR="00340856">
              <w:rPr>
                <w:rFonts w:ascii="Times New Roman" w:hAnsi="Times New Roman" w:cs="Times New Roman"/>
                <w:color w:val="000000" w:themeColor="text1"/>
                <w:sz w:val="24"/>
                <w:szCs w:val="24"/>
              </w:rPr>
              <w:t>0</w:t>
            </w:r>
          </w:p>
        </w:tc>
      </w:tr>
      <w:tr w:rsidR="00230D33" w:rsidRPr="00985BA1" w14:paraId="57659FE6" w14:textId="77777777" w:rsidTr="00183076">
        <w:tc>
          <w:tcPr>
            <w:tcW w:w="2518" w:type="dxa"/>
          </w:tcPr>
          <w:p w14:paraId="2FEEF961" w14:textId="77777777" w:rsidR="00230D33" w:rsidRPr="00985BA1" w:rsidRDefault="00230D33" w:rsidP="00183076">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Ubicación en Aula Planeta</w:t>
            </w:r>
          </w:p>
        </w:tc>
        <w:tc>
          <w:tcPr>
            <w:tcW w:w="6536" w:type="dxa"/>
          </w:tcPr>
          <w:p w14:paraId="7DE1B83B" w14:textId="2EE2E7EF" w:rsidR="00230D33" w:rsidRPr="00985BA1" w:rsidRDefault="001F2B6F" w:rsidP="00183076">
            <w:pPr>
              <w:rPr>
                <w:rFonts w:ascii="Times New Roman" w:hAnsi="Times New Roman" w:cs="Times New Roman"/>
                <w:color w:val="000000" w:themeColor="text1"/>
                <w:sz w:val="24"/>
                <w:szCs w:val="24"/>
              </w:rPr>
            </w:pPr>
            <w:r w:rsidRPr="001F2B6F">
              <w:rPr>
                <w:rFonts w:ascii="Times New Roman" w:hAnsi="Times New Roman" w:cs="Times New Roman"/>
                <w:color w:val="000000" w:themeColor="text1"/>
                <w:sz w:val="24"/>
                <w:szCs w:val="24"/>
                <w:highlight w:val="green"/>
              </w:rPr>
              <w:t>MOTOR</w:t>
            </w:r>
          </w:p>
        </w:tc>
      </w:tr>
      <w:tr w:rsidR="00230D33" w:rsidRPr="00985BA1" w14:paraId="053EEC7D" w14:textId="77777777" w:rsidTr="00183076">
        <w:tc>
          <w:tcPr>
            <w:tcW w:w="2518" w:type="dxa"/>
          </w:tcPr>
          <w:p w14:paraId="70B42D1E" w14:textId="77777777" w:rsidR="00230D33" w:rsidRPr="00985BA1" w:rsidRDefault="00230D33" w:rsidP="00183076">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Cambio (descripción o capturas de pantallas)</w:t>
            </w:r>
          </w:p>
        </w:tc>
        <w:tc>
          <w:tcPr>
            <w:tcW w:w="6536" w:type="dxa"/>
          </w:tcPr>
          <w:p w14:paraId="4B33CDAF" w14:textId="7EF2639A" w:rsidR="00230D33" w:rsidRPr="00985BA1" w:rsidRDefault="00230D33" w:rsidP="00183076">
            <w:pPr>
              <w:rPr>
                <w:rFonts w:ascii="Times New Roman" w:hAnsi="Times New Roman" w:cs="Times New Roman"/>
                <w:color w:val="000000" w:themeColor="text1"/>
                <w:sz w:val="24"/>
                <w:szCs w:val="24"/>
              </w:rPr>
            </w:pPr>
          </w:p>
          <w:p w14:paraId="1D66A119" w14:textId="77777777" w:rsidR="00230D33" w:rsidRPr="00985BA1" w:rsidRDefault="00230D33" w:rsidP="00183076">
            <w:pPr>
              <w:rPr>
                <w:rFonts w:ascii="Times New Roman" w:hAnsi="Times New Roman" w:cs="Times New Roman"/>
                <w:color w:val="000000" w:themeColor="text1"/>
                <w:sz w:val="24"/>
                <w:szCs w:val="24"/>
              </w:rPr>
            </w:pPr>
          </w:p>
        </w:tc>
      </w:tr>
      <w:tr w:rsidR="00230D33" w:rsidRPr="00985BA1" w14:paraId="3B33C915" w14:textId="77777777" w:rsidTr="00183076">
        <w:tc>
          <w:tcPr>
            <w:tcW w:w="2518" w:type="dxa"/>
          </w:tcPr>
          <w:p w14:paraId="5A0337EC" w14:textId="77777777" w:rsidR="00230D33" w:rsidRPr="00985BA1" w:rsidRDefault="00230D33"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Título</w:t>
            </w:r>
          </w:p>
        </w:tc>
        <w:tc>
          <w:tcPr>
            <w:tcW w:w="6536" w:type="dxa"/>
          </w:tcPr>
          <w:p w14:paraId="488541A2" w14:textId="64D5C24E" w:rsidR="00230D33" w:rsidRPr="00985BA1" w:rsidRDefault="00230D33" w:rsidP="00183076">
            <w:pPr>
              <w:rPr>
                <w:rFonts w:ascii="Times New Roman" w:hAnsi="Times New Roman" w:cs="Times New Roman"/>
                <w:color w:val="000000" w:themeColor="text1"/>
                <w:sz w:val="24"/>
                <w:szCs w:val="24"/>
              </w:rPr>
            </w:pPr>
          </w:p>
        </w:tc>
      </w:tr>
      <w:tr w:rsidR="00230D33" w:rsidRPr="00985BA1" w14:paraId="0494D6E2" w14:textId="77777777" w:rsidTr="00183076">
        <w:tc>
          <w:tcPr>
            <w:tcW w:w="2518" w:type="dxa"/>
          </w:tcPr>
          <w:p w14:paraId="4CB5ED51" w14:textId="77777777" w:rsidR="00230D33" w:rsidRPr="00985BA1" w:rsidRDefault="00230D33"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Descripción</w:t>
            </w:r>
          </w:p>
        </w:tc>
        <w:tc>
          <w:tcPr>
            <w:tcW w:w="6536" w:type="dxa"/>
          </w:tcPr>
          <w:p w14:paraId="7A5E0939" w14:textId="2537A355" w:rsidR="00230D33" w:rsidRPr="00985BA1" w:rsidRDefault="00230D33" w:rsidP="00735BFE">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 xml:space="preserve"> Actividad que se</w:t>
            </w:r>
            <w:r w:rsidR="00735BFE" w:rsidRPr="00985BA1">
              <w:rPr>
                <w:rFonts w:ascii="Times New Roman" w:hAnsi="Times New Roman" w:cs="Times New Roman"/>
                <w:color w:val="000000" w:themeColor="text1"/>
                <w:sz w:val="24"/>
                <w:szCs w:val="24"/>
              </w:rPr>
              <w:t xml:space="preserve"> propone explicar que uno de los orígenes de la tolerancia religiosa se encuentra en el proceso político de las </w:t>
            </w:r>
            <w:r w:rsidR="00735BFE" w:rsidRPr="00985BA1">
              <w:rPr>
                <w:rFonts w:ascii="Times New Roman" w:hAnsi="Times New Roman" w:cs="Times New Roman"/>
                <w:color w:val="000000" w:themeColor="text1"/>
                <w:sz w:val="24"/>
                <w:szCs w:val="24"/>
              </w:rPr>
              <w:lastRenderedPageBreak/>
              <w:t>revoluciones inglesas.</w:t>
            </w:r>
          </w:p>
        </w:tc>
      </w:tr>
    </w:tbl>
    <w:p w14:paraId="594D5C42" w14:textId="77777777" w:rsidR="00012550" w:rsidRPr="00985BA1" w:rsidRDefault="00012550" w:rsidP="00012550">
      <w:pPr>
        <w:shd w:val="clear" w:color="auto" w:fill="FFFFFF"/>
        <w:spacing w:before="100" w:beforeAutospacing="1" w:after="100" w:afterAutospacing="1"/>
        <w:ind w:left="720"/>
        <w:rPr>
          <w:rFonts w:ascii="Times New Roman" w:eastAsia="Times New Roman" w:hAnsi="Times New Roman" w:cs="Times New Roman"/>
          <w:lang w:eastAsia="es-CO"/>
        </w:rPr>
      </w:pPr>
    </w:p>
    <w:p w14:paraId="437310D0" w14:textId="77777777" w:rsidR="00012550" w:rsidRPr="00985BA1" w:rsidRDefault="00012550" w:rsidP="00012550">
      <w:pPr>
        <w:shd w:val="clear" w:color="auto" w:fill="FFFFFF"/>
        <w:spacing w:before="100" w:beforeAutospacing="1" w:after="100" w:afterAutospacing="1"/>
        <w:ind w:left="720"/>
        <w:rPr>
          <w:rFonts w:ascii="Times New Roman" w:eastAsia="Times New Roman" w:hAnsi="Times New Roman" w:cs="Times New Roman"/>
          <w:lang w:val="es-ES" w:eastAsia="es-CO"/>
        </w:rPr>
      </w:pPr>
    </w:p>
    <w:p w14:paraId="0F156BA6" w14:textId="15D8CEA2" w:rsidR="00FF4B82" w:rsidRPr="00985BA1" w:rsidRDefault="00FF4B82" w:rsidP="008A7CD5">
      <w:pPr>
        <w:shd w:val="clear" w:color="auto" w:fill="FFFFFF"/>
        <w:spacing w:before="100" w:beforeAutospacing="1" w:after="100" w:afterAutospacing="1"/>
        <w:rPr>
          <w:rFonts w:ascii="Times New Roman" w:eastAsia="Times New Roman" w:hAnsi="Times New Roman" w:cs="Times New Roman"/>
          <w:b/>
          <w:lang w:val="es-ES" w:eastAsia="es-CO"/>
        </w:rPr>
      </w:pPr>
      <w:r w:rsidRPr="00985BA1">
        <w:rPr>
          <w:rFonts w:ascii="Times New Roman" w:hAnsi="Times New Roman" w:cs="Times New Roman"/>
          <w:highlight w:val="yellow"/>
        </w:rPr>
        <w:t>[SECCIÓN 2]</w:t>
      </w:r>
      <w:r w:rsidRPr="00985BA1">
        <w:rPr>
          <w:rFonts w:ascii="Times New Roman" w:hAnsi="Times New Roman" w:cs="Times New Roman"/>
        </w:rPr>
        <w:t xml:space="preserve"> </w:t>
      </w:r>
      <w:r w:rsidRPr="00985BA1">
        <w:rPr>
          <w:rFonts w:ascii="Times New Roman" w:hAnsi="Times New Roman" w:cs="Times New Roman"/>
          <w:b/>
        </w:rPr>
        <w:t xml:space="preserve">6.1 </w:t>
      </w:r>
      <w:r w:rsidRPr="00985BA1">
        <w:rPr>
          <w:rFonts w:ascii="Times New Roman" w:hAnsi="Times New Roman" w:cs="Times New Roman"/>
          <w:b/>
          <w:lang w:val="es-ES"/>
        </w:rPr>
        <w:t>La Revolución Inglesa de 1688</w:t>
      </w:r>
    </w:p>
    <w:p w14:paraId="755BEDA4" w14:textId="77777777" w:rsidR="00FF4B82" w:rsidRPr="00985BA1"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Ante la ausencia de hijos legítimos, tras la muerte de Carlos II, llegó al trono Jacobo II Estuardo, quien implantó una monarquía católica que llevó a que un sector del Parlamento que era anglicano y puritano, lo declarara ilegítimo. </w:t>
      </w:r>
    </w:p>
    <w:p w14:paraId="62B8933A" w14:textId="77777777" w:rsidR="00FF4B82" w:rsidRPr="00985BA1"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En 1688 </w:t>
      </w:r>
      <w:r w:rsidRPr="00985BA1">
        <w:rPr>
          <w:rFonts w:ascii="Times New Roman" w:eastAsia="Times New Roman" w:hAnsi="Times New Roman" w:cs="Times New Roman"/>
          <w:b/>
          <w:bCs/>
          <w:lang w:val="es-ES" w:eastAsia="es-CO"/>
        </w:rPr>
        <w:t>Jacobo II Estuardo</w:t>
      </w:r>
      <w:r w:rsidRPr="00985BA1">
        <w:rPr>
          <w:rFonts w:ascii="Times New Roman" w:eastAsia="Times New Roman" w:hAnsi="Times New Roman" w:cs="Times New Roman"/>
          <w:lang w:val="es-ES" w:eastAsia="es-CO"/>
        </w:rPr>
        <w:t xml:space="preserve"> fue destronado por su yerno, </w:t>
      </w:r>
      <w:r w:rsidRPr="00985BA1">
        <w:rPr>
          <w:rFonts w:ascii="Times New Roman" w:eastAsia="Times New Roman" w:hAnsi="Times New Roman" w:cs="Times New Roman"/>
          <w:b/>
          <w:bCs/>
          <w:lang w:val="es-ES" w:eastAsia="es-CO"/>
        </w:rPr>
        <w:t>Guillermo de Orange</w:t>
      </w:r>
      <w:r w:rsidRPr="00985BA1">
        <w:rPr>
          <w:rFonts w:ascii="Times New Roman" w:eastAsia="Times New Roman" w:hAnsi="Times New Roman" w:cs="Times New Roman"/>
          <w:lang w:val="es-ES" w:eastAsia="es-CO"/>
        </w:rPr>
        <w:t xml:space="preserve"> (1689), un holandés calvinista, casado con María Estuardo (hija de Jacobo II) que, a diferencia de su padre católico, era anglicana. Se estableció un cogobierno entre Guillermo y María y se firmó la </w:t>
      </w:r>
      <w:r w:rsidRPr="00985BA1">
        <w:rPr>
          <w:rFonts w:ascii="Times New Roman" w:eastAsia="Times New Roman" w:hAnsi="Times New Roman" w:cs="Times New Roman"/>
          <w:b/>
          <w:bCs/>
          <w:lang w:val="es-ES" w:eastAsia="es-CO"/>
        </w:rPr>
        <w:t xml:space="preserve">Declaración de Derechos </w:t>
      </w:r>
      <w:r w:rsidRPr="00985BA1">
        <w:rPr>
          <w:rFonts w:ascii="Times New Roman" w:eastAsia="Times New Roman" w:hAnsi="Times New Roman" w:cs="Times New Roman"/>
          <w:i/>
          <w:iCs/>
          <w:lang w:val="es-ES" w:eastAsia="es-CO"/>
        </w:rPr>
        <w:t>(Bill of Rights)</w:t>
      </w:r>
      <w:r w:rsidRPr="00985BA1">
        <w:rPr>
          <w:rFonts w:ascii="Times New Roman" w:eastAsia="Times New Roman" w:hAnsi="Times New Roman" w:cs="Times New Roman"/>
          <w:lang w:val="es-ES" w:eastAsia="es-CO"/>
        </w:rPr>
        <w:t xml:space="preserve">. Esta limitaba los poderes del rey y definía los derechos del Parlamento. A la nueva forma de gobierno se le llamó </w:t>
      </w:r>
      <w:r w:rsidRPr="00985BA1">
        <w:rPr>
          <w:rFonts w:ascii="Times New Roman" w:eastAsia="Times New Roman" w:hAnsi="Times New Roman" w:cs="Times New Roman"/>
          <w:b/>
          <w:lang w:val="es-ES" w:eastAsia="es-CO"/>
        </w:rPr>
        <w:t>monarquía parlamentaria</w:t>
      </w:r>
      <w:r w:rsidRPr="00985BA1">
        <w:rPr>
          <w:rFonts w:ascii="Times New Roman" w:eastAsia="Times New Roman" w:hAnsi="Times New Roman" w:cs="Times New Roman"/>
          <w:lang w:val="es-ES" w:eastAsia="es-CO"/>
        </w:rPr>
        <w:t xml:space="preserve"> y subsiste hasta nuestros días en Inglaterra.</w:t>
      </w:r>
    </w:p>
    <w:tbl>
      <w:tblPr>
        <w:tblStyle w:val="Tablaconcuadrcula"/>
        <w:tblW w:w="0" w:type="auto"/>
        <w:tblLook w:val="04A0" w:firstRow="1" w:lastRow="0" w:firstColumn="1" w:lastColumn="0" w:noHBand="0" w:noVBand="1"/>
      </w:tblPr>
      <w:tblGrid>
        <w:gridCol w:w="2518"/>
        <w:gridCol w:w="6460"/>
      </w:tblGrid>
      <w:tr w:rsidR="001B00F4" w:rsidRPr="00985BA1" w14:paraId="053E7102" w14:textId="77777777" w:rsidTr="00183076">
        <w:tc>
          <w:tcPr>
            <w:tcW w:w="8978" w:type="dxa"/>
            <w:gridSpan w:val="2"/>
            <w:shd w:val="clear" w:color="auto" w:fill="000000" w:themeFill="text1"/>
          </w:tcPr>
          <w:p w14:paraId="1670ECF0" w14:textId="589DE5A4" w:rsidR="001B00F4" w:rsidRPr="00985BA1" w:rsidRDefault="001B00F4" w:rsidP="00183076">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Destacado</w:t>
            </w:r>
          </w:p>
        </w:tc>
      </w:tr>
      <w:tr w:rsidR="001B00F4" w:rsidRPr="00985BA1" w14:paraId="0431E97B" w14:textId="77777777" w:rsidTr="00183076">
        <w:tc>
          <w:tcPr>
            <w:tcW w:w="2518" w:type="dxa"/>
          </w:tcPr>
          <w:p w14:paraId="47820795" w14:textId="77777777" w:rsidR="001B00F4" w:rsidRPr="00985BA1" w:rsidRDefault="001B00F4" w:rsidP="00183076">
            <w:pPr>
              <w:rPr>
                <w:rFonts w:ascii="Times New Roman" w:hAnsi="Times New Roman" w:cs="Times New Roman"/>
                <w:b/>
                <w:sz w:val="24"/>
                <w:szCs w:val="24"/>
              </w:rPr>
            </w:pPr>
            <w:r w:rsidRPr="00985BA1">
              <w:rPr>
                <w:rFonts w:ascii="Times New Roman" w:hAnsi="Times New Roman" w:cs="Times New Roman"/>
                <w:b/>
                <w:sz w:val="24"/>
                <w:szCs w:val="24"/>
              </w:rPr>
              <w:t>Contenido</w:t>
            </w:r>
          </w:p>
        </w:tc>
        <w:tc>
          <w:tcPr>
            <w:tcW w:w="6460" w:type="dxa"/>
          </w:tcPr>
          <w:p w14:paraId="30889E69" w14:textId="119ACF95" w:rsidR="001B00F4" w:rsidRPr="00985BA1" w:rsidRDefault="001B00F4" w:rsidP="001B00F4">
            <w:pPr>
              <w:rPr>
                <w:rFonts w:ascii="Times New Roman" w:hAnsi="Times New Roman" w:cs="Times New Roman"/>
                <w:b/>
                <w:sz w:val="24"/>
                <w:szCs w:val="24"/>
                <w:lang w:val="es-ES"/>
              </w:rPr>
            </w:pPr>
            <w:r w:rsidRPr="00985BA1">
              <w:rPr>
                <w:rFonts w:ascii="Times New Roman" w:hAnsi="Times New Roman" w:cs="Times New Roman"/>
                <w:sz w:val="24"/>
                <w:szCs w:val="24"/>
                <w:lang w:val="es-ES"/>
              </w:rPr>
              <w:t>Las revoluciones inglesas dejaron un importante legado que se refleja en la Inglaterra actual: el Parlamento gobierna el país, el rey nombra al Primer ministro. Se respeta la libertad de culto.</w:t>
            </w:r>
          </w:p>
        </w:tc>
      </w:tr>
    </w:tbl>
    <w:p w14:paraId="1DD0D131" w14:textId="77777777" w:rsidR="00FF4B82" w:rsidRPr="00985BA1" w:rsidRDefault="00FF4B82" w:rsidP="00FF4B82">
      <w:pPr>
        <w:rPr>
          <w:rFonts w:ascii="Times New Roman" w:eastAsia="Times New Roman" w:hAnsi="Times New Roman" w:cs="Times New Roman"/>
          <w:lang w:val="es-ES" w:eastAsia="es-CO"/>
        </w:rPr>
      </w:pPr>
    </w:p>
    <w:p w14:paraId="44879742" w14:textId="77777777" w:rsidR="001B00F4" w:rsidRPr="00985BA1" w:rsidRDefault="001B00F4" w:rsidP="00FF4B82">
      <w:pPr>
        <w:rPr>
          <w:rFonts w:ascii="Times New Roman" w:eastAsia="Times New Roman" w:hAnsi="Times New Roman" w:cs="Times New Roman"/>
          <w:lang w:val="es-ES" w:eastAsia="es-CO"/>
        </w:rPr>
      </w:pPr>
    </w:p>
    <w:p w14:paraId="6F5EF526" w14:textId="7B1A4CF5" w:rsidR="00FF4B82" w:rsidRPr="00985BA1" w:rsidRDefault="00FF4B82" w:rsidP="001B00F4">
      <w:pPr>
        <w:rPr>
          <w:rFonts w:ascii="Times New Roman" w:hAnsi="Times New Roman" w:cs="Times New Roman"/>
          <w:highlight w:val="yellow"/>
          <w:lang w:val="es-ES"/>
        </w:rPr>
      </w:pPr>
      <w:r w:rsidRPr="00985BA1">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518"/>
        <w:gridCol w:w="6536"/>
      </w:tblGrid>
      <w:tr w:rsidR="001B00F4" w:rsidRPr="00985BA1" w14:paraId="183094C8" w14:textId="77777777" w:rsidTr="00183076">
        <w:tc>
          <w:tcPr>
            <w:tcW w:w="9054" w:type="dxa"/>
            <w:gridSpan w:val="2"/>
            <w:shd w:val="clear" w:color="auto" w:fill="000000" w:themeFill="text1"/>
          </w:tcPr>
          <w:p w14:paraId="042B9CF2" w14:textId="15DD8B4E" w:rsidR="001B00F4" w:rsidRPr="00985BA1" w:rsidRDefault="001B00F4" w:rsidP="001B00F4">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Consolidación</w:t>
            </w:r>
            <w:r w:rsidR="00C74485">
              <w:rPr>
                <w:rFonts w:ascii="Times New Roman" w:hAnsi="Times New Roman" w:cs="Times New Roman"/>
                <w:b/>
                <w:color w:val="FFFFFF" w:themeColor="background1"/>
                <w:sz w:val="24"/>
                <w:szCs w:val="24"/>
              </w:rPr>
              <w:t>. Practica</w:t>
            </w:r>
            <w:r w:rsidRPr="00985BA1">
              <w:rPr>
                <w:rFonts w:ascii="Times New Roman" w:hAnsi="Times New Roman" w:cs="Times New Roman"/>
                <w:b/>
                <w:color w:val="FFFFFF" w:themeColor="background1"/>
                <w:sz w:val="24"/>
                <w:szCs w:val="24"/>
              </w:rPr>
              <w:t>: recurso aprove</w:t>
            </w:r>
            <w:r w:rsidR="00212311">
              <w:rPr>
                <w:rFonts w:ascii="Times New Roman" w:hAnsi="Times New Roman" w:cs="Times New Roman"/>
                <w:b/>
                <w:color w:val="FFFFFF" w:themeColor="background1"/>
                <w:sz w:val="24"/>
                <w:szCs w:val="24"/>
              </w:rPr>
              <w:t>c</w:t>
            </w:r>
            <w:r w:rsidRPr="00985BA1">
              <w:rPr>
                <w:rFonts w:ascii="Times New Roman" w:hAnsi="Times New Roman" w:cs="Times New Roman"/>
                <w:b/>
                <w:color w:val="FFFFFF" w:themeColor="background1"/>
                <w:sz w:val="24"/>
                <w:szCs w:val="24"/>
              </w:rPr>
              <w:t>hado</w:t>
            </w:r>
          </w:p>
        </w:tc>
      </w:tr>
      <w:tr w:rsidR="001B00F4" w:rsidRPr="00985BA1" w14:paraId="27117504" w14:textId="77777777" w:rsidTr="00183076">
        <w:tc>
          <w:tcPr>
            <w:tcW w:w="2518" w:type="dxa"/>
          </w:tcPr>
          <w:p w14:paraId="1AC87E39" w14:textId="77777777" w:rsidR="001B00F4" w:rsidRPr="00985BA1" w:rsidRDefault="001B00F4"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Código</w:t>
            </w:r>
          </w:p>
        </w:tc>
        <w:tc>
          <w:tcPr>
            <w:tcW w:w="6536" w:type="dxa"/>
          </w:tcPr>
          <w:p w14:paraId="189F01B6" w14:textId="0AFA1D36" w:rsidR="001B00F4" w:rsidRPr="00985BA1" w:rsidRDefault="001B00F4" w:rsidP="00C74485">
            <w:pPr>
              <w:rPr>
                <w:rFonts w:ascii="Times New Roman" w:hAnsi="Times New Roman" w:cs="Times New Roman"/>
                <w:b/>
                <w:color w:val="000000" w:themeColor="text1"/>
                <w:sz w:val="24"/>
                <w:szCs w:val="24"/>
              </w:rPr>
            </w:pPr>
            <w:r w:rsidRPr="00985BA1">
              <w:rPr>
                <w:rFonts w:ascii="Times New Roman" w:hAnsi="Times New Roman" w:cs="Times New Roman"/>
                <w:color w:val="000000"/>
                <w:sz w:val="24"/>
                <w:szCs w:val="24"/>
              </w:rPr>
              <w:t>CS_08_01</w:t>
            </w:r>
            <w:r w:rsidRPr="00985BA1">
              <w:rPr>
                <w:rFonts w:ascii="Times New Roman" w:hAnsi="Times New Roman" w:cs="Times New Roman"/>
                <w:color w:val="000000" w:themeColor="text1"/>
                <w:sz w:val="24"/>
                <w:szCs w:val="24"/>
              </w:rPr>
              <w:t>_REC1</w:t>
            </w:r>
            <w:r w:rsidR="00C74485">
              <w:rPr>
                <w:rFonts w:ascii="Times New Roman" w:hAnsi="Times New Roman" w:cs="Times New Roman"/>
                <w:color w:val="000000" w:themeColor="text1"/>
                <w:sz w:val="24"/>
                <w:szCs w:val="24"/>
              </w:rPr>
              <w:t>3</w:t>
            </w:r>
            <w:r w:rsidRPr="00985BA1">
              <w:rPr>
                <w:rFonts w:ascii="Times New Roman" w:hAnsi="Times New Roman" w:cs="Times New Roman"/>
                <w:color w:val="000000" w:themeColor="text1"/>
                <w:sz w:val="24"/>
                <w:szCs w:val="24"/>
              </w:rPr>
              <w:t>0</w:t>
            </w:r>
          </w:p>
        </w:tc>
      </w:tr>
      <w:tr w:rsidR="001B00F4" w:rsidRPr="00985BA1" w14:paraId="5F79DEE4" w14:textId="77777777" w:rsidTr="00183076">
        <w:tc>
          <w:tcPr>
            <w:tcW w:w="2518" w:type="dxa"/>
          </w:tcPr>
          <w:p w14:paraId="63C2E262" w14:textId="77777777" w:rsidR="001B00F4" w:rsidRPr="00985BA1" w:rsidRDefault="001B00F4" w:rsidP="00183076">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Ubicación en Aula Planeta</w:t>
            </w:r>
          </w:p>
        </w:tc>
        <w:tc>
          <w:tcPr>
            <w:tcW w:w="6536" w:type="dxa"/>
          </w:tcPr>
          <w:p w14:paraId="4673B1D4" w14:textId="1DBEA60A" w:rsidR="001B00F4" w:rsidRPr="00985BA1" w:rsidRDefault="006312EB" w:rsidP="006312EB">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4ESO/ Ciencias sociales, geografía e historia/El fin del Antiguo Régimen/Las revoluciones inglesas.</w:t>
            </w:r>
          </w:p>
        </w:tc>
      </w:tr>
      <w:tr w:rsidR="001B00F4" w:rsidRPr="00985BA1" w14:paraId="16F16EA8" w14:textId="77777777" w:rsidTr="00183076">
        <w:tc>
          <w:tcPr>
            <w:tcW w:w="2518" w:type="dxa"/>
          </w:tcPr>
          <w:p w14:paraId="6168B89A" w14:textId="77777777" w:rsidR="001B00F4" w:rsidRPr="00985BA1" w:rsidRDefault="001B00F4" w:rsidP="00183076">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Cambio (descripción o capturas de pantallas)</w:t>
            </w:r>
          </w:p>
        </w:tc>
        <w:tc>
          <w:tcPr>
            <w:tcW w:w="6536" w:type="dxa"/>
          </w:tcPr>
          <w:p w14:paraId="097EDBBE" w14:textId="77777777" w:rsidR="001B00F4" w:rsidRPr="00985BA1" w:rsidRDefault="001B00F4" w:rsidP="00183076">
            <w:pPr>
              <w:rPr>
                <w:rFonts w:ascii="Times New Roman" w:hAnsi="Times New Roman" w:cs="Times New Roman"/>
                <w:color w:val="000000" w:themeColor="text1"/>
                <w:sz w:val="24"/>
                <w:szCs w:val="24"/>
              </w:rPr>
            </w:pPr>
          </w:p>
          <w:p w14:paraId="742D3266" w14:textId="4B0E5D08" w:rsidR="001B00F4" w:rsidRPr="00985BA1" w:rsidRDefault="001B00F4" w:rsidP="00183076">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Eliminar el primer slide</w:t>
            </w:r>
          </w:p>
          <w:p w14:paraId="77B11F06" w14:textId="288D4FB2" w:rsidR="001B00F4" w:rsidRPr="00985BA1" w:rsidRDefault="001B00F4" w:rsidP="00183076">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“Explica qué es la Commonwealth y qué crees que significó para el  resto de las monarquías de Europa.</w:t>
            </w:r>
          </w:p>
          <w:p w14:paraId="1CC1CC42" w14:textId="77777777" w:rsidR="001B00F4" w:rsidRPr="00985BA1" w:rsidRDefault="001B00F4" w:rsidP="00183076">
            <w:pPr>
              <w:rPr>
                <w:rFonts w:ascii="Times New Roman" w:hAnsi="Times New Roman" w:cs="Times New Roman"/>
                <w:color w:val="000000" w:themeColor="text1"/>
                <w:sz w:val="24"/>
                <w:szCs w:val="24"/>
              </w:rPr>
            </w:pPr>
          </w:p>
          <w:p w14:paraId="62C0BBCC" w14:textId="77777777" w:rsidR="001B00F4" w:rsidRPr="00985BA1" w:rsidRDefault="001B00F4" w:rsidP="00183076">
            <w:pPr>
              <w:rPr>
                <w:rFonts w:ascii="Times New Roman" w:hAnsi="Times New Roman" w:cs="Times New Roman"/>
                <w:color w:val="000000" w:themeColor="text1"/>
                <w:sz w:val="24"/>
                <w:szCs w:val="24"/>
              </w:rPr>
            </w:pPr>
          </w:p>
        </w:tc>
      </w:tr>
      <w:tr w:rsidR="001B00F4" w:rsidRPr="00985BA1" w14:paraId="15A13FAD" w14:textId="77777777" w:rsidTr="00183076">
        <w:tc>
          <w:tcPr>
            <w:tcW w:w="2518" w:type="dxa"/>
          </w:tcPr>
          <w:p w14:paraId="472EEBF0" w14:textId="04F35763" w:rsidR="001B00F4" w:rsidRPr="00985BA1" w:rsidRDefault="001B00F4"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Título</w:t>
            </w:r>
          </w:p>
        </w:tc>
        <w:tc>
          <w:tcPr>
            <w:tcW w:w="6536" w:type="dxa"/>
          </w:tcPr>
          <w:p w14:paraId="1EE28C4D" w14:textId="77777777" w:rsidR="001B00F4" w:rsidRPr="00985BA1" w:rsidRDefault="001B00F4" w:rsidP="001B00F4">
            <w:pPr>
              <w:rPr>
                <w:rFonts w:ascii="Times New Roman" w:hAnsi="Times New Roman" w:cs="Times New Roman"/>
                <w:b/>
                <w:sz w:val="24"/>
                <w:szCs w:val="24"/>
                <w:lang w:val="es-ES"/>
              </w:rPr>
            </w:pPr>
            <w:r w:rsidRPr="00985BA1">
              <w:rPr>
                <w:rFonts w:ascii="Times New Roman" w:hAnsi="Times New Roman" w:cs="Times New Roman"/>
                <w:b/>
                <w:sz w:val="24"/>
                <w:szCs w:val="24"/>
                <w:lang w:val="es-ES"/>
              </w:rPr>
              <w:t>Refuerza tu aprendizaje: Las revoluciones inglesas</w:t>
            </w:r>
          </w:p>
          <w:p w14:paraId="6E1E25E9" w14:textId="77777777" w:rsidR="001B00F4" w:rsidRPr="00985BA1" w:rsidRDefault="001B00F4" w:rsidP="00183076">
            <w:pPr>
              <w:rPr>
                <w:rFonts w:ascii="Times New Roman" w:hAnsi="Times New Roman" w:cs="Times New Roman"/>
                <w:color w:val="000000" w:themeColor="text1"/>
                <w:sz w:val="24"/>
                <w:szCs w:val="24"/>
                <w:lang w:val="es-ES"/>
              </w:rPr>
            </w:pPr>
          </w:p>
        </w:tc>
      </w:tr>
      <w:tr w:rsidR="001B00F4" w:rsidRPr="00985BA1" w14:paraId="48212C7D" w14:textId="77777777" w:rsidTr="00183076">
        <w:tc>
          <w:tcPr>
            <w:tcW w:w="2518" w:type="dxa"/>
          </w:tcPr>
          <w:p w14:paraId="66149634" w14:textId="77777777" w:rsidR="001B00F4" w:rsidRPr="00985BA1" w:rsidRDefault="001B00F4"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Descripción</w:t>
            </w:r>
          </w:p>
        </w:tc>
        <w:tc>
          <w:tcPr>
            <w:tcW w:w="6536" w:type="dxa"/>
          </w:tcPr>
          <w:p w14:paraId="3ED3383C" w14:textId="63DA9A58" w:rsidR="001B00F4" w:rsidRPr="00985BA1" w:rsidRDefault="001B00F4" w:rsidP="004B0AD9">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 xml:space="preserve"> Actividad </w:t>
            </w:r>
            <w:r w:rsidR="004B0AD9" w:rsidRPr="00985BA1">
              <w:rPr>
                <w:rFonts w:ascii="Times New Roman" w:hAnsi="Times New Roman" w:cs="Times New Roman"/>
                <w:color w:val="000000" w:themeColor="text1"/>
                <w:sz w:val="24"/>
                <w:szCs w:val="24"/>
              </w:rPr>
              <w:t>sobre las revoluciones inglesas</w:t>
            </w:r>
          </w:p>
        </w:tc>
      </w:tr>
    </w:tbl>
    <w:p w14:paraId="0843BCB8" w14:textId="77777777" w:rsidR="002F3536" w:rsidRPr="00985BA1" w:rsidRDefault="002F3536" w:rsidP="00134A9E">
      <w:pPr>
        <w:rPr>
          <w:rFonts w:ascii="Times New Roman" w:hAnsi="Times New Roman" w:cs="Times New Roman"/>
          <w:lang w:val="es-ES"/>
        </w:rPr>
      </w:pPr>
    </w:p>
    <w:p w14:paraId="1E8E55D2" w14:textId="5F2E1496" w:rsidR="00CB641A" w:rsidRPr="00985BA1" w:rsidRDefault="00CB641A" w:rsidP="00CB641A">
      <w:pPr>
        <w:shd w:val="clear" w:color="auto" w:fill="FFFFFF"/>
        <w:spacing w:before="100" w:beforeAutospacing="1" w:after="100" w:afterAutospacing="1"/>
        <w:rPr>
          <w:rFonts w:ascii="Times New Roman" w:eastAsia="Times New Roman" w:hAnsi="Times New Roman" w:cs="Times New Roman"/>
          <w:b/>
          <w:lang w:val="es-ES" w:eastAsia="es-CO"/>
        </w:rPr>
      </w:pPr>
      <w:r w:rsidRPr="00985BA1">
        <w:rPr>
          <w:rFonts w:ascii="Times New Roman" w:hAnsi="Times New Roman" w:cs="Times New Roman"/>
          <w:highlight w:val="yellow"/>
        </w:rPr>
        <w:t>[SECCIÓN 1]</w:t>
      </w:r>
      <w:r w:rsidRPr="00985BA1">
        <w:rPr>
          <w:rFonts w:ascii="Times New Roman" w:hAnsi="Times New Roman" w:cs="Times New Roman"/>
        </w:rPr>
        <w:t xml:space="preserve"> </w:t>
      </w:r>
      <w:r w:rsidR="00B3327A" w:rsidRPr="00985BA1">
        <w:rPr>
          <w:rFonts w:ascii="Times New Roman" w:hAnsi="Times New Roman" w:cs="Times New Roman"/>
          <w:b/>
        </w:rPr>
        <w:t>7</w:t>
      </w:r>
      <w:r w:rsidRPr="00985BA1">
        <w:rPr>
          <w:rFonts w:ascii="Times New Roman" w:hAnsi="Times New Roman" w:cs="Times New Roman"/>
          <w:b/>
        </w:rPr>
        <w:t xml:space="preserve"> </w:t>
      </w:r>
      <w:r w:rsidRPr="00985BA1">
        <w:rPr>
          <w:rFonts w:ascii="Times New Roman" w:hAnsi="Times New Roman" w:cs="Times New Roman"/>
          <w:b/>
          <w:lang w:val="es-ES"/>
        </w:rPr>
        <w:t xml:space="preserve">La Revolución </w:t>
      </w:r>
      <w:r w:rsidR="00B3327A" w:rsidRPr="00985BA1">
        <w:rPr>
          <w:rFonts w:ascii="Times New Roman" w:hAnsi="Times New Roman" w:cs="Times New Roman"/>
          <w:b/>
          <w:lang w:val="es-ES"/>
        </w:rPr>
        <w:t>Americana</w:t>
      </w:r>
    </w:p>
    <w:p w14:paraId="24C48204" w14:textId="77777777" w:rsidR="009803D7" w:rsidRPr="00985BA1" w:rsidRDefault="009803D7" w:rsidP="009803D7">
      <w:p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lastRenderedPageBreak/>
        <w:t xml:space="preserve">La revolución americana (1775-1783) fue una de las </w:t>
      </w:r>
      <w:r w:rsidRPr="00985BA1">
        <w:rPr>
          <w:rFonts w:ascii="Times New Roman" w:eastAsia="Times New Roman" w:hAnsi="Times New Roman" w:cs="Times New Roman"/>
          <w:b/>
          <w:bCs/>
          <w:lang w:val="es-ES" w:eastAsia="es-CO"/>
        </w:rPr>
        <w:t>primeras revoluciones burguesas</w:t>
      </w:r>
      <w:r w:rsidRPr="00985BA1">
        <w:rPr>
          <w:rFonts w:ascii="Times New Roman" w:eastAsia="Times New Roman" w:hAnsi="Times New Roman" w:cs="Times New Roman"/>
          <w:lang w:val="es-ES" w:eastAsia="es-CO"/>
        </w:rPr>
        <w:t xml:space="preserve">. Esta llevó a la creación de los Estados Unidos de América. Se desencadenó a causa del aumento de las tensiones entre la población de las </w:t>
      </w:r>
      <w:r w:rsidRPr="00985BA1">
        <w:rPr>
          <w:rFonts w:ascii="Times New Roman" w:eastAsia="Times New Roman" w:hAnsi="Times New Roman" w:cs="Times New Roman"/>
          <w:b/>
          <w:bCs/>
          <w:lang w:val="es-ES" w:eastAsia="es-CO"/>
        </w:rPr>
        <w:t xml:space="preserve">Trece colonias británicas </w:t>
      </w:r>
      <w:hyperlink r:id="rId38" w:tgtFrame="_blank" w:history="1">
        <w:r w:rsidRPr="00985BA1">
          <w:rPr>
            <w:rFonts w:ascii="Times New Roman" w:eastAsia="Times New Roman" w:hAnsi="Times New Roman" w:cs="Times New Roman"/>
            <w:color w:val="003366"/>
            <w:lang w:val="es-ES" w:eastAsia="es-CO"/>
          </w:rPr>
          <w:t>[ver]</w:t>
        </w:r>
      </w:hyperlink>
      <w:r w:rsidRPr="00985BA1">
        <w:rPr>
          <w:rFonts w:ascii="Times New Roman" w:eastAsia="Times New Roman" w:hAnsi="Times New Roman" w:cs="Times New Roman"/>
          <w:lang w:val="es-ES" w:eastAsia="es-CO"/>
        </w:rPr>
        <w:t xml:space="preserve"> en América del Norte y las autoridades británicas. El punto culminante fue el “</w:t>
      </w:r>
      <w:r w:rsidRPr="00985BA1">
        <w:rPr>
          <w:rFonts w:ascii="Times New Roman" w:eastAsia="Times New Roman" w:hAnsi="Times New Roman" w:cs="Times New Roman"/>
          <w:b/>
          <w:bCs/>
          <w:lang w:val="es-ES" w:eastAsia="es-CO"/>
        </w:rPr>
        <w:t>motín del té</w:t>
      </w:r>
      <w:r w:rsidRPr="00985BA1">
        <w:rPr>
          <w:rFonts w:ascii="Times New Roman" w:eastAsia="Times New Roman" w:hAnsi="Times New Roman" w:cs="Times New Roman"/>
          <w:lang w:val="es-ES" w:eastAsia="es-CO"/>
        </w:rPr>
        <w:t xml:space="preserve">” (diciembre de 1773) </w:t>
      </w:r>
      <w:hyperlink r:id="rId39" w:tgtFrame="_blank" w:history="1">
        <w:r w:rsidRPr="00985BA1">
          <w:rPr>
            <w:rFonts w:ascii="Times New Roman" w:eastAsia="Times New Roman" w:hAnsi="Times New Roman" w:cs="Times New Roman"/>
            <w:color w:val="003366"/>
            <w:lang w:val="es-ES" w:eastAsia="es-CO"/>
          </w:rPr>
          <w:t>[ver]</w:t>
        </w:r>
      </w:hyperlink>
      <w:r w:rsidRPr="00985BA1">
        <w:rPr>
          <w:rFonts w:ascii="Times New Roman" w:eastAsia="Times New Roman" w:hAnsi="Times New Roman" w:cs="Times New Roman"/>
          <w:lang w:val="es-ES" w:eastAsia="es-CO"/>
        </w:rPr>
        <w:t xml:space="preserve">, el cual significó la ruptura de relaciones entre las colonias y la metrópolis. La represión ejercida por el </w:t>
      </w:r>
      <w:r w:rsidRPr="00985BA1">
        <w:rPr>
          <w:rFonts w:ascii="Times New Roman" w:eastAsia="Times New Roman" w:hAnsi="Times New Roman" w:cs="Times New Roman"/>
          <w:b/>
          <w:bCs/>
          <w:lang w:val="es-ES" w:eastAsia="es-CO"/>
        </w:rPr>
        <w:t>Reino de Gran Bretaña</w:t>
      </w:r>
      <w:r w:rsidRPr="00985BA1">
        <w:rPr>
          <w:rFonts w:ascii="Times New Roman" w:eastAsia="Times New Roman" w:hAnsi="Times New Roman" w:cs="Times New Roman"/>
          <w:lang w:val="es-ES" w:eastAsia="es-CO"/>
        </w:rPr>
        <w:t xml:space="preserve"> condujo sin remedio al estallido de la </w:t>
      </w:r>
      <w:r w:rsidRPr="00985BA1">
        <w:rPr>
          <w:rFonts w:ascii="Times New Roman" w:eastAsia="Times New Roman" w:hAnsi="Times New Roman" w:cs="Times New Roman"/>
          <w:b/>
          <w:bCs/>
          <w:lang w:val="es-ES" w:eastAsia="es-CO"/>
        </w:rPr>
        <w:t>guerra de la Independencia norteamericana</w:t>
      </w:r>
      <w:r w:rsidRPr="00985BA1">
        <w:rPr>
          <w:rFonts w:ascii="Times New Roman" w:eastAsia="Times New Roman" w:hAnsi="Times New Roman" w:cs="Times New Roman"/>
          <w:lang w:val="es-ES" w:eastAsia="es-CO"/>
        </w:rPr>
        <w:t xml:space="preserve"> (1775). </w:t>
      </w:r>
    </w:p>
    <w:p w14:paraId="11CF7883" w14:textId="0F844765" w:rsidR="00CB641A" w:rsidRPr="00985BA1" w:rsidRDefault="009803D7" w:rsidP="00134A9E">
      <w:pPr>
        <w:rPr>
          <w:rFonts w:ascii="Times New Roman" w:hAnsi="Times New Roman" w:cs="Times New Roman"/>
          <w:color w:val="000000"/>
        </w:rPr>
      </w:pPr>
      <w:r w:rsidRPr="00985BA1">
        <w:rPr>
          <w:rFonts w:ascii="Times New Roman" w:hAnsi="Times New Roman" w:cs="Times New Roman"/>
          <w:color w:val="000000"/>
        </w:rPr>
        <w:t>CS_08_01_IMG02</w:t>
      </w:r>
    </w:p>
    <w:tbl>
      <w:tblPr>
        <w:tblStyle w:val="Tablaconcuadrcula"/>
        <w:tblW w:w="0" w:type="auto"/>
        <w:tblLook w:val="04A0" w:firstRow="1" w:lastRow="0" w:firstColumn="1" w:lastColumn="0" w:noHBand="0" w:noVBand="1"/>
      </w:tblPr>
      <w:tblGrid>
        <w:gridCol w:w="2230"/>
        <w:gridCol w:w="6824"/>
      </w:tblGrid>
      <w:tr w:rsidR="009803D7" w:rsidRPr="00985BA1" w14:paraId="79D80A10" w14:textId="77777777" w:rsidTr="00183076">
        <w:tc>
          <w:tcPr>
            <w:tcW w:w="9054" w:type="dxa"/>
            <w:gridSpan w:val="2"/>
            <w:shd w:val="clear" w:color="auto" w:fill="0D0D0D" w:themeFill="text1" w:themeFillTint="F2"/>
          </w:tcPr>
          <w:p w14:paraId="222829CB" w14:textId="77777777" w:rsidR="009803D7" w:rsidRPr="00985BA1" w:rsidRDefault="009803D7" w:rsidP="00183076">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Imagen (fotografía, gráfica o ilustración)</w:t>
            </w:r>
          </w:p>
        </w:tc>
      </w:tr>
      <w:tr w:rsidR="009803D7" w:rsidRPr="00985BA1" w14:paraId="22ED489B" w14:textId="77777777" w:rsidTr="00183076">
        <w:tc>
          <w:tcPr>
            <w:tcW w:w="2230" w:type="dxa"/>
          </w:tcPr>
          <w:p w14:paraId="7007064A" w14:textId="77777777" w:rsidR="009803D7" w:rsidRPr="00985BA1" w:rsidRDefault="009803D7" w:rsidP="00183076">
            <w:pPr>
              <w:rPr>
                <w:rFonts w:ascii="Times New Roman" w:hAnsi="Times New Roman" w:cs="Times New Roman"/>
                <w:b/>
                <w:color w:val="000000"/>
                <w:sz w:val="24"/>
                <w:szCs w:val="24"/>
              </w:rPr>
            </w:pPr>
            <w:r w:rsidRPr="00985BA1">
              <w:rPr>
                <w:rFonts w:ascii="Times New Roman" w:hAnsi="Times New Roman" w:cs="Times New Roman"/>
                <w:b/>
                <w:color w:val="000000"/>
                <w:sz w:val="24"/>
                <w:szCs w:val="24"/>
              </w:rPr>
              <w:t>Código</w:t>
            </w:r>
          </w:p>
        </w:tc>
        <w:tc>
          <w:tcPr>
            <w:tcW w:w="6824" w:type="dxa"/>
          </w:tcPr>
          <w:p w14:paraId="1563979D" w14:textId="3A3B0228" w:rsidR="009803D7" w:rsidRPr="00985BA1" w:rsidRDefault="009803D7" w:rsidP="009803D7">
            <w:pPr>
              <w:rPr>
                <w:rFonts w:ascii="Times New Roman" w:hAnsi="Times New Roman" w:cs="Times New Roman"/>
                <w:color w:val="000000"/>
                <w:sz w:val="24"/>
                <w:szCs w:val="24"/>
              </w:rPr>
            </w:pPr>
            <w:r w:rsidRPr="00985BA1">
              <w:rPr>
                <w:rFonts w:ascii="Times New Roman" w:hAnsi="Times New Roman" w:cs="Times New Roman"/>
                <w:color w:val="000000"/>
                <w:sz w:val="24"/>
                <w:szCs w:val="24"/>
              </w:rPr>
              <w:t>CS_</w:t>
            </w:r>
            <w:r w:rsidR="00EC0128" w:rsidRPr="00985BA1">
              <w:rPr>
                <w:rFonts w:ascii="Times New Roman" w:hAnsi="Times New Roman" w:cs="Times New Roman"/>
                <w:color w:val="000000"/>
                <w:sz w:val="24"/>
                <w:szCs w:val="24"/>
              </w:rPr>
              <w:t>08_01_IMG10</w:t>
            </w:r>
          </w:p>
          <w:p w14:paraId="58893619" w14:textId="6B757DAF" w:rsidR="009803D7" w:rsidRPr="00985BA1" w:rsidRDefault="009803D7" w:rsidP="00183076">
            <w:pPr>
              <w:rPr>
                <w:rFonts w:ascii="Times New Roman" w:hAnsi="Times New Roman" w:cs="Times New Roman"/>
                <w:b/>
                <w:color w:val="000000"/>
                <w:sz w:val="24"/>
                <w:szCs w:val="24"/>
              </w:rPr>
            </w:pPr>
          </w:p>
        </w:tc>
      </w:tr>
      <w:tr w:rsidR="009803D7" w:rsidRPr="00985BA1" w14:paraId="36959E10" w14:textId="77777777" w:rsidTr="00183076">
        <w:tc>
          <w:tcPr>
            <w:tcW w:w="2230" w:type="dxa"/>
          </w:tcPr>
          <w:p w14:paraId="04072EE4" w14:textId="77777777" w:rsidR="009803D7" w:rsidRPr="00985BA1" w:rsidRDefault="009803D7" w:rsidP="00183076">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Descripción</w:t>
            </w:r>
          </w:p>
        </w:tc>
        <w:tc>
          <w:tcPr>
            <w:tcW w:w="6824" w:type="dxa"/>
          </w:tcPr>
          <w:p w14:paraId="229E865F" w14:textId="2D34FAB6" w:rsidR="009803D7" w:rsidRPr="00985BA1" w:rsidRDefault="009803D7" w:rsidP="00183076">
            <w:pPr>
              <w:rPr>
                <w:rFonts w:ascii="Times New Roman" w:hAnsi="Times New Roman" w:cs="Times New Roman"/>
                <w:color w:val="000000"/>
                <w:sz w:val="24"/>
                <w:szCs w:val="24"/>
              </w:rPr>
            </w:pPr>
            <w:r w:rsidRPr="00985BA1">
              <w:rPr>
                <w:rFonts w:ascii="Times New Roman" w:hAnsi="Times New Roman" w:cs="Times New Roman"/>
                <w:color w:val="000000"/>
                <w:sz w:val="24"/>
                <w:szCs w:val="24"/>
              </w:rPr>
              <w:t xml:space="preserve">George Washington </w:t>
            </w:r>
          </w:p>
        </w:tc>
      </w:tr>
      <w:tr w:rsidR="009803D7" w:rsidRPr="00985BA1" w14:paraId="615A49BE" w14:textId="77777777" w:rsidTr="00183076">
        <w:tc>
          <w:tcPr>
            <w:tcW w:w="2230" w:type="dxa"/>
          </w:tcPr>
          <w:p w14:paraId="24DDA474" w14:textId="77777777" w:rsidR="009803D7" w:rsidRPr="00985BA1" w:rsidRDefault="009803D7" w:rsidP="00183076">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Código Shutterstock (o URL o la ruta en AulaPlaneta)</w:t>
            </w:r>
          </w:p>
        </w:tc>
        <w:tc>
          <w:tcPr>
            <w:tcW w:w="6824" w:type="dxa"/>
          </w:tcPr>
          <w:p w14:paraId="26FD0FFF" w14:textId="77777777" w:rsidR="009803D7" w:rsidRPr="00985BA1" w:rsidRDefault="009803D7" w:rsidP="009803D7">
            <w:pPr>
              <w:rPr>
                <w:rFonts w:ascii="Times New Roman" w:hAnsi="Times New Roman" w:cs="Times New Roman"/>
                <w:noProof/>
                <w:color w:val="444444"/>
                <w:sz w:val="24"/>
                <w:szCs w:val="24"/>
                <w:lang w:val="es-CO" w:eastAsia="es-CO"/>
              </w:rPr>
            </w:pPr>
            <w:r w:rsidRPr="00985BA1">
              <w:rPr>
                <w:rFonts w:ascii="Times New Roman" w:hAnsi="Times New Roman" w:cs="Times New Roman"/>
                <w:color w:val="000000"/>
                <w:sz w:val="24"/>
                <w:szCs w:val="24"/>
              </w:rPr>
              <w:t xml:space="preserve"> </w:t>
            </w:r>
            <w:r w:rsidRPr="00985BA1">
              <w:rPr>
                <w:rFonts w:ascii="Times New Roman" w:hAnsi="Times New Roman" w:cs="Times New Roman"/>
                <w:noProof/>
                <w:color w:val="444444"/>
                <w:sz w:val="24"/>
                <w:szCs w:val="24"/>
                <w:lang w:val="es-CO" w:eastAsia="es-CO"/>
              </w:rPr>
              <w:t>Aula planeta</w:t>
            </w:r>
          </w:p>
          <w:p w14:paraId="62552957" w14:textId="1BA884A3" w:rsidR="009803D7" w:rsidRPr="00985BA1" w:rsidRDefault="009803D7" w:rsidP="009803D7">
            <w:pPr>
              <w:rPr>
                <w:rFonts w:ascii="Times New Roman" w:hAnsi="Times New Roman" w:cs="Times New Roman"/>
                <w:noProof/>
                <w:color w:val="444444"/>
                <w:sz w:val="24"/>
                <w:szCs w:val="24"/>
                <w:lang w:val="es-CO" w:eastAsia="es-CO"/>
              </w:rPr>
            </w:pPr>
            <w:r w:rsidRPr="00985BA1">
              <w:rPr>
                <w:rFonts w:ascii="Times New Roman" w:hAnsi="Times New Roman" w:cs="Times New Roman"/>
                <w:color w:val="000000" w:themeColor="text1"/>
                <w:sz w:val="24"/>
                <w:szCs w:val="24"/>
              </w:rPr>
              <w:t>4º ESO/ Ciencias sociales, geografía e historia/El fin del Antiguo Régimen/la revolución americana.</w:t>
            </w:r>
          </w:p>
          <w:p w14:paraId="65FACB68" w14:textId="28B7458D" w:rsidR="009803D7" w:rsidRPr="00985BA1" w:rsidRDefault="009803D7" w:rsidP="009803D7">
            <w:pPr>
              <w:rPr>
                <w:rFonts w:ascii="Times New Roman" w:hAnsi="Times New Roman" w:cs="Times New Roman"/>
                <w:color w:val="000000"/>
                <w:sz w:val="24"/>
                <w:szCs w:val="24"/>
              </w:rPr>
            </w:pPr>
            <w:r w:rsidRPr="00985BA1">
              <w:rPr>
                <w:rFonts w:ascii="Times New Roman" w:hAnsi="Times New Roman" w:cs="Times New Roman"/>
                <w:noProof/>
                <w:color w:val="444444"/>
                <w:sz w:val="24"/>
                <w:szCs w:val="24"/>
                <w:lang w:val="es-CO" w:eastAsia="es-CO"/>
              </w:rPr>
              <w:t>E</w:t>
            </w:r>
            <w:r w:rsidRPr="00985BA1">
              <w:rPr>
                <w:rFonts w:ascii="Times New Roman" w:hAnsi="Times New Roman" w:cs="Times New Roman"/>
                <w:noProof/>
                <w:color w:val="444444"/>
                <w:lang w:val="es-CO" w:eastAsia="es-CO"/>
              </w:rPr>
              <w:drawing>
                <wp:inline distT="0" distB="0" distL="0" distR="0" wp14:anchorId="218A2F33" wp14:editId="4D42F25A">
                  <wp:extent cx="2671976" cy="1979407"/>
                  <wp:effectExtent l="0" t="0" r="0" b="1905"/>
                  <wp:docPr id="13" name="Imagen 13" descr="http://profesores.aulaplaneta.com/DNNPlayerPackages/Package10301/InfoGuion/cuadernoestudio/images_xml/CS_10_01_img8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301/InfoGuion/cuadernoestudio/images_xml/CS_10_01_img8_zoo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73539" cy="1980565"/>
                          </a:xfrm>
                          <a:prstGeom prst="rect">
                            <a:avLst/>
                          </a:prstGeom>
                          <a:noFill/>
                          <a:ln>
                            <a:noFill/>
                          </a:ln>
                        </pic:spPr>
                      </pic:pic>
                    </a:graphicData>
                  </a:graphic>
                </wp:inline>
              </w:drawing>
            </w:r>
          </w:p>
        </w:tc>
      </w:tr>
      <w:tr w:rsidR="009803D7" w:rsidRPr="00985BA1" w14:paraId="4E86E315" w14:textId="77777777" w:rsidTr="00183076">
        <w:trPr>
          <w:trHeight w:val="70"/>
        </w:trPr>
        <w:tc>
          <w:tcPr>
            <w:tcW w:w="2230" w:type="dxa"/>
          </w:tcPr>
          <w:p w14:paraId="5FCBEC9E" w14:textId="555B6EDF" w:rsidR="009803D7" w:rsidRPr="00985BA1" w:rsidRDefault="009803D7" w:rsidP="00183076">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Pie de imagen</w:t>
            </w:r>
          </w:p>
        </w:tc>
        <w:tc>
          <w:tcPr>
            <w:tcW w:w="6824" w:type="dxa"/>
          </w:tcPr>
          <w:p w14:paraId="2AE53347" w14:textId="77777777" w:rsidR="009803D7" w:rsidRPr="00985BA1" w:rsidRDefault="009803D7" w:rsidP="009803D7">
            <w:pPr>
              <w:shd w:val="clear" w:color="auto" w:fill="FFFFFF"/>
              <w:spacing w:before="100" w:beforeAutospacing="1" w:after="100" w:afterAutospacing="1"/>
              <w:ind w:left="720"/>
              <w:rPr>
                <w:rFonts w:ascii="Times New Roman" w:hAnsi="Times New Roman" w:cs="Times New Roman"/>
                <w:color w:val="444444"/>
                <w:sz w:val="24"/>
                <w:szCs w:val="24"/>
                <w:lang w:val="es-ES"/>
              </w:rPr>
            </w:pPr>
          </w:p>
          <w:p w14:paraId="35ECEA2F" w14:textId="65E59306" w:rsidR="009803D7" w:rsidRPr="00985BA1" w:rsidRDefault="009803D7" w:rsidP="004C4AF1">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985BA1">
              <w:rPr>
                <w:rFonts w:ascii="Times New Roman" w:hAnsi="Times New Roman" w:cs="Times New Roman"/>
                <w:sz w:val="24"/>
                <w:szCs w:val="24"/>
                <w:lang w:val="es-ES"/>
              </w:rPr>
              <w:t xml:space="preserve">Después de la guerra de la Independencia norteamericana, las Trece Colonias pasaron a llamarse Estados Unidos de América. Su primer presidente fue George Washington, </w:t>
            </w:r>
            <w:r w:rsidR="004C4AF1" w:rsidRPr="00985BA1">
              <w:rPr>
                <w:rFonts w:ascii="Times New Roman" w:hAnsi="Times New Roman" w:cs="Times New Roman"/>
                <w:sz w:val="24"/>
                <w:szCs w:val="24"/>
                <w:lang w:val="es-ES"/>
              </w:rPr>
              <w:t>elegido en 1789, año en que al otro lado del Atlántico triunfaba la Revolución Francesa.</w:t>
            </w:r>
          </w:p>
          <w:p w14:paraId="3C52C61C" w14:textId="77777777" w:rsidR="009803D7" w:rsidRPr="00985BA1" w:rsidRDefault="009803D7" w:rsidP="00183076">
            <w:pPr>
              <w:rPr>
                <w:rFonts w:ascii="Times New Roman" w:hAnsi="Times New Roman" w:cs="Times New Roman"/>
                <w:sz w:val="24"/>
                <w:szCs w:val="24"/>
                <w:lang w:val="es-ES"/>
              </w:rPr>
            </w:pPr>
          </w:p>
        </w:tc>
      </w:tr>
    </w:tbl>
    <w:p w14:paraId="2E3000C9" w14:textId="77777777" w:rsidR="008A7E6D" w:rsidRPr="00985BA1"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La revolución culminó con la </w:t>
      </w:r>
      <w:r w:rsidRPr="00985BA1">
        <w:rPr>
          <w:rFonts w:ascii="Times New Roman" w:eastAsia="Times New Roman" w:hAnsi="Times New Roman" w:cs="Times New Roman"/>
          <w:b/>
          <w:bCs/>
          <w:lang w:val="es-ES" w:eastAsia="es-CO"/>
        </w:rPr>
        <w:t>independencia de Estados Unidos</w:t>
      </w:r>
      <w:r w:rsidRPr="00985BA1">
        <w:rPr>
          <w:rFonts w:ascii="Times New Roman" w:eastAsia="Times New Roman" w:hAnsi="Times New Roman" w:cs="Times New Roman"/>
          <w:lang w:val="es-ES" w:eastAsia="es-CO"/>
        </w:rPr>
        <w:t xml:space="preserve"> y la firma del </w:t>
      </w:r>
      <w:r w:rsidRPr="00985BA1">
        <w:rPr>
          <w:rFonts w:ascii="Times New Roman" w:eastAsia="Times New Roman" w:hAnsi="Times New Roman" w:cs="Times New Roman"/>
          <w:b/>
          <w:bCs/>
          <w:lang w:val="es-ES" w:eastAsia="es-CO"/>
        </w:rPr>
        <w:t>tratado de París</w:t>
      </w:r>
      <w:r w:rsidRPr="00985BA1">
        <w:rPr>
          <w:rFonts w:ascii="Times New Roman" w:eastAsia="Times New Roman" w:hAnsi="Times New Roman" w:cs="Times New Roman"/>
          <w:lang w:val="es-ES" w:eastAsia="es-CO"/>
        </w:rPr>
        <w:t xml:space="preserve"> (1783). El nuevo país se dotó entonces de una </w:t>
      </w:r>
      <w:r w:rsidRPr="00985BA1">
        <w:rPr>
          <w:rFonts w:ascii="Times New Roman" w:eastAsia="Times New Roman" w:hAnsi="Times New Roman" w:cs="Times New Roman"/>
          <w:b/>
          <w:bCs/>
          <w:lang w:val="es-ES" w:eastAsia="es-CO"/>
        </w:rPr>
        <w:t>Constitución</w:t>
      </w:r>
      <w:r w:rsidRPr="00985BA1">
        <w:rPr>
          <w:rFonts w:ascii="Times New Roman" w:eastAsia="Times New Roman" w:hAnsi="Times New Roman" w:cs="Times New Roman"/>
          <w:lang w:val="es-ES" w:eastAsia="es-CO"/>
        </w:rPr>
        <w:t xml:space="preserve"> que estableció: </w:t>
      </w:r>
    </w:p>
    <w:p w14:paraId="029AF09F" w14:textId="77777777" w:rsidR="008A7E6D" w:rsidRPr="00985BA1"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República federal.</w:t>
      </w:r>
    </w:p>
    <w:p w14:paraId="0D0DAFD3" w14:textId="77777777" w:rsidR="008A7E6D" w:rsidRPr="00985BA1"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División de poderes.</w:t>
      </w:r>
    </w:p>
    <w:p w14:paraId="611EDDA3" w14:textId="77777777" w:rsidR="008A7E6D" w:rsidRPr="00985BA1"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Libertad individual.</w:t>
      </w:r>
    </w:p>
    <w:p w14:paraId="78299895" w14:textId="77777777" w:rsidR="008A7E6D" w:rsidRPr="00985BA1"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La Carta Magna se completó con la </w:t>
      </w:r>
      <w:r w:rsidRPr="00985BA1">
        <w:rPr>
          <w:rFonts w:ascii="Times New Roman" w:eastAsia="Times New Roman" w:hAnsi="Times New Roman" w:cs="Times New Roman"/>
          <w:b/>
          <w:bCs/>
          <w:lang w:val="es-ES" w:eastAsia="es-CO"/>
        </w:rPr>
        <w:t>declaración de Derechos</w:t>
      </w:r>
      <w:r w:rsidRPr="00985BA1">
        <w:rPr>
          <w:rFonts w:ascii="Times New Roman" w:eastAsia="Times New Roman" w:hAnsi="Times New Roman" w:cs="Times New Roman"/>
          <w:lang w:val="es-ES" w:eastAsia="es-CO"/>
        </w:rPr>
        <w:t>, que garantizaba:</w:t>
      </w:r>
    </w:p>
    <w:p w14:paraId="6ECF9000" w14:textId="77777777" w:rsidR="008A7E6D" w:rsidRPr="00985BA1"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lastRenderedPageBreak/>
        <w:t>Libertad religiosa, de prensa, de expresión, de reunión, etc.</w:t>
      </w:r>
    </w:p>
    <w:p w14:paraId="2BD44437" w14:textId="77777777" w:rsidR="008A7E6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Derecho a la vida, a la propiedad, a un juicio con jurado, etc.</w:t>
      </w:r>
    </w:p>
    <w:p w14:paraId="55ED6D49" w14:textId="77777777" w:rsidR="008C6A86" w:rsidRDefault="008C6A86" w:rsidP="008C6A86">
      <w:pPr>
        <w:shd w:val="clear" w:color="auto" w:fill="FFFFFF"/>
        <w:spacing w:before="100" w:beforeAutospacing="1" w:after="100" w:afterAutospacing="1"/>
        <w:rPr>
          <w:rFonts w:ascii="Times New Roman" w:eastAsia="Times New Roman" w:hAnsi="Times New Roman" w:cs="Times New Roman"/>
          <w:lang w:val="es-ES" w:eastAsia="es-CO"/>
        </w:rPr>
      </w:pPr>
    </w:p>
    <w:tbl>
      <w:tblPr>
        <w:tblStyle w:val="Tablaconcuadrcula"/>
        <w:tblW w:w="0" w:type="auto"/>
        <w:tblLook w:val="04A0" w:firstRow="1" w:lastRow="0" w:firstColumn="1" w:lastColumn="0" w:noHBand="0" w:noVBand="1"/>
      </w:tblPr>
      <w:tblGrid>
        <w:gridCol w:w="2518"/>
        <w:gridCol w:w="6536"/>
      </w:tblGrid>
      <w:tr w:rsidR="008C6A86" w:rsidRPr="00985BA1" w14:paraId="17435768" w14:textId="77777777" w:rsidTr="00A06D7E">
        <w:tc>
          <w:tcPr>
            <w:tcW w:w="9054" w:type="dxa"/>
            <w:gridSpan w:val="2"/>
            <w:shd w:val="clear" w:color="auto" w:fill="000000" w:themeFill="text1"/>
          </w:tcPr>
          <w:p w14:paraId="60DCF22B" w14:textId="0904926A" w:rsidR="008C6A86" w:rsidRPr="00985BA1" w:rsidRDefault="008C6A86" w:rsidP="00A06D7E">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Pr="00985BA1">
              <w:rPr>
                <w:rFonts w:ascii="Times New Roman" w:hAnsi="Times New Roman" w:cs="Times New Roman"/>
                <w:b/>
                <w:color w:val="FFFFFF" w:themeColor="background1"/>
                <w:sz w:val="24"/>
                <w:szCs w:val="24"/>
              </w:rPr>
              <w:t>: recurso aprovechado</w:t>
            </w:r>
          </w:p>
        </w:tc>
      </w:tr>
      <w:tr w:rsidR="008C6A86" w:rsidRPr="00985BA1" w14:paraId="3A8D62C2" w14:textId="77777777" w:rsidTr="00A06D7E">
        <w:tc>
          <w:tcPr>
            <w:tcW w:w="2518" w:type="dxa"/>
          </w:tcPr>
          <w:p w14:paraId="0D7CE6F5" w14:textId="77777777" w:rsidR="008C6A86" w:rsidRPr="00985BA1" w:rsidRDefault="008C6A86" w:rsidP="00A06D7E">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Código</w:t>
            </w:r>
          </w:p>
        </w:tc>
        <w:tc>
          <w:tcPr>
            <w:tcW w:w="6536" w:type="dxa"/>
          </w:tcPr>
          <w:p w14:paraId="0BB504FF" w14:textId="6F47FCDF" w:rsidR="008C6A86" w:rsidRPr="00985BA1" w:rsidRDefault="008C6A86" w:rsidP="00C74485">
            <w:pPr>
              <w:rPr>
                <w:rFonts w:ascii="Times New Roman" w:hAnsi="Times New Roman" w:cs="Times New Roman"/>
                <w:b/>
                <w:color w:val="000000" w:themeColor="text1"/>
                <w:sz w:val="24"/>
                <w:szCs w:val="24"/>
              </w:rPr>
            </w:pPr>
            <w:r w:rsidRPr="00985BA1">
              <w:rPr>
                <w:rFonts w:ascii="Times New Roman" w:hAnsi="Times New Roman" w:cs="Times New Roman"/>
                <w:color w:val="000000"/>
                <w:sz w:val="24"/>
                <w:szCs w:val="24"/>
              </w:rPr>
              <w:t>CS_08_01</w:t>
            </w:r>
            <w:r w:rsidRPr="00985BA1">
              <w:rPr>
                <w:rFonts w:ascii="Times New Roman" w:hAnsi="Times New Roman" w:cs="Times New Roman"/>
                <w:color w:val="000000" w:themeColor="text1"/>
                <w:sz w:val="24"/>
                <w:szCs w:val="24"/>
              </w:rPr>
              <w:t>_REC1</w:t>
            </w:r>
            <w:r w:rsidR="00C74485">
              <w:rPr>
                <w:rFonts w:ascii="Times New Roman" w:hAnsi="Times New Roman" w:cs="Times New Roman"/>
                <w:color w:val="000000" w:themeColor="text1"/>
                <w:sz w:val="24"/>
                <w:szCs w:val="24"/>
              </w:rPr>
              <w:t>4</w:t>
            </w:r>
            <w:r w:rsidRPr="00985BA1">
              <w:rPr>
                <w:rFonts w:ascii="Times New Roman" w:hAnsi="Times New Roman" w:cs="Times New Roman"/>
                <w:color w:val="000000" w:themeColor="text1"/>
                <w:sz w:val="24"/>
                <w:szCs w:val="24"/>
              </w:rPr>
              <w:t>0</w:t>
            </w:r>
          </w:p>
        </w:tc>
      </w:tr>
      <w:tr w:rsidR="008C6A86" w:rsidRPr="00985BA1" w14:paraId="26D926BD" w14:textId="77777777" w:rsidTr="00A06D7E">
        <w:tc>
          <w:tcPr>
            <w:tcW w:w="2518" w:type="dxa"/>
          </w:tcPr>
          <w:p w14:paraId="5D128830" w14:textId="77777777" w:rsidR="008C6A86" w:rsidRPr="00985BA1" w:rsidRDefault="008C6A86" w:rsidP="00A06D7E">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Ubicación en Aula Planeta</w:t>
            </w:r>
          </w:p>
        </w:tc>
        <w:tc>
          <w:tcPr>
            <w:tcW w:w="6536" w:type="dxa"/>
          </w:tcPr>
          <w:p w14:paraId="2AFF7FDE" w14:textId="2404ED81" w:rsidR="008C6A86" w:rsidRPr="00985BA1" w:rsidRDefault="008C6A86" w:rsidP="008C6A86">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4ESO/ Ciencias sociales, geografía e historia/El fin del Antiguo Régimen/</w:t>
            </w:r>
            <w:r>
              <w:rPr>
                <w:rFonts w:ascii="Times New Roman" w:hAnsi="Times New Roman" w:cs="Times New Roman"/>
                <w:color w:val="000000" w:themeColor="text1"/>
                <w:sz w:val="24"/>
                <w:szCs w:val="24"/>
              </w:rPr>
              <w:t xml:space="preserve"> la revolución americana/conoce la revolución americana</w:t>
            </w:r>
          </w:p>
        </w:tc>
      </w:tr>
      <w:tr w:rsidR="008C6A86" w:rsidRPr="00985BA1" w14:paraId="29F01421" w14:textId="77777777" w:rsidTr="00A06D7E">
        <w:tc>
          <w:tcPr>
            <w:tcW w:w="2518" w:type="dxa"/>
          </w:tcPr>
          <w:p w14:paraId="73AFF840" w14:textId="77777777" w:rsidR="008C6A86" w:rsidRPr="00985BA1" w:rsidRDefault="008C6A86" w:rsidP="00A06D7E">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Cambio (descripción o capturas de pantallas)</w:t>
            </w:r>
          </w:p>
        </w:tc>
        <w:tc>
          <w:tcPr>
            <w:tcW w:w="6536" w:type="dxa"/>
          </w:tcPr>
          <w:p w14:paraId="40D3960D" w14:textId="77777777" w:rsidR="008C6A86" w:rsidRPr="00985BA1" w:rsidRDefault="008C6A86" w:rsidP="00A06D7E">
            <w:pPr>
              <w:rPr>
                <w:rFonts w:ascii="Times New Roman" w:hAnsi="Times New Roman" w:cs="Times New Roman"/>
                <w:color w:val="000000" w:themeColor="text1"/>
                <w:sz w:val="24"/>
                <w:szCs w:val="24"/>
              </w:rPr>
            </w:pPr>
          </w:p>
          <w:p w14:paraId="103052A8" w14:textId="6168FC15" w:rsidR="008C6A86" w:rsidRPr="00985BA1" w:rsidRDefault="006F0D1F" w:rsidP="00A06D7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Ninguno</w:t>
            </w:r>
          </w:p>
          <w:p w14:paraId="28DFBA05" w14:textId="77777777" w:rsidR="008C6A86" w:rsidRPr="00985BA1" w:rsidRDefault="008C6A86" w:rsidP="00A06D7E">
            <w:pPr>
              <w:rPr>
                <w:rFonts w:ascii="Times New Roman" w:hAnsi="Times New Roman" w:cs="Times New Roman"/>
                <w:color w:val="000000" w:themeColor="text1"/>
                <w:sz w:val="24"/>
                <w:szCs w:val="24"/>
              </w:rPr>
            </w:pPr>
          </w:p>
        </w:tc>
      </w:tr>
      <w:tr w:rsidR="008C6A86" w:rsidRPr="00985BA1" w14:paraId="19D6F64A" w14:textId="77777777" w:rsidTr="00A06D7E">
        <w:tc>
          <w:tcPr>
            <w:tcW w:w="2518" w:type="dxa"/>
          </w:tcPr>
          <w:p w14:paraId="7A41064F" w14:textId="77777777" w:rsidR="008C6A86" w:rsidRPr="00985BA1" w:rsidRDefault="008C6A86" w:rsidP="00A06D7E">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Título</w:t>
            </w:r>
          </w:p>
        </w:tc>
        <w:tc>
          <w:tcPr>
            <w:tcW w:w="6536" w:type="dxa"/>
          </w:tcPr>
          <w:p w14:paraId="2B9BFA1D" w14:textId="77777777" w:rsidR="008C6A86" w:rsidRPr="00985BA1" w:rsidRDefault="008C6A86" w:rsidP="00A06D7E">
            <w:pPr>
              <w:rPr>
                <w:rFonts w:ascii="Times New Roman" w:hAnsi="Times New Roman" w:cs="Times New Roman"/>
                <w:color w:val="000000" w:themeColor="text1"/>
                <w:sz w:val="24"/>
                <w:szCs w:val="24"/>
                <w:lang w:val="es-ES"/>
              </w:rPr>
            </w:pPr>
            <w:r w:rsidRPr="00985BA1">
              <w:rPr>
                <w:rFonts w:ascii="Times New Roman" w:hAnsi="Times New Roman" w:cs="Times New Roman"/>
                <w:color w:val="000000" w:themeColor="text1"/>
                <w:sz w:val="24"/>
                <w:szCs w:val="24"/>
                <w:lang w:val="es-ES"/>
              </w:rPr>
              <w:t>Conoce la Revolución Americana</w:t>
            </w:r>
          </w:p>
        </w:tc>
      </w:tr>
      <w:tr w:rsidR="008C6A86" w:rsidRPr="00985BA1" w14:paraId="5EC85F78" w14:textId="77777777" w:rsidTr="00A06D7E">
        <w:tc>
          <w:tcPr>
            <w:tcW w:w="2518" w:type="dxa"/>
          </w:tcPr>
          <w:p w14:paraId="66B340DC" w14:textId="77777777" w:rsidR="008C6A86" w:rsidRPr="00985BA1" w:rsidRDefault="008C6A86" w:rsidP="00A06D7E">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Descripción</w:t>
            </w:r>
          </w:p>
        </w:tc>
        <w:tc>
          <w:tcPr>
            <w:tcW w:w="6536" w:type="dxa"/>
          </w:tcPr>
          <w:p w14:paraId="01E06B5C" w14:textId="10C1D3A8" w:rsidR="008C6A86" w:rsidRDefault="008C6A86" w:rsidP="00A06D7E">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p>
          <w:p w14:paraId="198357B4" w14:textId="5F552B3F" w:rsidR="008C6A86" w:rsidRPr="00985BA1" w:rsidRDefault="006F0D1F" w:rsidP="00A06D7E">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lang w:val="es-ES"/>
              </w:rPr>
              <w:t>Conoce la Revolución Americana</w:t>
            </w:r>
          </w:p>
        </w:tc>
      </w:tr>
    </w:tbl>
    <w:p w14:paraId="10866503" w14:textId="77777777" w:rsidR="008C6A86" w:rsidRPr="008C6A86" w:rsidRDefault="008C6A86" w:rsidP="008C6A86">
      <w:pPr>
        <w:shd w:val="clear" w:color="auto" w:fill="FFFFFF"/>
        <w:spacing w:before="100" w:beforeAutospacing="1" w:after="100" w:afterAutospacing="1"/>
        <w:rPr>
          <w:rFonts w:ascii="Times New Roman" w:eastAsia="Times New Roman" w:hAnsi="Times New Roman" w:cs="Times New Roman"/>
          <w:lang w:eastAsia="es-CO"/>
        </w:rPr>
      </w:pPr>
    </w:p>
    <w:p w14:paraId="43DED064" w14:textId="77777777" w:rsidR="008C6A86" w:rsidRPr="00985BA1" w:rsidRDefault="008C6A86" w:rsidP="008C6A86">
      <w:pPr>
        <w:shd w:val="clear" w:color="auto" w:fill="FFFFFF"/>
        <w:spacing w:before="100" w:beforeAutospacing="1" w:after="100" w:afterAutospacing="1"/>
        <w:rPr>
          <w:rFonts w:ascii="Times New Roman" w:eastAsia="Times New Roman" w:hAnsi="Times New Roman" w:cs="Times New Roman"/>
          <w:lang w:val="es-ES" w:eastAsia="es-CO"/>
        </w:rPr>
      </w:pPr>
    </w:p>
    <w:tbl>
      <w:tblPr>
        <w:tblStyle w:val="Tablaconcuadrcula"/>
        <w:tblW w:w="0" w:type="auto"/>
        <w:tblLook w:val="04A0" w:firstRow="1" w:lastRow="0" w:firstColumn="1" w:lastColumn="0" w:noHBand="0" w:noVBand="1"/>
      </w:tblPr>
      <w:tblGrid>
        <w:gridCol w:w="2518"/>
        <w:gridCol w:w="6536"/>
      </w:tblGrid>
      <w:tr w:rsidR="008A7E6D" w:rsidRPr="00985BA1" w14:paraId="6999CD86" w14:textId="77777777" w:rsidTr="00183076">
        <w:tc>
          <w:tcPr>
            <w:tcW w:w="9054" w:type="dxa"/>
            <w:gridSpan w:val="2"/>
            <w:shd w:val="clear" w:color="auto" w:fill="000000" w:themeFill="text1"/>
          </w:tcPr>
          <w:p w14:paraId="33E4BFAB" w14:textId="502466DE" w:rsidR="008A7E6D" w:rsidRPr="00985BA1" w:rsidRDefault="008A7E6D" w:rsidP="00183076">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Consolidación: recurso aprove</w:t>
            </w:r>
            <w:r w:rsidR="00006393" w:rsidRPr="00985BA1">
              <w:rPr>
                <w:rFonts w:ascii="Times New Roman" w:hAnsi="Times New Roman" w:cs="Times New Roman"/>
                <w:b/>
                <w:color w:val="FFFFFF" w:themeColor="background1"/>
                <w:sz w:val="24"/>
                <w:szCs w:val="24"/>
              </w:rPr>
              <w:t>c</w:t>
            </w:r>
            <w:r w:rsidRPr="00985BA1">
              <w:rPr>
                <w:rFonts w:ascii="Times New Roman" w:hAnsi="Times New Roman" w:cs="Times New Roman"/>
                <w:b/>
                <w:color w:val="FFFFFF" w:themeColor="background1"/>
                <w:sz w:val="24"/>
                <w:szCs w:val="24"/>
              </w:rPr>
              <w:t>hado</w:t>
            </w:r>
          </w:p>
        </w:tc>
      </w:tr>
      <w:tr w:rsidR="008A7E6D" w:rsidRPr="00985BA1" w14:paraId="1A2832A3" w14:textId="77777777" w:rsidTr="00183076">
        <w:tc>
          <w:tcPr>
            <w:tcW w:w="2518" w:type="dxa"/>
          </w:tcPr>
          <w:p w14:paraId="4C6E75AE" w14:textId="77777777" w:rsidR="008A7E6D" w:rsidRPr="00985BA1" w:rsidRDefault="008A7E6D"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Código</w:t>
            </w:r>
          </w:p>
        </w:tc>
        <w:tc>
          <w:tcPr>
            <w:tcW w:w="6536" w:type="dxa"/>
          </w:tcPr>
          <w:p w14:paraId="44A5728C" w14:textId="73979397" w:rsidR="008A7E6D" w:rsidRPr="00985BA1" w:rsidRDefault="008A7E6D" w:rsidP="00C74485">
            <w:pPr>
              <w:rPr>
                <w:rFonts w:ascii="Times New Roman" w:hAnsi="Times New Roman" w:cs="Times New Roman"/>
                <w:b/>
                <w:color w:val="000000" w:themeColor="text1"/>
                <w:sz w:val="24"/>
                <w:szCs w:val="24"/>
              </w:rPr>
            </w:pPr>
            <w:r w:rsidRPr="00985BA1">
              <w:rPr>
                <w:rFonts w:ascii="Times New Roman" w:hAnsi="Times New Roman" w:cs="Times New Roman"/>
                <w:color w:val="000000"/>
                <w:sz w:val="24"/>
                <w:szCs w:val="24"/>
              </w:rPr>
              <w:t>CS_08_01</w:t>
            </w:r>
            <w:r w:rsidRPr="00985BA1">
              <w:rPr>
                <w:rFonts w:ascii="Times New Roman" w:hAnsi="Times New Roman" w:cs="Times New Roman"/>
                <w:color w:val="000000" w:themeColor="text1"/>
                <w:sz w:val="24"/>
                <w:szCs w:val="24"/>
              </w:rPr>
              <w:t>_REC1</w:t>
            </w:r>
            <w:r w:rsidR="00C74485">
              <w:rPr>
                <w:rFonts w:ascii="Times New Roman" w:hAnsi="Times New Roman" w:cs="Times New Roman"/>
                <w:color w:val="000000" w:themeColor="text1"/>
                <w:sz w:val="24"/>
                <w:szCs w:val="24"/>
              </w:rPr>
              <w:t>5</w:t>
            </w:r>
            <w:r w:rsidR="0060534A">
              <w:rPr>
                <w:rFonts w:ascii="Times New Roman" w:hAnsi="Times New Roman" w:cs="Times New Roman"/>
                <w:color w:val="000000" w:themeColor="text1"/>
                <w:sz w:val="24"/>
                <w:szCs w:val="24"/>
              </w:rPr>
              <w:t>0</w:t>
            </w:r>
          </w:p>
        </w:tc>
      </w:tr>
      <w:tr w:rsidR="008A7E6D" w:rsidRPr="00985BA1" w14:paraId="487CDC73" w14:textId="77777777" w:rsidTr="00183076">
        <w:tc>
          <w:tcPr>
            <w:tcW w:w="2518" w:type="dxa"/>
          </w:tcPr>
          <w:p w14:paraId="132B5F86" w14:textId="77777777" w:rsidR="008A7E6D" w:rsidRPr="00985BA1" w:rsidRDefault="008A7E6D" w:rsidP="00183076">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Ubicación en Aula Planeta</w:t>
            </w:r>
          </w:p>
        </w:tc>
        <w:tc>
          <w:tcPr>
            <w:tcW w:w="6536" w:type="dxa"/>
          </w:tcPr>
          <w:p w14:paraId="01FC5606" w14:textId="2BE10719" w:rsidR="008A7E6D" w:rsidRPr="00985BA1" w:rsidRDefault="008A7E6D" w:rsidP="0060534A">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4ESO/ Ciencias sociales, geografía e historia/El fin del Antiguo Régimen/</w:t>
            </w:r>
            <w:r w:rsidR="0060534A">
              <w:rPr>
                <w:rFonts w:ascii="Times New Roman" w:hAnsi="Times New Roman" w:cs="Times New Roman"/>
                <w:color w:val="000000" w:themeColor="text1"/>
                <w:sz w:val="24"/>
                <w:szCs w:val="24"/>
              </w:rPr>
              <w:t>Refuerza tu aprendizaje: La revolución americana</w:t>
            </w:r>
          </w:p>
        </w:tc>
      </w:tr>
      <w:tr w:rsidR="008A7E6D" w:rsidRPr="00985BA1" w14:paraId="254B0D7E" w14:textId="77777777" w:rsidTr="00183076">
        <w:tc>
          <w:tcPr>
            <w:tcW w:w="2518" w:type="dxa"/>
          </w:tcPr>
          <w:p w14:paraId="7922116D" w14:textId="77777777" w:rsidR="008A7E6D" w:rsidRPr="00985BA1" w:rsidRDefault="008A7E6D" w:rsidP="00183076">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Cambio (descripción o capturas de pantallas)</w:t>
            </w:r>
          </w:p>
        </w:tc>
        <w:tc>
          <w:tcPr>
            <w:tcW w:w="6536" w:type="dxa"/>
          </w:tcPr>
          <w:p w14:paraId="2B0377C9" w14:textId="77777777" w:rsidR="008A7E6D" w:rsidRPr="00985BA1" w:rsidRDefault="008A7E6D" w:rsidP="00183076">
            <w:pPr>
              <w:rPr>
                <w:rFonts w:ascii="Times New Roman" w:hAnsi="Times New Roman" w:cs="Times New Roman"/>
                <w:color w:val="000000" w:themeColor="text1"/>
                <w:sz w:val="24"/>
                <w:szCs w:val="24"/>
              </w:rPr>
            </w:pPr>
          </w:p>
          <w:p w14:paraId="7193E3CB" w14:textId="0416B3F5" w:rsidR="008A7E6D" w:rsidRPr="00985BA1" w:rsidRDefault="0060534A"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Ninguno</w:t>
            </w:r>
          </w:p>
          <w:p w14:paraId="5196E7E5" w14:textId="77777777" w:rsidR="008A7E6D" w:rsidRPr="00985BA1" w:rsidRDefault="008A7E6D" w:rsidP="00183076">
            <w:pPr>
              <w:rPr>
                <w:rFonts w:ascii="Times New Roman" w:hAnsi="Times New Roman" w:cs="Times New Roman"/>
                <w:color w:val="000000" w:themeColor="text1"/>
                <w:sz w:val="24"/>
                <w:szCs w:val="24"/>
              </w:rPr>
            </w:pPr>
          </w:p>
        </w:tc>
      </w:tr>
      <w:tr w:rsidR="008A7E6D" w:rsidRPr="00985BA1" w14:paraId="59DE9B2A" w14:textId="77777777" w:rsidTr="00183076">
        <w:tc>
          <w:tcPr>
            <w:tcW w:w="2518" w:type="dxa"/>
          </w:tcPr>
          <w:p w14:paraId="4B515152" w14:textId="77777777" w:rsidR="008A7E6D" w:rsidRPr="00985BA1" w:rsidRDefault="008A7E6D"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Título</w:t>
            </w:r>
          </w:p>
        </w:tc>
        <w:tc>
          <w:tcPr>
            <w:tcW w:w="6536" w:type="dxa"/>
          </w:tcPr>
          <w:p w14:paraId="4A7732A4" w14:textId="76A1F3ED" w:rsidR="008A7E6D" w:rsidRPr="00985BA1" w:rsidRDefault="0060534A" w:rsidP="008A7E6D">
            <w:pPr>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rPr>
              <w:t>Refuerza tu aprendizaje: La revolución americana</w:t>
            </w:r>
          </w:p>
        </w:tc>
      </w:tr>
      <w:tr w:rsidR="008A7E6D" w:rsidRPr="00985BA1" w14:paraId="73EA72D3" w14:textId="77777777" w:rsidTr="00183076">
        <w:tc>
          <w:tcPr>
            <w:tcW w:w="2518" w:type="dxa"/>
          </w:tcPr>
          <w:p w14:paraId="4BF36F14" w14:textId="77777777" w:rsidR="008A7E6D" w:rsidRPr="00985BA1" w:rsidRDefault="008A7E6D"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Descripción</w:t>
            </w:r>
          </w:p>
        </w:tc>
        <w:tc>
          <w:tcPr>
            <w:tcW w:w="6536" w:type="dxa"/>
          </w:tcPr>
          <w:p w14:paraId="3BE73C64" w14:textId="73595DC2" w:rsidR="008A7E6D" w:rsidRDefault="008A7E6D" w:rsidP="008A7E6D">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 xml:space="preserve"> Actividad </w:t>
            </w:r>
            <w:r w:rsidR="0060534A">
              <w:rPr>
                <w:rFonts w:ascii="Times New Roman" w:hAnsi="Times New Roman" w:cs="Times New Roman"/>
                <w:color w:val="000000" w:themeColor="text1"/>
                <w:sz w:val="24"/>
                <w:szCs w:val="24"/>
              </w:rPr>
              <w:t>sobre  la Revolución Americana.</w:t>
            </w:r>
          </w:p>
          <w:p w14:paraId="31048F83" w14:textId="77777777" w:rsidR="001F2B6F" w:rsidRDefault="001F2B6F" w:rsidP="008A7E6D">
            <w:pPr>
              <w:rPr>
                <w:rFonts w:ascii="Times New Roman" w:hAnsi="Times New Roman" w:cs="Times New Roman"/>
                <w:color w:val="000000" w:themeColor="text1"/>
                <w:sz w:val="24"/>
                <w:szCs w:val="24"/>
              </w:rPr>
            </w:pPr>
          </w:p>
          <w:p w14:paraId="54F91D6B" w14:textId="54DEF642" w:rsidR="001F2B6F" w:rsidRPr="00985BA1" w:rsidRDefault="001F2B6F" w:rsidP="008A7E6D">
            <w:pPr>
              <w:rPr>
                <w:rFonts w:ascii="Times New Roman" w:hAnsi="Times New Roman" w:cs="Times New Roman"/>
                <w:color w:val="000000" w:themeColor="text1"/>
                <w:sz w:val="24"/>
                <w:szCs w:val="24"/>
              </w:rPr>
            </w:pPr>
          </w:p>
        </w:tc>
      </w:tr>
    </w:tbl>
    <w:p w14:paraId="7B345830" w14:textId="77777777" w:rsidR="009803D7" w:rsidRPr="00985BA1" w:rsidRDefault="009803D7" w:rsidP="00134A9E">
      <w:pPr>
        <w:rPr>
          <w:rFonts w:ascii="Times New Roman" w:hAnsi="Times New Roman" w:cs="Times New Roman"/>
        </w:rPr>
      </w:pPr>
    </w:p>
    <w:p w14:paraId="36F94CFF" w14:textId="5AD5177E" w:rsidR="00C55B04" w:rsidRPr="00985BA1" w:rsidRDefault="00C55B04" w:rsidP="00C55B04">
      <w:pPr>
        <w:shd w:val="clear" w:color="auto" w:fill="FFFFFF"/>
        <w:spacing w:before="100" w:beforeAutospacing="1" w:after="100" w:afterAutospacing="1"/>
        <w:rPr>
          <w:rFonts w:ascii="Times New Roman" w:hAnsi="Times New Roman" w:cs="Times New Roman"/>
          <w:b/>
          <w:lang w:val="es-ES"/>
        </w:rPr>
      </w:pPr>
      <w:r w:rsidRPr="00985BA1">
        <w:rPr>
          <w:rFonts w:ascii="Times New Roman" w:hAnsi="Times New Roman" w:cs="Times New Roman"/>
          <w:highlight w:val="yellow"/>
        </w:rPr>
        <w:t>[SECCIÓN 1]</w:t>
      </w:r>
      <w:r w:rsidRPr="00985BA1">
        <w:rPr>
          <w:rFonts w:ascii="Times New Roman" w:hAnsi="Times New Roman" w:cs="Times New Roman"/>
        </w:rPr>
        <w:t xml:space="preserve"> </w:t>
      </w:r>
      <w:r w:rsidRPr="00985BA1">
        <w:rPr>
          <w:rFonts w:ascii="Times New Roman" w:hAnsi="Times New Roman" w:cs="Times New Roman"/>
          <w:b/>
        </w:rPr>
        <w:t xml:space="preserve">8 </w:t>
      </w:r>
      <w:r w:rsidRPr="00985BA1">
        <w:rPr>
          <w:rFonts w:ascii="Times New Roman" w:hAnsi="Times New Roman" w:cs="Times New Roman"/>
          <w:b/>
          <w:lang w:val="es-ES"/>
        </w:rPr>
        <w:t>La Revolución Francesa</w:t>
      </w:r>
    </w:p>
    <w:p w14:paraId="74C511F2" w14:textId="55DE95DC" w:rsidR="00517061" w:rsidRPr="00985BA1"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La </w:t>
      </w:r>
      <w:r w:rsidRPr="00985BA1">
        <w:rPr>
          <w:rFonts w:ascii="Times New Roman" w:eastAsia="Times New Roman" w:hAnsi="Times New Roman" w:cs="Times New Roman"/>
          <w:b/>
          <w:bCs/>
          <w:lang w:val="es-ES" w:eastAsia="es-CO"/>
        </w:rPr>
        <w:t>Revolución Francesa</w:t>
      </w:r>
      <w:r w:rsidRPr="00985BA1">
        <w:rPr>
          <w:rFonts w:ascii="Times New Roman" w:eastAsia="Times New Roman" w:hAnsi="Times New Roman" w:cs="Times New Roman"/>
          <w:lang w:val="es-ES" w:eastAsia="es-CO"/>
        </w:rPr>
        <w:t xml:space="preserve"> (1789-1799) marca el inicio de la </w:t>
      </w:r>
      <w:r w:rsidRPr="00985BA1">
        <w:rPr>
          <w:rFonts w:ascii="Times New Roman" w:eastAsia="Times New Roman" w:hAnsi="Times New Roman" w:cs="Times New Roman"/>
          <w:b/>
          <w:bCs/>
          <w:lang w:val="es-ES" w:eastAsia="es-CO"/>
        </w:rPr>
        <w:t>Edad Contemporánea</w:t>
      </w:r>
      <w:r w:rsidRPr="00985BA1">
        <w:rPr>
          <w:rFonts w:ascii="Times New Roman" w:eastAsia="Times New Roman" w:hAnsi="Times New Roman" w:cs="Times New Roman"/>
          <w:lang w:val="es-ES" w:eastAsia="es-CO"/>
        </w:rPr>
        <w:t xml:space="preserve">. Este episodio, sin embargo, estuvo precedido por una serie de factores que llevaron al </w:t>
      </w:r>
      <w:r w:rsidRPr="00985BA1">
        <w:rPr>
          <w:rFonts w:ascii="Times New Roman" w:eastAsia="Times New Roman" w:hAnsi="Times New Roman" w:cs="Times New Roman"/>
          <w:b/>
          <w:bCs/>
          <w:lang w:val="es-ES" w:eastAsia="es-CO"/>
        </w:rPr>
        <w:t>fin del Antiguo Régimen</w:t>
      </w:r>
      <w:r w:rsidRPr="00985BA1">
        <w:rPr>
          <w:rFonts w:ascii="Times New Roman" w:eastAsia="Times New Roman" w:hAnsi="Times New Roman" w:cs="Times New Roman"/>
          <w:lang w:val="es-ES" w:eastAsia="es-CO"/>
        </w:rPr>
        <w:t xml:space="preserve"> en Francia: </w:t>
      </w:r>
    </w:p>
    <w:p w14:paraId="289E0EE7" w14:textId="77777777" w:rsidR="00517061" w:rsidRPr="00985BA1"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Una </w:t>
      </w:r>
      <w:r w:rsidRPr="00985BA1">
        <w:rPr>
          <w:rFonts w:ascii="Times New Roman" w:eastAsia="Times New Roman" w:hAnsi="Times New Roman" w:cs="Times New Roman"/>
          <w:b/>
          <w:bCs/>
          <w:lang w:val="es-ES" w:eastAsia="es-CO"/>
        </w:rPr>
        <w:t>crisis económica</w:t>
      </w:r>
      <w:r w:rsidRPr="00985BA1">
        <w:rPr>
          <w:rFonts w:ascii="Times New Roman" w:eastAsia="Times New Roman" w:hAnsi="Times New Roman" w:cs="Times New Roman"/>
          <w:lang w:val="es-ES" w:eastAsia="es-CO"/>
        </w:rPr>
        <w:t xml:space="preserve"> provocada por una sucesión de malas cosechas, la guerra de los Siete años y los costos de mantener a la  corte del rey.</w:t>
      </w:r>
    </w:p>
    <w:p w14:paraId="52AE8AD5" w14:textId="77777777" w:rsidR="00517061" w:rsidRPr="00985BA1"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El </w:t>
      </w:r>
      <w:r w:rsidRPr="00985BA1">
        <w:rPr>
          <w:rFonts w:ascii="Times New Roman" w:eastAsia="Times New Roman" w:hAnsi="Times New Roman" w:cs="Times New Roman"/>
          <w:b/>
          <w:bCs/>
          <w:lang w:val="es-ES" w:eastAsia="es-CO"/>
        </w:rPr>
        <w:t>descontento de la burguesía</w:t>
      </w:r>
      <w:r w:rsidRPr="00985BA1">
        <w:rPr>
          <w:rFonts w:ascii="Times New Roman" w:eastAsia="Times New Roman" w:hAnsi="Times New Roman" w:cs="Times New Roman"/>
          <w:lang w:val="es-ES" w:eastAsia="es-CO"/>
        </w:rPr>
        <w:t xml:space="preserve"> por negársele el poder político y sufrir una fiscalidad injusta.</w:t>
      </w:r>
    </w:p>
    <w:p w14:paraId="0D110232" w14:textId="77777777" w:rsidR="00517061" w:rsidRPr="00985BA1"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Las </w:t>
      </w:r>
      <w:r w:rsidRPr="00985BA1">
        <w:rPr>
          <w:rFonts w:ascii="Times New Roman" w:eastAsia="Times New Roman" w:hAnsi="Times New Roman" w:cs="Times New Roman"/>
          <w:b/>
          <w:bCs/>
          <w:lang w:val="es-ES" w:eastAsia="es-CO"/>
        </w:rPr>
        <w:t>ideas ilustradas</w:t>
      </w:r>
      <w:r w:rsidRPr="00985BA1">
        <w:rPr>
          <w:rFonts w:ascii="Times New Roman" w:eastAsia="Times New Roman" w:hAnsi="Times New Roman" w:cs="Times New Roman"/>
          <w:lang w:val="es-ES" w:eastAsia="es-CO"/>
        </w:rPr>
        <w:t xml:space="preserve"> que contribuyeron al desarrollo y la extensión de las ideas liberales entre la burguesía.</w:t>
      </w:r>
    </w:p>
    <w:p w14:paraId="02AFE837" w14:textId="77777777" w:rsidR="00EC0128" w:rsidRPr="00985BA1" w:rsidRDefault="00EC0128" w:rsidP="00EC0128">
      <w:pPr>
        <w:shd w:val="clear" w:color="auto" w:fill="FFFFFF"/>
        <w:spacing w:before="100" w:beforeAutospacing="1" w:after="100" w:afterAutospacing="1"/>
        <w:rPr>
          <w:rFonts w:ascii="Times New Roman" w:eastAsia="Times New Roman" w:hAnsi="Times New Roman" w:cs="Times New Roman"/>
          <w:lang w:val="es-ES" w:eastAsia="es-CO"/>
        </w:rPr>
      </w:pPr>
    </w:p>
    <w:p w14:paraId="608DF275" w14:textId="0CDFC7D0" w:rsidR="00517061" w:rsidRPr="00985BA1"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Distintas etapas y la participación de </w:t>
      </w:r>
      <w:r w:rsidR="00B379AD" w:rsidRPr="00985BA1">
        <w:rPr>
          <w:rFonts w:ascii="Times New Roman" w:eastAsia="Times New Roman" w:hAnsi="Times New Roman" w:cs="Times New Roman"/>
          <w:lang w:val="es-ES" w:eastAsia="es-CO"/>
        </w:rPr>
        <w:t>diferentes</w:t>
      </w:r>
      <w:r w:rsidRPr="00985BA1">
        <w:rPr>
          <w:rFonts w:ascii="Times New Roman" w:eastAsia="Times New Roman" w:hAnsi="Times New Roman" w:cs="Times New Roman"/>
          <w:lang w:val="es-ES" w:eastAsia="es-CO"/>
        </w:rPr>
        <w:t xml:space="preserve"> sectores de la sociedad en cada una de ellas, llevaron a la caída definitiva del Antiguo Régimen:</w:t>
      </w:r>
    </w:p>
    <w:p w14:paraId="409B587B" w14:textId="77777777" w:rsidR="00517061" w:rsidRPr="00985BA1"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Levantamiento de la </w:t>
      </w:r>
      <w:r w:rsidRPr="00985BA1">
        <w:rPr>
          <w:rFonts w:ascii="Times New Roman" w:eastAsia="Times New Roman" w:hAnsi="Times New Roman" w:cs="Times New Roman"/>
          <w:b/>
          <w:lang w:val="es-ES" w:eastAsia="es-CO"/>
        </w:rPr>
        <w:t>nobleza</w:t>
      </w:r>
      <w:r w:rsidRPr="00985BA1">
        <w:rPr>
          <w:rFonts w:ascii="Times New Roman" w:eastAsia="Times New Roman" w:hAnsi="Times New Roman" w:cs="Times New Roman"/>
          <w:lang w:val="es-ES" w:eastAsia="es-CO"/>
        </w:rPr>
        <w:t>: ante el absolutismo del rey, pero también ante la crisis económica, los nobles piden nuevas fuentes de ingreso.</w:t>
      </w:r>
    </w:p>
    <w:p w14:paraId="229E48B1" w14:textId="5E7C8760" w:rsidR="00517061" w:rsidRPr="00985BA1"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Levantamiento de la </w:t>
      </w:r>
      <w:r w:rsidRPr="00985BA1">
        <w:rPr>
          <w:rFonts w:ascii="Times New Roman" w:eastAsia="Times New Roman" w:hAnsi="Times New Roman" w:cs="Times New Roman"/>
          <w:b/>
          <w:lang w:val="es-ES" w:eastAsia="es-CO"/>
        </w:rPr>
        <w:t>burguesía</w:t>
      </w:r>
      <w:r w:rsidRPr="00985BA1">
        <w:rPr>
          <w:rFonts w:ascii="Times New Roman" w:eastAsia="Times New Roman" w:hAnsi="Times New Roman" w:cs="Times New Roman"/>
          <w:lang w:val="es-ES" w:eastAsia="es-CO"/>
        </w:rPr>
        <w:t xml:space="preserve">: ya que el Parlamento francés compartía la idea de que poder del rey tenía origen divino, los burgueses </w:t>
      </w:r>
      <w:r w:rsidR="00B379AD" w:rsidRPr="00985BA1">
        <w:rPr>
          <w:rFonts w:ascii="Times New Roman" w:eastAsia="Times New Roman" w:hAnsi="Times New Roman" w:cs="Times New Roman"/>
          <w:lang w:val="es-ES" w:eastAsia="es-CO"/>
        </w:rPr>
        <w:t>cuestionan ese</w:t>
      </w:r>
      <w:r w:rsidRPr="00985BA1">
        <w:rPr>
          <w:rFonts w:ascii="Times New Roman" w:eastAsia="Times New Roman" w:hAnsi="Times New Roman" w:cs="Times New Roman"/>
          <w:lang w:val="es-ES" w:eastAsia="es-CO"/>
        </w:rPr>
        <w:t xml:space="preserve"> ideal y </w:t>
      </w:r>
      <w:r w:rsidR="00B379AD" w:rsidRPr="00985BA1">
        <w:rPr>
          <w:rFonts w:ascii="Times New Roman" w:eastAsia="Times New Roman" w:hAnsi="Times New Roman" w:cs="Times New Roman"/>
          <w:lang w:val="es-ES" w:eastAsia="es-CO"/>
        </w:rPr>
        <w:t>presionan para abrir</w:t>
      </w:r>
      <w:r w:rsidRPr="00985BA1">
        <w:rPr>
          <w:rFonts w:ascii="Times New Roman" w:eastAsia="Times New Roman" w:hAnsi="Times New Roman" w:cs="Times New Roman"/>
          <w:lang w:val="es-ES" w:eastAsia="es-CO"/>
        </w:rPr>
        <w:t xml:space="preserve"> asambleas </w:t>
      </w:r>
      <w:r w:rsidR="00B379AD" w:rsidRPr="00985BA1">
        <w:rPr>
          <w:rFonts w:ascii="Times New Roman" w:eastAsia="Times New Roman" w:hAnsi="Times New Roman" w:cs="Times New Roman"/>
          <w:lang w:val="es-ES" w:eastAsia="es-CO"/>
        </w:rPr>
        <w:t>que garanticen</w:t>
      </w:r>
      <w:r w:rsidRPr="00985BA1">
        <w:rPr>
          <w:rFonts w:ascii="Times New Roman" w:eastAsia="Times New Roman" w:hAnsi="Times New Roman" w:cs="Times New Roman"/>
          <w:lang w:val="es-ES" w:eastAsia="es-CO"/>
        </w:rPr>
        <w:t xml:space="preserve"> una mayor participación </w:t>
      </w:r>
      <w:r w:rsidR="00B379AD" w:rsidRPr="00985BA1">
        <w:rPr>
          <w:rFonts w:ascii="Times New Roman" w:eastAsia="Times New Roman" w:hAnsi="Times New Roman" w:cs="Times New Roman"/>
          <w:lang w:val="es-ES" w:eastAsia="es-CO"/>
        </w:rPr>
        <w:t>en la</w:t>
      </w:r>
      <w:r w:rsidRPr="00985BA1">
        <w:rPr>
          <w:rFonts w:ascii="Times New Roman" w:eastAsia="Times New Roman" w:hAnsi="Times New Roman" w:cs="Times New Roman"/>
          <w:lang w:val="es-ES" w:eastAsia="es-CO"/>
        </w:rPr>
        <w:t xml:space="preserve"> toma de decisiones</w:t>
      </w:r>
      <w:r w:rsidR="00B379AD" w:rsidRPr="00985BA1">
        <w:rPr>
          <w:rFonts w:ascii="Times New Roman" w:eastAsia="Times New Roman" w:hAnsi="Times New Roman" w:cs="Times New Roman"/>
          <w:lang w:val="es-ES" w:eastAsia="es-CO"/>
        </w:rPr>
        <w:t xml:space="preserve"> políticas y económicas.</w:t>
      </w:r>
    </w:p>
    <w:p w14:paraId="2D577842" w14:textId="287CCE12" w:rsidR="00517061" w:rsidRPr="00985BA1"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Levantamiento </w:t>
      </w:r>
      <w:r w:rsidRPr="00985BA1">
        <w:rPr>
          <w:rFonts w:ascii="Times New Roman" w:eastAsia="Times New Roman" w:hAnsi="Times New Roman" w:cs="Times New Roman"/>
          <w:b/>
          <w:lang w:val="es-ES" w:eastAsia="es-CO"/>
        </w:rPr>
        <w:t>popular</w:t>
      </w:r>
      <w:r w:rsidRPr="00985BA1">
        <w:rPr>
          <w:rFonts w:ascii="Times New Roman" w:eastAsia="Times New Roman" w:hAnsi="Times New Roman" w:cs="Times New Roman"/>
          <w:lang w:val="es-ES" w:eastAsia="es-CO"/>
        </w:rPr>
        <w:t xml:space="preserve">: </w:t>
      </w:r>
      <w:r w:rsidR="00B379AD" w:rsidRPr="00985BA1">
        <w:rPr>
          <w:rFonts w:ascii="Times New Roman" w:eastAsia="Times New Roman" w:hAnsi="Times New Roman" w:cs="Times New Roman"/>
          <w:lang w:val="es-ES" w:eastAsia="es-CO"/>
        </w:rPr>
        <w:t xml:space="preserve">impulsado por </w:t>
      </w:r>
      <w:r w:rsidRPr="00985BA1">
        <w:rPr>
          <w:rFonts w:ascii="Times New Roman" w:eastAsia="Times New Roman" w:hAnsi="Times New Roman" w:cs="Times New Roman"/>
          <w:lang w:val="es-ES" w:eastAsia="es-CO"/>
        </w:rPr>
        <w:t>el odio a Luis XVI y a su esposa María Antonieta, así como contra los nobles, el clero y la burguesía, por sus privilegios.</w:t>
      </w:r>
    </w:p>
    <w:p w14:paraId="6BE2BEF8" w14:textId="77777777" w:rsidR="00517061" w:rsidRPr="00985BA1" w:rsidRDefault="00517061" w:rsidP="00C55B04">
      <w:pPr>
        <w:shd w:val="clear" w:color="auto" w:fill="FFFFFF"/>
        <w:spacing w:before="100" w:beforeAutospacing="1" w:after="100" w:afterAutospacing="1"/>
        <w:rPr>
          <w:rFonts w:ascii="Times New Roman" w:hAnsi="Times New Roman" w:cs="Times New Roman"/>
          <w:b/>
          <w:lang w:val="es-ES"/>
        </w:rPr>
      </w:pPr>
    </w:p>
    <w:p w14:paraId="0A748147" w14:textId="77777777" w:rsidR="00517061" w:rsidRPr="00985BA1" w:rsidRDefault="00517061" w:rsidP="00C55B04">
      <w:pPr>
        <w:shd w:val="clear" w:color="auto" w:fill="FFFFFF"/>
        <w:spacing w:before="100" w:beforeAutospacing="1" w:after="100" w:afterAutospacing="1"/>
        <w:rPr>
          <w:rFonts w:ascii="Times New Roman" w:eastAsia="Times New Roman" w:hAnsi="Times New Roman" w:cs="Times New Roman"/>
          <w:b/>
          <w:lang w:val="es-ES" w:eastAsia="es-CO"/>
        </w:rPr>
      </w:pPr>
    </w:p>
    <w:tbl>
      <w:tblPr>
        <w:tblStyle w:val="Tablaconcuadrcula"/>
        <w:tblW w:w="0" w:type="auto"/>
        <w:tblLook w:val="04A0" w:firstRow="1" w:lastRow="0" w:firstColumn="1" w:lastColumn="0" w:noHBand="0" w:noVBand="1"/>
      </w:tblPr>
      <w:tblGrid>
        <w:gridCol w:w="2230"/>
        <w:gridCol w:w="6824"/>
      </w:tblGrid>
      <w:tr w:rsidR="0002006B" w:rsidRPr="00985BA1" w14:paraId="148473D0" w14:textId="77777777" w:rsidTr="00183076">
        <w:tc>
          <w:tcPr>
            <w:tcW w:w="9054" w:type="dxa"/>
            <w:gridSpan w:val="2"/>
            <w:shd w:val="clear" w:color="auto" w:fill="0D0D0D" w:themeFill="text1" w:themeFillTint="F2"/>
          </w:tcPr>
          <w:p w14:paraId="2C6E0A0E" w14:textId="77777777" w:rsidR="0002006B" w:rsidRPr="00985BA1" w:rsidRDefault="0002006B" w:rsidP="00183076">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Imagen (fotografía, gráfica o ilustración)</w:t>
            </w:r>
          </w:p>
        </w:tc>
      </w:tr>
      <w:tr w:rsidR="0002006B" w:rsidRPr="00985BA1" w14:paraId="4D2CED26" w14:textId="77777777" w:rsidTr="00183076">
        <w:tc>
          <w:tcPr>
            <w:tcW w:w="2230" w:type="dxa"/>
          </w:tcPr>
          <w:p w14:paraId="385B9E6F" w14:textId="77777777" w:rsidR="0002006B" w:rsidRPr="00985BA1" w:rsidRDefault="0002006B" w:rsidP="00183076">
            <w:pPr>
              <w:rPr>
                <w:rFonts w:ascii="Times New Roman" w:hAnsi="Times New Roman" w:cs="Times New Roman"/>
                <w:b/>
                <w:color w:val="000000"/>
                <w:sz w:val="24"/>
                <w:szCs w:val="24"/>
              </w:rPr>
            </w:pPr>
            <w:r w:rsidRPr="00985BA1">
              <w:rPr>
                <w:rFonts w:ascii="Times New Roman" w:hAnsi="Times New Roman" w:cs="Times New Roman"/>
                <w:b/>
                <w:color w:val="000000"/>
                <w:sz w:val="24"/>
                <w:szCs w:val="24"/>
              </w:rPr>
              <w:t>Código</w:t>
            </w:r>
          </w:p>
        </w:tc>
        <w:tc>
          <w:tcPr>
            <w:tcW w:w="6824" w:type="dxa"/>
          </w:tcPr>
          <w:p w14:paraId="19EA50DD" w14:textId="03BFD25D" w:rsidR="0002006B" w:rsidRPr="00985BA1" w:rsidRDefault="00DB0651" w:rsidP="00183076">
            <w:pPr>
              <w:rPr>
                <w:rFonts w:ascii="Times New Roman" w:hAnsi="Times New Roman" w:cs="Times New Roman"/>
                <w:b/>
                <w:color w:val="000000"/>
                <w:sz w:val="24"/>
                <w:szCs w:val="24"/>
              </w:rPr>
            </w:pPr>
            <w:r w:rsidRPr="00985BA1">
              <w:rPr>
                <w:rFonts w:ascii="Times New Roman" w:hAnsi="Times New Roman" w:cs="Times New Roman"/>
                <w:color w:val="000000"/>
                <w:sz w:val="24"/>
                <w:szCs w:val="24"/>
              </w:rPr>
              <w:t>CS_08_01_IMG</w:t>
            </w:r>
            <w:r w:rsidR="00AB56CC" w:rsidRPr="00985BA1">
              <w:rPr>
                <w:rFonts w:ascii="Times New Roman" w:hAnsi="Times New Roman" w:cs="Times New Roman"/>
                <w:color w:val="000000"/>
                <w:sz w:val="24"/>
                <w:szCs w:val="24"/>
              </w:rPr>
              <w:t>10</w:t>
            </w:r>
          </w:p>
        </w:tc>
      </w:tr>
      <w:tr w:rsidR="0002006B" w:rsidRPr="00985BA1" w14:paraId="15769B3B" w14:textId="77777777" w:rsidTr="00183076">
        <w:tc>
          <w:tcPr>
            <w:tcW w:w="2230" w:type="dxa"/>
          </w:tcPr>
          <w:p w14:paraId="4F92B3DB" w14:textId="77777777" w:rsidR="0002006B" w:rsidRPr="00985BA1" w:rsidRDefault="0002006B" w:rsidP="00183076">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Descripción</w:t>
            </w:r>
          </w:p>
        </w:tc>
        <w:tc>
          <w:tcPr>
            <w:tcW w:w="6824" w:type="dxa"/>
          </w:tcPr>
          <w:p w14:paraId="4A0AA55C" w14:textId="070A8F10" w:rsidR="0002006B" w:rsidRPr="00985BA1" w:rsidRDefault="0002006B" w:rsidP="00183076">
            <w:pPr>
              <w:rPr>
                <w:rFonts w:ascii="Times New Roman" w:hAnsi="Times New Roman" w:cs="Times New Roman"/>
                <w:color w:val="000000"/>
                <w:sz w:val="24"/>
                <w:szCs w:val="24"/>
              </w:rPr>
            </w:pPr>
            <w:r w:rsidRPr="00985BA1">
              <w:rPr>
                <w:rFonts w:ascii="Times New Roman" w:hAnsi="Times New Roman" w:cs="Times New Roman"/>
                <w:color w:val="000000"/>
                <w:sz w:val="24"/>
                <w:szCs w:val="24"/>
              </w:rPr>
              <w:t xml:space="preserve">La toma de la Bastilla </w:t>
            </w:r>
          </w:p>
        </w:tc>
      </w:tr>
      <w:tr w:rsidR="0002006B" w:rsidRPr="00985BA1" w14:paraId="6A2731B3" w14:textId="77777777" w:rsidTr="00183076">
        <w:tc>
          <w:tcPr>
            <w:tcW w:w="2230" w:type="dxa"/>
          </w:tcPr>
          <w:p w14:paraId="022DF3FD" w14:textId="77777777" w:rsidR="0002006B" w:rsidRPr="00985BA1" w:rsidRDefault="0002006B" w:rsidP="00183076">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Código Shutterstock (o URL o la ruta en AulaPlaneta)</w:t>
            </w:r>
          </w:p>
        </w:tc>
        <w:tc>
          <w:tcPr>
            <w:tcW w:w="6824" w:type="dxa"/>
          </w:tcPr>
          <w:p w14:paraId="37F5E450" w14:textId="77777777" w:rsidR="0002006B" w:rsidRPr="00985BA1" w:rsidRDefault="0002006B" w:rsidP="00183076">
            <w:pPr>
              <w:rPr>
                <w:rFonts w:ascii="Times New Roman" w:hAnsi="Times New Roman" w:cs="Times New Roman"/>
                <w:noProof/>
                <w:color w:val="444444"/>
                <w:sz w:val="24"/>
                <w:szCs w:val="24"/>
                <w:lang w:val="es-CO" w:eastAsia="es-CO"/>
              </w:rPr>
            </w:pPr>
            <w:r w:rsidRPr="00985BA1">
              <w:rPr>
                <w:rFonts w:ascii="Times New Roman" w:hAnsi="Times New Roman" w:cs="Times New Roman"/>
                <w:color w:val="000000"/>
                <w:sz w:val="24"/>
                <w:szCs w:val="24"/>
              </w:rPr>
              <w:t xml:space="preserve"> </w:t>
            </w:r>
            <w:r w:rsidRPr="00985BA1">
              <w:rPr>
                <w:rFonts w:ascii="Times New Roman" w:hAnsi="Times New Roman" w:cs="Times New Roman"/>
                <w:noProof/>
                <w:color w:val="444444"/>
                <w:sz w:val="24"/>
                <w:szCs w:val="24"/>
                <w:lang w:val="es-CO" w:eastAsia="es-CO"/>
              </w:rPr>
              <w:t>Aula planeta</w:t>
            </w:r>
          </w:p>
          <w:p w14:paraId="6F449BC4" w14:textId="5CEDE5BD" w:rsidR="0002006B" w:rsidRPr="00985BA1" w:rsidRDefault="0002006B" w:rsidP="00183076">
            <w:pPr>
              <w:rPr>
                <w:rFonts w:ascii="Times New Roman" w:hAnsi="Times New Roman" w:cs="Times New Roman"/>
                <w:noProof/>
                <w:color w:val="444444"/>
                <w:sz w:val="24"/>
                <w:szCs w:val="24"/>
                <w:lang w:val="es-CO" w:eastAsia="es-CO"/>
              </w:rPr>
            </w:pPr>
            <w:r w:rsidRPr="00985BA1">
              <w:rPr>
                <w:rFonts w:ascii="Times New Roman" w:hAnsi="Times New Roman" w:cs="Times New Roman"/>
                <w:color w:val="000000" w:themeColor="text1"/>
                <w:sz w:val="24"/>
                <w:szCs w:val="24"/>
              </w:rPr>
              <w:t>4º ESO/ Ciencias sociales, geografía e historia/El fin del Antiguo Régimen/La Revolución Francesa</w:t>
            </w:r>
          </w:p>
          <w:p w14:paraId="3618A2B8" w14:textId="3429EEAD" w:rsidR="0002006B" w:rsidRPr="00985BA1" w:rsidRDefault="0002006B" w:rsidP="00183076">
            <w:pPr>
              <w:rPr>
                <w:rFonts w:ascii="Times New Roman" w:hAnsi="Times New Roman" w:cs="Times New Roman"/>
                <w:color w:val="000000"/>
                <w:sz w:val="24"/>
                <w:szCs w:val="24"/>
              </w:rPr>
            </w:pPr>
            <w:r w:rsidRPr="00985BA1">
              <w:rPr>
                <w:rFonts w:ascii="Times New Roman" w:hAnsi="Times New Roman" w:cs="Times New Roman"/>
                <w:noProof/>
                <w:color w:val="444444"/>
                <w:lang w:val="es-CO" w:eastAsia="es-CO"/>
              </w:rPr>
              <w:drawing>
                <wp:inline distT="0" distB="0" distL="0" distR="0" wp14:anchorId="3A9DB8A5" wp14:editId="5C5E5F4C">
                  <wp:extent cx="3711305" cy="2815322"/>
                  <wp:effectExtent l="0" t="0" r="3810" b="4445"/>
                  <wp:docPr id="15" name="Imagen 15" descr="http://profesores.aulaplaneta.com/DNNPlayerPackages/Package10301/InfoGuion/cuadernoestudio/images_xml/CS_10_01_img9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301/InfoGuion/cuadernoestudio/images_xml/CS_10_01_img9_zoo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1402" cy="2815395"/>
                          </a:xfrm>
                          <a:prstGeom prst="rect">
                            <a:avLst/>
                          </a:prstGeom>
                          <a:noFill/>
                          <a:ln>
                            <a:noFill/>
                          </a:ln>
                        </pic:spPr>
                      </pic:pic>
                    </a:graphicData>
                  </a:graphic>
                </wp:inline>
              </w:drawing>
            </w:r>
          </w:p>
        </w:tc>
      </w:tr>
      <w:tr w:rsidR="0002006B" w:rsidRPr="00985BA1" w14:paraId="3400251B" w14:textId="77777777" w:rsidTr="00183076">
        <w:trPr>
          <w:trHeight w:val="70"/>
        </w:trPr>
        <w:tc>
          <w:tcPr>
            <w:tcW w:w="2230" w:type="dxa"/>
          </w:tcPr>
          <w:p w14:paraId="7CAA9D74" w14:textId="77777777" w:rsidR="0002006B" w:rsidRPr="00985BA1" w:rsidRDefault="0002006B" w:rsidP="00183076">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Pie de imagen</w:t>
            </w:r>
          </w:p>
        </w:tc>
        <w:tc>
          <w:tcPr>
            <w:tcW w:w="6824" w:type="dxa"/>
          </w:tcPr>
          <w:p w14:paraId="72EF9C51" w14:textId="3D4FD8AB" w:rsidR="0002006B" w:rsidRPr="00985BA1" w:rsidRDefault="0002006B" w:rsidP="003E6681">
            <w:pPr>
              <w:rPr>
                <w:rFonts w:ascii="Times New Roman" w:hAnsi="Times New Roman" w:cs="Times New Roman"/>
                <w:sz w:val="24"/>
                <w:szCs w:val="24"/>
                <w:lang w:val="es-ES"/>
              </w:rPr>
            </w:pPr>
            <w:r w:rsidRPr="00985BA1">
              <w:rPr>
                <w:rFonts w:ascii="Times New Roman" w:hAnsi="Times New Roman" w:cs="Times New Roman"/>
                <w:sz w:val="24"/>
                <w:szCs w:val="24"/>
                <w:lang w:val="es-ES"/>
              </w:rPr>
              <w:t xml:space="preserve">El 14 de julio de 1789 ocurrió la </w:t>
            </w:r>
            <w:r w:rsidRPr="00985BA1">
              <w:rPr>
                <w:rStyle w:val="Textoennegrita"/>
                <w:rFonts w:ascii="Times New Roman" w:hAnsi="Times New Roman" w:cs="Times New Roman"/>
                <w:sz w:val="24"/>
                <w:szCs w:val="24"/>
                <w:lang w:val="es-ES"/>
              </w:rPr>
              <w:t>toma de la Bastilla</w:t>
            </w:r>
            <w:r w:rsidRPr="00985BA1">
              <w:rPr>
                <w:rFonts w:ascii="Times New Roman" w:hAnsi="Times New Roman" w:cs="Times New Roman"/>
                <w:sz w:val="24"/>
                <w:szCs w:val="24"/>
                <w:lang w:val="es-ES"/>
              </w:rPr>
              <w:t xml:space="preserve">. Según los historiadores, este hecho dio inicio a la </w:t>
            </w:r>
            <w:r w:rsidRPr="00985BA1">
              <w:rPr>
                <w:rStyle w:val="Textoennegrita"/>
                <w:rFonts w:ascii="Times New Roman" w:hAnsi="Times New Roman" w:cs="Times New Roman"/>
                <w:sz w:val="24"/>
                <w:szCs w:val="24"/>
                <w:lang w:val="es-ES"/>
              </w:rPr>
              <w:t>Revolución Francesa</w:t>
            </w:r>
            <w:r w:rsidRPr="00985BA1">
              <w:rPr>
                <w:rFonts w:ascii="Times New Roman" w:hAnsi="Times New Roman" w:cs="Times New Roman"/>
                <w:sz w:val="24"/>
                <w:szCs w:val="24"/>
                <w:lang w:val="es-ES"/>
              </w:rPr>
              <w:t xml:space="preserve"> (1789-1799) y, con ello, el comienzo de la </w:t>
            </w:r>
            <w:r w:rsidR="00740562" w:rsidRPr="00985BA1">
              <w:rPr>
                <w:rFonts w:ascii="Times New Roman" w:hAnsi="Times New Roman" w:cs="Times New Roman"/>
                <w:sz w:val="24"/>
                <w:szCs w:val="24"/>
                <w:lang w:val="es-ES"/>
              </w:rPr>
              <w:t>Edad C</w:t>
            </w:r>
            <w:r w:rsidRPr="00985BA1">
              <w:rPr>
                <w:rFonts w:ascii="Times New Roman" w:hAnsi="Times New Roman" w:cs="Times New Roman"/>
                <w:sz w:val="24"/>
                <w:szCs w:val="24"/>
                <w:lang w:val="es-ES"/>
              </w:rPr>
              <w:t>ontemporánea. En 1880, la República Francesa instauró el 14 de julio como día de la fiesta nacional.</w:t>
            </w:r>
          </w:p>
          <w:p w14:paraId="6D4CBD1E" w14:textId="77777777" w:rsidR="0002006B" w:rsidRPr="00985BA1" w:rsidRDefault="0002006B" w:rsidP="00183076">
            <w:pPr>
              <w:rPr>
                <w:rFonts w:ascii="Times New Roman" w:hAnsi="Times New Roman" w:cs="Times New Roman"/>
                <w:sz w:val="24"/>
                <w:szCs w:val="24"/>
                <w:lang w:val="es-ES"/>
              </w:rPr>
            </w:pPr>
          </w:p>
        </w:tc>
      </w:tr>
    </w:tbl>
    <w:p w14:paraId="43798790" w14:textId="77777777" w:rsidR="00AD5DEE" w:rsidRPr="00985BA1" w:rsidRDefault="00AD5DEE" w:rsidP="00134A9E">
      <w:pPr>
        <w:rPr>
          <w:rFonts w:ascii="Times New Roman" w:hAnsi="Times New Roman" w:cs="Times New Roman"/>
        </w:rPr>
      </w:pPr>
    </w:p>
    <w:p w14:paraId="6141CFF9" w14:textId="77777777" w:rsidR="003E6681" w:rsidRPr="00985BA1" w:rsidRDefault="003E6681" w:rsidP="003E6681">
      <w:pPr>
        <w:rPr>
          <w:rFonts w:ascii="Times New Roman" w:hAnsi="Times New Roman" w:cs="Times New Roman"/>
          <w:lang w:val="es-ES"/>
        </w:rPr>
      </w:pPr>
    </w:p>
    <w:p w14:paraId="34D45E1F" w14:textId="77777777" w:rsidR="003E6681" w:rsidRPr="00985BA1" w:rsidRDefault="003E6681" w:rsidP="003E6681">
      <w:pPr>
        <w:rPr>
          <w:rFonts w:ascii="Times New Roman" w:hAnsi="Times New Roman" w:cs="Times New Roman"/>
          <w:lang w:val="es-ES"/>
        </w:rPr>
      </w:pPr>
    </w:p>
    <w:p w14:paraId="522B9CDC" w14:textId="20D09EDB" w:rsidR="003E6681" w:rsidRPr="00985BA1" w:rsidRDefault="003E6681" w:rsidP="003E6681">
      <w:p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Tras la </w:t>
      </w:r>
      <w:r w:rsidRPr="00985BA1">
        <w:rPr>
          <w:rFonts w:ascii="Times New Roman" w:eastAsia="Times New Roman" w:hAnsi="Times New Roman" w:cs="Times New Roman"/>
          <w:b/>
          <w:bCs/>
          <w:lang w:val="es-ES" w:eastAsia="es-CO"/>
        </w:rPr>
        <w:t>toma de la Bastilla</w:t>
      </w:r>
      <w:r w:rsidRPr="00985BA1">
        <w:rPr>
          <w:rFonts w:ascii="Times New Roman" w:eastAsia="Times New Roman" w:hAnsi="Times New Roman" w:cs="Times New Roman"/>
          <w:lang w:val="es-ES" w:eastAsia="es-CO"/>
        </w:rPr>
        <w:t xml:space="preserve"> (1789) </w:t>
      </w:r>
      <w:commentRangeStart w:id="3"/>
      <w:r w:rsidRPr="00985BA1">
        <w:rPr>
          <w:rFonts w:ascii="Times New Roman" w:hAnsi="Times New Roman" w:cs="Times New Roman"/>
        </w:rPr>
        <w:fldChar w:fldCharType="begin"/>
      </w:r>
      <w:r w:rsidRPr="00985BA1">
        <w:rPr>
          <w:rFonts w:ascii="Times New Roman" w:hAnsi="Times New Roman" w:cs="Times New Roman"/>
        </w:rPr>
        <w:instrText xml:space="preserve"> HYPERLINK "http://ntic.educacion.es/w3/eos/MaterialesEducativos/bachillerato/historia/revfran/revolucion1789.htm" \t "_blank" </w:instrText>
      </w:r>
      <w:r w:rsidRPr="00985BA1">
        <w:rPr>
          <w:rFonts w:ascii="Times New Roman" w:hAnsi="Times New Roman" w:cs="Times New Roman"/>
        </w:rPr>
        <w:fldChar w:fldCharType="separate"/>
      </w:r>
      <w:r w:rsidRPr="00985BA1">
        <w:rPr>
          <w:rFonts w:ascii="Times New Roman" w:eastAsia="Times New Roman" w:hAnsi="Times New Roman" w:cs="Times New Roman"/>
          <w:color w:val="003366"/>
          <w:lang w:val="es-ES" w:eastAsia="es-CO"/>
        </w:rPr>
        <w:t>[VER]</w:t>
      </w:r>
      <w:r w:rsidRPr="00985BA1">
        <w:rPr>
          <w:rFonts w:ascii="Times New Roman" w:eastAsia="Times New Roman" w:hAnsi="Times New Roman" w:cs="Times New Roman"/>
          <w:color w:val="003366"/>
          <w:lang w:val="es-ES" w:eastAsia="es-CO"/>
        </w:rPr>
        <w:fldChar w:fldCharType="end"/>
      </w:r>
      <w:commentRangeEnd w:id="3"/>
      <w:r w:rsidR="00B670C7" w:rsidRPr="00985BA1">
        <w:rPr>
          <w:rStyle w:val="Refdecomentario"/>
          <w:rFonts w:ascii="Times New Roman" w:eastAsia="Calibri" w:hAnsi="Times New Roman" w:cs="Times New Roman"/>
          <w:sz w:val="24"/>
          <w:szCs w:val="24"/>
          <w:lang w:val="es-MX"/>
        </w:rPr>
        <w:commentReference w:id="3"/>
      </w:r>
      <w:r w:rsidRPr="00985BA1">
        <w:rPr>
          <w:rFonts w:ascii="Times New Roman" w:eastAsia="Times New Roman" w:hAnsi="Times New Roman" w:cs="Times New Roman"/>
          <w:lang w:val="es-ES" w:eastAsia="es-CO"/>
        </w:rPr>
        <w:t xml:space="preserve">, considerada el hito que marca el inicio de la </w:t>
      </w:r>
      <w:r w:rsidR="00B670C7" w:rsidRPr="00985BA1">
        <w:rPr>
          <w:rFonts w:ascii="Times New Roman" w:eastAsia="Times New Roman" w:hAnsi="Times New Roman" w:cs="Times New Roman"/>
          <w:lang w:val="es-ES" w:eastAsia="es-CO"/>
        </w:rPr>
        <w:t>revolución f</w:t>
      </w:r>
      <w:r w:rsidRPr="00985BA1">
        <w:rPr>
          <w:rFonts w:ascii="Times New Roman" w:eastAsia="Times New Roman" w:hAnsi="Times New Roman" w:cs="Times New Roman"/>
          <w:lang w:val="es-ES" w:eastAsia="es-CO"/>
        </w:rPr>
        <w:t>rancesa, se abrió un período de diez años en el que se distinguen tres etapas:</w:t>
      </w:r>
    </w:p>
    <w:p w14:paraId="6E2D7657" w14:textId="77777777" w:rsidR="003E6681" w:rsidRPr="00985BA1"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La </w:t>
      </w:r>
      <w:r w:rsidRPr="00985BA1">
        <w:rPr>
          <w:rFonts w:ascii="Times New Roman" w:eastAsia="Times New Roman" w:hAnsi="Times New Roman" w:cs="Times New Roman"/>
          <w:b/>
          <w:bCs/>
          <w:lang w:val="es-ES" w:eastAsia="es-CO"/>
        </w:rPr>
        <w:t>monarquía constitucional</w:t>
      </w:r>
      <w:r w:rsidRPr="00985BA1">
        <w:rPr>
          <w:rFonts w:ascii="Times New Roman" w:eastAsia="Times New Roman" w:hAnsi="Times New Roman" w:cs="Times New Roman"/>
          <w:lang w:val="es-ES" w:eastAsia="es-CO"/>
        </w:rPr>
        <w:t xml:space="preserve"> (1789-1792): durante este período, se implantaron la </w:t>
      </w:r>
      <w:r w:rsidRPr="00985BA1">
        <w:rPr>
          <w:rFonts w:ascii="Times New Roman" w:eastAsia="Times New Roman" w:hAnsi="Times New Roman" w:cs="Times New Roman"/>
          <w:b/>
          <w:bCs/>
          <w:lang w:val="es-ES" w:eastAsia="es-CO"/>
        </w:rPr>
        <w:t>separación de poderes</w:t>
      </w:r>
      <w:r w:rsidRPr="00985BA1">
        <w:rPr>
          <w:rFonts w:ascii="Times New Roman" w:eastAsia="Times New Roman" w:hAnsi="Times New Roman" w:cs="Times New Roman"/>
          <w:lang w:val="es-ES" w:eastAsia="es-CO"/>
        </w:rPr>
        <w:t xml:space="preserve">, la </w:t>
      </w:r>
      <w:r w:rsidRPr="00985BA1">
        <w:rPr>
          <w:rFonts w:ascii="Times New Roman" w:eastAsia="Times New Roman" w:hAnsi="Times New Roman" w:cs="Times New Roman"/>
          <w:b/>
          <w:bCs/>
          <w:lang w:val="es-ES" w:eastAsia="es-CO"/>
        </w:rPr>
        <w:t>soberanía nacional</w:t>
      </w:r>
      <w:r w:rsidRPr="00985BA1">
        <w:rPr>
          <w:rFonts w:ascii="Times New Roman" w:eastAsia="Times New Roman" w:hAnsi="Times New Roman" w:cs="Times New Roman"/>
          <w:lang w:val="es-ES" w:eastAsia="es-CO"/>
        </w:rPr>
        <w:t xml:space="preserve"> y la </w:t>
      </w:r>
      <w:r w:rsidRPr="00985BA1">
        <w:rPr>
          <w:rFonts w:ascii="Times New Roman" w:eastAsia="Times New Roman" w:hAnsi="Times New Roman" w:cs="Times New Roman"/>
          <w:b/>
          <w:bCs/>
          <w:lang w:val="es-ES" w:eastAsia="es-CO"/>
        </w:rPr>
        <w:t>igualdad legal</w:t>
      </w:r>
      <w:r w:rsidRPr="00985BA1">
        <w:rPr>
          <w:rFonts w:ascii="Times New Roman" w:eastAsia="Times New Roman" w:hAnsi="Times New Roman" w:cs="Times New Roman"/>
          <w:lang w:val="es-ES" w:eastAsia="es-CO"/>
        </w:rPr>
        <w:t xml:space="preserve">. Fue rechazada por la </w:t>
      </w:r>
      <w:r w:rsidRPr="00985BA1">
        <w:rPr>
          <w:rFonts w:ascii="Times New Roman" w:eastAsia="Times New Roman" w:hAnsi="Times New Roman" w:cs="Times New Roman"/>
          <w:b/>
          <w:bCs/>
          <w:lang w:val="es-ES" w:eastAsia="es-CO"/>
        </w:rPr>
        <w:t>monarquía</w:t>
      </w:r>
      <w:r w:rsidRPr="00985BA1">
        <w:rPr>
          <w:rFonts w:ascii="Times New Roman" w:eastAsia="Times New Roman" w:hAnsi="Times New Roman" w:cs="Times New Roman"/>
          <w:lang w:val="es-ES" w:eastAsia="es-CO"/>
        </w:rPr>
        <w:t xml:space="preserve">, la </w:t>
      </w:r>
      <w:r w:rsidRPr="00985BA1">
        <w:rPr>
          <w:rFonts w:ascii="Times New Roman" w:eastAsia="Times New Roman" w:hAnsi="Times New Roman" w:cs="Times New Roman"/>
          <w:b/>
          <w:bCs/>
          <w:lang w:val="es-ES" w:eastAsia="es-CO"/>
        </w:rPr>
        <w:t>Iglesia católica</w:t>
      </w:r>
      <w:r w:rsidRPr="00985BA1">
        <w:rPr>
          <w:rFonts w:ascii="Times New Roman" w:eastAsia="Times New Roman" w:hAnsi="Times New Roman" w:cs="Times New Roman"/>
          <w:lang w:val="es-ES" w:eastAsia="es-CO"/>
        </w:rPr>
        <w:t xml:space="preserve">, la </w:t>
      </w:r>
      <w:r w:rsidRPr="00985BA1">
        <w:rPr>
          <w:rFonts w:ascii="Times New Roman" w:eastAsia="Times New Roman" w:hAnsi="Times New Roman" w:cs="Times New Roman"/>
          <w:b/>
          <w:bCs/>
          <w:lang w:val="es-ES" w:eastAsia="es-CO"/>
        </w:rPr>
        <w:t>nobleza</w:t>
      </w:r>
      <w:r w:rsidRPr="00985BA1">
        <w:rPr>
          <w:rFonts w:ascii="Times New Roman" w:eastAsia="Times New Roman" w:hAnsi="Times New Roman" w:cs="Times New Roman"/>
          <w:lang w:val="es-ES" w:eastAsia="es-CO"/>
        </w:rPr>
        <w:t xml:space="preserve">, los </w:t>
      </w:r>
      <w:r w:rsidRPr="00985BA1">
        <w:rPr>
          <w:rFonts w:ascii="Times New Roman" w:eastAsia="Times New Roman" w:hAnsi="Times New Roman" w:cs="Times New Roman"/>
          <w:b/>
          <w:bCs/>
          <w:lang w:val="es-ES" w:eastAsia="es-CO"/>
        </w:rPr>
        <w:t>girondinos</w:t>
      </w:r>
      <w:r w:rsidRPr="00985BA1">
        <w:rPr>
          <w:rFonts w:ascii="Times New Roman" w:eastAsia="Times New Roman" w:hAnsi="Times New Roman" w:cs="Times New Roman"/>
          <w:lang w:val="es-ES" w:eastAsia="es-CO"/>
        </w:rPr>
        <w:t xml:space="preserve"> y los </w:t>
      </w:r>
      <w:r w:rsidRPr="00985BA1">
        <w:rPr>
          <w:rFonts w:ascii="Times New Roman" w:eastAsia="Times New Roman" w:hAnsi="Times New Roman" w:cs="Times New Roman"/>
          <w:b/>
          <w:bCs/>
          <w:lang w:val="es-ES" w:eastAsia="es-CO"/>
        </w:rPr>
        <w:t>jacobinos</w:t>
      </w:r>
      <w:r w:rsidRPr="00985BA1">
        <w:rPr>
          <w:rFonts w:ascii="Times New Roman" w:eastAsia="Times New Roman" w:hAnsi="Times New Roman" w:cs="Times New Roman"/>
          <w:lang w:val="es-ES" w:eastAsia="es-CO"/>
        </w:rPr>
        <w:t xml:space="preserve">. </w:t>
      </w:r>
    </w:p>
    <w:p w14:paraId="6121E050" w14:textId="77777777" w:rsidR="003E6681" w:rsidRPr="00985BA1"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La </w:t>
      </w:r>
      <w:r w:rsidRPr="00985BA1">
        <w:rPr>
          <w:rFonts w:ascii="Times New Roman" w:eastAsia="Times New Roman" w:hAnsi="Times New Roman" w:cs="Times New Roman"/>
          <w:b/>
          <w:bCs/>
          <w:lang w:val="es-ES" w:eastAsia="es-CO"/>
        </w:rPr>
        <w:t>Convención</w:t>
      </w:r>
      <w:r w:rsidRPr="00985BA1">
        <w:rPr>
          <w:rFonts w:ascii="Times New Roman" w:eastAsia="Times New Roman" w:hAnsi="Times New Roman" w:cs="Times New Roman"/>
          <w:lang w:val="es-ES" w:eastAsia="es-CO"/>
        </w:rPr>
        <w:t xml:space="preserve"> (1792-1795): tras el derrocamiento de la monarquía y la proclamación de la I República, el poder estuvo ocupado de forma sucesiva por </w:t>
      </w:r>
      <w:r w:rsidRPr="00985BA1">
        <w:rPr>
          <w:rFonts w:ascii="Times New Roman" w:eastAsia="Times New Roman" w:hAnsi="Times New Roman" w:cs="Times New Roman"/>
          <w:b/>
          <w:bCs/>
          <w:lang w:val="es-ES" w:eastAsia="es-CO"/>
        </w:rPr>
        <w:t>girondinos</w:t>
      </w:r>
      <w:r w:rsidRPr="00985BA1">
        <w:rPr>
          <w:rFonts w:ascii="Times New Roman" w:eastAsia="Times New Roman" w:hAnsi="Times New Roman" w:cs="Times New Roman"/>
          <w:lang w:val="es-ES" w:eastAsia="es-CO"/>
        </w:rPr>
        <w:t xml:space="preserve"> y </w:t>
      </w:r>
      <w:r w:rsidRPr="00985BA1">
        <w:rPr>
          <w:rFonts w:ascii="Times New Roman" w:eastAsia="Times New Roman" w:hAnsi="Times New Roman" w:cs="Times New Roman"/>
          <w:b/>
          <w:bCs/>
          <w:lang w:val="es-ES" w:eastAsia="es-CO"/>
        </w:rPr>
        <w:t>jacobinos</w:t>
      </w:r>
      <w:r w:rsidRPr="00985BA1">
        <w:rPr>
          <w:rFonts w:ascii="Times New Roman" w:eastAsia="Times New Roman" w:hAnsi="Times New Roman" w:cs="Times New Roman"/>
          <w:lang w:val="es-ES" w:eastAsia="es-CO"/>
        </w:rPr>
        <w:t xml:space="preserve">. Estos hubieron de enfrentarse a las </w:t>
      </w:r>
      <w:r w:rsidRPr="00985BA1">
        <w:rPr>
          <w:rFonts w:ascii="Times New Roman" w:eastAsia="Times New Roman" w:hAnsi="Times New Roman" w:cs="Times New Roman"/>
          <w:b/>
          <w:bCs/>
          <w:lang w:val="es-ES" w:eastAsia="es-CO"/>
        </w:rPr>
        <w:t>revueltas absolutistas</w:t>
      </w:r>
      <w:r w:rsidRPr="00985BA1">
        <w:rPr>
          <w:rFonts w:ascii="Times New Roman" w:eastAsia="Times New Roman" w:hAnsi="Times New Roman" w:cs="Times New Roman"/>
          <w:lang w:val="es-ES" w:eastAsia="es-CO"/>
        </w:rPr>
        <w:t xml:space="preserve">, respondidas con el </w:t>
      </w:r>
      <w:r w:rsidRPr="00985BA1">
        <w:rPr>
          <w:rFonts w:ascii="Times New Roman" w:eastAsia="Times New Roman" w:hAnsi="Times New Roman" w:cs="Times New Roman"/>
          <w:b/>
          <w:bCs/>
          <w:lang w:val="es-ES" w:eastAsia="es-CO"/>
        </w:rPr>
        <w:t>Terror</w:t>
      </w:r>
      <w:r w:rsidRPr="00985BA1">
        <w:rPr>
          <w:rFonts w:ascii="Times New Roman" w:eastAsia="Times New Roman" w:hAnsi="Times New Roman" w:cs="Times New Roman"/>
          <w:lang w:val="es-ES" w:eastAsia="es-CO"/>
        </w:rPr>
        <w:t xml:space="preserve">. </w:t>
      </w:r>
    </w:p>
    <w:p w14:paraId="6BA74EE0" w14:textId="77777777" w:rsidR="003E6681" w:rsidRPr="00985BA1"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985BA1">
        <w:rPr>
          <w:rFonts w:ascii="Times New Roman" w:eastAsia="Times New Roman" w:hAnsi="Times New Roman" w:cs="Times New Roman"/>
          <w:lang w:val="es-ES" w:eastAsia="es-CO"/>
        </w:rPr>
        <w:t xml:space="preserve">El </w:t>
      </w:r>
      <w:r w:rsidRPr="00985BA1">
        <w:rPr>
          <w:rFonts w:ascii="Times New Roman" w:eastAsia="Times New Roman" w:hAnsi="Times New Roman" w:cs="Times New Roman"/>
          <w:b/>
          <w:bCs/>
          <w:lang w:val="es-ES" w:eastAsia="es-CO"/>
        </w:rPr>
        <w:t>Directorio</w:t>
      </w:r>
      <w:r w:rsidRPr="00985BA1">
        <w:rPr>
          <w:rFonts w:ascii="Times New Roman" w:eastAsia="Times New Roman" w:hAnsi="Times New Roman" w:cs="Times New Roman"/>
          <w:lang w:val="es-ES" w:eastAsia="es-CO"/>
        </w:rPr>
        <w:t xml:space="preserve"> (1795-1799): bajo el control de la </w:t>
      </w:r>
      <w:r w:rsidRPr="00985BA1">
        <w:rPr>
          <w:rFonts w:ascii="Times New Roman" w:eastAsia="Times New Roman" w:hAnsi="Times New Roman" w:cs="Times New Roman"/>
          <w:b/>
          <w:bCs/>
          <w:lang w:val="es-ES" w:eastAsia="es-CO"/>
        </w:rPr>
        <w:t>burguesía conservadora</w:t>
      </w:r>
      <w:r w:rsidRPr="00985BA1">
        <w:rPr>
          <w:rFonts w:ascii="Times New Roman" w:eastAsia="Times New Roman" w:hAnsi="Times New Roman" w:cs="Times New Roman"/>
          <w:lang w:val="es-ES" w:eastAsia="es-CO"/>
        </w:rPr>
        <w:t xml:space="preserve">, se acabó con el ascenso al poder de </w:t>
      </w:r>
      <w:r w:rsidRPr="00985BA1">
        <w:rPr>
          <w:rFonts w:ascii="Times New Roman" w:eastAsia="Times New Roman" w:hAnsi="Times New Roman" w:cs="Times New Roman"/>
          <w:b/>
          <w:bCs/>
          <w:lang w:val="es-ES" w:eastAsia="es-CO"/>
        </w:rPr>
        <w:t>Napoleón Bonaparte</w:t>
      </w:r>
      <w:r w:rsidRPr="00985BA1">
        <w:rPr>
          <w:rFonts w:ascii="Times New Roman" w:eastAsia="Times New Roman" w:hAnsi="Times New Roman" w:cs="Times New Roman"/>
          <w:lang w:val="es-ES" w:eastAsia="es-CO"/>
        </w:rPr>
        <w:t xml:space="preserve">, quien inauguró una nueva etapa: el </w:t>
      </w:r>
      <w:r w:rsidRPr="00985BA1">
        <w:rPr>
          <w:rFonts w:ascii="Times New Roman" w:eastAsia="Times New Roman" w:hAnsi="Times New Roman" w:cs="Times New Roman"/>
          <w:b/>
          <w:bCs/>
          <w:lang w:val="es-ES" w:eastAsia="es-CO"/>
        </w:rPr>
        <w:t>Consulado</w:t>
      </w:r>
      <w:r w:rsidRPr="00985BA1">
        <w:rPr>
          <w:rFonts w:ascii="Times New Roman" w:eastAsia="Times New Roman" w:hAnsi="Times New Roman" w:cs="Times New Roman"/>
          <w:lang w:val="es-ES" w:eastAsia="es-CO"/>
        </w:rPr>
        <w:t xml:space="preserve"> (1799-1804).</w:t>
      </w:r>
    </w:p>
    <w:tbl>
      <w:tblPr>
        <w:tblStyle w:val="Tablaconcuadrcula"/>
        <w:tblW w:w="0" w:type="auto"/>
        <w:tblLook w:val="04A0" w:firstRow="1" w:lastRow="0" w:firstColumn="1" w:lastColumn="0" w:noHBand="0" w:noVBand="1"/>
      </w:tblPr>
      <w:tblGrid>
        <w:gridCol w:w="1286"/>
        <w:gridCol w:w="7768"/>
      </w:tblGrid>
      <w:tr w:rsidR="00B670C7" w:rsidRPr="00985BA1" w14:paraId="46B8C5B2" w14:textId="77777777" w:rsidTr="00183076">
        <w:tc>
          <w:tcPr>
            <w:tcW w:w="9054" w:type="dxa"/>
            <w:gridSpan w:val="2"/>
            <w:shd w:val="clear" w:color="auto" w:fill="000000" w:themeFill="text1"/>
          </w:tcPr>
          <w:p w14:paraId="7E48B79C" w14:textId="69D84D9F" w:rsidR="00B670C7" w:rsidRPr="00985BA1" w:rsidRDefault="00E0529D" w:rsidP="00183076">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Profundiza</w:t>
            </w:r>
            <w:r w:rsidR="00B670C7" w:rsidRPr="00985BA1">
              <w:rPr>
                <w:rFonts w:ascii="Times New Roman" w:hAnsi="Times New Roman" w:cs="Times New Roman"/>
                <w:b/>
                <w:color w:val="FFFFFF" w:themeColor="background1"/>
                <w:sz w:val="24"/>
                <w:szCs w:val="24"/>
              </w:rPr>
              <w:t>: recurso aprovechado</w:t>
            </w:r>
          </w:p>
        </w:tc>
      </w:tr>
      <w:tr w:rsidR="00B670C7" w:rsidRPr="00985BA1" w14:paraId="7B3A34D8" w14:textId="77777777" w:rsidTr="00183076">
        <w:tc>
          <w:tcPr>
            <w:tcW w:w="2518" w:type="dxa"/>
          </w:tcPr>
          <w:p w14:paraId="39851867" w14:textId="77777777" w:rsidR="00B670C7" w:rsidRPr="00985BA1" w:rsidRDefault="00B670C7"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Código</w:t>
            </w:r>
          </w:p>
        </w:tc>
        <w:tc>
          <w:tcPr>
            <w:tcW w:w="6536" w:type="dxa"/>
          </w:tcPr>
          <w:p w14:paraId="4205FFFC" w14:textId="58D344B0" w:rsidR="00B670C7" w:rsidRPr="00985BA1" w:rsidRDefault="00B670C7" w:rsidP="009C3614">
            <w:pPr>
              <w:rPr>
                <w:rFonts w:ascii="Times New Roman" w:hAnsi="Times New Roman" w:cs="Times New Roman"/>
                <w:b/>
                <w:color w:val="000000" w:themeColor="text1"/>
                <w:sz w:val="24"/>
                <w:szCs w:val="24"/>
              </w:rPr>
            </w:pPr>
            <w:r w:rsidRPr="00985BA1">
              <w:rPr>
                <w:rFonts w:ascii="Times New Roman" w:hAnsi="Times New Roman" w:cs="Times New Roman"/>
                <w:color w:val="000000"/>
                <w:sz w:val="24"/>
                <w:szCs w:val="24"/>
              </w:rPr>
              <w:t>CS_08_01</w:t>
            </w:r>
            <w:r w:rsidRPr="00985BA1">
              <w:rPr>
                <w:rFonts w:ascii="Times New Roman" w:hAnsi="Times New Roman" w:cs="Times New Roman"/>
                <w:color w:val="000000" w:themeColor="text1"/>
                <w:sz w:val="24"/>
                <w:szCs w:val="24"/>
              </w:rPr>
              <w:t>_REC1</w:t>
            </w:r>
            <w:r w:rsidR="009C3614">
              <w:rPr>
                <w:rFonts w:ascii="Times New Roman" w:hAnsi="Times New Roman" w:cs="Times New Roman"/>
                <w:color w:val="000000" w:themeColor="text1"/>
                <w:sz w:val="24"/>
                <w:szCs w:val="24"/>
              </w:rPr>
              <w:t>6</w:t>
            </w:r>
            <w:r w:rsidR="006D5BCC" w:rsidRPr="00985BA1">
              <w:rPr>
                <w:rFonts w:ascii="Times New Roman" w:hAnsi="Times New Roman" w:cs="Times New Roman"/>
                <w:color w:val="000000" w:themeColor="text1"/>
                <w:sz w:val="24"/>
                <w:szCs w:val="24"/>
              </w:rPr>
              <w:t>0</w:t>
            </w:r>
          </w:p>
        </w:tc>
      </w:tr>
      <w:tr w:rsidR="00B670C7" w:rsidRPr="00985BA1" w14:paraId="7A4E964F" w14:textId="77777777" w:rsidTr="00183076">
        <w:tc>
          <w:tcPr>
            <w:tcW w:w="2518" w:type="dxa"/>
          </w:tcPr>
          <w:p w14:paraId="030A3B8F" w14:textId="77777777" w:rsidR="00B670C7" w:rsidRPr="00340856" w:rsidRDefault="00B670C7" w:rsidP="00183076">
            <w:pPr>
              <w:rPr>
                <w:rFonts w:ascii="Times New Roman" w:hAnsi="Times New Roman" w:cs="Times New Roman"/>
                <w:sz w:val="24"/>
                <w:szCs w:val="24"/>
              </w:rPr>
            </w:pPr>
            <w:r w:rsidRPr="00340856">
              <w:rPr>
                <w:rFonts w:ascii="Times New Roman" w:hAnsi="Times New Roman" w:cs="Times New Roman"/>
                <w:b/>
                <w:sz w:val="24"/>
                <w:szCs w:val="24"/>
              </w:rPr>
              <w:t>Ubicación en Aula Planeta</w:t>
            </w:r>
          </w:p>
        </w:tc>
        <w:tc>
          <w:tcPr>
            <w:tcW w:w="6536" w:type="dxa"/>
          </w:tcPr>
          <w:p w14:paraId="3A9B7E71" w14:textId="157B0EBC" w:rsidR="00B670C7" w:rsidRPr="00340856" w:rsidRDefault="00B670C7" w:rsidP="00AB56CC">
            <w:pPr>
              <w:rPr>
                <w:rFonts w:ascii="Times New Roman" w:hAnsi="Times New Roman" w:cs="Times New Roman"/>
                <w:sz w:val="24"/>
                <w:szCs w:val="24"/>
              </w:rPr>
            </w:pPr>
            <w:r w:rsidRPr="00340856">
              <w:rPr>
                <w:rFonts w:ascii="Times New Roman" w:hAnsi="Times New Roman" w:cs="Times New Roman"/>
                <w:sz w:val="24"/>
                <w:szCs w:val="24"/>
              </w:rPr>
              <w:t>4º ESO/ Ciencias sociales, geografía e historia/El fin del Antiguo Régimen/ L</w:t>
            </w:r>
            <w:r w:rsidR="00AB56CC" w:rsidRPr="00340856">
              <w:rPr>
                <w:rFonts w:ascii="Times New Roman" w:hAnsi="Times New Roman" w:cs="Times New Roman"/>
                <w:sz w:val="24"/>
                <w:szCs w:val="24"/>
              </w:rPr>
              <w:t>a Revolución Francesa</w:t>
            </w:r>
            <w:r w:rsidRPr="00340856">
              <w:rPr>
                <w:rFonts w:ascii="Times New Roman" w:hAnsi="Times New Roman" w:cs="Times New Roman"/>
                <w:sz w:val="24"/>
                <w:szCs w:val="24"/>
              </w:rPr>
              <w:t xml:space="preserve"> </w:t>
            </w:r>
            <w:r w:rsidR="00340856" w:rsidRPr="00340856">
              <w:rPr>
                <w:rFonts w:ascii="Times New Roman" w:hAnsi="Times New Roman" w:cs="Times New Roman"/>
                <w:sz w:val="24"/>
                <w:szCs w:val="24"/>
              </w:rPr>
              <w:t>/ Ciencias sociales, geografía e historia</w:t>
            </w:r>
            <w:r w:rsidR="00340856" w:rsidRPr="00340856">
              <w:rPr>
                <w:rFonts w:ascii="Times New Roman" w:hAnsi="Times New Roman" w:cs="Times New Roman"/>
                <w:sz w:val="24"/>
                <w:szCs w:val="24"/>
              </w:rPr>
              <w:br/>
              <w:t>La declaración de los Derechos del Hombre y del Ciudadano</w:t>
            </w:r>
          </w:p>
        </w:tc>
      </w:tr>
      <w:tr w:rsidR="00B670C7" w:rsidRPr="00985BA1" w14:paraId="492C2A9E" w14:textId="77777777" w:rsidTr="00183076">
        <w:tc>
          <w:tcPr>
            <w:tcW w:w="2518" w:type="dxa"/>
          </w:tcPr>
          <w:p w14:paraId="33E93CB3" w14:textId="77777777" w:rsidR="00B670C7" w:rsidRPr="00985BA1" w:rsidRDefault="00B670C7" w:rsidP="00183076">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Cambio (descripción o capturas de pantallas)</w:t>
            </w:r>
          </w:p>
        </w:tc>
        <w:tc>
          <w:tcPr>
            <w:tcW w:w="6536" w:type="dxa"/>
          </w:tcPr>
          <w:p w14:paraId="4F25897C" w14:textId="66587D11" w:rsidR="008D7E5B" w:rsidRPr="00985BA1" w:rsidRDefault="008D7E5B" w:rsidP="00183076">
            <w:pPr>
              <w:rPr>
                <w:rFonts w:ascii="Times New Roman" w:hAnsi="Times New Roman" w:cs="Times New Roman"/>
                <w:noProof/>
                <w:sz w:val="24"/>
                <w:szCs w:val="24"/>
                <w:lang w:val="es-CO" w:eastAsia="es-CO"/>
              </w:rPr>
            </w:pPr>
            <w:r w:rsidRPr="00985BA1">
              <w:rPr>
                <w:rFonts w:ascii="Times New Roman" w:hAnsi="Times New Roman" w:cs="Times New Roman"/>
                <w:noProof/>
                <w:sz w:val="24"/>
                <w:szCs w:val="24"/>
                <w:lang w:val="es-CO" w:eastAsia="es-CO"/>
              </w:rPr>
              <w:t xml:space="preserve">Ajustar tiempos verbales. </w:t>
            </w:r>
          </w:p>
          <w:p w14:paraId="4939D04E" w14:textId="77777777" w:rsidR="00E90C70" w:rsidRPr="00985BA1" w:rsidRDefault="00E90C70" w:rsidP="00183076">
            <w:pPr>
              <w:rPr>
                <w:rFonts w:ascii="Times New Roman" w:hAnsi="Times New Roman" w:cs="Times New Roman"/>
                <w:noProof/>
                <w:sz w:val="24"/>
                <w:szCs w:val="24"/>
                <w:lang w:val="es-CO" w:eastAsia="es-CO"/>
              </w:rPr>
            </w:pPr>
            <w:r w:rsidRPr="00985BA1">
              <w:rPr>
                <w:rFonts w:ascii="Times New Roman" w:hAnsi="Times New Roman" w:cs="Times New Roman"/>
                <w:noProof/>
                <w:sz w:val="24"/>
                <w:szCs w:val="24"/>
                <w:lang w:val="es-CO" w:eastAsia="es-CO"/>
              </w:rPr>
              <w:t>Investiga</w:t>
            </w:r>
          </w:p>
          <w:p w14:paraId="49F91DEC" w14:textId="52F1CBA2" w:rsidR="00E90C70" w:rsidRPr="00985BA1" w:rsidRDefault="00E90C70" w:rsidP="00183076">
            <w:pPr>
              <w:rPr>
                <w:rFonts w:ascii="Times New Roman" w:hAnsi="Times New Roman" w:cs="Times New Roman"/>
                <w:noProof/>
                <w:sz w:val="24"/>
                <w:szCs w:val="24"/>
                <w:lang w:val="es-CO" w:eastAsia="es-CO"/>
              </w:rPr>
            </w:pPr>
            <w:r w:rsidRPr="00985BA1">
              <w:rPr>
                <w:rFonts w:ascii="Times New Roman" w:hAnsi="Times New Roman" w:cs="Times New Roman"/>
                <w:noProof/>
                <w:sz w:val="24"/>
                <w:szCs w:val="24"/>
                <w:highlight w:val="yellow"/>
                <w:lang w:val="es-CO" w:eastAsia="es-CO"/>
              </w:rPr>
              <w:t>Compara</w:t>
            </w:r>
            <w:r w:rsidRPr="00985BA1">
              <w:rPr>
                <w:rFonts w:ascii="Times New Roman" w:hAnsi="Times New Roman" w:cs="Times New Roman"/>
                <w:noProof/>
                <w:sz w:val="24"/>
                <w:szCs w:val="24"/>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sz w:val="24"/>
                <w:szCs w:val="24"/>
                <w:highlight w:val="yellow"/>
                <w:lang w:val="es-CO" w:eastAsia="es-CO"/>
              </w:rPr>
              <w:t>Busca</w:t>
            </w:r>
            <w:r w:rsidRPr="00985BA1">
              <w:rPr>
                <w:rFonts w:ascii="Times New Roman" w:hAnsi="Times New Roman" w:cs="Times New Roman"/>
                <w:noProof/>
                <w:sz w:val="24"/>
                <w:szCs w:val="24"/>
                <w:lang w:val="es-CO" w:eastAsia="es-CO"/>
              </w:rPr>
              <w:t xml:space="preserve"> información sobre los siguientes aspectos:</w:t>
            </w:r>
          </w:p>
          <w:p w14:paraId="134C0D44" w14:textId="0F68BFDA" w:rsidR="00E90C70" w:rsidRPr="00985BA1" w:rsidRDefault="00E90C70" w:rsidP="003A2826">
            <w:pPr>
              <w:pStyle w:val="Prrafodelista"/>
              <w:numPr>
                <w:ilvl w:val="0"/>
                <w:numId w:val="12"/>
              </w:numPr>
              <w:rPr>
                <w:rFonts w:ascii="Times New Roman" w:hAnsi="Times New Roman" w:cs="Times New Roman"/>
                <w:noProof/>
                <w:sz w:val="24"/>
                <w:szCs w:val="24"/>
                <w:lang w:val="es-CO" w:eastAsia="es-CO"/>
              </w:rPr>
            </w:pPr>
            <w:r w:rsidRPr="00985BA1">
              <w:rPr>
                <w:rFonts w:ascii="Times New Roman" w:hAnsi="Times New Roman" w:cs="Times New Roman"/>
                <w:noProof/>
                <w:sz w:val="24"/>
                <w:szCs w:val="24"/>
                <w:lang w:val="es-CO" w:eastAsia="es-CO"/>
              </w:rPr>
              <w:t>Derechos</w:t>
            </w:r>
          </w:p>
          <w:p w14:paraId="4094D12E" w14:textId="77777777" w:rsidR="00E90C70" w:rsidRPr="00985BA1" w:rsidRDefault="00E90C70" w:rsidP="003A2826">
            <w:pPr>
              <w:pStyle w:val="Prrafodelista"/>
              <w:numPr>
                <w:ilvl w:val="0"/>
                <w:numId w:val="12"/>
              </w:numPr>
              <w:rPr>
                <w:rFonts w:ascii="Times New Roman" w:hAnsi="Times New Roman" w:cs="Times New Roman"/>
                <w:noProof/>
                <w:sz w:val="24"/>
                <w:szCs w:val="24"/>
                <w:lang w:val="es-CO" w:eastAsia="es-CO"/>
              </w:rPr>
            </w:pPr>
            <w:r w:rsidRPr="00985BA1">
              <w:rPr>
                <w:rFonts w:ascii="Times New Roman" w:hAnsi="Times New Roman" w:cs="Times New Roman"/>
                <w:noProof/>
                <w:sz w:val="24"/>
                <w:szCs w:val="24"/>
                <w:lang w:val="es-CO" w:eastAsia="es-CO"/>
              </w:rPr>
              <w:t>Libertad</w:t>
            </w:r>
          </w:p>
          <w:p w14:paraId="63E03849" w14:textId="77777777" w:rsidR="00E90C70" w:rsidRPr="00985BA1" w:rsidRDefault="00E90C70" w:rsidP="003A2826">
            <w:pPr>
              <w:pStyle w:val="Prrafodelista"/>
              <w:numPr>
                <w:ilvl w:val="0"/>
                <w:numId w:val="12"/>
              </w:numPr>
              <w:rPr>
                <w:rFonts w:ascii="Times New Roman" w:hAnsi="Times New Roman" w:cs="Times New Roman"/>
                <w:noProof/>
                <w:sz w:val="24"/>
                <w:szCs w:val="24"/>
                <w:lang w:val="es-CO" w:eastAsia="es-CO"/>
              </w:rPr>
            </w:pPr>
            <w:r w:rsidRPr="00985BA1">
              <w:rPr>
                <w:rFonts w:ascii="Times New Roman" w:hAnsi="Times New Roman" w:cs="Times New Roman"/>
                <w:noProof/>
                <w:sz w:val="24"/>
                <w:szCs w:val="24"/>
                <w:lang w:val="es-CO" w:eastAsia="es-CO"/>
              </w:rPr>
              <w:t>Igualdad</w:t>
            </w:r>
          </w:p>
          <w:p w14:paraId="3B40C581" w14:textId="0BD91205" w:rsidR="00E90C70" w:rsidRPr="00985BA1" w:rsidRDefault="00E90C70" w:rsidP="003A2826">
            <w:pPr>
              <w:pStyle w:val="Prrafodelista"/>
              <w:numPr>
                <w:ilvl w:val="0"/>
                <w:numId w:val="12"/>
              </w:numPr>
              <w:rPr>
                <w:rFonts w:ascii="Times New Roman" w:hAnsi="Times New Roman" w:cs="Times New Roman"/>
                <w:noProof/>
                <w:sz w:val="24"/>
                <w:szCs w:val="24"/>
                <w:lang w:val="es-CO" w:eastAsia="es-CO"/>
              </w:rPr>
            </w:pPr>
            <w:r w:rsidRPr="00985BA1">
              <w:rPr>
                <w:rFonts w:ascii="Times New Roman" w:hAnsi="Times New Roman" w:cs="Times New Roman"/>
                <w:noProof/>
                <w:sz w:val="24"/>
                <w:szCs w:val="24"/>
                <w:lang w:val="es-CO" w:eastAsia="es-CO"/>
              </w:rPr>
              <w:t>Soberanía</w:t>
            </w:r>
          </w:p>
          <w:p w14:paraId="2194F79A" w14:textId="77777777" w:rsidR="00E90C70" w:rsidRPr="00985BA1" w:rsidRDefault="00E90C70" w:rsidP="00183076">
            <w:pPr>
              <w:rPr>
                <w:rFonts w:ascii="Times New Roman" w:hAnsi="Times New Roman" w:cs="Times New Roman"/>
                <w:noProof/>
                <w:sz w:val="24"/>
                <w:szCs w:val="24"/>
                <w:lang w:val="es-CO" w:eastAsia="es-CO"/>
              </w:rPr>
            </w:pPr>
          </w:p>
          <w:p w14:paraId="6E1828F2" w14:textId="3C217FCA" w:rsidR="008D7E5B" w:rsidRPr="00985BA1" w:rsidRDefault="00E90C70" w:rsidP="00183076">
            <w:pPr>
              <w:rPr>
                <w:rFonts w:ascii="Times New Roman" w:hAnsi="Times New Roman" w:cs="Times New Roman"/>
                <w:noProof/>
                <w:sz w:val="24"/>
                <w:szCs w:val="24"/>
                <w:lang w:val="es-CO" w:eastAsia="es-CO"/>
              </w:rPr>
            </w:pPr>
            <w:r w:rsidRPr="00985BA1">
              <w:rPr>
                <w:rFonts w:ascii="Times New Roman" w:hAnsi="Times New Roman" w:cs="Times New Roman"/>
                <w:noProof/>
                <w:sz w:val="24"/>
                <w:szCs w:val="24"/>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sz w:val="24"/>
                <w:szCs w:val="24"/>
                <w:highlight w:val="yellow"/>
                <w:lang w:val="es-CO" w:eastAsia="es-CO"/>
              </w:rPr>
              <w:t>puedes</w:t>
            </w:r>
            <w:r w:rsidRPr="00985BA1">
              <w:rPr>
                <w:rFonts w:ascii="Times New Roman" w:hAnsi="Times New Roman" w:cs="Times New Roman"/>
                <w:noProof/>
                <w:sz w:val="24"/>
                <w:szCs w:val="24"/>
                <w:lang w:val="es-CO" w:eastAsia="es-CO"/>
              </w:rPr>
              <w:t xml:space="preserve"> recopilar otra información que </w:t>
            </w:r>
            <w:r w:rsidRPr="00985BA1">
              <w:rPr>
                <w:rFonts w:ascii="Times New Roman" w:hAnsi="Times New Roman" w:cs="Times New Roman"/>
                <w:noProof/>
                <w:sz w:val="24"/>
                <w:szCs w:val="24"/>
                <w:highlight w:val="yellow"/>
                <w:lang w:val="es-CO" w:eastAsia="es-CO"/>
              </w:rPr>
              <w:t>te</w:t>
            </w:r>
            <w:r w:rsidRPr="00985BA1">
              <w:rPr>
                <w:rFonts w:ascii="Times New Roman" w:hAnsi="Times New Roman" w:cs="Times New Roman"/>
                <w:noProof/>
                <w:sz w:val="24"/>
                <w:szCs w:val="24"/>
                <w:lang w:val="es-CO" w:eastAsia="es-CO"/>
              </w:rPr>
              <w:t xml:space="preserve"> sirva para contrastar las diferencias entre el absolutismo y la nueva situacion en Francia. Puedes utilizar la información que encuentras en las siguientes páginas web: </w:t>
            </w:r>
          </w:p>
          <w:p w14:paraId="2FE7B005" w14:textId="77777777" w:rsidR="008D7E5B" w:rsidRPr="00985BA1" w:rsidRDefault="008D7E5B" w:rsidP="00183076">
            <w:pPr>
              <w:rPr>
                <w:rFonts w:ascii="Times New Roman" w:hAnsi="Times New Roman" w:cs="Times New Roman"/>
                <w:noProof/>
                <w:sz w:val="24"/>
                <w:szCs w:val="24"/>
                <w:lang w:val="es-CO" w:eastAsia="es-CO"/>
              </w:rPr>
            </w:pPr>
          </w:p>
          <w:p w14:paraId="6C304B83" w14:textId="77777777" w:rsidR="00E90C70" w:rsidRPr="00985BA1" w:rsidRDefault="00E90C70" w:rsidP="00183076">
            <w:pPr>
              <w:rPr>
                <w:rFonts w:ascii="Times New Roman" w:hAnsi="Times New Roman" w:cs="Times New Roman"/>
                <w:noProof/>
                <w:sz w:val="24"/>
                <w:szCs w:val="24"/>
                <w:lang w:val="es-CO" w:eastAsia="es-CO"/>
              </w:rPr>
            </w:pPr>
          </w:p>
          <w:p w14:paraId="13CDC658" w14:textId="00CCE7DC" w:rsidR="00E90C70" w:rsidRPr="00985BA1" w:rsidRDefault="00E90C70" w:rsidP="00183076">
            <w:pPr>
              <w:rPr>
                <w:rFonts w:ascii="Times New Roman" w:hAnsi="Times New Roman" w:cs="Times New Roman"/>
                <w:noProof/>
                <w:sz w:val="24"/>
                <w:szCs w:val="24"/>
                <w:lang w:val="es-CO" w:eastAsia="es-CO"/>
              </w:rPr>
            </w:pPr>
            <w:r w:rsidRPr="00985BA1">
              <w:rPr>
                <w:rFonts w:ascii="Times New Roman" w:hAnsi="Times New Roman" w:cs="Times New Roman"/>
                <w:noProof/>
                <w:sz w:val="24"/>
                <w:szCs w:val="24"/>
                <w:lang w:val="es-CO" w:eastAsia="es-CO"/>
              </w:rPr>
              <w:t>DEJAR LO QUE SIGE COMO ESTÁ (SITIOS WEB)</w:t>
            </w:r>
          </w:p>
          <w:p w14:paraId="2E5F821E" w14:textId="21EACB1F" w:rsidR="008D7E5B" w:rsidRPr="00985BA1" w:rsidRDefault="008D7E5B" w:rsidP="00183076">
            <w:pPr>
              <w:rPr>
                <w:rFonts w:ascii="Times New Roman" w:hAnsi="Times New Roman" w:cs="Times New Roman"/>
                <w:color w:val="000000" w:themeColor="text1"/>
                <w:sz w:val="24"/>
                <w:szCs w:val="24"/>
              </w:rPr>
            </w:pPr>
            <w:r w:rsidRPr="00985BA1">
              <w:rPr>
                <w:rFonts w:ascii="Times New Roman" w:hAnsi="Times New Roman" w:cs="Times New Roman"/>
                <w:noProof/>
                <w:lang w:val="es-CO" w:eastAsia="es-CO"/>
              </w:rPr>
              <w:lastRenderedPageBreak/>
              <w:drawing>
                <wp:inline distT="0" distB="0" distL="0" distR="0" wp14:anchorId="477F2EE4" wp14:editId="7536B75E">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155315"/>
                          </a:xfrm>
                          <a:prstGeom prst="rect">
                            <a:avLst/>
                          </a:prstGeom>
                        </pic:spPr>
                      </pic:pic>
                    </a:graphicData>
                  </a:graphic>
                </wp:inline>
              </w:drawing>
            </w:r>
          </w:p>
          <w:p w14:paraId="210F913E" w14:textId="77777777" w:rsidR="008D7E5B" w:rsidRPr="00985BA1" w:rsidRDefault="008D7E5B" w:rsidP="00183076">
            <w:pPr>
              <w:rPr>
                <w:rFonts w:ascii="Times New Roman" w:hAnsi="Times New Roman" w:cs="Times New Roman"/>
                <w:color w:val="000000" w:themeColor="text1"/>
                <w:sz w:val="24"/>
                <w:szCs w:val="24"/>
              </w:rPr>
            </w:pPr>
          </w:p>
          <w:p w14:paraId="6D43B0EB" w14:textId="77777777" w:rsidR="008D7E5B" w:rsidRPr="00985BA1" w:rsidRDefault="008D7E5B" w:rsidP="00183076">
            <w:pPr>
              <w:rPr>
                <w:rFonts w:ascii="Times New Roman" w:hAnsi="Times New Roman" w:cs="Times New Roman"/>
                <w:color w:val="000000" w:themeColor="text1"/>
                <w:sz w:val="24"/>
                <w:szCs w:val="24"/>
              </w:rPr>
            </w:pPr>
          </w:p>
          <w:p w14:paraId="58E70674" w14:textId="77777777" w:rsidR="008D7E5B" w:rsidRPr="00985BA1" w:rsidRDefault="008D7E5B" w:rsidP="00183076">
            <w:pPr>
              <w:rPr>
                <w:rFonts w:ascii="Times New Roman" w:hAnsi="Times New Roman" w:cs="Times New Roman"/>
                <w:color w:val="000000" w:themeColor="text1"/>
                <w:sz w:val="24"/>
                <w:szCs w:val="24"/>
              </w:rPr>
            </w:pPr>
          </w:p>
          <w:p w14:paraId="31EF7D50" w14:textId="77777777" w:rsidR="008D7E5B" w:rsidRPr="00985BA1" w:rsidRDefault="008D7E5B" w:rsidP="00183076">
            <w:pPr>
              <w:rPr>
                <w:rFonts w:ascii="Times New Roman" w:hAnsi="Times New Roman" w:cs="Times New Roman"/>
                <w:color w:val="000000" w:themeColor="text1"/>
                <w:sz w:val="24"/>
                <w:szCs w:val="24"/>
              </w:rPr>
            </w:pPr>
          </w:p>
          <w:p w14:paraId="4BA7327D" w14:textId="77777777" w:rsidR="008D7E5B" w:rsidRPr="00985BA1" w:rsidRDefault="008D7E5B" w:rsidP="00183076">
            <w:pPr>
              <w:rPr>
                <w:rFonts w:ascii="Times New Roman" w:hAnsi="Times New Roman" w:cs="Times New Roman"/>
                <w:color w:val="000000" w:themeColor="text1"/>
                <w:sz w:val="24"/>
                <w:szCs w:val="24"/>
              </w:rPr>
            </w:pPr>
          </w:p>
          <w:p w14:paraId="15CA7D5D" w14:textId="533815DB" w:rsidR="00B670C7" w:rsidRPr="00985BA1" w:rsidRDefault="00B670C7" w:rsidP="00183076">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 xml:space="preserve">Eliminar </w:t>
            </w:r>
            <w:r w:rsidR="00D436C0" w:rsidRPr="00985BA1">
              <w:rPr>
                <w:rFonts w:ascii="Times New Roman" w:hAnsi="Times New Roman" w:cs="Times New Roman"/>
                <w:color w:val="000000" w:themeColor="text1"/>
                <w:sz w:val="24"/>
                <w:szCs w:val="24"/>
              </w:rPr>
              <w:t>ultimo</w:t>
            </w:r>
            <w:r w:rsidR="00D618A0" w:rsidRPr="00985BA1">
              <w:rPr>
                <w:rFonts w:ascii="Times New Roman" w:hAnsi="Times New Roman" w:cs="Times New Roman"/>
                <w:color w:val="000000" w:themeColor="text1"/>
                <w:sz w:val="24"/>
                <w:szCs w:val="24"/>
              </w:rPr>
              <w:t xml:space="preserve"> slide</w:t>
            </w:r>
            <w:r w:rsidR="00D436C0" w:rsidRPr="00985BA1">
              <w:rPr>
                <w:rFonts w:ascii="Times New Roman" w:hAnsi="Times New Roman" w:cs="Times New Roman"/>
                <w:color w:val="000000" w:themeColor="text1"/>
                <w:sz w:val="24"/>
                <w:szCs w:val="24"/>
              </w:rPr>
              <w:t>:</w:t>
            </w:r>
            <w:r w:rsidR="00AB56CC" w:rsidRPr="00985BA1">
              <w:rPr>
                <w:rFonts w:ascii="Times New Roman" w:hAnsi="Times New Roman" w:cs="Times New Roman"/>
                <w:color w:val="000000" w:themeColor="text1"/>
                <w:sz w:val="24"/>
                <w:szCs w:val="24"/>
              </w:rPr>
              <w:t xml:space="preserve"> </w:t>
            </w:r>
          </w:p>
          <w:p w14:paraId="388CEDA5" w14:textId="77777777" w:rsidR="00B670C7" w:rsidRPr="00985BA1" w:rsidRDefault="00D618A0" w:rsidP="00183076">
            <w:pPr>
              <w:rPr>
                <w:rFonts w:ascii="Times New Roman" w:hAnsi="Times New Roman" w:cs="Times New Roman"/>
                <w:color w:val="000000" w:themeColor="text1"/>
                <w:sz w:val="24"/>
                <w:szCs w:val="24"/>
              </w:rPr>
            </w:pPr>
            <w:r w:rsidRPr="00985BA1">
              <w:rPr>
                <w:rFonts w:ascii="Times New Roman" w:hAnsi="Times New Roman" w:cs="Times New Roman"/>
                <w:noProof/>
                <w:lang w:val="es-CO" w:eastAsia="es-CO"/>
              </w:rPr>
              <w:drawing>
                <wp:inline distT="0" distB="0" distL="0" distR="0" wp14:anchorId="3C682540" wp14:editId="0269D714">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3155315"/>
                          </a:xfrm>
                          <a:prstGeom prst="rect">
                            <a:avLst/>
                          </a:prstGeom>
                        </pic:spPr>
                      </pic:pic>
                    </a:graphicData>
                  </a:graphic>
                </wp:inline>
              </w:drawing>
            </w:r>
          </w:p>
          <w:p w14:paraId="1185A657" w14:textId="77777777" w:rsidR="0032277E" w:rsidRPr="00985BA1" w:rsidRDefault="0032277E" w:rsidP="00183076">
            <w:pPr>
              <w:rPr>
                <w:rFonts w:ascii="Times New Roman" w:hAnsi="Times New Roman" w:cs="Times New Roman"/>
                <w:color w:val="000000" w:themeColor="text1"/>
                <w:sz w:val="24"/>
                <w:szCs w:val="24"/>
              </w:rPr>
            </w:pPr>
          </w:p>
          <w:p w14:paraId="4F4B1173" w14:textId="77777777" w:rsidR="0032277E" w:rsidRPr="00985BA1" w:rsidRDefault="0032277E" w:rsidP="00183076">
            <w:pPr>
              <w:rPr>
                <w:rFonts w:ascii="Times New Roman" w:hAnsi="Times New Roman" w:cs="Times New Roman"/>
                <w:color w:val="000000" w:themeColor="text1"/>
                <w:sz w:val="24"/>
                <w:szCs w:val="24"/>
              </w:rPr>
            </w:pPr>
          </w:p>
          <w:p w14:paraId="0DE94B50" w14:textId="58B9EBAA" w:rsidR="0032277E" w:rsidRPr="00985BA1" w:rsidRDefault="0032277E" w:rsidP="00183076">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 xml:space="preserve">AJUSTAR TEXTO según se indica con el control de cambios: </w:t>
            </w:r>
          </w:p>
          <w:p w14:paraId="49FAEA11" w14:textId="77777777" w:rsidR="0032277E" w:rsidRPr="00985BA1" w:rsidRDefault="0032277E" w:rsidP="00183076">
            <w:pPr>
              <w:rPr>
                <w:rFonts w:ascii="Times New Roman" w:hAnsi="Times New Roman" w:cs="Times New Roman"/>
                <w:color w:val="000000" w:themeColor="text1"/>
                <w:sz w:val="24"/>
                <w:szCs w:val="24"/>
              </w:rPr>
            </w:pPr>
          </w:p>
          <w:p w14:paraId="1B97352B" w14:textId="330B136E" w:rsidR="0032277E" w:rsidRPr="00985BA1" w:rsidRDefault="0032277E" w:rsidP="0032277E">
            <w:pPr>
              <w:pStyle w:val="cabecera22"/>
              <w:shd w:val="clear" w:color="auto" w:fill="FFFFFF"/>
              <w:rPr>
                <w:rFonts w:ascii="Times New Roman" w:hAnsi="Times New Roman" w:cs="Times New Roman"/>
                <w:sz w:val="24"/>
                <w:szCs w:val="24"/>
              </w:rPr>
            </w:pPr>
            <w:r w:rsidRPr="00985BA1">
              <w:rPr>
                <w:rFonts w:ascii="Times New Roman" w:hAnsi="Times New Roman" w:cs="Times New Roman"/>
                <w:sz w:val="24"/>
                <w:szCs w:val="24"/>
              </w:rPr>
              <w:lastRenderedPageBreak/>
              <w:t xml:space="preserve">El fin del Antiguo Régimen: la </w:t>
            </w:r>
            <w:del w:id="4" w:author="ANA MARIA LARA" w:date="2015-02-21T18:59:00Z">
              <w:r w:rsidRPr="00985BA1" w:rsidDel="00153C5A">
                <w:rPr>
                  <w:rFonts w:ascii="Times New Roman" w:hAnsi="Times New Roman" w:cs="Times New Roman"/>
                  <w:sz w:val="24"/>
                  <w:szCs w:val="24"/>
                </w:rPr>
                <w:delText xml:space="preserve">declaración </w:delText>
              </w:r>
            </w:del>
            <w:ins w:id="5" w:author="ANA MARIA LARA" w:date="2015-02-21T18:59:00Z">
              <w:r w:rsidR="00153C5A" w:rsidRPr="00985BA1">
                <w:rPr>
                  <w:rFonts w:ascii="Times New Roman" w:hAnsi="Times New Roman" w:cs="Times New Roman"/>
                  <w:sz w:val="24"/>
                  <w:szCs w:val="24"/>
                </w:rPr>
                <w:t xml:space="preserve">Declaración </w:t>
              </w:r>
            </w:ins>
            <w:r w:rsidRPr="00985BA1">
              <w:rPr>
                <w:rFonts w:ascii="Times New Roman" w:hAnsi="Times New Roman" w:cs="Times New Roman"/>
                <w:sz w:val="24"/>
                <w:szCs w:val="24"/>
              </w:rPr>
              <w:t>de los Derechos del Hombre y del Ciudadano</w:t>
            </w:r>
          </w:p>
          <w:p w14:paraId="12DF6653" w14:textId="02F92ED2" w:rsidR="0032277E" w:rsidRPr="00985BA1" w:rsidRDefault="0032277E" w:rsidP="0032277E">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Durante la reunión de los Estados Generales, en el inicio de la </w:t>
            </w:r>
            <w:ins w:id="6" w:author="ANA MARIA LARA" w:date="2015-02-21T18:58:00Z">
              <w:r w:rsidR="00886BD9" w:rsidRPr="00985BA1">
                <w:rPr>
                  <w:rStyle w:val="negrita2"/>
                  <w:rFonts w:ascii="Times New Roman" w:hAnsi="Times New Roman" w:cs="Times New Roman"/>
                  <w:sz w:val="24"/>
                  <w:szCs w:val="24"/>
                </w:rPr>
                <w:t>R</w:t>
              </w:r>
            </w:ins>
            <w:del w:id="7" w:author="ANA MARIA LARA" w:date="2015-02-21T18:58:00Z">
              <w:r w:rsidRPr="00985BA1" w:rsidDel="00886BD9">
                <w:rPr>
                  <w:rStyle w:val="negrita2"/>
                  <w:rFonts w:ascii="Times New Roman" w:hAnsi="Times New Roman" w:cs="Times New Roman"/>
                  <w:sz w:val="24"/>
                  <w:szCs w:val="24"/>
                </w:rPr>
                <w:delText>r</w:delText>
              </w:r>
            </w:del>
            <w:r w:rsidRPr="00985BA1">
              <w:rPr>
                <w:rStyle w:val="negrita2"/>
                <w:rFonts w:ascii="Times New Roman" w:hAnsi="Times New Roman" w:cs="Times New Roman"/>
                <w:sz w:val="24"/>
                <w:szCs w:val="24"/>
              </w:rPr>
              <w:t xml:space="preserve">evolución </w:t>
            </w:r>
            <w:ins w:id="8" w:author="ANA MARIA LARA" w:date="2015-02-21T18:58:00Z">
              <w:r w:rsidR="00886BD9" w:rsidRPr="00985BA1">
                <w:rPr>
                  <w:rStyle w:val="negrita2"/>
                  <w:rFonts w:ascii="Times New Roman" w:hAnsi="Times New Roman" w:cs="Times New Roman"/>
                  <w:sz w:val="24"/>
                  <w:szCs w:val="24"/>
                </w:rPr>
                <w:t>F</w:t>
              </w:r>
            </w:ins>
            <w:del w:id="9" w:author="ANA MARIA LARA" w:date="2015-02-21T18:58:00Z">
              <w:r w:rsidRPr="00985BA1" w:rsidDel="00886BD9">
                <w:rPr>
                  <w:rStyle w:val="negrita2"/>
                  <w:rFonts w:ascii="Times New Roman" w:hAnsi="Times New Roman" w:cs="Times New Roman"/>
                  <w:sz w:val="24"/>
                  <w:szCs w:val="24"/>
                </w:rPr>
                <w:delText>f</w:delText>
              </w:r>
            </w:del>
            <w:r w:rsidRPr="00985BA1">
              <w:rPr>
                <w:rStyle w:val="negrita2"/>
                <w:rFonts w:ascii="Times New Roman" w:hAnsi="Times New Roman" w:cs="Times New Roman"/>
                <w:sz w:val="24"/>
                <w:szCs w:val="24"/>
              </w:rPr>
              <w:t xml:space="preserve">rancesa </w:t>
            </w:r>
            <w:r w:rsidRPr="00985BA1">
              <w:rPr>
                <w:rFonts w:ascii="Times New Roman" w:hAnsi="Times New Roman" w:cs="Times New Roman"/>
                <w:sz w:val="24"/>
                <w:szCs w:val="24"/>
              </w:rPr>
              <w:t xml:space="preserve">(1789-1799), los representantes del </w:t>
            </w:r>
            <w:del w:id="10" w:author="ANA MARIA LARA" w:date="2015-02-21T18:59:00Z">
              <w:r w:rsidRPr="00985BA1" w:rsidDel="00886BD9">
                <w:rPr>
                  <w:rFonts w:ascii="Times New Roman" w:hAnsi="Times New Roman" w:cs="Times New Roman"/>
                  <w:sz w:val="24"/>
                  <w:szCs w:val="24"/>
                </w:rPr>
                <w:delText>t</w:delText>
              </w:r>
            </w:del>
            <w:ins w:id="11" w:author="ANA MARIA LARA" w:date="2015-02-21T18:59:00Z">
              <w:r w:rsidR="00886BD9" w:rsidRPr="00985BA1">
                <w:rPr>
                  <w:rFonts w:ascii="Times New Roman" w:hAnsi="Times New Roman" w:cs="Times New Roman"/>
                  <w:sz w:val="24"/>
                  <w:szCs w:val="24"/>
                </w:rPr>
                <w:t>T</w:t>
              </w:r>
            </w:ins>
            <w:r w:rsidRPr="00985BA1">
              <w:rPr>
                <w:rFonts w:ascii="Times New Roman" w:hAnsi="Times New Roman" w:cs="Times New Roman"/>
                <w:sz w:val="24"/>
                <w:szCs w:val="24"/>
              </w:rPr>
              <w:t xml:space="preserve">ercer </w:t>
            </w:r>
            <w:ins w:id="12" w:author="ANA MARIA LARA" w:date="2015-02-21T18:59:00Z">
              <w:r w:rsidR="00886BD9" w:rsidRPr="00985BA1">
                <w:rPr>
                  <w:rFonts w:ascii="Times New Roman" w:hAnsi="Times New Roman" w:cs="Times New Roman"/>
                  <w:sz w:val="24"/>
                  <w:szCs w:val="24"/>
                </w:rPr>
                <w:t>E</w:t>
              </w:r>
            </w:ins>
            <w:del w:id="13" w:author="ANA MARIA LARA" w:date="2015-02-21T18:59:00Z">
              <w:r w:rsidRPr="00985BA1" w:rsidDel="00886BD9">
                <w:rPr>
                  <w:rFonts w:ascii="Times New Roman" w:hAnsi="Times New Roman" w:cs="Times New Roman"/>
                  <w:sz w:val="24"/>
                  <w:szCs w:val="24"/>
                </w:rPr>
                <w:delText>e</w:delText>
              </w:r>
            </w:del>
            <w:r w:rsidRPr="00985BA1">
              <w:rPr>
                <w:rFonts w:ascii="Times New Roman" w:hAnsi="Times New Roman" w:cs="Times New Roman"/>
                <w:sz w:val="24"/>
                <w:szCs w:val="24"/>
              </w:rPr>
              <w:t>stado, en desacuerdo con el sistema de voto empleado (voto por estamentos), se constituyeron en </w:t>
            </w:r>
            <w:r w:rsidRPr="00985BA1">
              <w:rPr>
                <w:rStyle w:val="negrita2"/>
                <w:rFonts w:ascii="Times New Roman" w:hAnsi="Times New Roman" w:cs="Times New Roman"/>
                <w:sz w:val="24"/>
                <w:szCs w:val="24"/>
              </w:rPr>
              <w:t>Asamblea Nacional Constituyente</w:t>
            </w:r>
            <w:r w:rsidRPr="00985BA1">
              <w:rPr>
                <w:rFonts w:ascii="Times New Roman" w:hAnsi="Times New Roman" w:cs="Times New Roman"/>
                <w:sz w:val="24"/>
                <w:szCs w:val="24"/>
              </w:rPr>
              <w:t xml:space="preserve">. Esta se presentaba como la auténtica representante del pueblo de Francia. Luis XVI se opuso en un primer momento, pero el estallido de la </w:t>
            </w:r>
            <w:ins w:id="14" w:author="ANA MARIA LARA" w:date="2015-02-21T18:59:00Z">
              <w:r w:rsidR="00153C5A" w:rsidRPr="00985BA1">
                <w:rPr>
                  <w:rStyle w:val="negrita2"/>
                  <w:rFonts w:ascii="Times New Roman" w:hAnsi="Times New Roman" w:cs="Times New Roman"/>
                  <w:sz w:val="24"/>
                  <w:szCs w:val="24"/>
                </w:rPr>
                <w:t>R</w:t>
              </w:r>
            </w:ins>
            <w:del w:id="15" w:author="ANA MARIA LARA" w:date="2015-02-21T18:59:00Z">
              <w:r w:rsidRPr="00985BA1" w:rsidDel="00153C5A">
                <w:rPr>
                  <w:rStyle w:val="negrita2"/>
                  <w:rFonts w:ascii="Times New Roman" w:hAnsi="Times New Roman" w:cs="Times New Roman"/>
                  <w:sz w:val="24"/>
                  <w:szCs w:val="24"/>
                </w:rPr>
                <w:delText>r</w:delText>
              </w:r>
            </w:del>
            <w:r w:rsidRPr="00985BA1">
              <w:rPr>
                <w:rStyle w:val="negrita2"/>
                <w:rFonts w:ascii="Times New Roman" w:hAnsi="Times New Roman" w:cs="Times New Roman"/>
                <w:sz w:val="24"/>
                <w:szCs w:val="24"/>
              </w:rPr>
              <w:t xml:space="preserve">evolución </w:t>
            </w:r>
            <w:ins w:id="16" w:author="ANA MARIA LARA" w:date="2015-02-21T18:59:00Z">
              <w:r w:rsidR="00153C5A" w:rsidRPr="00985BA1">
                <w:rPr>
                  <w:rStyle w:val="negrita2"/>
                  <w:rFonts w:ascii="Times New Roman" w:hAnsi="Times New Roman" w:cs="Times New Roman"/>
                  <w:sz w:val="24"/>
                  <w:szCs w:val="24"/>
                </w:rPr>
                <w:t>F</w:t>
              </w:r>
            </w:ins>
            <w:del w:id="17" w:author="ANA MARIA LARA" w:date="2015-02-21T18:59:00Z">
              <w:r w:rsidRPr="00985BA1" w:rsidDel="00153C5A">
                <w:rPr>
                  <w:rStyle w:val="negrita2"/>
                  <w:rFonts w:ascii="Times New Roman" w:hAnsi="Times New Roman" w:cs="Times New Roman"/>
                  <w:sz w:val="24"/>
                  <w:szCs w:val="24"/>
                </w:rPr>
                <w:delText>f</w:delText>
              </w:r>
            </w:del>
            <w:r w:rsidRPr="00985BA1">
              <w:rPr>
                <w:rStyle w:val="negrita2"/>
                <w:rFonts w:ascii="Times New Roman" w:hAnsi="Times New Roman" w:cs="Times New Roman"/>
                <w:sz w:val="24"/>
                <w:szCs w:val="24"/>
              </w:rPr>
              <w:t>rancesa</w:t>
            </w:r>
            <w:r w:rsidRPr="00985BA1">
              <w:rPr>
                <w:rFonts w:ascii="Times New Roman" w:hAnsi="Times New Roman" w:cs="Times New Roman"/>
                <w:sz w:val="24"/>
                <w:szCs w:val="24"/>
              </w:rPr>
              <w:t> le obligó a aceptarla.</w:t>
            </w:r>
          </w:p>
          <w:p w14:paraId="1F653E5E" w14:textId="2C85E883" w:rsidR="0032277E" w:rsidRPr="00985BA1" w:rsidRDefault="0032277E" w:rsidP="0032277E">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Durante el gobierno de la Asamblea Nacional (1789-1791), se llevaron a cabo diversos avances como la </w:t>
            </w:r>
            <w:r w:rsidRPr="00985BA1">
              <w:rPr>
                <w:rStyle w:val="negrita2"/>
                <w:rFonts w:ascii="Times New Roman" w:hAnsi="Times New Roman" w:cs="Times New Roman"/>
                <w:sz w:val="24"/>
                <w:szCs w:val="24"/>
              </w:rPr>
              <w:t>supresión de los privilegios señoriales</w:t>
            </w:r>
            <w:r w:rsidRPr="00985BA1">
              <w:rPr>
                <w:rFonts w:ascii="Times New Roman" w:hAnsi="Times New Roman" w:cs="Times New Roman"/>
                <w:sz w:val="24"/>
                <w:szCs w:val="24"/>
              </w:rPr>
              <w:t xml:space="preserve">, lo que supuso el fin del Antiguo Régimen, la aprobación de una </w:t>
            </w:r>
            <w:r w:rsidRPr="00985BA1">
              <w:rPr>
                <w:rStyle w:val="negrita2"/>
                <w:rFonts w:ascii="Times New Roman" w:hAnsi="Times New Roman" w:cs="Times New Roman"/>
                <w:sz w:val="24"/>
                <w:szCs w:val="24"/>
              </w:rPr>
              <w:t xml:space="preserve">Constitución </w:t>
            </w:r>
            <w:r w:rsidRPr="00985BA1">
              <w:rPr>
                <w:rFonts w:ascii="Times New Roman" w:hAnsi="Times New Roman" w:cs="Times New Roman"/>
                <w:sz w:val="24"/>
                <w:szCs w:val="24"/>
              </w:rPr>
              <w:t xml:space="preserve">de carácter moderado (1791) y la redacción de la </w:t>
            </w:r>
            <w:ins w:id="18" w:author="ANA MARIA LARA" w:date="2015-02-21T18:59:00Z">
              <w:r w:rsidR="00153C5A" w:rsidRPr="00985BA1">
                <w:rPr>
                  <w:rStyle w:val="negrita2"/>
                  <w:rFonts w:ascii="Times New Roman" w:hAnsi="Times New Roman" w:cs="Times New Roman"/>
                  <w:sz w:val="24"/>
                  <w:szCs w:val="24"/>
                </w:rPr>
                <w:t>D</w:t>
              </w:r>
            </w:ins>
            <w:del w:id="19" w:author="ANA MARIA LARA" w:date="2015-02-21T18:59:00Z">
              <w:r w:rsidRPr="00985BA1" w:rsidDel="00153C5A">
                <w:rPr>
                  <w:rStyle w:val="negrita2"/>
                  <w:rFonts w:ascii="Times New Roman" w:hAnsi="Times New Roman" w:cs="Times New Roman"/>
                  <w:sz w:val="24"/>
                  <w:szCs w:val="24"/>
                </w:rPr>
                <w:delText>d</w:delText>
              </w:r>
            </w:del>
            <w:r w:rsidRPr="00985BA1">
              <w:rPr>
                <w:rStyle w:val="negrita2"/>
                <w:rFonts w:ascii="Times New Roman" w:hAnsi="Times New Roman" w:cs="Times New Roman"/>
                <w:sz w:val="24"/>
                <w:szCs w:val="24"/>
              </w:rPr>
              <w:t>eclaración de los Derechos del Hombre y del Ciudadano</w:t>
            </w:r>
            <w:r w:rsidRPr="00985BA1">
              <w:rPr>
                <w:rFonts w:ascii="Times New Roman" w:hAnsi="Times New Roman" w:cs="Times New Roman"/>
                <w:sz w:val="24"/>
                <w:szCs w:val="24"/>
              </w:rPr>
              <w:t xml:space="preserve"> (1789).</w:t>
            </w:r>
          </w:p>
          <w:p w14:paraId="0A16692E" w14:textId="10D6CA34" w:rsidR="0032277E" w:rsidRPr="00985BA1" w:rsidRDefault="0032277E" w:rsidP="0032277E">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Tras numerosos debates sobre el contenido, la declaración fue aprobada por la Asamblea Nacional el día 26 de agosto de 1789. El texto estaba inspirado en la </w:t>
            </w:r>
            <w:del w:id="20" w:author="ANA MARIA LARA" w:date="2015-02-21T18:59:00Z">
              <w:r w:rsidRPr="00985BA1" w:rsidDel="002408A6">
                <w:rPr>
                  <w:rFonts w:ascii="Times New Roman" w:hAnsi="Times New Roman" w:cs="Times New Roman"/>
                  <w:sz w:val="24"/>
                  <w:szCs w:val="24"/>
                </w:rPr>
                <w:delText>d</w:delText>
              </w:r>
            </w:del>
            <w:ins w:id="21" w:author="ANA MARIA LARA" w:date="2015-02-21T18:59:00Z">
              <w:r w:rsidR="002408A6" w:rsidRPr="00985BA1">
                <w:rPr>
                  <w:rFonts w:ascii="Times New Roman" w:hAnsi="Times New Roman" w:cs="Times New Roman"/>
                  <w:sz w:val="24"/>
                  <w:szCs w:val="24"/>
                </w:rPr>
                <w:t>D</w:t>
              </w:r>
            </w:ins>
            <w:r w:rsidRPr="00985BA1">
              <w:rPr>
                <w:rFonts w:ascii="Times New Roman" w:hAnsi="Times New Roman" w:cs="Times New Roman"/>
                <w:sz w:val="24"/>
                <w:szCs w:val="24"/>
              </w:rPr>
              <w:t xml:space="preserve">eclaración de </w:t>
            </w:r>
            <w:ins w:id="22" w:author="ANA MARIA LARA" w:date="2015-02-21T18:59:00Z">
              <w:r w:rsidR="002408A6" w:rsidRPr="00985BA1">
                <w:rPr>
                  <w:rFonts w:ascii="Times New Roman" w:hAnsi="Times New Roman" w:cs="Times New Roman"/>
                  <w:sz w:val="24"/>
                  <w:szCs w:val="24"/>
                </w:rPr>
                <w:t>I</w:t>
              </w:r>
            </w:ins>
            <w:del w:id="23" w:author="ANA MARIA LARA" w:date="2015-02-21T18:59:00Z">
              <w:r w:rsidRPr="00985BA1" w:rsidDel="002408A6">
                <w:rPr>
                  <w:rFonts w:ascii="Times New Roman" w:hAnsi="Times New Roman" w:cs="Times New Roman"/>
                  <w:sz w:val="24"/>
                  <w:szCs w:val="24"/>
                </w:rPr>
                <w:delText>i</w:delText>
              </w:r>
            </w:del>
            <w:r w:rsidRPr="00985BA1">
              <w:rPr>
                <w:rFonts w:ascii="Times New Roman" w:hAnsi="Times New Roman" w:cs="Times New Roman"/>
                <w:sz w:val="24"/>
                <w:szCs w:val="24"/>
              </w:rPr>
              <w:t xml:space="preserve">ndependencia de Estados Unidos (1776) y en las </w:t>
            </w:r>
            <w:r w:rsidRPr="00985BA1">
              <w:rPr>
                <w:rStyle w:val="negrita2"/>
                <w:rFonts w:ascii="Times New Roman" w:hAnsi="Times New Roman" w:cs="Times New Roman"/>
                <w:sz w:val="24"/>
                <w:szCs w:val="24"/>
              </w:rPr>
              <w:t xml:space="preserve">ideas ilustradas </w:t>
            </w:r>
            <w:r w:rsidRPr="00985BA1">
              <w:rPr>
                <w:rFonts w:ascii="Times New Roman" w:hAnsi="Times New Roman" w:cs="Times New Roman"/>
                <w:sz w:val="24"/>
                <w:szCs w:val="24"/>
              </w:rPr>
              <w:t>del siglo XVIII. Constituyó un hito histórico frente a los siglos de injusticia social promovida por el sistema feudal.</w:t>
            </w:r>
          </w:p>
          <w:p w14:paraId="18CDB2B3" w14:textId="77777777" w:rsidR="0032277E" w:rsidRPr="00985BA1" w:rsidRDefault="0032277E" w:rsidP="0032277E">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En ella se definían los </w:t>
            </w:r>
            <w:r w:rsidRPr="00985BA1">
              <w:rPr>
                <w:rStyle w:val="negrita2"/>
                <w:rFonts w:ascii="Times New Roman" w:hAnsi="Times New Roman" w:cs="Times New Roman"/>
                <w:sz w:val="24"/>
                <w:szCs w:val="24"/>
              </w:rPr>
              <w:t xml:space="preserve">derechos naturales </w:t>
            </w:r>
            <w:r w:rsidRPr="00985BA1">
              <w:rPr>
                <w:rFonts w:ascii="Times New Roman" w:hAnsi="Times New Roman" w:cs="Times New Roman"/>
                <w:sz w:val="24"/>
                <w:szCs w:val="24"/>
              </w:rPr>
              <w:t xml:space="preserve">e </w:t>
            </w:r>
            <w:r w:rsidRPr="00985BA1">
              <w:rPr>
                <w:rStyle w:val="negrita2"/>
                <w:rFonts w:ascii="Times New Roman" w:hAnsi="Times New Roman" w:cs="Times New Roman"/>
                <w:sz w:val="24"/>
                <w:szCs w:val="24"/>
              </w:rPr>
              <w:t xml:space="preserve">imprescriptibles </w:t>
            </w:r>
            <w:r w:rsidRPr="00985BA1">
              <w:rPr>
                <w:rFonts w:ascii="Times New Roman" w:hAnsi="Times New Roman" w:cs="Times New Roman"/>
                <w:sz w:val="24"/>
                <w:szCs w:val="24"/>
              </w:rPr>
              <w:t xml:space="preserve">de las personas, tales como la libertad, la seguridad, la propiedad o la resistencia a la opresión. También es importante porque se declaraba la igualdad de todos los ciudadanos ante la ley, la </w:t>
            </w:r>
            <w:r w:rsidRPr="00985BA1">
              <w:rPr>
                <w:rStyle w:val="negrita2"/>
                <w:rFonts w:ascii="Times New Roman" w:hAnsi="Times New Roman" w:cs="Times New Roman"/>
                <w:sz w:val="24"/>
                <w:szCs w:val="24"/>
              </w:rPr>
              <w:t xml:space="preserve">soberanía nacional </w:t>
            </w:r>
            <w:r w:rsidRPr="00985BA1">
              <w:rPr>
                <w:rFonts w:ascii="Times New Roman" w:hAnsi="Times New Roman" w:cs="Times New Roman"/>
                <w:sz w:val="24"/>
                <w:szCs w:val="24"/>
              </w:rPr>
              <w:t xml:space="preserve">y la </w:t>
            </w:r>
            <w:r w:rsidRPr="00985BA1">
              <w:rPr>
                <w:rStyle w:val="negrita2"/>
                <w:rFonts w:ascii="Times New Roman" w:hAnsi="Times New Roman" w:cs="Times New Roman"/>
                <w:sz w:val="24"/>
                <w:szCs w:val="24"/>
              </w:rPr>
              <w:t>separación de poderes</w:t>
            </w:r>
            <w:r w:rsidRPr="00985BA1">
              <w:rPr>
                <w:rFonts w:ascii="Times New Roman" w:hAnsi="Times New Roman" w:cs="Times New Roman"/>
                <w:sz w:val="24"/>
                <w:szCs w:val="24"/>
              </w:rPr>
              <w:t>.</w:t>
            </w:r>
          </w:p>
          <w:p w14:paraId="264D3E38" w14:textId="77777777" w:rsidR="0032277E" w:rsidRPr="00985BA1" w:rsidRDefault="0032277E" w:rsidP="0032277E">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El </w:t>
            </w:r>
            <w:r w:rsidRPr="00985BA1">
              <w:rPr>
                <w:rStyle w:val="negrita2"/>
                <w:rFonts w:ascii="Times New Roman" w:hAnsi="Times New Roman" w:cs="Times New Roman"/>
                <w:sz w:val="24"/>
                <w:szCs w:val="24"/>
              </w:rPr>
              <w:t xml:space="preserve">preámbulo </w:t>
            </w:r>
            <w:r w:rsidRPr="00985BA1">
              <w:rPr>
                <w:rFonts w:ascii="Times New Roman" w:hAnsi="Times New Roman" w:cs="Times New Roman"/>
                <w:sz w:val="24"/>
                <w:szCs w:val="24"/>
              </w:rPr>
              <w:t xml:space="preserve">de la declaración también constituía un punto clave. En este, la Asamblea Nacional quería dejar claro que había tomado conciencia de los abusos que se habían cometido contra ellos, es decir, contra los grupos no privilegiados, y presentaban la declaración como algo del todo necesario para acabar con aquella situación. Así, los franceses dejaban de ser súbditos para pasar a ser </w:t>
            </w:r>
            <w:r w:rsidRPr="00985BA1">
              <w:rPr>
                <w:rStyle w:val="negrita2"/>
                <w:rFonts w:ascii="Times New Roman" w:hAnsi="Times New Roman" w:cs="Times New Roman"/>
                <w:sz w:val="24"/>
                <w:szCs w:val="24"/>
              </w:rPr>
              <w:t>ciudadanos</w:t>
            </w:r>
            <w:r w:rsidRPr="00985BA1">
              <w:rPr>
                <w:rFonts w:ascii="Times New Roman" w:hAnsi="Times New Roman" w:cs="Times New Roman"/>
                <w:sz w:val="24"/>
                <w:szCs w:val="24"/>
              </w:rPr>
              <w:t>.</w:t>
            </w:r>
          </w:p>
          <w:p w14:paraId="7C589EDD" w14:textId="77777777" w:rsidR="0032277E" w:rsidRPr="00985BA1" w:rsidRDefault="0032277E" w:rsidP="0032277E">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En definitiva, la importancia de este texto reside en el hecho que marcó un antes y un después en la situación social de Francia, además de fijar un precedente importantísimo. A partir del siglo XIX, se redactaron textos similares en Europa y América como reacción al sistema absolutista.</w:t>
            </w:r>
          </w:p>
          <w:p w14:paraId="39F27C3F" w14:textId="77777777" w:rsidR="0032277E" w:rsidRDefault="0032277E" w:rsidP="00183076">
            <w:pPr>
              <w:rPr>
                <w:rFonts w:ascii="Times New Roman" w:hAnsi="Times New Roman" w:cs="Times New Roman"/>
                <w:color w:val="000000" w:themeColor="text1"/>
                <w:sz w:val="24"/>
                <w:szCs w:val="24"/>
                <w:lang w:val="es-CO"/>
              </w:rPr>
            </w:pPr>
          </w:p>
          <w:p w14:paraId="2A26C270" w14:textId="2BFE139D" w:rsidR="00E0529D" w:rsidRPr="008C3E46" w:rsidRDefault="00E0529D" w:rsidP="00183076">
            <w:pPr>
              <w:rPr>
                <w:rFonts w:ascii="Times New Roman" w:hAnsi="Times New Roman" w:cs="Times New Roman"/>
                <w:sz w:val="24"/>
                <w:szCs w:val="24"/>
                <w:lang w:val="es-CO"/>
              </w:rPr>
            </w:pPr>
            <w:r w:rsidRPr="00E0529D">
              <w:rPr>
                <w:rFonts w:ascii="Times New Roman" w:hAnsi="Times New Roman" w:cs="Times New Roman"/>
                <w:color w:val="000000" w:themeColor="text1"/>
                <w:sz w:val="24"/>
                <w:szCs w:val="24"/>
                <w:highlight w:val="green"/>
                <w:lang w:val="es-CO"/>
              </w:rPr>
              <w:t>FICHA DEL PROFESOR</w:t>
            </w:r>
          </w:p>
          <w:p w14:paraId="0274175F" w14:textId="6F5B640A" w:rsidR="00E0529D" w:rsidRPr="008C3E46" w:rsidRDefault="00E0529D" w:rsidP="00183076">
            <w:pPr>
              <w:rPr>
                <w:rFonts w:ascii="Times New Roman" w:hAnsi="Times New Roman" w:cs="Times New Roman"/>
                <w:sz w:val="24"/>
                <w:szCs w:val="24"/>
                <w:lang w:val="es-CO"/>
              </w:rPr>
            </w:pPr>
            <w:r w:rsidRPr="008C3E46">
              <w:rPr>
                <w:rFonts w:ascii="Times New Roman" w:hAnsi="Times New Roman" w:cs="Times New Roman"/>
                <w:sz w:val="24"/>
                <w:szCs w:val="24"/>
                <w:lang w:val="es-CO"/>
              </w:rPr>
              <w:t>Título:</w:t>
            </w:r>
            <w:r w:rsidR="00C8468C" w:rsidRPr="008C3E46">
              <w:rPr>
                <w:rFonts w:ascii="Times New Roman" w:hAnsi="Times New Roman" w:cs="Times New Roman"/>
                <w:kern w:val="36"/>
                <w:sz w:val="24"/>
                <w:szCs w:val="24"/>
              </w:rPr>
              <w:t xml:space="preserve"> La declaración de los Derechos del Hombre y del Ciudadano</w:t>
            </w:r>
          </w:p>
          <w:p w14:paraId="407ED376" w14:textId="6DBE8C4C" w:rsidR="00E0529D" w:rsidRPr="008C3E46" w:rsidRDefault="00E0529D" w:rsidP="00183076">
            <w:pPr>
              <w:rPr>
                <w:rFonts w:ascii="Times New Roman" w:hAnsi="Times New Roman" w:cs="Times New Roman"/>
                <w:sz w:val="24"/>
                <w:szCs w:val="24"/>
                <w:lang w:val="es-CO"/>
              </w:rPr>
            </w:pPr>
            <w:r w:rsidRPr="008C3E46">
              <w:rPr>
                <w:rFonts w:ascii="Times New Roman" w:hAnsi="Times New Roman" w:cs="Times New Roman"/>
                <w:sz w:val="24"/>
                <w:szCs w:val="24"/>
                <w:lang w:val="es-CO"/>
              </w:rPr>
              <w:t>Descripción:</w:t>
            </w:r>
            <w:r w:rsidR="00C8468C" w:rsidRPr="008C3E46">
              <w:rPr>
                <w:rFonts w:ascii="Times New Roman" w:hAnsi="Times New Roman" w:cs="Times New Roman"/>
                <w:sz w:val="24"/>
                <w:szCs w:val="24"/>
                <w:lang w:val="es-CO"/>
              </w:rPr>
              <w:t xml:space="preserve"> </w:t>
            </w:r>
            <w:r w:rsidR="00C8468C" w:rsidRPr="008C3E46">
              <w:rPr>
                <w:rFonts w:ascii="Times New Roman" w:hAnsi="Times New Roman" w:cs="Times New Roman"/>
                <w:sz w:val="24"/>
                <w:szCs w:val="24"/>
              </w:rPr>
              <w:t>Interactivo que sirve para conocer mejor la declaración de los Derechos del Hombre y del Ciudadano a través de un análisis de este documento</w:t>
            </w:r>
          </w:p>
          <w:p w14:paraId="467CBD37" w14:textId="42192224" w:rsidR="00E0529D" w:rsidRPr="008C3E46" w:rsidRDefault="00E0529D" w:rsidP="00183076">
            <w:pPr>
              <w:rPr>
                <w:rFonts w:ascii="Times New Roman" w:hAnsi="Times New Roman" w:cs="Times New Roman"/>
                <w:sz w:val="24"/>
                <w:szCs w:val="24"/>
                <w:lang w:val="es-CO"/>
              </w:rPr>
            </w:pPr>
            <w:r w:rsidRPr="008C3E46">
              <w:rPr>
                <w:rFonts w:ascii="Times New Roman" w:hAnsi="Times New Roman" w:cs="Times New Roman"/>
                <w:sz w:val="24"/>
                <w:szCs w:val="24"/>
                <w:lang w:val="es-CO"/>
              </w:rPr>
              <w:t>Temporalización:</w:t>
            </w:r>
            <w:r w:rsidR="00C8468C" w:rsidRPr="008C3E46">
              <w:rPr>
                <w:rFonts w:ascii="Times New Roman" w:hAnsi="Times New Roman" w:cs="Times New Roman"/>
                <w:sz w:val="24"/>
                <w:szCs w:val="24"/>
                <w:lang w:val="es-CO"/>
              </w:rPr>
              <w:t xml:space="preserve"> 45 minutos</w:t>
            </w:r>
          </w:p>
          <w:p w14:paraId="54177B38" w14:textId="07305443" w:rsidR="00E0529D" w:rsidRDefault="00E0529D" w:rsidP="00183076">
            <w:pPr>
              <w:rPr>
                <w:rFonts w:ascii="Times New Roman" w:hAnsi="Times New Roman" w:cs="Times New Roman"/>
                <w:sz w:val="24"/>
                <w:szCs w:val="24"/>
                <w:lang w:val="es-CO"/>
              </w:rPr>
            </w:pPr>
            <w:r w:rsidRPr="008C3E46">
              <w:rPr>
                <w:rFonts w:ascii="Times New Roman" w:hAnsi="Times New Roman" w:cs="Times New Roman"/>
                <w:sz w:val="24"/>
                <w:szCs w:val="24"/>
                <w:lang w:val="es-CO"/>
              </w:rPr>
              <w:t xml:space="preserve">Tipo de recurso: </w:t>
            </w:r>
            <w:r w:rsidR="00C8468C" w:rsidRPr="008C3E46">
              <w:rPr>
                <w:rFonts w:ascii="Times New Roman" w:hAnsi="Times New Roman" w:cs="Times New Roman"/>
                <w:sz w:val="24"/>
                <w:szCs w:val="24"/>
                <w:lang w:val="es-CO"/>
              </w:rPr>
              <w:t>Interactivo</w:t>
            </w:r>
          </w:p>
          <w:p w14:paraId="3BFEE828" w14:textId="3821C12B" w:rsidR="009C3614" w:rsidRDefault="009C3614" w:rsidP="00183076">
            <w:pPr>
              <w:rPr>
                <w:rFonts w:ascii="Times New Roman" w:hAnsi="Times New Roman" w:cs="Times New Roman"/>
                <w:sz w:val="24"/>
                <w:szCs w:val="24"/>
                <w:lang w:val="es-CO"/>
              </w:rPr>
            </w:pPr>
            <w:r>
              <w:rPr>
                <w:rFonts w:ascii="Times New Roman" w:hAnsi="Times New Roman" w:cs="Times New Roman"/>
                <w:sz w:val="24"/>
                <w:szCs w:val="24"/>
                <w:lang w:val="es-CO"/>
              </w:rPr>
              <w:t>Acción didáctica: Exposición</w:t>
            </w:r>
          </w:p>
          <w:p w14:paraId="01FC61A5" w14:textId="6A1097BD" w:rsidR="009C3614" w:rsidRPr="008C3E46" w:rsidRDefault="009C3614" w:rsidP="00183076">
            <w:pPr>
              <w:rPr>
                <w:rFonts w:ascii="Times New Roman" w:hAnsi="Times New Roman" w:cs="Times New Roman"/>
                <w:sz w:val="24"/>
                <w:szCs w:val="24"/>
                <w:lang w:val="es-CO"/>
              </w:rPr>
            </w:pPr>
            <w:r>
              <w:rPr>
                <w:rFonts w:ascii="Times New Roman" w:hAnsi="Times New Roman" w:cs="Times New Roman"/>
                <w:sz w:val="24"/>
                <w:szCs w:val="24"/>
                <w:lang w:val="es-CO"/>
              </w:rPr>
              <w:t xml:space="preserve">Palabras clave: derechos </w:t>
            </w:r>
            <w:r w:rsidR="003F4793">
              <w:rPr>
                <w:rFonts w:ascii="Times New Roman" w:hAnsi="Times New Roman" w:cs="Times New Roman"/>
                <w:sz w:val="24"/>
                <w:szCs w:val="24"/>
                <w:lang w:val="es-CO"/>
              </w:rPr>
              <w:t>del hombre y del ciudadano, Fran</w:t>
            </w:r>
            <w:r>
              <w:rPr>
                <w:rFonts w:ascii="Times New Roman" w:hAnsi="Times New Roman" w:cs="Times New Roman"/>
                <w:sz w:val="24"/>
                <w:szCs w:val="24"/>
                <w:lang w:val="es-CO"/>
              </w:rPr>
              <w:t>cia</w:t>
            </w:r>
            <w:r w:rsidR="003F4793">
              <w:rPr>
                <w:rFonts w:ascii="Times New Roman" w:hAnsi="Times New Roman" w:cs="Times New Roman"/>
                <w:sz w:val="24"/>
                <w:szCs w:val="24"/>
                <w:lang w:val="es-CO"/>
              </w:rPr>
              <w:t>, ONU</w:t>
            </w:r>
            <w:r>
              <w:rPr>
                <w:rFonts w:ascii="Times New Roman" w:hAnsi="Times New Roman" w:cs="Times New Roman"/>
                <w:sz w:val="24"/>
                <w:szCs w:val="24"/>
                <w:lang w:val="es-CO"/>
              </w:rPr>
              <w:t>.</w:t>
            </w:r>
          </w:p>
          <w:p w14:paraId="23DEF32E" w14:textId="384856D8" w:rsidR="00E0529D" w:rsidRPr="008C3E46" w:rsidRDefault="00E0529D" w:rsidP="00183076">
            <w:pPr>
              <w:rPr>
                <w:rFonts w:ascii="Times New Roman" w:hAnsi="Times New Roman" w:cs="Times New Roman"/>
                <w:sz w:val="24"/>
                <w:szCs w:val="24"/>
                <w:lang w:val="es-CO"/>
              </w:rPr>
            </w:pPr>
            <w:r w:rsidRPr="008C3E46">
              <w:rPr>
                <w:rFonts w:ascii="Times New Roman" w:hAnsi="Times New Roman" w:cs="Times New Roman"/>
                <w:sz w:val="24"/>
                <w:szCs w:val="24"/>
                <w:lang w:val="es-CO"/>
              </w:rPr>
              <w:lastRenderedPageBreak/>
              <w:t xml:space="preserve">Competencia relacionada: </w:t>
            </w:r>
            <w:r w:rsidR="00C8468C" w:rsidRPr="008C3E46">
              <w:rPr>
                <w:rFonts w:ascii="Times New Roman" w:hAnsi="Times New Roman" w:cs="Times New Roman"/>
                <w:sz w:val="24"/>
                <w:szCs w:val="24"/>
              </w:rPr>
              <w:t>Tratamiento de la información y competencia digital</w:t>
            </w:r>
          </w:p>
          <w:p w14:paraId="037CD525" w14:textId="196F7D0B" w:rsidR="00E0529D" w:rsidRPr="00E0529D" w:rsidRDefault="00E0529D" w:rsidP="00E0529D">
            <w:pPr>
              <w:spacing w:before="100" w:beforeAutospacing="1" w:after="120" w:line="270" w:lineRule="atLeast"/>
              <w:rPr>
                <w:rFonts w:ascii="Times New Roman" w:eastAsia="Times New Roman" w:hAnsi="Times New Roman" w:cs="Times New Roman"/>
                <w:b/>
                <w:bCs/>
                <w:sz w:val="24"/>
                <w:szCs w:val="24"/>
                <w:lang w:val="es-CO" w:eastAsia="es-CO"/>
              </w:rPr>
            </w:pPr>
            <w:r w:rsidRPr="00E0529D">
              <w:rPr>
                <w:rFonts w:ascii="Times New Roman" w:eastAsia="Times New Roman" w:hAnsi="Times New Roman" w:cs="Times New Roman"/>
                <w:b/>
                <w:bCs/>
                <w:sz w:val="24"/>
                <w:szCs w:val="24"/>
                <w:lang w:val="es-CO" w:eastAsia="es-CO"/>
              </w:rPr>
              <w:t>Objetivo</w:t>
            </w:r>
            <w:r w:rsidR="00C8468C" w:rsidRPr="008C3E46">
              <w:rPr>
                <w:rFonts w:ascii="Times New Roman" w:eastAsia="Times New Roman" w:hAnsi="Times New Roman" w:cs="Times New Roman"/>
                <w:b/>
                <w:bCs/>
                <w:sz w:val="24"/>
                <w:szCs w:val="24"/>
                <w:lang w:val="es-CO" w:eastAsia="es-CO"/>
              </w:rPr>
              <w:t xml:space="preserve"> del recurso</w:t>
            </w:r>
          </w:p>
          <w:p w14:paraId="6709A217" w14:textId="3300234F" w:rsidR="00E0529D" w:rsidRPr="00E0529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E0529D">
              <w:rPr>
                <w:rFonts w:ascii="Times New Roman" w:eastAsia="Times New Roman" w:hAnsi="Times New Roman" w:cs="Times New Roman"/>
                <w:sz w:val="24"/>
                <w:szCs w:val="24"/>
                <w:lang w:val="es-CO" w:eastAsia="es-CO"/>
              </w:rPr>
              <w:t>Este interactivo ayudará a los alumnos a c</w:t>
            </w:r>
            <w:r w:rsidR="00C8468C" w:rsidRPr="008C3E46">
              <w:rPr>
                <w:rFonts w:ascii="Times New Roman" w:eastAsia="Times New Roman" w:hAnsi="Times New Roman" w:cs="Times New Roman"/>
                <w:sz w:val="24"/>
                <w:szCs w:val="24"/>
                <w:lang w:val="es-CO" w:eastAsia="es-CO"/>
              </w:rPr>
              <w:t>omprender la importancia de la D</w:t>
            </w:r>
            <w:r w:rsidRPr="00E0529D">
              <w:rPr>
                <w:rFonts w:ascii="Times New Roman" w:eastAsia="Times New Roman" w:hAnsi="Times New Roman" w:cs="Times New Roman"/>
                <w:sz w:val="24"/>
                <w:szCs w:val="24"/>
                <w:lang w:val="es-CO" w:eastAsia="es-CO"/>
              </w:rPr>
              <w:t>eclaración de los Derechos del Hombre y del Ciudadano (1789) a partir de su análisis.</w:t>
            </w:r>
          </w:p>
          <w:p w14:paraId="3CC29A37" w14:textId="27576BBC" w:rsidR="00E0529D" w:rsidRPr="00E0529D" w:rsidRDefault="00C8468C" w:rsidP="00C8468C">
            <w:pPr>
              <w:spacing w:before="100" w:beforeAutospacing="1" w:after="120" w:line="270" w:lineRule="atLeast"/>
              <w:rPr>
                <w:rFonts w:ascii="Times New Roman" w:eastAsia="Times New Roman" w:hAnsi="Times New Roman" w:cs="Times New Roman"/>
                <w:b/>
                <w:bCs/>
                <w:sz w:val="24"/>
                <w:szCs w:val="24"/>
                <w:lang w:val="es-CO" w:eastAsia="es-CO"/>
              </w:rPr>
            </w:pPr>
            <w:r w:rsidRPr="008C3E46">
              <w:rPr>
                <w:rFonts w:ascii="Times New Roman" w:eastAsia="Times New Roman" w:hAnsi="Times New Roman" w:cs="Times New Roman"/>
                <w:b/>
                <w:bCs/>
                <w:sz w:val="24"/>
                <w:szCs w:val="24"/>
                <w:lang w:val="es-CO" w:eastAsia="es-CO"/>
              </w:rPr>
              <w:t xml:space="preserve"> </w:t>
            </w:r>
            <w:r w:rsidR="00E0529D" w:rsidRPr="00E0529D">
              <w:rPr>
                <w:rFonts w:ascii="Times New Roman" w:eastAsia="Times New Roman" w:hAnsi="Times New Roman" w:cs="Times New Roman"/>
                <w:b/>
                <w:bCs/>
                <w:sz w:val="24"/>
                <w:szCs w:val="24"/>
                <w:lang w:val="es-CO" w:eastAsia="es-CO"/>
              </w:rPr>
              <w:t>Antes de la presentación</w:t>
            </w:r>
          </w:p>
          <w:p w14:paraId="10A30913" w14:textId="397ACA99" w:rsidR="00E0529D" w:rsidRPr="00E0529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8C3E46">
              <w:rPr>
                <w:rFonts w:ascii="Times New Roman" w:eastAsia="Times New Roman" w:hAnsi="Times New Roman" w:cs="Times New Roman"/>
                <w:sz w:val="24"/>
                <w:szCs w:val="24"/>
                <w:lang w:val="es-CO" w:eastAsia="es-CO"/>
              </w:rPr>
              <w:t xml:space="preserve">Como actividad previa, puede </w:t>
            </w:r>
            <w:r w:rsidR="00E0529D" w:rsidRPr="00E0529D">
              <w:rPr>
                <w:rFonts w:ascii="Times New Roman" w:eastAsia="Times New Roman" w:hAnsi="Times New Roman" w:cs="Times New Roman"/>
                <w:sz w:val="24"/>
                <w:szCs w:val="24"/>
                <w:lang w:val="es-CO" w:eastAsia="es-CO"/>
              </w:rPr>
              <w:t>proporcionar a los alumnos algún fragmento de la declaración Universal de los Derechos Humanos aprobada por la ONU en 1948 [</w:t>
            </w:r>
            <w:hyperlink r:id="rId44" w:tgtFrame="_blank" w:history="1">
              <w:r w:rsidR="00E0529D" w:rsidRPr="00E0529D">
                <w:rPr>
                  <w:rFonts w:ascii="Times New Roman" w:eastAsia="Times New Roman" w:hAnsi="Times New Roman" w:cs="Times New Roman"/>
                  <w:sz w:val="24"/>
                  <w:szCs w:val="24"/>
                  <w:u w:val="single"/>
                  <w:lang w:val="es-CO" w:eastAsia="es-CO"/>
                </w:rPr>
                <w:t>ver</w:t>
              </w:r>
            </w:hyperlink>
            <w:r w:rsidR="00E0529D" w:rsidRPr="00E0529D">
              <w:rPr>
                <w:rFonts w:ascii="Times New Roman" w:eastAsia="Times New Roman" w:hAnsi="Times New Roman" w:cs="Times New Roman"/>
                <w:sz w:val="24"/>
                <w:szCs w:val="24"/>
                <w:lang w:val="es-CO" w:eastAsia="es-CO"/>
              </w:rPr>
              <w:t>].</w:t>
            </w:r>
          </w:p>
          <w:p w14:paraId="599FD041" w14:textId="66DAA9F0" w:rsidR="00E0529D" w:rsidRPr="00E0529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E0529D">
              <w:rPr>
                <w:rFonts w:ascii="Times New Roman" w:eastAsia="Times New Roman" w:hAnsi="Times New Roman" w:cs="Times New Roman"/>
                <w:sz w:val="24"/>
                <w:szCs w:val="24"/>
                <w:lang w:val="es-CO" w:eastAsia="es-CO"/>
              </w:rPr>
              <w:t xml:space="preserve">A partir de la lectura de algunos de los derechos contemplados en este documento, los alumnos podrían reflexionar sobre el motivo por el que se recopilaron. </w:t>
            </w:r>
            <w:r w:rsidR="00C8468C" w:rsidRPr="008C3E46">
              <w:rPr>
                <w:rFonts w:ascii="Times New Roman" w:eastAsia="Times New Roman" w:hAnsi="Times New Roman" w:cs="Times New Roman"/>
                <w:sz w:val="24"/>
                <w:szCs w:val="24"/>
                <w:lang w:val="es-CO" w:eastAsia="es-CO"/>
              </w:rPr>
              <w:t>L</w:t>
            </w:r>
            <w:r w:rsidRPr="00E0529D">
              <w:rPr>
                <w:rFonts w:ascii="Times New Roman" w:eastAsia="Times New Roman" w:hAnsi="Times New Roman" w:cs="Times New Roman"/>
                <w:sz w:val="24"/>
                <w:szCs w:val="24"/>
                <w:lang w:val="es-CO" w:eastAsia="es-CO"/>
              </w:rPr>
              <w:t xml:space="preserve">e sugerimos establecer un paralelismo entre dicho documento y el contexto en que surgió y el contexto histórico en que se aprobó </w:t>
            </w:r>
            <w:r w:rsidR="00C8468C" w:rsidRPr="008C3E46">
              <w:rPr>
                <w:rFonts w:ascii="Times New Roman" w:eastAsia="Times New Roman" w:hAnsi="Times New Roman" w:cs="Times New Roman"/>
                <w:sz w:val="24"/>
                <w:szCs w:val="24"/>
                <w:lang w:val="es-CO" w:eastAsia="es-CO"/>
              </w:rPr>
              <w:t>la D</w:t>
            </w:r>
            <w:r w:rsidRPr="00E0529D">
              <w:rPr>
                <w:rFonts w:ascii="Times New Roman" w:eastAsia="Times New Roman" w:hAnsi="Times New Roman" w:cs="Times New Roman"/>
                <w:sz w:val="24"/>
                <w:szCs w:val="24"/>
                <w:lang w:val="es-CO" w:eastAsia="es-CO"/>
              </w:rPr>
              <w:t>eclaración de los Derechos del Hombre y del Ciudadano.</w:t>
            </w:r>
          </w:p>
          <w:p w14:paraId="58235AAC" w14:textId="1A6885E6" w:rsidR="00E0529D" w:rsidRPr="00E0529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E0529D">
              <w:rPr>
                <w:rFonts w:ascii="Times New Roman" w:eastAsia="Times New Roman" w:hAnsi="Times New Roman" w:cs="Times New Roman"/>
                <w:sz w:val="24"/>
                <w:szCs w:val="24"/>
                <w:lang w:val="es-CO" w:eastAsia="es-CO"/>
              </w:rPr>
              <w:t xml:space="preserve">Antes de leer el texto, </w:t>
            </w:r>
            <w:r w:rsidR="00C8468C" w:rsidRPr="008C3E46">
              <w:rPr>
                <w:rFonts w:ascii="Times New Roman" w:eastAsia="Times New Roman" w:hAnsi="Times New Roman" w:cs="Times New Roman"/>
                <w:sz w:val="24"/>
                <w:szCs w:val="24"/>
                <w:lang w:val="es-CO" w:eastAsia="es-CO"/>
              </w:rPr>
              <w:t xml:space="preserve">explique a  </w:t>
            </w:r>
            <w:r w:rsidRPr="00E0529D">
              <w:rPr>
                <w:rFonts w:ascii="Times New Roman" w:eastAsia="Times New Roman" w:hAnsi="Times New Roman" w:cs="Times New Roman"/>
                <w:sz w:val="24"/>
                <w:szCs w:val="24"/>
                <w:lang w:val="es-CO" w:eastAsia="es-CO"/>
              </w:rPr>
              <w:t>los alumnos que, al tratarse de una declaración de derechos, el documento presenta una estructura concreta: preámbulo y articulado.</w:t>
            </w:r>
          </w:p>
          <w:p w14:paraId="5F5A6774" w14:textId="77777777" w:rsidR="00E0529D" w:rsidRPr="00E0529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E0529D">
              <w:rPr>
                <w:rFonts w:ascii="Times New Roman" w:eastAsia="Times New Roman" w:hAnsi="Times New Roman" w:cs="Times New Roman"/>
                <w:sz w:val="24"/>
                <w:szCs w:val="24"/>
                <w:lang w:val="es-CO" w:eastAsia="es-CO"/>
              </w:rPr>
              <w:t>A continuación, se puede proceder a una lectura individual del documento. Una vez hecho esto, es recomendable hacer una lectura conjunta que permita el análisis del texto y la resolución de posibles dudas.</w:t>
            </w:r>
          </w:p>
          <w:p w14:paraId="2A3FA75B" w14:textId="3FC16C89" w:rsidR="00E0529D" w:rsidRPr="00E0529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E0529D">
              <w:rPr>
                <w:rFonts w:ascii="Times New Roman" w:eastAsia="Times New Roman" w:hAnsi="Times New Roman" w:cs="Times New Roman"/>
                <w:sz w:val="24"/>
                <w:szCs w:val="24"/>
                <w:lang w:val="es-CO" w:eastAsia="es-CO"/>
              </w:rPr>
              <w:t>Para trabajar e</w:t>
            </w:r>
            <w:r w:rsidR="00C8468C" w:rsidRPr="008C3E46">
              <w:rPr>
                <w:rFonts w:ascii="Times New Roman" w:eastAsia="Times New Roman" w:hAnsi="Times New Roman" w:cs="Times New Roman"/>
                <w:sz w:val="24"/>
                <w:szCs w:val="24"/>
                <w:lang w:val="es-CO" w:eastAsia="es-CO"/>
              </w:rPr>
              <w:t>l vocabulario específico, puede</w:t>
            </w:r>
            <w:r w:rsidRPr="00E0529D">
              <w:rPr>
                <w:rFonts w:ascii="Times New Roman" w:eastAsia="Times New Roman" w:hAnsi="Times New Roman" w:cs="Times New Roman"/>
                <w:sz w:val="24"/>
                <w:szCs w:val="24"/>
                <w:lang w:val="es-CO" w:eastAsia="es-CO"/>
              </w:rPr>
              <w:t xml:space="preserve"> preguntar a los alumnos por el significado de algunos conceptos para que traten de definirlos con sus propias palabras. Hecho esto, </w:t>
            </w:r>
            <w:r w:rsidR="00C8468C" w:rsidRPr="008C3E46">
              <w:rPr>
                <w:rFonts w:ascii="Times New Roman" w:eastAsia="Times New Roman" w:hAnsi="Times New Roman" w:cs="Times New Roman"/>
                <w:sz w:val="24"/>
                <w:szCs w:val="24"/>
                <w:lang w:val="es-CO" w:eastAsia="es-CO"/>
              </w:rPr>
              <w:t>pueden</w:t>
            </w:r>
            <w:r w:rsidRPr="00E0529D">
              <w:rPr>
                <w:rFonts w:ascii="Times New Roman" w:eastAsia="Times New Roman" w:hAnsi="Times New Roman" w:cs="Times New Roman"/>
                <w:sz w:val="24"/>
                <w:szCs w:val="24"/>
                <w:lang w:val="es-CO" w:eastAsia="es-CO"/>
              </w:rPr>
              <w:t xml:space="preserve"> comparar las respuestas dadas con las definiciones que </w:t>
            </w:r>
            <w:r w:rsidR="00C8468C" w:rsidRPr="008C3E46">
              <w:rPr>
                <w:rFonts w:ascii="Times New Roman" w:eastAsia="Times New Roman" w:hAnsi="Times New Roman" w:cs="Times New Roman"/>
                <w:sz w:val="24"/>
                <w:szCs w:val="24"/>
                <w:lang w:val="es-CO" w:eastAsia="es-CO"/>
              </w:rPr>
              <w:t>encuentran</w:t>
            </w:r>
            <w:r w:rsidRPr="00E0529D">
              <w:rPr>
                <w:rFonts w:ascii="Times New Roman" w:eastAsia="Times New Roman" w:hAnsi="Times New Roman" w:cs="Times New Roman"/>
                <w:sz w:val="24"/>
                <w:szCs w:val="24"/>
                <w:lang w:val="es-CO" w:eastAsia="es-CO"/>
              </w:rPr>
              <w:t xml:space="preserve"> en el apartado </w:t>
            </w:r>
            <w:r w:rsidRPr="008C3E46">
              <w:rPr>
                <w:rFonts w:ascii="Times New Roman" w:eastAsia="Times New Roman" w:hAnsi="Times New Roman" w:cs="Times New Roman"/>
                <w:b/>
                <w:bCs/>
                <w:sz w:val="24"/>
                <w:szCs w:val="24"/>
                <w:lang w:val="es-CO" w:eastAsia="es-CO"/>
              </w:rPr>
              <w:t>Léxico</w:t>
            </w:r>
            <w:r w:rsidRPr="00E0529D">
              <w:rPr>
                <w:rFonts w:ascii="Times New Roman" w:eastAsia="Times New Roman" w:hAnsi="Times New Roman" w:cs="Times New Roman"/>
                <w:sz w:val="24"/>
                <w:szCs w:val="24"/>
                <w:lang w:val="es-CO" w:eastAsia="es-CO"/>
              </w:rPr>
              <w:t>.</w:t>
            </w:r>
          </w:p>
          <w:p w14:paraId="67041C35" w14:textId="492DB3FC" w:rsidR="00E0529D" w:rsidRPr="00E0529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8C3E46">
              <w:rPr>
                <w:rFonts w:ascii="Times New Roman" w:eastAsia="Times New Roman" w:hAnsi="Times New Roman" w:cs="Times New Roman"/>
                <w:sz w:val="24"/>
                <w:szCs w:val="24"/>
                <w:lang w:val="es-CO" w:eastAsia="es-CO"/>
              </w:rPr>
              <w:t xml:space="preserve">Luego pueden pasar al </w:t>
            </w:r>
            <w:r w:rsidR="00E0529D" w:rsidRPr="00E0529D">
              <w:rPr>
                <w:rFonts w:ascii="Times New Roman" w:eastAsia="Times New Roman" w:hAnsi="Times New Roman" w:cs="Times New Roman"/>
                <w:sz w:val="24"/>
                <w:szCs w:val="24"/>
                <w:lang w:val="es-CO" w:eastAsia="es-CO"/>
              </w:rPr>
              <w:t xml:space="preserve">apartado </w:t>
            </w:r>
            <w:r w:rsidR="00E0529D" w:rsidRPr="008C3E46">
              <w:rPr>
                <w:rFonts w:ascii="Times New Roman" w:eastAsia="Times New Roman" w:hAnsi="Times New Roman" w:cs="Times New Roman"/>
                <w:b/>
                <w:bCs/>
                <w:sz w:val="24"/>
                <w:szCs w:val="24"/>
                <w:lang w:val="es-CO" w:eastAsia="es-CO"/>
              </w:rPr>
              <w:t>Comprensión</w:t>
            </w:r>
            <w:r w:rsidR="00E0529D" w:rsidRPr="00E0529D">
              <w:rPr>
                <w:rFonts w:ascii="Times New Roman" w:eastAsia="Times New Roman" w:hAnsi="Times New Roman" w:cs="Times New Roman"/>
                <w:sz w:val="24"/>
                <w:szCs w:val="24"/>
                <w:lang w:val="es-CO" w:eastAsia="es-CO"/>
              </w:rPr>
              <w:t>. Sus preguntas permitirán a los alumnos reflexionar sobre el contenido de la declaración y su relevancia histórica. Esto puede hacerse de forma conjunta, o bien en pequeños grupos de trabajo.</w:t>
            </w:r>
          </w:p>
          <w:p w14:paraId="23BB0867" w14:textId="40424B36" w:rsidR="00E0529D" w:rsidRPr="00E0529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E0529D">
              <w:rPr>
                <w:rFonts w:ascii="Times New Roman" w:eastAsia="Times New Roman" w:hAnsi="Times New Roman" w:cs="Times New Roman"/>
                <w:sz w:val="24"/>
                <w:szCs w:val="24"/>
                <w:lang w:val="es-CO" w:eastAsia="es-CO"/>
              </w:rPr>
              <w:t xml:space="preserve">Por último, en el apartado </w:t>
            </w:r>
            <w:r w:rsidRPr="008C3E46">
              <w:rPr>
                <w:rFonts w:ascii="Times New Roman" w:eastAsia="Times New Roman" w:hAnsi="Times New Roman" w:cs="Times New Roman"/>
                <w:b/>
                <w:bCs/>
                <w:sz w:val="24"/>
                <w:szCs w:val="24"/>
                <w:lang w:val="es-CO" w:eastAsia="es-CO"/>
              </w:rPr>
              <w:t>Investiga</w:t>
            </w:r>
            <w:r w:rsidRPr="00E0529D">
              <w:rPr>
                <w:rFonts w:ascii="Times New Roman" w:eastAsia="Times New Roman" w:hAnsi="Times New Roman" w:cs="Times New Roman"/>
                <w:sz w:val="24"/>
                <w:szCs w:val="24"/>
                <w:lang w:val="es-CO" w:eastAsia="es-CO"/>
              </w:rPr>
              <w:t xml:space="preserve">, se anima a realizar una pequeña investigación que permita comparar la situación social del Antiguo Régimen y la que se propone en la </w:t>
            </w:r>
            <w:r w:rsidR="00C8468C" w:rsidRPr="008C3E46">
              <w:rPr>
                <w:rFonts w:ascii="Times New Roman" w:eastAsia="Times New Roman" w:hAnsi="Times New Roman" w:cs="Times New Roman"/>
                <w:sz w:val="24"/>
                <w:szCs w:val="24"/>
                <w:lang w:val="es-CO" w:eastAsia="es-CO"/>
              </w:rPr>
              <w:t>D</w:t>
            </w:r>
            <w:r w:rsidRPr="00E0529D">
              <w:rPr>
                <w:rFonts w:ascii="Times New Roman" w:eastAsia="Times New Roman" w:hAnsi="Times New Roman" w:cs="Times New Roman"/>
                <w:sz w:val="24"/>
                <w:szCs w:val="24"/>
                <w:lang w:val="es-CO" w:eastAsia="es-CO"/>
              </w:rPr>
              <w:t>eclaración de Derechos del Hombre y del Ciudadano. El objetivo es que los alumnos comprendan de qué modo mejoraron las condiciones sociales respecto a la etapa precedente.</w:t>
            </w:r>
          </w:p>
          <w:p w14:paraId="3AB15242" w14:textId="77777777" w:rsidR="00E0529D" w:rsidRPr="008C3E46" w:rsidRDefault="00E0529D" w:rsidP="00183076">
            <w:pPr>
              <w:rPr>
                <w:rFonts w:ascii="Times New Roman" w:hAnsi="Times New Roman" w:cs="Times New Roman"/>
                <w:sz w:val="24"/>
                <w:szCs w:val="24"/>
                <w:lang w:val="es-CO"/>
              </w:rPr>
            </w:pPr>
          </w:p>
          <w:p w14:paraId="14382690" w14:textId="56880D04" w:rsidR="0032277E" w:rsidRPr="00985BA1" w:rsidRDefault="0032277E" w:rsidP="00183076">
            <w:pPr>
              <w:rPr>
                <w:rFonts w:ascii="Times New Roman" w:hAnsi="Times New Roman" w:cs="Times New Roman"/>
                <w:color w:val="000000" w:themeColor="text1"/>
                <w:sz w:val="24"/>
                <w:szCs w:val="24"/>
              </w:rPr>
            </w:pPr>
          </w:p>
        </w:tc>
      </w:tr>
      <w:tr w:rsidR="00B670C7" w:rsidRPr="00985BA1" w14:paraId="376C90EA" w14:textId="77777777" w:rsidTr="00183076">
        <w:tc>
          <w:tcPr>
            <w:tcW w:w="2518" w:type="dxa"/>
          </w:tcPr>
          <w:p w14:paraId="3E6BD41A" w14:textId="4A3AB44F" w:rsidR="00B670C7" w:rsidRPr="00985BA1" w:rsidRDefault="00B670C7"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lastRenderedPageBreak/>
              <w:t>Título</w:t>
            </w:r>
          </w:p>
        </w:tc>
        <w:tc>
          <w:tcPr>
            <w:tcW w:w="6536" w:type="dxa"/>
          </w:tcPr>
          <w:p w14:paraId="49B4C814" w14:textId="4D182AF6" w:rsidR="00B670C7" w:rsidRPr="00985BA1" w:rsidRDefault="008C3E46" w:rsidP="00183076">
            <w:pPr>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r w:rsidR="00D436C0" w:rsidRPr="00985BA1">
              <w:rPr>
                <w:rFonts w:ascii="Times New Roman" w:hAnsi="Times New Roman" w:cs="Times New Roman"/>
                <w:sz w:val="24"/>
                <w:szCs w:val="24"/>
              </w:rPr>
              <w:br/>
              <w:t>La declaración de los Derechos del Hombre y del Ciudadano</w:t>
            </w:r>
          </w:p>
        </w:tc>
      </w:tr>
      <w:tr w:rsidR="00B670C7" w:rsidRPr="00985BA1" w14:paraId="154FF3EA" w14:textId="77777777" w:rsidTr="00183076">
        <w:tc>
          <w:tcPr>
            <w:tcW w:w="2518" w:type="dxa"/>
          </w:tcPr>
          <w:p w14:paraId="5B003F31" w14:textId="77777777" w:rsidR="00B670C7" w:rsidRPr="00985BA1" w:rsidRDefault="00B670C7" w:rsidP="00183076">
            <w:pPr>
              <w:rPr>
                <w:rFonts w:ascii="Times New Roman" w:hAnsi="Times New Roman" w:cs="Times New Roman"/>
                <w:b/>
                <w:sz w:val="24"/>
                <w:szCs w:val="24"/>
              </w:rPr>
            </w:pPr>
            <w:r w:rsidRPr="00985BA1">
              <w:rPr>
                <w:rFonts w:ascii="Times New Roman" w:hAnsi="Times New Roman" w:cs="Times New Roman"/>
                <w:b/>
                <w:sz w:val="24"/>
                <w:szCs w:val="24"/>
              </w:rPr>
              <w:t>Descripción</w:t>
            </w:r>
          </w:p>
        </w:tc>
        <w:tc>
          <w:tcPr>
            <w:tcW w:w="6536" w:type="dxa"/>
          </w:tcPr>
          <w:p w14:paraId="33852101" w14:textId="28F597AC" w:rsidR="00B670C7" w:rsidRPr="00985BA1" w:rsidRDefault="00B670C7" w:rsidP="00183076">
            <w:pPr>
              <w:rPr>
                <w:rFonts w:ascii="Times New Roman" w:hAnsi="Times New Roman" w:cs="Times New Roman"/>
                <w:sz w:val="24"/>
                <w:szCs w:val="24"/>
              </w:rPr>
            </w:pPr>
            <w:r w:rsidRPr="00985BA1">
              <w:rPr>
                <w:rFonts w:ascii="Times New Roman" w:hAnsi="Times New Roman" w:cs="Times New Roman"/>
                <w:sz w:val="24"/>
                <w:szCs w:val="24"/>
              </w:rPr>
              <w:t xml:space="preserve"> </w:t>
            </w:r>
            <w:r w:rsidR="00D436C0" w:rsidRPr="00985BA1">
              <w:rPr>
                <w:rFonts w:ascii="Times New Roman" w:hAnsi="Times New Roman" w:cs="Times New Roman"/>
                <w:sz w:val="24"/>
                <w:szCs w:val="24"/>
              </w:rPr>
              <w:t>Interactivo que sirve para conocer mejor la declaración de los Derechos del Hombre y del Ciudadano a través de un análisis de este documento.</w:t>
            </w:r>
          </w:p>
        </w:tc>
      </w:tr>
    </w:tbl>
    <w:p w14:paraId="02DDEE0B" w14:textId="0AC1E8D1" w:rsidR="00B670C7" w:rsidRPr="00985BA1" w:rsidRDefault="00B670C7" w:rsidP="00134A9E">
      <w:pPr>
        <w:rPr>
          <w:rFonts w:ascii="Times New Roman" w:hAnsi="Times New Roman" w:cs="Times New Roman"/>
          <w:noProof/>
          <w:lang w:eastAsia="es-CO"/>
        </w:rPr>
      </w:pPr>
    </w:p>
    <w:p w14:paraId="4C0D4742" w14:textId="77777777" w:rsidR="009D645D" w:rsidRPr="00985BA1" w:rsidRDefault="009D645D" w:rsidP="00134A9E">
      <w:pPr>
        <w:rPr>
          <w:rFonts w:ascii="Times New Roman" w:hAnsi="Times New Roman" w:cs="Times New Roman"/>
          <w:noProof/>
          <w:lang w:eastAsia="es-CO"/>
        </w:rPr>
      </w:pPr>
    </w:p>
    <w:tbl>
      <w:tblPr>
        <w:tblStyle w:val="Tablaconcuadrcula"/>
        <w:tblW w:w="0" w:type="auto"/>
        <w:tblLook w:val="04A0" w:firstRow="1" w:lastRow="0" w:firstColumn="1" w:lastColumn="0" w:noHBand="0" w:noVBand="1"/>
      </w:tblPr>
      <w:tblGrid>
        <w:gridCol w:w="2518"/>
        <w:gridCol w:w="6536"/>
      </w:tblGrid>
      <w:tr w:rsidR="00FF54AF" w:rsidRPr="00985BA1" w14:paraId="0D6C8D99" w14:textId="77777777" w:rsidTr="00183076">
        <w:tc>
          <w:tcPr>
            <w:tcW w:w="9054" w:type="dxa"/>
            <w:gridSpan w:val="2"/>
            <w:shd w:val="clear" w:color="auto" w:fill="000000" w:themeFill="text1"/>
          </w:tcPr>
          <w:p w14:paraId="0E55D22C" w14:textId="62215E1A" w:rsidR="00FF54AF" w:rsidRPr="00985BA1" w:rsidRDefault="00FF54AF" w:rsidP="00F719D2">
            <w:pPr>
              <w:jc w:val="cente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Pr</w:t>
            </w:r>
            <w:r w:rsidRPr="00985BA1">
              <w:rPr>
                <w:rFonts w:ascii="Times New Roman" w:hAnsi="Times New Roman" w:cs="Times New Roman"/>
                <w:b/>
                <w:color w:val="FFFFFF" w:themeColor="background1"/>
                <w:sz w:val="24"/>
                <w:szCs w:val="24"/>
              </w:rPr>
              <w:t xml:space="preserve"> </w:t>
            </w:r>
            <w:r w:rsidR="00F719D2" w:rsidRPr="00985BA1">
              <w:rPr>
                <w:rFonts w:ascii="Times New Roman" w:hAnsi="Times New Roman" w:cs="Times New Roman"/>
                <w:b/>
                <w:color w:val="FFFFFF" w:themeColor="background1"/>
                <w:sz w:val="24"/>
                <w:szCs w:val="24"/>
              </w:rPr>
              <w:t>Profundiza</w:t>
            </w:r>
            <w:r w:rsidRPr="00985BA1">
              <w:rPr>
                <w:rFonts w:ascii="Times New Roman" w:hAnsi="Times New Roman" w:cs="Times New Roman"/>
                <w:b/>
                <w:color w:val="FFFFFF" w:themeColor="background1"/>
                <w:sz w:val="24"/>
                <w:szCs w:val="24"/>
              </w:rPr>
              <w:t>. Recurso aprovechado</w:t>
            </w:r>
            <w:r w:rsidRPr="00985BA1">
              <w:rPr>
                <w:rFonts w:ascii="Times New Roman" w:hAnsi="Times New Roman" w:cs="Times New Roman"/>
                <w:b/>
                <w:color w:val="000000" w:themeColor="text1"/>
                <w:sz w:val="24"/>
                <w:szCs w:val="24"/>
              </w:rPr>
              <w:t xml:space="preserve"> </w:t>
            </w:r>
          </w:p>
        </w:tc>
      </w:tr>
      <w:tr w:rsidR="00FF54AF" w:rsidRPr="00985BA1" w14:paraId="4C05719D" w14:textId="77777777" w:rsidTr="00183076">
        <w:tc>
          <w:tcPr>
            <w:tcW w:w="2518" w:type="dxa"/>
          </w:tcPr>
          <w:p w14:paraId="1880CF1F" w14:textId="77777777" w:rsidR="00FF54AF" w:rsidRPr="00985BA1" w:rsidRDefault="00FF54AF"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Código</w:t>
            </w:r>
          </w:p>
        </w:tc>
        <w:tc>
          <w:tcPr>
            <w:tcW w:w="6536" w:type="dxa"/>
          </w:tcPr>
          <w:p w14:paraId="20969601" w14:textId="7C212412" w:rsidR="00FF54AF" w:rsidRPr="00985BA1" w:rsidRDefault="00FF54AF" w:rsidP="00E25A6E">
            <w:pPr>
              <w:rPr>
                <w:rFonts w:ascii="Times New Roman" w:hAnsi="Times New Roman" w:cs="Times New Roman"/>
                <w:b/>
                <w:color w:val="000000" w:themeColor="text1"/>
                <w:sz w:val="24"/>
                <w:szCs w:val="24"/>
              </w:rPr>
            </w:pPr>
            <w:r w:rsidRPr="00985BA1">
              <w:rPr>
                <w:rFonts w:ascii="Times New Roman" w:hAnsi="Times New Roman" w:cs="Times New Roman"/>
                <w:color w:val="000000"/>
                <w:sz w:val="24"/>
                <w:szCs w:val="24"/>
              </w:rPr>
              <w:t>CS_08_01_REC1</w:t>
            </w:r>
            <w:r w:rsidR="00E25A6E">
              <w:rPr>
                <w:rFonts w:ascii="Times New Roman" w:hAnsi="Times New Roman" w:cs="Times New Roman"/>
                <w:color w:val="000000"/>
                <w:sz w:val="24"/>
                <w:szCs w:val="24"/>
              </w:rPr>
              <w:t>7</w:t>
            </w:r>
            <w:r w:rsidR="008C3E46">
              <w:rPr>
                <w:rFonts w:ascii="Times New Roman" w:hAnsi="Times New Roman" w:cs="Times New Roman"/>
                <w:color w:val="000000"/>
                <w:sz w:val="24"/>
                <w:szCs w:val="24"/>
              </w:rPr>
              <w:t>0</w:t>
            </w:r>
          </w:p>
        </w:tc>
      </w:tr>
      <w:tr w:rsidR="00FF54AF" w:rsidRPr="00985BA1" w14:paraId="67A8B08D" w14:textId="77777777" w:rsidTr="00183076">
        <w:tc>
          <w:tcPr>
            <w:tcW w:w="2518" w:type="dxa"/>
          </w:tcPr>
          <w:p w14:paraId="07E4784B" w14:textId="77777777" w:rsidR="00FF54AF" w:rsidRPr="00985BA1" w:rsidRDefault="00FF54AF" w:rsidP="00183076">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Ubicación en Aula Planeta</w:t>
            </w:r>
          </w:p>
        </w:tc>
        <w:tc>
          <w:tcPr>
            <w:tcW w:w="6536" w:type="dxa"/>
          </w:tcPr>
          <w:p w14:paraId="62E78A12" w14:textId="2830A34A" w:rsidR="00FF54AF" w:rsidRPr="00985BA1" w:rsidRDefault="00FF54AF" w:rsidP="00187A47">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4º ESO/ Ciencias sociales, geografía e historia/El fin del Antiguo Régimen/</w:t>
            </w:r>
            <w:r w:rsidR="00187A47" w:rsidRPr="00985BA1">
              <w:rPr>
                <w:rFonts w:ascii="Times New Roman" w:hAnsi="Times New Roman" w:cs="Times New Roman"/>
                <w:color w:val="000000" w:themeColor="text1"/>
                <w:sz w:val="24"/>
                <w:szCs w:val="24"/>
              </w:rPr>
              <w:t>La Revolución Francesa</w:t>
            </w:r>
          </w:p>
        </w:tc>
      </w:tr>
      <w:tr w:rsidR="00187A47" w:rsidRPr="00985BA1" w14:paraId="4A4C8160" w14:textId="77777777" w:rsidTr="00183076">
        <w:tc>
          <w:tcPr>
            <w:tcW w:w="2518" w:type="dxa"/>
          </w:tcPr>
          <w:p w14:paraId="4D89ED29" w14:textId="77777777" w:rsidR="00FF54AF" w:rsidRPr="00985BA1" w:rsidRDefault="00FF54AF" w:rsidP="00183076">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Cambio (descripción o capturas de pantallas)</w:t>
            </w:r>
          </w:p>
        </w:tc>
        <w:tc>
          <w:tcPr>
            <w:tcW w:w="6536" w:type="dxa"/>
          </w:tcPr>
          <w:p w14:paraId="3B1BA14B" w14:textId="77777777" w:rsidR="00FF54AF" w:rsidRDefault="00187A47" w:rsidP="00183076">
            <w:pPr>
              <w:rPr>
                <w:rFonts w:ascii="Times New Roman" w:hAnsi="Times New Roman" w:cs="Times New Roman"/>
                <w:sz w:val="24"/>
                <w:szCs w:val="24"/>
              </w:rPr>
            </w:pPr>
            <w:r w:rsidRPr="00985BA1">
              <w:rPr>
                <w:rFonts w:ascii="Times New Roman" w:hAnsi="Times New Roman" w:cs="Times New Roman"/>
                <w:sz w:val="24"/>
                <w:szCs w:val="24"/>
                <w:lang w:val="es-ES"/>
              </w:rPr>
              <w:t xml:space="preserve"> Ajustar el título: </w:t>
            </w:r>
            <w:r w:rsidRPr="00985BA1">
              <w:rPr>
                <w:rFonts w:ascii="Times New Roman" w:hAnsi="Times New Roman" w:cs="Times New Roman"/>
                <w:sz w:val="24"/>
                <w:szCs w:val="24"/>
              </w:rPr>
              <w:t>Ciencias sociales, geografía e historia</w:t>
            </w:r>
            <w:r w:rsidRPr="00985BA1">
              <w:rPr>
                <w:rFonts w:ascii="Times New Roman" w:hAnsi="Times New Roman" w:cs="Times New Roman"/>
                <w:sz w:val="24"/>
                <w:szCs w:val="24"/>
              </w:rPr>
              <w:br/>
              <w:t xml:space="preserve">La </w:t>
            </w:r>
            <w:r w:rsidRPr="00985BA1">
              <w:rPr>
                <w:rFonts w:ascii="Times New Roman" w:hAnsi="Times New Roman" w:cs="Times New Roman"/>
                <w:sz w:val="24"/>
                <w:szCs w:val="24"/>
                <w:highlight w:val="red"/>
              </w:rPr>
              <w:t>R</w:t>
            </w:r>
            <w:r w:rsidRPr="00985BA1">
              <w:rPr>
                <w:rFonts w:ascii="Times New Roman" w:hAnsi="Times New Roman" w:cs="Times New Roman"/>
                <w:sz w:val="24"/>
                <w:szCs w:val="24"/>
              </w:rPr>
              <w:t>evolución Francesa</w:t>
            </w:r>
          </w:p>
          <w:p w14:paraId="34BDA49B" w14:textId="77777777" w:rsidR="00340856" w:rsidRDefault="00340856" w:rsidP="00183076">
            <w:pPr>
              <w:rPr>
                <w:rFonts w:ascii="Times New Roman" w:hAnsi="Times New Roman" w:cs="Times New Roman"/>
                <w:sz w:val="24"/>
                <w:szCs w:val="24"/>
              </w:rPr>
            </w:pPr>
          </w:p>
          <w:p w14:paraId="6A609DBB" w14:textId="77777777" w:rsidR="00340856" w:rsidRDefault="00340856" w:rsidP="00183076">
            <w:pPr>
              <w:rPr>
                <w:rFonts w:ascii="Times New Roman" w:hAnsi="Times New Roman" w:cs="Times New Roman"/>
                <w:sz w:val="24"/>
                <w:szCs w:val="24"/>
              </w:rPr>
            </w:pPr>
          </w:p>
          <w:p w14:paraId="178FFD75" w14:textId="77777777" w:rsidR="00340856" w:rsidRPr="00985BA1" w:rsidRDefault="00340856" w:rsidP="00183076">
            <w:pPr>
              <w:rPr>
                <w:rFonts w:ascii="Times New Roman" w:hAnsi="Times New Roman" w:cs="Times New Roman"/>
                <w:sz w:val="24"/>
                <w:szCs w:val="24"/>
              </w:rPr>
            </w:pPr>
          </w:p>
          <w:p w14:paraId="71FA167C" w14:textId="6DF51AE0" w:rsidR="00883D8C" w:rsidRPr="00E0529D" w:rsidRDefault="00883D8C" w:rsidP="00183076">
            <w:pPr>
              <w:rPr>
                <w:rFonts w:ascii="Times New Roman" w:hAnsi="Times New Roman" w:cs="Times New Roman"/>
                <w:sz w:val="24"/>
                <w:szCs w:val="24"/>
              </w:rPr>
            </w:pPr>
            <w:r w:rsidRPr="00985BA1">
              <w:rPr>
                <w:rFonts w:ascii="Times New Roman" w:hAnsi="Times New Roman" w:cs="Times New Roman"/>
                <w:sz w:val="24"/>
                <w:szCs w:val="24"/>
              </w:rPr>
              <w:t>Reemplazar el texto</w:t>
            </w:r>
          </w:p>
          <w:p w14:paraId="0A4372C7" w14:textId="77777777" w:rsidR="00340856" w:rsidRPr="00E0529D" w:rsidRDefault="00340856" w:rsidP="00183076">
            <w:pPr>
              <w:rPr>
                <w:rFonts w:ascii="Times New Roman" w:hAnsi="Times New Roman" w:cs="Times New Roman"/>
                <w:sz w:val="24"/>
                <w:szCs w:val="24"/>
              </w:rPr>
            </w:pPr>
          </w:p>
          <w:p w14:paraId="58970592" w14:textId="77777777" w:rsidR="00340856" w:rsidRPr="00E0529D" w:rsidRDefault="00340856" w:rsidP="00183076">
            <w:pPr>
              <w:rPr>
                <w:rFonts w:ascii="Times New Roman" w:hAnsi="Times New Roman" w:cs="Times New Roman"/>
                <w:sz w:val="24"/>
                <w:szCs w:val="24"/>
              </w:rPr>
            </w:pPr>
          </w:p>
          <w:p w14:paraId="560DD6E8" w14:textId="77777777" w:rsidR="00883D8C" w:rsidRPr="00E0529D" w:rsidRDefault="00883D8C" w:rsidP="00883D8C">
            <w:pPr>
              <w:pStyle w:val="cabecera22"/>
              <w:shd w:val="clear" w:color="auto" w:fill="FFFFFF"/>
              <w:rPr>
                <w:rFonts w:ascii="Times New Roman" w:hAnsi="Times New Roman" w:cs="Times New Roman"/>
                <w:color w:val="auto"/>
                <w:sz w:val="24"/>
                <w:szCs w:val="24"/>
              </w:rPr>
            </w:pPr>
            <w:r w:rsidRPr="00E0529D">
              <w:rPr>
                <w:rFonts w:ascii="Times New Roman" w:hAnsi="Times New Roman" w:cs="Times New Roman"/>
                <w:color w:val="auto"/>
                <w:sz w:val="24"/>
                <w:szCs w:val="24"/>
              </w:rPr>
              <w:t>El fin del Antiguo Régimen: la Revolución Francesa</w:t>
            </w:r>
          </w:p>
          <w:p w14:paraId="6BFA6808" w14:textId="77777777" w:rsidR="00883D8C" w:rsidRPr="00985BA1" w:rsidRDefault="00883D8C" w:rsidP="00883D8C">
            <w:pPr>
              <w:pStyle w:val="normal2"/>
              <w:shd w:val="clear" w:color="auto" w:fill="FFFFFF"/>
              <w:rPr>
                <w:rFonts w:ascii="Times New Roman" w:hAnsi="Times New Roman" w:cs="Times New Roman"/>
                <w:sz w:val="24"/>
                <w:szCs w:val="24"/>
              </w:rPr>
            </w:pPr>
            <w:r w:rsidRPr="00E0529D">
              <w:rPr>
                <w:rFonts w:ascii="Times New Roman" w:hAnsi="Times New Roman" w:cs="Times New Roman"/>
                <w:color w:val="auto"/>
                <w:sz w:val="24"/>
                <w:szCs w:val="24"/>
              </w:rPr>
              <w:t xml:space="preserve">El hecho que marca el </w:t>
            </w:r>
            <w:r w:rsidRPr="00E0529D">
              <w:rPr>
                <w:rStyle w:val="negrita2"/>
                <w:rFonts w:ascii="Times New Roman" w:hAnsi="Times New Roman" w:cs="Times New Roman"/>
                <w:color w:val="auto"/>
                <w:sz w:val="24"/>
                <w:szCs w:val="24"/>
              </w:rPr>
              <w:t xml:space="preserve">inicio de la Edad Contemporánea </w:t>
            </w:r>
            <w:r w:rsidRPr="00E0529D">
              <w:rPr>
                <w:rFonts w:ascii="Times New Roman" w:hAnsi="Times New Roman" w:cs="Times New Roman"/>
                <w:color w:val="auto"/>
                <w:sz w:val="24"/>
                <w:szCs w:val="24"/>
              </w:rPr>
              <w:t xml:space="preserve">es el estallido de la </w:t>
            </w:r>
            <w:r w:rsidRPr="00E0529D">
              <w:rPr>
                <w:rStyle w:val="negrita2"/>
                <w:rFonts w:ascii="Times New Roman" w:hAnsi="Times New Roman" w:cs="Times New Roman"/>
                <w:color w:val="auto"/>
                <w:sz w:val="24"/>
                <w:szCs w:val="24"/>
              </w:rPr>
              <w:t xml:space="preserve">Revolución Francesa </w:t>
            </w:r>
            <w:r w:rsidRPr="00E0529D">
              <w:rPr>
                <w:rFonts w:ascii="Times New Roman" w:hAnsi="Times New Roman" w:cs="Times New Roman"/>
                <w:color w:val="auto"/>
                <w:sz w:val="24"/>
                <w:szCs w:val="24"/>
              </w:rPr>
              <w:t xml:space="preserve">(1789-1799). Sin embargo, para llegar a este punto, durante los años </w:t>
            </w:r>
            <w:r w:rsidRPr="00985BA1">
              <w:rPr>
                <w:rFonts w:ascii="Times New Roman" w:hAnsi="Times New Roman" w:cs="Times New Roman"/>
                <w:sz w:val="24"/>
                <w:szCs w:val="24"/>
              </w:rPr>
              <w:t xml:space="preserve">precedentes se dieron una serie de circunstancias que pueden ser consideradas como las causas que llevaron al </w:t>
            </w:r>
            <w:r w:rsidRPr="00985BA1">
              <w:rPr>
                <w:rStyle w:val="negrita2"/>
                <w:rFonts w:ascii="Times New Roman" w:hAnsi="Times New Roman" w:cs="Times New Roman"/>
                <w:sz w:val="24"/>
                <w:szCs w:val="24"/>
              </w:rPr>
              <w:t xml:space="preserve">fin del Antiguo Régimen </w:t>
            </w:r>
            <w:r w:rsidRPr="00985BA1">
              <w:rPr>
                <w:rFonts w:ascii="Times New Roman" w:hAnsi="Times New Roman" w:cs="Times New Roman"/>
                <w:sz w:val="24"/>
                <w:szCs w:val="24"/>
              </w:rPr>
              <w:t>en Francia:</w:t>
            </w:r>
          </w:p>
          <w:p w14:paraId="0075EE60"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 </w:t>
            </w:r>
            <w:r w:rsidRPr="00985BA1">
              <w:rPr>
                <w:rStyle w:val="negrita2"/>
                <w:rFonts w:ascii="Times New Roman" w:hAnsi="Times New Roman" w:cs="Times New Roman"/>
                <w:sz w:val="24"/>
                <w:szCs w:val="24"/>
              </w:rPr>
              <w:t xml:space="preserve">Crisis de subsistencia </w:t>
            </w:r>
            <w:r w:rsidRPr="00985BA1">
              <w:rPr>
                <w:rFonts w:ascii="Times New Roman" w:hAnsi="Times New Roman" w:cs="Times New Roman"/>
                <w:sz w:val="24"/>
                <w:szCs w:val="24"/>
              </w:rPr>
              <w:t>provocadas por las malas cosechas.</w:t>
            </w:r>
          </w:p>
          <w:p w14:paraId="474688E7"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 Descontento de una </w:t>
            </w:r>
            <w:r w:rsidRPr="00985BA1">
              <w:rPr>
                <w:rStyle w:val="negrita2"/>
                <w:rFonts w:ascii="Times New Roman" w:hAnsi="Times New Roman" w:cs="Times New Roman"/>
                <w:sz w:val="24"/>
                <w:szCs w:val="24"/>
              </w:rPr>
              <w:t xml:space="preserve">burguesía </w:t>
            </w:r>
            <w:r w:rsidRPr="00985BA1">
              <w:rPr>
                <w:rFonts w:ascii="Times New Roman" w:hAnsi="Times New Roman" w:cs="Times New Roman"/>
                <w:sz w:val="24"/>
                <w:szCs w:val="24"/>
              </w:rPr>
              <w:t xml:space="preserve">que tenía el </w:t>
            </w:r>
            <w:r w:rsidRPr="00985BA1">
              <w:rPr>
                <w:rStyle w:val="negrita2"/>
                <w:rFonts w:ascii="Times New Roman" w:hAnsi="Times New Roman" w:cs="Times New Roman"/>
                <w:sz w:val="24"/>
                <w:szCs w:val="24"/>
              </w:rPr>
              <w:t>poder económico</w:t>
            </w:r>
            <w:r w:rsidRPr="00985BA1">
              <w:rPr>
                <w:rFonts w:ascii="Times New Roman" w:hAnsi="Times New Roman" w:cs="Times New Roman"/>
                <w:sz w:val="24"/>
                <w:szCs w:val="24"/>
              </w:rPr>
              <w:t>, aunque no el poder político.</w:t>
            </w:r>
          </w:p>
          <w:p w14:paraId="77FEF050"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 Difusión de las </w:t>
            </w:r>
            <w:r w:rsidRPr="00985BA1">
              <w:rPr>
                <w:rStyle w:val="negrita2"/>
                <w:rFonts w:ascii="Times New Roman" w:hAnsi="Times New Roman" w:cs="Times New Roman"/>
                <w:sz w:val="24"/>
                <w:szCs w:val="24"/>
              </w:rPr>
              <w:t>ideas de la Ilustración</w:t>
            </w:r>
            <w:r w:rsidRPr="00985BA1">
              <w:rPr>
                <w:rFonts w:ascii="Times New Roman" w:hAnsi="Times New Roman" w:cs="Times New Roman"/>
                <w:sz w:val="24"/>
                <w:szCs w:val="24"/>
              </w:rPr>
              <w:t>.</w:t>
            </w:r>
          </w:p>
          <w:p w14:paraId="0A563609"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 </w:t>
            </w:r>
            <w:r w:rsidRPr="00985BA1">
              <w:rPr>
                <w:rStyle w:val="negrita2"/>
                <w:rFonts w:ascii="Times New Roman" w:hAnsi="Times New Roman" w:cs="Times New Roman"/>
                <w:sz w:val="24"/>
                <w:szCs w:val="24"/>
              </w:rPr>
              <w:t xml:space="preserve">Crisis financiera </w:t>
            </w:r>
            <w:r w:rsidRPr="00985BA1">
              <w:rPr>
                <w:rFonts w:ascii="Times New Roman" w:hAnsi="Times New Roman" w:cs="Times New Roman"/>
                <w:sz w:val="24"/>
                <w:szCs w:val="24"/>
              </w:rPr>
              <w:t xml:space="preserve">provocada por el alto coste de mantener el Estado y la corte. Luis XVI trató de hacer que los grupos privilegiados pagasen impuestos, pero ante la negativa de estos, se vio obligado a convocar los </w:t>
            </w:r>
            <w:r w:rsidRPr="00985BA1">
              <w:rPr>
                <w:rStyle w:val="negrita2"/>
                <w:rFonts w:ascii="Times New Roman" w:hAnsi="Times New Roman" w:cs="Times New Roman"/>
                <w:sz w:val="24"/>
                <w:szCs w:val="24"/>
              </w:rPr>
              <w:t>Estados Generales</w:t>
            </w:r>
            <w:r w:rsidRPr="00985BA1">
              <w:rPr>
                <w:rFonts w:ascii="Times New Roman" w:hAnsi="Times New Roman" w:cs="Times New Roman"/>
                <w:sz w:val="24"/>
                <w:szCs w:val="24"/>
              </w:rPr>
              <w:t>.</w:t>
            </w:r>
          </w:p>
          <w:p w14:paraId="2863AC3F" w14:textId="77777777" w:rsidR="00883D8C" w:rsidRPr="00985BA1" w:rsidRDefault="00883D8C" w:rsidP="00883D8C">
            <w:pPr>
              <w:pStyle w:val="cabecera32"/>
              <w:shd w:val="clear" w:color="auto" w:fill="FFFFFF"/>
              <w:rPr>
                <w:rFonts w:ascii="Times New Roman" w:hAnsi="Times New Roman" w:cs="Times New Roman"/>
                <w:sz w:val="24"/>
                <w:szCs w:val="24"/>
              </w:rPr>
            </w:pPr>
            <w:r w:rsidRPr="00985BA1">
              <w:rPr>
                <w:rFonts w:ascii="Times New Roman" w:hAnsi="Times New Roman" w:cs="Times New Roman"/>
                <w:sz w:val="24"/>
                <w:szCs w:val="24"/>
              </w:rPr>
              <w:t>El inicio de la revolución</w:t>
            </w:r>
          </w:p>
          <w:p w14:paraId="12D3B07A"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La burguesía francesa vio en la convocatoria de los Estados Generales la oportunidad de hacer oír su voz. El primer paso para ello era conseguir:</w:t>
            </w:r>
          </w:p>
          <w:p w14:paraId="5E25E5A7"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 </w:t>
            </w:r>
            <w:r w:rsidRPr="00985BA1">
              <w:rPr>
                <w:rStyle w:val="negrita2"/>
                <w:rFonts w:ascii="Times New Roman" w:hAnsi="Times New Roman" w:cs="Times New Roman"/>
                <w:sz w:val="24"/>
                <w:szCs w:val="24"/>
              </w:rPr>
              <w:t>Doble representación</w:t>
            </w:r>
            <w:r w:rsidRPr="00985BA1">
              <w:rPr>
                <w:rFonts w:ascii="Times New Roman" w:hAnsi="Times New Roman" w:cs="Times New Roman"/>
                <w:sz w:val="24"/>
                <w:szCs w:val="24"/>
              </w:rPr>
              <w:t>, es decir, conseguir que el Tercer Estado tuviese un número de representantes equivalente a la suma de los representantes de la nobleza y del clero.</w:t>
            </w:r>
          </w:p>
          <w:p w14:paraId="6EE80D62"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lastRenderedPageBreak/>
              <w:t xml:space="preserve">- </w:t>
            </w:r>
            <w:r w:rsidRPr="00985BA1">
              <w:rPr>
                <w:rStyle w:val="negrita2"/>
                <w:rFonts w:ascii="Times New Roman" w:hAnsi="Times New Roman" w:cs="Times New Roman"/>
                <w:sz w:val="24"/>
                <w:szCs w:val="24"/>
              </w:rPr>
              <w:t>Deliberación conjunta</w:t>
            </w:r>
            <w:r w:rsidRPr="00985BA1">
              <w:rPr>
                <w:rFonts w:ascii="Times New Roman" w:hAnsi="Times New Roman" w:cs="Times New Roman"/>
                <w:sz w:val="24"/>
                <w:szCs w:val="24"/>
              </w:rPr>
              <w:t>.</w:t>
            </w:r>
          </w:p>
          <w:p w14:paraId="57566103"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 </w:t>
            </w:r>
            <w:r w:rsidRPr="00985BA1">
              <w:rPr>
                <w:rStyle w:val="negrita2"/>
                <w:rFonts w:ascii="Times New Roman" w:hAnsi="Times New Roman" w:cs="Times New Roman"/>
                <w:sz w:val="24"/>
                <w:szCs w:val="24"/>
              </w:rPr>
              <w:t>Sistema de elección individual</w:t>
            </w:r>
            <w:r w:rsidRPr="00985BA1">
              <w:rPr>
                <w:rFonts w:ascii="Times New Roman" w:hAnsi="Times New Roman" w:cs="Times New Roman"/>
                <w:sz w:val="24"/>
                <w:szCs w:val="24"/>
              </w:rPr>
              <w:t>, pues si mantenían el voto por estamentos, la nobleza y el clero siempre se impondrían al Tercer Estado. Se trataba de conseguir un voto por diputado.</w:t>
            </w:r>
          </w:p>
          <w:p w14:paraId="27D48609"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El soberano concedió la doble representación con el fin de dar un toque de atención a la nobleza, aunque se negó a conceder el voto por diputado. Ante esto, el 20 de junio los representantes del Tercer Estado (burguesía, ciudades, etc.) decidieron constituirse en </w:t>
            </w:r>
            <w:r w:rsidRPr="00985BA1">
              <w:rPr>
                <w:rStyle w:val="negrita2"/>
                <w:rFonts w:ascii="Times New Roman" w:hAnsi="Times New Roman" w:cs="Times New Roman"/>
                <w:sz w:val="24"/>
                <w:szCs w:val="24"/>
              </w:rPr>
              <w:t>Asamblea Nacional</w:t>
            </w:r>
            <w:r w:rsidRPr="00985BA1">
              <w:rPr>
                <w:rFonts w:ascii="Times New Roman" w:hAnsi="Times New Roman" w:cs="Times New Roman"/>
                <w:sz w:val="24"/>
                <w:szCs w:val="24"/>
              </w:rPr>
              <w:t>. Este hecho, y no el levantamiento del pueblo de París unas semanas después, marcó el inicio de la Revolución Francesa.</w:t>
            </w:r>
          </w:p>
          <w:p w14:paraId="1F26C7DC"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Tras serle negada la entrada a los Estados Generales, la Asamblea Nacional se encerró en la sala del juego de pelota (Jeu de Paume). Los diputados allí reunidos juraron conseguir el </w:t>
            </w:r>
            <w:r w:rsidRPr="00985BA1">
              <w:rPr>
                <w:rStyle w:val="negrita2"/>
                <w:rFonts w:ascii="Times New Roman" w:hAnsi="Times New Roman" w:cs="Times New Roman"/>
                <w:sz w:val="24"/>
                <w:szCs w:val="24"/>
              </w:rPr>
              <w:t xml:space="preserve">voto individual </w:t>
            </w:r>
            <w:r w:rsidRPr="00985BA1">
              <w:rPr>
                <w:rFonts w:ascii="Times New Roman" w:hAnsi="Times New Roman" w:cs="Times New Roman"/>
                <w:sz w:val="24"/>
                <w:szCs w:val="24"/>
              </w:rPr>
              <w:t xml:space="preserve">y una </w:t>
            </w:r>
            <w:r w:rsidRPr="00985BA1">
              <w:rPr>
                <w:rStyle w:val="negrita2"/>
                <w:rFonts w:ascii="Times New Roman" w:hAnsi="Times New Roman" w:cs="Times New Roman"/>
                <w:sz w:val="24"/>
                <w:szCs w:val="24"/>
              </w:rPr>
              <w:t>Asamblea Constituyente</w:t>
            </w:r>
            <w:r w:rsidRPr="00985BA1">
              <w:rPr>
                <w:rFonts w:ascii="Times New Roman" w:hAnsi="Times New Roman" w:cs="Times New Roman"/>
                <w:sz w:val="24"/>
                <w:szCs w:val="24"/>
              </w:rPr>
              <w:t>.</w:t>
            </w:r>
          </w:p>
          <w:p w14:paraId="2DCE0C6E"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Tres días después, los diputados de la Asamblea Nacional irrumpieron en los Estados Generales. Las llamadas al orden del monarca fueron desoídas, mientras algunos miembros de la nobleza y el clero se les unieron. Ante esto, no hubo más salida que convertir los Estados Generales en una </w:t>
            </w:r>
            <w:r w:rsidRPr="00985BA1">
              <w:rPr>
                <w:rStyle w:val="negrita2"/>
                <w:rFonts w:ascii="Times New Roman" w:hAnsi="Times New Roman" w:cs="Times New Roman"/>
                <w:sz w:val="24"/>
                <w:szCs w:val="24"/>
              </w:rPr>
              <w:t>Asamblea Nacional Constituyente</w:t>
            </w:r>
            <w:r w:rsidRPr="00985BA1">
              <w:rPr>
                <w:rFonts w:ascii="Times New Roman" w:hAnsi="Times New Roman" w:cs="Times New Roman"/>
                <w:sz w:val="24"/>
                <w:szCs w:val="24"/>
              </w:rPr>
              <w:t>.</w:t>
            </w:r>
          </w:p>
          <w:p w14:paraId="54BF92B4"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Al encontrarse con una Asamblea que negaba su soberanía, Luis XVI se reconcilió con la mayor parte de la nobleza y del clero, y mandó rodear </w:t>
            </w:r>
            <w:r w:rsidRPr="00985BA1">
              <w:rPr>
                <w:rStyle w:val="negrita2"/>
                <w:rFonts w:ascii="Times New Roman" w:hAnsi="Times New Roman" w:cs="Times New Roman"/>
                <w:sz w:val="24"/>
                <w:szCs w:val="24"/>
              </w:rPr>
              <w:t xml:space="preserve">París </w:t>
            </w:r>
            <w:r w:rsidRPr="00985BA1">
              <w:rPr>
                <w:rFonts w:ascii="Times New Roman" w:hAnsi="Times New Roman" w:cs="Times New Roman"/>
                <w:sz w:val="24"/>
                <w:szCs w:val="24"/>
              </w:rPr>
              <w:t xml:space="preserve">y </w:t>
            </w:r>
            <w:r w:rsidRPr="00985BA1">
              <w:rPr>
                <w:rStyle w:val="negrita2"/>
                <w:rFonts w:ascii="Times New Roman" w:hAnsi="Times New Roman" w:cs="Times New Roman"/>
                <w:sz w:val="24"/>
                <w:szCs w:val="24"/>
              </w:rPr>
              <w:t xml:space="preserve">Versalles </w:t>
            </w:r>
            <w:r w:rsidRPr="00985BA1">
              <w:rPr>
                <w:rFonts w:ascii="Times New Roman" w:hAnsi="Times New Roman" w:cs="Times New Roman"/>
                <w:sz w:val="24"/>
                <w:szCs w:val="24"/>
              </w:rPr>
              <w:t xml:space="preserve">por </w:t>
            </w:r>
            <w:r w:rsidRPr="00985BA1">
              <w:rPr>
                <w:rStyle w:val="negrita2"/>
                <w:rFonts w:ascii="Times New Roman" w:hAnsi="Times New Roman" w:cs="Times New Roman"/>
                <w:sz w:val="24"/>
                <w:szCs w:val="24"/>
              </w:rPr>
              <w:t>20.000 soldados</w:t>
            </w:r>
            <w:r w:rsidRPr="00985BA1">
              <w:rPr>
                <w:rFonts w:ascii="Times New Roman" w:hAnsi="Times New Roman" w:cs="Times New Roman"/>
                <w:sz w:val="24"/>
                <w:szCs w:val="24"/>
              </w:rPr>
              <w:t>.</w:t>
            </w:r>
          </w:p>
          <w:p w14:paraId="546BECD0"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Ante esta situación, el gobierno de la capital decidió armar a la población. Como las armas eran insuficientes, grupos de pequeños burgueses </w:t>
            </w:r>
            <w:r w:rsidRPr="00985BA1">
              <w:rPr>
                <w:rStyle w:val="cursiva2"/>
                <w:rFonts w:ascii="Times New Roman" w:hAnsi="Times New Roman" w:cs="Times New Roman"/>
                <w:b/>
                <w:bCs/>
                <w:sz w:val="24"/>
                <w:szCs w:val="24"/>
              </w:rPr>
              <w:t>(sans-culottes)</w:t>
            </w:r>
            <w:r w:rsidRPr="00985BA1">
              <w:rPr>
                <w:rStyle w:val="cursiva2"/>
                <w:rFonts w:ascii="Times New Roman" w:hAnsi="Times New Roman" w:cs="Times New Roman"/>
                <w:sz w:val="24"/>
                <w:szCs w:val="24"/>
              </w:rPr>
              <w:t xml:space="preserve"> </w:t>
            </w:r>
            <w:r w:rsidRPr="00985BA1">
              <w:rPr>
                <w:rFonts w:ascii="Times New Roman" w:hAnsi="Times New Roman" w:cs="Times New Roman"/>
                <w:sz w:val="24"/>
                <w:szCs w:val="24"/>
              </w:rPr>
              <w:t xml:space="preserve">decidieron asaltar las armerías, entre ellas el </w:t>
            </w:r>
            <w:r w:rsidRPr="00985BA1">
              <w:rPr>
                <w:rStyle w:val="negrita2"/>
                <w:rFonts w:ascii="Times New Roman" w:hAnsi="Times New Roman" w:cs="Times New Roman"/>
                <w:sz w:val="24"/>
                <w:szCs w:val="24"/>
              </w:rPr>
              <w:t xml:space="preserve">fortín de la Bastilla </w:t>
            </w:r>
            <w:r w:rsidRPr="00985BA1">
              <w:rPr>
                <w:rFonts w:ascii="Times New Roman" w:hAnsi="Times New Roman" w:cs="Times New Roman"/>
                <w:sz w:val="24"/>
                <w:szCs w:val="24"/>
              </w:rPr>
              <w:t>(14 de julio de 1789).</w:t>
            </w:r>
          </w:p>
          <w:p w14:paraId="4B68D735"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Dada la deriva que tomaron las cosas, la nobleza se apartó y el monarca tuvo que retirar las tropas y aceptar la revolución ante el pueblo de París.</w:t>
            </w:r>
          </w:p>
          <w:p w14:paraId="1014D876"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Al mismo tiempo, en el mundo rural estallaron </w:t>
            </w:r>
            <w:r w:rsidRPr="00985BA1">
              <w:rPr>
                <w:rStyle w:val="negrita2"/>
                <w:rFonts w:ascii="Times New Roman" w:hAnsi="Times New Roman" w:cs="Times New Roman"/>
                <w:sz w:val="24"/>
                <w:szCs w:val="24"/>
              </w:rPr>
              <w:t xml:space="preserve">revueltas antiseñoriales </w:t>
            </w:r>
            <w:r w:rsidRPr="00985BA1">
              <w:rPr>
                <w:rFonts w:ascii="Times New Roman" w:hAnsi="Times New Roman" w:cs="Times New Roman"/>
                <w:sz w:val="24"/>
                <w:szCs w:val="24"/>
              </w:rPr>
              <w:t xml:space="preserve">conocidas como el </w:t>
            </w:r>
            <w:r w:rsidRPr="00985BA1">
              <w:rPr>
                <w:rStyle w:val="negrita2"/>
                <w:rFonts w:ascii="Times New Roman" w:hAnsi="Times New Roman" w:cs="Times New Roman"/>
                <w:sz w:val="24"/>
                <w:szCs w:val="24"/>
              </w:rPr>
              <w:t>Gran Miedo</w:t>
            </w:r>
            <w:r w:rsidRPr="00985BA1">
              <w:rPr>
                <w:rFonts w:ascii="Times New Roman" w:hAnsi="Times New Roman" w:cs="Times New Roman"/>
                <w:sz w:val="24"/>
                <w:szCs w:val="24"/>
              </w:rPr>
              <w:t xml:space="preserve">. Los castillos y conventos fueron incendiados con el fin de destruir los </w:t>
            </w:r>
            <w:r w:rsidRPr="00985BA1">
              <w:rPr>
                <w:rStyle w:val="negrita2"/>
                <w:rFonts w:ascii="Times New Roman" w:hAnsi="Times New Roman" w:cs="Times New Roman"/>
                <w:sz w:val="24"/>
                <w:szCs w:val="24"/>
              </w:rPr>
              <w:t xml:space="preserve">contratos </w:t>
            </w:r>
            <w:r w:rsidRPr="00985BA1">
              <w:rPr>
                <w:rFonts w:ascii="Times New Roman" w:hAnsi="Times New Roman" w:cs="Times New Roman"/>
                <w:sz w:val="24"/>
                <w:szCs w:val="24"/>
              </w:rPr>
              <w:t xml:space="preserve">entre </w:t>
            </w:r>
            <w:r w:rsidRPr="00985BA1">
              <w:rPr>
                <w:rStyle w:val="negrita2"/>
                <w:rFonts w:ascii="Times New Roman" w:hAnsi="Times New Roman" w:cs="Times New Roman"/>
                <w:sz w:val="24"/>
                <w:szCs w:val="24"/>
              </w:rPr>
              <w:t xml:space="preserve">señores </w:t>
            </w:r>
            <w:r w:rsidRPr="00985BA1">
              <w:rPr>
                <w:rFonts w:ascii="Times New Roman" w:hAnsi="Times New Roman" w:cs="Times New Roman"/>
                <w:sz w:val="24"/>
                <w:szCs w:val="24"/>
              </w:rPr>
              <w:t>y</w:t>
            </w:r>
            <w:r w:rsidRPr="00985BA1">
              <w:rPr>
                <w:rStyle w:val="negrita2"/>
                <w:rFonts w:ascii="Times New Roman" w:hAnsi="Times New Roman" w:cs="Times New Roman"/>
                <w:sz w:val="24"/>
                <w:szCs w:val="24"/>
              </w:rPr>
              <w:t xml:space="preserve"> vasallos</w:t>
            </w:r>
            <w:r w:rsidRPr="00985BA1">
              <w:rPr>
                <w:rFonts w:ascii="Times New Roman" w:hAnsi="Times New Roman" w:cs="Times New Roman"/>
                <w:sz w:val="24"/>
                <w:szCs w:val="24"/>
              </w:rPr>
              <w:t>.</w:t>
            </w:r>
          </w:p>
          <w:p w14:paraId="0AC0CFEE"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Para evitar males mayores, la Asamblea Nacional Constituyente decidió:</w:t>
            </w:r>
          </w:p>
          <w:p w14:paraId="21F5A59E"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Abolir los privilegios feudales.</w:t>
            </w:r>
          </w:p>
          <w:p w14:paraId="67DF752A"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Otorgar la propiedad de las tierras a los vasallos que las trabajaban.</w:t>
            </w:r>
          </w:p>
          <w:p w14:paraId="029EB323"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lastRenderedPageBreak/>
              <w:t xml:space="preserve">- Promulgar la </w:t>
            </w:r>
            <w:r w:rsidRPr="00985BA1">
              <w:rPr>
                <w:rStyle w:val="negrita2"/>
                <w:rFonts w:ascii="Times New Roman" w:hAnsi="Times New Roman" w:cs="Times New Roman"/>
                <w:sz w:val="24"/>
                <w:szCs w:val="24"/>
              </w:rPr>
              <w:t>Declaración de los Derechos del Hombre y del Ciudadano</w:t>
            </w:r>
            <w:r w:rsidRPr="00985BA1">
              <w:rPr>
                <w:rFonts w:ascii="Times New Roman" w:hAnsi="Times New Roman" w:cs="Times New Roman"/>
                <w:sz w:val="24"/>
                <w:szCs w:val="24"/>
              </w:rPr>
              <w:t>.</w:t>
            </w:r>
          </w:p>
          <w:p w14:paraId="1D4B0841" w14:textId="77777777" w:rsidR="00883D8C" w:rsidRPr="00985BA1" w:rsidRDefault="00883D8C" w:rsidP="00883D8C">
            <w:pPr>
              <w:pStyle w:val="cabecera32"/>
              <w:shd w:val="clear" w:color="auto" w:fill="FFFFFF"/>
              <w:rPr>
                <w:rFonts w:ascii="Times New Roman" w:hAnsi="Times New Roman" w:cs="Times New Roman"/>
                <w:sz w:val="24"/>
                <w:szCs w:val="24"/>
              </w:rPr>
            </w:pPr>
            <w:r w:rsidRPr="00985BA1">
              <w:rPr>
                <w:rFonts w:ascii="Times New Roman" w:hAnsi="Times New Roman" w:cs="Times New Roman"/>
                <w:sz w:val="24"/>
                <w:szCs w:val="24"/>
              </w:rPr>
              <w:t>La monarquía constitucional (1789-1792)</w:t>
            </w:r>
          </w:p>
          <w:p w14:paraId="6288647B"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En otoño de 1789, después de que el rey y la nobleza aceptasen la nueva situación y el país se hubiese pacificado, la Asamblea Nacional Constituyente procedió a convertir Francia en una </w:t>
            </w:r>
            <w:r w:rsidRPr="00985BA1">
              <w:rPr>
                <w:rStyle w:val="negrita2"/>
                <w:rFonts w:ascii="Times New Roman" w:hAnsi="Times New Roman" w:cs="Times New Roman"/>
                <w:sz w:val="24"/>
                <w:szCs w:val="24"/>
              </w:rPr>
              <w:t xml:space="preserve">monarquía constitucional </w:t>
            </w:r>
            <w:r w:rsidRPr="00985BA1">
              <w:rPr>
                <w:rFonts w:ascii="Times New Roman" w:hAnsi="Times New Roman" w:cs="Times New Roman"/>
                <w:sz w:val="24"/>
                <w:szCs w:val="24"/>
              </w:rPr>
              <w:t>y</w:t>
            </w:r>
            <w:r w:rsidRPr="00985BA1">
              <w:rPr>
                <w:rStyle w:val="negrita2"/>
                <w:rFonts w:ascii="Times New Roman" w:hAnsi="Times New Roman" w:cs="Times New Roman"/>
                <w:sz w:val="24"/>
                <w:szCs w:val="24"/>
              </w:rPr>
              <w:t xml:space="preserve"> parlamentaria</w:t>
            </w:r>
            <w:r w:rsidRPr="00985BA1">
              <w:rPr>
                <w:rFonts w:ascii="Times New Roman" w:hAnsi="Times New Roman" w:cs="Times New Roman"/>
                <w:sz w:val="24"/>
                <w:szCs w:val="24"/>
              </w:rPr>
              <w:t>.</w:t>
            </w:r>
          </w:p>
          <w:p w14:paraId="25839C60"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En 1791, la Asamblea aprobó una </w:t>
            </w:r>
            <w:r w:rsidRPr="00985BA1">
              <w:rPr>
                <w:rStyle w:val="negrita2"/>
                <w:rFonts w:ascii="Times New Roman" w:hAnsi="Times New Roman" w:cs="Times New Roman"/>
                <w:sz w:val="24"/>
                <w:szCs w:val="24"/>
              </w:rPr>
              <w:t xml:space="preserve">Constitución </w:t>
            </w:r>
            <w:r w:rsidRPr="00985BA1">
              <w:rPr>
                <w:rFonts w:ascii="Times New Roman" w:hAnsi="Times New Roman" w:cs="Times New Roman"/>
                <w:sz w:val="24"/>
                <w:szCs w:val="24"/>
              </w:rPr>
              <w:t>que establecía:</w:t>
            </w:r>
          </w:p>
          <w:p w14:paraId="4512D29C"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Separación de poderes.</w:t>
            </w:r>
          </w:p>
          <w:p w14:paraId="7E268C4D"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Soberanía nacional.</w:t>
            </w:r>
          </w:p>
          <w:p w14:paraId="27E159D0"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Igualdad legal de todos los ciudadanos.</w:t>
            </w:r>
          </w:p>
          <w:p w14:paraId="0B3F535D"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Derecho de veto del monarca (solo durante dos legislaturas seguidas).</w:t>
            </w:r>
          </w:p>
          <w:p w14:paraId="176DBF40"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Sufragio indirecto y censitario.</w:t>
            </w:r>
          </w:p>
          <w:p w14:paraId="684EB105"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Tras la aprobación de la Constitución, se disolvió la Asamblea Nacional Constituyente y se convocaron elecciones legislativas. La victoria fue para los </w:t>
            </w:r>
            <w:r w:rsidRPr="00985BA1">
              <w:rPr>
                <w:rStyle w:val="negrita2"/>
                <w:rFonts w:ascii="Times New Roman" w:hAnsi="Times New Roman" w:cs="Times New Roman"/>
                <w:sz w:val="24"/>
                <w:szCs w:val="24"/>
              </w:rPr>
              <w:t>moderados</w:t>
            </w:r>
            <w:r w:rsidRPr="00985BA1">
              <w:rPr>
                <w:rFonts w:ascii="Times New Roman" w:hAnsi="Times New Roman" w:cs="Times New Roman"/>
                <w:sz w:val="24"/>
                <w:szCs w:val="24"/>
              </w:rPr>
              <w:t>, a quienes Luis XVI encargó la formación de gobierno.</w:t>
            </w:r>
          </w:p>
          <w:p w14:paraId="2DEA048E"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Sin embargo, y a pesar de los intentos de reforma destinados a garantizar los logros conseguidos durante la revolución, el gobierno moderado hubo de enfrentarse a la </w:t>
            </w:r>
            <w:r w:rsidRPr="00985BA1">
              <w:rPr>
                <w:rStyle w:val="negrita2"/>
                <w:rFonts w:ascii="Times New Roman" w:hAnsi="Times New Roman" w:cs="Times New Roman"/>
                <w:sz w:val="24"/>
                <w:szCs w:val="24"/>
              </w:rPr>
              <w:t xml:space="preserve">oposición </w:t>
            </w:r>
            <w:r w:rsidRPr="00985BA1">
              <w:rPr>
                <w:rFonts w:ascii="Times New Roman" w:hAnsi="Times New Roman" w:cs="Times New Roman"/>
                <w:sz w:val="24"/>
                <w:szCs w:val="24"/>
              </w:rPr>
              <w:t>de:</w:t>
            </w:r>
          </w:p>
          <w:p w14:paraId="05BD791B"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 </w:t>
            </w:r>
            <w:r w:rsidRPr="00985BA1">
              <w:rPr>
                <w:rStyle w:val="negrita2"/>
                <w:rFonts w:ascii="Times New Roman" w:hAnsi="Times New Roman" w:cs="Times New Roman"/>
                <w:sz w:val="24"/>
                <w:szCs w:val="24"/>
              </w:rPr>
              <w:t>Nobleza</w:t>
            </w:r>
            <w:r w:rsidRPr="00985BA1">
              <w:rPr>
                <w:rFonts w:ascii="Times New Roman" w:hAnsi="Times New Roman" w:cs="Times New Roman"/>
                <w:sz w:val="24"/>
                <w:szCs w:val="24"/>
              </w:rPr>
              <w:t>: deseosa de recuperar sus privilegios.</w:t>
            </w:r>
          </w:p>
          <w:p w14:paraId="50DBB927"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 </w:t>
            </w:r>
            <w:r w:rsidRPr="00985BA1">
              <w:rPr>
                <w:rStyle w:val="negrita2"/>
                <w:rFonts w:ascii="Times New Roman" w:hAnsi="Times New Roman" w:cs="Times New Roman"/>
                <w:sz w:val="24"/>
                <w:szCs w:val="24"/>
              </w:rPr>
              <w:t>Iglesia católica</w:t>
            </w:r>
            <w:r w:rsidRPr="00985BA1">
              <w:rPr>
                <w:rFonts w:ascii="Times New Roman" w:hAnsi="Times New Roman" w:cs="Times New Roman"/>
                <w:sz w:val="24"/>
                <w:szCs w:val="24"/>
              </w:rPr>
              <w:t>: se sentía agraviada por la desamortización de sus bienes.</w:t>
            </w:r>
          </w:p>
          <w:p w14:paraId="185AFDCA"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 </w:t>
            </w:r>
            <w:r w:rsidRPr="00985BA1">
              <w:rPr>
                <w:rStyle w:val="negrita2"/>
                <w:rFonts w:ascii="Times New Roman" w:hAnsi="Times New Roman" w:cs="Times New Roman"/>
                <w:sz w:val="24"/>
                <w:szCs w:val="24"/>
              </w:rPr>
              <w:t>Monarquía</w:t>
            </w:r>
            <w:r w:rsidRPr="00985BA1">
              <w:rPr>
                <w:rFonts w:ascii="Times New Roman" w:hAnsi="Times New Roman" w:cs="Times New Roman"/>
                <w:sz w:val="24"/>
                <w:szCs w:val="24"/>
              </w:rPr>
              <w:t>: no dejaba de conspirar contra el régimen liberal.</w:t>
            </w:r>
          </w:p>
          <w:p w14:paraId="75C6E215"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 </w:t>
            </w:r>
            <w:r w:rsidRPr="00985BA1">
              <w:rPr>
                <w:rStyle w:val="negrita2"/>
                <w:rFonts w:ascii="Times New Roman" w:hAnsi="Times New Roman" w:cs="Times New Roman"/>
                <w:sz w:val="24"/>
                <w:szCs w:val="24"/>
              </w:rPr>
              <w:t>Sectores populares</w:t>
            </w:r>
            <w:r w:rsidRPr="00985BA1">
              <w:rPr>
                <w:rFonts w:ascii="Times New Roman" w:hAnsi="Times New Roman" w:cs="Times New Roman"/>
                <w:sz w:val="24"/>
                <w:szCs w:val="24"/>
              </w:rPr>
              <w:t>: representados por girondinos y jacobinos, partidarios de profundizar en las reformas y acabar con la monarquía.</w:t>
            </w:r>
          </w:p>
          <w:p w14:paraId="69DC2634"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Era evidente que la monarquía constitucional estaba abocada al fracaso, sobre todo después del intento de fuga de la familia real (</w:t>
            </w:r>
            <w:r w:rsidRPr="00985BA1">
              <w:rPr>
                <w:rStyle w:val="negrita2"/>
                <w:rFonts w:ascii="Times New Roman" w:hAnsi="Times New Roman" w:cs="Times New Roman"/>
                <w:sz w:val="24"/>
                <w:szCs w:val="24"/>
              </w:rPr>
              <w:t>fuga de Varennes</w:t>
            </w:r>
            <w:r w:rsidRPr="00985BA1">
              <w:rPr>
                <w:rFonts w:ascii="Times New Roman" w:hAnsi="Times New Roman" w:cs="Times New Roman"/>
                <w:sz w:val="24"/>
                <w:szCs w:val="24"/>
              </w:rPr>
              <w:t>, 1791).</w:t>
            </w:r>
          </w:p>
          <w:p w14:paraId="3DB28C5B"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En abril de 1792, la Asamblea declaró la guerra a </w:t>
            </w:r>
            <w:r w:rsidRPr="00985BA1">
              <w:rPr>
                <w:rStyle w:val="negrita2"/>
                <w:rFonts w:ascii="Times New Roman" w:hAnsi="Times New Roman" w:cs="Times New Roman"/>
                <w:sz w:val="24"/>
                <w:szCs w:val="24"/>
              </w:rPr>
              <w:t>Austria</w:t>
            </w:r>
            <w:r w:rsidRPr="00985BA1">
              <w:rPr>
                <w:rFonts w:ascii="Times New Roman" w:hAnsi="Times New Roman" w:cs="Times New Roman"/>
                <w:sz w:val="24"/>
                <w:szCs w:val="24"/>
              </w:rPr>
              <w:t xml:space="preserve">, cuyas tropas llegaron hasta las puertas de París. En este contexto, en el mes de agosto los </w:t>
            </w:r>
            <w:r w:rsidRPr="00985BA1">
              <w:rPr>
                <w:rStyle w:val="cursiva2"/>
                <w:rFonts w:ascii="Times New Roman" w:hAnsi="Times New Roman" w:cs="Times New Roman"/>
                <w:sz w:val="24"/>
                <w:szCs w:val="24"/>
              </w:rPr>
              <w:t xml:space="preserve">sans-culottes </w:t>
            </w:r>
            <w:r w:rsidRPr="00985BA1">
              <w:rPr>
                <w:rFonts w:ascii="Times New Roman" w:hAnsi="Times New Roman" w:cs="Times New Roman"/>
                <w:sz w:val="24"/>
                <w:szCs w:val="24"/>
              </w:rPr>
              <w:t xml:space="preserve">se levantaron en armas y asaltaron el </w:t>
            </w:r>
            <w:r w:rsidRPr="00985BA1">
              <w:rPr>
                <w:rStyle w:val="negrita2"/>
                <w:rFonts w:ascii="Times New Roman" w:hAnsi="Times New Roman" w:cs="Times New Roman"/>
                <w:sz w:val="24"/>
                <w:szCs w:val="24"/>
              </w:rPr>
              <w:t>palacio de las Tullerías</w:t>
            </w:r>
            <w:r w:rsidRPr="00985BA1">
              <w:rPr>
                <w:rFonts w:ascii="Times New Roman" w:hAnsi="Times New Roman" w:cs="Times New Roman"/>
                <w:sz w:val="24"/>
                <w:szCs w:val="24"/>
              </w:rPr>
              <w:t xml:space="preserve">. Tras detener a la familia real, se proclamó la </w:t>
            </w:r>
            <w:r w:rsidRPr="00985BA1">
              <w:rPr>
                <w:rStyle w:val="negrita2"/>
                <w:rFonts w:ascii="Times New Roman" w:hAnsi="Times New Roman" w:cs="Times New Roman"/>
                <w:sz w:val="24"/>
                <w:szCs w:val="24"/>
              </w:rPr>
              <w:t xml:space="preserve">I República </w:t>
            </w:r>
            <w:r w:rsidRPr="00985BA1">
              <w:rPr>
                <w:rFonts w:ascii="Times New Roman" w:hAnsi="Times New Roman" w:cs="Times New Roman"/>
                <w:sz w:val="24"/>
                <w:szCs w:val="24"/>
              </w:rPr>
              <w:t>(septiembre de 1792).</w:t>
            </w:r>
          </w:p>
          <w:p w14:paraId="05BF5561" w14:textId="77777777" w:rsidR="00883D8C" w:rsidRPr="00985BA1" w:rsidRDefault="00883D8C" w:rsidP="00883D8C">
            <w:pPr>
              <w:pStyle w:val="cabecera32"/>
              <w:shd w:val="clear" w:color="auto" w:fill="FFFFFF"/>
              <w:rPr>
                <w:rFonts w:ascii="Times New Roman" w:hAnsi="Times New Roman" w:cs="Times New Roman"/>
                <w:sz w:val="24"/>
                <w:szCs w:val="24"/>
              </w:rPr>
            </w:pPr>
            <w:r w:rsidRPr="00985BA1">
              <w:rPr>
                <w:rFonts w:ascii="Times New Roman" w:hAnsi="Times New Roman" w:cs="Times New Roman"/>
                <w:sz w:val="24"/>
                <w:szCs w:val="24"/>
              </w:rPr>
              <w:lastRenderedPageBreak/>
              <w:t>La Convención (1792-1795)</w:t>
            </w:r>
          </w:p>
          <w:p w14:paraId="183B274F"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El gobierno de la I República francesa quedó en manos de los </w:t>
            </w:r>
            <w:r w:rsidRPr="00985BA1">
              <w:rPr>
                <w:rStyle w:val="negrita2"/>
                <w:rFonts w:ascii="Times New Roman" w:hAnsi="Times New Roman" w:cs="Times New Roman"/>
                <w:sz w:val="24"/>
                <w:szCs w:val="24"/>
              </w:rPr>
              <w:t>girondinos</w:t>
            </w:r>
            <w:r w:rsidRPr="00985BA1">
              <w:rPr>
                <w:rFonts w:ascii="Times New Roman" w:hAnsi="Times New Roman" w:cs="Times New Roman"/>
                <w:sz w:val="24"/>
                <w:szCs w:val="24"/>
              </w:rPr>
              <w:t xml:space="preserve">. Estos convocaron elecciones a la nueva </w:t>
            </w:r>
            <w:r w:rsidRPr="00985BA1">
              <w:rPr>
                <w:rStyle w:val="negrita2"/>
                <w:rFonts w:ascii="Times New Roman" w:hAnsi="Times New Roman" w:cs="Times New Roman"/>
                <w:sz w:val="24"/>
                <w:szCs w:val="24"/>
              </w:rPr>
              <w:t>Convención Nacional</w:t>
            </w:r>
            <w:r w:rsidRPr="00985BA1">
              <w:rPr>
                <w:rFonts w:ascii="Times New Roman" w:hAnsi="Times New Roman" w:cs="Times New Roman"/>
                <w:sz w:val="24"/>
                <w:szCs w:val="24"/>
              </w:rPr>
              <w:t>.</w:t>
            </w:r>
          </w:p>
          <w:p w14:paraId="305FB69A"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Style w:val="negrita2"/>
                <w:rFonts w:ascii="Times New Roman" w:hAnsi="Times New Roman" w:cs="Times New Roman"/>
                <w:sz w:val="24"/>
                <w:szCs w:val="24"/>
              </w:rPr>
              <w:t>El período girondino</w:t>
            </w:r>
          </w:p>
          <w:p w14:paraId="62ECEE8F"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Durante el período girondino, se redactó una </w:t>
            </w:r>
            <w:r w:rsidRPr="00985BA1">
              <w:rPr>
                <w:rStyle w:val="negrita2"/>
                <w:rFonts w:ascii="Times New Roman" w:hAnsi="Times New Roman" w:cs="Times New Roman"/>
                <w:sz w:val="24"/>
                <w:szCs w:val="24"/>
              </w:rPr>
              <w:t xml:space="preserve">nueva Constitución </w:t>
            </w:r>
            <w:r w:rsidRPr="00985BA1">
              <w:rPr>
                <w:rFonts w:ascii="Times New Roman" w:hAnsi="Times New Roman" w:cs="Times New Roman"/>
                <w:sz w:val="24"/>
                <w:szCs w:val="24"/>
              </w:rPr>
              <w:t xml:space="preserve">más democrática e igualitaria que introducía el </w:t>
            </w:r>
            <w:r w:rsidRPr="00985BA1">
              <w:rPr>
                <w:rStyle w:val="negrita2"/>
                <w:rFonts w:ascii="Times New Roman" w:hAnsi="Times New Roman" w:cs="Times New Roman"/>
                <w:sz w:val="24"/>
                <w:szCs w:val="24"/>
              </w:rPr>
              <w:t>sufragio universal masculino</w:t>
            </w:r>
            <w:r w:rsidRPr="00985BA1">
              <w:rPr>
                <w:rFonts w:ascii="Times New Roman" w:hAnsi="Times New Roman" w:cs="Times New Roman"/>
                <w:sz w:val="24"/>
                <w:szCs w:val="24"/>
              </w:rPr>
              <w:t>.</w:t>
            </w:r>
          </w:p>
          <w:p w14:paraId="3688E221"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También se llevó a cabo el proceso contra Luis XVI. Acusado de traición a la patria, fue juzgado y condenado a morir en la guillotina. Su ejecución hizo que una coalición de potencias europeas declarase la </w:t>
            </w:r>
            <w:r w:rsidRPr="00985BA1">
              <w:rPr>
                <w:rStyle w:val="negrita2"/>
                <w:rFonts w:ascii="Times New Roman" w:hAnsi="Times New Roman" w:cs="Times New Roman"/>
                <w:sz w:val="24"/>
                <w:szCs w:val="24"/>
              </w:rPr>
              <w:t xml:space="preserve">guerra </w:t>
            </w:r>
            <w:r w:rsidRPr="00985BA1">
              <w:rPr>
                <w:rFonts w:ascii="Times New Roman" w:hAnsi="Times New Roman" w:cs="Times New Roman"/>
                <w:sz w:val="24"/>
                <w:szCs w:val="24"/>
              </w:rPr>
              <w:t>a la Francia revolucionaria, pues temían la propagación de las ideas liberales.</w:t>
            </w:r>
          </w:p>
          <w:p w14:paraId="3C57E155"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Al mismo tiempo, mientras se libraba una guerra contra las potencias extranjeras, en el interior tenía lugar el estallido de una serie de </w:t>
            </w:r>
            <w:r w:rsidRPr="00985BA1">
              <w:rPr>
                <w:rStyle w:val="negrita2"/>
                <w:rFonts w:ascii="Times New Roman" w:hAnsi="Times New Roman" w:cs="Times New Roman"/>
                <w:sz w:val="24"/>
                <w:szCs w:val="24"/>
              </w:rPr>
              <w:t>revueltas contrarrevolucionarias</w:t>
            </w:r>
            <w:r w:rsidRPr="00985BA1">
              <w:rPr>
                <w:rFonts w:ascii="Times New Roman" w:hAnsi="Times New Roman" w:cs="Times New Roman"/>
                <w:sz w:val="24"/>
                <w:szCs w:val="24"/>
              </w:rPr>
              <w:t xml:space="preserve">, situadas, sobre todo, en la región de </w:t>
            </w:r>
            <w:r w:rsidRPr="00985BA1">
              <w:rPr>
                <w:rStyle w:val="negrita2"/>
                <w:rFonts w:ascii="Times New Roman" w:hAnsi="Times New Roman" w:cs="Times New Roman"/>
                <w:sz w:val="24"/>
                <w:szCs w:val="24"/>
              </w:rPr>
              <w:t>Vendée</w:t>
            </w:r>
            <w:r w:rsidRPr="00985BA1">
              <w:rPr>
                <w:rFonts w:ascii="Times New Roman" w:hAnsi="Times New Roman" w:cs="Times New Roman"/>
                <w:sz w:val="24"/>
                <w:szCs w:val="24"/>
              </w:rPr>
              <w:t>.</w:t>
            </w:r>
          </w:p>
          <w:p w14:paraId="126C4F73"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Style w:val="negrita2"/>
                <w:rFonts w:ascii="Times New Roman" w:hAnsi="Times New Roman" w:cs="Times New Roman"/>
                <w:sz w:val="24"/>
                <w:szCs w:val="24"/>
              </w:rPr>
              <w:t>El período jacobino</w:t>
            </w:r>
          </w:p>
          <w:p w14:paraId="6030B2E3"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A finales de mayo de 1793, </w:t>
            </w:r>
            <w:r w:rsidRPr="00985BA1">
              <w:rPr>
                <w:rStyle w:val="negrita2"/>
                <w:rFonts w:ascii="Times New Roman" w:hAnsi="Times New Roman" w:cs="Times New Roman"/>
                <w:sz w:val="24"/>
                <w:szCs w:val="24"/>
              </w:rPr>
              <w:t xml:space="preserve">Robespierre </w:t>
            </w:r>
            <w:r w:rsidRPr="00985BA1">
              <w:rPr>
                <w:rFonts w:ascii="Times New Roman" w:hAnsi="Times New Roman" w:cs="Times New Roman"/>
                <w:sz w:val="24"/>
                <w:szCs w:val="24"/>
              </w:rPr>
              <w:t xml:space="preserve">capitaneó una insurrección contra el gobierno girondino que otorgó el poder a los </w:t>
            </w:r>
            <w:r w:rsidRPr="00985BA1">
              <w:rPr>
                <w:rStyle w:val="negrita2"/>
                <w:rFonts w:ascii="Times New Roman" w:hAnsi="Times New Roman" w:cs="Times New Roman"/>
                <w:sz w:val="24"/>
                <w:szCs w:val="24"/>
              </w:rPr>
              <w:t>jacobinos</w:t>
            </w:r>
            <w:r w:rsidRPr="00985BA1">
              <w:rPr>
                <w:rFonts w:ascii="Times New Roman" w:hAnsi="Times New Roman" w:cs="Times New Roman"/>
                <w:sz w:val="24"/>
                <w:szCs w:val="24"/>
              </w:rPr>
              <w:t xml:space="preserve">. En menos de un mes, aquellos presentaron una </w:t>
            </w:r>
            <w:r w:rsidRPr="00985BA1">
              <w:rPr>
                <w:rStyle w:val="negrita2"/>
                <w:rFonts w:ascii="Times New Roman" w:hAnsi="Times New Roman" w:cs="Times New Roman"/>
                <w:sz w:val="24"/>
                <w:szCs w:val="24"/>
              </w:rPr>
              <w:t xml:space="preserve">nueva Constitución </w:t>
            </w:r>
            <w:r w:rsidRPr="00985BA1">
              <w:rPr>
                <w:rFonts w:ascii="Times New Roman" w:hAnsi="Times New Roman" w:cs="Times New Roman"/>
                <w:sz w:val="24"/>
                <w:szCs w:val="24"/>
              </w:rPr>
              <w:t>basada en la democracia social que recogía:</w:t>
            </w:r>
          </w:p>
          <w:p w14:paraId="474B8C93"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Soberanía popular.</w:t>
            </w:r>
          </w:p>
          <w:p w14:paraId="385CC2A3"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Sufragio universal directo.</w:t>
            </w:r>
          </w:p>
          <w:p w14:paraId="59A3BBE2"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Igualdad de todos los ciudadanos.</w:t>
            </w:r>
          </w:p>
          <w:p w14:paraId="796BB0AE"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El proyecto republicano estaba pensado para tiempos de paz, pero ante una guerra abierta tanto en el interior como en el exterior, fue necesario tomar medidas excepcionales:</w:t>
            </w:r>
          </w:p>
          <w:p w14:paraId="3365EC69"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 Aplicación de una </w:t>
            </w:r>
            <w:r w:rsidRPr="00985BA1">
              <w:rPr>
                <w:rStyle w:val="negrita2"/>
                <w:rFonts w:ascii="Times New Roman" w:hAnsi="Times New Roman" w:cs="Times New Roman"/>
                <w:sz w:val="24"/>
                <w:szCs w:val="24"/>
              </w:rPr>
              <w:t>economía de guerra</w:t>
            </w:r>
            <w:r w:rsidRPr="00985BA1">
              <w:rPr>
                <w:rFonts w:ascii="Times New Roman" w:hAnsi="Times New Roman" w:cs="Times New Roman"/>
                <w:sz w:val="24"/>
                <w:szCs w:val="24"/>
              </w:rPr>
              <w:t>.</w:t>
            </w:r>
          </w:p>
          <w:p w14:paraId="682B52E1"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 </w:t>
            </w:r>
            <w:r w:rsidRPr="00985BA1">
              <w:rPr>
                <w:rStyle w:val="negrita2"/>
                <w:rFonts w:ascii="Times New Roman" w:hAnsi="Times New Roman" w:cs="Times New Roman"/>
                <w:sz w:val="24"/>
                <w:szCs w:val="24"/>
              </w:rPr>
              <w:t xml:space="preserve">Suspensión </w:t>
            </w:r>
            <w:r w:rsidRPr="00985BA1">
              <w:rPr>
                <w:rFonts w:ascii="Times New Roman" w:hAnsi="Times New Roman" w:cs="Times New Roman"/>
                <w:sz w:val="24"/>
                <w:szCs w:val="24"/>
              </w:rPr>
              <w:t xml:space="preserve">de los </w:t>
            </w:r>
            <w:r w:rsidRPr="00985BA1">
              <w:rPr>
                <w:rStyle w:val="negrita2"/>
                <w:rFonts w:ascii="Times New Roman" w:hAnsi="Times New Roman" w:cs="Times New Roman"/>
                <w:sz w:val="24"/>
                <w:szCs w:val="24"/>
              </w:rPr>
              <w:t>derechos constitucionales</w:t>
            </w:r>
            <w:r w:rsidRPr="00985BA1">
              <w:rPr>
                <w:rFonts w:ascii="Times New Roman" w:hAnsi="Times New Roman" w:cs="Times New Roman"/>
                <w:sz w:val="24"/>
                <w:szCs w:val="24"/>
              </w:rPr>
              <w:t>.</w:t>
            </w:r>
          </w:p>
          <w:p w14:paraId="611780AA"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En octubre de 1793 se creó el </w:t>
            </w:r>
            <w:r w:rsidRPr="00985BA1">
              <w:rPr>
                <w:rStyle w:val="negrita2"/>
                <w:rFonts w:ascii="Times New Roman" w:hAnsi="Times New Roman" w:cs="Times New Roman"/>
                <w:sz w:val="24"/>
                <w:szCs w:val="24"/>
              </w:rPr>
              <w:t xml:space="preserve">Comité de Salud Pública </w:t>
            </w:r>
            <w:r w:rsidRPr="00985BA1">
              <w:rPr>
                <w:rFonts w:ascii="Times New Roman" w:hAnsi="Times New Roman" w:cs="Times New Roman"/>
                <w:sz w:val="24"/>
                <w:szCs w:val="24"/>
              </w:rPr>
              <w:t xml:space="preserve">(formado por doce miembros que ejercieron el poder de forma dictatorial), destinado a acabar con los enemigos de la revolución. Las detenciones y ejecuciones en la guillotina se extendieron, con lo que comenzó una etapa conocida como el </w:t>
            </w:r>
            <w:r w:rsidRPr="00985BA1">
              <w:rPr>
                <w:rStyle w:val="negrita2"/>
                <w:rFonts w:ascii="Times New Roman" w:hAnsi="Times New Roman" w:cs="Times New Roman"/>
                <w:sz w:val="24"/>
                <w:szCs w:val="24"/>
              </w:rPr>
              <w:t>Terror</w:t>
            </w:r>
            <w:r w:rsidRPr="00985BA1">
              <w:rPr>
                <w:rFonts w:ascii="Times New Roman" w:hAnsi="Times New Roman" w:cs="Times New Roman"/>
                <w:sz w:val="24"/>
                <w:szCs w:val="24"/>
              </w:rPr>
              <w:t>.</w:t>
            </w:r>
          </w:p>
          <w:p w14:paraId="5DAFEE6B"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Style w:val="negrita2"/>
                <w:rFonts w:ascii="Times New Roman" w:hAnsi="Times New Roman" w:cs="Times New Roman"/>
                <w:sz w:val="24"/>
                <w:szCs w:val="24"/>
              </w:rPr>
              <w:t>El golpe de termidor</w:t>
            </w:r>
          </w:p>
          <w:p w14:paraId="415A77F5"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lastRenderedPageBreak/>
              <w:t xml:space="preserve">En julio de 1794, la </w:t>
            </w:r>
            <w:r w:rsidRPr="00985BA1">
              <w:rPr>
                <w:rStyle w:val="negrita2"/>
                <w:rFonts w:ascii="Times New Roman" w:hAnsi="Times New Roman" w:cs="Times New Roman"/>
                <w:sz w:val="24"/>
                <w:szCs w:val="24"/>
              </w:rPr>
              <w:t>burguesía conservadora</w:t>
            </w:r>
            <w:r w:rsidRPr="00985BA1">
              <w:rPr>
                <w:rFonts w:ascii="Times New Roman" w:hAnsi="Times New Roman" w:cs="Times New Roman"/>
                <w:sz w:val="24"/>
                <w:szCs w:val="24"/>
              </w:rPr>
              <w:t xml:space="preserve">, atemorizada ante los excesos y radicalización de los jacobinos, acusó a Robespierre de tirano con el fin de derrocarlo. Este hecho fue conocido como el </w:t>
            </w:r>
            <w:r w:rsidRPr="00985BA1">
              <w:rPr>
                <w:rStyle w:val="negrita2"/>
                <w:rFonts w:ascii="Times New Roman" w:hAnsi="Times New Roman" w:cs="Times New Roman"/>
                <w:sz w:val="24"/>
                <w:szCs w:val="24"/>
              </w:rPr>
              <w:t>golpe de termidor</w:t>
            </w:r>
            <w:r w:rsidRPr="00985BA1">
              <w:rPr>
                <w:rFonts w:ascii="Times New Roman" w:hAnsi="Times New Roman" w:cs="Times New Roman"/>
                <w:sz w:val="24"/>
                <w:szCs w:val="24"/>
              </w:rPr>
              <w:t>. El líder jacobino fue detenido y ejecutado en la guillotina y la burguesía conservadora recuperó el poder.</w:t>
            </w:r>
          </w:p>
          <w:p w14:paraId="46B8B9DC"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La </w:t>
            </w:r>
            <w:r w:rsidRPr="00985BA1">
              <w:rPr>
                <w:rStyle w:val="negrita2"/>
                <w:rFonts w:ascii="Times New Roman" w:hAnsi="Times New Roman" w:cs="Times New Roman"/>
                <w:sz w:val="24"/>
                <w:szCs w:val="24"/>
              </w:rPr>
              <w:t xml:space="preserve">Convención termidoriana </w:t>
            </w:r>
            <w:r w:rsidRPr="00985BA1">
              <w:rPr>
                <w:rFonts w:ascii="Times New Roman" w:hAnsi="Times New Roman" w:cs="Times New Roman"/>
                <w:sz w:val="24"/>
                <w:szCs w:val="24"/>
              </w:rPr>
              <w:t xml:space="preserve">aprobó una nueva </w:t>
            </w:r>
            <w:r w:rsidRPr="00985BA1">
              <w:rPr>
                <w:rStyle w:val="negrita2"/>
                <w:rFonts w:ascii="Times New Roman" w:hAnsi="Times New Roman" w:cs="Times New Roman"/>
                <w:sz w:val="24"/>
                <w:szCs w:val="24"/>
              </w:rPr>
              <w:t xml:space="preserve">Constitución </w:t>
            </w:r>
            <w:r w:rsidRPr="00985BA1">
              <w:rPr>
                <w:rFonts w:ascii="Times New Roman" w:hAnsi="Times New Roman" w:cs="Times New Roman"/>
                <w:sz w:val="24"/>
                <w:szCs w:val="24"/>
              </w:rPr>
              <w:t>que estableció:</w:t>
            </w:r>
          </w:p>
          <w:p w14:paraId="37BF0E2E"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 Gobierno colegiado: </w:t>
            </w:r>
            <w:r w:rsidRPr="00985BA1">
              <w:rPr>
                <w:rStyle w:val="negrita2"/>
                <w:rFonts w:ascii="Times New Roman" w:hAnsi="Times New Roman" w:cs="Times New Roman"/>
                <w:sz w:val="24"/>
                <w:szCs w:val="24"/>
              </w:rPr>
              <w:t>Directorio</w:t>
            </w:r>
            <w:r w:rsidRPr="00985BA1">
              <w:rPr>
                <w:rFonts w:ascii="Times New Roman" w:hAnsi="Times New Roman" w:cs="Times New Roman"/>
                <w:sz w:val="24"/>
                <w:szCs w:val="24"/>
              </w:rPr>
              <w:t>.</w:t>
            </w:r>
          </w:p>
          <w:p w14:paraId="378FCBB6"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Sufragio censitario.</w:t>
            </w:r>
          </w:p>
          <w:p w14:paraId="2286C628"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 Sistema bicameral: </w:t>
            </w:r>
            <w:r w:rsidRPr="00985BA1">
              <w:rPr>
                <w:rStyle w:val="negrita2"/>
                <w:rFonts w:ascii="Times New Roman" w:hAnsi="Times New Roman" w:cs="Times New Roman"/>
                <w:sz w:val="24"/>
                <w:szCs w:val="24"/>
              </w:rPr>
              <w:t xml:space="preserve">Consejo de los Quinientos </w:t>
            </w:r>
            <w:r w:rsidRPr="00985BA1">
              <w:rPr>
                <w:rFonts w:ascii="Times New Roman" w:hAnsi="Times New Roman" w:cs="Times New Roman"/>
                <w:sz w:val="24"/>
                <w:szCs w:val="24"/>
              </w:rPr>
              <w:t xml:space="preserve">y </w:t>
            </w:r>
            <w:r w:rsidRPr="00985BA1">
              <w:rPr>
                <w:rStyle w:val="negrita2"/>
                <w:rFonts w:ascii="Times New Roman" w:hAnsi="Times New Roman" w:cs="Times New Roman"/>
                <w:sz w:val="24"/>
                <w:szCs w:val="24"/>
              </w:rPr>
              <w:t>Consejo de los Ancianos</w:t>
            </w:r>
            <w:r w:rsidRPr="00985BA1">
              <w:rPr>
                <w:rFonts w:ascii="Times New Roman" w:hAnsi="Times New Roman" w:cs="Times New Roman"/>
                <w:sz w:val="24"/>
                <w:szCs w:val="24"/>
              </w:rPr>
              <w:t>.</w:t>
            </w:r>
          </w:p>
          <w:p w14:paraId="276CB97C"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Suspensión de ayudas sociales.</w:t>
            </w:r>
          </w:p>
          <w:p w14:paraId="1114926E" w14:textId="77777777" w:rsidR="00883D8C" w:rsidRPr="00985BA1" w:rsidRDefault="00883D8C" w:rsidP="00883D8C">
            <w:pPr>
              <w:pStyle w:val="tab12"/>
              <w:shd w:val="clear" w:color="auto" w:fill="FFFFFF"/>
              <w:rPr>
                <w:rFonts w:ascii="Times New Roman" w:hAnsi="Times New Roman" w:cs="Times New Roman"/>
                <w:sz w:val="24"/>
                <w:szCs w:val="24"/>
              </w:rPr>
            </w:pPr>
            <w:r w:rsidRPr="00985BA1">
              <w:rPr>
                <w:rFonts w:ascii="Times New Roman" w:hAnsi="Times New Roman" w:cs="Times New Roman"/>
                <w:sz w:val="24"/>
                <w:szCs w:val="24"/>
              </w:rPr>
              <w:t>- Venta de tierras expropiadas.</w:t>
            </w:r>
          </w:p>
          <w:p w14:paraId="5D424B45" w14:textId="77777777" w:rsidR="00883D8C" w:rsidRPr="00985BA1" w:rsidRDefault="00883D8C" w:rsidP="00883D8C">
            <w:pPr>
              <w:pStyle w:val="cabecera32"/>
              <w:shd w:val="clear" w:color="auto" w:fill="FFFFFF"/>
              <w:rPr>
                <w:rFonts w:ascii="Times New Roman" w:hAnsi="Times New Roman" w:cs="Times New Roman"/>
                <w:sz w:val="24"/>
                <w:szCs w:val="24"/>
              </w:rPr>
            </w:pPr>
            <w:r w:rsidRPr="00985BA1">
              <w:rPr>
                <w:rFonts w:ascii="Times New Roman" w:hAnsi="Times New Roman" w:cs="Times New Roman"/>
                <w:sz w:val="24"/>
                <w:szCs w:val="24"/>
              </w:rPr>
              <w:t>El Directorio (1795-1799)</w:t>
            </w:r>
          </w:p>
          <w:p w14:paraId="534E7094" w14:textId="77777777" w:rsidR="00883D8C" w:rsidRPr="00985BA1" w:rsidRDefault="00883D8C" w:rsidP="00883D8C">
            <w:pPr>
              <w:pStyle w:val="normal2"/>
              <w:shd w:val="clear" w:color="auto" w:fill="FFFFFF"/>
              <w:rPr>
                <w:rFonts w:ascii="Times New Roman" w:hAnsi="Times New Roman" w:cs="Times New Roman"/>
                <w:sz w:val="24"/>
                <w:szCs w:val="24"/>
              </w:rPr>
            </w:pPr>
            <w:r w:rsidRPr="00985BA1">
              <w:rPr>
                <w:rFonts w:ascii="Times New Roman" w:hAnsi="Times New Roman" w:cs="Times New Roman"/>
                <w:sz w:val="24"/>
                <w:szCs w:val="24"/>
              </w:rPr>
              <w:t xml:space="preserve">Entre noviembre de 1795 y 1799, el gobierno fue ejercido por los cinco miembros que constituían el Directorio. Sin embargo, ante las victorias electorales de los jacobinos en los comicios de 1799, se propició que el joven general </w:t>
            </w:r>
            <w:r w:rsidRPr="00985BA1">
              <w:rPr>
                <w:rStyle w:val="negrita2"/>
                <w:rFonts w:ascii="Times New Roman" w:hAnsi="Times New Roman" w:cs="Times New Roman"/>
                <w:sz w:val="24"/>
                <w:szCs w:val="24"/>
              </w:rPr>
              <w:t xml:space="preserve">Napoleón Bonaparte </w:t>
            </w:r>
            <w:r w:rsidRPr="00985BA1">
              <w:rPr>
                <w:rFonts w:ascii="Times New Roman" w:hAnsi="Times New Roman" w:cs="Times New Roman"/>
                <w:sz w:val="24"/>
                <w:szCs w:val="24"/>
              </w:rPr>
              <w:t xml:space="preserve">protagonizase un golpe de Estado. Este abrió un nuevo período: el </w:t>
            </w:r>
            <w:r w:rsidRPr="00985BA1">
              <w:rPr>
                <w:rStyle w:val="negrita2"/>
                <w:rFonts w:ascii="Times New Roman" w:hAnsi="Times New Roman" w:cs="Times New Roman"/>
                <w:sz w:val="24"/>
                <w:szCs w:val="24"/>
              </w:rPr>
              <w:t xml:space="preserve">Consulado </w:t>
            </w:r>
            <w:r w:rsidRPr="00985BA1">
              <w:rPr>
                <w:rFonts w:ascii="Times New Roman" w:hAnsi="Times New Roman" w:cs="Times New Roman"/>
                <w:sz w:val="24"/>
                <w:szCs w:val="24"/>
              </w:rPr>
              <w:t>(1799-1804).</w:t>
            </w:r>
          </w:p>
          <w:p w14:paraId="6F14EFDE" w14:textId="09FB21E9" w:rsidR="00883D8C" w:rsidRDefault="00340856" w:rsidP="00183076">
            <w:pPr>
              <w:rPr>
                <w:rFonts w:ascii="Times New Roman" w:hAnsi="Times New Roman" w:cs="Times New Roman"/>
                <w:b/>
                <w:sz w:val="24"/>
                <w:szCs w:val="24"/>
              </w:rPr>
            </w:pPr>
            <w:r w:rsidRPr="00E466E6">
              <w:rPr>
                <w:rFonts w:ascii="Times New Roman" w:hAnsi="Times New Roman" w:cs="Times New Roman"/>
                <w:b/>
                <w:sz w:val="24"/>
                <w:szCs w:val="24"/>
                <w:highlight w:val="green"/>
              </w:rPr>
              <w:t>FICHA DEL PROFESOR</w:t>
            </w:r>
          </w:p>
          <w:p w14:paraId="246664E2" w14:textId="77777777" w:rsidR="00E0529D" w:rsidRDefault="00E0529D" w:rsidP="00183076">
            <w:pPr>
              <w:rPr>
                <w:rFonts w:ascii="Times New Roman" w:hAnsi="Times New Roman" w:cs="Times New Roman"/>
                <w:b/>
                <w:sz w:val="24"/>
                <w:szCs w:val="24"/>
              </w:rPr>
            </w:pPr>
          </w:p>
          <w:p w14:paraId="10E62076" w14:textId="6F13CC00" w:rsidR="008C3E46" w:rsidRPr="00CE193C" w:rsidRDefault="008C3E46" w:rsidP="00183076">
            <w:pPr>
              <w:rPr>
                <w:rFonts w:ascii="Times New Roman" w:hAnsi="Times New Roman" w:cs="Times New Roman"/>
                <w:b/>
                <w:sz w:val="24"/>
                <w:szCs w:val="24"/>
              </w:rPr>
            </w:pPr>
            <w:r w:rsidRPr="008C3E46">
              <w:rPr>
                <w:rFonts w:ascii="Times New Roman" w:hAnsi="Times New Roman" w:cs="Times New Roman"/>
                <w:b/>
                <w:sz w:val="24"/>
                <w:szCs w:val="24"/>
              </w:rPr>
              <w:t>Título:</w:t>
            </w:r>
            <w:r w:rsidRPr="008C3E46">
              <w:rPr>
                <w:rFonts w:ascii="Times New Roman" w:hAnsi="Times New Roman" w:cs="Times New Roman"/>
                <w:sz w:val="24"/>
                <w:szCs w:val="24"/>
              </w:rPr>
              <w:t xml:space="preserve"> </w:t>
            </w:r>
            <w:r w:rsidR="00CE193C">
              <w:rPr>
                <w:rFonts w:ascii="Times New Roman" w:hAnsi="Times New Roman" w:cs="Times New Roman"/>
                <w:sz w:val="24"/>
                <w:szCs w:val="24"/>
              </w:rPr>
              <w:t xml:space="preserve"> </w:t>
            </w:r>
            <w:r w:rsidR="00CE193C" w:rsidRPr="00CE193C">
              <w:rPr>
                <w:rFonts w:ascii="Times New Roman" w:hAnsi="Times New Roman" w:cs="Times New Roman"/>
                <w:kern w:val="36"/>
                <w:sz w:val="24"/>
                <w:szCs w:val="24"/>
              </w:rPr>
              <w:t xml:space="preserve">La </w:t>
            </w:r>
            <w:r w:rsidR="00CE193C">
              <w:rPr>
                <w:rFonts w:ascii="Times New Roman" w:hAnsi="Times New Roman" w:cs="Times New Roman"/>
                <w:kern w:val="36"/>
                <w:sz w:val="24"/>
                <w:szCs w:val="24"/>
              </w:rPr>
              <w:t>Revolución F</w:t>
            </w:r>
            <w:r w:rsidR="00CE193C" w:rsidRPr="00CE193C">
              <w:rPr>
                <w:rFonts w:ascii="Times New Roman" w:hAnsi="Times New Roman" w:cs="Times New Roman"/>
                <w:kern w:val="36"/>
                <w:sz w:val="24"/>
                <w:szCs w:val="24"/>
              </w:rPr>
              <w:t>rancesa</w:t>
            </w:r>
          </w:p>
          <w:p w14:paraId="46D18549" w14:textId="0C4A0B23" w:rsidR="008C3E46" w:rsidRPr="00CE193C" w:rsidRDefault="008C3E46" w:rsidP="00183076">
            <w:pPr>
              <w:rPr>
                <w:rFonts w:ascii="Times New Roman" w:hAnsi="Times New Roman" w:cs="Times New Roman"/>
                <w:b/>
                <w:sz w:val="24"/>
                <w:szCs w:val="24"/>
              </w:rPr>
            </w:pPr>
            <w:r w:rsidRPr="00CE193C">
              <w:rPr>
                <w:rFonts w:ascii="Times New Roman" w:hAnsi="Times New Roman" w:cs="Times New Roman"/>
                <w:b/>
                <w:sz w:val="24"/>
                <w:szCs w:val="24"/>
              </w:rPr>
              <w:t>Descripción:</w:t>
            </w:r>
            <w:r w:rsidRPr="00CE193C">
              <w:rPr>
                <w:rFonts w:ascii="Times New Roman" w:hAnsi="Times New Roman" w:cs="Times New Roman"/>
                <w:sz w:val="24"/>
                <w:szCs w:val="24"/>
              </w:rPr>
              <w:t xml:space="preserve"> V</w:t>
            </w:r>
            <w:r w:rsidR="00E25A6E">
              <w:rPr>
                <w:rFonts w:ascii="Times New Roman" w:hAnsi="Times New Roman" w:cs="Times New Roman"/>
                <w:sz w:val="24"/>
                <w:szCs w:val="24"/>
              </w:rPr>
              <w:t>i</w:t>
            </w:r>
            <w:r w:rsidRPr="00CE193C">
              <w:rPr>
                <w:rFonts w:ascii="Times New Roman" w:hAnsi="Times New Roman" w:cs="Times New Roman"/>
                <w:sz w:val="24"/>
                <w:szCs w:val="24"/>
              </w:rPr>
              <w:t>deo que presenta las causas, la naturaleza y el desarrollo de la revolución francesa</w:t>
            </w:r>
          </w:p>
          <w:p w14:paraId="025D035A" w14:textId="1F08C115" w:rsidR="008C3E46" w:rsidRPr="00CE193C" w:rsidRDefault="008C3E46" w:rsidP="00183076">
            <w:pPr>
              <w:rPr>
                <w:rFonts w:ascii="Times New Roman" w:hAnsi="Times New Roman" w:cs="Times New Roman"/>
                <w:b/>
                <w:sz w:val="24"/>
                <w:szCs w:val="24"/>
              </w:rPr>
            </w:pPr>
            <w:r w:rsidRPr="00CE193C">
              <w:rPr>
                <w:rFonts w:ascii="Times New Roman" w:hAnsi="Times New Roman" w:cs="Times New Roman"/>
                <w:b/>
                <w:sz w:val="24"/>
                <w:szCs w:val="24"/>
              </w:rPr>
              <w:t>Temporalización: 50 minutos</w:t>
            </w:r>
          </w:p>
          <w:p w14:paraId="1BE7A1F7" w14:textId="54FF0BF1" w:rsidR="008C3E46" w:rsidRPr="008C3E46" w:rsidRDefault="008C3E46" w:rsidP="00183076">
            <w:pPr>
              <w:rPr>
                <w:rFonts w:ascii="Times New Roman" w:hAnsi="Times New Roman" w:cs="Times New Roman"/>
                <w:b/>
                <w:sz w:val="24"/>
                <w:szCs w:val="24"/>
              </w:rPr>
            </w:pPr>
            <w:r w:rsidRPr="008C3E46">
              <w:rPr>
                <w:rFonts w:ascii="Times New Roman" w:hAnsi="Times New Roman" w:cs="Times New Roman"/>
                <w:b/>
                <w:sz w:val="24"/>
                <w:szCs w:val="24"/>
              </w:rPr>
              <w:t>Tipo de recurso: video</w:t>
            </w:r>
          </w:p>
          <w:p w14:paraId="682DD9BB" w14:textId="2D60E768" w:rsidR="008C3E46" w:rsidRPr="00CE193C" w:rsidRDefault="008C3E46" w:rsidP="00183076">
            <w:pPr>
              <w:rPr>
                <w:rFonts w:ascii="Times New Roman" w:hAnsi="Times New Roman" w:cs="Times New Roman"/>
                <w:b/>
                <w:sz w:val="24"/>
                <w:szCs w:val="24"/>
              </w:rPr>
            </w:pPr>
            <w:r w:rsidRPr="008C3E46">
              <w:rPr>
                <w:rFonts w:ascii="Times New Roman" w:hAnsi="Times New Roman" w:cs="Times New Roman"/>
                <w:b/>
                <w:sz w:val="24"/>
                <w:szCs w:val="24"/>
              </w:rPr>
              <w:t>Competencia:</w:t>
            </w:r>
            <w:r w:rsidRPr="008C3E46">
              <w:rPr>
                <w:rFonts w:ascii="Times New Roman" w:hAnsi="Times New Roman" w:cs="Times New Roman"/>
                <w:sz w:val="24"/>
                <w:szCs w:val="24"/>
              </w:rPr>
              <w:t xml:space="preserve"> </w:t>
            </w:r>
            <w:r w:rsidR="00CE193C" w:rsidRPr="008C3E46">
              <w:rPr>
                <w:rFonts w:ascii="Times New Roman" w:hAnsi="Times New Roman" w:cs="Times New Roman"/>
                <w:sz w:val="24"/>
                <w:szCs w:val="24"/>
              </w:rPr>
              <w:t>Competencia social y ciudadana</w:t>
            </w:r>
          </w:p>
          <w:p w14:paraId="12EA74FC" w14:textId="61D0B6FC" w:rsidR="008C3E46" w:rsidRPr="008C3E46" w:rsidRDefault="008C3E46" w:rsidP="008C3E46">
            <w:pPr>
              <w:spacing w:before="100" w:beforeAutospacing="1" w:after="120" w:line="270" w:lineRule="atLeast"/>
              <w:rPr>
                <w:rFonts w:ascii="Times New Roman" w:eastAsia="Times New Roman" w:hAnsi="Times New Roman" w:cs="Times New Roman"/>
                <w:b/>
                <w:bCs/>
                <w:sz w:val="24"/>
                <w:szCs w:val="24"/>
                <w:lang w:val="es-CO" w:eastAsia="es-CO"/>
              </w:rPr>
            </w:pPr>
            <w:r w:rsidRPr="008C3E46">
              <w:rPr>
                <w:rFonts w:ascii="Times New Roman" w:eastAsia="Times New Roman" w:hAnsi="Times New Roman" w:cs="Times New Roman"/>
                <w:b/>
                <w:bCs/>
                <w:sz w:val="24"/>
                <w:szCs w:val="24"/>
                <w:lang w:val="es-CO" w:eastAsia="es-CO"/>
              </w:rPr>
              <w:t>Objetivo</w:t>
            </w:r>
            <w:r w:rsidRPr="00CE193C">
              <w:rPr>
                <w:rFonts w:ascii="Times New Roman" w:eastAsia="Times New Roman" w:hAnsi="Times New Roman" w:cs="Times New Roman"/>
                <w:b/>
                <w:bCs/>
                <w:sz w:val="24"/>
                <w:szCs w:val="24"/>
                <w:lang w:val="es-CO" w:eastAsia="es-CO"/>
              </w:rPr>
              <w:t xml:space="preserve"> del recurso</w:t>
            </w:r>
          </w:p>
          <w:p w14:paraId="4796B3E6" w14:textId="72CB5D31" w:rsidR="008C3E46" w:rsidRPr="008C3E46" w:rsidRDefault="008C3E46" w:rsidP="008C3E46">
            <w:pPr>
              <w:spacing w:before="100" w:beforeAutospacing="1" w:after="210" w:line="270" w:lineRule="atLeast"/>
              <w:rPr>
                <w:rFonts w:ascii="Times New Roman" w:eastAsia="Times New Roman" w:hAnsi="Times New Roman" w:cs="Times New Roman"/>
                <w:sz w:val="24"/>
                <w:szCs w:val="24"/>
                <w:lang w:val="es-CO" w:eastAsia="es-CO"/>
              </w:rPr>
            </w:pPr>
            <w:r w:rsidRPr="00CE193C">
              <w:rPr>
                <w:rFonts w:ascii="Times New Roman" w:eastAsia="Times New Roman" w:hAnsi="Times New Roman" w:cs="Times New Roman"/>
                <w:sz w:val="24"/>
                <w:szCs w:val="24"/>
                <w:lang w:val="es-CO" w:eastAsia="es-CO"/>
              </w:rPr>
              <w:t>A</w:t>
            </w:r>
            <w:r w:rsidRPr="008C3E46">
              <w:rPr>
                <w:rFonts w:ascii="Times New Roman" w:eastAsia="Times New Roman" w:hAnsi="Times New Roman" w:cs="Times New Roman"/>
                <w:sz w:val="24"/>
                <w:szCs w:val="24"/>
                <w:lang w:val="es-CO" w:eastAsia="es-CO"/>
              </w:rPr>
              <w:t>naliza</w:t>
            </w:r>
            <w:r w:rsidRPr="00CE193C">
              <w:rPr>
                <w:rFonts w:ascii="Times New Roman" w:eastAsia="Times New Roman" w:hAnsi="Times New Roman" w:cs="Times New Roman"/>
                <w:sz w:val="24"/>
                <w:szCs w:val="24"/>
                <w:lang w:val="es-CO" w:eastAsia="es-CO"/>
              </w:rPr>
              <w:t>r</w:t>
            </w:r>
            <w:r w:rsidRPr="008C3E46">
              <w:rPr>
                <w:rFonts w:ascii="Times New Roman" w:eastAsia="Times New Roman" w:hAnsi="Times New Roman" w:cs="Times New Roman"/>
                <w:sz w:val="24"/>
                <w:szCs w:val="24"/>
                <w:lang w:val="es-CO" w:eastAsia="es-CO"/>
              </w:rPr>
              <w:t xml:space="preserve"> la</w:t>
            </w:r>
            <w:r w:rsidRPr="00CE193C">
              <w:rPr>
                <w:rFonts w:ascii="Times New Roman" w:eastAsia="Times New Roman" w:hAnsi="Times New Roman" w:cs="Times New Roman"/>
                <w:sz w:val="24"/>
                <w:szCs w:val="24"/>
                <w:lang w:val="es-CO" w:eastAsia="es-CO"/>
              </w:rPr>
              <w:t>s causas y la naturaleza de la Revolución F</w:t>
            </w:r>
            <w:r w:rsidRPr="008C3E46">
              <w:rPr>
                <w:rFonts w:ascii="Times New Roman" w:eastAsia="Times New Roman" w:hAnsi="Times New Roman" w:cs="Times New Roman"/>
                <w:sz w:val="24"/>
                <w:szCs w:val="24"/>
                <w:lang w:val="es-CO" w:eastAsia="es-CO"/>
              </w:rPr>
              <w:t>rancesa a la vez que realiza un recorrido por los principales acontecimientos de los momentos iniciales de esta etapa de la historia de Francia.</w:t>
            </w:r>
          </w:p>
          <w:p w14:paraId="45751AB4" w14:textId="3F35509F" w:rsidR="008C3E46" w:rsidRPr="008C3E46" w:rsidRDefault="008C3E46" w:rsidP="008C3E46">
            <w:pPr>
              <w:spacing w:before="100" w:beforeAutospacing="1" w:after="210" w:line="270" w:lineRule="atLeast"/>
              <w:rPr>
                <w:rFonts w:ascii="Times New Roman" w:eastAsia="Times New Roman" w:hAnsi="Times New Roman" w:cs="Times New Roman"/>
                <w:sz w:val="24"/>
                <w:szCs w:val="24"/>
                <w:lang w:val="es-CO" w:eastAsia="es-CO"/>
              </w:rPr>
            </w:pPr>
          </w:p>
          <w:p w14:paraId="6777F60D" w14:textId="77777777" w:rsidR="008C3E46" w:rsidRPr="008C3E46" w:rsidRDefault="008C3E46" w:rsidP="00183076">
            <w:pPr>
              <w:rPr>
                <w:rFonts w:ascii="Times New Roman" w:hAnsi="Times New Roman" w:cs="Times New Roman"/>
                <w:b/>
                <w:sz w:val="24"/>
                <w:szCs w:val="24"/>
                <w:lang w:val="es-CO"/>
              </w:rPr>
            </w:pPr>
          </w:p>
          <w:p w14:paraId="0738FA1D" w14:textId="7B62CB16" w:rsidR="00E0529D" w:rsidRDefault="008C3E46" w:rsidP="00183076">
            <w:pPr>
              <w:rPr>
                <w:rFonts w:ascii="Times New Roman" w:hAnsi="Times New Roman" w:cs="Times New Roman"/>
                <w:b/>
                <w:sz w:val="24"/>
                <w:szCs w:val="24"/>
              </w:rPr>
            </w:pPr>
            <w:r>
              <w:rPr>
                <w:rFonts w:ascii="Times New Roman" w:hAnsi="Times New Roman" w:cs="Times New Roman"/>
                <w:b/>
                <w:sz w:val="24"/>
                <w:szCs w:val="24"/>
              </w:rPr>
              <w:t>Antes de la presentación</w:t>
            </w:r>
          </w:p>
          <w:p w14:paraId="08FC65C2" w14:textId="082FA562" w:rsidR="008C3E46" w:rsidRPr="008C3E46" w:rsidRDefault="008C3E46" w:rsidP="00183076">
            <w:pPr>
              <w:rPr>
                <w:rFonts w:ascii="Times New Roman" w:hAnsi="Times New Roman" w:cs="Times New Roman"/>
                <w:sz w:val="24"/>
                <w:szCs w:val="24"/>
              </w:rPr>
            </w:pPr>
            <w:r w:rsidRPr="008C3E46">
              <w:rPr>
                <w:rFonts w:ascii="Times New Roman" w:hAnsi="Times New Roman" w:cs="Times New Roman"/>
                <w:sz w:val="24"/>
                <w:szCs w:val="24"/>
              </w:rPr>
              <w:t xml:space="preserve">Pida a sus alumnos que hagan memoria sobre las características </w:t>
            </w:r>
            <w:r w:rsidRPr="008C3E46">
              <w:rPr>
                <w:rFonts w:ascii="Times New Roman" w:hAnsi="Times New Roman" w:cs="Times New Roman"/>
                <w:sz w:val="24"/>
                <w:szCs w:val="24"/>
              </w:rPr>
              <w:lastRenderedPageBreak/>
              <w:t>del Antiguo Régimen. Escríbalas en el tablero.</w:t>
            </w:r>
          </w:p>
          <w:p w14:paraId="26E85C95" w14:textId="77777777" w:rsidR="008C3E46" w:rsidRPr="008C3E46" w:rsidRDefault="008C3E46" w:rsidP="00183076">
            <w:pPr>
              <w:rPr>
                <w:rFonts w:ascii="Times New Roman" w:hAnsi="Times New Roman" w:cs="Times New Roman"/>
                <w:sz w:val="24"/>
                <w:szCs w:val="24"/>
              </w:rPr>
            </w:pPr>
          </w:p>
          <w:p w14:paraId="6B75472A" w14:textId="3AA5EB58" w:rsidR="008C3E46" w:rsidRDefault="008C3E46" w:rsidP="00183076">
            <w:pPr>
              <w:rPr>
                <w:rFonts w:ascii="Times New Roman" w:hAnsi="Times New Roman" w:cs="Times New Roman"/>
                <w:b/>
                <w:sz w:val="24"/>
                <w:szCs w:val="24"/>
              </w:rPr>
            </w:pPr>
            <w:r>
              <w:rPr>
                <w:rFonts w:ascii="Times New Roman" w:hAnsi="Times New Roman" w:cs="Times New Roman"/>
                <w:b/>
                <w:sz w:val="24"/>
                <w:szCs w:val="24"/>
              </w:rPr>
              <w:t>Después de la presentación</w:t>
            </w:r>
          </w:p>
          <w:p w14:paraId="0A425A5A" w14:textId="0D2B17A1" w:rsidR="008C3E46" w:rsidRPr="008C3E46" w:rsidRDefault="008C3E46" w:rsidP="00183076">
            <w:pPr>
              <w:rPr>
                <w:rFonts w:ascii="Times New Roman" w:hAnsi="Times New Roman" w:cs="Times New Roman"/>
                <w:sz w:val="24"/>
                <w:szCs w:val="24"/>
              </w:rPr>
            </w:pPr>
            <w:r w:rsidRPr="008C3E46">
              <w:rPr>
                <w:rFonts w:ascii="Times New Roman" w:hAnsi="Times New Roman" w:cs="Times New Roman"/>
                <w:sz w:val="24"/>
                <w:szCs w:val="24"/>
              </w:rPr>
              <w:t>Pida a los alumnos que, en parejas, hagan un contraste entre las características del Antiguo Régimen y los cambios sociales que quiso propiciar la Revolución Francesa.</w:t>
            </w:r>
          </w:p>
          <w:p w14:paraId="2FDFCD01" w14:textId="77777777" w:rsidR="00E0529D" w:rsidRPr="00340856" w:rsidRDefault="00E0529D" w:rsidP="00183076">
            <w:pPr>
              <w:rPr>
                <w:rFonts w:ascii="Times New Roman" w:hAnsi="Times New Roman" w:cs="Times New Roman"/>
                <w:b/>
                <w:sz w:val="24"/>
                <w:szCs w:val="24"/>
              </w:rPr>
            </w:pPr>
          </w:p>
          <w:p w14:paraId="0250A829" w14:textId="77777777" w:rsidR="00883D8C" w:rsidRDefault="00883D8C" w:rsidP="00183076">
            <w:pPr>
              <w:rPr>
                <w:rFonts w:ascii="Times New Roman" w:hAnsi="Times New Roman" w:cs="Times New Roman"/>
                <w:color w:val="000000" w:themeColor="text1"/>
                <w:sz w:val="24"/>
                <w:szCs w:val="24"/>
              </w:rPr>
            </w:pPr>
          </w:p>
          <w:p w14:paraId="6B4FEF6E" w14:textId="77777777" w:rsidR="00340856" w:rsidRDefault="00340856" w:rsidP="00183076">
            <w:pPr>
              <w:rPr>
                <w:rFonts w:ascii="Times New Roman" w:hAnsi="Times New Roman" w:cs="Times New Roman"/>
                <w:color w:val="000000" w:themeColor="text1"/>
                <w:sz w:val="24"/>
                <w:szCs w:val="24"/>
              </w:rPr>
            </w:pPr>
          </w:p>
          <w:p w14:paraId="74A13430" w14:textId="77777777" w:rsidR="00340856" w:rsidRDefault="00340856" w:rsidP="00183076">
            <w:pPr>
              <w:rPr>
                <w:rFonts w:ascii="Times New Roman" w:hAnsi="Times New Roman" w:cs="Times New Roman"/>
                <w:color w:val="000000" w:themeColor="text1"/>
                <w:sz w:val="24"/>
                <w:szCs w:val="24"/>
              </w:rPr>
            </w:pPr>
          </w:p>
          <w:p w14:paraId="675C157D" w14:textId="77777777" w:rsidR="00340856" w:rsidRDefault="00340856" w:rsidP="00183076">
            <w:pPr>
              <w:rPr>
                <w:rFonts w:ascii="Times New Roman" w:hAnsi="Times New Roman" w:cs="Times New Roman"/>
                <w:color w:val="000000" w:themeColor="text1"/>
                <w:sz w:val="24"/>
                <w:szCs w:val="24"/>
              </w:rPr>
            </w:pPr>
          </w:p>
          <w:p w14:paraId="3F5C12DD" w14:textId="409EE339" w:rsidR="00340856" w:rsidRPr="00985BA1" w:rsidRDefault="00340856" w:rsidP="00183076">
            <w:pPr>
              <w:rPr>
                <w:rFonts w:ascii="Times New Roman" w:hAnsi="Times New Roman" w:cs="Times New Roman"/>
                <w:color w:val="000000" w:themeColor="text1"/>
                <w:sz w:val="24"/>
                <w:szCs w:val="24"/>
              </w:rPr>
            </w:pPr>
          </w:p>
        </w:tc>
      </w:tr>
      <w:tr w:rsidR="00FF54AF" w:rsidRPr="00985BA1" w14:paraId="2EB9A446" w14:textId="77777777" w:rsidTr="00183076">
        <w:tc>
          <w:tcPr>
            <w:tcW w:w="2518" w:type="dxa"/>
          </w:tcPr>
          <w:p w14:paraId="740C1896" w14:textId="2E90D7D5" w:rsidR="00FF54AF" w:rsidRPr="00985BA1" w:rsidRDefault="00FF54AF"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lastRenderedPageBreak/>
              <w:t>Título</w:t>
            </w:r>
          </w:p>
        </w:tc>
        <w:tc>
          <w:tcPr>
            <w:tcW w:w="6536" w:type="dxa"/>
          </w:tcPr>
          <w:p w14:paraId="0F183518" w14:textId="4C611D62" w:rsidR="00FF54AF" w:rsidRPr="00985BA1" w:rsidRDefault="00CE193C" w:rsidP="00187A47">
            <w:pPr>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r w:rsidR="00187A47" w:rsidRPr="00985BA1">
              <w:rPr>
                <w:rFonts w:ascii="Times New Roman" w:hAnsi="Times New Roman" w:cs="Times New Roman"/>
                <w:sz w:val="24"/>
                <w:szCs w:val="24"/>
              </w:rPr>
              <w:br/>
              <w:t>La Revolución Francesa</w:t>
            </w:r>
          </w:p>
        </w:tc>
      </w:tr>
      <w:tr w:rsidR="00FF54AF" w:rsidRPr="00985BA1" w14:paraId="66228C07" w14:textId="77777777" w:rsidTr="00183076">
        <w:tc>
          <w:tcPr>
            <w:tcW w:w="2518" w:type="dxa"/>
          </w:tcPr>
          <w:p w14:paraId="22DFE101" w14:textId="77777777" w:rsidR="00FF54AF" w:rsidRPr="00985BA1" w:rsidRDefault="00FF54AF"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Descripción</w:t>
            </w:r>
          </w:p>
        </w:tc>
        <w:tc>
          <w:tcPr>
            <w:tcW w:w="6536" w:type="dxa"/>
          </w:tcPr>
          <w:p w14:paraId="01C7B976" w14:textId="57E77925" w:rsidR="00FF54AF" w:rsidRPr="00985BA1" w:rsidRDefault="003B1CFB" w:rsidP="00183076">
            <w:pPr>
              <w:rPr>
                <w:rFonts w:ascii="Times New Roman" w:hAnsi="Times New Roman" w:cs="Times New Roman"/>
                <w:sz w:val="24"/>
                <w:szCs w:val="24"/>
              </w:rPr>
            </w:pPr>
            <w:r w:rsidRPr="00985BA1">
              <w:rPr>
                <w:rFonts w:ascii="Times New Roman" w:hAnsi="Times New Roman" w:cs="Times New Roman"/>
                <w:sz w:val="24"/>
                <w:szCs w:val="24"/>
              </w:rPr>
              <w:t xml:space="preserve">Vídeo que presenta las causas, la naturaleza y el desarrollo de la </w:t>
            </w:r>
            <w:r w:rsidRPr="00985BA1">
              <w:rPr>
                <w:rFonts w:ascii="Times New Roman" w:hAnsi="Times New Roman" w:cs="Times New Roman"/>
                <w:sz w:val="24"/>
                <w:szCs w:val="24"/>
                <w:highlight w:val="red"/>
              </w:rPr>
              <w:t>R</w:t>
            </w:r>
            <w:r w:rsidRPr="00985BA1">
              <w:rPr>
                <w:rFonts w:ascii="Times New Roman" w:hAnsi="Times New Roman" w:cs="Times New Roman"/>
                <w:sz w:val="24"/>
                <w:szCs w:val="24"/>
              </w:rPr>
              <w:t xml:space="preserve">evolución </w:t>
            </w:r>
            <w:r w:rsidRPr="00985BA1">
              <w:rPr>
                <w:rFonts w:ascii="Times New Roman" w:hAnsi="Times New Roman" w:cs="Times New Roman"/>
                <w:sz w:val="24"/>
                <w:szCs w:val="24"/>
                <w:highlight w:val="red"/>
              </w:rPr>
              <w:t>F</w:t>
            </w:r>
            <w:r w:rsidRPr="00985BA1">
              <w:rPr>
                <w:rFonts w:ascii="Times New Roman" w:hAnsi="Times New Roman" w:cs="Times New Roman"/>
                <w:sz w:val="24"/>
                <w:szCs w:val="24"/>
              </w:rPr>
              <w:t>rancesa</w:t>
            </w:r>
          </w:p>
        </w:tc>
      </w:tr>
    </w:tbl>
    <w:p w14:paraId="5DB1F020" w14:textId="77777777" w:rsidR="00FF54AF" w:rsidRPr="00985BA1" w:rsidRDefault="00FF54AF" w:rsidP="00134A9E">
      <w:pPr>
        <w:rPr>
          <w:rFonts w:ascii="Times New Roman" w:hAnsi="Times New Roman" w:cs="Times New Roman"/>
          <w:noProof/>
          <w:lang w:eastAsia="es-CO"/>
        </w:rPr>
      </w:pPr>
    </w:p>
    <w:tbl>
      <w:tblPr>
        <w:tblStyle w:val="Tablaconcuadrcula"/>
        <w:tblW w:w="0" w:type="auto"/>
        <w:tblLook w:val="04A0" w:firstRow="1" w:lastRow="0" w:firstColumn="1" w:lastColumn="0" w:noHBand="0" w:noVBand="1"/>
      </w:tblPr>
      <w:tblGrid>
        <w:gridCol w:w="2518"/>
        <w:gridCol w:w="6536"/>
      </w:tblGrid>
      <w:tr w:rsidR="00031ADE" w:rsidRPr="00985BA1" w14:paraId="677E1F43" w14:textId="77777777" w:rsidTr="00183076">
        <w:tc>
          <w:tcPr>
            <w:tcW w:w="9054" w:type="dxa"/>
            <w:gridSpan w:val="2"/>
            <w:shd w:val="clear" w:color="auto" w:fill="000000" w:themeFill="text1"/>
          </w:tcPr>
          <w:p w14:paraId="438F3201" w14:textId="3FC656C0" w:rsidR="00031ADE" w:rsidRPr="00985BA1" w:rsidRDefault="00031ADE" w:rsidP="00E466E6">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 xml:space="preserve">Practica: recurso </w:t>
            </w:r>
            <w:r w:rsidR="00E466E6">
              <w:rPr>
                <w:rFonts w:ascii="Times New Roman" w:hAnsi="Times New Roman" w:cs="Times New Roman"/>
                <w:b/>
                <w:color w:val="FFFFFF" w:themeColor="background1"/>
                <w:sz w:val="24"/>
                <w:szCs w:val="24"/>
              </w:rPr>
              <w:t>aprovechado</w:t>
            </w:r>
          </w:p>
        </w:tc>
      </w:tr>
      <w:tr w:rsidR="00031ADE" w:rsidRPr="00985BA1" w14:paraId="43F2F116" w14:textId="77777777" w:rsidTr="00183076">
        <w:tc>
          <w:tcPr>
            <w:tcW w:w="2518" w:type="dxa"/>
          </w:tcPr>
          <w:p w14:paraId="6C823171" w14:textId="77777777" w:rsidR="00031ADE" w:rsidRPr="00985BA1" w:rsidRDefault="00031ADE"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Código</w:t>
            </w:r>
          </w:p>
        </w:tc>
        <w:tc>
          <w:tcPr>
            <w:tcW w:w="6536" w:type="dxa"/>
          </w:tcPr>
          <w:p w14:paraId="59AFAFAA" w14:textId="1F02DB9F" w:rsidR="00031ADE" w:rsidRPr="00985BA1" w:rsidRDefault="00031ADE" w:rsidP="00E25A6E">
            <w:pPr>
              <w:rPr>
                <w:rFonts w:ascii="Times New Roman" w:hAnsi="Times New Roman" w:cs="Times New Roman"/>
                <w:b/>
                <w:color w:val="000000" w:themeColor="text1"/>
                <w:sz w:val="24"/>
                <w:szCs w:val="24"/>
              </w:rPr>
            </w:pPr>
            <w:r w:rsidRPr="00985BA1">
              <w:rPr>
                <w:rFonts w:ascii="Times New Roman" w:hAnsi="Times New Roman" w:cs="Times New Roman"/>
                <w:color w:val="000000"/>
                <w:sz w:val="24"/>
                <w:szCs w:val="24"/>
              </w:rPr>
              <w:t>CS_08_01</w:t>
            </w:r>
            <w:r w:rsidRPr="00985BA1">
              <w:rPr>
                <w:rFonts w:ascii="Times New Roman" w:hAnsi="Times New Roman" w:cs="Times New Roman"/>
                <w:color w:val="000000" w:themeColor="text1"/>
                <w:sz w:val="24"/>
                <w:szCs w:val="24"/>
              </w:rPr>
              <w:t>_REC</w:t>
            </w:r>
            <w:r w:rsidR="00E25A6E">
              <w:rPr>
                <w:rFonts w:ascii="Times New Roman" w:hAnsi="Times New Roman" w:cs="Times New Roman"/>
                <w:color w:val="000000" w:themeColor="text1"/>
                <w:sz w:val="24"/>
                <w:szCs w:val="24"/>
              </w:rPr>
              <w:t>180</w:t>
            </w:r>
          </w:p>
        </w:tc>
      </w:tr>
      <w:tr w:rsidR="00031ADE" w:rsidRPr="00985BA1" w14:paraId="77EA20F9" w14:textId="77777777" w:rsidTr="00183076">
        <w:tc>
          <w:tcPr>
            <w:tcW w:w="2518" w:type="dxa"/>
          </w:tcPr>
          <w:p w14:paraId="5A17BB26" w14:textId="77777777" w:rsidR="00031ADE" w:rsidRPr="00985BA1" w:rsidRDefault="00031ADE" w:rsidP="00183076">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Ubicación en Aula Planeta</w:t>
            </w:r>
          </w:p>
        </w:tc>
        <w:tc>
          <w:tcPr>
            <w:tcW w:w="6536" w:type="dxa"/>
          </w:tcPr>
          <w:p w14:paraId="5B7378B2" w14:textId="60B7E250" w:rsidR="00031ADE" w:rsidRPr="00985BA1" w:rsidRDefault="00031ADE" w:rsidP="00183076">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4º ESO/ Ciencias sociales, geografía e historia/El fin del Antiguo Régimen/La Revolución Francesa</w:t>
            </w:r>
            <w:r w:rsidR="00E466E6">
              <w:rPr>
                <w:rFonts w:ascii="Times New Roman" w:hAnsi="Times New Roman" w:cs="Times New Roman"/>
                <w:color w:val="000000" w:themeColor="text1"/>
                <w:sz w:val="24"/>
                <w:szCs w:val="24"/>
              </w:rPr>
              <w:t>/refuerza tu aprendiza: La Revolucion Francesa</w:t>
            </w:r>
          </w:p>
        </w:tc>
      </w:tr>
      <w:tr w:rsidR="00031ADE" w:rsidRPr="00985BA1" w14:paraId="2A6229F4" w14:textId="77777777" w:rsidTr="00183076">
        <w:tc>
          <w:tcPr>
            <w:tcW w:w="2518" w:type="dxa"/>
          </w:tcPr>
          <w:p w14:paraId="6BFFE844" w14:textId="77777777" w:rsidR="00031ADE" w:rsidRPr="00985BA1" w:rsidRDefault="00031ADE" w:rsidP="00183076">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Cambio (descripción o capturas de pantallas)</w:t>
            </w:r>
          </w:p>
        </w:tc>
        <w:tc>
          <w:tcPr>
            <w:tcW w:w="6536" w:type="dxa"/>
          </w:tcPr>
          <w:p w14:paraId="537E63A0" w14:textId="77777777" w:rsidR="00031ADE" w:rsidRPr="00985BA1" w:rsidRDefault="00031ADE" w:rsidP="00183076">
            <w:pPr>
              <w:rPr>
                <w:rFonts w:ascii="Times New Roman" w:hAnsi="Times New Roman" w:cs="Times New Roman"/>
                <w:color w:val="000000" w:themeColor="text1"/>
                <w:sz w:val="24"/>
                <w:szCs w:val="24"/>
              </w:rPr>
            </w:pPr>
          </w:p>
          <w:p w14:paraId="32C0D2C2" w14:textId="7B269B9F" w:rsidR="00031ADE" w:rsidRPr="00985BA1" w:rsidRDefault="00600A51" w:rsidP="00183076">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 xml:space="preserve">En los slides 1 y 3 poner Mayúscula inicial a </w:t>
            </w:r>
            <w:r w:rsidRPr="00985BA1">
              <w:rPr>
                <w:rFonts w:ascii="Times New Roman" w:hAnsi="Times New Roman" w:cs="Times New Roman"/>
                <w:color w:val="000000" w:themeColor="text1"/>
                <w:sz w:val="24"/>
                <w:szCs w:val="24"/>
                <w:highlight w:val="red"/>
              </w:rPr>
              <w:t>R</w:t>
            </w:r>
            <w:r w:rsidRPr="00985BA1">
              <w:rPr>
                <w:rFonts w:ascii="Times New Roman" w:hAnsi="Times New Roman" w:cs="Times New Roman"/>
                <w:color w:val="000000" w:themeColor="text1"/>
                <w:sz w:val="24"/>
                <w:szCs w:val="24"/>
              </w:rPr>
              <w:t xml:space="preserve">evolución </w:t>
            </w:r>
            <w:r w:rsidRPr="00985BA1">
              <w:rPr>
                <w:rFonts w:ascii="Times New Roman" w:hAnsi="Times New Roman" w:cs="Times New Roman"/>
                <w:color w:val="000000" w:themeColor="text1"/>
                <w:sz w:val="24"/>
                <w:szCs w:val="24"/>
                <w:highlight w:val="red"/>
              </w:rPr>
              <w:t>F</w:t>
            </w:r>
            <w:r w:rsidRPr="00985BA1">
              <w:rPr>
                <w:rFonts w:ascii="Times New Roman" w:hAnsi="Times New Roman" w:cs="Times New Roman"/>
                <w:color w:val="000000" w:themeColor="text1"/>
                <w:sz w:val="24"/>
                <w:szCs w:val="24"/>
              </w:rPr>
              <w:t xml:space="preserve">rancesa </w:t>
            </w:r>
          </w:p>
        </w:tc>
      </w:tr>
      <w:tr w:rsidR="00031ADE" w:rsidRPr="00985BA1" w14:paraId="551AE1BA" w14:textId="77777777" w:rsidTr="00183076">
        <w:tc>
          <w:tcPr>
            <w:tcW w:w="2518" w:type="dxa"/>
          </w:tcPr>
          <w:p w14:paraId="12F04871" w14:textId="77777777" w:rsidR="00031ADE" w:rsidRPr="00985BA1" w:rsidRDefault="00031ADE"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Título</w:t>
            </w:r>
          </w:p>
        </w:tc>
        <w:tc>
          <w:tcPr>
            <w:tcW w:w="6536" w:type="dxa"/>
          </w:tcPr>
          <w:p w14:paraId="2717BF84" w14:textId="20CDE4ED" w:rsidR="00031ADE" w:rsidRPr="00985BA1" w:rsidRDefault="00031ADE" w:rsidP="00600A51">
            <w:pPr>
              <w:rPr>
                <w:rFonts w:ascii="Times New Roman" w:hAnsi="Times New Roman" w:cs="Times New Roman"/>
                <w:color w:val="000000" w:themeColor="text1"/>
                <w:sz w:val="24"/>
                <w:szCs w:val="24"/>
              </w:rPr>
            </w:pPr>
            <w:r w:rsidRPr="00985BA1">
              <w:rPr>
                <w:rFonts w:ascii="Times New Roman" w:hAnsi="Times New Roman" w:cs="Times New Roman"/>
                <w:sz w:val="24"/>
                <w:szCs w:val="24"/>
              </w:rPr>
              <w:t>Ciencias sociales, geografía e historia</w:t>
            </w:r>
            <w:r w:rsidRPr="00985BA1">
              <w:rPr>
                <w:rFonts w:ascii="Times New Roman" w:hAnsi="Times New Roman" w:cs="Times New Roman"/>
                <w:sz w:val="24"/>
                <w:szCs w:val="24"/>
              </w:rPr>
              <w:br/>
            </w:r>
            <w:r w:rsidR="00600A51" w:rsidRPr="00985BA1">
              <w:rPr>
                <w:rFonts w:ascii="Times New Roman" w:hAnsi="Times New Roman" w:cs="Times New Roman"/>
                <w:sz w:val="24"/>
                <w:szCs w:val="24"/>
              </w:rPr>
              <w:t>Refuerza tu aprendiza</w:t>
            </w:r>
            <w:r w:rsidR="00BB533A" w:rsidRPr="00985BA1">
              <w:rPr>
                <w:rFonts w:ascii="Times New Roman" w:hAnsi="Times New Roman" w:cs="Times New Roman"/>
                <w:sz w:val="24"/>
                <w:szCs w:val="24"/>
              </w:rPr>
              <w:t>je</w:t>
            </w:r>
            <w:r w:rsidR="00600A51" w:rsidRPr="00985BA1">
              <w:rPr>
                <w:rFonts w:ascii="Times New Roman" w:hAnsi="Times New Roman" w:cs="Times New Roman"/>
                <w:sz w:val="24"/>
                <w:szCs w:val="24"/>
              </w:rPr>
              <w:t>: La Revolución Francesa.</w:t>
            </w:r>
          </w:p>
        </w:tc>
      </w:tr>
      <w:tr w:rsidR="00031ADE" w:rsidRPr="00985BA1" w14:paraId="0B414CAD" w14:textId="77777777" w:rsidTr="00183076">
        <w:tc>
          <w:tcPr>
            <w:tcW w:w="2518" w:type="dxa"/>
          </w:tcPr>
          <w:p w14:paraId="03526DF2" w14:textId="77777777" w:rsidR="00031ADE" w:rsidRPr="00985BA1" w:rsidRDefault="00031ADE" w:rsidP="00183076">
            <w:pPr>
              <w:rPr>
                <w:rFonts w:ascii="Times New Roman" w:hAnsi="Times New Roman" w:cs="Times New Roman"/>
                <w:b/>
                <w:sz w:val="24"/>
                <w:szCs w:val="24"/>
              </w:rPr>
            </w:pPr>
            <w:r w:rsidRPr="00985BA1">
              <w:rPr>
                <w:rFonts w:ascii="Times New Roman" w:hAnsi="Times New Roman" w:cs="Times New Roman"/>
                <w:b/>
                <w:sz w:val="24"/>
                <w:szCs w:val="24"/>
              </w:rPr>
              <w:t>Descripción</w:t>
            </w:r>
          </w:p>
        </w:tc>
        <w:tc>
          <w:tcPr>
            <w:tcW w:w="6536" w:type="dxa"/>
          </w:tcPr>
          <w:p w14:paraId="0C509A6F" w14:textId="1A41F6B9" w:rsidR="00031ADE" w:rsidRPr="00985BA1" w:rsidRDefault="00290C76" w:rsidP="00600A51">
            <w:pPr>
              <w:rPr>
                <w:rFonts w:ascii="Times New Roman" w:hAnsi="Times New Roman" w:cs="Times New Roman"/>
                <w:sz w:val="24"/>
                <w:szCs w:val="24"/>
              </w:rPr>
            </w:pPr>
            <w:r w:rsidRPr="00985BA1">
              <w:rPr>
                <w:rFonts w:ascii="Times New Roman" w:hAnsi="Times New Roman" w:cs="Times New Roman"/>
                <w:sz w:val="24"/>
                <w:szCs w:val="24"/>
              </w:rPr>
              <w:t xml:space="preserve">Actividad que permite reflexionar sobre los más aspectos generales relacionados con la Revolución Francesa. </w:t>
            </w:r>
          </w:p>
        </w:tc>
      </w:tr>
    </w:tbl>
    <w:p w14:paraId="2957D85A" w14:textId="77777777" w:rsidR="00031ADE" w:rsidRPr="00985BA1" w:rsidRDefault="00031ADE" w:rsidP="00134A9E">
      <w:pPr>
        <w:rPr>
          <w:rFonts w:ascii="Times New Roman" w:hAnsi="Times New Roman" w:cs="Times New Roman"/>
          <w:noProof/>
          <w:lang w:eastAsia="es-CO"/>
        </w:rPr>
      </w:pPr>
    </w:p>
    <w:p w14:paraId="11AB98A3" w14:textId="77777777" w:rsidR="007446AC" w:rsidRPr="00985BA1" w:rsidRDefault="007446AC" w:rsidP="00134A9E">
      <w:pPr>
        <w:rPr>
          <w:rFonts w:ascii="Times New Roman" w:hAnsi="Times New Roman" w:cs="Times New Roman"/>
          <w:noProof/>
          <w:lang w:eastAsia="es-CO"/>
        </w:rPr>
      </w:pPr>
    </w:p>
    <w:p w14:paraId="7F0B5D55" w14:textId="4C548211" w:rsidR="007446AC" w:rsidRPr="00985BA1" w:rsidRDefault="007446AC" w:rsidP="00134A9E">
      <w:pPr>
        <w:rPr>
          <w:rFonts w:ascii="Times New Roman" w:hAnsi="Times New Roman" w:cs="Times New Roman"/>
          <w:b/>
          <w:noProof/>
          <w:lang w:eastAsia="es-CO"/>
        </w:rPr>
      </w:pPr>
      <w:r w:rsidRPr="00985BA1">
        <w:rPr>
          <w:rFonts w:ascii="Times New Roman" w:hAnsi="Times New Roman" w:cs="Times New Roman"/>
          <w:b/>
          <w:noProof/>
          <w:lang w:eastAsia="es-CO"/>
        </w:rPr>
        <w:t>COMPETENCIAS</w:t>
      </w:r>
    </w:p>
    <w:tbl>
      <w:tblPr>
        <w:tblStyle w:val="Tablaconcuadrcula"/>
        <w:tblW w:w="0" w:type="auto"/>
        <w:tblLook w:val="04A0" w:firstRow="1" w:lastRow="0" w:firstColumn="1" w:lastColumn="0" w:noHBand="0" w:noVBand="1"/>
      </w:tblPr>
      <w:tblGrid>
        <w:gridCol w:w="2518"/>
        <w:gridCol w:w="6536"/>
      </w:tblGrid>
      <w:tr w:rsidR="00313D8F" w:rsidRPr="00985BA1" w14:paraId="3D158D5D" w14:textId="77777777" w:rsidTr="00183076">
        <w:tc>
          <w:tcPr>
            <w:tcW w:w="9054" w:type="dxa"/>
            <w:gridSpan w:val="2"/>
            <w:shd w:val="clear" w:color="auto" w:fill="000000" w:themeFill="text1"/>
          </w:tcPr>
          <w:p w14:paraId="43555E75" w14:textId="22B7AE4F" w:rsidR="00313D8F" w:rsidRPr="00985BA1" w:rsidRDefault="00313D8F" w:rsidP="00313D8F">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C</w:t>
            </w:r>
            <w:r w:rsidR="00E5438E" w:rsidRPr="00985BA1">
              <w:rPr>
                <w:rFonts w:ascii="Times New Roman" w:hAnsi="Times New Roman" w:cs="Times New Roman"/>
                <w:b/>
                <w:color w:val="FFFFFF" w:themeColor="background1"/>
                <w:sz w:val="24"/>
                <w:szCs w:val="24"/>
              </w:rPr>
              <w:t>om</w:t>
            </w:r>
            <w:r w:rsidRPr="00985BA1">
              <w:rPr>
                <w:rFonts w:ascii="Times New Roman" w:hAnsi="Times New Roman" w:cs="Times New Roman"/>
                <w:b/>
                <w:color w:val="FFFFFF" w:themeColor="background1"/>
                <w:sz w:val="24"/>
                <w:szCs w:val="24"/>
              </w:rPr>
              <w:t>petencias: recurso aprovechado</w:t>
            </w:r>
          </w:p>
        </w:tc>
      </w:tr>
      <w:tr w:rsidR="00313D8F" w:rsidRPr="00985BA1" w14:paraId="379EA2E8" w14:textId="77777777" w:rsidTr="00183076">
        <w:tc>
          <w:tcPr>
            <w:tcW w:w="2518" w:type="dxa"/>
          </w:tcPr>
          <w:p w14:paraId="7EDD00F9" w14:textId="77777777" w:rsidR="00313D8F" w:rsidRPr="00985BA1" w:rsidRDefault="00313D8F"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Código</w:t>
            </w:r>
          </w:p>
        </w:tc>
        <w:tc>
          <w:tcPr>
            <w:tcW w:w="6536" w:type="dxa"/>
          </w:tcPr>
          <w:p w14:paraId="7F7B48A3" w14:textId="1AFCF211" w:rsidR="00313D8F" w:rsidRPr="00985BA1" w:rsidRDefault="00313D8F" w:rsidP="00E25A6E">
            <w:pPr>
              <w:rPr>
                <w:rFonts w:ascii="Times New Roman" w:hAnsi="Times New Roman" w:cs="Times New Roman"/>
                <w:b/>
                <w:color w:val="000000" w:themeColor="text1"/>
                <w:sz w:val="24"/>
                <w:szCs w:val="24"/>
              </w:rPr>
            </w:pPr>
            <w:r w:rsidRPr="00985BA1">
              <w:rPr>
                <w:rFonts w:ascii="Times New Roman" w:hAnsi="Times New Roman" w:cs="Times New Roman"/>
                <w:color w:val="000000"/>
                <w:sz w:val="24"/>
                <w:szCs w:val="24"/>
              </w:rPr>
              <w:t>CS_08_01</w:t>
            </w:r>
            <w:r w:rsidRPr="00985BA1">
              <w:rPr>
                <w:rFonts w:ascii="Times New Roman" w:hAnsi="Times New Roman" w:cs="Times New Roman"/>
                <w:color w:val="000000" w:themeColor="text1"/>
                <w:sz w:val="24"/>
                <w:szCs w:val="24"/>
              </w:rPr>
              <w:t>_REC</w:t>
            </w:r>
            <w:r w:rsidR="00E25A6E">
              <w:rPr>
                <w:rFonts w:ascii="Times New Roman" w:hAnsi="Times New Roman" w:cs="Times New Roman"/>
                <w:color w:val="000000" w:themeColor="text1"/>
                <w:sz w:val="24"/>
                <w:szCs w:val="24"/>
              </w:rPr>
              <w:t>190</w:t>
            </w:r>
          </w:p>
        </w:tc>
      </w:tr>
      <w:tr w:rsidR="00313D8F" w:rsidRPr="00985BA1" w14:paraId="3C218D14" w14:textId="77777777" w:rsidTr="00183076">
        <w:tc>
          <w:tcPr>
            <w:tcW w:w="2518" w:type="dxa"/>
          </w:tcPr>
          <w:p w14:paraId="5BDC6456" w14:textId="77777777" w:rsidR="00313D8F" w:rsidRPr="00985BA1" w:rsidRDefault="00313D8F" w:rsidP="00183076">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Ubicación en Aula Planeta</w:t>
            </w:r>
          </w:p>
        </w:tc>
        <w:tc>
          <w:tcPr>
            <w:tcW w:w="6536" w:type="dxa"/>
          </w:tcPr>
          <w:p w14:paraId="31023114" w14:textId="0971F926" w:rsidR="00313D8F" w:rsidRPr="00985BA1" w:rsidRDefault="00313D8F" w:rsidP="00183076">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4º ESO/ Ciencias sociales, geografía e historia/El fin del Antiguo Régimen/La Revolución Francesa</w:t>
            </w:r>
            <w:r w:rsidR="00E466E6">
              <w:rPr>
                <w:rFonts w:ascii="Times New Roman" w:hAnsi="Times New Roman" w:cs="Times New Roman"/>
                <w:color w:val="000000" w:themeColor="text1"/>
                <w:sz w:val="24"/>
                <w:szCs w:val="24"/>
              </w:rPr>
              <w:t>/</w:t>
            </w:r>
          </w:p>
        </w:tc>
      </w:tr>
      <w:tr w:rsidR="00313D8F" w:rsidRPr="00985BA1" w14:paraId="74ABAA70" w14:textId="77777777" w:rsidTr="00183076">
        <w:tc>
          <w:tcPr>
            <w:tcW w:w="2518" w:type="dxa"/>
          </w:tcPr>
          <w:p w14:paraId="6E2E16AC" w14:textId="77777777" w:rsidR="00313D8F" w:rsidRPr="00985BA1" w:rsidRDefault="00313D8F" w:rsidP="00183076">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Cambio (descripción o capturas de pantallas)</w:t>
            </w:r>
          </w:p>
        </w:tc>
        <w:tc>
          <w:tcPr>
            <w:tcW w:w="6536" w:type="dxa"/>
          </w:tcPr>
          <w:p w14:paraId="7928BF97" w14:textId="77777777" w:rsidR="00313D8F" w:rsidRPr="00985BA1" w:rsidRDefault="00313D8F" w:rsidP="00183076">
            <w:pPr>
              <w:rPr>
                <w:rFonts w:ascii="Times New Roman" w:hAnsi="Times New Roman" w:cs="Times New Roman"/>
                <w:color w:val="000000" w:themeColor="text1"/>
                <w:sz w:val="24"/>
                <w:szCs w:val="24"/>
              </w:rPr>
            </w:pPr>
          </w:p>
          <w:p w14:paraId="2B4AEE7B" w14:textId="377F4449" w:rsidR="00313D8F" w:rsidRPr="00985BA1" w:rsidRDefault="00313D8F" w:rsidP="00183076">
            <w:pPr>
              <w:rPr>
                <w:rFonts w:ascii="Times New Roman" w:hAnsi="Times New Roman" w:cs="Times New Roman"/>
                <w:color w:val="000000" w:themeColor="text1"/>
                <w:sz w:val="24"/>
                <w:szCs w:val="24"/>
              </w:rPr>
            </w:pPr>
            <w:r w:rsidRPr="00985BA1">
              <w:rPr>
                <w:rFonts w:ascii="Times New Roman" w:hAnsi="Times New Roman" w:cs="Times New Roman"/>
                <w:color w:val="000000" w:themeColor="text1"/>
                <w:sz w:val="24"/>
                <w:szCs w:val="24"/>
              </w:rPr>
              <w:t xml:space="preserve">  </w:t>
            </w:r>
          </w:p>
        </w:tc>
      </w:tr>
      <w:tr w:rsidR="00313D8F" w:rsidRPr="00985BA1" w14:paraId="26EEADF4" w14:textId="77777777" w:rsidTr="00183076">
        <w:tc>
          <w:tcPr>
            <w:tcW w:w="2518" w:type="dxa"/>
          </w:tcPr>
          <w:p w14:paraId="78B68F02" w14:textId="77777777" w:rsidR="00313D8F" w:rsidRPr="00985BA1" w:rsidRDefault="00313D8F" w:rsidP="00183076">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Título</w:t>
            </w:r>
          </w:p>
        </w:tc>
        <w:tc>
          <w:tcPr>
            <w:tcW w:w="6536" w:type="dxa"/>
          </w:tcPr>
          <w:p w14:paraId="0E993764" w14:textId="746FD15C" w:rsidR="00313D8F" w:rsidRPr="00985BA1" w:rsidRDefault="00313D8F" w:rsidP="005977A7">
            <w:pPr>
              <w:rPr>
                <w:rFonts w:ascii="Times New Roman" w:hAnsi="Times New Roman" w:cs="Times New Roman"/>
                <w:color w:val="000000" w:themeColor="text1"/>
                <w:sz w:val="24"/>
                <w:szCs w:val="24"/>
              </w:rPr>
            </w:pPr>
            <w:r w:rsidRPr="00985BA1">
              <w:rPr>
                <w:rFonts w:ascii="Times New Roman" w:hAnsi="Times New Roman" w:cs="Times New Roman"/>
                <w:sz w:val="24"/>
                <w:szCs w:val="24"/>
              </w:rPr>
              <w:t>Ciencias sociales, geografía e historia</w:t>
            </w:r>
            <w:r w:rsidRPr="00985BA1">
              <w:rPr>
                <w:rFonts w:ascii="Times New Roman" w:hAnsi="Times New Roman" w:cs="Times New Roman"/>
                <w:sz w:val="24"/>
                <w:szCs w:val="24"/>
              </w:rPr>
              <w:br/>
            </w:r>
            <w:r w:rsidR="00E466E6">
              <w:rPr>
                <w:rFonts w:ascii="Times New Roman" w:hAnsi="Times New Roman" w:cs="Times New Roman"/>
                <w:sz w:val="24"/>
                <w:szCs w:val="24"/>
              </w:rPr>
              <w:t xml:space="preserve">Competencias: </w:t>
            </w:r>
            <w:r w:rsidRPr="00985BA1">
              <w:rPr>
                <w:rFonts w:ascii="Times New Roman" w:hAnsi="Times New Roman" w:cs="Times New Roman"/>
                <w:sz w:val="24"/>
                <w:szCs w:val="24"/>
              </w:rPr>
              <w:t>Comentario de un texto filosófico como fuente.</w:t>
            </w:r>
          </w:p>
        </w:tc>
      </w:tr>
      <w:tr w:rsidR="00313D8F" w:rsidRPr="00985BA1" w14:paraId="0896AA25" w14:textId="77777777" w:rsidTr="00DE6E31">
        <w:trPr>
          <w:trHeight w:val="919"/>
        </w:trPr>
        <w:tc>
          <w:tcPr>
            <w:tcW w:w="2518" w:type="dxa"/>
          </w:tcPr>
          <w:p w14:paraId="2D942D14" w14:textId="77777777" w:rsidR="00313D8F" w:rsidRPr="00985BA1" w:rsidRDefault="00313D8F" w:rsidP="00183076">
            <w:pPr>
              <w:rPr>
                <w:rFonts w:ascii="Times New Roman" w:hAnsi="Times New Roman" w:cs="Times New Roman"/>
                <w:b/>
                <w:sz w:val="24"/>
                <w:szCs w:val="24"/>
              </w:rPr>
            </w:pPr>
            <w:r w:rsidRPr="00985BA1">
              <w:rPr>
                <w:rFonts w:ascii="Times New Roman" w:hAnsi="Times New Roman" w:cs="Times New Roman"/>
                <w:b/>
                <w:sz w:val="24"/>
                <w:szCs w:val="24"/>
              </w:rPr>
              <w:lastRenderedPageBreak/>
              <w:t>Descripción</w:t>
            </w:r>
          </w:p>
        </w:tc>
        <w:tc>
          <w:tcPr>
            <w:tcW w:w="6536" w:type="dxa"/>
          </w:tcPr>
          <w:p w14:paraId="28921E07" w14:textId="4E32C841" w:rsidR="00313D8F" w:rsidRPr="00985BA1" w:rsidRDefault="00313D8F" w:rsidP="00DE6E31">
            <w:pPr>
              <w:rPr>
                <w:rFonts w:ascii="Times New Roman" w:hAnsi="Times New Roman" w:cs="Times New Roman"/>
                <w:sz w:val="24"/>
                <w:szCs w:val="24"/>
              </w:rPr>
            </w:pPr>
            <w:r w:rsidRPr="00985BA1">
              <w:rPr>
                <w:rFonts w:ascii="Times New Roman" w:hAnsi="Times New Roman" w:cs="Times New Roman"/>
                <w:sz w:val="24"/>
                <w:szCs w:val="24"/>
              </w:rPr>
              <w:t xml:space="preserve">Actividad que </w:t>
            </w:r>
            <w:r w:rsidR="005977A7" w:rsidRPr="00985BA1">
              <w:rPr>
                <w:rFonts w:ascii="Times New Roman" w:hAnsi="Times New Roman" w:cs="Times New Roman"/>
                <w:sz w:val="24"/>
                <w:szCs w:val="24"/>
              </w:rPr>
              <w:t>evalúa la comprensión de los principales y conceptos relacionados con el fin del Antiguo R</w:t>
            </w:r>
            <w:r w:rsidR="00DE6E31" w:rsidRPr="00985BA1">
              <w:rPr>
                <w:rFonts w:ascii="Times New Roman" w:hAnsi="Times New Roman" w:cs="Times New Roman"/>
                <w:sz w:val="24"/>
                <w:szCs w:val="24"/>
              </w:rPr>
              <w:t xml:space="preserve">égimen, a partir de la lectura de un texto filosófico. </w:t>
            </w:r>
          </w:p>
        </w:tc>
      </w:tr>
    </w:tbl>
    <w:p w14:paraId="7AD6C6D5" w14:textId="22AD3C58" w:rsidR="00313D8F" w:rsidRPr="00985BA1" w:rsidRDefault="002567F2" w:rsidP="00134A9E">
      <w:pPr>
        <w:rPr>
          <w:rFonts w:ascii="Times New Roman" w:hAnsi="Times New Roman" w:cs="Times New Roman"/>
          <w:noProof/>
          <w:lang w:eastAsia="es-CO"/>
        </w:rPr>
      </w:pPr>
      <w:r w:rsidRPr="00985BA1">
        <w:rPr>
          <w:rFonts w:ascii="Times New Roman" w:hAnsi="Times New Roman" w:cs="Times New Roman"/>
          <w:noProof/>
          <w:lang w:eastAsia="es-CO"/>
        </w:rPr>
        <w:t xml:space="preserve"> </w:t>
      </w:r>
    </w:p>
    <w:p w14:paraId="720887F4" w14:textId="77777777" w:rsidR="007446AC" w:rsidRPr="00985BA1" w:rsidRDefault="007446AC" w:rsidP="00134A9E">
      <w:pPr>
        <w:rPr>
          <w:rFonts w:ascii="Times New Roman" w:hAnsi="Times New Roman" w:cs="Times New Roman"/>
          <w:noProof/>
          <w:lang w:eastAsia="es-CO"/>
        </w:rPr>
      </w:pPr>
    </w:p>
    <w:tbl>
      <w:tblPr>
        <w:tblStyle w:val="Tablaconcuadrcula"/>
        <w:tblW w:w="0" w:type="auto"/>
        <w:tblLook w:val="04A0" w:firstRow="1" w:lastRow="0" w:firstColumn="1" w:lastColumn="0" w:noHBand="0" w:noVBand="1"/>
      </w:tblPr>
      <w:tblGrid>
        <w:gridCol w:w="2518"/>
        <w:gridCol w:w="6536"/>
      </w:tblGrid>
      <w:tr w:rsidR="00C34DD9" w:rsidRPr="00985BA1" w14:paraId="71093EC2" w14:textId="77777777" w:rsidTr="00A06D7E">
        <w:tc>
          <w:tcPr>
            <w:tcW w:w="9054" w:type="dxa"/>
            <w:gridSpan w:val="2"/>
            <w:shd w:val="clear" w:color="auto" w:fill="000000" w:themeFill="text1"/>
          </w:tcPr>
          <w:p w14:paraId="5134C8D4" w14:textId="77777777" w:rsidR="00C34DD9" w:rsidRPr="00985BA1" w:rsidRDefault="00C34DD9" w:rsidP="00A06D7E">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Competencias: recurso aprovechado</w:t>
            </w:r>
          </w:p>
        </w:tc>
      </w:tr>
      <w:tr w:rsidR="00C34DD9" w:rsidRPr="00985BA1" w14:paraId="1105DFFB" w14:textId="77777777" w:rsidTr="00A06D7E">
        <w:tc>
          <w:tcPr>
            <w:tcW w:w="2518" w:type="dxa"/>
          </w:tcPr>
          <w:p w14:paraId="0AB99F34" w14:textId="77777777" w:rsidR="00C34DD9" w:rsidRPr="00985BA1" w:rsidRDefault="00C34DD9" w:rsidP="00A06D7E">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Código</w:t>
            </w:r>
          </w:p>
        </w:tc>
        <w:tc>
          <w:tcPr>
            <w:tcW w:w="6536" w:type="dxa"/>
          </w:tcPr>
          <w:p w14:paraId="0E1D31A3" w14:textId="11249673" w:rsidR="00C34DD9" w:rsidRPr="00985BA1" w:rsidRDefault="00C34DD9" w:rsidP="00E25A6E">
            <w:pPr>
              <w:rPr>
                <w:rFonts w:ascii="Times New Roman" w:hAnsi="Times New Roman" w:cs="Times New Roman"/>
                <w:b/>
                <w:color w:val="000000" w:themeColor="text1"/>
                <w:sz w:val="24"/>
                <w:szCs w:val="24"/>
              </w:rPr>
            </w:pPr>
            <w:r w:rsidRPr="00985BA1">
              <w:rPr>
                <w:rFonts w:ascii="Times New Roman" w:hAnsi="Times New Roman" w:cs="Times New Roman"/>
                <w:color w:val="000000"/>
                <w:sz w:val="24"/>
                <w:szCs w:val="24"/>
              </w:rPr>
              <w:t>CS_08_01</w:t>
            </w:r>
            <w:r w:rsidRPr="00985BA1">
              <w:rPr>
                <w:rFonts w:ascii="Times New Roman" w:hAnsi="Times New Roman" w:cs="Times New Roman"/>
                <w:color w:val="000000" w:themeColor="text1"/>
                <w:sz w:val="24"/>
                <w:szCs w:val="24"/>
              </w:rPr>
              <w:t>_REC</w:t>
            </w:r>
            <w:r w:rsidR="00E25A6E">
              <w:rPr>
                <w:rFonts w:ascii="Times New Roman" w:hAnsi="Times New Roman" w:cs="Times New Roman"/>
                <w:color w:val="000000" w:themeColor="text1"/>
                <w:sz w:val="24"/>
                <w:szCs w:val="24"/>
              </w:rPr>
              <w:t>200</w:t>
            </w:r>
          </w:p>
        </w:tc>
      </w:tr>
      <w:tr w:rsidR="00C34DD9" w:rsidRPr="00985BA1" w14:paraId="2652D2F4" w14:textId="77777777" w:rsidTr="00A06D7E">
        <w:tc>
          <w:tcPr>
            <w:tcW w:w="2518" w:type="dxa"/>
          </w:tcPr>
          <w:p w14:paraId="296E68A4" w14:textId="77777777" w:rsidR="00C34DD9" w:rsidRPr="00985BA1" w:rsidRDefault="00C34DD9" w:rsidP="00A06D7E">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Ubicación en Aula Planeta</w:t>
            </w:r>
          </w:p>
        </w:tc>
        <w:tc>
          <w:tcPr>
            <w:tcW w:w="6536" w:type="dxa"/>
          </w:tcPr>
          <w:p w14:paraId="0BB127DC" w14:textId="366A4EB7" w:rsidR="00C34DD9" w:rsidRPr="00985BA1" w:rsidRDefault="00C34DD9" w:rsidP="00C34D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4 eso /Ciencias </w:t>
            </w:r>
            <w:r w:rsidRPr="00E25A6E">
              <w:rPr>
                <w:rFonts w:ascii="Times New Roman" w:hAnsi="Times New Roman" w:cs="Times New Roman"/>
                <w:color w:val="000000" w:themeColor="text1"/>
                <w:sz w:val="24"/>
                <w:szCs w:val="24"/>
              </w:rPr>
              <w:t>Sociales, geografía e historia /</w:t>
            </w:r>
            <w:r w:rsidRPr="00E25A6E">
              <w:rPr>
                <w:rFonts w:ascii="Times New Roman" w:hAnsi="Times New Roman" w:cs="Times New Roman"/>
                <w:color w:val="000000" w:themeColor="text1"/>
                <w:kern w:val="36"/>
                <w:sz w:val="24"/>
                <w:szCs w:val="24"/>
              </w:rPr>
              <w:t>Cronología: el fin del Antiguo Régimen</w:t>
            </w:r>
          </w:p>
        </w:tc>
      </w:tr>
      <w:tr w:rsidR="00C34DD9" w:rsidRPr="00985BA1" w14:paraId="1D11AF00" w14:textId="77777777" w:rsidTr="00A06D7E">
        <w:tc>
          <w:tcPr>
            <w:tcW w:w="2518" w:type="dxa"/>
          </w:tcPr>
          <w:p w14:paraId="52739EAD" w14:textId="77777777" w:rsidR="00C34DD9" w:rsidRPr="00985BA1" w:rsidRDefault="00C34DD9" w:rsidP="00A06D7E">
            <w:pPr>
              <w:rPr>
                <w:rFonts w:ascii="Times New Roman" w:hAnsi="Times New Roman" w:cs="Times New Roman"/>
                <w:color w:val="000000" w:themeColor="text1"/>
                <w:sz w:val="24"/>
                <w:szCs w:val="24"/>
              </w:rPr>
            </w:pPr>
            <w:r w:rsidRPr="00985BA1">
              <w:rPr>
                <w:rFonts w:ascii="Times New Roman" w:hAnsi="Times New Roman" w:cs="Times New Roman"/>
                <w:b/>
                <w:color w:val="000000" w:themeColor="text1"/>
                <w:sz w:val="24"/>
                <w:szCs w:val="24"/>
              </w:rPr>
              <w:t>Cambio (descripción o capturas de pantallas)</w:t>
            </w:r>
          </w:p>
        </w:tc>
        <w:tc>
          <w:tcPr>
            <w:tcW w:w="6536" w:type="dxa"/>
          </w:tcPr>
          <w:p w14:paraId="389B29FD" w14:textId="77777777" w:rsidR="00C34DD9" w:rsidRPr="00CA7EE4" w:rsidRDefault="00C34DD9" w:rsidP="00A06D7E">
            <w:pPr>
              <w:rPr>
                <w:rFonts w:ascii="Times New Roman" w:hAnsi="Times New Roman" w:cs="Times New Roman"/>
                <w:sz w:val="24"/>
                <w:szCs w:val="24"/>
              </w:rPr>
            </w:pPr>
          </w:p>
          <w:p w14:paraId="3F70708C" w14:textId="58BFF115" w:rsidR="00C34DD9" w:rsidRPr="00CA7EE4" w:rsidRDefault="00BD52F2" w:rsidP="00A06D7E">
            <w:pPr>
              <w:rPr>
                <w:rFonts w:ascii="Times New Roman" w:hAnsi="Times New Roman" w:cs="Times New Roman"/>
                <w:sz w:val="24"/>
                <w:szCs w:val="24"/>
              </w:rPr>
            </w:pPr>
            <w:r w:rsidRPr="00CA7EE4">
              <w:rPr>
                <w:rFonts w:ascii="Times New Roman" w:hAnsi="Times New Roman" w:cs="Times New Roman"/>
                <w:sz w:val="24"/>
                <w:szCs w:val="24"/>
              </w:rPr>
              <w:t xml:space="preserve">Título: </w:t>
            </w:r>
            <w:r w:rsidRPr="00CA7EE4">
              <w:rPr>
                <w:rFonts w:ascii="Times New Roman" w:hAnsi="Times New Roman" w:cs="Times New Roman"/>
                <w:kern w:val="36"/>
                <w:sz w:val="24"/>
                <w:szCs w:val="24"/>
              </w:rPr>
              <w:t xml:space="preserve">Cronología: el fin del Antiguo Régimen </w:t>
            </w:r>
          </w:p>
          <w:p w14:paraId="56909636" w14:textId="03DF6F76" w:rsidR="00BD52F2" w:rsidRPr="00CA7EE4" w:rsidRDefault="00BD52F2" w:rsidP="00BD52F2">
            <w:pPr>
              <w:rPr>
                <w:rFonts w:ascii="Times New Roman" w:hAnsi="Times New Roman" w:cs="Times New Roman"/>
                <w:sz w:val="24"/>
                <w:szCs w:val="24"/>
              </w:rPr>
            </w:pPr>
            <w:r w:rsidRPr="00CA7EE4">
              <w:rPr>
                <w:rFonts w:ascii="Times New Roman" w:hAnsi="Times New Roman" w:cs="Times New Roman"/>
                <w:sz w:val="24"/>
                <w:szCs w:val="24"/>
              </w:rPr>
              <w:t>Descripción: Cronología del período que transcurre entre finales del siglo XVII y principios del siglo XIX</w:t>
            </w:r>
          </w:p>
          <w:p w14:paraId="00090C7F" w14:textId="5DA20B8F" w:rsidR="00BD52F2" w:rsidRPr="00CA7EE4" w:rsidRDefault="00BD52F2" w:rsidP="00A06D7E">
            <w:pPr>
              <w:rPr>
                <w:rFonts w:ascii="Times New Roman" w:hAnsi="Times New Roman" w:cs="Times New Roman"/>
                <w:sz w:val="24"/>
                <w:szCs w:val="24"/>
              </w:rPr>
            </w:pPr>
          </w:p>
          <w:p w14:paraId="1D9FA1A0" w14:textId="6783E40B" w:rsidR="00BD52F2" w:rsidRPr="00CA7EE4" w:rsidRDefault="00BD52F2" w:rsidP="00A06D7E">
            <w:pPr>
              <w:rPr>
                <w:rFonts w:ascii="Times New Roman" w:hAnsi="Times New Roman" w:cs="Times New Roman"/>
                <w:sz w:val="24"/>
                <w:szCs w:val="24"/>
              </w:rPr>
            </w:pPr>
            <w:r w:rsidRPr="00CA7EE4">
              <w:rPr>
                <w:rFonts w:ascii="Times New Roman" w:hAnsi="Times New Roman" w:cs="Times New Roman"/>
                <w:sz w:val="24"/>
                <w:szCs w:val="24"/>
              </w:rPr>
              <w:t>Temporalización: 50 minutos</w:t>
            </w:r>
          </w:p>
          <w:p w14:paraId="1D57E4C8" w14:textId="49D07840" w:rsidR="00BD52F2" w:rsidRPr="00CA7EE4" w:rsidRDefault="00BD52F2" w:rsidP="00A06D7E">
            <w:pPr>
              <w:rPr>
                <w:rFonts w:ascii="Times New Roman" w:hAnsi="Times New Roman" w:cs="Times New Roman"/>
                <w:sz w:val="24"/>
                <w:szCs w:val="24"/>
              </w:rPr>
            </w:pPr>
            <w:r w:rsidRPr="00CA7EE4">
              <w:rPr>
                <w:rFonts w:ascii="Times New Roman" w:hAnsi="Times New Roman" w:cs="Times New Roman"/>
                <w:sz w:val="24"/>
                <w:szCs w:val="24"/>
              </w:rPr>
              <w:t>Tipo de recurso: interactivo</w:t>
            </w:r>
          </w:p>
          <w:p w14:paraId="5CC0385C" w14:textId="13C979B1" w:rsidR="00BD52F2" w:rsidRPr="00CA7EE4" w:rsidRDefault="00BD52F2" w:rsidP="00A06D7E">
            <w:pPr>
              <w:rPr>
                <w:rFonts w:ascii="Times New Roman" w:hAnsi="Times New Roman" w:cs="Times New Roman"/>
                <w:sz w:val="24"/>
                <w:szCs w:val="24"/>
              </w:rPr>
            </w:pPr>
            <w:r w:rsidRPr="00CA7EE4">
              <w:rPr>
                <w:rFonts w:ascii="Times New Roman" w:hAnsi="Times New Roman" w:cs="Times New Roman"/>
                <w:sz w:val="24"/>
                <w:szCs w:val="24"/>
              </w:rPr>
              <w:t>Competencia</w:t>
            </w:r>
            <w:r w:rsidR="001C3CCB" w:rsidRPr="00CA7EE4">
              <w:rPr>
                <w:rFonts w:ascii="Times New Roman" w:hAnsi="Times New Roman" w:cs="Times New Roman"/>
                <w:sz w:val="24"/>
                <w:szCs w:val="24"/>
              </w:rPr>
              <w:t>:</w:t>
            </w:r>
            <w:r w:rsidR="00E25A6E">
              <w:rPr>
                <w:rFonts w:ascii="Times New Roman" w:hAnsi="Times New Roman" w:cs="Times New Roman"/>
                <w:sz w:val="24"/>
                <w:szCs w:val="24"/>
              </w:rPr>
              <w:t xml:space="preserve"> </w:t>
            </w:r>
            <w:r w:rsidR="001C3CCB" w:rsidRPr="00CA7EE4">
              <w:rPr>
                <w:rFonts w:ascii="Times New Roman" w:hAnsi="Times New Roman" w:cs="Times New Roman"/>
                <w:sz w:val="24"/>
                <w:szCs w:val="24"/>
              </w:rPr>
              <w:t>Tratamiento de la información y competencia digital</w:t>
            </w:r>
          </w:p>
          <w:p w14:paraId="579A72A4" w14:textId="77777777" w:rsidR="00F63CC9" w:rsidRPr="00CA7EE4" w:rsidRDefault="00F63CC9" w:rsidP="00A06D7E">
            <w:pPr>
              <w:rPr>
                <w:rFonts w:ascii="Times New Roman" w:hAnsi="Times New Roman" w:cs="Times New Roman"/>
                <w:sz w:val="24"/>
                <w:szCs w:val="24"/>
              </w:rPr>
            </w:pPr>
          </w:p>
          <w:p w14:paraId="33A6B244" w14:textId="2392526A" w:rsidR="00F63CC9" w:rsidRPr="00CA7EE4" w:rsidRDefault="00F63CC9" w:rsidP="00A06D7E">
            <w:pPr>
              <w:rPr>
                <w:rFonts w:ascii="Times New Roman" w:hAnsi="Times New Roman" w:cs="Times New Roman"/>
                <w:sz w:val="24"/>
                <w:szCs w:val="24"/>
              </w:rPr>
            </w:pPr>
          </w:p>
        </w:tc>
      </w:tr>
      <w:tr w:rsidR="00C34DD9" w:rsidRPr="00985BA1" w14:paraId="1B142B50" w14:textId="77777777" w:rsidTr="00A06D7E">
        <w:tc>
          <w:tcPr>
            <w:tcW w:w="2518" w:type="dxa"/>
          </w:tcPr>
          <w:p w14:paraId="4A7353BD" w14:textId="553F1795" w:rsidR="00C34DD9" w:rsidRPr="00985BA1" w:rsidRDefault="00C34DD9" w:rsidP="00A06D7E">
            <w:pPr>
              <w:rPr>
                <w:rFonts w:ascii="Times New Roman" w:hAnsi="Times New Roman" w:cs="Times New Roman"/>
                <w:b/>
                <w:color w:val="000000" w:themeColor="text1"/>
                <w:sz w:val="24"/>
                <w:szCs w:val="24"/>
              </w:rPr>
            </w:pPr>
            <w:r w:rsidRPr="00985BA1">
              <w:rPr>
                <w:rFonts w:ascii="Times New Roman" w:hAnsi="Times New Roman" w:cs="Times New Roman"/>
                <w:b/>
                <w:color w:val="000000" w:themeColor="text1"/>
                <w:sz w:val="24"/>
                <w:szCs w:val="24"/>
              </w:rPr>
              <w:t>Título</w:t>
            </w:r>
          </w:p>
        </w:tc>
        <w:tc>
          <w:tcPr>
            <w:tcW w:w="6536" w:type="dxa"/>
          </w:tcPr>
          <w:p w14:paraId="4560511A" w14:textId="4E125C33" w:rsidR="00C34DD9" w:rsidRPr="00CA7EE4" w:rsidRDefault="00F63CC9" w:rsidP="00A06D7E">
            <w:pPr>
              <w:rPr>
                <w:rFonts w:ascii="Times New Roman" w:hAnsi="Times New Roman" w:cs="Times New Roman"/>
                <w:sz w:val="24"/>
                <w:szCs w:val="24"/>
              </w:rPr>
            </w:pPr>
            <w:r w:rsidRPr="00CA7EE4">
              <w:rPr>
                <w:rFonts w:ascii="Times New Roman" w:hAnsi="Times New Roman" w:cs="Times New Roman"/>
                <w:kern w:val="36"/>
                <w:sz w:val="24"/>
                <w:szCs w:val="24"/>
              </w:rPr>
              <w:t>Cronología: el fin del Antiguo Régimen</w:t>
            </w:r>
          </w:p>
        </w:tc>
      </w:tr>
      <w:tr w:rsidR="00C34DD9" w:rsidRPr="00985BA1" w14:paraId="61760E63" w14:textId="77777777" w:rsidTr="00A06D7E">
        <w:trPr>
          <w:trHeight w:val="919"/>
        </w:trPr>
        <w:tc>
          <w:tcPr>
            <w:tcW w:w="2518" w:type="dxa"/>
          </w:tcPr>
          <w:p w14:paraId="6FCE5FDF" w14:textId="77777777" w:rsidR="00C34DD9" w:rsidRPr="00985BA1" w:rsidRDefault="00C34DD9" w:rsidP="00A06D7E">
            <w:pPr>
              <w:rPr>
                <w:rFonts w:ascii="Times New Roman" w:hAnsi="Times New Roman" w:cs="Times New Roman"/>
                <w:b/>
                <w:sz w:val="24"/>
                <w:szCs w:val="24"/>
              </w:rPr>
            </w:pPr>
            <w:r w:rsidRPr="00985BA1">
              <w:rPr>
                <w:rFonts w:ascii="Times New Roman" w:hAnsi="Times New Roman" w:cs="Times New Roman"/>
                <w:b/>
                <w:sz w:val="24"/>
                <w:szCs w:val="24"/>
              </w:rPr>
              <w:t>Descripción</w:t>
            </w:r>
          </w:p>
        </w:tc>
        <w:tc>
          <w:tcPr>
            <w:tcW w:w="6536" w:type="dxa"/>
          </w:tcPr>
          <w:p w14:paraId="0C9BF97A" w14:textId="77777777" w:rsidR="00C34DD9" w:rsidRPr="00CA7EE4" w:rsidRDefault="00F63CC9" w:rsidP="00A06D7E">
            <w:pPr>
              <w:rPr>
                <w:rFonts w:ascii="Times New Roman" w:hAnsi="Times New Roman" w:cs="Times New Roman"/>
                <w:sz w:val="24"/>
                <w:szCs w:val="24"/>
              </w:rPr>
            </w:pPr>
            <w:r w:rsidRPr="00CA7EE4">
              <w:rPr>
                <w:rFonts w:ascii="Times New Roman" w:hAnsi="Times New Roman" w:cs="Times New Roman"/>
                <w:sz w:val="24"/>
                <w:szCs w:val="24"/>
              </w:rPr>
              <w:t>Cronología del período que transcurre entre finales del siglo XVII y principios del siglo XIX</w:t>
            </w:r>
          </w:p>
          <w:p w14:paraId="56BE8194" w14:textId="77777777" w:rsidR="005615CD" w:rsidRPr="00CA7EE4" w:rsidRDefault="005615CD" w:rsidP="00A06D7E">
            <w:pPr>
              <w:rPr>
                <w:rFonts w:ascii="Times New Roman" w:hAnsi="Times New Roman" w:cs="Times New Roman"/>
                <w:sz w:val="24"/>
                <w:szCs w:val="24"/>
              </w:rPr>
            </w:pPr>
          </w:p>
          <w:p w14:paraId="4D5DE159" w14:textId="77777777" w:rsidR="005615CD" w:rsidRPr="00CA7EE4" w:rsidRDefault="005615CD" w:rsidP="00A06D7E">
            <w:pPr>
              <w:rPr>
                <w:rFonts w:ascii="Times New Roman" w:hAnsi="Times New Roman" w:cs="Times New Roman"/>
                <w:sz w:val="24"/>
                <w:szCs w:val="24"/>
              </w:rPr>
            </w:pPr>
            <w:r w:rsidRPr="00CA7EE4">
              <w:rPr>
                <w:rFonts w:ascii="Times New Roman" w:hAnsi="Times New Roman" w:cs="Times New Roman"/>
                <w:sz w:val="24"/>
                <w:szCs w:val="24"/>
                <w:highlight w:val="green"/>
              </w:rPr>
              <w:t>FICHA DEL PROFESOR:</w:t>
            </w:r>
            <w:r w:rsidRPr="00CA7EE4">
              <w:rPr>
                <w:rFonts w:ascii="Times New Roman" w:hAnsi="Times New Roman" w:cs="Times New Roman"/>
                <w:sz w:val="24"/>
                <w:szCs w:val="24"/>
              </w:rPr>
              <w:t xml:space="preserve"> </w:t>
            </w:r>
          </w:p>
          <w:p w14:paraId="259AE215" w14:textId="77777777" w:rsidR="00CA7EE4" w:rsidRPr="00CA7EE4" w:rsidRDefault="00CA7EE4" w:rsidP="00A06D7E">
            <w:pPr>
              <w:rPr>
                <w:rFonts w:ascii="Times New Roman" w:hAnsi="Times New Roman" w:cs="Times New Roman"/>
                <w:sz w:val="24"/>
                <w:szCs w:val="24"/>
              </w:rPr>
            </w:pPr>
          </w:p>
          <w:p w14:paraId="41E015CC" w14:textId="77777777" w:rsidR="00CA7EE4" w:rsidRPr="00CA7EE4" w:rsidRDefault="00CA7EE4" w:rsidP="00A06D7E">
            <w:pPr>
              <w:rPr>
                <w:rFonts w:ascii="Times New Roman" w:hAnsi="Times New Roman" w:cs="Times New Roman"/>
                <w:sz w:val="24"/>
                <w:szCs w:val="24"/>
              </w:rPr>
            </w:pPr>
          </w:p>
          <w:p w14:paraId="700FB6DD" w14:textId="77777777" w:rsidR="00CA7EE4" w:rsidRPr="00CA7EE4" w:rsidRDefault="00CA7EE4" w:rsidP="00CA7EE4">
            <w:pPr>
              <w:spacing w:before="100" w:beforeAutospacing="1" w:after="120" w:line="270" w:lineRule="atLeast"/>
              <w:rPr>
                <w:rFonts w:ascii="Times New Roman" w:eastAsia="Times New Roman" w:hAnsi="Times New Roman" w:cs="Times New Roman"/>
                <w:b/>
                <w:bCs/>
                <w:sz w:val="24"/>
                <w:szCs w:val="24"/>
                <w:lang w:val="es-CO" w:eastAsia="es-CO"/>
              </w:rPr>
            </w:pPr>
            <w:r w:rsidRPr="00CA7EE4">
              <w:rPr>
                <w:rFonts w:ascii="Times New Roman" w:eastAsia="Times New Roman" w:hAnsi="Times New Roman" w:cs="Times New Roman"/>
                <w:b/>
                <w:bCs/>
                <w:sz w:val="24"/>
                <w:szCs w:val="24"/>
                <w:lang w:val="es-CO" w:eastAsia="es-CO"/>
              </w:rPr>
              <w:t>Objetivo</w:t>
            </w:r>
          </w:p>
          <w:p w14:paraId="25E73C57" w14:textId="77777777" w:rsidR="00CA7EE4" w:rsidRPr="00CA7EE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CA7EE4">
              <w:rPr>
                <w:rFonts w:ascii="Times New Roman" w:eastAsia="Times New Roman" w:hAnsi="Times New Roman" w:cs="Times New Roman"/>
                <w:sz w:val="24"/>
                <w:szCs w:val="24"/>
                <w:lang w:val="es-CO" w:eastAsia="es-CO"/>
              </w:rPr>
              <w:t>Esta cronología permitirá a los alumnos conocer los principales hechos de la historia de la etapa final del Antiguo Régimen y así poder tener una visión global del período comprendido entre 1689 y 1804.</w:t>
            </w:r>
          </w:p>
          <w:p w14:paraId="3302996B" w14:textId="77777777" w:rsidR="00CA7EE4" w:rsidRPr="00CA7EE4" w:rsidRDefault="00CA7EE4" w:rsidP="00CA7EE4">
            <w:pPr>
              <w:spacing w:before="100" w:beforeAutospacing="1" w:after="120" w:line="270" w:lineRule="atLeast"/>
              <w:rPr>
                <w:rFonts w:ascii="Times New Roman" w:eastAsia="Times New Roman" w:hAnsi="Times New Roman" w:cs="Times New Roman"/>
                <w:b/>
                <w:bCs/>
                <w:sz w:val="24"/>
                <w:szCs w:val="24"/>
                <w:lang w:val="es-CO" w:eastAsia="es-CO"/>
              </w:rPr>
            </w:pPr>
            <w:r w:rsidRPr="00CA7EE4">
              <w:rPr>
                <w:rFonts w:ascii="Times New Roman" w:eastAsia="Times New Roman" w:hAnsi="Times New Roman" w:cs="Times New Roman"/>
                <w:b/>
                <w:bCs/>
                <w:sz w:val="24"/>
                <w:szCs w:val="24"/>
                <w:lang w:val="es-CO" w:eastAsia="es-CO"/>
              </w:rPr>
              <w:t>Propuesta</w:t>
            </w:r>
          </w:p>
          <w:p w14:paraId="05C4601D" w14:textId="77777777" w:rsidR="00CA7EE4" w:rsidRPr="00CA7EE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CA7EE4">
              <w:rPr>
                <w:rFonts w:ascii="Times New Roman" w:eastAsia="Times New Roman" w:hAnsi="Times New Roman" w:cs="Times New Roman"/>
                <w:b/>
                <w:bCs/>
                <w:sz w:val="24"/>
                <w:szCs w:val="24"/>
                <w:lang w:val="es-CO" w:eastAsia="es-CO"/>
              </w:rPr>
              <w:t>Antes de la presentación</w:t>
            </w:r>
          </w:p>
          <w:p w14:paraId="59A7DB87" w14:textId="16A0D55C" w:rsidR="00CA7EE4" w:rsidRPr="00CA7EE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CA7EE4">
              <w:rPr>
                <w:rFonts w:ascii="Times New Roman" w:eastAsia="Times New Roman" w:hAnsi="Times New Roman" w:cs="Times New Roman"/>
                <w:sz w:val="24"/>
                <w:szCs w:val="24"/>
                <w:lang w:val="es-CO" w:eastAsia="es-CO"/>
              </w:rPr>
              <w:t xml:space="preserve">Para comenzar, </w:t>
            </w:r>
            <w:r w:rsidR="00A06D7E">
              <w:rPr>
                <w:rFonts w:ascii="Times New Roman" w:eastAsia="Times New Roman" w:hAnsi="Times New Roman" w:cs="Times New Roman"/>
                <w:sz w:val="24"/>
                <w:szCs w:val="24"/>
                <w:lang w:val="es-CO" w:eastAsia="es-CO"/>
              </w:rPr>
              <w:t>le</w:t>
            </w:r>
            <w:r w:rsidRPr="00CA7EE4">
              <w:rPr>
                <w:rFonts w:ascii="Times New Roman" w:eastAsia="Times New Roman" w:hAnsi="Times New Roman" w:cs="Times New Roman"/>
                <w:sz w:val="24"/>
                <w:szCs w:val="24"/>
                <w:lang w:val="es-CO" w:eastAsia="es-CO"/>
              </w:rPr>
              <w:t xml:space="preserve"> proponemos que, de forma individual, los alumnos reflexionen sobre cuáles creen que fueron los cinco hechos más destacados del período estudiado, que los sitúen a nivel cronológico y que expliquen su importancia.</w:t>
            </w:r>
          </w:p>
          <w:p w14:paraId="179D9D37" w14:textId="77777777" w:rsidR="00CA7EE4" w:rsidRPr="00CA7EE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CA7EE4">
              <w:rPr>
                <w:rFonts w:ascii="Times New Roman" w:eastAsia="Times New Roman" w:hAnsi="Times New Roman" w:cs="Times New Roman"/>
                <w:b/>
                <w:bCs/>
                <w:sz w:val="24"/>
                <w:szCs w:val="24"/>
                <w:lang w:val="es-CO" w:eastAsia="es-CO"/>
              </w:rPr>
              <w:lastRenderedPageBreak/>
              <w:t>Durante la presentación</w:t>
            </w:r>
          </w:p>
          <w:p w14:paraId="14A51249" w14:textId="4F48DF19" w:rsidR="00CA7EE4" w:rsidRPr="00CA7EE4" w:rsidRDefault="00A06D7E" w:rsidP="00CA7EE4">
            <w:pPr>
              <w:spacing w:before="100" w:beforeAutospacing="1" w:after="210" w:line="270" w:lineRule="atLeast"/>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Le</w:t>
            </w:r>
            <w:r w:rsidR="00CA7EE4" w:rsidRPr="00CA7EE4">
              <w:rPr>
                <w:rFonts w:ascii="Times New Roman" w:eastAsia="Times New Roman" w:hAnsi="Times New Roman" w:cs="Times New Roman"/>
                <w:sz w:val="24"/>
                <w:szCs w:val="24"/>
                <w:lang w:val="es-CO" w:eastAsia="es-CO"/>
              </w:rPr>
              <w:t xml:space="preserve"> aconsejamos </w:t>
            </w:r>
            <w:r>
              <w:rPr>
                <w:rFonts w:ascii="Times New Roman" w:eastAsia="Times New Roman" w:hAnsi="Times New Roman" w:cs="Times New Roman"/>
                <w:sz w:val="24"/>
                <w:szCs w:val="24"/>
                <w:lang w:val="es-CO" w:eastAsia="es-CO"/>
              </w:rPr>
              <w:t xml:space="preserve">destacar </w:t>
            </w:r>
            <w:r w:rsidR="00CA7EE4" w:rsidRPr="00CA7EE4">
              <w:rPr>
                <w:rFonts w:ascii="Times New Roman" w:eastAsia="Times New Roman" w:hAnsi="Times New Roman" w:cs="Times New Roman"/>
                <w:sz w:val="24"/>
                <w:szCs w:val="24"/>
                <w:lang w:val="es-CO" w:eastAsia="es-CO"/>
              </w:rPr>
              <w:t>las consecuencias que tuvieron los acontecimientos propuestos. Al mismo tiempo, puede utilizar la cronología para hacer que los alumnos recuperen los conocimientos previos que ya tienen sobre el Antiguo Régimen. Para ello, deben relacionar los hechos presentados con los precedentes de los años o siglos anteriores. Así, al hablar del tratado de Utrecht, se debería recordar en qué contexto se produjo la firma de este documento y a qué se debía.</w:t>
            </w:r>
          </w:p>
          <w:p w14:paraId="1BBB430D" w14:textId="777E0CD0" w:rsidR="00CA7EE4" w:rsidRPr="00CA7EE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CA7EE4">
              <w:rPr>
                <w:rFonts w:ascii="Times New Roman" w:eastAsia="Times New Roman" w:hAnsi="Times New Roman" w:cs="Times New Roman"/>
                <w:sz w:val="24"/>
                <w:szCs w:val="24"/>
                <w:lang w:val="es-CO" w:eastAsia="es-CO"/>
              </w:rPr>
              <w:t>Por otro lado, utili</w:t>
            </w:r>
            <w:r w:rsidR="00A06D7E">
              <w:rPr>
                <w:rFonts w:ascii="Times New Roman" w:eastAsia="Times New Roman" w:hAnsi="Times New Roman" w:cs="Times New Roman"/>
                <w:sz w:val="24"/>
                <w:szCs w:val="24"/>
                <w:lang w:val="es-CO" w:eastAsia="es-CO"/>
              </w:rPr>
              <w:t>ce</w:t>
            </w:r>
            <w:r w:rsidRPr="00CA7EE4">
              <w:rPr>
                <w:rFonts w:ascii="Times New Roman" w:eastAsia="Times New Roman" w:hAnsi="Times New Roman" w:cs="Times New Roman"/>
                <w:sz w:val="24"/>
                <w:szCs w:val="24"/>
                <w:lang w:val="es-CO" w:eastAsia="es-CO"/>
              </w:rPr>
              <w:t xml:space="preserve"> el recurso para ampliar las explicaciones sobre el período introduciendo nuevas ideas no tratadas a lo largo del tema. </w:t>
            </w:r>
            <w:r w:rsidR="00A06D7E">
              <w:rPr>
                <w:rFonts w:ascii="Times New Roman" w:eastAsia="Times New Roman" w:hAnsi="Times New Roman" w:cs="Times New Roman"/>
                <w:sz w:val="24"/>
                <w:szCs w:val="24"/>
                <w:lang w:val="es-CO" w:eastAsia="es-CO"/>
              </w:rPr>
              <w:t>Le</w:t>
            </w:r>
            <w:r w:rsidRPr="00CA7EE4">
              <w:rPr>
                <w:rFonts w:ascii="Times New Roman" w:eastAsia="Times New Roman" w:hAnsi="Times New Roman" w:cs="Times New Roman"/>
                <w:sz w:val="24"/>
                <w:szCs w:val="24"/>
                <w:lang w:val="es-CO" w:eastAsia="es-CO"/>
              </w:rPr>
              <w:t xml:space="preserve"> puede servir, por ejemplo, para ampliar el análisis sobre la decadencia de las monarquías absolutistas a lo largo del siglo XVIII sobre la base de las tres revoluciones liberales más representativas: la inglesa, la americana y la francesa.</w:t>
            </w:r>
          </w:p>
          <w:p w14:paraId="7A081CF7" w14:textId="504F6F23" w:rsidR="00CA7EE4" w:rsidRPr="00CA7EE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CA7EE4">
              <w:rPr>
                <w:rFonts w:ascii="Times New Roman" w:eastAsia="Times New Roman" w:hAnsi="Times New Roman" w:cs="Times New Roman"/>
                <w:sz w:val="24"/>
                <w:szCs w:val="24"/>
                <w:lang w:val="es-CO" w:eastAsia="es-CO"/>
              </w:rPr>
              <w:t>También tiene la opción de hacer referencia a aspectos concretos de la historia del período a partir de la explicación de algunos acontecimientos que determinaron la transformación de las relaciones internacionales y del mapa político de la época: la guerra de Sucesión polaca, la guerra de Sucesión austriaca, el ascenso al trono de Federico II el Grande, etc.</w:t>
            </w:r>
          </w:p>
          <w:p w14:paraId="244C285E" w14:textId="279E1557" w:rsidR="00CA7EE4" w:rsidRPr="00CA7EE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CA7EE4">
              <w:rPr>
                <w:rFonts w:ascii="Times New Roman" w:eastAsia="Times New Roman" w:hAnsi="Times New Roman" w:cs="Times New Roman"/>
                <w:sz w:val="24"/>
                <w:szCs w:val="24"/>
                <w:lang w:val="es-CO" w:eastAsia="es-CO"/>
              </w:rPr>
              <w:t>Sería conveniente que los alumnos relacionen los distintos hitos y conceptos presentados. Con ello, podrían lograr tener una visión, al tiempo sincrónica y diacrónica, de los principales acontecimientos y personajes trabajados en la unidad.</w:t>
            </w:r>
          </w:p>
          <w:p w14:paraId="18B56290" w14:textId="77777777" w:rsidR="00CA7EE4" w:rsidRPr="00CA7EE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CA7EE4">
              <w:rPr>
                <w:rFonts w:ascii="Times New Roman" w:eastAsia="Times New Roman" w:hAnsi="Times New Roman" w:cs="Times New Roman"/>
                <w:b/>
                <w:bCs/>
                <w:sz w:val="24"/>
                <w:szCs w:val="24"/>
                <w:lang w:val="es-CO" w:eastAsia="es-CO"/>
              </w:rPr>
              <w:t>Después de la presentación</w:t>
            </w:r>
          </w:p>
          <w:p w14:paraId="0192DB93" w14:textId="76A583D8" w:rsidR="00CA7EE4" w:rsidRPr="00CA7EE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CA7EE4">
              <w:rPr>
                <w:rFonts w:ascii="Times New Roman" w:eastAsia="Times New Roman" w:hAnsi="Times New Roman" w:cs="Times New Roman"/>
                <w:sz w:val="24"/>
                <w:szCs w:val="24"/>
                <w:lang w:val="es-CO" w:eastAsia="es-CO"/>
              </w:rPr>
              <w:t>Para ampliar los conocimientos de los alumnos sobre el período estudiado, puede proponerles que elijan alguno de los hitos presentados y que, en un trabajo de no más de dos páginas, realicen un resumen de los aspectos más importantes a tener en cuenta. Esto permitirá poder cubrir los posibles huecos que hayan podido quedar a lo largo del tema. Puede servirles de ayuda la Gran Enciclopedia Planeta.</w:t>
            </w:r>
          </w:p>
          <w:p w14:paraId="5B40D69C" w14:textId="657DF6CF" w:rsidR="00CA7EE4" w:rsidRPr="00CA7EE4" w:rsidRDefault="00CA7EE4" w:rsidP="00A06D7E">
            <w:pPr>
              <w:rPr>
                <w:rFonts w:ascii="Times New Roman" w:hAnsi="Times New Roman" w:cs="Times New Roman"/>
                <w:sz w:val="24"/>
                <w:szCs w:val="24"/>
              </w:rPr>
            </w:pPr>
          </w:p>
        </w:tc>
      </w:tr>
    </w:tbl>
    <w:p w14:paraId="347384B2" w14:textId="77777777" w:rsidR="009D645D" w:rsidRDefault="009D645D" w:rsidP="00134A9E">
      <w:pPr>
        <w:rPr>
          <w:rFonts w:ascii="Times New Roman" w:hAnsi="Times New Roman" w:cs="Times New Roman"/>
          <w:noProof/>
          <w:lang w:eastAsia="es-CO"/>
        </w:rPr>
      </w:pPr>
    </w:p>
    <w:p w14:paraId="099E8FB5" w14:textId="77777777" w:rsidR="00C34DD9" w:rsidRPr="00985BA1" w:rsidRDefault="00C34DD9" w:rsidP="00134A9E">
      <w:pPr>
        <w:rPr>
          <w:rFonts w:ascii="Times New Roman" w:hAnsi="Times New Roman" w:cs="Times New Roman"/>
        </w:rPr>
      </w:pPr>
    </w:p>
    <w:p w14:paraId="1ED7AB69" w14:textId="66DC21CD" w:rsidR="00054A93" w:rsidRPr="00985BA1" w:rsidRDefault="00054A93" w:rsidP="00134A9E">
      <w:pPr>
        <w:rPr>
          <w:rFonts w:ascii="Times New Roman" w:hAnsi="Times New Roman" w:cs="Times New Roman"/>
          <w:highlight w:val="yellow"/>
        </w:rPr>
      </w:pPr>
      <w:r w:rsidRPr="00985BA1">
        <w:rPr>
          <w:rFonts w:ascii="Times New Roman" w:hAnsi="Times New Roman" w:cs="Times New Roman"/>
          <w:highlight w:val="yellow"/>
        </w:rPr>
        <w:t>[SECCIÓN 1]</w:t>
      </w:r>
      <w:r w:rsidRPr="00985BA1">
        <w:rPr>
          <w:rFonts w:ascii="Times New Roman" w:hAnsi="Times New Roman" w:cs="Times New Roman"/>
          <w:b/>
        </w:rPr>
        <w:t>Fin de unidad</w:t>
      </w:r>
    </w:p>
    <w:tbl>
      <w:tblPr>
        <w:tblStyle w:val="Tablaconcuadrcula"/>
        <w:tblW w:w="0" w:type="auto"/>
        <w:tblLook w:val="04A0" w:firstRow="1" w:lastRow="0" w:firstColumn="1" w:lastColumn="0" w:noHBand="0" w:noVBand="1"/>
      </w:tblPr>
      <w:tblGrid>
        <w:gridCol w:w="2518"/>
        <w:gridCol w:w="6515"/>
      </w:tblGrid>
      <w:tr w:rsidR="00134A9E" w:rsidRPr="00985BA1" w14:paraId="2123944D" w14:textId="77777777" w:rsidTr="001A3E93">
        <w:tc>
          <w:tcPr>
            <w:tcW w:w="9033" w:type="dxa"/>
            <w:gridSpan w:val="2"/>
            <w:shd w:val="clear" w:color="auto" w:fill="000000" w:themeFill="text1"/>
          </w:tcPr>
          <w:p w14:paraId="383D4241" w14:textId="703BACF8" w:rsidR="00134A9E" w:rsidRPr="00985BA1" w:rsidRDefault="00134A9E" w:rsidP="001A3E93">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lastRenderedPageBreak/>
              <w:t>Mapa conceptual</w:t>
            </w:r>
          </w:p>
        </w:tc>
      </w:tr>
      <w:tr w:rsidR="00134A9E" w:rsidRPr="00985BA1" w14:paraId="15719AA6" w14:textId="77777777" w:rsidTr="001A3E93">
        <w:tc>
          <w:tcPr>
            <w:tcW w:w="2518" w:type="dxa"/>
          </w:tcPr>
          <w:p w14:paraId="6CFD1BE5" w14:textId="77777777" w:rsidR="00134A9E" w:rsidRPr="00985BA1" w:rsidRDefault="00134A9E" w:rsidP="001A3E93">
            <w:pPr>
              <w:rPr>
                <w:rFonts w:ascii="Times New Roman" w:hAnsi="Times New Roman" w:cs="Times New Roman"/>
                <w:b/>
                <w:color w:val="000000"/>
                <w:sz w:val="24"/>
                <w:szCs w:val="24"/>
              </w:rPr>
            </w:pPr>
            <w:r w:rsidRPr="00985BA1">
              <w:rPr>
                <w:rFonts w:ascii="Times New Roman" w:hAnsi="Times New Roman" w:cs="Times New Roman"/>
                <w:b/>
                <w:color w:val="000000"/>
                <w:sz w:val="24"/>
                <w:szCs w:val="24"/>
              </w:rPr>
              <w:t>Código</w:t>
            </w:r>
          </w:p>
        </w:tc>
        <w:tc>
          <w:tcPr>
            <w:tcW w:w="6515" w:type="dxa"/>
          </w:tcPr>
          <w:p w14:paraId="45241CCC" w14:textId="61825200" w:rsidR="00134A9E" w:rsidRPr="00985BA1" w:rsidRDefault="00E25A6E" w:rsidP="00E25A6E">
            <w:pPr>
              <w:rPr>
                <w:rFonts w:ascii="Times New Roman" w:hAnsi="Times New Roman" w:cs="Times New Roman"/>
                <w:b/>
                <w:color w:val="000000"/>
                <w:sz w:val="24"/>
                <w:szCs w:val="24"/>
              </w:rPr>
            </w:pPr>
            <w:r>
              <w:rPr>
                <w:rFonts w:ascii="Times New Roman" w:hAnsi="Times New Roman" w:cs="Times New Roman"/>
                <w:color w:val="000000"/>
                <w:sz w:val="24"/>
                <w:szCs w:val="24"/>
                <w:highlight w:val="green"/>
              </w:rPr>
              <w:t>CS</w:t>
            </w:r>
            <w:r w:rsidR="00134A9E" w:rsidRPr="00E25A6E">
              <w:rPr>
                <w:rFonts w:ascii="Times New Roman" w:hAnsi="Times New Roman" w:cs="Times New Roman"/>
                <w:color w:val="000000"/>
                <w:sz w:val="24"/>
                <w:szCs w:val="24"/>
                <w:highlight w:val="green"/>
              </w:rPr>
              <w:t>_</w:t>
            </w:r>
            <w:r>
              <w:rPr>
                <w:rFonts w:ascii="Times New Roman" w:hAnsi="Times New Roman" w:cs="Times New Roman"/>
                <w:color w:val="000000"/>
                <w:sz w:val="24"/>
                <w:szCs w:val="24"/>
                <w:highlight w:val="green"/>
              </w:rPr>
              <w:t>08_01</w:t>
            </w:r>
            <w:r w:rsidR="00134A9E" w:rsidRPr="00E25A6E">
              <w:rPr>
                <w:rFonts w:ascii="Times New Roman" w:hAnsi="Times New Roman" w:cs="Times New Roman"/>
                <w:color w:val="000000"/>
                <w:sz w:val="24"/>
                <w:szCs w:val="24"/>
                <w:highlight w:val="green"/>
              </w:rPr>
              <w:t>_REC</w:t>
            </w:r>
            <w:r w:rsidRPr="00E25A6E">
              <w:rPr>
                <w:rFonts w:ascii="Times New Roman" w:hAnsi="Times New Roman" w:cs="Times New Roman"/>
                <w:color w:val="000000"/>
                <w:sz w:val="24"/>
                <w:szCs w:val="24"/>
                <w:highlight w:val="green"/>
              </w:rPr>
              <w:t>210</w:t>
            </w:r>
          </w:p>
        </w:tc>
      </w:tr>
      <w:tr w:rsidR="00134A9E" w:rsidRPr="00985BA1" w14:paraId="181F52A6" w14:textId="77777777" w:rsidTr="001A3E93">
        <w:tc>
          <w:tcPr>
            <w:tcW w:w="2518" w:type="dxa"/>
          </w:tcPr>
          <w:p w14:paraId="4246924B" w14:textId="77777777" w:rsidR="00134A9E" w:rsidRPr="00985BA1" w:rsidRDefault="00134A9E" w:rsidP="001A3E9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Título</w:t>
            </w:r>
          </w:p>
        </w:tc>
        <w:tc>
          <w:tcPr>
            <w:tcW w:w="6515" w:type="dxa"/>
          </w:tcPr>
          <w:p w14:paraId="286725BC" w14:textId="3C678F72" w:rsidR="00134A9E" w:rsidRPr="00985BA1" w:rsidRDefault="00134A9E" w:rsidP="001A3E93">
            <w:pPr>
              <w:rPr>
                <w:rFonts w:ascii="Times New Roman" w:hAnsi="Times New Roman" w:cs="Times New Roman"/>
                <w:color w:val="000000"/>
                <w:sz w:val="24"/>
                <w:szCs w:val="24"/>
              </w:rPr>
            </w:pPr>
            <w:r w:rsidRPr="00985BA1">
              <w:rPr>
                <w:rFonts w:ascii="Times New Roman" w:hAnsi="Times New Roman" w:cs="Times New Roman"/>
                <w:color w:val="000000"/>
                <w:sz w:val="24"/>
                <w:szCs w:val="24"/>
              </w:rPr>
              <w:t>Mapa conceptual</w:t>
            </w:r>
          </w:p>
        </w:tc>
      </w:tr>
      <w:tr w:rsidR="00134A9E" w:rsidRPr="00985BA1" w14:paraId="738A5489" w14:textId="77777777" w:rsidTr="001A3E93">
        <w:tc>
          <w:tcPr>
            <w:tcW w:w="2518" w:type="dxa"/>
          </w:tcPr>
          <w:p w14:paraId="04B26A5F" w14:textId="77777777" w:rsidR="00134A9E" w:rsidRPr="00985BA1" w:rsidRDefault="00134A9E" w:rsidP="001A3E9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Descripción</w:t>
            </w:r>
          </w:p>
        </w:tc>
        <w:tc>
          <w:tcPr>
            <w:tcW w:w="6515" w:type="dxa"/>
          </w:tcPr>
          <w:p w14:paraId="4BA77D9A" w14:textId="77777777" w:rsidR="00134A9E" w:rsidRPr="00985BA1" w:rsidRDefault="00134A9E" w:rsidP="001A3E93">
            <w:pPr>
              <w:rPr>
                <w:rFonts w:ascii="Times New Roman" w:hAnsi="Times New Roman" w:cs="Times New Roman"/>
                <w:color w:val="000000"/>
                <w:sz w:val="24"/>
                <w:szCs w:val="24"/>
              </w:rPr>
            </w:pPr>
          </w:p>
        </w:tc>
      </w:tr>
    </w:tbl>
    <w:p w14:paraId="52D7A3C0" w14:textId="77777777" w:rsidR="00054A93" w:rsidRPr="00985BA1" w:rsidRDefault="00054A93" w:rsidP="00F21DA8">
      <w:pPr>
        <w:spacing w:after="0"/>
        <w:rPr>
          <w:rFonts w:ascii="Times New Roman" w:hAnsi="Times New Roman" w:cs="Times New Roman"/>
          <w:highlight w:val="yellow"/>
        </w:rPr>
      </w:pPr>
    </w:p>
    <w:p w14:paraId="6BF6CAE0" w14:textId="77777777" w:rsidR="00134A9E" w:rsidRPr="00985BA1" w:rsidRDefault="00134A9E" w:rsidP="00F21DA8">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722"/>
        <w:gridCol w:w="3214"/>
        <w:gridCol w:w="5118"/>
      </w:tblGrid>
      <w:tr w:rsidR="00134A9E" w:rsidRPr="00985BA1" w14:paraId="1C9797FC" w14:textId="77777777" w:rsidTr="00F50A45">
        <w:tc>
          <w:tcPr>
            <w:tcW w:w="9054" w:type="dxa"/>
            <w:gridSpan w:val="3"/>
            <w:shd w:val="clear" w:color="auto" w:fill="000000" w:themeFill="text1"/>
          </w:tcPr>
          <w:p w14:paraId="2C463623" w14:textId="6C53AEBE" w:rsidR="00134A9E" w:rsidRPr="00985BA1" w:rsidRDefault="00134A9E" w:rsidP="001A3E93">
            <w:pPr>
              <w:jc w:val="center"/>
              <w:rPr>
                <w:rFonts w:ascii="Times New Roman" w:hAnsi="Times New Roman" w:cs="Times New Roman"/>
                <w:b/>
                <w:color w:val="FFFFFF" w:themeColor="background1"/>
                <w:sz w:val="24"/>
                <w:szCs w:val="24"/>
              </w:rPr>
            </w:pPr>
            <w:r w:rsidRPr="00985BA1">
              <w:rPr>
                <w:rFonts w:ascii="Times New Roman" w:hAnsi="Times New Roman" w:cs="Times New Roman"/>
                <w:b/>
                <w:color w:val="FFFFFF" w:themeColor="background1"/>
                <w:sz w:val="24"/>
                <w:szCs w:val="24"/>
              </w:rPr>
              <w:t>Webs de referencia</w:t>
            </w:r>
          </w:p>
        </w:tc>
      </w:tr>
      <w:tr w:rsidR="00134A9E" w:rsidRPr="00985BA1" w14:paraId="492CE9B8" w14:textId="77777777" w:rsidTr="00F50A45">
        <w:tc>
          <w:tcPr>
            <w:tcW w:w="722" w:type="dxa"/>
          </w:tcPr>
          <w:p w14:paraId="7EAE6C05" w14:textId="77777777" w:rsidR="00134A9E" w:rsidRPr="00985BA1" w:rsidRDefault="00134A9E" w:rsidP="001A3E93">
            <w:pPr>
              <w:rPr>
                <w:rFonts w:ascii="Times New Roman" w:hAnsi="Times New Roman" w:cs="Times New Roman"/>
                <w:b/>
                <w:color w:val="000000"/>
                <w:sz w:val="24"/>
                <w:szCs w:val="24"/>
              </w:rPr>
            </w:pPr>
            <w:r w:rsidRPr="00985BA1">
              <w:rPr>
                <w:rFonts w:ascii="Times New Roman" w:hAnsi="Times New Roman" w:cs="Times New Roman"/>
                <w:b/>
                <w:color w:val="000000"/>
                <w:sz w:val="24"/>
                <w:szCs w:val="24"/>
              </w:rPr>
              <w:t>Código</w:t>
            </w:r>
          </w:p>
        </w:tc>
        <w:tc>
          <w:tcPr>
            <w:tcW w:w="8332" w:type="dxa"/>
            <w:gridSpan w:val="2"/>
          </w:tcPr>
          <w:p w14:paraId="0472F4FB" w14:textId="77777777" w:rsidR="00134A9E" w:rsidRPr="00985BA1" w:rsidRDefault="00134A9E" w:rsidP="001A3E93">
            <w:pPr>
              <w:rPr>
                <w:rFonts w:ascii="Times New Roman" w:hAnsi="Times New Roman" w:cs="Times New Roman"/>
                <w:b/>
                <w:color w:val="000000"/>
                <w:sz w:val="24"/>
                <w:szCs w:val="24"/>
              </w:rPr>
            </w:pPr>
            <w:r w:rsidRPr="00985BA1">
              <w:rPr>
                <w:rFonts w:ascii="Times New Roman" w:hAnsi="Times New Roman" w:cs="Times New Roman"/>
                <w:color w:val="000000"/>
                <w:sz w:val="24"/>
                <w:szCs w:val="24"/>
              </w:rPr>
              <w:t>XX_G00_00_REC00</w:t>
            </w:r>
          </w:p>
        </w:tc>
      </w:tr>
      <w:tr w:rsidR="00134A9E" w:rsidRPr="00985BA1" w14:paraId="14F74D4D" w14:textId="77777777" w:rsidTr="00F50A45">
        <w:tc>
          <w:tcPr>
            <w:tcW w:w="722" w:type="dxa"/>
          </w:tcPr>
          <w:p w14:paraId="5B0F1BF2" w14:textId="0C7B9861" w:rsidR="00134A9E" w:rsidRPr="00985BA1" w:rsidRDefault="00134A9E" w:rsidP="001A3E9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Web 01</w:t>
            </w:r>
          </w:p>
        </w:tc>
        <w:tc>
          <w:tcPr>
            <w:tcW w:w="3214" w:type="dxa"/>
          </w:tcPr>
          <w:p w14:paraId="0D289668" w14:textId="77777777" w:rsidR="00F50A45" w:rsidRPr="007C4F87" w:rsidRDefault="00F50A45" w:rsidP="00F50A45">
            <w:pPr>
              <w:rPr>
                <w:rFonts w:ascii="Times New Roman" w:hAnsi="Times New Roman" w:cs="Times New Roman"/>
                <w:sz w:val="24"/>
                <w:szCs w:val="24"/>
              </w:rPr>
            </w:pPr>
            <w:r w:rsidRPr="007C4F87">
              <w:rPr>
                <w:rFonts w:ascii="Times New Roman" w:hAnsi="Times New Roman" w:cs="Times New Roman"/>
                <w:sz w:val="24"/>
                <w:szCs w:val="24"/>
              </w:rPr>
              <w:t>La Ilustración, secuencia didáctica dedicada al siglo de las luces ofrecida por el Centro para la Innovación y el Desarrollo de la Educación a Distancia. Ministerio de Educación, Cultura y deporte de España.</w:t>
            </w:r>
          </w:p>
          <w:p w14:paraId="78F8930E" w14:textId="0F03E545" w:rsidR="00134A9E" w:rsidRPr="00985BA1" w:rsidRDefault="00134A9E" w:rsidP="00134A9E">
            <w:pPr>
              <w:jc w:val="center"/>
              <w:rPr>
                <w:rFonts w:ascii="Times New Roman" w:hAnsi="Times New Roman" w:cs="Times New Roman"/>
                <w:i/>
                <w:color w:val="BFBFBF" w:themeColor="background1" w:themeShade="BF"/>
                <w:sz w:val="24"/>
                <w:szCs w:val="24"/>
              </w:rPr>
            </w:pPr>
            <w:r w:rsidRPr="00985BA1">
              <w:rPr>
                <w:rFonts w:ascii="Times New Roman" w:hAnsi="Times New Roman" w:cs="Times New Roman"/>
                <w:i/>
                <w:color w:val="BFBFBF" w:themeColor="background1" w:themeShade="BF"/>
                <w:sz w:val="24"/>
                <w:szCs w:val="24"/>
              </w:rPr>
              <w:t>Título</w:t>
            </w:r>
          </w:p>
        </w:tc>
        <w:tc>
          <w:tcPr>
            <w:tcW w:w="5118" w:type="dxa"/>
          </w:tcPr>
          <w:p w14:paraId="299AC54C" w14:textId="77777777" w:rsidR="00F50A45" w:rsidRPr="007C4F87" w:rsidRDefault="00A12CF0" w:rsidP="00F50A45">
            <w:pPr>
              <w:rPr>
                <w:rFonts w:ascii="Times New Roman" w:hAnsi="Times New Roman" w:cs="Times New Roman"/>
                <w:sz w:val="24"/>
                <w:szCs w:val="24"/>
              </w:rPr>
            </w:pPr>
            <w:hyperlink r:id="rId45" w:history="1">
              <w:r w:rsidR="00F50A45" w:rsidRPr="007C4F87">
                <w:rPr>
                  <w:rStyle w:val="Hipervnculo"/>
                  <w:rFonts w:ascii="Times New Roman" w:hAnsi="Times New Roman" w:cs="Times New Roman"/>
                  <w:sz w:val="24"/>
                  <w:szCs w:val="24"/>
                </w:rPr>
                <w:t>http://recursostic.educacion.es/secundaria/edad/4esohistoria/quincena2/quincena2_contenidos_4a_intro.htm</w:t>
              </w:r>
            </w:hyperlink>
          </w:p>
          <w:p w14:paraId="6DB00687" w14:textId="237F4D61" w:rsidR="00134A9E" w:rsidRPr="00985BA1" w:rsidRDefault="00134A9E" w:rsidP="00134A9E">
            <w:pPr>
              <w:jc w:val="center"/>
              <w:rPr>
                <w:rFonts w:ascii="Times New Roman" w:hAnsi="Times New Roman" w:cs="Times New Roman"/>
                <w:i/>
                <w:color w:val="BFBFBF" w:themeColor="background1" w:themeShade="BF"/>
                <w:sz w:val="24"/>
                <w:szCs w:val="24"/>
              </w:rPr>
            </w:pPr>
            <w:r w:rsidRPr="00985BA1">
              <w:rPr>
                <w:rFonts w:ascii="Times New Roman" w:hAnsi="Times New Roman" w:cs="Times New Roman"/>
                <w:i/>
                <w:color w:val="BFBFBF" w:themeColor="background1" w:themeShade="BF"/>
                <w:sz w:val="24"/>
                <w:szCs w:val="24"/>
              </w:rPr>
              <w:t>URL</w:t>
            </w:r>
          </w:p>
        </w:tc>
      </w:tr>
      <w:tr w:rsidR="00134A9E" w:rsidRPr="00985BA1" w14:paraId="4A847A21" w14:textId="77777777" w:rsidTr="00F50A45">
        <w:tc>
          <w:tcPr>
            <w:tcW w:w="722" w:type="dxa"/>
          </w:tcPr>
          <w:p w14:paraId="6E5D37F2" w14:textId="750ECCF1" w:rsidR="00134A9E" w:rsidRPr="00985BA1" w:rsidRDefault="00134A9E" w:rsidP="001A3E93">
            <w:pPr>
              <w:rPr>
                <w:rFonts w:ascii="Times New Roman" w:hAnsi="Times New Roman" w:cs="Times New Roman"/>
                <w:color w:val="000000"/>
                <w:sz w:val="24"/>
                <w:szCs w:val="24"/>
              </w:rPr>
            </w:pPr>
            <w:r w:rsidRPr="00985BA1">
              <w:rPr>
                <w:rFonts w:ascii="Times New Roman" w:hAnsi="Times New Roman" w:cs="Times New Roman"/>
                <w:b/>
                <w:color w:val="000000"/>
                <w:sz w:val="24"/>
                <w:szCs w:val="24"/>
              </w:rPr>
              <w:t>Web 02</w:t>
            </w:r>
          </w:p>
        </w:tc>
        <w:tc>
          <w:tcPr>
            <w:tcW w:w="3214" w:type="dxa"/>
          </w:tcPr>
          <w:p w14:paraId="701EBAED" w14:textId="65F61912" w:rsidR="00F50A45" w:rsidRPr="007C4F87" w:rsidRDefault="00134A9E" w:rsidP="00F50A45">
            <w:pPr>
              <w:rPr>
                <w:rFonts w:ascii="Times New Roman" w:hAnsi="Times New Roman" w:cs="Times New Roman"/>
                <w:sz w:val="24"/>
                <w:szCs w:val="24"/>
              </w:rPr>
            </w:pPr>
            <w:r w:rsidRPr="00985BA1">
              <w:rPr>
                <w:rFonts w:ascii="Times New Roman" w:hAnsi="Times New Roman" w:cs="Times New Roman"/>
                <w:i/>
                <w:color w:val="BFBFBF" w:themeColor="background1" w:themeShade="BF"/>
                <w:sz w:val="24"/>
                <w:szCs w:val="24"/>
              </w:rPr>
              <w:t>Título</w:t>
            </w:r>
            <w:r w:rsidR="00F50A45" w:rsidRPr="007C4F87">
              <w:rPr>
                <w:rFonts w:ascii="Times New Roman" w:hAnsi="Times New Roman" w:cs="Times New Roman"/>
              </w:rPr>
              <w:t xml:space="preserve"> </w:t>
            </w:r>
            <w:r w:rsidR="00F50A45" w:rsidRPr="007C4F87">
              <w:rPr>
                <w:rFonts w:ascii="Times New Roman" w:hAnsi="Times New Roman" w:cs="Times New Roman"/>
                <w:sz w:val="24"/>
                <w:szCs w:val="24"/>
              </w:rPr>
              <w:t>El siglo de las luces. Secuencia didáctica sobre la Ilustración ofrecida por el proyecto Kairos del Ministerio de Educación, Cultura y deporte de España.</w:t>
            </w:r>
          </w:p>
          <w:p w14:paraId="4568F319" w14:textId="4CDB5DFD" w:rsidR="00134A9E" w:rsidRPr="00F50A45"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2723364A" w14:textId="77777777" w:rsidR="00F50A45" w:rsidRPr="007C4F87" w:rsidRDefault="00A12CF0" w:rsidP="00F50A45">
            <w:pPr>
              <w:rPr>
                <w:rFonts w:ascii="Times New Roman" w:hAnsi="Times New Roman" w:cs="Times New Roman"/>
                <w:sz w:val="24"/>
                <w:szCs w:val="24"/>
              </w:rPr>
            </w:pPr>
            <w:hyperlink r:id="rId46" w:history="1">
              <w:r w:rsidR="00F50A45" w:rsidRPr="007C4F87">
                <w:rPr>
                  <w:rStyle w:val="Hipervnculo"/>
                  <w:rFonts w:ascii="Times New Roman" w:hAnsi="Times New Roman" w:cs="Times New Roman"/>
                  <w:sz w:val="24"/>
                  <w:szCs w:val="24"/>
                </w:rPr>
                <w:t>http://recursostic.educacion.es/kairos/web/ensenanzas/eso/moderna/luces_00.html</w:t>
              </w:r>
            </w:hyperlink>
          </w:p>
          <w:p w14:paraId="093828DE" w14:textId="16B18D94" w:rsidR="00134A9E" w:rsidRPr="00985BA1" w:rsidRDefault="00134A9E" w:rsidP="00134A9E">
            <w:pPr>
              <w:jc w:val="center"/>
              <w:rPr>
                <w:rFonts w:ascii="Times New Roman" w:hAnsi="Times New Roman" w:cs="Times New Roman"/>
                <w:i/>
                <w:color w:val="BFBFBF" w:themeColor="background1" w:themeShade="BF"/>
                <w:sz w:val="24"/>
                <w:szCs w:val="24"/>
              </w:rPr>
            </w:pPr>
            <w:r w:rsidRPr="00985BA1">
              <w:rPr>
                <w:rFonts w:ascii="Times New Roman" w:hAnsi="Times New Roman" w:cs="Times New Roman"/>
                <w:i/>
                <w:color w:val="BFBFBF" w:themeColor="background1" w:themeShade="BF"/>
                <w:sz w:val="24"/>
                <w:szCs w:val="24"/>
              </w:rPr>
              <w:t>URL</w:t>
            </w:r>
          </w:p>
        </w:tc>
      </w:tr>
      <w:tr w:rsidR="00134A9E" w:rsidRPr="00985BA1" w14:paraId="1572862F" w14:textId="77777777" w:rsidTr="00F50A45">
        <w:tc>
          <w:tcPr>
            <w:tcW w:w="722" w:type="dxa"/>
          </w:tcPr>
          <w:p w14:paraId="3DE92A1D" w14:textId="53D921C6" w:rsidR="00134A9E" w:rsidRPr="00985BA1" w:rsidRDefault="00134A9E" w:rsidP="001A3E93">
            <w:pPr>
              <w:rPr>
                <w:rFonts w:ascii="Times New Roman" w:hAnsi="Times New Roman" w:cs="Times New Roman"/>
                <w:b/>
                <w:color w:val="000000"/>
                <w:sz w:val="24"/>
                <w:szCs w:val="24"/>
              </w:rPr>
            </w:pPr>
            <w:r w:rsidRPr="00985BA1">
              <w:rPr>
                <w:rFonts w:ascii="Times New Roman" w:hAnsi="Times New Roman" w:cs="Times New Roman"/>
                <w:b/>
                <w:color w:val="000000"/>
                <w:sz w:val="24"/>
                <w:szCs w:val="24"/>
              </w:rPr>
              <w:t>Web 03</w:t>
            </w:r>
          </w:p>
        </w:tc>
        <w:tc>
          <w:tcPr>
            <w:tcW w:w="3214" w:type="dxa"/>
          </w:tcPr>
          <w:p w14:paraId="4EFA8B8E" w14:textId="7CC8A2BF" w:rsidR="00F50A45" w:rsidRPr="007C4F87" w:rsidRDefault="00134A9E" w:rsidP="00F50A45">
            <w:pPr>
              <w:rPr>
                <w:rFonts w:ascii="Times New Roman" w:hAnsi="Times New Roman" w:cs="Times New Roman"/>
                <w:sz w:val="24"/>
                <w:szCs w:val="24"/>
              </w:rPr>
            </w:pPr>
            <w:r w:rsidRPr="00985BA1">
              <w:rPr>
                <w:rFonts w:ascii="Times New Roman" w:hAnsi="Times New Roman" w:cs="Times New Roman"/>
                <w:i/>
                <w:color w:val="BFBFBF" w:themeColor="background1" w:themeShade="BF"/>
                <w:sz w:val="24"/>
                <w:szCs w:val="24"/>
              </w:rPr>
              <w:t>Título</w:t>
            </w:r>
            <w:r w:rsidR="00F50A45" w:rsidRPr="007C4F87">
              <w:rPr>
                <w:rFonts w:ascii="Times New Roman" w:hAnsi="Times New Roman" w:cs="Times New Roman"/>
              </w:rPr>
              <w:t xml:space="preserve"> </w:t>
            </w:r>
            <w:r w:rsidR="00F50A45" w:rsidRPr="007C4F87">
              <w:rPr>
                <w:rFonts w:ascii="Times New Roman" w:hAnsi="Times New Roman" w:cs="Times New Roman"/>
                <w:sz w:val="24"/>
                <w:szCs w:val="24"/>
              </w:rPr>
              <w:t>El concepto de Antiguo Régimen y otros elementos relacionados, ofrecidos por el Banco de Contenidos de AulaPlaneta</w:t>
            </w:r>
          </w:p>
          <w:p w14:paraId="629BB5D5" w14:textId="3C6C5C6C" w:rsidR="00134A9E" w:rsidRPr="00F50A45"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3F851BE3" w14:textId="77777777" w:rsidR="00F50A45" w:rsidRPr="007C4F87" w:rsidRDefault="00F50A45" w:rsidP="00F50A45">
            <w:pPr>
              <w:rPr>
                <w:rFonts w:ascii="Times New Roman" w:hAnsi="Times New Roman" w:cs="Times New Roman"/>
                <w:sz w:val="24"/>
                <w:szCs w:val="24"/>
              </w:rPr>
            </w:pPr>
            <w:r w:rsidRPr="007C4F87">
              <w:rPr>
                <w:rStyle w:val="tituloarticulo1"/>
                <w:rFonts w:ascii="Times New Roman" w:hAnsi="Times New Roman" w:cs="Times New Roman"/>
                <w:sz w:val="24"/>
                <w:szCs w:val="24"/>
              </w:rPr>
              <w:t>http://aulaplaneta.planetasaber.com/encyclopedia/default.asp?idpack=14&amp;idpil=6601720&amp;ruta=Buscador</w:t>
            </w:r>
          </w:p>
          <w:p w14:paraId="35017F04" w14:textId="24226D95" w:rsidR="00134A9E" w:rsidRPr="00985BA1" w:rsidRDefault="00134A9E" w:rsidP="00134A9E">
            <w:pPr>
              <w:jc w:val="center"/>
              <w:rPr>
                <w:rFonts w:ascii="Times New Roman" w:hAnsi="Times New Roman" w:cs="Times New Roman"/>
                <w:i/>
                <w:color w:val="BFBFBF" w:themeColor="background1" w:themeShade="BF"/>
                <w:sz w:val="24"/>
                <w:szCs w:val="24"/>
              </w:rPr>
            </w:pPr>
            <w:r w:rsidRPr="00985BA1">
              <w:rPr>
                <w:rFonts w:ascii="Times New Roman" w:hAnsi="Times New Roman" w:cs="Times New Roman"/>
                <w:i/>
                <w:color w:val="BFBFBF" w:themeColor="background1" w:themeShade="BF"/>
                <w:sz w:val="24"/>
                <w:szCs w:val="24"/>
              </w:rPr>
              <w:t>URL</w:t>
            </w:r>
          </w:p>
        </w:tc>
      </w:tr>
    </w:tbl>
    <w:p w14:paraId="0DB6C8AD" w14:textId="77777777" w:rsidR="00134A9E" w:rsidRPr="00985BA1" w:rsidRDefault="00134A9E" w:rsidP="00F21DA8">
      <w:pPr>
        <w:spacing w:after="0"/>
        <w:rPr>
          <w:rFonts w:ascii="Times New Roman" w:hAnsi="Times New Roman" w:cs="Times New Roman"/>
          <w:highlight w:val="yellow"/>
        </w:rPr>
      </w:pPr>
    </w:p>
    <w:p w14:paraId="22753671" w14:textId="77777777" w:rsidR="00F50A45" w:rsidRPr="007C4F87" w:rsidRDefault="00F50A45" w:rsidP="00F50A45">
      <w:pPr>
        <w:rPr>
          <w:rFonts w:ascii="Times New Roman" w:hAnsi="Times New Roman" w:cs="Times New Roman"/>
        </w:rPr>
      </w:pPr>
    </w:p>
    <w:p w14:paraId="2F23AC57" w14:textId="77777777" w:rsidR="00F50A45" w:rsidRPr="007C4F87" w:rsidRDefault="00F50A45" w:rsidP="00F50A45">
      <w:pPr>
        <w:rPr>
          <w:rFonts w:ascii="Times New Roman" w:hAnsi="Times New Roman" w:cs="Times New Roman"/>
        </w:rPr>
      </w:pPr>
    </w:p>
    <w:p w14:paraId="26C92892" w14:textId="77777777" w:rsidR="009D7E43" w:rsidRPr="00985BA1" w:rsidRDefault="009D7E43" w:rsidP="00F21DA8">
      <w:pPr>
        <w:spacing w:after="0"/>
        <w:rPr>
          <w:rFonts w:ascii="Times New Roman" w:hAnsi="Times New Roman" w:cs="Times New Roman"/>
        </w:rPr>
      </w:pPr>
    </w:p>
    <w:sectPr w:rsidR="009D7E43" w:rsidRPr="00985BA1" w:rsidSect="00FC30C2">
      <w:headerReference w:type="even" r:id="rId47"/>
      <w:headerReference w:type="default" r:id="rId48"/>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NA MARIA LARA" w:date="2015-02-25T18:40:00Z" w:initials="AML">
    <w:p w14:paraId="63FAA47C" w14:textId="77777777" w:rsidR="000C63D7" w:rsidRPr="008C0B17" w:rsidRDefault="000C63D7">
      <w:pPr>
        <w:pStyle w:val="Textocomentario"/>
        <w:rPr>
          <w:rFonts w:ascii="Times New Roman" w:hAnsi="Times New Roman"/>
          <w:color w:val="000000" w:themeColor="text1"/>
          <w:highlight w:val="red"/>
        </w:rPr>
      </w:pPr>
      <w:r>
        <w:rPr>
          <w:rStyle w:val="Refdecomentario"/>
        </w:rPr>
        <w:annotationRef/>
      </w:r>
      <w:r w:rsidRPr="008C0B17">
        <w:rPr>
          <w:rFonts w:ascii="Times New Roman" w:hAnsi="Times New Roman"/>
          <w:color w:val="000000" w:themeColor="text1"/>
          <w:highlight w:val="red"/>
        </w:rPr>
        <w:t>4º ESO/ Ciencias sociales, geografía e historia/El fin del Antiguo Régimen/ El Pensamiento liberal/Las ideas liberales</w:t>
      </w:r>
    </w:p>
    <w:p w14:paraId="184A7B41" w14:textId="77777777" w:rsidR="000C63D7" w:rsidRPr="008C0B17" w:rsidRDefault="000C63D7">
      <w:pPr>
        <w:pStyle w:val="Textocomentario"/>
        <w:rPr>
          <w:rFonts w:ascii="Times New Roman" w:hAnsi="Times New Roman"/>
          <w:color w:val="000000" w:themeColor="text1"/>
          <w:highlight w:val="red"/>
        </w:rPr>
      </w:pPr>
      <w:r w:rsidRPr="008C0B17">
        <w:rPr>
          <w:rFonts w:ascii="Times New Roman" w:hAnsi="Times New Roman"/>
          <w:color w:val="000000" w:themeColor="text1"/>
          <w:highlight w:val="red"/>
        </w:rPr>
        <w:t>NO TIENE AJUSTES</w:t>
      </w:r>
    </w:p>
    <w:p w14:paraId="752EAD31" w14:textId="77777777" w:rsidR="000C63D7" w:rsidRPr="008C0B17" w:rsidRDefault="000C63D7">
      <w:pPr>
        <w:pStyle w:val="Textocomentario"/>
        <w:rPr>
          <w:rFonts w:ascii="Times New Roman" w:hAnsi="Times New Roman"/>
          <w:sz w:val="24"/>
          <w:szCs w:val="24"/>
          <w:highlight w:val="red"/>
        </w:rPr>
      </w:pPr>
      <w:r w:rsidRPr="008C0B17">
        <w:rPr>
          <w:rFonts w:ascii="Times New Roman" w:hAnsi="Times New Roman"/>
          <w:color w:val="000000" w:themeColor="text1"/>
          <w:highlight w:val="red"/>
        </w:rPr>
        <w:t xml:space="preserve">TITULO: </w:t>
      </w:r>
      <w:r w:rsidRPr="008C0B17">
        <w:rPr>
          <w:rFonts w:ascii="Times New Roman" w:hAnsi="Times New Roman"/>
          <w:sz w:val="24"/>
          <w:szCs w:val="24"/>
          <w:highlight w:val="red"/>
        </w:rPr>
        <w:t>Ciencias sociales, geografía e historia</w:t>
      </w:r>
      <w:r w:rsidRPr="008C0B17">
        <w:rPr>
          <w:rFonts w:ascii="Times New Roman" w:hAnsi="Times New Roman"/>
          <w:sz w:val="24"/>
          <w:szCs w:val="24"/>
          <w:highlight w:val="red"/>
        </w:rPr>
        <w:br/>
        <w:t>Las ideas liberales</w:t>
      </w:r>
    </w:p>
    <w:p w14:paraId="39FACD84" w14:textId="1DDB8A3B" w:rsidR="000C63D7" w:rsidRDefault="000C63D7">
      <w:pPr>
        <w:pStyle w:val="Textocomentario"/>
        <w:rPr>
          <w:rFonts w:ascii="Times New Roman" w:hAnsi="Times New Roman"/>
          <w:sz w:val="24"/>
          <w:szCs w:val="24"/>
        </w:rPr>
      </w:pPr>
      <w:r w:rsidRPr="008C0B17">
        <w:rPr>
          <w:rFonts w:ascii="Times New Roman" w:hAnsi="Times New Roman"/>
          <w:sz w:val="24"/>
          <w:szCs w:val="24"/>
          <w:highlight w:val="red"/>
        </w:rPr>
        <w:t xml:space="preserve">ESCRIPIÓN: </w:t>
      </w:r>
      <w:r w:rsidRPr="008C0B17">
        <w:rPr>
          <w:rFonts w:ascii="Times New Roman" w:hAnsi="Times New Roman"/>
          <w:color w:val="000000" w:themeColor="text1"/>
          <w:highlight w:val="red"/>
        </w:rPr>
        <w:t>Actividad que se propone reflexionar sobre las características generales del Antiguo Régimen.</w:t>
      </w:r>
      <w:r>
        <w:rPr>
          <w:rFonts w:ascii="Times New Roman" w:hAnsi="Times New Roman"/>
          <w:color w:val="000000" w:themeColor="text1"/>
        </w:rPr>
        <w:t xml:space="preserve">  </w:t>
      </w:r>
    </w:p>
    <w:p w14:paraId="76876AA1" w14:textId="73C2045F" w:rsidR="000C63D7" w:rsidRDefault="000C63D7">
      <w:pPr>
        <w:pStyle w:val="Textocomentario"/>
      </w:pPr>
    </w:p>
  </w:comment>
  <w:comment w:id="3" w:author="ANA MARIA LARA" w:date="2015-02-21T18:47:00Z" w:initials="AML">
    <w:p w14:paraId="7E6B0E8C" w14:textId="159A5AF7" w:rsidR="000C63D7" w:rsidRDefault="000C63D7">
      <w:pPr>
        <w:pStyle w:val="Textocomentario"/>
      </w:pPr>
      <w:r>
        <w:rPr>
          <w:rStyle w:val="Refdecomentario"/>
        </w:rPr>
        <w:annotationRef/>
      </w:r>
      <w:r w:rsidRPr="00B670C7">
        <w:t>http://ntic.educacion.es/w3/eos/MaterialesEducativos/bachillerato/historia/revfran/revolucion1789.htm</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1A68F1" w14:textId="77777777" w:rsidR="006A3524" w:rsidRDefault="006A3524">
      <w:pPr>
        <w:spacing w:after="0"/>
      </w:pPr>
      <w:r>
        <w:separator/>
      </w:r>
    </w:p>
  </w:endnote>
  <w:endnote w:type="continuationSeparator" w:id="0">
    <w:p w14:paraId="3B2D3B59" w14:textId="77777777" w:rsidR="006A3524" w:rsidRDefault="006A35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A7D204" w14:textId="77777777" w:rsidR="006A3524" w:rsidRDefault="006A3524">
      <w:pPr>
        <w:spacing w:after="0"/>
      </w:pPr>
      <w:r>
        <w:separator/>
      </w:r>
    </w:p>
  </w:footnote>
  <w:footnote w:type="continuationSeparator" w:id="0">
    <w:p w14:paraId="67C921AC" w14:textId="77777777" w:rsidR="006A3524" w:rsidRDefault="006A352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0C63D7" w:rsidRDefault="000C63D7"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0C63D7" w:rsidRDefault="000C63D7"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0C63D7" w:rsidRDefault="000C63D7"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12CF0">
      <w:rPr>
        <w:rStyle w:val="Nmerodepgina"/>
        <w:noProof/>
      </w:rPr>
      <w:t>1</w:t>
    </w:r>
    <w:r>
      <w:rPr>
        <w:rStyle w:val="Nmerodepgina"/>
      </w:rPr>
      <w:fldChar w:fldCharType="end"/>
    </w:r>
  </w:p>
  <w:p w14:paraId="5F223E2B" w14:textId="32DCCEF4" w:rsidR="000C63D7" w:rsidRPr="00F16D37" w:rsidRDefault="000C63D7" w:rsidP="0004489C">
    <w:pPr>
      <w:pStyle w:val="Encabezado"/>
      <w:ind w:right="360"/>
      <w:rPr>
        <w:sz w:val="20"/>
        <w:szCs w:val="20"/>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8</w:t>
    </w:r>
    <w:r w:rsidRPr="008B4C96">
      <w:rPr>
        <w:rFonts w:ascii="Times" w:hAnsi="Times"/>
        <w:sz w:val="20"/>
        <w:szCs w:val="20"/>
        <w:highlight w:val="yellow"/>
        <w:lang w:val="en-US"/>
      </w:rPr>
      <w:t>_0</w:t>
    </w:r>
    <w:r>
      <w:rPr>
        <w:rFonts w:ascii="Times" w:hAnsi="Times"/>
        <w:sz w:val="20"/>
        <w:szCs w:val="20"/>
        <w:highlight w:val="yellow"/>
        <w:lang w:val="en-US"/>
      </w:rPr>
      <w:t>1</w:t>
    </w:r>
    <w:r w:rsidRPr="008B4C96">
      <w:rPr>
        <w:rFonts w:ascii="Times" w:hAnsi="Times"/>
        <w:sz w:val="20"/>
        <w:szCs w:val="20"/>
        <w:highlight w:val="yellow"/>
        <w:lang w:val="en-US"/>
      </w:rPr>
      <w:t>_CO]</w:t>
    </w:r>
    <w:r w:rsidRPr="008B4C96">
      <w:rPr>
        <w:rFonts w:ascii="Times" w:hAnsi="Times"/>
        <w:sz w:val="20"/>
        <w:szCs w:val="20"/>
        <w:lang w:val="en-US"/>
      </w:rPr>
      <w:t xml:space="preserve"> Gui</w:t>
    </w:r>
    <w:r>
      <w:rPr>
        <w:rFonts w:ascii="Times" w:hAnsi="Times"/>
        <w:sz w:val="20"/>
        <w:szCs w:val="20"/>
        <w:lang w:val="en-US"/>
      </w:rPr>
      <w:t>ó</w:t>
    </w:r>
    <w:r w:rsidRPr="008B4C96">
      <w:rPr>
        <w:rFonts w:ascii="Times" w:hAnsi="Times"/>
        <w:sz w:val="20"/>
        <w:szCs w:val="20"/>
        <w:lang w:val="en-US"/>
      </w:rPr>
      <w:t xml:space="preserve">n </w:t>
    </w:r>
    <w:r>
      <w:rPr>
        <w:rFonts w:ascii="Times" w:hAnsi="Times"/>
        <w:sz w:val="20"/>
        <w:szCs w:val="20"/>
        <w:lang w:val="en-US"/>
      </w:rPr>
      <w:t>1</w:t>
    </w:r>
    <w:r w:rsidRPr="008B4C96">
      <w:rPr>
        <w:rFonts w:ascii="Times" w:hAnsi="Times"/>
        <w:sz w:val="20"/>
        <w:szCs w:val="20"/>
        <w:lang w:val="en-US"/>
      </w:rPr>
      <w:t xml:space="preserve">. </w:t>
    </w:r>
    <w:r>
      <w:rPr>
        <w:b/>
        <w:sz w:val="22"/>
        <w:szCs w:val="22"/>
      </w:rPr>
      <w:t>El pensamiento liberal y las revoluciones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4709"/>
    <w:multiLevelType w:val="hybridMultilevel"/>
    <w:tmpl w:val="D3782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207F55"/>
    <w:multiLevelType w:val="multilevel"/>
    <w:tmpl w:val="8A265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3C4DE4"/>
    <w:multiLevelType w:val="hybridMultilevel"/>
    <w:tmpl w:val="3EE433B4"/>
    <w:lvl w:ilvl="0" w:tplc="C472F98E">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ED17995"/>
    <w:multiLevelType w:val="multilevel"/>
    <w:tmpl w:val="17CC3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A3610B"/>
    <w:multiLevelType w:val="hybridMultilevel"/>
    <w:tmpl w:val="77C2C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C2314EA"/>
    <w:multiLevelType w:val="multilevel"/>
    <w:tmpl w:val="ECBCA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273581"/>
    <w:multiLevelType w:val="hybridMultilevel"/>
    <w:tmpl w:val="844AA1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5CB9611B"/>
    <w:multiLevelType w:val="hybridMultilevel"/>
    <w:tmpl w:val="1F14B2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67DC3221"/>
    <w:multiLevelType w:val="hybridMultilevel"/>
    <w:tmpl w:val="B80404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97A4C9F"/>
    <w:multiLevelType w:val="hybridMultilevel"/>
    <w:tmpl w:val="577826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74A35B7E"/>
    <w:multiLevelType w:val="multilevel"/>
    <w:tmpl w:val="5B18F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93C4EDD"/>
    <w:multiLevelType w:val="hybridMultilevel"/>
    <w:tmpl w:val="6736069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2"/>
  </w:num>
  <w:num w:numId="2">
    <w:abstractNumId w:val="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5"/>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9"/>
  </w:num>
  <w:num w:numId="5">
    <w:abstractNumId w:val="11"/>
  </w:num>
  <w:num w:numId="6">
    <w:abstractNumId w:val="4"/>
  </w:num>
  <w:num w:numId="7">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1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6"/>
  </w:num>
  <w:num w:numId="10">
    <w:abstractNumId w:val="0"/>
  </w:num>
  <w:num w:numId="11">
    <w:abstractNumId w:val="7"/>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143"/>
    <w:rsid w:val="000024C6"/>
    <w:rsid w:val="00003A91"/>
    <w:rsid w:val="000040E5"/>
    <w:rsid w:val="000045EE"/>
    <w:rsid w:val="00006393"/>
    <w:rsid w:val="000063E9"/>
    <w:rsid w:val="000064E2"/>
    <w:rsid w:val="00012056"/>
    <w:rsid w:val="00012550"/>
    <w:rsid w:val="000144A1"/>
    <w:rsid w:val="00016723"/>
    <w:rsid w:val="000170D6"/>
    <w:rsid w:val="000177F1"/>
    <w:rsid w:val="0002006B"/>
    <w:rsid w:val="00024715"/>
    <w:rsid w:val="000277F7"/>
    <w:rsid w:val="000278CC"/>
    <w:rsid w:val="00030E2D"/>
    <w:rsid w:val="00031ADE"/>
    <w:rsid w:val="00032AE0"/>
    <w:rsid w:val="00033394"/>
    <w:rsid w:val="00033A3A"/>
    <w:rsid w:val="0003581C"/>
    <w:rsid w:val="00035DDC"/>
    <w:rsid w:val="00036421"/>
    <w:rsid w:val="00036F85"/>
    <w:rsid w:val="00037FDF"/>
    <w:rsid w:val="00040B51"/>
    <w:rsid w:val="0004182D"/>
    <w:rsid w:val="000419A0"/>
    <w:rsid w:val="0004273E"/>
    <w:rsid w:val="00042A94"/>
    <w:rsid w:val="0004489C"/>
    <w:rsid w:val="000468AD"/>
    <w:rsid w:val="00046EB5"/>
    <w:rsid w:val="00046F41"/>
    <w:rsid w:val="00047627"/>
    <w:rsid w:val="00053744"/>
    <w:rsid w:val="00054A93"/>
    <w:rsid w:val="0005679F"/>
    <w:rsid w:val="00056BFD"/>
    <w:rsid w:val="00056FCF"/>
    <w:rsid w:val="000573A2"/>
    <w:rsid w:val="00057679"/>
    <w:rsid w:val="00057AC0"/>
    <w:rsid w:val="000629EA"/>
    <w:rsid w:val="00064F7F"/>
    <w:rsid w:val="00066F3F"/>
    <w:rsid w:val="000716B5"/>
    <w:rsid w:val="00071A20"/>
    <w:rsid w:val="0007415B"/>
    <w:rsid w:val="0007453D"/>
    <w:rsid w:val="0007752C"/>
    <w:rsid w:val="00081745"/>
    <w:rsid w:val="00081E63"/>
    <w:rsid w:val="0008475A"/>
    <w:rsid w:val="00085D52"/>
    <w:rsid w:val="00086775"/>
    <w:rsid w:val="0008711D"/>
    <w:rsid w:val="000871E0"/>
    <w:rsid w:val="000874F7"/>
    <w:rsid w:val="000924E5"/>
    <w:rsid w:val="00092572"/>
    <w:rsid w:val="0009314C"/>
    <w:rsid w:val="0009379A"/>
    <w:rsid w:val="00096510"/>
    <w:rsid w:val="00097ACE"/>
    <w:rsid w:val="00097F50"/>
    <w:rsid w:val="000A070F"/>
    <w:rsid w:val="000A089B"/>
    <w:rsid w:val="000A378A"/>
    <w:rsid w:val="000A3959"/>
    <w:rsid w:val="000A3DA9"/>
    <w:rsid w:val="000A3DE8"/>
    <w:rsid w:val="000A4D90"/>
    <w:rsid w:val="000A7E1A"/>
    <w:rsid w:val="000B2DD2"/>
    <w:rsid w:val="000B4CE0"/>
    <w:rsid w:val="000B5A8D"/>
    <w:rsid w:val="000C0B3F"/>
    <w:rsid w:val="000C4BAB"/>
    <w:rsid w:val="000C602F"/>
    <w:rsid w:val="000C63D7"/>
    <w:rsid w:val="000D0E70"/>
    <w:rsid w:val="000D22B7"/>
    <w:rsid w:val="000D3304"/>
    <w:rsid w:val="000D3AAA"/>
    <w:rsid w:val="000D50A0"/>
    <w:rsid w:val="000D76CE"/>
    <w:rsid w:val="000E1629"/>
    <w:rsid w:val="000E1E66"/>
    <w:rsid w:val="000E50F5"/>
    <w:rsid w:val="000E56BF"/>
    <w:rsid w:val="000E7362"/>
    <w:rsid w:val="000F0C7A"/>
    <w:rsid w:val="000F3118"/>
    <w:rsid w:val="000F7B46"/>
    <w:rsid w:val="001018BE"/>
    <w:rsid w:val="00101D89"/>
    <w:rsid w:val="00106F09"/>
    <w:rsid w:val="0011245D"/>
    <w:rsid w:val="00112EDC"/>
    <w:rsid w:val="00121317"/>
    <w:rsid w:val="001239A8"/>
    <w:rsid w:val="001246F9"/>
    <w:rsid w:val="00127423"/>
    <w:rsid w:val="001300C4"/>
    <w:rsid w:val="001316BE"/>
    <w:rsid w:val="0013385F"/>
    <w:rsid w:val="00134A9E"/>
    <w:rsid w:val="001354F3"/>
    <w:rsid w:val="00135814"/>
    <w:rsid w:val="00135E31"/>
    <w:rsid w:val="00140B08"/>
    <w:rsid w:val="00140D65"/>
    <w:rsid w:val="001435BE"/>
    <w:rsid w:val="00146DDA"/>
    <w:rsid w:val="00147210"/>
    <w:rsid w:val="00147D40"/>
    <w:rsid w:val="00150A19"/>
    <w:rsid w:val="00152DB8"/>
    <w:rsid w:val="00153C5A"/>
    <w:rsid w:val="0015564E"/>
    <w:rsid w:val="00155DDA"/>
    <w:rsid w:val="00155F8C"/>
    <w:rsid w:val="001561C2"/>
    <w:rsid w:val="00160D85"/>
    <w:rsid w:val="00161D0A"/>
    <w:rsid w:val="00163E0E"/>
    <w:rsid w:val="00164C58"/>
    <w:rsid w:val="00166BF7"/>
    <w:rsid w:val="00171162"/>
    <w:rsid w:val="00171D1E"/>
    <w:rsid w:val="00173154"/>
    <w:rsid w:val="001738BE"/>
    <w:rsid w:val="001749B9"/>
    <w:rsid w:val="00175AA8"/>
    <w:rsid w:val="00177A1F"/>
    <w:rsid w:val="00183076"/>
    <w:rsid w:val="00183EBC"/>
    <w:rsid w:val="0018426E"/>
    <w:rsid w:val="0018784F"/>
    <w:rsid w:val="00187A47"/>
    <w:rsid w:val="00191A90"/>
    <w:rsid w:val="00193B1C"/>
    <w:rsid w:val="0019469F"/>
    <w:rsid w:val="00195E54"/>
    <w:rsid w:val="001A2B3A"/>
    <w:rsid w:val="001A3E93"/>
    <w:rsid w:val="001A42BD"/>
    <w:rsid w:val="001A4664"/>
    <w:rsid w:val="001A5E30"/>
    <w:rsid w:val="001B00F4"/>
    <w:rsid w:val="001B1F44"/>
    <w:rsid w:val="001B2EF0"/>
    <w:rsid w:val="001B37F8"/>
    <w:rsid w:val="001B3DAF"/>
    <w:rsid w:val="001B4371"/>
    <w:rsid w:val="001B629F"/>
    <w:rsid w:val="001C161B"/>
    <w:rsid w:val="001C3315"/>
    <w:rsid w:val="001C3CCB"/>
    <w:rsid w:val="001C6229"/>
    <w:rsid w:val="001C72ED"/>
    <w:rsid w:val="001D42D1"/>
    <w:rsid w:val="001D49CD"/>
    <w:rsid w:val="001D54D1"/>
    <w:rsid w:val="001D6E31"/>
    <w:rsid w:val="001F16AE"/>
    <w:rsid w:val="001F1D8F"/>
    <w:rsid w:val="001F26C5"/>
    <w:rsid w:val="001F2873"/>
    <w:rsid w:val="001F2B6F"/>
    <w:rsid w:val="001F33A7"/>
    <w:rsid w:val="001F391D"/>
    <w:rsid w:val="001F65EE"/>
    <w:rsid w:val="002022A7"/>
    <w:rsid w:val="0020303A"/>
    <w:rsid w:val="00203348"/>
    <w:rsid w:val="0020599A"/>
    <w:rsid w:val="0021072A"/>
    <w:rsid w:val="00210B60"/>
    <w:rsid w:val="00212311"/>
    <w:rsid w:val="00212435"/>
    <w:rsid w:val="00212459"/>
    <w:rsid w:val="00214515"/>
    <w:rsid w:val="002209FB"/>
    <w:rsid w:val="0023016E"/>
    <w:rsid w:val="0023033A"/>
    <w:rsid w:val="00230B4F"/>
    <w:rsid w:val="00230D33"/>
    <w:rsid w:val="00232291"/>
    <w:rsid w:val="00233987"/>
    <w:rsid w:val="00237243"/>
    <w:rsid w:val="00237543"/>
    <w:rsid w:val="0023765B"/>
    <w:rsid w:val="002406F9"/>
    <w:rsid w:val="002408A6"/>
    <w:rsid w:val="00241211"/>
    <w:rsid w:val="002434AB"/>
    <w:rsid w:val="00243875"/>
    <w:rsid w:val="00244336"/>
    <w:rsid w:val="00244F61"/>
    <w:rsid w:val="002514C9"/>
    <w:rsid w:val="00252A72"/>
    <w:rsid w:val="00254123"/>
    <w:rsid w:val="002567F2"/>
    <w:rsid w:val="00257473"/>
    <w:rsid w:val="00257DDB"/>
    <w:rsid w:val="00260B68"/>
    <w:rsid w:val="002632B2"/>
    <w:rsid w:val="00264B58"/>
    <w:rsid w:val="00272066"/>
    <w:rsid w:val="00273007"/>
    <w:rsid w:val="00276C9D"/>
    <w:rsid w:val="00282170"/>
    <w:rsid w:val="00285778"/>
    <w:rsid w:val="00285811"/>
    <w:rsid w:val="00290198"/>
    <w:rsid w:val="00290C76"/>
    <w:rsid w:val="002973CB"/>
    <w:rsid w:val="00297933"/>
    <w:rsid w:val="002A07B3"/>
    <w:rsid w:val="002A1E54"/>
    <w:rsid w:val="002A239D"/>
    <w:rsid w:val="002A239E"/>
    <w:rsid w:val="002A2688"/>
    <w:rsid w:val="002A6B17"/>
    <w:rsid w:val="002A768B"/>
    <w:rsid w:val="002B0F59"/>
    <w:rsid w:val="002B253B"/>
    <w:rsid w:val="002C194D"/>
    <w:rsid w:val="002C2770"/>
    <w:rsid w:val="002C5ADE"/>
    <w:rsid w:val="002C7D17"/>
    <w:rsid w:val="002D1656"/>
    <w:rsid w:val="002D2B46"/>
    <w:rsid w:val="002D2FE7"/>
    <w:rsid w:val="002E0A3A"/>
    <w:rsid w:val="002E34D4"/>
    <w:rsid w:val="002E7393"/>
    <w:rsid w:val="002F3536"/>
    <w:rsid w:val="002F3FB5"/>
    <w:rsid w:val="003030CE"/>
    <w:rsid w:val="00304F3E"/>
    <w:rsid w:val="003050D0"/>
    <w:rsid w:val="00305F48"/>
    <w:rsid w:val="0030709A"/>
    <w:rsid w:val="00312A3B"/>
    <w:rsid w:val="00312F78"/>
    <w:rsid w:val="003139FA"/>
    <w:rsid w:val="00313D8F"/>
    <w:rsid w:val="003150E5"/>
    <w:rsid w:val="00317F68"/>
    <w:rsid w:val="0032206E"/>
    <w:rsid w:val="0032234E"/>
    <w:rsid w:val="0032277E"/>
    <w:rsid w:val="00322D61"/>
    <w:rsid w:val="00323B2C"/>
    <w:rsid w:val="00324E6A"/>
    <w:rsid w:val="00325653"/>
    <w:rsid w:val="00326FC9"/>
    <w:rsid w:val="00327549"/>
    <w:rsid w:val="0033015E"/>
    <w:rsid w:val="00331E66"/>
    <w:rsid w:val="00332709"/>
    <w:rsid w:val="00333D4F"/>
    <w:rsid w:val="0033743D"/>
    <w:rsid w:val="00340782"/>
    <w:rsid w:val="00340856"/>
    <w:rsid w:val="00346730"/>
    <w:rsid w:val="00347250"/>
    <w:rsid w:val="00347BA5"/>
    <w:rsid w:val="00350246"/>
    <w:rsid w:val="00350AB9"/>
    <w:rsid w:val="003521B0"/>
    <w:rsid w:val="003524CB"/>
    <w:rsid w:val="003534B8"/>
    <w:rsid w:val="003536DD"/>
    <w:rsid w:val="003556E1"/>
    <w:rsid w:val="003556F1"/>
    <w:rsid w:val="00356434"/>
    <w:rsid w:val="00357683"/>
    <w:rsid w:val="00362BCE"/>
    <w:rsid w:val="0036393A"/>
    <w:rsid w:val="00365880"/>
    <w:rsid w:val="00365A47"/>
    <w:rsid w:val="0036644C"/>
    <w:rsid w:val="00370462"/>
    <w:rsid w:val="00376179"/>
    <w:rsid w:val="00376B66"/>
    <w:rsid w:val="003812EB"/>
    <w:rsid w:val="0038315B"/>
    <w:rsid w:val="0038456F"/>
    <w:rsid w:val="00384E20"/>
    <w:rsid w:val="00385C30"/>
    <w:rsid w:val="00385E3E"/>
    <w:rsid w:val="00386376"/>
    <w:rsid w:val="003926E6"/>
    <w:rsid w:val="00394AE7"/>
    <w:rsid w:val="00395F9D"/>
    <w:rsid w:val="00396E33"/>
    <w:rsid w:val="003A0493"/>
    <w:rsid w:val="003A2826"/>
    <w:rsid w:val="003A2A39"/>
    <w:rsid w:val="003A3208"/>
    <w:rsid w:val="003A5FBA"/>
    <w:rsid w:val="003A63E0"/>
    <w:rsid w:val="003A784A"/>
    <w:rsid w:val="003B0407"/>
    <w:rsid w:val="003B1CFB"/>
    <w:rsid w:val="003B2140"/>
    <w:rsid w:val="003B2AD3"/>
    <w:rsid w:val="003B5541"/>
    <w:rsid w:val="003B6E27"/>
    <w:rsid w:val="003B7E6A"/>
    <w:rsid w:val="003C0290"/>
    <w:rsid w:val="003C20B8"/>
    <w:rsid w:val="003C2B9F"/>
    <w:rsid w:val="003C2D6D"/>
    <w:rsid w:val="003C306F"/>
    <w:rsid w:val="003C50CE"/>
    <w:rsid w:val="003C6ADD"/>
    <w:rsid w:val="003C6C1F"/>
    <w:rsid w:val="003C765F"/>
    <w:rsid w:val="003C794B"/>
    <w:rsid w:val="003C7BC4"/>
    <w:rsid w:val="003D099A"/>
    <w:rsid w:val="003D0B91"/>
    <w:rsid w:val="003D362C"/>
    <w:rsid w:val="003D4714"/>
    <w:rsid w:val="003E024E"/>
    <w:rsid w:val="003E036B"/>
    <w:rsid w:val="003E1651"/>
    <w:rsid w:val="003E1BE1"/>
    <w:rsid w:val="003E1CF8"/>
    <w:rsid w:val="003E39CA"/>
    <w:rsid w:val="003E6681"/>
    <w:rsid w:val="003F1B3A"/>
    <w:rsid w:val="003F2984"/>
    <w:rsid w:val="003F2F74"/>
    <w:rsid w:val="003F3EE5"/>
    <w:rsid w:val="003F42C3"/>
    <w:rsid w:val="003F4793"/>
    <w:rsid w:val="003F6E14"/>
    <w:rsid w:val="003F7179"/>
    <w:rsid w:val="00404CF7"/>
    <w:rsid w:val="00407C56"/>
    <w:rsid w:val="004146C8"/>
    <w:rsid w:val="004168D2"/>
    <w:rsid w:val="00416B09"/>
    <w:rsid w:val="00423A9B"/>
    <w:rsid w:val="0042512A"/>
    <w:rsid w:val="00425943"/>
    <w:rsid w:val="00426B1E"/>
    <w:rsid w:val="004274ED"/>
    <w:rsid w:val="004274FA"/>
    <w:rsid w:val="00436E0A"/>
    <w:rsid w:val="00440AF7"/>
    <w:rsid w:val="0044314A"/>
    <w:rsid w:val="004434F2"/>
    <w:rsid w:val="00446FBC"/>
    <w:rsid w:val="004506D7"/>
    <w:rsid w:val="00453D0F"/>
    <w:rsid w:val="00453DA5"/>
    <w:rsid w:val="00455E58"/>
    <w:rsid w:val="0046182F"/>
    <w:rsid w:val="00461BC5"/>
    <w:rsid w:val="004669B6"/>
    <w:rsid w:val="004669EA"/>
    <w:rsid w:val="0046708B"/>
    <w:rsid w:val="004725E5"/>
    <w:rsid w:val="004756AC"/>
    <w:rsid w:val="0047645C"/>
    <w:rsid w:val="004802CB"/>
    <w:rsid w:val="0048119B"/>
    <w:rsid w:val="00482535"/>
    <w:rsid w:val="00484A58"/>
    <w:rsid w:val="0048783D"/>
    <w:rsid w:val="004905D5"/>
    <w:rsid w:val="00491E50"/>
    <w:rsid w:val="00493A29"/>
    <w:rsid w:val="00493EBC"/>
    <w:rsid w:val="00494824"/>
    <w:rsid w:val="004A3952"/>
    <w:rsid w:val="004A4334"/>
    <w:rsid w:val="004A6044"/>
    <w:rsid w:val="004A6E6E"/>
    <w:rsid w:val="004B0AD9"/>
    <w:rsid w:val="004B21D1"/>
    <w:rsid w:val="004B2A60"/>
    <w:rsid w:val="004B3939"/>
    <w:rsid w:val="004B47F2"/>
    <w:rsid w:val="004B6B94"/>
    <w:rsid w:val="004B7F8D"/>
    <w:rsid w:val="004C2881"/>
    <w:rsid w:val="004C46B1"/>
    <w:rsid w:val="004C4869"/>
    <w:rsid w:val="004C4AF1"/>
    <w:rsid w:val="004C7D0C"/>
    <w:rsid w:val="004C7E27"/>
    <w:rsid w:val="004D3002"/>
    <w:rsid w:val="004D65E8"/>
    <w:rsid w:val="004D7C1C"/>
    <w:rsid w:val="004E0C44"/>
    <w:rsid w:val="004E2B42"/>
    <w:rsid w:val="004E50F2"/>
    <w:rsid w:val="004E5E51"/>
    <w:rsid w:val="004E742B"/>
    <w:rsid w:val="004E7ADE"/>
    <w:rsid w:val="004F341B"/>
    <w:rsid w:val="004F6AE7"/>
    <w:rsid w:val="004F6F98"/>
    <w:rsid w:val="00503061"/>
    <w:rsid w:val="00503AB4"/>
    <w:rsid w:val="00506975"/>
    <w:rsid w:val="00507A44"/>
    <w:rsid w:val="005113BC"/>
    <w:rsid w:val="005122E5"/>
    <w:rsid w:val="00512FAD"/>
    <w:rsid w:val="005132E7"/>
    <w:rsid w:val="00513D1A"/>
    <w:rsid w:val="005141D9"/>
    <w:rsid w:val="00515332"/>
    <w:rsid w:val="005158CD"/>
    <w:rsid w:val="005167CF"/>
    <w:rsid w:val="00517061"/>
    <w:rsid w:val="00517426"/>
    <w:rsid w:val="00521FFB"/>
    <w:rsid w:val="00522689"/>
    <w:rsid w:val="00522E49"/>
    <w:rsid w:val="00523EF5"/>
    <w:rsid w:val="00525BD4"/>
    <w:rsid w:val="005273B3"/>
    <w:rsid w:val="005319AF"/>
    <w:rsid w:val="005319D0"/>
    <w:rsid w:val="00531CF8"/>
    <w:rsid w:val="0053396A"/>
    <w:rsid w:val="00533EEF"/>
    <w:rsid w:val="00534C86"/>
    <w:rsid w:val="005407D1"/>
    <w:rsid w:val="00541888"/>
    <w:rsid w:val="00541D80"/>
    <w:rsid w:val="00542466"/>
    <w:rsid w:val="00542BF6"/>
    <w:rsid w:val="00545BE9"/>
    <w:rsid w:val="00550059"/>
    <w:rsid w:val="00550CBB"/>
    <w:rsid w:val="005556BA"/>
    <w:rsid w:val="0055598D"/>
    <w:rsid w:val="00556554"/>
    <w:rsid w:val="00557707"/>
    <w:rsid w:val="00557DB9"/>
    <w:rsid w:val="00561243"/>
    <w:rsid w:val="00561431"/>
    <w:rsid w:val="005615CD"/>
    <w:rsid w:val="00562400"/>
    <w:rsid w:val="0056372C"/>
    <w:rsid w:val="00564275"/>
    <w:rsid w:val="0056528D"/>
    <w:rsid w:val="0056759D"/>
    <w:rsid w:val="005700AC"/>
    <w:rsid w:val="00571AE9"/>
    <w:rsid w:val="00572014"/>
    <w:rsid w:val="005726E4"/>
    <w:rsid w:val="00572B35"/>
    <w:rsid w:val="00574A97"/>
    <w:rsid w:val="00576218"/>
    <w:rsid w:val="00577D57"/>
    <w:rsid w:val="005852AD"/>
    <w:rsid w:val="00587381"/>
    <w:rsid w:val="00587729"/>
    <w:rsid w:val="005919AA"/>
    <w:rsid w:val="005939BA"/>
    <w:rsid w:val="00593DFD"/>
    <w:rsid w:val="00595A45"/>
    <w:rsid w:val="005977A7"/>
    <w:rsid w:val="005A3B16"/>
    <w:rsid w:val="005A40CA"/>
    <w:rsid w:val="005A4C1A"/>
    <w:rsid w:val="005B35C1"/>
    <w:rsid w:val="005B61F4"/>
    <w:rsid w:val="005B648B"/>
    <w:rsid w:val="005B6E01"/>
    <w:rsid w:val="005C0797"/>
    <w:rsid w:val="005C2112"/>
    <w:rsid w:val="005C2681"/>
    <w:rsid w:val="005C40A1"/>
    <w:rsid w:val="005D1738"/>
    <w:rsid w:val="005D3558"/>
    <w:rsid w:val="005D3C97"/>
    <w:rsid w:val="005D3FA9"/>
    <w:rsid w:val="005D4960"/>
    <w:rsid w:val="005D4BD0"/>
    <w:rsid w:val="005D6432"/>
    <w:rsid w:val="005D783D"/>
    <w:rsid w:val="005E227B"/>
    <w:rsid w:val="005E40AA"/>
    <w:rsid w:val="005E6DDF"/>
    <w:rsid w:val="005E7549"/>
    <w:rsid w:val="005E7C7A"/>
    <w:rsid w:val="005F118D"/>
    <w:rsid w:val="005F226C"/>
    <w:rsid w:val="005F4DA4"/>
    <w:rsid w:val="00600A51"/>
    <w:rsid w:val="00601256"/>
    <w:rsid w:val="00604376"/>
    <w:rsid w:val="0060534A"/>
    <w:rsid w:val="00605A4C"/>
    <w:rsid w:val="00610EBA"/>
    <w:rsid w:val="00612D36"/>
    <w:rsid w:val="006141AB"/>
    <w:rsid w:val="0061676F"/>
    <w:rsid w:val="00616DBC"/>
    <w:rsid w:val="0061799C"/>
    <w:rsid w:val="00620174"/>
    <w:rsid w:val="00621979"/>
    <w:rsid w:val="00622ADD"/>
    <w:rsid w:val="006242A7"/>
    <w:rsid w:val="0062484A"/>
    <w:rsid w:val="00624D66"/>
    <w:rsid w:val="00626C9A"/>
    <w:rsid w:val="006312EB"/>
    <w:rsid w:val="006346A2"/>
    <w:rsid w:val="00636194"/>
    <w:rsid w:val="00637159"/>
    <w:rsid w:val="00642768"/>
    <w:rsid w:val="00645669"/>
    <w:rsid w:val="0065038E"/>
    <w:rsid w:val="006603DE"/>
    <w:rsid w:val="00670091"/>
    <w:rsid w:val="006769B2"/>
    <w:rsid w:val="006770FD"/>
    <w:rsid w:val="0068378A"/>
    <w:rsid w:val="0068736B"/>
    <w:rsid w:val="00690A23"/>
    <w:rsid w:val="0069130B"/>
    <w:rsid w:val="006924A0"/>
    <w:rsid w:val="00692844"/>
    <w:rsid w:val="006959E5"/>
    <w:rsid w:val="00695B29"/>
    <w:rsid w:val="006A0494"/>
    <w:rsid w:val="006A0953"/>
    <w:rsid w:val="006A1381"/>
    <w:rsid w:val="006A2D60"/>
    <w:rsid w:val="006A3524"/>
    <w:rsid w:val="006A449D"/>
    <w:rsid w:val="006A493A"/>
    <w:rsid w:val="006A5363"/>
    <w:rsid w:val="006A5810"/>
    <w:rsid w:val="006B0124"/>
    <w:rsid w:val="006B0FA4"/>
    <w:rsid w:val="006B4CD5"/>
    <w:rsid w:val="006C075F"/>
    <w:rsid w:val="006C17DF"/>
    <w:rsid w:val="006C46A1"/>
    <w:rsid w:val="006C690F"/>
    <w:rsid w:val="006C7280"/>
    <w:rsid w:val="006D24A3"/>
    <w:rsid w:val="006D3E7D"/>
    <w:rsid w:val="006D4074"/>
    <w:rsid w:val="006D5BCC"/>
    <w:rsid w:val="006D6CCA"/>
    <w:rsid w:val="006E04FF"/>
    <w:rsid w:val="006E178A"/>
    <w:rsid w:val="006E3DFC"/>
    <w:rsid w:val="006E3FCB"/>
    <w:rsid w:val="006E73F7"/>
    <w:rsid w:val="006E7704"/>
    <w:rsid w:val="006F0D1F"/>
    <w:rsid w:val="006F3F0A"/>
    <w:rsid w:val="006F7D3C"/>
    <w:rsid w:val="007021B5"/>
    <w:rsid w:val="0070244F"/>
    <w:rsid w:val="00702D33"/>
    <w:rsid w:val="00704D28"/>
    <w:rsid w:val="00705553"/>
    <w:rsid w:val="00706A0F"/>
    <w:rsid w:val="00706AB7"/>
    <w:rsid w:val="00706FEB"/>
    <w:rsid w:val="007070AC"/>
    <w:rsid w:val="007109CF"/>
    <w:rsid w:val="007114E8"/>
    <w:rsid w:val="00712142"/>
    <w:rsid w:val="00723E98"/>
    <w:rsid w:val="00724705"/>
    <w:rsid w:val="00724CA8"/>
    <w:rsid w:val="00725D66"/>
    <w:rsid w:val="00726376"/>
    <w:rsid w:val="0073082B"/>
    <w:rsid w:val="007311BE"/>
    <w:rsid w:val="00732E18"/>
    <w:rsid w:val="007359E4"/>
    <w:rsid w:val="00735BFE"/>
    <w:rsid w:val="00736490"/>
    <w:rsid w:val="00740562"/>
    <w:rsid w:val="00741006"/>
    <w:rsid w:val="007415A9"/>
    <w:rsid w:val="00741C41"/>
    <w:rsid w:val="00742DFC"/>
    <w:rsid w:val="007446AC"/>
    <w:rsid w:val="007454E3"/>
    <w:rsid w:val="007466A1"/>
    <w:rsid w:val="00747361"/>
    <w:rsid w:val="00750D5F"/>
    <w:rsid w:val="007530AF"/>
    <w:rsid w:val="0075379D"/>
    <w:rsid w:val="00753E7B"/>
    <w:rsid w:val="007574BF"/>
    <w:rsid w:val="00763563"/>
    <w:rsid w:val="007665E6"/>
    <w:rsid w:val="007706BB"/>
    <w:rsid w:val="0077084B"/>
    <w:rsid w:val="00771657"/>
    <w:rsid w:val="00772B97"/>
    <w:rsid w:val="00773DE0"/>
    <w:rsid w:val="00780218"/>
    <w:rsid w:val="00780299"/>
    <w:rsid w:val="007814A8"/>
    <w:rsid w:val="00782988"/>
    <w:rsid w:val="00782D81"/>
    <w:rsid w:val="00783621"/>
    <w:rsid w:val="007838F6"/>
    <w:rsid w:val="00783C10"/>
    <w:rsid w:val="00785E93"/>
    <w:rsid w:val="00785F84"/>
    <w:rsid w:val="007864B8"/>
    <w:rsid w:val="00787A56"/>
    <w:rsid w:val="00791AD7"/>
    <w:rsid w:val="00793B45"/>
    <w:rsid w:val="00794716"/>
    <w:rsid w:val="00794815"/>
    <w:rsid w:val="00797AF2"/>
    <w:rsid w:val="007A0EDA"/>
    <w:rsid w:val="007A2FEB"/>
    <w:rsid w:val="007A45A9"/>
    <w:rsid w:val="007A5004"/>
    <w:rsid w:val="007A6FCA"/>
    <w:rsid w:val="007A75C7"/>
    <w:rsid w:val="007A7625"/>
    <w:rsid w:val="007B08A6"/>
    <w:rsid w:val="007B0BEE"/>
    <w:rsid w:val="007B2236"/>
    <w:rsid w:val="007B341F"/>
    <w:rsid w:val="007C0400"/>
    <w:rsid w:val="007C192C"/>
    <w:rsid w:val="007C5226"/>
    <w:rsid w:val="007D3D7E"/>
    <w:rsid w:val="007D6DF5"/>
    <w:rsid w:val="007E24B0"/>
    <w:rsid w:val="007E4F58"/>
    <w:rsid w:val="007E6B4B"/>
    <w:rsid w:val="007F0867"/>
    <w:rsid w:val="007F27B1"/>
    <w:rsid w:val="007F2B3E"/>
    <w:rsid w:val="007F2CD4"/>
    <w:rsid w:val="007F4768"/>
    <w:rsid w:val="007F4CA9"/>
    <w:rsid w:val="007F51B3"/>
    <w:rsid w:val="007F6A35"/>
    <w:rsid w:val="00800ED8"/>
    <w:rsid w:val="00804B8D"/>
    <w:rsid w:val="00804BD9"/>
    <w:rsid w:val="00806DFA"/>
    <w:rsid w:val="00810A81"/>
    <w:rsid w:val="008119A3"/>
    <w:rsid w:val="00812894"/>
    <w:rsid w:val="0081772D"/>
    <w:rsid w:val="00820E89"/>
    <w:rsid w:val="00821CEC"/>
    <w:rsid w:val="0082409A"/>
    <w:rsid w:val="0082620B"/>
    <w:rsid w:val="00826289"/>
    <w:rsid w:val="0082771A"/>
    <w:rsid w:val="008278AE"/>
    <w:rsid w:val="00827F9B"/>
    <w:rsid w:val="00830978"/>
    <w:rsid w:val="00833317"/>
    <w:rsid w:val="00834AF9"/>
    <w:rsid w:val="008369F2"/>
    <w:rsid w:val="008420C8"/>
    <w:rsid w:val="008421CC"/>
    <w:rsid w:val="00842252"/>
    <w:rsid w:val="0084479D"/>
    <w:rsid w:val="00845E19"/>
    <w:rsid w:val="008476F6"/>
    <w:rsid w:val="00847EA7"/>
    <w:rsid w:val="00850A49"/>
    <w:rsid w:val="008520C7"/>
    <w:rsid w:val="00854B41"/>
    <w:rsid w:val="00860A2F"/>
    <w:rsid w:val="00861341"/>
    <w:rsid w:val="008648CE"/>
    <w:rsid w:val="00864B03"/>
    <w:rsid w:val="00864FE2"/>
    <w:rsid w:val="0086569F"/>
    <w:rsid w:val="00871D79"/>
    <w:rsid w:val="0087270D"/>
    <w:rsid w:val="00875612"/>
    <w:rsid w:val="008819B4"/>
    <w:rsid w:val="008825B3"/>
    <w:rsid w:val="0088291C"/>
    <w:rsid w:val="00883D8C"/>
    <w:rsid w:val="00886BD9"/>
    <w:rsid w:val="00890AEF"/>
    <w:rsid w:val="0089249E"/>
    <w:rsid w:val="0089265D"/>
    <w:rsid w:val="00893017"/>
    <w:rsid w:val="008963B2"/>
    <w:rsid w:val="008969D0"/>
    <w:rsid w:val="008A00D9"/>
    <w:rsid w:val="008A0D4A"/>
    <w:rsid w:val="008A10AD"/>
    <w:rsid w:val="008A1BD7"/>
    <w:rsid w:val="008A4D14"/>
    <w:rsid w:val="008A51E7"/>
    <w:rsid w:val="008A6E3C"/>
    <w:rsid w:val="008A7CD5"/>
    <w:rsid w:val="008A7E6D"/>
    <w:rsid w:val="008B03F7"/>
    <w:rsid w:val="008B4C96"/>
    <w:rsid w:val="008B6F21"/>
    <w:rsid w:val="008B78B3"/>
    <w:rsid w:val="008C0B17"/>
    <w:rsid w:val="008C184A"/>
    <w:rsid w:val="008C1B5B"/>
    <w:rsid w:val="008C2F46"/>
    <w:rsid w:val="008C3C24"/>
    <w:rsid w:val="008C3E46"/>
    <w:rsid w:val="008C4647"/>
    <w:rsid w:val="008C4C21"/>
    <w:rsid w:val="008C6A86"/>
    <w:rsid w:val="008C6D7A"/>
    <w:rsid w:val="008D33F3"/>
    <w:rsid w:val="008D3EFF"/>
    <w:rsid w:val="008D4A75"/>
    <w:rsid w:val="008D4E2E"/>
    <w:rsid w:val="008D5541"/>
    <w:rsid w:val="008D6275"/>
    <w:rsid w:val="008D6FD5"/>
    <w:rsid w:val="008D7E5B"/>
    <w:rsid w:val="008E43FD"/>
    <w:rsid w:val="008E5A55"/>
    <w:rsid w:val="008F04B5"/>
    <w:rsid w:val="008F3316"/>
    <w:rsid w:val="008F4B10"/>
    <w:rsid w:val="008F61DA"/>
    <w:rsid w:val="008F7271"/>
    <w:rsid w:val="009029C9"/>
    <w:rsid w:val="009037BD"/>
    <w:rsid w:val="00904A13"/>
    <w:rsid w:val="00905F4B"/>
    <w:rsid w:val="00906CE6"/>
    <w:rsid w:val="009074D5"/>
    <w:rsid w:val="00907EC6"/>
    <w:rsid w:val="00912EB2"/>
    <w:rsid w:val="009153F5"/>
    <w:rsid w:val="00927CC1"/>
    <w:rsid w:val="009312D0"/>
    <w:rsid w:val="00932347"/>
    <w:rsid w:val="00933631"/>
    <w:rsid w:val="0093732D"/>
    <w:rsid w:val="00937DA9"/>
    <w:rsid w:val="00942AF2"/>
    <w:rsid w:val="00945604"/>
    <w:rsid w:val="00952817"/>
    <w:rsid w:val="00952A91"/>
    <w:rsid w:val="0095345F"/>
    <w:rsid w:val="0095355B"/>
    <w:rsid w:val="00955009"/>
    <w:rsid w:val="009604C5"/>
    <w:rsid w:val="00963B92"/>
    <w:rsid w:val="00963CC3"/>
    <w:rsid w:val="009655BE"/>
    <w:rsid w:val="009661D3"/>
    <w:rsid w:val="00971E52"/>
    <w:rsid w:val="00976A1A"/>
    <w:rsid w:val="0098031F"/>
    <w:rsid w:val="009803D7"/>
    <w:rsid w:val="00984C03"/>
    <w:rsid w:val="00985BA1"/>
    <w:rsid w:val="009873E2"/>
    <w:rsid w:val="0099027B"/>
    <w:rsid w:val="00991756"/>
    <w:rsid w:val="00994885"/>
    <w:rsid w:val="009962E8"/>
    <w:rsid w:val="009963B3"/>
    <w:rsid w:val="009A078B"/>
    <w:rsid w:val="009A285F"/>
    <w:rsid w:val="009A29B1"/>
    <w:rsid w:val="009A4067"/>
    <w:rsid w:val="009A5751"/>
    <w:rsid w:val="009A5C44"/>
    <w:rsid w:val="009A67C8"/>
    <w:rsid w:val="009B12F9"/>
    <w:rsid w:val="009B2287"/>
    <w:rsid w:val="009B3163"/>
    <w:rsid w:val="009B32FC"/>
    <w:rsid w:val="009B3AB4"/>
    <w:rsid w:val="009B475C"/>
    <w:rsid w:val="009B6522"/>
    <w:rsid w:val="009B79A0"/>
    <w:rsid w:val="009C04CA"/>
    <w:rsid w:val="009C0D65"/>
    <w:rsid w:val="009C17CF"/>
    <w:rsid w:val="009C17E7"/>
    <w:rsid w:val="009C1A2F"/>
    <w:rsid w:val="009C3614"/>
    <w:rsid w:val="009C3F8A"/>
    <w:rsid w:val="009C4CCD"/>
    <w:rsid w:val="009C5A72"/>
    <w:rsid w:val="009D1C5D"/>
    <w:rsid w:val="009D22FD"/>
    <w:rsid w:val="009D31DB"/>
    <w:rsid w:val="009D3B9A"/>
    <w:rsid w:val="009D3CA7"/>
    <w:rsid w:val="009D5533"/>
    <w:rsid w:val="009D5602"/>
    <w:rsid w:val="009D5A2C"/>
    <w:rsid w:val="009D5E68"/>
    <w:rsid w:val="009D61BE"/>
    <w:rsid w:val="009D645D"/>
    <w:rsid w:val="009D6D53"/>
    <w:rsid w:val="009D7E43"/>
    <w:rsid w:val="009E25A9"/>
    <w:rsid w:val="009E2A07"/>
    <w:rsid w:val="009E2EFF"/>
    <w:rsid w:val="009E3B06"/>
    <w:rsid w:val="009E58FB"/>
    <w:rsid w:val="009E601B"/>
    <w:rsid w:val="009F02B2"/>
    <w:rsid w:val="009F03B0"/>
    <w:rsid w:val="009F182E"/>
    <w:rsid w:val="009F205C"/>
    <w:rsid w:val="009F25C1"/>
    <w:rsid w:val="009F32F0"/>
    <w:rsid w:val="009F3E7C"/>
    <w:rsid w:val="00A00B50"/>
    <w:rsid w:val="00A02496"/>
    <w:rsid w:val="00A03F95"/>
    <w:rsid w:val="00A0555F"/>
    <w:rsid w:val="00A055BC"/>
    <w:rsid w:val="00A05739"/>
    <w:rsid w:val="00A06C87"/>
    <w:rsid w:val="00A06D7E"/>
    <w:rsid w:val="00A1083C"/>
    <w:rsid w:val="00A12324"/>
    <w:rsid w:val="00A12CF0"/>
    <w:rsid w:val="00A1377B"/>
    <w:rsid w:val="00A15964"/>
    <w:rsid w:val="00A15D9D"/>
    <w:rsid w:val="00A16E62"/>
    <w:rsid w:val="00A21C89"/>
    <w:rsid w:val="00A25ED0"/>
    <w:rsid w:val="00A27759"/>
    <w:rsid w:val="00A27DB4"/>
    <w:rsid w:val="00A31F14"/>
    <w:rsid w:val="00A31F94"/>
    <w:rsid w:val="00A34F0F"/>
    <w:rsid w:val="00A35967"/>
    <w:rsid w:val="00A3663B"/>
    <w:rsid w:val="00A43806"/>
    <w:rsid w:val="00A442EC"/>
    <w:rsid w:val="00A45D50"/>
    <w:rsid w:val="00A46B4A"/>
    <w:rsid w:val="00A47C12"/>
    <w:rsid w:val="00A51BE5"/>
    <w:rsid w:val="00A52066"/>
    <w:rsid w:val="00A538C1"/>
    <w:rsid w:val="00A55F33"/>
    <w:rsid w:val="00A56F58"/>
    <w:rsid w:val="00A6198D"/>
    <w:rsid w:val="00A63C60"/>
    <w:rsid w:val="00A63D3D"/>
    <w:rsid w:val="00A65139"/>
    <w:rsid w:val="00A65D5D"/>
    <w:rsid w:val="00A7297E"/>
    <w:rsid w:val="00A730DC"/>
    <w:rsid w:val="00A7402E"/>
    <w:rsid w:val="00A74A1C"/>
    <w:rsid w:val="00A76494"/>
    <w:rsid w:val="00A764C8"/>
    <w:rsid w:val="00A76EAC"/>
    <w:rsid w:val="00A81304"/>
    <w:rsid w:val="00A83867"/>
    <w:rsid w:val="00A85F2A"/>
    <w:rsid w:val="00A87CEE"/>
    <w:rsid w:val="00A92033"/>
    <w:rsid w:val="00A9249E"/>
    <w:rsid w:val="00A96BCE"/>
    <w:rsid w:val="00A97238"/>
    <w:rsid w:val="00AA4D27"/>
    <w:rsid w:val="00AA52FE"/>
    <w:rsid w:val="00AA58F3"/>
    <w:rsid w:val="00AA5C85"/>
    <w:rsid w:val="00AA5CE7"/>
    <w:rsid w:val="00AA6287"/>
    <w:rsid w:val="00AA6F28"/>
    <w:rsid w:val="00AA7EA9"/>
    <w:rsid w:val="00AB01C0"/>
    <w:rsid w:val="00AB1343"/>
    <w:rsid w:val="00AB1EE6"/>
    <w:rsid w:val="00AB2387"/>
    <w:rsid w:val="00AB264F"/>
    <w:rsid w:val="00AB419E"/>
    <w:rsid w:val="00AB56CC"/>
    <w:rsid w:val="00AB5C6C"/>
    <w:rsid w:val="00AB605B"/>
    <w:rsid w:val="00AC1D2D"/>
    <w:rsid w:val="00AC1DB8"/>
    <w:rsid w:val="00AC3685"/>
    <w:rsid w:val="00AC3DE2"/>
    <w:rsid w:val="00AC43BB"/>
    <w:rsid w:val="00AC575F"/>
    <w:rsid w:val="00AC58BD"/>
    <w:rsid w:val="00AC7771"/>
    <w:rsid w:val="00AD0488"/>
    <w:rsid w:val="00AD5DEE"/>
    <w:rsid w:val="00AD61DD"/>
    <w:rsid w:val="00AD7350"/>
    <w:rsid w:val="00AE0BBF"/>
    <w:rsid w:val="00AE1FC1"/>
    <w:rsid w:val="00AE4988"/>
    <w:rsid w:val="00AE6CCF"/>
    <w:rsid w:val="00AE7C66"/>
    <w:rsid w:val="00AF11C0"/>
    <w:rsid w:val="00AF4302"/>
    <w:rsid w:val="00AF78AB"/>
    <w:rsid w:val="00AF7F27"/>
    <w:rsid w:val="00AF7F33"/>
    <w:rsid w:val="00B06769"/>
    <w:rsid w:val="00B10D84"/>
    <w:rsid w:val="00B11370"/>
    <w:rsid w:val="00B11A7A"/>
    <w:rsid w:val="00B16068"/>
    <w:rsid w:val="00B209BA"/>
    <w:rsid w:val="00B22015"/>
    <w:rsid w:val="00B2218B"/>
    <w:rsid w:val="00B22B6E"/>
    <w:rsid w:val="00B2419E"/>
    <w:rsid w:val="00B25962"/>
    <w:rsid w:val="00B26F3B"/>
    <w:rsid w:val="00B3006B"/>
    <w:rsid w:val="00B300F7"/>
    <w:rsid w:val="00B302DD"/>
    <w:rsid w:val="00B3059C"/>
    <w:rsid w:val="00B30867"/>
    <w:rsid w:val="00B32575"/>
    <w:rsid w:val="00B32A55"/>
    <w:rsid w:val="00B3327A"/>
    <w:rsid w:val="00B3643D"/>
    <w:rsid w:val="00B36897"/>
    <w:rsid w:val="00B379AD"/>
    <w:rsid w:val="00B42B92"/>
    <w:rsid w:val="00B42BD1"/>
    <w:rsid w:val="00B42C5C"/>
    <w:rsid w:val="00B46EF2"/>
    <w:rsid w:val="00B5229C"/>
    <w:rsid w:val="00B52B58"/>
    <w:rsid w:val="00B533AA"/>
    <w:rsid w:val="00B540D4"/>
    <w:rsid w:val="00B559C2"/>
    <w:rsid w:val="00B55DDA"/>
    <w:rsid w:val="00B57E2C"/>
    <w:rsid w:val="00B60128"/>
    <w:rsid w:val="00B628BD"/>
    <w:rsid w:val="00B62FB0"/>
    <w:rsid w:val="00B6365A"/>
    <w:rsid w:val="00B6416D"/>
    <w:rsid w:val="00B65452"/>
    <w:rsid w:val="00B670C7"/>
    <w:rsid w:val="00B70F20"/>
    <w:rsid w:val="00B77F43"/>
    <w:rsid w:val="00B80CF0"/>
    <w:rsid w:val="00B81238"/>
    <w:rsid w:val="00B86549"/>
    <w:rsid w:val="00B879A3"/>
    <w:rsid w:val="00B9292E"/>
    <w:rsid w:val="00B932A2"/>
    <w:rsid w:val="00B95566"/>
    <w:rsid w:val="00B95FDC"/>
    <w:rsid w:val="00BA05B7"/>
    <w:rsid w:val="00BA1128"/>
    <w:rsid w:val="00BA245F"/>
    <w:rsid w:val="00BA4332"/>
    <w:rsid w:val="00BB065C"/>
    <w:rsid w:val="00BB0E5A"/>
    <w:rsid w:val="00BB48F9"/>
    <w:rsid w:val="00BB4A4B"/>
    <w:rsid w:val="00BB533A"/>
    <w:rsid w:val="00BB5AF3"/>
    <w:rsid w:val="00BB70A9"/>
    <w:rsid w:val="00BC058A"/>
    <w:rsid w:val="00BC1FD5"/>
    <w:rsid w:val="00BC2B5B"/>
    <w:rsid w:val="00BC3023"/>
    <w:rsid w:val="00BC4D24"/>
    <w:rsid w:val="00BD118D"/>
    <w:rsid w:val="00BD2487"/>
    <w:rsid w:val="00BD281F"/>
    <w:rsid w:val="00BD4892"/>
    <w:rsid w:val="00BD4A6E"/>
    <w:rsid w:val="00BD52F2"/>
    <w:rsid w:val="00BD58C9"/>
    <w:rsid w:val="00BD5F6C"/>
    <w:rsid w:val="00BE0E7B"/>
    <w:rsid w:val="00BE0F08"/>
    <w:rsid w:val="00BE1884"/>
    <w:rsid w:val="00BE1E6C"/>
    <w:rsid w:val="00BE2A3D"/>
    <w:rsid w:val="00BE3022"/>
    <w:rsid w:val="00BE43A5"/>
    <w:rsid w:val="00BE5E7E"/>
    <w:rsid w:val="00BE5EA1"/>
    <w:rsid w:val="00BE5F09"/>
    <w:rsid w:val="00BE606E"/>
    <w:rsid w:val="00BE7621"/>
    <w:rsid w:val="00BF12B2"/>
    <w:rsid w:val="00BF18D7"/>
    <w:rsid w:val="00BF2277"/>
    <w:rsid w:val="00BF39B6"/>
    <w:rsid w:val="00BF45A2"/>
    <w:rsid w:val="00BF56D0"/>
    <w:rsid w:val="00BF7C30"/>
    <w:rsid w:val="00C0121C"/>
    <w:rsid w:val="00C01DF0"/>
    <w:rsid w:val="00C01ED9"/>
    <w:rsid w:val="00C05325"/>
    <w:rsid w:val="00C0613E"/>
    <w:rsid w:val="00C06547"/>
    <w:rsid w:val="00C073CF"/>
    <w:rsid w:val="00C10363"/>
    <w:rsid w:val="00C126F9"/>
    <w:rsid w:val="00C1476E"/>
    <w:rsid w:val="00C14CF2"/>
    <w:rsid w:val="00C164CC"/>
    <w:rsid w:val="00C208F0"/>
    <w:rsid w:val="00C21467"/>
    <w:rsid w:val="00C229C9"/>
    <w:rsid w:val="00C25727"/>
    <w:rsid w:val="00C273A7"/>
    <w:rsid w:val="00C321AA"/>
    <w:rsid w:val="00C321B7"/>
    <w:rsid w:val="00C33136"/>
    <w:rsid w:val="00C34A08"/>
    <w:rsid w:val="00C34DD9"/>
    <w:rsid w:val="00C36B3D"/>
    <w:rsid w:val="00C36EC0"/>
    <w:rsid w:val="00C41840"/>
    <w:rsid w:val="00C42F71"/>
    <w:rsid w:val="00C44F3B"/>
    <w:rsid w:val="00C453B1"/>
    <w:rsid w:val="00C459BD"/>
    <w:rsid w:val="00C505D4"/>
    <w:rsid w:val="00C51292"/>
    <w:rsid w:val="00C53DBD"/>
    <w:rsid w:val="00C55466"/>
    <w:rsid w:val="00C55B04"/>
    <w:rsid w:val="00C55BAE"/>
    <w:rsid w:val="00C5698A"/>
    <w:rsid w:val="00C6084B"/>
    <w:rsid w:val="00C649D5"/>
    <w:rsid w:val="00C64A38"/>
    <w:rsid w:val="00C66B92"/>
    <w:rsid w:val="00C70112"/>
    <w:rsid w:val="00C7074A"/>
    <w:rsid w:val="00C73DCA"/>
    <w:rsid w:val="00C74485"/>
    <w:rsid w:val="00C74E6C"/>
    <w:rsid w:val="00C7646B"/>
    <w:rsid w:val="00C76EE8"/>
    <w:rsid w:val="00C77554"/>
    <w:rsid w:val="00C8328A"/>
    <w:rsid w:val="00C8468C"/>
    <w:rsid w:val="00C85210"/>
    <w:rsid w:val="00C8567B"/>
    <w:rsid w:val="00C859F4"/>
    <w:rsid w:val="00C87205"/>
    <w:rsid w:val="00C874C3"/>
    <w:rsid w:val="00C90045"/>
    <w:rsid w:val="00C903D6"/>
    <w:rsid w:val="00C91265"/>
    <w:rsid w:val="00C9381A"/>
    <w:rsid w:val="00C9467B"/>
    <w:rsid w:val="00C9659D"/>
    <w:rsid w:val="00CA1325"/>
    <w:rsid w:val="00CA26D2"/>
    <w:rsid w:val="00CA3AD8"/>
    <w:rsid w:val="00CA4D75"/>
    <w:rsid w:val="00CA5055"/>
    <w:rsid w:val="00CA5183"/>
    <w:rsid w:val="00CA5431"/>
    <w:rsid w:val="00CA65CC"/>
    <w:rsid w:val="00CA7EE4"/>
    <w:rsid w:val="00CB0642"/>
    <w:rsid w:val="00CB1917"/>
    <w:rsid w:val="00CB40A6"/>
    <w:rsid w:val="00CB59F9"/>
    <w:rsid w:val="00CB641A"/>
    <w:rsid w:val="00CB74A5"/>
    <w:rsid w:val="00CC3AE9"/>
    <w:rsid w:val="00CC5C2E"/>
    <w:rsid w:val="00CC5D5A"/>
    <w:rsid w:val="00CD027F"/>
    <w:rsid w:val="00CD1130"/>
    <w:rsid w:val="00CD25BD"/>
    <w:rsid w:val="00CD39D7"/>
    <w:rsid w:val="00CD42E1"/>
    <w:rsid w:val="00CD5971"/>
    <w:rsid w:val="00CD7232"/>
    <w:rsid w:val="00CD751A"/>
    <w:rsid w:val="00CE18B4"/>
    <w:rsid w:val="00CE193C"/>
    <w:rsid w:val="00CE19BB"/>
    <w:rsid w:val="00CE477F"/>
    <w:rsid w:val="00CE5880"/>
    <w:rsid w:val="00CE78E2"/>
    <w:rsid w:val="00CF29BE"/>
    <w:rsid w:val="00CF2CCF"/>
    <w:rsid w:val="00CF347E"/>
    <w:rsid w:val="00CF6C7D"/>
    <w:rsid w:val="00D00C13"/>
    <w:rsid w:val="00D0155D"/>
    <w:rsid w:val="00D018E9"/>
    <w:rsid w:val="00D01B35"/>
    <w:rsid w:val="00D01FD9"/>
    <w:rsid w:val="00D102E2"/>
    <w:rsid w:val="00D12BED"/>
    <w:rsid w:val="00D137BF"/>
    <w:rsid w:val="00D1522A"/>
    <w:rsid w:val="00D15622"/>
    <w:rsid w:val="00D1587E"/>
    <w:rsid w:val="00D16157"/>
    <w:rsid w:val="00D162A1"/>
    <w:rsid w:val="00D17A68"/>
    <w:rsid w:val="00D21FB9"/>
    <w:rsid w:val="00D23A89"/>
    <w:rsid w:val="00D24A37"/>
    <w:rsid w:val="00D251AF"/>
    <w:rsid w:val="00D25242"/>
    <w:rsid w:val="00D311A0"/>
    <w:rsid w:val="00D32640"/>
    <w:rsid w:val="00D33B2F"/>
    <w:rsid w:val="00D34D57"/>
    <w:rsid w:val="00D3601D"/>
    <w:rsid w:val="00D408F4"/>
    <w:rsid w:val="00D4141B"/>
    <w:rsid w:val="00D436C0"/>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18A0"/>
    <w:rsid w:val="00D65A57"/>
    <w:rsid w:val="00D6710F"/>
    <w:rsid w:val="00D707C1"/>
    <w:rsid w:val="00D72969"/>
    <w:rsid w:val="00D73498"/>
    <w:rsid w:val="00D73B7B"/>
    <w:rsid w:val="00D76012"/>
    <w:rsid w:val="00D80AC4"/>
    <w:rsid w:val="00D821FA"/>
    <w:rsid w:val="00D8413A"/>
    <w:rsid w:val="00D844E0"/>
    <w:rsid w:val="00D879CA"/>
    <w:rsid w:val="00D90BF4"/>
    <w:rsid w:val="00D918DB"/>
    <w:rsid w:val="00DA0E99"/>
    <w:rsid w:val="00DA57A8"/>
    <w:rsid w:val="00DA57FE"/>
    <w:rsid w:val="00DA5BD8"/>
    <w:rsid w:val="00DA7CC1"/>
    <w:rsid w:val="00DB0651"/>
    <w:rsid w:val="00DB27D1"/>
    <w:rsid w:val="00DB4387"/>
    <w:rsid w:val="00DB6FF4"/>
    <w:rsid w:val="00DC3F3C"/>
    <w:rsid w:val="00DC638C"/>
    <w:rsid w:val="00DD09E0"/>
    <w:rsid w:val="00DD0E53"/>
    <w:rsid w:val="00DD2490"/>
    <w:rsid w:val="00DD2604"/>
    <w:rsid w:val="00DD444A"/>
    <w:rsid w:val="00DD45E2"/>
    <w:rsid w:val="00DD4B41"/>
    <w:rsid w:val="00DD534A"/>
    <w:rsid w:val="00DD740E"/>
    <w:rsid w:val="00DE1CEE"/>
    <w:rsid w:val="00DE1F30"/>
    <w:rsid w:val="00DE2D00"/>
    <w:rsid w:val="00DE3AAE"/>
    <w:rsid w:val="00DE69EE"/>
    <w:rsid w:val="00DE6E31"/>
    <w:rsid w:val="00DE6F1E"/>
    <w:rsid w:val="00DF1AEC"/>
    <w:rsid w:val="00DF25AE"/>
    <w:rsid w:val="00DF28B1"/>
    <w:rsid w:val="00DF44F5"/>
    <w:rsid w:val="00DF5329"/>
    <w:rsid w:val="00DF7895"/>
    <w:rsid w:val="00E00B89"/>
    <w:rsid w:val="00E01400"/>
    <w:rsid w:val="00E03BA9"/>
    <w:rsid w:val="00E04646"/>
    <w:rsid w:val="00E0529D"/>
    <w:rsid w:val="00E06BCD"/>
    <w:rsid w:val="00E10F1D"/>
    <w:rsid w:val="00E135BE"/>
    <w:rsid w:val="00E13EFB"/>
    <w:rsid w:val="00E15CA3"/>
    <w:rsid w:val="00E176B4"/>
    <w:rsid w:val="00E17B3F"/>
    <w:rsid w:val="00E218E2"/>
    <w:rsid w:val="00E2355C"/>
    <w:rsid w:val="00E2397E"/>
    <w:rsid w:val="00E24FDD"/>
    <w:rsid w:val="00E25A6E"/>
    <w:rsid w:val="00E26B0C"/>
    <w:rsid w:val="00E328E7"/>
    <w:rsid w:val="00E33AEB"/>
    <w:rsid w:val="00E33FC6"/>
    <w:rsid w:val="00E3697A"/>
    <w:rsid w:val="00E3728B"/>
    <w:rsid w:val="00E437F5"/>
    <w:rsid w:val="00E45564"/>
    <w:rsid w:val="00E45B8B"/>
    <w:rsid w:val="00E45FD0"/>
    <w:rsid w:val="00E466E6"/>
    <w:rsid w:val="00E51625"/>
    <w:rsid w:val="00E538CC"/>
    <w:rsid w:val="00E5438E"/>
    <w:rsid w:val="00E607B7"/>
    <w:rsid w:val="00E623D5"/>
    <w:rsid w:val="00E623F0"/>
    <w:rsid w:val="00E67395"/>
    <w:rsid w:val="00E67616"/>
    <w:rsid w:val="00E679E2"/>
    <w:rsid w:val="00E72CB9"/>
    <w:rsid w:val="00E7313F"/>
    <w:rsid w:val="00E73BCB"/>
    <w:rsid w:val="00E73D7C"/>
    <w:rsid w:val="00E74924"/>
    <w:rsid w:val="00E75ACB"/>
    <w:rsid w:val="00E76E1C"/>
    <w:rsid w:val="00E80876"/>
    <w:rsid w:val="00E81E34"/>
    <w:rsid w:val="00E85C68"/>
    <w:rsid w:val="00E90C70"/>
    <w:rsid w:val="00E90F5C"/>
    <w:rsid w:val="00E9108F"/>
    <w:rsid w:val="00E91EEC"/>
    <w:rsid w:val="00E92112"/>
    <w:rsid w:val="00EA51FF"/>
    <w:rsid w:val="00EA56FC"/>
    <w:rsid w:val="00EA617C"/>
    <w:rsid w:val="00EB2472"/>
    <w:rsid w:val="00EB3348"/>
    <w:rsid w:val="00EB66D6"/>
    <w:rsid w:val="00EB68B5"/>
    <w:rsid w:val="00EB6C2C"/>
    <w:rsid w:val="00EB7ACC"/>
    <w:rsid w:val="00EC0128"/>
    <w:rsid w:val="00EC1411"/>
    <w:rsid w:val="00EC17C3"/>
    <w:rsid w:val="00EC2846"/>
    <w:rsid w:val="00EC4690"/>
    <w:rsid w:val="00EC5847"/>
    <w:rsid w:val="00EC7FED"/>
    <w:rsid w:val="00ED0B81"/>
    <w:rsid w:val="00ED0FC0"/>
    <w:rsid w:val="00ED22D9"/>
    <w:rsid w:val="00ED3937"/>
    <w:rsid w:val="00ED3C09"/>
    <w:rsid w:val="00ED49D1"/>
    <w:rsid w:val="00ED6B53"/>
    <w:rsid w:val="00EE2F4F"/>
    <w:rsid w:val="00EE3B24"/>
    <w:rsid w:val="00EE43D1"/>
    <w:rsid w:val="00EE503C"/>
    <w:rsid w:val="00EF15BF"/>
    <w:rsid w:val="00EF43EB"/>
    <w:rsid w:val="00EF5161"/>
    <w:rsid w:val="00F01EFC"/>
    <w:rsid w:val="00F03F69"/>
    <w:rsid w:val="00F04148"/>
    <w:rsid w:val="00F05579"/>
    <w:rsid w:val="00F06181"/>
    <w:rsid w:val="00F0694F"/>
    <w:rsid w:val="00F07E7C"/>
    <w:rsid w:val="00F101BD"/>
    <w:rsid w:val="00F11351"/>
    <w:rsid w:val="00F1336F"/>
    <w:rsid w:val="00F14431"/>
    <w:rsid w:val="00F1586C"/>
    <w:rsid w:val="00F16D37"/>
    <w:rsid w:val="00F17BD9"/>
    <w:rsid w:val="00F21DA8"/>
    <w:rsid w:val="00F23646"/>
    <w:rsid w:val="00F23DBC"/>
    <w:rsid w:val="00F30E80"/>
    <w:rsid w:val="00F317B2"/>
    <w:rsid w:val="00F335B5"/>
    <w:rsid w:val="00F33C48"/>
    <w:rsid w:val="00F36937"/>
    <w:rsid w:val="00F36FF2"/>
    <w:rsid w:val="00F40100"/>
    <w:rsid w:val="00F40FB0"/>
    <w:rsid w:val="00F45523"/>
    <w:rsid w:val="00F50900"/>
    <w:rsid w:val="00F50A45"/>
    <w:rsid w:val="00F51C55"/>
    <w:rsid w:val="00F528A6"/>
    <w:rsid w:val="00F52DC7"/>
    <w:rsid w:val="00F53972"/>
    <w:rsid w:val="00F53EC7"/>
    <w:rsid w:val="00F550E4"/>
    <w:rsid w:val="00F5566F"/>
    <w:rsid w:val="00F55E68"/>
    <w:rsid w:val="00F56259"/>
    <w:rsid w:val="00F5734A"/>
    <w:rsid w:val="00F57632"/>
    <w:rsid w:val="00F576FB"/>
    <w:rsid w:val="00F60D90"/>
    <w:rsid w:val="00F621E6"/>
    <w:rsid w:val="00F63223"/>
    <w:rsid w:val="00F63CC9"/>
    <w:rsid w:val="00F6653D"/>
    <w:rsid w:val="00F66A8B"/>
    <w:rsid w:val="00F702C3"/>
    <w:rsid w:val="00F70C32"/>
    <w:rsid w:val="00F719D2"/>
    <w:rsid w:val="00F7245B"/>
    <w:rsid w:val="00F77D60"/>
    <w:rsid w:val="00F800D3"/>
    <w:rsid w:val="00F814E6"/>
    <w:rsid w:val="00F81BC4"/>
    <w:rsid w:val="00F830A0"/>
    <w:rsid w:val="00F835EB"/>
    <w:rsid w:val="00F85CA2"/>
    <w:rsid w:val="00F902B0"/>
    <w:rsid w:val="00F97348"/>
    <w:rsid w:val="00F974C1"/>
    <w:rsid w:val="00FA0E22"/>
    <w:rsid w:val="00FA3E01"/>
    <w:rsid w:val="00FA4496"/>
    <w:rsid w:val="00FA5916"/>
    <w:rsid w:val="00FA7710"/>
    <w:rsid w:val="00FB30B8"/>
    <w:rsid w:val="00FB3711"/>
    <w:rsid w:val="00FB5911"/>
    <w:rsid w:val="00FB7B12"/>
    <w:rsid w:val="00FC1184"/>
    <w:rsid w:val="00FC30C2"/>
    <w:rsid w:val="00FC4F07"/>
    <w:rsid w:val="00FD09C7"/>
    <w:rsid w:val="00FD2625"/>
    <w:rsid w:val="00FD2734"/>
    <w:rsid w:val="00FD2B9B"/>
    <w:rsid w:val="00FD562B"/>
    <w:rsid w:val="00FD5656"/>
    <w:rsid w:val="00FD747D"/>
    <w:rsid w:val="00FE4300"/>
    <w:rsid w:val="00FE4C70"/>
    <w:rsid w:val="00FE5D52"/>
    <w:rsid w:val="00FE7191"/>
    <w:rsid w:val="00FE7D89"/>
    <w:rsid w:val="00FE7E94"/>
    <w:rsid w:val="00FF08E3"/>
    <w:rsid w:val="00FF2A4B"/>
    <w:rsid w:val="00FF2D3C"/>
    <w:rsid w:val="00FF3E4E"/>
    <w:rsid w:val="00FF4B82"/>
    <w:rsid w:val="00FF4F30"/>
    <w:rsid w:val="00FF54AF"/>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uiPriority="9" w:qFormat="1"/>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uiPriority="9" w:qFormat="1"/>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14834704">
      <w:bodyDiv w:val="1"/>
      <w:marLeft w:val="0"/>
      <w:marRight w:val="0"/>
      <w:marTop w:val="0"/>
      <w:marBottom w:val="0"/>
      <w:divBdr>
        <w:top w:val="none" w:sz="0" w:space="0" w:color="auto"/>
        <w:left w:val="none" w:sz="0" w:space="0" w:color="auto"/>
        <w:bottom w:val="none" w:sz="0" w:space="0" w:color="auto"/>
        <w:right w:val="none" w:sz="0" w:space="0" w:color="auto"/>
      </w:divBdr>
      <w:divsChild>
        <w:div w:id="310332204">
          <w:marLeft w:val="0"/>
          <w:marRight w:val="0"/>
          <w:marTop w:val="0"/>
          <w:marBottom w:val="0"/>
          <w:divBdr>
            <w:top w:val="none" w:sz="0" w:space="0" w:color="auto"/>
            <w:left w:val="none" w:sz="0" w:space="0" w:color="auto"/>
            <w:bottom w:val="none" w:sz="0" w:space="0" w:color="auto"/>
            <w:right w:val="none" w:sz="0" w:space="0" w:color="auto"/>
          </w:divBdr>
          <w:divsChild>
            <w:div w:id="644506174">
              <w:marLeft w:val="0"/>
              <w:marRight w:val="0"/>
              <w:marTop w:val="0"/>
              <w:marBottom w:val="0"/>
              <w:divBdr>
                <w:top w:val="none" w:sz="0" w:space="0" w:color="auto"/>
                <w:left w:val="none" w:sz="0" w:space="0" w:color="auto"/>
                <w:bottom w:val="none" w:sz="0" w:space="0" w:color="auto"/>
                <w:right w:val="none" w:sz="0" w:space="0" w:color="auto"/>
              </w:divBdr>
              <w:divsChild>
                <w:div w:id="708727268">
                  <w:marLeft w:val="0"/>
                  <w:marRight w:val="0"/>
                  <w:marTop w:val="0"/>
                  <w:marBottom w:val="0"/>
                  <w:divBdr>
                    <w:top w:val="none" w:sz="0" w:space="0" w:color="auto"/>
                    <w:left w:val="none" w:sz="0" w:space="0" w:color="auto"/>
                    <w:bottom w:val="none" w:sz="0" w:space="0" w:color="auto"/>
                    <w:right w:val="none" w:sz="0" w:space="0" w:color="auto"/>
                  </w:divBdr>
                  <w:divsChild>
                    <w:div w:id="1650137594">
                      <w:marLeft w:val="0"/>
                      <w:marRight w:val="0"/>
                      <w:marTop w:val="0"/>
                      <w:marBottom w:val="0"/>
                      <w:divBdr>
                        <w:top w:val="none" w:sz="0" w:space="0" w:color="auto"/>
                        <w:left w:val="none" w:sz="0" w:space="0" w:color="auto"/>
                        <w:bottom w:val="none" w:sz="0" w:space="0" w:color="auto"/>
                        <w:right w:val="none" w:sz="0" w:space="0" w:color="auto"/>
                      </w:divBdr>
                      <w:divsChild>
                        <w:div w:id="1838114756">
                          <w:marLeft w:val="0"/>
                          <w:marRight w:val="0"/>
                          <w:marTop w:val="0"/>
                          <w:marBottom w:val="0"/>
                          <w:divBdr>
                            <w:top w:val="none" w:sz="0" w:space="0" w:color="auto"/>
                            <w:left w:val="none" w:sz="0" w:space="0" w:color="auto"/>
                            <w:bottom w:val="none" w:sz="0" w:space="0" w:color="auto"/>
                            <w:right w:val="none" w:sz="0" w:space="0" w:color="auto"/>
                          </w:divBdr>
                          <w:divsChild>
                            <w:div w:id="1339848692">
                              <w:marLeft w:val="0"/>
                              <w:marRight w:val="0"/>
                              <w:marTop w:val="0"/>
                              <w:marBottom w:val="0"/>
                              <w:divBdr>
                                <w:top w:val="none" w:sz="0" w:space="0" w:color="auto"/>
                                <w:left w:val="none" w:sz="0" w:space="0" w:color="auto"/>
                                <w:bottom w:val="none" w:sz="0" w:space="0" w:color="auto"/>
                                <w:right w:val="none" w:sz="0" w:space="0" w:color="auto"/>
                              </w:divBdr>
                              <w:divsChild>
                                <w:div w:id="8870093">
                                  <w:marLeft w:val="0"/>
                                  <w:marRight w:val="0"/>
                                  <w:marTop w:val="0"/>
                                  <w:marBottom w:val="0"/>
                                  <w:divBdr>
                                    <w:top w:val="none" w:sz="0" w:space="0" w:color="auto"/>
                                    <w:left w:val="none" w:sz="0" w:space="0" w:color="auto"/>
                                    <w:bottom w:val="none" w:sz="0" w:space="0" w:color="auto"/>
                                    <w:right w:val="none" w:sz="0" w:space="0" w:color="auto"/>
                                  </w:divBdr>
                                  <w:divsChild>
                                    <w:div w:id="1287470244">
                                      <w:marLeft w:val="0"/>
                                      <w:marRight w:val="0"/>
                                      <w:marTop w:val="0"/>
                                      <w:marBottom w:val="0"/>
                                      <w:divBdr>
                                        <w:top w:val="none" w:sz="0" w:space="0" w:color="auto"/>
                                        <w:left w:val="none" w:sz="0" w:space="0" w:color="auto"/>
                                        <w:bottom w:val="none" w:sz="0" w:space="0" w:color="auto"/>
                                        <w:right w:val="none" w:sz="0" w:space="0" w:color="auto"/>
                                      </w:divBdr>
                                      <w:divsChild>
                                        <w:div w:id="1471089496">
                                          <w:marLeft w:val="0"/>
                                          <w:marRight w:val="0"/>
                                          <w:marTop w:val="0"/>
                                          <w:marBottom w:val="0"/>
                                          <w:divBdr>
                                            <w:top w:val="none" w:sz="0" w:space="0" w:color="auto"/>
                                            <w:left w:val="none" w:sz="0" w:space="0" w:color="auto"/>
                                            <w:bottom w:val="none" w:sz="0" w:space="0" w:color="auto"/>
                                            <w:right w:val="none" w:sz="0" w:space="0" w:color="auto"/>
                                          </w:divBdr>
                                          <w:divsChild>
                                            <w:div w:id="1300258041">
                                              <w:marLeft w:val="0"/>
                                              <w:marRight w:val="0"/>
                                              <w:marTop w:val="0"/>
                                              <w:marBottom w:val="0"/>
                                              <w:divBdr>
                                                <w:top w:val="none" w:sz="0" w:space="0" w:color="auto"/>
                                                <w:left w:val="none" w:sz="0" w:space="0" w:color="auto"/>
                                                <w:bottom w:val="none" w:sz="0" w:space="0" w:color="auto"/>
                                                <w:right w:val="none" w:sz="0" w:space="0" w:color="auto"/>
                                              </w:divBdr>
                                              <w:divsChild>
                                                <w:div w:id="1295604397">
                                                  <w:marLeft w:val="0"/>
                                                  <w:marRight w:val="0"/>
                                                  <w:marTop w:val="0"/>
                                                  <w:marBottom w:val="0"/>
                                                  <w:divBdr>
                                                    <w:top w:val="none" w:sz="0" w:space="0" w:color="auto"/>
                                                    <w:left w:val="none" w:sz="0" w:space="0" w:color="auto"/>
                                                    <w:bottom w:val="none" w:sz="0" w:space="0" w:color="auto"/>
                                                    <w:right w:val="none" w:sz="0" w:space="0" w:color="auto"/>
                                                  </w:divBdr>
                                                  <w:divsChild>
                                                    <w:div w:id="429862390">
                                                      <w:marLeft w:val="0"/>
                                                      <w:marRight w:val="0"/>
                                                      <w:marTop w:val="0"/>
                                                      <w:marBottom w:val="0"/>
                                                      <w:divBdr>
                                                        <w:top w:val="none" w:sz="0" w:space="0" w:color="auto"/>
                                                        <w:left w:val="none" w:sz="0" w:space="0" w:color="auto"/>
                                                        <w:bottom w:val="none" w:sz="0" w:space="0" w:color="auto"/>
                                                        <w:right w:val="none" w:sz="0" w:space="0" w:color="auto"/>
                                                      </w:divBdr>
                                                      <w:divsChild>
                                                        <w:div w:id="1313488704">
                                                          <w:marLeft w:val="0"/>
                                                          <w:marRight w:val="0"/>
                                                          <w:marTop w:val="0"/>
                                                          <w:marBottom w:val="0"/>
                                                          <w:divBdr>
                                                            <w:top w:val="none" w:sz="0" w:space="0" w:color="auto"/>
                                                            <w:left w:val="none" w:sz="0" w:space="0" w:color="auto"/>
                                                            <w:bottom w:val="none" w:sz="0" w:space="0" w:color="auto"/>
                                                            <w:right w:val="none" w:sz="0" w:space="0" w:color="auto"/>
                                                          </w:divBdr>
                                                          <w:divsChild>
                                                            <w:div w:id="93862698">
                                                              <w:marLeft w:val="0"/>
                                                              <w:marRight w:val="0"/>
                                                              <w:marTop w:val="0"/>
                                                              <w:marBottom w:val="0"/>
                                                              <w:divBdr>
                                                                <w:top w:val="none" w:sz="0" w:space="0" w:color="auto"/>
                                                                <w:left w:val="none" w:sz="0" w:space="0" w:color="auto"/>
                                                                <w:bottom w:val="none" w:sz="0" w:space="0" w:color="auto"/>
                                                                <w:right w:val="none" w:sz="0" w:space="0" w:color="auto"/>
                                                              </w:divBdr>
                                                              <w:divsChild>
                                                                <w:div w:id="337973232">
                                                                  <w:marLeft w:val="0"/>
                                                                  <w:marRight w:val="0"/>
                                                                  <w:marTop w:val="0"/>
                                                                  <w:marBottom w:val="0"/>
                                                                  <w:divBdr>
                                                                    <w:top w:val="none" w:sz="0" w:space="0" w:color="auto"/>
                                                                    <w:left w:val="none" w:sz="0" w:space="0" w:color="auto"/>
                                                                    <w:bottom w:val="none" w:sz="0" w:space="0" w:color="auto"/>
                                                                    <w:right w:val="none" w:sz="0" w:space="0" w:color="auto"/>
                                                                  </w:divBdr>
                                                                  <w:divsChild>
                                                                    <w:div w:id="1284654125">
                                                                      <w:marLeft w:val="0"/>
                                                                      <w:marRight w:val="0"/>
                                                                      <w:marTop w:val="0"/>
                                                                      <w:marBottom w:val="0"/>
                                                                      <w:divBdr>
                                                                        <w:top w:val="none" w:sz="0" w:space="0" w:color="auto"/>
                                                                        <w:left w:val="none" w:sz="0" w:space="0" w:color="auto"/>
                                                                        <w:bottom w:val="none" w:sz="0" w:space="0" w:color="auto"/>
                                                                        <w:right w:val="none" w:sz="0" w:space="0" w:color="auto"/>
                                                                      </w:divBdr>
                                                                      <w:divsChild>
                                                                        <w:div w:id="1586844847">
                                                                          <w:marLeft w:val="0"/>
                                                                          <w:marRight w:val="0"/>
                                                                          <w:marTop w:val="0"/>
                                                                          <w:marBottom w:val="0"/>
                                                                          <w:divBdr>
                                                                            <w:top w:val="none" w:sz="0" w:space="0" w:color="auto"/>
                                                                            <w:left w:val="none" w:sz="0" w:space="0" w:color="auto"/>
                                                                            <w:bottom w:val="none" w:sz="0" w:space="0" w:color="auto"/>
                                                                            <w:right w:val="none" w:sz="0" w:space="0" w:color="auto"/>
                                                                          </w:divBdr>
                                                                          <w:divsChild>
                                                                            <w:div w:id="532693025">
                                                                              <w:marLeft w:val="0"/>
                                                                              <w:marRight w:val="0"/>
                                                                              <w:marTop w:val="0"/>
                                                                              <w:marBottom w:val="0"/>
                                                                              <w:divBdr>
                                                                                <w:top w:val="none" w:sz="0" w:space="0" w:color="auto"/>
                                                                                <w:left w:val="none" w:sz="0" w:space="0" w:color="auto"/>
                                                                                <w:bottom w:val="none" w:sz="0" w:space="0" w:color="auto"/>
                                                                                <w:right w:val="none" w:sz="0" w:space="0" w:color="auto"/>
                                                                              </w:divBdr>
                                                                              <w:divsChild>
                                                                                <w:div w:id="1049568676">
                                                                                  <w:marLeft w:val="0"/>
                                                                                  <w:marRight w:val="0"/>
                                                                                  <w:marTop w:val="0"/>
                                                                                  <w:marBottom w:val="0"/>
                                                                                  <w:divBdr>
                                                                                    <w:top w:val="none" w:sz="0" w:space="0" w:color="auto"/>
                                                                                    <w:left w:val="none" w:sz="0" w:space="0" w:color="auto"/>
                                                                                    <w:bottom w:val="none" w:sz="0" w:space="0" w:color="auto"/>
                                                                                    <w:right w:val="none" w:sz="0" w:space="0" w:color="auto"/>
                                                                                  </w:divBdr>
                                                                                  <w:divsChild>
                                                                                    <w:div w:id="2047176847">
                                                                                      <w:marLeft w:val="0"/>
                                                                                      <w:marRight w:val="0"/>
                                                                                      <w:marTop w:val="0"/>
                                                                                      <w:marBottom w:val="0"/>
                                                                                      <w:divBdr>
                                                                                        <w:top w:val="none" w:sz="0" w:space="0" w:color="auto"/>
                                                                                        <w:left w:val="none" w:sz="0" w:space="0" w:color="auto"/>
                                                                                        <w:bottom w:val="none" w:sz="0" w:space="0" w:color="auto"/>
                                                                                        <w:right w:val="none" w:sz="0" w:space="0" w:color="auto"/>
                                                                                      </w:divBdr>
                                                                                      <w:divsChild>
                                                                                        <w:div w:id="762605742">
                                                                                          <w:marLeft w:val="0"/>
                                                                                          <w:marRight w:val="0"/>
                                                                                          <w:marTop w:val="0"/>
                                                                                          <w:marBottom w:val="0"/>
                                                                                          <w:divBdr>
                                                                                            <w:top w:val="none" w:sz="0" w:space="0" w:color="auto"/>
                                                                                            <w:left w:val="none" w:sz="0" w:space="0" w:color="auto"/>
                                                                                            <w:bottom w:val="none" w:sz="0" w:space="0" w:color="auto"/>
                                                                                            <w:right w:val="none" w:sz="0" w:space="0" w:color="auto"/>
                                                                                          </w:divBdr>
                                                                                          <w:divsChild>
                                                                                            <w:div w:id="365716084">
                                                                                              <w:marLeft w:val="0"/>
                                                                                              <w:marRight w:val="0"/>
                                                                                              <w:marTop w:val="0"/>
                                                                                              <w:marBottom w:val="0"/>
                                                                                              <w:divBdr>
                                                                                                <w:top w:val="none" w:sz="0" w:space="0" w:color="auto"/>
                                                                                                <w:left w:val="none" w:sz="0" w:space="0" w:color="auto"/>
                                                                                                <w:bottom w:val="none" w:sz="0" w:space="0" w:color="auto"/>
                                                                                                <w:right w:val="none" w:sz="0" w:space="0" w:color="auto"/>
                                                                                              </w:divBdr>
                                                                                              <w:divsChild>
                                                                                                <w:div w:id="1150901268">
                                                                                                  <w:marLeft w:val="0"/>
                                                                                                  <w:marRight w:val="0"/>
                                                                                                  <w:marTop w:val="0"/>
                                                                                                  <w:marBottom w:val="0"/>
                                                                                                  <w:divBdr>
                                                                                                    <w:top w:val="none" w:sz="0" w:space="0" w:color="auto"/>
                                                                                                    <w:left w:val="none" w:sz="0" w:space="0" w:color="auto"/>
                                                                                                    <w:bottom w:val="none" w:sz="0" w:space="0" w:color="auto"/>
                                                                                                    <w:right w:val="none" w:sz="0" w:space="0" w:color="auto"/>
                                                                                                  </w:divBdr>
                                                                                                  <w:divsChild>
                                                                                                    <w:div w:id="853687829">
                                                                                                      <w:marLeft w:val="0"/>
                                                                                                      <w:marRight w:val="0"/>
                                                                                                      <w:marTop w:val="0"/>
                                                                                                      <w:marBottom w:val="0"/>
                                                                                                      <w:divBdr>
                                                                                                        <w:top w:val="none" w:sz="0" w:space="0" w:color="auto"/>
                                                                                                        <w:left w:val="none" w:sz="0" w:space="0" w:color="auto"/>
                                                                                                        <w:bottom w:val="none" w:sz="0" w:space="0" w:color="auto"/>
                                                                                                        <w:right w:val="none" w:sz="0" w:space="0" w:color="auto"/>
                                                                                                      </w:divBdr>
                                                                                                      <w:divsChild>
                                                                                                        <w:div w:id="1834375449">
                                                                                                          <w:marLeft w:val="0"/>
                                                                                                          <w:marRight w:val="0"/>
                                                                                                          <w:marTop w:val="0"/>
                                                                                                          <w:marBottom w:val="0"/>
                                                                                                          <w:divBdr>
                                                                                                            <w:top w:val="none" w:sz="0" w:space="0" w:color="auto"/>
                                                                                                            <w:left w:val="none" w:sz="0" w:space="0" w:color="auto"/>
                                                                                                            <w:bottom w:val="none" w:sz="0" w:space="0" w:color="auto"/>
                                                                                                            <w:right w:val="none" w:sz="0" w:space="0" w:color="auto"/>
                                                                                                          </w:divBdr>
                                                                                                          <w:divsChild>
                                                                                                            <w:div w:id="1748527738">
                                                                                                              <w:marLeft w:val="0"/>
                                                                                                              <w:marRight w:val="0"/>
                                                                                                              <w:marTop w:val="0"/>
                                                                                                              <w:marBottom w:val="0"/>
                                                                                                              <w:divBdr>
                                                                                                                <w:top w:val="none" w:sz="0" w:space="0" w:color="auto"/>
                                                                                                                <w:left w:val="none" w:sz="0" w:space="0" w:color="auto"/>
                                                                                                                <w:bottom w:val="none" w:sz="0" w:space="0" w:color="auto"/>
                                                                                                                <w:right w:val="none" w:sz="0" w:space="0" w:color="auto"/>
                                                                                                              </w:divBdr>
                                                                                                              <w:divsChild>
                                                                                                                <w:div w:id="1797480551">
                                                                                                                  <w:marLeft w:val="0"/>
                                                                                                                  <w:marRight w:val="0"/>
                                                                                                                  <w:marTop w:val="0"/>
                                                                                                                  <w:marBottom w:val="0"/>
                                                                                                                  <w:divBdr>
                                                                                                                    <w:top w:val="none" w:sz="0" w:space="0" w:color="auto"/>
                                                                                                                    <w:left w:val="none" w:sz="0" w:space="0" w:color="auto"/>
                                                                                                                    <w:bottom w:val="none" w:sz="0" w:space="0" w:color="auto"/>
                                                                                                                    <w:right w:val="none" w:sz="0" w:space="0" w:color="auto"/>
                                                                                                                  </w:divBdr>
                                                                                                                  <w:divsChild>
                                                                                                                    <w:div w:id="1062556967">
                                                                                                                      <w:marLeft w:val="0"/>
                                                                                                                      <w:marRight w:val="0"/>
                                                                                                                      <w:marTop w:val="0"/>
                                                                                                                      <w:marBottom w:val="0"/>
                                                                                                                      <w:divBdr>
                                                                                                                        <w:top w:val="none" w:sz="0" w:space="0" w:color="auto"/>
                                                                                                                        <w:left w:val="none" w:sz="0" w:space="0" w:color="auto"/>
                                                                                                                        <w:bottom w:val="none" w:sz="0" w:space="0" w:color="auto"/>
                                                                                                                        <w:right w:val="none" w:sz="0" w:space="0" w:color="auto"/>
                                                                                                                      </w:divBdr>
                                                                                                                    </w:div>
                                                                                                                    <w:div w:id="17205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460227">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35000334">
      <w:bodyDiv w:val="1"/>
      <w:marLeft w:val="0"/>
      <w:marRight w:val="0"/>
      <w:marTop w:val="0"/>
      <w:marBottom w:val="0"/>
      <w:divBdr>
        <w:top w:val="none" w:sz="0" w:space="0" w:color="auto"/>
        <w:left w:val="none" w:sz="0" w:space="0" w:color="auto"/>
        <w:bottom w:val="none" w:sz="0" w:space="0" w:color="auto"/>
        <w:right w:val="none" w:sz="0" w:space="0" w:color="auto"/>
      </w:divBdr>
      <w:divsChild>
        <w:div w:id="1071973123">
          <w:marLeft w:val="0"/>
          <w:marRight w:val="0"/>
          <w:marTop w:val="0"/>
          <w:marBottom w:val="0"/>
          <w:divBdr>
            <w:top w:val="none" w:sz="0" w:space="0" w:color="auto"/>
            <w:left w:val="none" w:sz="0" w:space="0" w:color="auto"/>
            <w:bottom w:val="none" w:sz="0" w:space="0" w:color="auto"/>
            <w:right w:val="none" w:sz="0" w:space="0" w:color="auto"/>
          </w:divBdr>
          <w:divsChild>
            <w:div w:id="1017272394">
              <w:marLeft w:val="0"/>
              <w:marRight w:val="0"/>
              <w:marTop w:val="0"/>
              <w:marBottom w:val="0"/>
              <w:divBdr>
                <w:top w:val="none" w:sz="0" w:space="0" w:color="auto"/>
                <w:left w:val="none" w:sz="0" w:space="0" w:color="auto"/>
                <w:bottom w:val="none" w:sz="0" w:space="0" w:color="auto"/>
                <w:right w:val="none" w:sz="0" w:space="0" w:color="auto"/>
              </w:divBdr>
              <w:divsChild>
                <w:div w:id="924415326">
                  <w:marLeft w:val="0"/>
                  <w:marRight w:val="0"/>
                  <w:marTop w:val="0"/>
                  <w:marBottom w:val="0"/>
                  <w:divBdr>
                    <w:top w:val="none" w:sz="0" w:space="0" w:color="auto"/>
                    <w:left w:val="none" w:sz="0" w:space="0" w:color="auto"/>
                    <w:bottom w:val="none" w:sz="0" w:space="0" w:color="auto"/>
                    <w:right w:val="none" w:sz="0" w:space="0" w:color="auto"/>
                  </w:divBdr>
                  <w:divsChild>
                    <w:div w:id="1134177942">
                      <w:marLeft w:val="0"/>
                      <w:marRight w:val="0"/>
                      <w:marTop w:val="0"/>
                      <w:marBottom w:val="0"/>
                      <w:divBdr>
                        <w:top w:val="none" w:sz="0" w:space="0" w:color="auto"/>
                        <w:left w:val="none" w:sz="0" w:space="0" w:color="auto"/>
                        <w:bottom w:val="none" w:sz="0" w:space="0" w:color="auto"/>
                        <w:right w:val="none" w:sz="0" w:space="0" w:color="auto"/>
                      </w:divBdr>
                      <w:divsChild>
                        <w:div w:id="2100634845">
                          <w:marLeft w:val="0"/>
                          <w:marRight w:val="0"/>
                          <w:marTop w:val="0"/>
                          <w:marBottom w:val="0"/>
                          <w:divBdr>
                            <w:top w:val="none" w:sz="0" w:space="0" w:color="auto"/>
                            <w:left w:val="none" w:sz="0" w:space="0" w:color="auto"/>
                            <w:bottom w:val="none" w:sz="0" w:space="0" w:color="auto"/>
                            <w:right w:val="none" w:sz="0" w:space="0" w:color="auto"/>
                          </w:divBdr>
                          <w:divsChild>
                            <w:div w:id="1676110919">
                              <w:marLeft w:val="0"/>
                              <w:marRight w:val="0"/>
                              <w:marTop w:val="0"/>
                              <w:marBottom w:val="0"/>
                              <w:divBdr>
                                <w:top w:val="none" w:sz="0" w:space="0" w:color="auto"/>
                                <w:left w:val="none" w:sz="0" w:space="0" w:color="auto"/>
                                <w:bottom w:val="none" w:sz="0" w:space="0" w:color="auto"/>
                                <w:right w:val="none" w:sz="0" w:space="0" w:color="auto"/>
                              </w:divBdr>
                              <w:divsChild>
                                <w:div w:id="482360076">
                                  <w:marLeft w:val="0"/>
                                  <w:marRight w:val="0"/>
                                  <w:marTop w:val="0"/>
                                  <w:marBottom w:val="0"/>
                                  <w:divBdr>
                                    <w:top w:val="none" w:sz="0" w:space="0" w:color="auto"/>
                                    <w:left w:val="none" w:sz="0" w:space="0" w:color="auto"/>
                                    <w:bottom w:val="none" w:sz="0" w:space="0" w:color="auto"/>
                                    <w:right w:val="none" w:sz="0" w:space="0" w:color="auto"/>
                                  </w:divBdr>
                                  <w:divsChild>
                                    <w:div w:id="1593976375">
                                      <w:marLeft w:val="0"/>
                                      <w:marRight w:val="0"/>
                                      <w:marTop w:val="0"/>
                                      <w:marBottom w:val="0"/>
                                      <w:divBdr>
                                        <w:top w:val="none" w:sz="0" w:space="0" w:color="auto"/>
                                        <w:left w:val="none" w:sz="0" w:space="0" w:color="auto"/>
                                        <w:bottom w:val="none" w:sz="0" w:space="0" w:color="auto"/>
                                        <w:right w:val="none" w:sz="0" w:space="0" w:color="auto"/>
                                      </w:divBdr>
                                      <w:divsChild>
                                        <w:div w:id="1010912774">
                                          <w:marLeft w:val="0"/>
                                          <w:marRight w:val="0"/>
                                          <w:marTop w:val="0"/>
                                          <w:marBottom w:val="0"/>
                                          <w:divBdr>
                                            <w:top w:val="none" w:sz="0" w:space="0" w:color="auto"/>
                                            <w:left w:val="none" w:sz="0" w:space="0" w:color="auto"/>
                                            <w:bottom w:val="none" w:sz="0" w:space="0" w:color="auto"/>
                                            <w:right w:val="none" w:sz="0" w:space="0" w:color="auto"/>
                                          </w:divBdr>
                                          <w:divsChild>
                                            <w:div w:id="1519657568">
                                              <w:marLeft w:val="0"/>
                                              <w:marRight w:val="0"/>
                                              <w:marTop w:val="0"/>
                                              <w:marBottom w:val="0"/>
                                              <w:divBdr>
                                                <w:top w:val="none" w:sz="0" w:space="0" w:color="auto"/>
                                                <w:left w:val="none" w:sz="0" w:space="0" w:color="auto"/>
                                                <w:bottom w:val="none" w:sz="0" w:space="0" w:color="auto"/>
                                                <w:right w:val="none" w:sz="0" w:space="0" w:color="auto"/>
                                              </w:divBdr>
                                              <w:divsChild>
                                                <w:div w:id="566847117">
                                                  <w:marLeft w:val="0"/>
                                                  <w:marRight w:val="0"/>
                                                  <w:marTop w:val="0"/>
                                                  <w:marBottom w:val="0"/>
                                                  <w:divBdr>
                                                    <w:top w:val="none" w:sz="0" w:space="0" w:color="auto"/>
                                                    <w:left w:val="none" w:sz="0" w:space="0" w:color="auto"/>
                                                    <w:bottom w:val="none" w:sz="0" w:space="0" w:color="auto"/>
                                                    <w:right w:val="none" w:sz="0" w:space="0" w:color="auto"/>
                                                  </w:divBdr>
                                                  <w:divsChild>
                                                    <w:div w:id="927620864">
                                                      <w:marLeft w:val="0"/>
                                                      <w:marRight w:val="0"/>
                                                      <w:marTop w:val="0"/>
                                                      <w:marBottom w:val="0"/>
                                                      <w:divBdr>
                                                        <w:top w:val="none" w:sz="0" w:space="0" w:color="auto"/>
                                                        <w:left w:val="none" w:sz="0" w:space="0" w:color="auto"/>
                                                        <w:bottom w:val="none" w:sz="0" w:space="0" w:color="auto"/>
                                                        <w:right w:val="none" w:sz="0" w:space="0" w:color="auto"/>
                                                      </w:divBdr>
                                                      <w:divsChild>
                                                        <w:div w:id="813370857">
                                                          <w:marLeft w:val="0"/>
                                                          <w:marRight w:val="0"/>
                                                          <w:marTop w:val="0"/>
                                                          <w:marBottom w:val="0"/>
                                                          <w:divBdr>
                                                            <w:top w:val="none" w:sz="0" w:space="0" w:color="auto"/>
                                                            <w:left w:val="none" w:sz="0" w:space="0" w:color="auto"/>
                                                            <w:bottom w:val="none" w:sz="0" w:space="0" w:color="auto"/>
                                                            <w:right w:val="none" w:sz="0" w:space="0" w:color="auto"/>
                                                          </w:divBdr>
                                                          <w:divsChild>
                                                            <w:div w:id="515969844">
                                                              <w:marLeft w:val="0"/>
                                                              <w:marRight w:val="0"/>
                                                              <w:marTop w:val="0"/>
                                                              <w:marBottom w:val="0"/>
                                                              <w:divBdr>
                                                                <w:top w:val="none" w:sz="0" w:space="0" w:color="auto"/>
                                                                <w:left w:val="none" w:sz="0" w:space="0" w:color="auto"/>
                                                                <w:bottom w:val="none" w:sz="0" w:space="0" w:color="auto"/>
                                                                <w:right w:val="none" w:sz="0" w:space="0" w:color="auto"/>
                                                              </w:divBdr>
                                                              <w:divsChild>
                                                                <w:div w:id="1882401822">
                                                                  <w:marLeft w:val="0"/>
                                                                  <w:marRight w:val="0"/>
                                                                  <w:marTop w:val="0"/>
                                                                  <w:marBottom w:val="0"/>
                                                                  <w:divBdr>
                                                                    <w:top w:val="none" w:sz="0" w:space="0" w:color="auto"/>
                                                                    <w:left w:val="none" w:sz="0" w:space="0" w:color="auto"/>
                                                                    <w:bottom w:val="none" w:sz="0" w:space="0" w:color="auto"/>
                                                                    <w:right w:val="none" w:sz="0" w:space="0" w:color="auto"/>
                                                                  </w:divBdr>
                                                                  <w:divsChild>
                                                                    <w:div w:id="1358852831">
                                                                      <w:marLeft w:val="0"/>
                                                                      <w:marRight w:val="0"/>
                                                                      <w:marTop w:val="0"/>
                                                                      <w:marBottom w:val="0"/>
                                                                      <w:divBdr>
                                                                        <w:top w:val="none" w:sz="0" w:space="0" w:color="auto"/>
                                                                        <w:left w:val="none" w:sz="0" w:space="0" w:color="auto"/>
                                                                        <w:bottom w:val="none" w:sz="0" w:space="0" w:color="auto"/>
                                                                        <w:right w:val="none" w:sz="0" w:space="0" w:color="auto"/>
                                                                      </w:divBdr>
                                                                      <w:divsChild>
                                                                        <w:div w:id="159465138">
                                                                          <w:marLeft w:val="0"/>
                                                                          <w:marRight w:val="0"/>
                                                                          <w:marTop w:val="0"/>
                                                                          <w:marBottom w:val="0"/>
                                                                          <w:divBdr>
                                                                            <w:top w:val="none" w:sz="0" w:space="0" w:color="auto"/>
                                                                            <w:left w:val="none" w:sz="0" w:space="0" w:color="auto"/>
                                                                            <w:bottom w:val="none" w:sz="0" w:space="0" w:color="auto"/>
                                                                            <w:right w:val="none" w:sz="0" w:space="0" w:color="auto"/>
                                                                          </w:divBdr>
                                                                          <w:divsChild>
                                                                            <w:div w:id="1244413356">
                                                                              <w:marLeft w:val="0"/>
                                                                              <w:marRight w:val="0"/>
                                                                              <w:marTop w:val="0"/>
                                                                              <w:marBottom w:val="0"/>
                                                                              <w:divBdr>
                                                                                <w:top w:val="none" w:sz="0" w:space="0" w:color="auto"/>
                                                                                <w:left w:val="none" w:sz="0" w:space="0" w:color="auto"/>
                                                                                <w:bottom w:val="none" w:sz="0" w:space="0" w:color="auto"/>
                                                                                <w:right w:val="none" w:sz="0" w:space="0" w:color="auto"/>
                                                                              </w:divBdr>
                                                                              <w:divsChild>
                                                                                <w:div w:id="2069104852">
                                                                                  <w:marLeft w:val="0"/>
                                                                                  <w:marRight w:val="0"/>
                                                                                  <w:marTop w:val="0"/>
                                                                                  <w:marBottom w:val="0"/>
                                                                                  <w:divBdr>
                                                                                    <w:top w:val="none" w:sz="0" w:space="0" w:color="auto"/>
                                                                                    <w:left w:val="none" w:sz="0" w:space="0" w:color="auto"/>
                                                                                    <w:bottom w:val="none" w:sz="0" w:space="0" w:color="auto"/>
                                                                                    <w:right w:val="none" w:sz="0" w:space="0" w:color="auto"/>
                                                                                  </w:divBdr>
                                                                                  <w:divsChild>
                                                                                    <w:div w:id="380910559">
                                                                                      <w:marLeft w:val="0"/>
                                                                                      <w:marRight w:val="0"/>
                                                                                      <w:marTop w:val="0"/>
                                                                                      <w:marBottom w:val="0"/>
                                                                                      <w:divBdr>
                                                                                        <w:top w:val="none" w:sz="0" w:space="0" w:color="auto"/>
                                                                                        <w:left w:val="none" w:sz="0" w:space="0" w:color="auto"/>
                                                                                        <w:bottom w:val="none" w:sz="0" w:space="0" w:color="auto"/>
                                                                                        <w:right w:val="none" w:sz="0" w:space="0" w:color="auto"/>
                                                                                      </w:divBdr>
                                                                                      <w:divsChild>
                                                                                        <w:div w:id="905992923">
                                                                                          <w:marLeft w:val="0"/>
                                                                                          <w:marRight w:val="0"/>
                                                                                          <w:marTop w:val="0"/>
                                                                                          <w:marBottom w:val="0"/>
                                                                                          <w:divBdr>
                                                                                            <w:top w:val="none" w:sz="0" w:space="0" w:color="auto"/>
                                                                                            <w:left w:val="none" w:sz="0" w:space="0" w:color="auto"/>
                                                                                            <w:bottom w:val="none" w:sz="0" w:space="0" w:color="auto"/>
                                                                                            <w:right w:val="none" w:sz="0" w:space="0" w:color="auto"/>
                                                                                          </w:divBdr>
                                                                                          <w:divsChild>
                                                                                            <w:div w:id="1123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40836564">
      <w:bodyDiv w:val="1"/>
      <w:marLeft w:val="0"/>
      <w:marRight w:val="0"/>
      <w:marTop w:val="0"/>
      <w:marBottom w:val="0"/>
      <w:divBdr>
        <w:top w:val="none" w:sz="0" w:space="0" w:color="auto"/>
        <w:left w:val="none" w:sz="0" w:space="0" w:color="auto"/>
        <w:bottom w:val="none" w:sz="0" w:space="0" w:color="auto"/>
        <w:right w:val="none" w:sz="0" w:space="0" w:color="auto"/>
      </w:divBdr>
      <w:divsChild>
        <w:div w:id="322120988">
          <w:marLeft w:val="0"/>
          <w:marRight w:val="0"/>
          <w:marTop w:val="0"/>
          <w:marBottom w:val="0"/>
          <w:divBdr>
            <w:top w:val="none" w:sz="0" w:space="0" w:color="auto"/>
            <w:left w:val="none" w:sz="0" w:space="0" w:color="auto"/>
            <w:bottom w:val="none" w:sz="0" w:space="0" w:color="auto"/>
            <w:right w:val="none" w:sz="0" w:space="0" w:color="auto"/>
          </w:divBdr>
          <w:divsChild>
            <w:div w:id="406466644">
              <w:marLeft w:val="0"/>
              <w:marRight w:val="0"/>
              <w:marTop w:val="0"/>
              <w:marBottom w:val="0"/>
              <w:divBdr>
                <w:top w:val="none" w:sz="0" w:space="0" w:color="auto"/>
                <w:left w:val="none" w:sz="0" w:space="0" w:color="auto"/>
                <w:bottom w:val="none" w:sz="0" w:space="0" w:color="auto"/>
                <w:right w:val="none" w:sz="0" w:space="0" w:color="auto"/>
              </w:divBdr>
              <w:divsChild>
                <w:div w:id="963853984">
                  <w:marLeft w:val="0"/>
                  <w:marRight w:val="0"/>
                  <w:marTop w:val="0"/>
                  <w:marBottom w:val="0"/>
                  <w:divBdr>
                    <w:top w:val="single" w:sz="6" w:space="0" w:color="CCCCCC"/>
                    <w:left w:val="single" w:sz="6" w:space="0" w:color="CCCCCC"/>
                    <w:bottom w:val="single" w:sz="6" w:space="0" w:color="CCCCCC"/>
                    <w:right w:val="single" w:sz="6" w:space="0" w:color="CCCCCC"/>
                  </w:divBdr>
                  <w:divsChild>
                    <w:div w:id="431706873">
                      <w:marLeft w:val="0"/>
                      <w:marRight w:val="0"/>
                      <w:marTop w:val="0"/>
                      <w:marBottom w:val="0"/>
                      <w:divBdr>
                        <w:top w:val="none" w:sz="0" w:space="0" w:color="auto"/>
                        <w:left w:val="none" w:sz="0" w:space="0" w:color="auto"/>
                        <w:bottom w:val="none" w:sz="0" w:space="0" w:color="auto"/>
                        <w:right w:val="none" w:sz="0" w:space="0" w:color="auto"/>
                      </w:divBdr>
                      <w:divsChild>
                        <w:div w:id="10562005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45746795">
      <w:bodyDiv w:val="1"/>
      <w:marLeft w:val="0"/>
      <w:marRight w:val="0"/>
      <w:marTop w:val="0"/>
      <w:marBottom w:val="0"/>
      <w:divBdr>
        <w:top w:val="none" w:sz="0" w:space="0" w:color="auto"/>
        <w:left w:val="none" w:sz="0" w:space="0" w:color="auto"/>
        <w:bottom w:val="none" w:sz="0" w:space="0" w:color="auto"/>
        <w:right w:val="none" w:sz="0" w:space="0" w:color="auto"/>
      </w:divBdr>
      <w:divsChild>
        <w:div w:id="2085032953">
          <w:marLeft w:val="0"/>
          <w:marRight w:val="0"/>
          <w:marTop w:val="0"/>
          <w:marBottom w:val="0"/>
          <w:divBdr>
            <w:top w:val="none" w:sz="0" w:space="0" w:color="auto"/>
            <w:left w:val="none" w:sz="0" w:space="0" w:color="auto"/>
            <w:bottom w:val="none" w:sz="0" w:space="0" w:color="auto"/>
            <w:right w:val="none" w:sz="0" w:space="0" w:color="auto"/>
          </w:divBdr>
          <w:divsChild>
            <w:div w:id="494953145">
              <w:marLeft w:val="0"/>
              <w:marRight w:val="0"/>
              <w:marTop w:val="0"/>
              <w:marBottom w:val="0"/>
              <w:divBdr>
                <w:top w:val="none" w:sz="0" w:space="0" w:color="auto"/>
                <w:left w:val="none" w:sz="0" w:space="0" w:color="auto"/>
                <w:bottom w:val="none" w:sz="0" w:space="0" w:color="auto"/>
                <w:right w:val="none" w:sz="0" w:space="0" w:color="auto"/>
              </w:divBdr>
              <w:divsChild>
                <w:div w:id="1644233048">
                  <w:marLeft w:val="0"/>
                  <w:marRight w:val="0"/>
                  <w:marTop w:val="0"/>
                  <w:marBottom w:val="0"/>
                  <w:divBdr>
                    <w:top w:val="none" w:sz="0" w:space="0" w:color="auto"/>
                    <w:left w:val="none" w:sz="0" w:space="0" w:color="auto"/>
                    <w:bottom w:val="none" w:sz="0" w:space="0" w:color="auto"/>
                    <w:right w:val="none" w:sz="0" w:space="0" w:color="auto"/>
                  </w:divBdr>
                  <w:divsChild>
                    <w:div w:id="806968352">
                      <w:marLeft w:val="0"/>
                      <w:marRight w:val="0"/>
                      <w:marTop w:val="0"/>
                      <w:marBottom w:val="0"/>
                      <w:divBdr>
                        <w:top w:val="none" w:sz="0" w:space="0" w:color="auto"/>
                        <w:left w:val="none" w:sz="0" w:space="0" w:color="auto"/>
                        <w:bottom w:val="none" w:sz="0" w:space="0" w:color="auto"/>
                        <w:right w:val="none" w:sz="0" w:space="0" w:color="auto"/>
                      </w:divBdr>
                      <w:divsChild>
                        <w:div w:id="1989243493">
                          <w:marLeft w:val="0"/>
                          <w:marRight w:val="0"/>
                          <w:marTop w:val="0"/>
                          <w:marBottom w:val="0"/>
                          <w:divBdr>
                            <w:top w:val="none" w:sz="0" w:space="0" w:color="auto"/>
                            <w:left w:val="none" w:sz="0" w:space="0" w:color="auto"/>
                            <w:bottom w:val="none" w:sz="0" w:space="0" w:color="auto"/>
                            <w:right w:val="none" w:sz="0" w:space="0" w:color="auto"/>
                          </w:divBdr>
                          <w:divsChild>
                            <w:div w:id="940259955">
                              <w:marLeft w:val="0"/>
                              <w:marRight w:val="0"/>
                              <w:marTop w:val="0"/>
                              <w:marBottom w:val="0"/>
                              <w:divBdr>
                                <w:top w:val="none" w:sz="0" w:space="0" w:color="auto"/>
                                <w:left w:val="none" w:sz="0" w:space="0" w:color="auto"/>
                                <w:bottom w:val="none" w:sz="0" w:space="0" w:color="auto"/>
                                <w:right w:val="none" w:sz="0" w:space="0" w:color="auto"/>
                              </w:divBdr>
                              <w:divsChild>
                                <w:div w:id="1062869976">
                                  <w:marLeft w:val="0"/>
                                  <w:marRight w:val="0"/>
                                  <w:marTop w:val="0"/>
                                  <w:marBottom w:val="0"/>
                                  <w:divBdr>
                                    <w:top w:val="none" w:sz="0" w:space="0" w:color="auto"/>
                                    <w:left w:val="none" w:sz="0" w:space="0" w:color="auto"/>
                                    <w:bottom w:val="none" w:sz="0" w:space="0" w:color="auto"/>
                                    <w:right w:val="none" w:sz="0" w:space="0" w:color="auto"/>
                                  </w:divBdr>
                                  <w:divsChild>
                                    <w:div w:id="1868448257">
                                      <w:marLeft w:val="0"/>
                                      <w:marRight w:val="0"/>
                                      <w:marTop w:val="0"/>
                                      <w:marBottom w:val="0"/>
                                      <w:divBdr>
                                        <w:top w:val="none" w:sz="0" w:space="0" w:color="auto"/>
                                        <w:left w:val="none" w:sz="0" w:space="0" w:color="auto"/>
                                        <w:bottom w:val="none" w:sz="0" w:space="0" w:color="auto"/>
                                        <w:right w:val="none" w:sz="0" w:space="0" w:color="auto"/>
                                      </w:divBdr>
                                      <w:divsChild>
                                        <w:div w:id="653067350">
                                          <w:marLeft w:val="0"/>
                                          <w:marRight w:val="0"/>
                                          <w:marTop w:val="0"/>
                                          <w:marBottom w:val="0"/>
                                          <w:divBdr>
                                            <w:top w:val="none" w:sz="0" w:space="0" w:color="auto"/>
                                            <w:left w:val="none" w:sz="0" w:space="0" w:color="auto"/>
                                            <w:bottom w:val="none" w:sz="0" w:space="0" w:color="auto"/>
                                            <w:right w:val="none" w:sz="0" w:space="0" w:color="auto"/>
                                          </w:divBdr>
                                          <w:divsChild>
                                            <w:div w:id="1509251930">
                                              <w:marLeft w:val="0"/>
                                              <w:marRight w:val="0"/>
                                              <w:marTop w:val="0"/>
                                              <w:marBottom w:val="0"/>
                                              <w:divBdr>
                                                <w:top w:val="none" w:sz="0" w:space="0" w:color="auto"/>
                                                <w:left w:val="none" w:sz="0" w:space="0" w:color="auto"/>
                                                <w:bottom w:val="none" w:sz="0" w:space="0" w:color="auto"/>
                                                <w:right w:val="none" w:sz="0" w:space="0" w:color="auto"/>
                                              </w:divBdr>
                                              <w:divsChild>
                                                <w:div w:id="1754205751">
                                                  <w:marLeft w:val="0"/>
                                                  <w:marRight w:val="0"/>
                                                  <w:marTop w:val="0"/>
                                                  <w:marBottom w:val="0"/>
                                                  <w:divBdr>
                                                    <w:top w:val="none" w:sz="0" w:space="0" w:color="auto"/>
                                                    <w:left w:val="none" w:sz="0" w:space="0" w:color="auto"/>
                                                    <w:bottom w:val="none" w:sz="0" w:space="0" w:color="auto"/>
                                                    <w:right w:val="none" w:sz="0" w:space="0" w:color="auto"/>
                                                  </w:divBdr>
                                                  <w:divsChild>
                                                    <w:div w:id="2022315005">
                                                      <w:marLeft w:val="0"/>
                                                      <w:marRight w:val="0"/>
                                                      <w:marTop w:val="0"/>
                                                      <w:marBottom w:val="0"/>
                                                      <w:divBdr>
                                                        <w:top w:val="none" w:sz="0" w:space="0" w:color="auto"/>
                                                        <w:left w:val="none" w:sz="0" w:space="0" w:color="auto"/>
                                                        <w:bottom w:val="none" w:sz="0" w:space="0" w:color="auto"/>
                                                        <w:right w:val="none" w:sz="0" w:space="0" w:color="auto"/>
                                                      </w:divBdr>
                                                      <w:divsChild>
                                                        <w:div w:id="1228808935">
                                                          <w:marLeft w:val="0"/>
                                                          <w:marRight w:val="0"/>
                                                          <w:marTop w:val="0"/>
                                                          <w:marBottom w:val="0"/>
                                                          <w:divBdr>
                                                            <w:top w:val="none" w:sz="0" w:space="0" w:color="auto"/>
                                                            <w:left w:val="none" w:sz="0" w:space="0" w:color="auto"/>
                                                            <w:bottom w:val="none" w:sz="0" w:space="0" w:color="auto"/>
                                                            <w:right w:val="none" w:sz="0" w:space="0" w:color="auto"/>
                                                          </w:divBdr>
                                                          <w:divsChild>
                                                            <w:div w:id="927730794">
                                                              <w:marLeft w:val="0"/>
                                                              <w:marRight w:val="0"/>
                                                              <w:marTop w:val="0"/>
                                                              <w:marBottom w:val="0"/>
                                                              <w:divBdr>
                                                                <w:top w:val="none" w:sz="0" w:space="0" w:color="auto"/>
                                                                <w:left w:val="none" w:sz="0" w:space="0" w:color="auto"/>
                                                                <w:bottom w:val="none" w:sz="0" w:space="0" w:color="auto"/>
                                                                <w:right w:val="none" w:sz="0" w:space="0" w:color="auto"/>
                                                              </w:divBdr>
                                                              <w:divsChild>
                                                                <w:div w:id="1185243911">
                                                                  <w:marLeft w:val="0"/>
                                                                  <w:marRight w:val="0"/>
                                                                  <w:marTop w:val="0"/>
                                                                  <w:marBottom w:val="0"/>
                                                                  <w:divBdr>
                                                                    <w:top w:val="none" w:sz="0" w:space="0" w:color="auto"/>
                                                                    <w:left w:val="none" w:sz="0" w:space="0" w:color="auto"/>
                                                                    <w:bottom w:val="none" w:sz="0" w:space="0" w:color="auto"/>
                                                                    <w:right w:val="none" w:sz="0" w:space="0" w:color="auto"/>
                                                                  </w:divBdr>
                                                                  <w:divsChild>
                                                                    <w:div w:id="1784031350">
                                                                      <w:marLeft w:val="0"/>
                                                                      <w:marRight w:val="0"/>
                                                                      <w:marTop w:val="0"/>
                                                                      <w:marBottom w:val="0"/>
                                                                      <w:divBdr>
                                                                        <w:top w:val="none" w:sz="0" w:space="0" w:color="auto"/>
                                                                        <w:left w:val="none" w:sz="0" w:space="0" w:color="auto"/>
                                                                        <w:bottom w:val="none" w:sz="0" w:space="0" w:color="auto"/>
                                                                        <w:right w:val="none" w:sz="0" w:space="0" w:color="auto"/>
                                                                      </w:divBdr>
                                                                      <w:divsChild>
                                                                        <w:div w:id="2012369805">
                                                                          <w:marLeft w:val="0"/>
                                                                          <w:marRight w:val="0"/>
                                                                          <w:marTop w:val="0"/>
                                                                          <w:marBottom w:val="0"/>
                                                                          <w:divBdr>
                                                                            <w:top w:val="none" w:sz="0" w:space="0" w:color="auto"/>
                                                                            <w:left w:val="none" w:sz="0" w:space="0" w:color="auto"/>
                                                                            <w:bottom w:val="none" w:sz="0" w:space="0" w:color="auto"/>
                                                                            <w:right w:val="none" w:sz="0" w:space="0" w:color="auto"/>
                                                                          </w:divBdr>
                                                                          <w:divsChild>
                                                                            <w:div w:id="801923842">
                                                                              <w:marLeft w:val="0"/>
                                                                              <w:marRight w:val="0"/>
                                                                              <w:marTop w:val="0"/>
                                                                              <w:marBottom w:val="0"/>
                                                                              <w:divBdr>
                                                                                <w:top w:val="none" w:sz="0" w:space="0" w:color="auto"/>
                                                                                <w:left w:val="none" w:sz="0" w:space="0" w:color="auto"/>
                                                                                <w:bottom w:val="none" w:sz="0" w:space="0" w:color="auto"/>
                                                                                <w:right w:val="none" w:sz="0" w:space="0" w:color="auto"/>
                                                                              </w:divBdr>
                                                                              <w:divsChild>
                                                                                <w:div w:id="1569724162">
                                                                                  <w:marLeft w:val="0"/>
                                                                                  <w:marRight w:val="0"/>
                                                                                  <w:marTop w:val="0"/>
                                                                                  <w:marBottom w:val="0"/>
                                                                                  <w:divBdr>
                                                                                    <w:top w:val="none" w:sz="0" w:space="0" w:color="auto"/>
                                                                                    <w:left w:val="none" w:sz="0" w:space="0" w:color="auto"/>
                                                                                    <w:bottom w:val="none" w:sz="0" w:space="0" w:color="auto"/>
                                                                                    <w:right w:val="none" w:sz="0" w:space="0" w:color="auto"/>
                                                                                  </w:divBdr>
                                                                                  <w:divsChild>
                                                                                    <w:div w:id="391731666">
                                                                                      <w:marLeft w:val="0"/>
                                                                                      <w:marRight w:val="0"/>
                                                                                      <w:marTop w:val="0"/>
                                                                                      <w:marBottom w:val="0"/>
                                                                                      <w:divBdr>
                                                                                        <w:top w:val="none" w:sz="0" w:space="0" w:color="auto"/>
                                                                                        <w:left w:val="none" w:sz="0" w:space="0" w:color="auto"/>
                                                                                        <w:bottom w:val="none" w:sz="0" w:space="0" w:color="auto"/>
                                                                                        <w:right w:val="none" w:sz="0" w:space="0" w:color="auto"/>
                                                                                      </w:divBdr>
                                                                                      <w:divsChild>
                                                                                        <w:div w:id="869804232">
                                                                                          <w:marLeft w:val="0"/>
                                                                                          <w:marRight w:val="0"/>
                                                                                          <w:marTop w:val="0"/>
                                                                                          <w:marBottom w:val="0"/>
                                                                                          <w:divBdr>
                                                                                            <w:top w:val="none" w:sz="0" w:space="0" w:color="auto"/>
                                                                                            <w:left w:val="none" w:sz="0" w:space="0" w:color="auto"/>
                                                                                            <w:bottom w:val="none" w:sz="0" w:space="0" w:color="auto"/>
                                                                                            <w:right w:val="none" w:sz="0" w:space="0" w:color="auto"/>
                                                                                          </w:divBdr>
                                                                                          <w:divsChild>
                                                                                            <w:div w:id="2045716437">
                                                                                              <w:marLeft w:val="0"/>
                                                                                              <w:marRight w:val="0"/>
                                                                                              <w:marTop w:val="0"/>
                                                                                              <w:marBottom w:val="0"/>
                                                                                              <w:divBdr>
                                                                                                <w:top w:val="none" w:sz="0" w:space="0" w:color="auto"/>
                                                                                                <w:left w:val="none" w:sz="0" w:space="0" w:color="auto"/>
                                                                                                <w:bottom w:val="none" w:sz="0" w:space="0" w:color="auto"/>
                                                                                                <w:right w:val="none" w:sz="0" w:space="0" w:color="auto"/>
                                                                                              </w:divBdr>
                                                                                              <w:divsChild>
                                                                                                <w:div w:id="741489761">
                                                                                                  <w:marLeft w:val="0"/>
                                                                                                  <w:marRight w:val="0"/>
                                                                                                  <w:marTop w:val="0"/>
                                                                                                  <w:marBottom w:val="0"/>
                                                                                                  <w:divBdr>
                                                                                                    <w:top w:val="none" w:sz="0" w:space="0" w:color="auto"/>
                                                                                                    <w:left w:val="none" w:sz="0" w:space="0" w:color="auto"/>
                                                                                                    <w:bottom w:val="none" w:sz="0" w:space="0" w:color="auto"/>
                                                                                                    <w:right w:val="none" w:sz="0" w:space="0" w:color="auto"/>
                                                                                                  </w:divBdr>
                                                                                                  <w:divsChild>
                                                                                                    <w:div w:id="1635526523">
                                                                                                      <w:marLeft w:val="0"/>
                                                                                                      <w:marRight w:val="0"/>
                                                                                                      <w:marTop w:val="0"/>
                                                                                                      <w:marBottom w:val="0"/>
                                                                                                      <w:divBdr>
                                                                                                        <w:top w:val="none" w:sz="0" w:space="0" w:color="auto"/>
                                                                                                        <w:left w:val="none" w:sz="0" w:space="0" w:color="auto"/>
                                                                                                        <w:bottom w:val="none" w:sz="0" w:space="0" w:color="auto"/>
                                                                                                        <w:right w:val="none" w:sz="0" w:space="0" w:color="auto"/>
                                                                                                      </w:divBdr>
                                                                                                      <w:divsChild>
                                                                                                        <w:div w:id="9458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4880971">
      <w:bodyDiv w:val="1"/>
      <w:marLeft w:val="0"/>
      <w:marRight w:val="0"/>
      <w:marTop w:val="0"/>
      <w:marBottom w:val="0"/>
      <w:divBdr>
        <w:top w:val="none" w:sz="0" w:space="0" w:color="auto"/>
        <w:left w:val="none" w:sz="0" w:space="0" w:color="auto"/>
        <w:bottom w:val="none" w:sz="0" w:space="0" w:color="auto"/>
        <w:right w:val="none" w:sz="0" w:space="0" w:color="auto"/>
      </w:divBdr>
      <w:divsChild>
        <w:div w:id="203446683">
          <w:marLeft w:val="0"/>
          <w:marRight w:val="0"/>
          <w:marTop w:val="0"/>
          <w:marBottom w:val="0"/>
          <w:divBdr>
            <w:top w:val="none" w:sz="0" w:space="0" w:color="auto"/>
            <w:left w:val="none" w:sz="0" w:space="0" w:color="auto"/>
            <w:bottom w:val="none" w:sz="0" w:space="0" w:color="auto"/>
            <w:right w:val="none" w:sz="0" w:space="0" w:color="auto"/>
          </w:divBdr>
          <w:divsChild>
            <w:div w:id="667439784">
              <w:marLeft w:val="0"/>
              <w:marRight w:val="0"/>
              <w:marTop w:val="0"/>
              <w:marBottom w:val="0"/>
              <w:divBdr>
                <w:top w:val="none" w:sz="0" w:space="0" w:color="auto"/>
                <w:left w:val="none" w:sz="0" w:space="0" w:color="auto"/>
                <w:bottom w:val="none" w:sz="0" w:space="0" w:color="auto"/>
                <w:right w:val="none" w:sz="0" w:space="0" w:color="auto"/>
              </w:divBdr>
              <w:divsChild>
                <w:div w:id="2067334776">
                  <w:marLeft w:val="0"/>
                  <w:marRight w:val="0"/>
                  <w:marTop w:val="0"/>
                  <w:marBottom w:val="0"/>
                  <w:divBdr>
                    <w:top w:val="none" w:sz="0" w:space="0" w:color="auto"/>
                    <w:left w:val="none" w:sz="0" w:space="0" w:color="auto"/>
                    <w:bottom w:val="none" w:sz="0" w:space="0" w:color="auto"/>
                    <w:right w:val="none" w:sz="0" w:space="0" w:color="auto"/>
                  </w:divBdr>
                  <w:divsChild>
                    <w:div w:id="1565412781">
                      <w:marLeft w:val="0"/>
                      <w:marRight w:val="0"/>
                      <w:marTop w:val="0"/>
                      <w:marBottom w:val="0"/>
                      <w:divBdr>
                        <w:top w:val="none" w:sz="0" w:space="0" w:color="auto"/>
                        <w:left w:val="none" w:sz="0" w:space="0" w:color="auto"/>
                        <w:bottom w:val="none" w:sz="0" w:space="0" w:color="auto"/>
                        <w:right w:val="none" w:sz="0" w:space="0" w:color="auto"/>
                      </w:divBdr>
                      <w:divsChild>
                        <w:div w:id="514077995">
                          <w:marLeft w:val="0"/>
                          <w:marRight w:val="0"/>
                          <w:marTop w:val="0"/>
                          <w:marBottom w:val="0"/>
                          <w:divBdr>
                            <w:top w:val="none" w:sz="0" w:space="0" w:color="auto"/>
                            <w:left w:val="none" w:sz="0" w:space="0" w:color="auto"/>
                            <w:bottom w:val="none" w:sz="0" w:space="0" w:color="auto"/>
                            <w:right w:val="none" w:sz="0" w:space="0" w:color="auto"/>
                          </w:divBdr>
                          <w:divsChild>
                            <w:div w:id="775178249">
                              <w:marLeft w:val="0"/>
                              <w:marRight w:val="0"/>
                              <w:marTop w:val="0"/>
                              <w:marBottom w:val="0"/>
                              <w:divBdr>
                                <w:top w:val="none" w:sz="0" w:space="0" w:color="auto"/>
                                <w:left w:val="none" w:sz="0" w:space="0" w:color="auto"/>
                                <w:bottom w:val="none" w:sz="0" w:space="0" w:color="auto"/>
                                <w:right w:val="none" w:sz="0" w:space="0" w:color="auto"/>
                              </w:divBdr>
                              <w:divsChild>
                                <w:div w:id="1277366948">
                                  <w:marLeft w:val="0"/>
                                  <w:marRight w:val="0"/>
                                  <w:marTop w:val="0"/>
                                  <w:marBottom w:val="0"/>
                                  <w:divBdr>
                                    <w:top w:val="none" w:sz="0" w:space="0" w:color="auto"/>
                                    <w:left w:val="none" w:sz="0" w:space="0" w:color="auto"/>
                                    <w:bottom w:val="none" w:sz="0" w:space="0" w:color="auto"/>
                                    <w:right w:val="none" w:sz="0" w:space="0" w:color="auto"/>
                                  </w:divBdr>
                                  <w:divsChild>
                                    <w:div w:id="637495128">
                                      <w:marLeft w:val="0"/>
                                      <w:marRight w:val="0"/>
                                      <w:marTop w:val="0"/>
                                      <w:marBottom w:val="0"/>
                                      <w:divBdr>
                                        <w:top w:val="none" w:sz="0" w:space="0" w:color="auto"/>
                                        <w:left w:val="none" w:sz="0" w:space="0" w:color="auto"/>
                                        <w:bottom w:val="none" w:sz="0" w:space="0" w:color="auto"/>
                                        <w:right w:val="none" w:sz="0" w:space="0" w:color="auto"/>
                                      </w:divBdr>
                                      <w:divsChild>
                                        <w:div w:id="493762241">
                                          <w:marLeft w:val="0"/>
                                          <w:marRight w:val="0"/>
                                          <w:marTop w:val="0"/>
                                          <w:marBottom w:val="0"/>
                                          <w:divBdr>
                                            <w:top w:val="none" w:sz="0" w:space="0" w:color="auto"/>
                                            <w:left w:val="none" w:sz="0" w:space="0" w:color="auto"/>
                                            <w:bottom w:val="none" w:sz="0" w:space="0" w:color="auto"/>
                                            <w:right w:val="none" w:sz="0" w:space="0" w:color="auto"/>
                                          </w:divBdr>
                                          <w:divsChild>
                                            <w:div w:id="1863279370">
                                              <w:marLeft w:val="0"/>
                                              <w:marRight w:val="0"/>
                                              <w:marTop w:val="0"/>
                                              <w:marBottom w:val="0"/>
                                              <w:divBdr>
                                                <w:top w:val="none" w:sz="0" w:space="0" w:color="auto"/>
                                                <w:left w:val="none" w:sz="0" w:space="0" w:color="auto"/>
                                                <w:bottom w:val="none" w:sz="0" w:space="0" w:color="auto"/>
                                                <w:right w:val="none" w:sz="0" w:space="0" w:color="auto"/>
                                              </w:divBdr>
                                              <w:divsChild>
                                                <w:div w:id="1298532999">
                                                  <w:marLeft w:val="0"/>
                                                  <w:marRight w:val="0"/>
                                                  <w:marTop w:val="0"/>
                                                  <w:marBottom w:val="0"/>
                                                  <w:divBdr>
                                                    <w:top w:val="none" w:sz="0" w:space="0" w:color="auto"/>
                                                    <w:left w:val="none" w:sz="0" w:space="0" w:color="auto"/>
                                                    <w:bottom w:val="none" w:sz="0" w:space="0" w:color="auto"/>
                                                    <w:right w:val="none" w:sz="0" w:space="0" w:color="auto"/>
                                                  </w:divBdr>
                                                  <w:divsChild>
                                                    <w:div w:id="177547269">
                                                      <w:marLeft w:val="0"/>
                                                      <w:marRight w:val="0"/>
                                                      <w:marTop w:val="0"/>
                                                      <w:marBottom w:val="0"/>
                                                      <w:divBdr>
                                                        <w:top w:val="none" w:sz="0" w:space="0" w:color="auto"/>
                                                        <w:left w:val="none" w:sz="0" w:space="0" w:color="auto"/>
                                                        <w:bottom w:val="none" w:sz="0" w:space="0" w:color="auto"/>
                                                        <w:right w:val="none" w:sz="0" w:space="0" w:color="auto"/>
                                                      </w:divBdr>
                                                      <w:divsChild>
                                                        <w:div w:id="1364015041">
                                                          <w:marLeft w:val="0"/>
                                                          <w:marRight w:val="0"/>
                                                          <w:marTop w:val="0"/>
                                                          <w:marBottom w:val="0"/>
                                                          <w:divBdr>
                                                            <w:top w:val="none" w:sz="0" w:space="0" w:color="auto"/>
                                                            <w:left w:val="none" w:sz="0" w:space="0" w:color="auto"/>
                                                            <w:bottom w:val="none" w:sz="0" w:space="0" w:color="auto"/>
                                                            <w:right w:val="none" w:sz="0" w:space="0" w:color="auto"/>
                                                          </w:divBdr>
                                                          <w:divsChild>
                                                            <w:div w:id="979000552">
                                                              <w:marLeft w:val="0"/>
                                                              <w:marRight w:val="0"/>
                                                              <w:marTop w:val="0"/>
                                                              <w:marBottom w:val="0"/>
                                                              <w:divBdr>
                                                                <w:top w:val="none" w:sz="0" w:space="0" w:color="auto"/>
                                                                <w:left w:val="none" w:sz="0" w:space="0" w:color="auto"/>
                                                                <w:bottom w:val="none" w:sz="0" w:space="0" w:color="auto"/>
                                                                <w:right w:val="none" w:sz="0" w:space="0" w:color="auto"/>
                                                              </w:divBdr>
                                                              <w:divsChild>
                                                                <w:div w:id="1260065781">
                                                                  <w:marLeft w:val="0"/>
                                                                  <w:marRight w:val="0"/>
                                                                  <w:marTop w:val="0"/>
                                                                  <w:marBottom w:val="0"/>
                                                                  <w:divBdr>
                                                                    <w:top w:val="none" w:sz="0" w:space="0" w:color="auto"/>
                                                                    <w:left w:val="none" w:sz="0" w:space="0" w:color="auto"/>
                                                                    <w:bottom w:val="none" w:sz="0" w:space="0" w:color="auto"/>
                                                                    <w:right w:val="none" w:sz="0" w:space="0" w:color="auto"/>
                                                                  </w:divBdr>
                                                                  <w:divsChild>
                                                                    <w:div w:id="1432386260">
                                                                      <w:marLeft w:val="0"/>
                                                                      <w:marRight w:val="0"/>
                                                                      <w:marTop w:val="0"/>
                                                                      <w:marBottom w:val="0"/>
                                                                      <w:divBdr>
                                                                        <w:top w:val="none" w:sz="0" w:space="0" w:color="auto"/>
                                                                        <w:left w:val="none" w:sz="0" w:space="0" w:color="auto"/>
                                                                        <w:bottom w:val="none" w:sz="0" w:space="0" w:color="auto"/>
                                                                        <w:right w:val="none" w:sz="0" w:space="0" w:color="auto"/>
                                                                      </w:divBdr>
                                                                      <w:divsChild>
                                                                        <w:div w:id="355079759">
                                                                          <w:marLeft w:val="0"/>
                                                                          <w:marRight w:val="0"/>
                                                                          <w:marTop w:val="0"/>
                                                                          <w:marBottom w:val="0"/>
                                                                          <w:divBdr>
                                                                            <w:top w:val="none" w:sz="0" w:space="0" w:color="auto"/>
                                                                            <w:left w:val="none" w:sz="0" w:space="0" w:color="auto"/>
                                                                            <w:bottom w:val="none" w:sz="0" w:space="0" w:color="auto"/>
                                                                            <w:right w:val="none" w:sz="0" w:space="0" w:color="auto"/>
                                                                          </w:divBdr>
                                                                          <w:divsChild>
                                                                            <w:div w:id="1784184131">
                                                                              <w:marLeft w:val="0"/>
                                                                              <w:marRight w:val="0"/>
                                                                              <w:marTop w:val="0"/>
                                                                              <w:marBottom w:val="0"/>
                                                                              <w:divBdr>
                                                                                <w:top w:val="none" w:sz="0" w:space="0" w:color="auto"/>
                                                                                <w:left w:val="none" w:sz="0" w:space="0" w:color="auto"/>
                                                                                <w:bottom w:val="none" w:sz="0" w:space="0" w:color="auto"/>
                                                                                <w:right w:val="none" w:sz="0" w:space="0" w:color="auto"/>
                                                                              </w:divBdr>
                                                                              <w:divsChild>
                                                                                <w:div w:id="958995227">
                                                                                  <w:marLeft w:val="0"/>
                                                                                  <w:marRight w:val="0"/>
                                                                                  <w:marTop w:val="0"/>
                                                                                  <w:marBottom w:val="0"/>
                                                                                  <w:divBdr>
                                                                                    <w:top w:val="none" w:sz="0" w:space="0" w:color="auto"/>
                                                                                    <w:left w:val="none" w:sz="0" w:space="0" w:color="auto"/>
                                                                                    <w:bottom w:val="none" w:sz="0" w:space="0" w:color="auto"/>
                                                                                    <w:right w:val="none" w:sz="0" w:space="0" w:color="auto"/>
                                                                                  </w:divBdr>
                                                                                  <w:divsChild>
                                                                                    <w:div w:id="491215156">
                                                                                      <w:marLeft w:val="0"/>
                                                                                      <w:marRight w:val="0"/>
                                                                                      <w:marTop w:val="0"/>
                                                                                      <w:marBottom w:val="0"/>
                                                                                      <w:divBdr>
                                                                                        <w:top w:val="none" w:sz="0" w:space="0" w:color="auto"/>
                                                                                        <w:left w:val="none" w:sz="0" w:space="0" w:color="auto"/>
                                                                                        <w:bottom w:val="none" w:sz="0" w:space="0" w:color="auto"/>
                                                                                        <w:right w:val="none" w:sz="0" w:space="0" w:color="auto"/>
                                                                                      </w:divBdr>
                                                                                      <w:divsChild>
                                                                                        <w:div w:id="1450469467">
                                                                                          <w:marLeft w:val="0"/>
                                                                                          <w:marRight w:val="0"/>
                                                                                          <w:marTop w:val="0"/>
                                                                                          <w:marBottom w:val="0"/>
                                                                                          <w:divBdr>
                                                                                            <w:top w:val="none" w:sz="0" w:space="0" w:color="auto"/>
                                                                                            <w:left w:val="none" w:sz="0" w:space="0" w:color="auto"/>
                                                                                            <w:bottom w:val="none" w:sz="0" w:space="0" w:color="auto"/>
                                                                                            <w:right w:val="none" w:sz="0" w:space="0" w:color="auto"/>
                                                                                          </w:divBdr>
                                                                                          <w:divsChild>
                                                                                            <w:div w:id="7681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820432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0892412">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2892521">
      <w:bodyDiv w:val="1"/>
      <w:marLeft w:val="0"/>
      <w:marRight w:val="0"/>
      <w:marTop w:val="0"/>
      <w:marBottom w:val="0"/>
      <w:divBdr>
        <w:top w:val="none" w:sz="0" w:space="0" w:color="auto"/>
        <w:left w:val="none" w:sz="0" w:space="0" w:color="auto"/>
        <w:bottom w:val="none" w:sz="0" w:space="0" w:color="auto"/>
        <w:right w:val="none" w:sz="0" w:space="0" w:color="auto"/>
      </w:divBdr>
      <w:divsChild>
        <w:div w:id="1584146263">
          <w:marLeft w:val="0"/>
          <w:marRight w:val="0"/>
          <w:marTop w:val="0"/>
          <w:marBottom w:val="0"/>
          <w:divBdr>
            <w:top w:val="none" w:sz="0" w:space="0" w:color="auto"/>
            <w:left w:val="none" w:sz="0" w:space="0" w:color="auto"/>
            <w:bottom w:val="none" w:sz="0" w:space="0" w:color="auto"/>
            <w:right w:val="none" w:sz="0" w:space="0" w:color="auto"/>
          </w:divBdr>
          <w:divsChild>
            <w:div w:id="1126586597">
              <w:marLeft w:val="0"/>
              <w:marRight w:val="0"/>
              <w:marTop w:val="0"/>
              <w:marBottom w:val="0"/>
              <w:divBdr>
                <w:top w:val="none" w:sz="0" w:space="0" w:color="auto"/>
                <w:left w:val="none" w:sz="0" w:space="0" w:color="auto"/>
                <w:bottom w:val="none" w:sz="0" w:space="0" w:color="auto"/>
                <w:right w:val="none" w:sz="0" w:space="0" w:color="auto"/>
              </w:divBdr>
              <w:divsChild>
                <w:div w:id="911156278">
                  <w:marLeft w:val="0"/>
                  <w:marRight w:val="0"/>
                  <w:marTop w:val="0"/>
                  <w:marBottom w:val="0"/>
                  <w:divBdr>
                    <w:top w:val="none" w:sz="0" w:space="0" w:color="auto"/>
                    <w:left w:val="none" w:sz="0" w:space="0" w:color="auto"/>
                    <w:bottom w:val="none" w:sz="0" w:space="0" w:color="auto"/>
                    <w:right w:val="none" w:sz="0" w:space="0" w:color="auto"/>
                  </w:divBdr>
                  <w:divsChild>
                    <w:div w:id="86776728">
                      <w:marLeft w:val="0"/>
                      <w:marRight w:val="0"/>
                      <w:marTop w:val="0"/>
                      <w:marBottom w:val="0"/>
                      <w:divBdr>
                        <w:top w:val="none" w:sz="0" w:space="0" w:color="auto"/>
                        <w:left w:val="none" w:sz="0" w:space="0" w:color="auto"/>
                        <w:bottom w:val="none" w:sz="0" w:space="0" w:color="auto"/>
                        <w:right w:val="none" w:sz="0" w:space="0" w:color="auto"/>
                      </w:divBdr>
                      <w:divsChild>
                        <w:div w:id="2126925593">
                          <w:marLeft w:val="0"/>
                          <w:marRight w:val="0"/>
                          <w:marTop w:val="0"/>
                          <w:marBottom w:val="0"/>
                          <w:divBdr>
                            <w:top w:val="none" w:sz="0" w:space="0" w:color="auto"/>
                            <w:left w:val="none" w:sz="0" w:space="0" w:color="auto"/>
                            <w:bottom w:val="none" w:sz="0" w:space="0" w:color="auto"/>
                            <w:right w:val="none" w:sz="0" w:space="0" w:color="auto"/>
                          </w:divBdr>
                          <w:divsChild>
                            <w:div w:id="1000080084">
                              <w:marLeft w:val="0"/>
                              <w:marRight w:val="0"/>
                              <w:marTop w:val="0"/>
                              <w:marBottom w:val="0"/>
                              <w:divBdr>
                                <w:top w:val="none" w:sz="0" w:space="0" w:color="auto"/>
                                <w:left w:val="none" w:sz="0" w:space="0" w:color="auto"/>
                                <w:bottom w:val="none" w:sz="0" w:space="0" w:color="auto"/>
                                <w:right w:val="none" w:sz="0" w:space="0" w:color="auto"/>
                              </w:divBdr>
                              <w:divsChild>
                                <w:div w:id="1046641027">
                                  <w:marLeft w:val="0"/>
                                  <w:marRight w:val="0"/>
                                  <w:marTop w:val="0"/>
                                  <w:marBottom w:val="0"/>
                                  <w:divBdr>
                                    <w:top w:val="none" w:sz="0" w:space="0" w:color="auto"/>
                                    <w:left w:val="none" w:sz="0" w:space="0" w:color="auto"/>
                                    <w:bottom w:val="none" w:sz="0" w:space="0" w:color="auto"/>
                                    <w:right w:val="none" w:sz="0" w:space="0" w:color="auto"/>
                                  </w:divBdr>
                                  <w:divsChild>
                                    <w:div w:id="1379863247">
                                      <w:marLeft w:val="0"/>
                                      <w:marRight w:val="0"/>
                                      <w:marTop w:val="0"/>
                                      <w:marBottom w:val="0"/>
                                      <w:divBdr>
                                        <w:top w:val="none" w:sz="0" w:space="0" w:color="auto"/>
                                        <w:left w:val="none" w:sz="0" w:space="0" w:color="auto"/>
                                        <w:bottom w:val="none" w:sz="0" w:space="0" w:color="auto"/>
                                        <w:right w:val="none" w:sz="0" w:space="0" w:color="auto"/>
                                      </w:divBdr>
                                      <w:divsChild>
                                        <w:div w:id="1912153943">
                                          <w:marLeft w:val="0"/>
                                          <w:marRight w:val="0"/>
                                          <w:marTop w:val="0"/>
                                          <w:marBottom w:val="0"/>
                                          <w:divBdr>
                                            <w:top w:val="none" w:sz="0" w:space="0" w:color="auto"/>
                                            <w:left w:val="none" w:sz="0" w:space="0" w:color="auto"/>
                                            <w:bottom w:val="none" w:sz="0" w:space="0" w:color="auto"/>
                                            <w:right w:val="none" w:sz="0" w:space="0" w:color="auto"/>
                                          </w:divBdr>
                                          <w:divsChild>
                                            <w:div w:id="554894146">
                                              <w:marLeft w:val="0"/>
                                              <w:marRight w:val="0"/>
                                              <w:marTop w:val="0"/>
                                              <w:marBottom w:val="0"/>
                                              <w:divBdr>
                                                <w:top w:val="none" w:sz="0" w:space="0" w:color="auto"/>
                                                <w:left w:val="none" w:sz="0" w:space="0" w:color="auto"/>
                                                <w:bottom w:val="none" w:sz="0" w:space="0" w:color="auto"/>
                                                <w:right w:val="none" w:sz="0" w:space="0" w:color="auto"/>
                                              </w:divBdr>
                                              <w:divsChild>
                                                <w:div w:id="749499688">
                                                  <w:marLeft w:val="0"/>
                                                  <w:marRight w:val="0"/>
                                                  <w:marTop w:val="0"/>
                                                  <w:marBottom w:val="0"/>
                                                  <w:divBdr>
                                                    <w:top w:val="none" w:sz="0" w:space="0" w:color="auto"/>
                                                    <w:left w:val="none" w:sz="0" w:space="0" w:color="auto"/>
                                                    <w:bottom w:val="none" w:sz="0" w:space="0" w:color="auto"/>
                                                    <w:right w:val="none" w:sz="0" w:space="0" w:color="auto"/>
                                                  </w:divBdr>
                                                  <w:divsChild>
                                                    <w:div w:id="437989070">
                                                      <w:marLeft w:val="0"/>
                                                      <w:marRight w:val="0"/>
                                                      <w:marTop w:val="0"/>
                                                      <w:marBottom w:val="0"/>
                                                      <w:divBdr>
                                                        <w:top w:val="none" w:sz="0" w:space="0" w:color="auto"/>
                                                        <w:left w:val="none" w:sz="0" w:space="0" w:color="auto"/>
                                                        <w:bottom w:val="none" w:sz="0" w:space="0" w:color="auto"/>
                                                        <w:right w:val="none" w:sz="0" w:space="0" w:color="auto"/>
                                                      </w:divBdr>
                                                      <w:divsChild>
                                                        <w:div w:id="1704287342">
                                                          <w:marLeft w:val="0"/>
                                                          <w:marRight w:val="0"/>
                                                          <w:marTop w:val="0"/>
                                                          <w:marBottom w:val="0"/>
                                                          <w:divBdr>
                                                            <w:top w:val="none" w:sz="0" w:space="0" w:color="auto"/>
                                                            <w:left w:val="none" w:sz="0" w:space="0" w:color="auto"/>
                                                            <w:bottom w:val="none" w:sz="0" w:space="0" w:color="auto"/>
                                                            <w:right w:val="none" w:sz="0" w:space="0" w:color="auto"/>
                                                          </w:divBdr>
                                                          <w:divsChild>
                                                            <w:div w:id="602307221">
                                                              <w:marLeft w:val="0"/>
                                                              <w:marRight w:val="0"/>
                                                              <w:marTop w:val="0"/>
                                                              <w:marBottom w:val="0"/>
                                                              <w:divBdr>
                                                                <w:top w:val="none" w:sz="0" w:space="0" w:color="auto"/>
                                                                <w:left w:val="none" w:sz="0" w:space="0" w:color="auto"/>
                                                                <w:bottom w:val="none" w:sz="0" w:space="0" w:color="auto"/>
                                                                <w:right w:val="none" w:sz="0" w:space="0" w:color="auto"/>
                                                              </w:divBdr>
                                                              <w:divsChild>
                                                                <w:div w:id="261302139">
                                                                  <w:marLeft w:val="0"/>
                                                                  <w:marRight w:val="0"/>
                                                                  <w:marTop w:val="0"/>
                                                                  <w:marBottom w:val="0"/>
                                                                  <w:divBdr>
                                                                    <w:top w:val="none" w:sz="0" w:space="0" w:color="auto"/>
                                                                    <w:left w:val="none" w:sz="0" w:space="0" w:color="auto"/>
                                                                    <w:bottom w:val="none" w:sz="0" w:space="0" w:color="auto"/>
                                                                    <w:right w:val="none" w:sz="0" w:space="0" w:color="auto"/>
                                                                  </w:divBdr>
                                                                  <w:divsChild>
                                                                    <w:div w:id="997656266">
                                                                      <w:marLeft w:val="0"/>
                                                                      <w:marRight w:val="0"/>
                                                                      <w:marTop w:val="0"/>
                                                                      <w:marBottom w:val="0"/>
                                                                      <w:divBdr>
                                                                        <w:top w:val="none" w:sz="0" w:space="0" w:color="auto"/>
                                                                        <w:left w:val="none" w:sz="0" w:space="0" w:color="auto"/>
                                                                        <w:bottom w:val="none" w:sz="0" w:space="0" w:color="auto"/>
                                                                        <w:right w:val="none" w:sz="0" w:space="0" w:color="auto"/>
                                                                      </w:divBdr>
                                                                      <w:divsChild>
                                                                        <w:div w:id="781262952">
                                                                          <w:marLeft w:val="0"/>
                                                                          <w:marRight w:val="0"/>
                                                                          <w:marTop w:val="0"/>
                                                                          <w:marBottom w:val="0"/>
                                                                          <w:divBdr>
                                                                            <w:top w:val="none" w:sz="0" w:space="0" w:color="auto"/>
                                                                            <w:left w:val="none" w:sz="0" w:space="0" w:color="auto"/>
                                                                            <w:bottom w:val="none" w:sz="0" w:space="0" w:color="auto"/>
                                                                            <w:right w:val="none" w:sz="0" w:space="0" w:color="auto"/>
                                                                          </w:divBdr>
                                                                          <w:divsChild>
                                                                            <w:div w:id="1791434332">
                                                                              <w:marLeft w:val="0"/>
                                                                              <w:marRight w:val="0"/>
                                                                              <w:marTop w:val="0"/>
                                                                              <w:marBottom w:val="0"/>
                                                                              <w:divBdr>
                                                                                <w:top w:val="none" w:sz="0" w:space="0" w:color="auto"/>
                                                                                <w:left w:val="none" w:sz="0" w:space="0" w:color="auto"/>
                                                                                <w:bottom w:val="none" w:sz="0" w:space="0" w:color="auto"/>
                                                                                <w:right w:val="none" w:sz="0" w:space="0" w:color="auto"/>
                                                                              </w:divBdr>
                                                                              <w:divsChild>
                                                                                <w:div w:id="808089004">
                                                                                  <w:marLeft w:val="0"/>
                                                                                  <w:marRight w:val="0"/>
                                                                                  <w:marTop w:val="0"/>
                                                                                  <w:marBottom w:val="0"/>
                                                                                  <w:divBdr>
                                                                                    <w:top w:val="none" w:sz="0" w:space="0" w:color="auto"/>
                                                                                    <w:left w:val="none" w:sz="0" w:space="0" w:color="auto"/>
                                                                                    <w:bottom w:val="none" w:sz="0" w:space="0" w:color="auto"/>
                                                                                    <w:right w:val="none" w:sz="0" w:space="0" w:color="auto"/>
                                                                                  </w:divBdr>
                                                                                  <w:divsChild>
                                                                                    <w:div w:id="1718357381">
                                                                                      <w:marLeft w:val="0"/>
                                                                                      <w:marRight w:val="0"/>
                                                                                      <w:marTop w:val="0"/>
                                                                                      <w:marBottom w:val="0"/>
                                                                                      <w:divBdr>
                                                                                        <w:top w:val="none" w:sz="0" w:space="0" w:color="auto"/>
                                                                                        <w:left w:val="none" w:sz="0" w:space="0" w:color="auto"/>
                                                                                        <w:bottom w:val="none" w:sz="0" w:space="0" w:color="auto"/>
                                                                                        <w:right w:val="none" w:sz="0" w:space="0" w:color="auto"/>
                                                                                      </w:divBdr>
                                                                                      <w:divsChild>
                                                                                        <w:div w:id="626937861">
                                                                                          <w:marLeft w:val="0"/>
                                                                                          <w:marRight w:val="0"/>
                                                                                          <w:marTop w:val="0"/>
                                                                                          <w:marBottom w:val="0"/>
                                                                                          <w:divBdr>
                                                                                            <w:top w:val="none" w:sz="0" w:space="0" w:color="auto"/>
                                                                                            <w:left w:val="none" w:sz="0" w:space="0" w:color="auto"/>
                                                                                            <w:bottom w:val="none" w:sz="0" w:space="0" w:color="auto"/>
                                                                                            <w:right w:val="none" w:sz="0" w:space="0" w:color="auto"/>
                                                                                          </w:divBdr>
                                                                                          <w:divsChild>
                                                                                            <w:div w:id="1323117539">
                                                                                              <w:marLeft w:val="0"/>
                                                                                              <w:marRight w:val="0"/>
                                                                                              <w:marTop w:val="0"/>
                                                                                              <w:marBottom w:val="0"/>
                                                                                              <w:divBdr>
                                                                                                <w:top w:val="none" w:sz="0" w:space="0" w:color="auto"/>
                                                                                                <w:left w:val="none" w:sz="0" w:space="0" w:color="auto"/>
                                                                                                <w:bottom w:val="none" w:sz="0" w:space="0" w:color="auto"/>
                                                                                                <w:right w:val="none" w:sz="0" w:space="0" w:color="auto"/>
                                                                                              </w:divBdr>
                                                                                              <w:divsChild>
                                                                                                <w:div w:id="883520789">
                                                                                                  <w:marLeft w:val="0"/>
                                                                                                  <w:marRight w:val="0"/>
                                                                                                  <w:marTop w:val="0"/>
                                                                                                  <w:marBottom w:val="0"/>
                                                                                                  <w:divBdr>
                                                                                                    <w:top w:val="none" w:sz="0" w:space="0" w:color="auto"/>
                                                                                                    <w:left w:val="none" w:sz="0" w:space="0" w:color="auto"/>
                                                                                                    <w:bottom w:val="none" w:sz="0" w:space="0" w:color="auto"/>
                                                                                                    <w:right w:val="none" w:sz="0" w:space="0" w:color="auto"/>
                                                                                                  </w:divBdr>
                                                                                                  <w:divsChild>
                                                                                                    <w:div w:id="1684353556">
                                                                                                      <w:marLeft w:val="0"/>
                                                                                                      <w:marRight w:val="0"/>
                                                                                                      <w:marTop w:val="0"/>
                                                                                                      <w:marBottom w:val="0"/>
                                                                                                      <w:divBdr>
                                                                                                        <w:top w:val="none" w:sz="0" w:space="0" w:color="auto"/>
                                                                                                        <w:left w:val="none" w:sz="0" w:space="0" w:color="auto"/>
                                                                                                        <w:bottom w:val="none" w:sz="0" w:space="0" w:color="auto"/>
                                                                                                        <w:right w:val="none" w:sz="0" w:space="0" w:color="auto"/>
                                                                                                      </w:divBdr>
                                                                                                      <w:divsChild>
                                                                                                        <w:div w:id="1166361894">
                                                                                                          <w:marLeft w:val="0"/>
                                                                                                          <w:marRight w:val="0"/>
                                                                                                          <w:marTop w:val="0"/>
                                                                                                          <w:marBottom w:val="0"/>
                                                                                                          <w:divBdr>
                                                                                                            <w:top w:val="none" w:sz="0" w:space="0" w:color="auto"/>
                                                                                                            <w:left w:val="none" w:sz="0" w:space="0" w:color="auto"/>
                                                                                                            <w:bottom w:val="none" w:sz="0" w:space="0" w:color="auto"/>
                                                                                                            <w:right w:val="none" w:sz="0" w:space="0" w:color="auto"/>
                                                                                                          </w:divBdr>
                                                                                                          <w:divsChild>
                                                                                                            <w:div w:id="152185737">
                                                                                                              <w:marLeft w:val="0"/>
                                                                                                              <w:marRight w:val="0"/>
                                                                                                              <w:marTop w:val="0"/>
                                                                                                              <w:marBottom w:val="0"/>
                                                                                                              <w:divBdr>
                                                                                                                <w:top w:val="none" w:sz="0" w:space="0" w:color="auto"/>
                                                                                                                <w:left w:val="none" w:sz="0" w:space="0" w:color="auto"/>
                                                                                                                <w:bottom w:val="none" w:sz="0" w:space="0" w:color="auto"/>
                                                                                                                <w:right w:val="none" w:sz="0" w:space="0" w:color="auto"/>
                                                                                                              </w:divBdr>
                                                                                                              <w:divsChild>
                                                                                                                <w:div w:id="716663111">
                                                                                                                  <w:marLeft w:val="0"/>
                                                                                                                  <w:marRight w:val="0"/>
                                                                                                                  <w:marTop w:val="0"/>
                                                                                                                  <w:marBottom w:val="0"/>
                                                                                                                  <w:divBdr>
                                                                                                                    <w:top w:val="none" w:sz="0" w:space="0" w:color="auto"/>
                                                                                                                    <w:left w:val="none" w:sz="0" w:space="0" w:color="auto"/>
                                                                                                                    <w:bottom w:val="none" w:sz="0" w:space="0" w:color="auto"/>
                                                                                                                    <w:right w:val="none" w:sz="0" w:space="0" w:color="auto"/>
                                                                                                                  </w:divBdr>
                                                                                                                  <w:divsChild>
                                                                                                                    <w:div w:id="2134055342">
                                                                                                                      <w:marLeft w:val="0"/>
                                                                                                                      <w:marRight w:val="0"/>
                                                                                                                      <w:marTop w:val="0"/>
                                                                                                                      <w:marBottom w:val="0"/>
                                                                                                                      <w:divBdr>
                                                                                                                        <w:top w:val="none" w:sz="0" w:space="0" w:color="auto"/>
                                                                                                                        <w:left w:val="none" w:sz="0" w:space="0" w:color="auto"/>
                                                                                                                        <w:bottom w:val="none" w:sz="0" w:space="0" w:color="auto"/>
                                                                                                                        <w:right w:val="none" w:sz="0" w:space="0" w:color="auto"/>
                                                                                                                      </w:divBdr>
                                                                                                                    </w:div>
                                                                                                                  </w:divsChild>
                                                                                                                </w:div>
                                                                                                                <w:div w:id="1282879011">
                                                                                                                  <w:marLeft w:val="0"/>
                                                                                                                  <w:marRight w:val="0"/>
                                                                                                                  <w:marTop w:val="0"/>
                                                                                                                  <w:marBottom w:val="0"/>
                                                                                                                  <w:divBdr>
                                                                                                                    <w:top w:val="none" w:sz="0" w:space="0" w:color="auto"/>
                                                                                                                    <w:left w:val="none" w:sz="0" w:space="0" w:color="auto"/>
                                                                                                                    <w:bottom w:val="none" w:sz="0" w:space="0" w:color="auto"/>
                                                                                                                    <w:right w:val="none" w:sz="0" w:space="0" w:color="auto"/>
                                                                                                                  </w:divBdr>
                                                                                                                  <w:divsChild>
                                                                                                                    <w:div w:id="275915627">
                                                                                                                      <w:marLeft w:val="0"/>
                                                                                                                      <w:marRight w:val="0"/>
                                                                                                                      <w:marTop w:val="0"/>
                                                                                                                      <w:marBottom w:val="0"/>
                                                                                                                      <w:divBdr>
                                                                                                                        <w:top w:val="none" w:sz="0" w:space="0" w:color="auto"/>
                                                                                                                        <w:left w:val="none" w:sz="0" w:space="0" w:color="auto"/>
                                                                                                                        <w:bottom w:val="none" w:sz="0" w:space="0" w:color="auto"/>
                                                                                                                        <w:right w:val="none" w:sz="0" w:space="0" w:color="auto"/>
                                                                                                                      </w:divBdr>
                                                                                                                      <w:divsChild>
                                                                                                                        <w:div w:id="1571572531">
                                                                                                                          <w:marLeft w:val="0"/>
                                                                                                                          <w:marRight w:val="0"/>
                                                                                                                          <w:marTop w:val="0"/>
                                                                                                                          <w:marBottom w:val="0"/>
                                                                                                                          <w:divBdr>
                                                                                                                            <w:top w:val="none" w:sz="0" w:space="0" w:color="auto"/>
                                                                                                                            <w:left w:val="none" w:sz="0" w:space="0" w:color="auto"/>
                                                                                                                            <w:bottom w:val="none" w:sz="0" w:space="0" w:color="auto"/>
                                                                                                                            <w:right w:val="none" w:sz="0" w:space="0" w:color="auto"/>
                                                                                                                          </w:divBdr>
                                                                                                                        </w:div>
                                                                                                                      </w:divsChild>
                                                                                                                    </w:div>
                                                                                                                    <w:div w:id="15733483">
                                                                                                                      <w:marLeft w:val="0"/>
                                                                                                                      <w:marRight w:val="0"/>
                                                                                                                      <w:marTop w:val="0"/>
                                                                                                                      <w:marBottom w:val="0"/>
                                                                                                                      <w:divBdr>
                                                                                                                        <w:top w:val="none" w:sz="0" w:space="0" w:color="auto"/>
                                                                                                                        <w:left w:val="none" w:sz="0" w:space="0" w:color="auto"/>
                                                                                                                        <w:bottom w:val="none" w:sz="0" w:space="0" w:color="auto"/>
                                                                                                                        <w:right w:val="none" w:sz="0" w:space="0" w:color="auto"/>
                                                                                                                      </w:divBdr>
                                                                                                                      <w:divsChild>
                                                                                                                        <w:div w:id="138306173">
                                                                                                                          <w:marLeft w:val="0"/>
                                                                                                                          <w:marRight w:val="0"/>
                                                                                                                          <w:marTop w:val="0"/>
                                                                                                                          <w:marBottom w:val="0"/>
                                                                                                                          <w:divBdr>
                                                                                                                            <w:top w:val="none" w:sz="0" w:space="0" w:color="auto"/>
                                                                                                                            <w:left w:val="none" w:sz="0" w:space="0" w:color="auto"/>
                                                                                                                            <w:bottom w:val="none" w:sz="0" w:space="0" w:color="auto"/>
                                                                                                                            <w:right w:val="none" w:sz="0" w:space="0" w:color="auto"/>
                                                                                                                          </w:divBdr>
                                                                                                                          <w:divsChild>
                                                                                                                            <w:div w:id="109918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75910188">
      <w:bodyDiv w:val="1"/>
      <w:marLeft w:val="0"/>
      <w:marRight w:val="0"/>
      <w:marTop w:val="0"/>
      <w:marBottom w:val="0"/>
      <w:divBdr>
        <w:top w:val="none" w:sz="0" w:space="0" w:color="auto"/>
        <w:left w:val="none" w:sz="0" w:space="0" w:color="auto"/>
        <w:bottom w:val="none" w:sz="0" w:space="0" w:color="auto"/>
        <w:right w:val="none" w:sz="0" w:space="0" w:color="auto"/>
      </w:divBdr>
      <w:divsChild>
        <w:div w:id="2137138611">
          <w:marLeft w:val="0"/>
          <w:marRight w:val="0"/>
          <w:marTop w:val="0"/>
          <w:marBottom w:val="0"/>
          <w:divBdr>
            <w:top w:val="none" w:sz="0" w:space="0" w:color="auto"/>
            <w:left w:val="none" w:sz="0" w:space="0" w:color="auto"/>
            <w:bottom w:val="none" w:sz="0" w:space="0" w:color="auto"/>
            <w:right w:val="none" w:sz="0" w:space="0" w:color="auto"/>
          </w:divBdr>
          <w:divsChild>
            <w:div w:id="1380713382">
              <w:marLeft w:val="0"/>
              <w:marRight w:val="0"/>
              <w:marTop w:val="0"/>
              <w:marBottom w:val="0"/>
              <w:divBdr>
                <w:top w:val="none" w:sz="0" w:space="0" w:color="auto"/>
                <w:left w:val="none" w:sz="0" w:space="0" w:color="auto"/>
                <w:bottom w:val="none" w:sz="0" w:space="0" w:color="auto"/>
                <w:right w:val="none" w:sz="0" w:space="0" w:color="auto"/>
              </w:divBdr>
              <w:divsChild>
                <w:div w:id="601569980">
                  <w:marLeft w:val="0"/>
                  <w:marRight w:val="0"/>
                  <w:marTop w:val="0"/>
                  <w:marBottom w:val="0"/>
                  <w:divBdr>
                    <w:top w:val="none" w:sz="0" w:space="0" w:color="auto"/>
                    <w:left w:val="none" w:sz="0" w:space="0" w:color="auto"/>
                    <w:bottom w:val="none" w:sz="0" w:space="0" w:color="auto"/>
                    <w:right w:val="none" w:sz="0" w:space="0" w:color="auto"/>
                  </w:divBdr>
                  <w:divsChild>
                    <w:div w:id="1157266114">
                      <w:marLeft w:val="0"/>
                      <w:marRight w:val="0"/>
                      <w:marTop w:val="0"/>
                      <w:marBottom w:val="0"/>
                      <w:divBdr>
                        <w:top w:val="none" w:sz="0" w:space="0" w:color="auto"/>
                        <w:left w:val="none" w:sz="0" w:space="0" w:color="auto"/>
                        <w:bottom w:val="none" w:sz="0" w:space="0" w:color="auto"/>
                        <w:right w:val="none" w:sz="0" w:space="0" w:color="auto"/>
                      </w:divBdr>
                      <w:divsChild>
                        <w:div w:id="1044137667">
                          <w:marLeft w:val="0"/>
                          <w:marRight w:val="0"/>
                          <w:marTop w:val="0"/>
                          <w:marBottom w:val="0"/>
                          <w:divBdr>
                            <w:top w:val="none" w:sz="0" w:space="0" w:color="auto"/>
                            <w:left w:val="none" w:sz="0" w:space="0" w:color="auto"/>
                            <w:bottom w:val="none" w:sz="0" w:space="0" w:color="auto"/>
                            <w:right w:val="none" w:sz="0" w:space="0" w:color="auto"/>
                          </w:divBdr>
                          <w:divsChild>
                            <w:div w:id="1066294894">
                              <w:marLeft w:val="0"/>
                              <w:marRight w:val="0"/>
                              <w:marTop w:val="0"/>
                              <w:marBottom w:val="0"/>
                              <w:divBdr>
                                <w:top w:val="none" w:sz="0" w:space="0" w:color="auto"/>
                                <w:left w:val="none" w:sz="0" w:space="0" w:color="auto"/>
                                <w:bottom w:val="none" w:sz="0" w:space="0" w:color="auto"/>
                                <w:right w:val="none" w:sz="0" w:space="0" w:color="auto"/>
                              </w:divBdr>
                              <w:divsChild>
                                <w:div w:id="1825661030">
                                  <w:marLeft w:val="0"/>
                                  <w:marRight w:val="0"/>
                                  <w:marTop w:val="0"/>
                                  <w:marBottom w:val="0"/>
                                  <w:divBdr>
                                    <w:top w:val="none" w:sz="0" w:space="0" w:color="auto"/>
                                    <w:left w:val="none" w:sz="0" w:space="0" w:color="auto"/>
                                    <w:bottom w:val="none" w:sz="0" w:space="0" w:color="auto"/>
                                    <w:right w:val="none" w:sz="0" w:space="0" w:color="auto"/>
                                  </w:divBdr>
                                  <w:divsChild>
                                    <w:div w:id="89590571">
                                      <w:marLeft w:val="0"/>
                                      <w:marRight w:val="0"/>
                                      <w:marTop w:val="0"/>
                                      <w:marBottom w:val="0"/>
                                      <w:divBdr>
                                        <w:top w:val="none" w:sz="0" w:space="0" w:color="auto"/>
                                        <w:left w:val="none" w:sz="0" w:space="0" w:color="auto"/>
                                        <w:bottom w:val="none" w:sz="0" w:space="0" w:color="auto"/>
                                        <w:right w:val="none" w:sz="0" w:space="0" w:color="auto"/>
                                      </w:divBdr>
                                      <w:divsChild>
                                        <w:div w:id="1357736267">
                                          <w:marLeft w:val="0"/>
                                          <w:marRight w:val="0"/>
                                          <w:marTop w:val="0"/>
                                          <w:marBottom w:val="0"/>
                                          <w:divBdr>
                                            <w:top w:val="none" w:sz="0" w:space="0" w:color="auto"/>
                                            <w:left w:val="none" w:sz="0" w:space="0" w:color="auto"/>
                                            <w:bottom w:val="none" w:sz="0" w:space="0" w:color="auto"/>
                                            <w:right w:val="none" w:sz="0" w:space="0" w:color="auto"/>
                                          </w:divBdr>
                                          <w:divsChild>
                                            <w:div w:id="1738085333">
                                              <w:marLeft w:val="0"/>
                                              <w:marRight w:val="0"/>
                                              <w:marTop w:val="0"/>
                                              <w:marBottom w:val="0"/>
                                              <w:divBdr>
                                                <w:top w:val="none" w:sz="0" w:space="0" w:color="auto"/>
                                                <w:left w:val="none" w:sz="0" w:space="0" w:color="auto"/>
                                                <w:bottom w:val="none" w:sz="0" w:space="0" w:color="auto"/>
                                                <w:right w:val="none" w:sz="0" w:space="0" w:color="auto"/>
                                              </w:divBdr>
                                              <w:divsChild>
                                                <w:div w:id="1575163962">
                                                  <w:marLeft w:val="0"/>
                                                  <w:marRight w:val="0"/>
                                                  <w:marTop w:val="0"/>
                                                  <w:marBottom w:val="0"/>
                                                  <w:divBdr>
                                                    <w:top w:val="none" w:sz="0" w:space="0" w:color="auto"/>
                                                    <w:left w:val="none" w:sz="0" w:space="0" w:color="auto"/>
                                                    <w:bottom w:val="none" w:sz="0" w:space="0" w:color="auto"/>
                                                    <w:right w:val="none" w:sz="0" w:space="0" w:color="auto"/>
                                                  </w:divBdr>
                                                  <w:divsChild>
                                                    <w:div w:id="1816755945">
                                                      <w:marLeft w:val="0"/>
                                                      <w:marRight w:val="0"/>
                                                      <w:marTop w:val="0"/>
                                                      <w:marBottom w:val="0"/>
                                                      <w:divBdr>
                                                        <w:top w:val="none" w:sz="0" w:space="0" w:color="auto"/>
                                                        <w:left w:val="none" w:sz="0" w:space="0" w:color="auto"/>
                                                        <w:bottom w:val="none" w:sz="0" w:space="0" w:color="auto"/>
                                                        <w:right w:val="none" w:sz="0" w:space="0" w:color="auto"/>
                                                      </w:divBdr>
                                                      <w:divsChild>
                                                        <w:div w:id="1935479068">
                                                          <w:marLeft w:val="0"/>
                                                          <w:marRight w:val="0"/>
                                                          <w:marTop w:val="0"/>
                                                          <w:marBottom w:val="0"/>
                                                          <w:divBdr>
                                                            <w:top w:val="none" w:sz="0" w:space="0" w:color="auto"/>
                                                            <w:left w:val="none" w:sz="0" w:space="0" w:color="auto"/>
                                                            <w:bottom w:val="none" w:sz="0" w:space="0" w:color="auto"/>
                                                            <w:right w:val="none" w:sz="0" w:space="0" w:color="auto"/>
                                                          </w:divBdr>
                                                          <w:divsChild>
                                                            <w:div w:id="1883903437">
                                                              <w:marLeft w:val="0"/>
                                                              <w:marRight w:val="0"/>
                                                              <w:marTop w:val="0"/>
                                                              <w:marBottom w:val="0"/>
                                                              <w:divBdr>
                                                                <w:top w:val="none" w:sz="0" w:space="0" w:color="auto"/>
                                                                <w:left w:val="none" w:sz="0" w:space="0" w:color="auto"/>
                                                                <w:bottom w:val="none" w:sz="0" w:space="0" w:color="auto"/>
                                                                <w:right w:val="none" w:sz="0" w:space="0" w:color="auto"/>
                                                              </w:divBdr>
                                                              <w:divsChild>
                                                                <w:div w:id="1715764099">
                                                                  <w:marLeft w:val="0"/>
                                                                  <w:marRight w:val="0"/>
                                                                  <w:marTop w:val="0"/>
                                                                  <w:marBottom w:val="0"/>
                                                                  <w:divBdr>
                                                                    <w:top w:val="none" w:sz="0" w:space="0" w:color="auto"/>
                                                                    <w:left w:val="none" w:sz="0" w:space="0" w:color="auto"/>
                                                                    <w:bottom w:val="none" w:sz="0" w:space="0" w:color="auto"/>
                                                                    <w:right w:val="none" w:sz="0" w:space="0" w:color="auto"/>
                                                                  </w:divBdr>
                                                                  <w:divsChild>
                                                                    <w:div w:id="730276108">
                                                                      <w:marLeft w:val="0"/>
                                                                      <w:marRight w:val="0"/>
                                                                      <w:marTop w:val="0"/>
                                                                      <w:marBottom w:val="0"/>
                                                                      <w:divBdr>
                                                                        <w:top w:val="none" w:sz="0" w:space="0" w:color="auto"/>
                                                                        <w:left w:val="none" w:sz="0" w:space="0" w:color="auto"/>
                                                                        <w:bottom w:val="none" w:sz="0" w:space="0" w:color="auto"/>
                                                                        <w:right w:val="none" w:sz="0" w:space="0" w:color="auto"/>
                                                                      </w:divBdr>
                                                                      <w:divsChild>
                                                                        <w:div w:id="1028337478">
                                                                          <w:marLeft w:val="0"/>
                                                                          <w:marRight w:val="0"/>
                                                                          <w:marTop w:val="0"/>
                                                                          <w:marBottom w:val="0"/>
                                                                          <w:divBdr>
                                                                            <w:top w:val="none" w:sz="0" w:space="0" w:color="auto"/>
                                                                            <w:left w:val="none" w:sz="0" w:space="0" w:color="auto"/>
                                                                            <w:bottom w:val="none" w:sz="0" w:space="0" w:color="auto"/>
                                                                            <w:right w:val="none" w:sz="0" w:space="0" w:color="auto"/>
                                                                          </w:divBdr>
                                                                          <w:divsChild>
                                                                            <w:div w:id="1989244694">
                                                                              <w:marLeft w:val="0"/>
                                                                              <w:marRight w:val="0"/>
                                                                              <w:marTop w:val="0"/>
                                                                              <w:marBottom w:val="0"/>
                                                                              <w:divBdr>
                                                                                <w:top w:val="none" w:sz="0" w:space="0" w:color="auto"/>
                                                                                <w:left w:val="none" w:sz="0" w:space="0" w:color="auto"/>
                                                                                <w:bottom w:val="none" w:sz="0" w:space="0" w:color="auto"/>
                                                                                <w:right w:val="none" w:sz="0" w:space="0" w:color="auto"/>
                                                                              </w:divBdr>
                                                                              <w:divsChild>
                                                                                <w:div w:id="1911228049">
                                                                                  <w:marLeft w:val="0"/>
                                                                                  <w:marRight w:val="0"/>
                                                                                  <w:marTop w:val="0"/>
                                                                                  <w:marBottom w:val="0"/>
                                                                                  <w:divBdr>
                                                                                    <w:top w:val="none" w:sz="0" w:space="0" w:color="auto"/>
                                                                                    <w:left w:val="none" w:sz="0" w:space="0" w:color="auto"/>
                                                                                    <w:bottom w:val="none" w:sz="0" w:space="0" w:color="auto"/>
                                                                                    <w:right w:val="none" w:sz="0" w:space="0" w:color="auto"/>
                                                                                  </w:divBdr>
                                                                                  <w:divsChild>
                                                                                    <w:div w:id="1351252446">
                                                                                      <w:marLeft w:val="0"/>
                                                                                      <w:marRight w:val="0"/>
                                                                                      <w:marTop w:val="0"/>
                                                                                      <w:marBottom w:val="0"/>
                                                                                      <w:divBdr>
                                                                                        <w:top w:val="none" w:sz="0" w:space="0" w:color="auto"/>
                                                                                        <w:left w:val="none" w:sz="0" w:space="0" w:color="auto"/>
                                                                                        <w:bottom w:val="none" w:sz="0" w:space="0" w:color="auto"/>
                                                                                        <w:right w:val="none" w:sz="0" w:space="0" w:color="auto"/>
                                                                                      </w:divBdr>
                                                                                      <w:divsChild>
                                                                                        <w:div w:id="1051810848">
                                                                                          <w:marLeft w:val="0"/>
                                                                                          <w:marRight w:val="0"/>
                                                                                          <w:marTop w:val="0"/>
                                                                                          <w:marBottom w:val="0"/>
                                                                                          <w:divBdr>
                                                                                            <w:top w:val="none" w:sz="0" w:space="0" w:color="auto"/>
                                                                                            <w:left w:val="none" w:sz="0" w:space="0" w:color="auto"/>
                                                                                            <w:bottom w:val="none" w:sz="0" w:space="0" w:color="auto"/>
                                                                                            <w:right w:val="none" w:sz="0" w:space="0" w:color="auto"/>
                                                                                          </w:divBdr>
                                                                                          <w:divsChild>
                                                                                            <w:div w:id="100763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3889146">
      <w:bodyDiv w:val="1"/>
      <w:marLeft w:val="0"/>
      <w:marRight w:val="0"/>
      <w:marTop w:val="0"/>
      <w:marBottom w:val="0"/>
      <w:divBdr>
        <w:top w:val="none" w:sz="0" w:space="0" w:color="auto"/>
        <w:left w:val="none" w:sz="0" w:space="0" w:color="auto"/>
        <w:bottom w:val="none" w:sz="0" w:space="0" w:color="auto"/>
        <w:right w:val="none" w:sz="0" w:space="0" w:color="auto"/>
      </w:divBdr>
      <w:divsChild>
        <w:div w:id="1443378876">
          <w:marLeft w:val="0"/>
          <w:marRight w:val="0"/>
          <w:marTop w:val="0"/>
          <w:marBottom w:val="0"/>
          <w:divBdr>
            <w:top w:val="none" w:sz="0" w:space="0" w:color="auto"/>
            <w:left w:val="none" w:sz="0" w:space="0" w:color="auto"/>
            <w:bottom w:val="none" w:sz="0" w:space="0" w:color="auto"/>
            <w:right w:val="none" w:sz="0" w:space="0" w:color="auto"/>
          </w:divBdr>
          <w:divsChild>
            <w:div w:id="96489433">
              <w:marLeft w:val="0"/>
              <w:marRight w:val="0"/>
              <w:marTop w:val="0"/>
              <w:marBottom w:val="0"/>
              <w:divBdr>
                <w:top w:val="none" w:sz="0" w:space="0" w:color="auto"/>
                <w:left w:val="none" w:sz="0" w:space="0" w:color="auto"/>
                <w:bottom w:val="none" w:sz="0" w:space="0" w:color="auto"/>
                <w:right w:val="none" w:sz="0" w:space="0" w:color="auto"/>
              </w:divBdr>
              <w:divsChild>
                <w:div w:id="1866363558">
                  <w:marLeft w:val="0"/>
                  <w:marRight w:val="0"/>
                  <w:marTop w:val="0"/>
                  <w:marBottom w:val="0"/>
                  <w:divBdr>
                    <w:top w:val="none" w:sz="0" w:space="0" w:color="auto"/>
                    <w:left w:val="none" w:sz="0" w:space="0" w:color="auto"/>
                    <w:bottom w:val="none" w:sz="0" w:space="0" w:color="auto"/>
                    <w:right w:val="none" w:sz="0" w:space="0" w:color="auto"/>
                  </w:divBdr>
                  <w:divsChild>
                    <w:div w:id="399181353">
                      <w:marLeft w:val="0"/>
                      <w:marRight w:val="0"/>
                      <w:marTop w:val="0"/>
                      <w:marBottom w:val="0"/>
                      <w:divBdr>
                        <w:top w:val="none" w:sz="0" w:space="0" w:color="auto"/>
                        <w:left w:val="none" w:sz="0" w:space="0" w:color="auto"/>
                        <w:bottom w:val="none" w:sz="0" w:space="0" w:color="auto"/>
                        <w:right w:val="none" w:sz="0" w:space="0" w:color="auto"/>
                      </w:divBdr>
                      <w:divsChild>
                        <w:div w:id="503518453">
                          <w:marLeft w:val="0"/>
                          <w:marRight w:val="0"/>
                          <w:marTop w:val="0"/>
                          <w:marBottom w:val="0"/>
                          <w:divBdr>
                            <w:top w:val="none" w:sz="0" w:space="0" w:color="auto"/>
                            <w:left w:val="none" w:sz="0" w:space="0" w:color="auto"/>
                            <w:bottom w:val="none" w:sz="0" w:space="0" w:color="auto"/>
                            <w:right w:val="none" w:sz="0" w:space="0" w:color="auto"/>
                          </w:divBdr>
                          <w:divsChild>
                            <w:div w:id="1243904890">
                              <w:marLeft w:val="0"/>
                              <w:marRight w:val="0"/>
                              <w:marTop w:val="0"/>
                              <w:marBottom w:val="0"/>
                              <w:divBdr>
                                <w:top w:val="none" w:sz="0" w:space="0" w:color="auto"/>
                                <w:left w:val="none" w:sz="0" w:space="0" w:color="auto"/>
                                <w:bottom w:val="none" w:sz="0" w:space="0" w:color="auto"/>
                                <w:right w:val="none" w:sz="0" w:space="0" w:color="auto"/>
                              </w:divBdr>
                              <w:divsChild>
                                <w:div w:id="877396871">
                                  <w:marLeft w:val="0"/>
                                  <w:marRight w:val="0"/>
                                  <w:marTop w:val="0"/>
                                  <w:marBottom w:val="0"/>
                                  <w:divBdr>
                                    <w:top w:val="none" w:sz="0" w:space="0" w:color="auto"/>
                                    <w:left w:val="none" w:sz="0" w:space="0" w:color="auto"/>
                                    <w:bottom w:val="none" w:sz="0" w:space="0" w:color="auto"/>
                                    <w:right w:val="none" w:sz="0" w:space="0" w:color="auto"/>
                                  </w:divBdr>
                                  <w:divsChild>
                                    <w:div w:id="1076518329">
                                      <w:marLeft w:val="0"/>
                                      <w:marRight w:val="0"/>
                                      <w:marTop w:val="0"/>
                                      <w:marBottom w:val="0"/>
                                      <w:divBdr>
                                        <w:top w:val="none" w:sz="0" w:space="0" w:color="auto"/>
                                        <w:left w:val="none" w:sz="0" w:space="0" w:color="auto"/>
                                        <w:bottom w:val="none" w:sz="0" w:space="0" w:color="auto"/>
                                        <w:right w:val="none" w:sz="0" w:space="0" w:color="auto"/>
                                      </w:divBdr>
                                      <w:divsChild>
                                        <w:div w:id="279842665">
                                          <w:marLeft w:val="0"/>
                                          <w:marRight w:val="0"/>
                                          <w:marTop w:val="0"/>
                                          <w:marBottom w:val="0"/>
                                          <w:divBdr>
                                            <w:top w:val="none" w:sz="0" w:space="0" w:color="auto"/>
                                            <w:left w:val="none" w:sz="0" w:space="0" w:color="auto"/>
                                            <w:bottom w:val="none" w:sz="0" w:space="0" w:color="auto"/>
                                            <w:right w:val="none" w:sz="0" w:space="0" w:color="auto"/>
                                          </w:divBdr>
                                          <w:divsChild>
                                            <w:div w:id="961424654">
                                              <w:marLeft w:val="0"/>
                                              <w:marRight w:val="0"/>
                                              <w:marTop w:val="0"/>
                                              <w:marBottom w:val="0"/>
                                              <w:divBdr>
                                                <w:top w:val="none" w:sz="0" w:space="0" w:color="auto"/>
                                                <w:left w:val="none" w:sz="0" w:space="0" w:color="auto"/>
                                                <w:bottom w:val="none" w:sz="0" w:space="0" w:color="auto"/>
                                                <w:right w:val="none" w:sz="0" w:space="0" w:color="auto"/>
                                              </w:divBdr>
                                              <w:divsChild>
                                                <w:div w:id="1401563307">
                                                  <w:marLeft w:val="0"/>
                                                  <w:marRight w:val="0"/>
                                                  <w:marTop w:val="0"/>
                                                  <w:marBottom w:val="0"/>
                                                  <w:divBdr>
                                                    <w:top w:val="none" w:sz="0" w:space="0" w:color="auto"/>
                                                    <w:left w:val="none" w:sz="0" w:space="0" w:color="auto"/>
                                                    <w:bottom w:val="none" w:sz="0" w:space="0" w:color="auto"/>
                                                    <w:right w:val="none" w:sz="0" w:space="0" w:color="auto"/>
                                                  </w:divBdr>
                                                  <w:divsChild>
                                                    <w:div w:id="72817618">
                                                      <w:marLeft w:val="0"/>
                                                      <w:marRight w:val="0"/>
                                                      <w:marTop w:val="0"/>
                                                      <w:marBottom w:val="0"/>
                                                      <w:divBdr>
                                                        <w:top w:val="none" w:sz="0" w:space="0" w:color="auto"/>
                                                        <w:left w:val="none" w:sz="0" w:space="0" w:color="auto"/>
                                                        <w:bottom w:val="none" w:sz="0" w:space="0" w:color="auto"/>
                                                        <w:right w:val="none" w:sz="0" w:space="0" w:color="auto"/>
                                                      </w:divBdr>
                                                      <w:divsChild>
                                                        <w:div w:id="234778702">
                                                          <w:marLeft w:val="0"/>
                                                          <w:marRight w:val="0"/>
                                                          <w:marTop w:val="0"/>
                                                          <w:marBottom w:val="0"/>
                                                          <w:divBdr>
                                                            <w:top w:val="none" w:sz="0" w:space="0" w:color="auto"/>
                                                            <w:left w:val="none" w:sz="0" w:space="0" w:color="auto"/>
                                                            <w:bottom w:val="none" w:sz="0" w:space="0" w:color="auto"/>
                                                            <w:right w:val="none" w:sz="0" w:space="0" w:color="auto"/>
                                                          </w:divBdr>
                                                          <w:divsChild>
                                                            <w:div w:id="1836023403">
                                                              <w:marLeft w:val="0"/>
                                                              <w:marRight w:val="0"/>
                                                              <w:marTop w:val="0"/>
                                                              <w:marBottom w:val="0"/>
                                                              <w:divBdr>
                                                                <w:top w:val="none" w:sz="0" w:space="0" w:color="auto"/>
                                                                <w:left w:val="none" w:sz="0" w:space="0" w:color="auto"/>
                                                                <w:bottom w:val="none" w:sz="0" w:space="0" w:color="auto"/>
                                                                <w:right w:val="none" w:sz="0" w:space="0" w:color="auto"/>
                                                              </w:divBdr>
                                                              <w:divsChild>
                                                                <w:div w:id="1173186870">
                                                                  <w:marLeft w:val="0"/>
                                                                  <w:marRight w:val="0"/>
                                                                  <w:marTop w:val="0"/>
                                                                  <w:marBottom w:val="0"/>
                                                                  <w:divBdr>
                                                                    <w:top w:val="none" w:sz="0" w:space="0" w:color="auto"/>
                                                                    <w:left w:val="none" w:sz="0" w:space="0" w:color="auto"/>
                                                                    <w:bottom w:val="none" w:sz="0" w:space="0" w:color="auto"/>
                                                                    <w:right w:val="none" w:sz="0" w:space="0" w:color="auto"/>
                                                                  </w:divBdr>
                                                                  <w:divsChild>
                                                                    <w:div w:id="790585903">
                                                                      <w:marLeft w:val="0"/>
                                                                      <w:marRight w:val="0"/>
                                                                      <w:marTop w:val="0"/>
                                                                      <w:marBottom w:val="0"/>
                                                                      <w:divBdr>
                                                                        <w:top w:val="none" w:sz="0" w:space="0" w:color="auto"/>
                                                                        <w:left w:val="none" w:sz="0" w:space="0" w:color="auto"/>
                                                                        <w:bottom w:val="none" w:sz="0" w:space="0" w:color="auto"/>
                                                                        <w:right w:val="none" w:sz="0" w:space="0" w:color="auto"/>
                                                                      </w:divBdr>
                                                                      <w:divsChild>
                                                                        <w:div w:id="1223440549">
                                                                          <w:marLeft w:val="0"/>
                                                                          <w:marRight w:val="0"/>
                                                                          <w:marTop w:val="0"/>
                                                                          <w:marBottom w:val="0"/>
                                                                          <w:divBdr>
                                                                            <w:top w:val="none" w:sz="0" w:space="0" w:color="auto"/>
                                                                            <w:left w:val="none" w:sz="0" w:space="0" w:color="auto"/>
                                                                            <w:bottom w:val="none" w:sz="0" w:space="0" w:color="auto"/>
                                                                            <w:right w:val="none" w:sz="0" w:space="0" w:color="auto"/>
                                                                          </w:divBdr>
                                                                          <w:divsChild>
                                                                            <w:div w:id="875192619">
                                                                              <w:marLeft w:val="0"/>
                                                                              <w:marRight w:val="0"/>
                                                                              <w:marTop w:val="0"/>
                                                                              <w:marBottom w:val="0"/>
                                                                              <w:divBdr>
                                                                                <w:top w:val="none" w:sz="0" w:space="0" w:color="auto"/>
                                                                                <w:left w:val="none" w:sz="0" w:space="0" w:color="auto"/>
                                                                                <w:bottom w:val="none" w:sz="0" w:space="0" w:color="auto"/>
                                                                                <w:right w:val="none" w:sz="0" w:space="0" w:color="auto"/>
                                                                              </w:divBdr>
                                                                              <w:divsChild>
                                                                                <w:div w:id="359010657">
                                                                                  <w:marLeft w:val="0"/>
                                                                                  <w:marRight w:val="0"/>
                                                                                  <w:marTop w:val="0"/>
                                                                                  <w:marBottom w:val="0"/>
                                                                                  <w:divBdr>
                                                                                    <w:top w:val="none" w:sz="0" w:space="0" w:color="auto"/>
                                                                                    <w:left w:val="none" w:sz="0" w:space="0" w:color="auto"/>
                                                                                    <w:bottom w:val="none" w:sz="0" w:space="0" w:color="auto"/>
                                                                                    <w:right w:val="none" w:sz="0" w:space="0" w:color="auto"/>
                                                                                  </w:divBdr>
                                                                                  <w:divsChild>
                                                                                    <w:div w:id="844248025">
                                                                                      <w:marLeft w:val="0"/>
                                                                                      <w:marRight w:val="0"/>
                                                                                      <w:marTop w:val="0"/>
                                                                                      <w:marBottom w:val="0"/>
                                                                                      <w:divBdr>
                                                                                        <w:top w:val="none" w:sz="0" w:space="0" w:color="auto"/>
                                                                                        <w:left w:val="none" w:sz="0" w:space="0" w:color="auto"/>
                                                                                        <w:bottom w:val="none" w:sz="0" w:space="0" w:color="auto"/>
                                                                                        <w:right w:val="none" w:sz="0" w:space="0" w:color="auto"/>
                                                                                      </w:divBdr>
                                                                                      <w:divsChild>
                                                                                        <w:div w:id="445001189">
                                                                                          <w:marLeft w:val="0"/>
                                                                                          <w:marRight w:val="0"/>
                                                                                          <w:marTop w:val="0"/>
                                                                                          <w:marBottom w:val="0"/>
                                                                                          <w:divBdr>
                                                                                            <w:top w:val="none" w:sz="0" w:space="0" w:color="auto"/>
                                                                                            <w:left w:val="none" w:sz="0" w:space="0" w:color="auto"/>
                                                                                            <w:bottom w:val="none" w:sz="0" w:space="0" w:color="auto"/>
                                                                                            <w:right w:val="none" w:sz="0" w:space="0" w:color="auto"/>
                                                                                          </w:divBdr>
                                                                                          <w:divsChild>
                                                                                            <w:div w:id="1308437337">
                                                                                              <w:marLeft w:val="0"/>
                                                                                              <w:marRight w:val="0"/>
                                                                                              <w:marTop w:val="0"/>
                                                                                              <w:marBottom w:val="0"/>
                                                                                              <w:divBdr>
                                                                                                <w:top w:val="none" w:sz="0" w:space="0" w:color="auto"/>
                                                                                                <w:left w:val="none" w:sz="0" w:space="0" w:color="auto"/>
                                                                                                <w:bottom w:val="none" w:sz="0" w:space="0" w:color="auto"/>
                                                                                                <w:right w:val="none" w:sz="0" w:space="0" w:color="auto"/>
                                                                                              </w:divBdr>
                                                                                              <w:divsChild>
                                                                                                <w:div w:id="942499712">
                                                                                                  <w:marLeft w:val="0"/>
                                                                                                  <w:marRight w:val="0"/>
                                                                                                  <w:marTop w:val="0"/>
                                                                                                  <w:marBottom w:val="0"/>
                                                                                                  <w:divBdr>
                                                                                                    <w:top w:val="none" w:sz="0" w:space="0" w:color="auto"/>
                                                                                                    <w:left w:val="none" w:sz="0" w:space="0" w:color="auto"/>
                                                                                                    <w:bottom w:val="none" w:sz="0" w:space="0" w:color="auto"/>
                                                                                                    <w:right w:val="none" w:sz="0" w:space="0" w:color="auto"/>
                                                                                                  </w:divBdr>
                                                                                                  <w:divsChild>
                                                                                                    <w:div w:id="717167646">
                                                                                                      <w:marLeft w:val="0"/>
                                                                                                      <w:marRight w:val="0"/>
                                                                                                      <w:marTop w:val="0"/>
                                                                                                      <w:marBottom w:val="0"/>
                                                                                                      <w:divBdr>
                                                                                                        <w:top w:val="none" w:sz="0" w:space="0" w:color="auto"/>
                                                                                                        <w:left w:val="none" w:sz="0" w:space="0" w:color="auto"/>
                                                                                                        <w:bottom w:val="none" w:sz="0" w:space="0" w:color="auto"/>
                                                                                                        <w:right w:val="none" w:sz="0" w:space="0" w:color="auto"/>
                                                                                                      </w:divBdr>
                                                                                                      <w:divsChild>
                                                                                                        <w:div w:id="15847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1822293">
      <w:bodyDiv w:val="1"/>
      <w:marLeft w:val="0"/>
      <w:marRight w:val="0"/>
      <w:marTop w:val="0"/>
      <w:marBottom w:val="0"/>
      <w:divBdr>
        <w:top w:val="none" w:sz="0" w:space="0" w:color="auto"/>
        <w:left w:val="none" w:sz="0" w:space="0" w:color="auto"/>
        <w:bottom w:val="none" w:sz="0" w:space="0" w:color="auto"/>
        <w:right w:val="none" w:sz="0" w:space="0" w:color="auto"/>
      </w:divBdr>
      <w:divsChild>
        <w:div w:id="435954069">
          <w:marLeft w:val="0"/>
          <w:marRight w:val="0"/>
          <w:marTop w:val="0"/>
          <w:marBottom w:val="0"/>
          <w:divBdr>
            <w:top w:val="none" w:sz="0" w:space="0" w:color="auto"/>
            <w:left w:val="none" w:sz="0" w:space="0" w:color="auto"/>
            <w:bottom w:val="none" w:sz="0" w:space="0" w:color="auto"/>
            <w:right w:val="none" w:sz="0" w:space="0" w:color="auto"/>
          </w:divBdr>
          <w:divsChild>
            <w:div w:id="1528256065">
              <w:marLeft w:val="0"/>
              <w:marRight w:val="0"/>
              <w:marTop w:val="0"/>
              <w:marBottom w:val="0"/>
              <w:divBdr>
                <w:top w:val="none" w:sz="0" w:space="0" w:color="auto"/>
                <w:left w:val="none" w:sz="0" w:space="0" w:color="auto"/>
                <w:bottom w:val="none" w:sz="0" w:space="0" w:color="auto"/>
                <w:right w:val="none" w:sz="0" w:space="0" w:color="auto"/>
              </w:divBdr>
              <w:divsChild>
                <w:div w:id="41517050">
                  <w:marLeft w:val="0"/>
                  <w:marRight w:val="0"/>
                  <w:marTop w:val="0"/>
                  <w:marBottom w:val="0"/>
                  <w:divBdr>
                    <w:top w:val="none" w:sz="0" w:space="0" w:color="auto"/>
                    <w:left w:val="none" w:sz="0" w:space="0" w:color="auto"/>
                    <w:bottom w:val="none" w:sz="0" w:space="0" w:color="auto"/>
                    <w:right w:val="none" w:sz="0" w:space="0" w:color="auto"/>
                  </w:divBdr>
                  <w:divsChild>
                    <w:div w:id="1422142907">
                      <w:marLeft w:val="0"/>
                      <w:marRight w:val="0"/>
                      <w:marTop w:val="0"/>
                      <w:marBottom w:val="0"/>
                      <w:divBdr>
                        <w:top w:val="none" w:sz="0" w:space="0" w:color="auto"/>
                        <w:left w:val="none" w:sz="0" w:space="0" w:color="auto"/>
                        <w:bottom w:val="none" w:sz="0" w:space="0" w:color="auto"/>
                        <w:right w:val="none" w:sz="0" w:space="0" w:color="auto"/>
                      </w:divBdr>
                      <w:divsChild>
                        <w:div w:id="1551459167">
                          <w:marLeft w:val="0"/>
                          <w:marRight w:val="0"/>
                          <w:marTop w:val="0"/>
                          <w:marBottom w:val="0"/>
                          <w:divBdr>
                            <w:top w:val="none" w:sz="0" w:space="0" w:color="auto"/>
                            <w:left w:val="none" w:sz="0" w:space="0" w:color="auto"/>
                            <w:bottom w:val="none" w:sz="0" w:space="0" w:color="auto"/>
                            <w:right w:val="none" w:sz="0" w:space="0" w:color="auto"/>
                          </w:divBdr>
                          <w:divsChild>
                            <w:div w:id="551767561">
                              <w:marLeft w:val="0"/>
                              <w:marRight w:val="0"/>
                              <w:marTop w:val="0"/>
                              <w:marBottom w:val="0"/>
                              <w:divBdr>
                                <w:top w:val="none" w:sz="0" w:space="0" w:color="auto"/>
                                <w:left w:val="none" w:sz="0" w:space="0" w:color="auto"/>
                                <w:bottom w:val="none" w:sz="0" w:space="0" w:color="auto"/>
                                <w:right w:val="none" w:sz="0" w:space="0" w:color="auto"/>
                              </w:divBdr>
                              <w:divsChild>
                                <w:div w:id="1625647589">
                                  <w:marLeft w:val="0"/>
                                  <w:marRight w:val="0"/>
                                  <w:marTop w:val="0"/>
                                  <w:marBottom w:val="0"/>
                                  <w:divBdr>
                                    <w:top w:val="none" w:sz="0" w:space="0" w:color="auto"/>
                                    <w:left w:val="none" w:sz="0" w:space="0" w:color="auto"/>
                                    <w:bottom w:val="none" w:sz="0" w:space="0" w:color="auto"/>
                                    <w:right w:val="none" w:sz="0" w:space="0" w:color="auto"/>
                                  </w:divBdr>
                                  <w:divsChild>
                                    <w:div w:id="998263989">
                                      <w:marLeft w:val="0"/>
                                      <w:marRight w:val="0"/>
                                      <w:marTop w:val="0"/>
                                      <w:marBottom w:val="0"/>
                                      <w:divBdr>
                                        <w:top w:val="none" w:sz="0" w:space="0" w:color="auto"/>
                                        <w:left w:val="none" w:sz="0" w:space="0" w:color="auto"/>
                                        <w:bottom w:val="none" w:sz="0" w:space="0" w:color="auto"/>
                                        <w:right w:val="none" w:sz="0" w:space="0" w:color="auto"/>
                                      </w:divBdr>
                                      <w:divsChild>
                                        <w:div w:id="1657565564">
                                          <w:marLeft w:val="0"/>
                                          <w:marRight w:val="0"/>
                                          <w:marTop w:val="0"/>
                                          <w:marBottom w:val="0"/>
                                          <w:divBdr>
                                            <w:top w:val="none" w:sz="0" w:space="0" w:color="auto"/>
                                            <w:left w:val="none" w:sz="0" w:space="0" w:color="auto"/>
                                            <w:bottom w:val="none" w:sz="0" w:space="0" w:color="auto"/>
                                            <w:right w:val="none" w:sz="0" w:space="0" w:color="auto"/>
                                          </w:divBdr>
                                          <w:divsChild>
                                            <w:div w:id="924604655">
                                              <w:marLeft w:val="0"/>
                                              <w:marRight w:val="0"/>
                                              <w:marTop w:val="0"/>
                                              <w:marBottom w:val="0"/>
                                              <w:divBdr>
                                                <w:top w:val="none" w:sz="0" w:space="0" w:color="auto"/>
                                                <w:left w:val="none" w:sz="0" w:space="0" w:color="auto"/>
                                                <w:bottom w:val="none" w:sz="0" w:space="0" w:color="auto"/>
                                                <w:right w:val="none" w:sz="0" w:space="0" w:color="auto"/>
                                              </w:divBdr>
                                              <w:divsChild>
                                                <w:div w:id="701978338">
                                                  <w:marLeft w:val="0"/>
                                                  <w:marRight w:val="0"/>
                                                  <w:marTop w:val="0"/>
                                                  <w:marBottom w:val="0"/>
                                                  <w:divBdr>
                                                    <w:top w:val="none" w:sz="0" w:space="0" w:color="auto"/>
                                                    <w:left w:val="none" w:sz="0" w:space="0" w:color="auto"/>
                                                    <w:bottom w:val="none" w:sz="0" w:space="0" w:color="auto"/>
                                                    <w:right w:val="none" w:sz="0" w:space="0" w:color="auto"/>
                                                  </w:divBdr>
                                                  <w:divsChild>
                                                    <w:div w:id="773592273">
                                                      <w:marLeft w:val="0"/>
                                                      <w:marRight w:val="0"/>
                                                      <w:marTop w:val="0"/>
                                                      <w:marBottom w:val="0"/>
                                                      <w:divBdr>
                                                        <w:top w:val="none" w:sz="0" w:space="0" w:color="auto"/>
                                                        <w:left w:val="none" w:sz="0" w:space="0" w:color="auto"/>
                                                        <w:bottom w:val="none" w:sz="0" w:space="0" w:color="auto"/>
                                                        <w:right w:val="none" w:sz="0" w:space="0" w:color="auto"/>
                                                      </w:divBdr>
                                                      <w:divsChild>
                                                        <w:div w:id="658070806">
                                                          <w:marLeft w:val="0"/>
                                                          <w:marRight w:val="0"/>
                                                          <w:marTop w:val="0"/>
                                                          <w:marBottom w:val="0"/>
                                                          <w:divBdr>
                                                            <w:top w:val="none" w:sz="0" w:space="0" w:color="auto"/>
                                                            <w:left w:val="none" w:sz="0" w:space="0" w:color="auto"/>
                                                            <w:bottom w:val="none" w:sz="0" w:space="0" w:color="auto"/>
                                                            <w:right w:val="none" w:sz="0" w:space="0" w:color="auto"/>
                                                          </w:divBdr>
                                                          <w:divsChild>
                                                            <w:div w:id="1236352262">
                                                              <w:marLeft w:val="0"/>
                                                              <w:marRight w:val="0"/>
                                                              <w:marTop w:val="0"/>
                                                              <w:marBottom w:val="0"/>
                                                              <w:divBdr>
                                                                <w:top w:val="none" w:sz="0" w:space="0" w:color="auto"/>
                                                                <w:left w:val="none" w:sz="0" w:space="0" w:color="auto"/>
                                                                <w:bottom w:val="none" w:sz="0" w:space="0" w:color="auto"/>
                                                                <w:right w:val="none" w:sz="0" w:space="0" w:color="auto"/>
                                                              </w:divBdr>
                                                              <w:divsChild>
                                                                <w:div w:id="961884055">
                                                                  <w:marLeft w:val="0"/>
                                                                  <w:marRight w:val="0"/>
                                                                  <w:marTop w:val="0"/>
                                                                  <w:marBottom w:val="0"/>
                                                                  <w:divBdr>
                                                                    <w:top w:val="none" w:sz="0" w:space="0" w:color="auto"/>
                                                                    <w:left w:val="none" w:sz="0" w:space="0" w:color="auto"/>
                                                                    <w:bottom w:val="none" w:sz="0" w:space="0" w:color="auto"/>
                                                                    <w:right w:val="none" w:sz="0" w:space="0" w:color="auto"/>
                                                                  </w:divBdr>
                                                                  <w:divsChild>
                                                                    <w:div w:id="139419579">
                                                                      <w:marLeft w:val="0"/>
                                                                      <w:marRight w:val="0"/>
                                                                      <w:marTop w:val="0"/>
                                                                      <w:marBottom w:val="0"/>
                                                                      <w:divBdr>
                                                                        <w:top w:val="none" w:sz="0" w:space="0" w:color="auto"/>
                                                                        <w:left w:val="none" w:sz="0" w:space="0" w:color="auto"/>
                                                                        <w:bottom w:val="none" w:sz="0" w:space="0" w:color="auto"/>
                                                                        <w:right w:val="none" w:sz="0" w:space="0" w:color="auto"/>
                                                                      </w:divBdr>
                                                                      <w:divsChild>
                                                                        <w:div w:id="239219759">
                                                                          <w:marLeft w:val="0"/>
                                                                          <w:marRight w:val="0"/>
                                                                          <w:marTop w:val="0"/>
                                                                          <w:marBottom w:val="0"/>
                                                                          <w:divBdr>
                                                                            <w:top w:val="none" w:sz="0" w:space="0" w:color="auto"/>
                                                                            <w:left w:val="none" w:sz="0" w:space="0" w:color="auto"/>
                                                                            <w:bottom w:val="none" w:sz="0" w:space="0" w:color="auto"/>
                                                                            <w:right w:val="none" w:sz="0" w:space="0" w:color="auto"/>
                                                                          </w:divBdr>
                                                                          <w:divsChild>
                                                                            <w:div w:id="1366250722">
                                                                              <w:marLeft w:val="0"/>
                                                                              <w:marRight w:val="0"/>
                                                                              <w:marTop w:val="0"/>
                                                                              <w:marBottom w:val="0"/>
                                                                              <w:divBdr>
                                                                                <w:top w:val="none" w:sz="0" w:space="0" w:color="auto"/>
                                                                                <w:left w:val="none" w:sz="0" w:space="0" w:color="auto"/>
                                                                                <w:bottom w:val="none" w:sz="0" w:space="0" w:color="auto"/>
                                                                                <w:right w:val="none" w:sz="0" w:space="0" w:color="auto"/>
                                                                              </w:divBdr>
                                                                              <w:divsChild>
                                                                                <w:div w:id="1273977117">
                                                                                  <w:marLeft w:val="0"/>
                                                                                  <w:marRight w:val="0"/>
                                                                                  <w:marTop w:val="0"/>
                                                                                  <w:marBottom w:val="0"/>
                                                                                  <w:divBdr>
                                                                                    <w:top w:val="none" w:sz="0" w:space="0" w:color="auto"/>
                                                                                    <w:left w:val="none" w:sz="0" w:space="0" w:color="auto"/>
                                                                                    <w:bottom w:val="none" w:sz="0" w:space="0" w:color="auto"/>
                                                                                    <w:right w:val="none" w:sz="0" w:space="0" w:color="auto"/>
                                                                                  </w:divBdr>
                                                                                  <w:divsChild>
                                                                                    <w:div w:id="369651942">
                                                                                      <w:marLeft w:val="0"/>
                                                                                      <w:marRight w:val="0"/>
                                                                                      <w:marTop w:val="0"/>
                                                                                      <w:marBottom w:val="0"/>
                                                                                      <w:divBdr>
                                                                                        <w:top w:val="none" w:sz="0" w:space="0" w:color="auto"/>
                                                                                        <w:left w:val="none" w:sz="0" w:space="0" w:color="auto"/>
                                                                                        <w:bottom w:val="none" w:sz="0" w:space="0" w:color="auto"/>
                                                                                        <w:right w:val="none" w:sz="0" w:space="0" w:color="auto"/>
                                                                                      </w:divBdr>
                                                                                      <w:divsChild>
                                                                                        <w:div w:id="426388116">
                                                                                          <w:marLeft w:val="0"/>
                                                                                          <w:marRight w:val="0"/>
                                                                                          <w:marTop w:val="0"/>
                                                                                          <w:marBottom w:val="0"/>
                                                                                          <w:divBdr>
                                                                                            <w:top w:val="none" w:sz="0" w:space="0" w:color="auto"/>
                                                                                            <w:left w:val="none" w:sz="0" w:space="0" w:color="auto"/>
                                                                                            <w:bottom w:val="none" w:sz="0" w:space="0" w:color="auto"/>
                                                                                            <w:right w:val="none" w:sz="0" w:space="0" w:color="auto"/>
                                                                                          </w:divBdr>
                                                                                          <w:divsChild>
                                                                                            <w:div w:id="1554196513">
                                                                                              <w:marLeft w:val="0"/>
                                                                                              <w:marRight w:val="0"/>
                                                                                              <w:marTop w:val="0"/>
                                                                                              <w:marBottom w:val="0"/>
                                                                                              <w:divBdr>
                                                                                                <w:top w:val="none" w:sz="0" w:space="0" w:color="auto"/>
                                                                                                <w:left w:val="none" w:sz="0" w:space="0" w:color="auto"/>
                                                                                                <w:bottom w:val="none" w:sz="0" w:space="0" w:color="auto"/>
                                                                                                <w:right w:val="none" w:sz="0" w:space="0" w:color="auto"/>
                                                                                              </w:divBdr>
                                                                                              <w:divsChild>
                                                                                                <w:div w:id="390160036">
                                                                                                  <w:marLeft w:val="0"/>
                                                                                                  <w:marRight w:val="0"/>
                                                                                                  <w:marTop w:val="0"/>
                                                                                                  <w:marBottom w:val="0"/>
                                                                                                  <w:divBdr>
                                                                                                    <w:top w:val="none" w:sz="0" w:space="0" w:color="auto"/>
                                                                                                    <w:left w:val="none" w:sz="0" w:space="0" w:color="auto"/>
                                                                                                    <w:bottom w:val="none" w:sz="0" w:space="0" w:color="auto"/>
                                                                                                    <w:right w:val="none" w:sz="0" w:space="0" w:color="auto"/>
                                                                                                  </w:divBdr>
                                                                                                  <w:divsChild>
                                                                                                    <w:div w:id="1170680946">
                                                                                                      <w:marLeft w:val="0"/>
                                                                                                      <w:marRight w:val="0"/>
                                                                                                      <w:marTop w:val="0"/>
                                                                                                      <w:marBottom w:val="0"/>
                                                                                                      <w:divBdr>
                                                                                                        <w:top w:val="none" w:sz="0" w:space="0" w:color="auto"/>
                                                                                                        <w:left w:val="none" w:sz="0" w:space="0" w:color="auto"/>
                                                                                                        <w:bottom w:val="none" w:sz="0" w:space="0" w:color="auto"/>
                                                                                                        <w:right w:val="none" w:sz="0" w:space="0" w:color="auto"/>
                                                                                                      </w:divBdr>
                                                                                                      <w:divsChild>
                                                                                                        <w:div w:id="1707364549">
                                                                                                          <w:marLeft w:val="0"/>
                                                                                                          <w:marRight w:val="0"/>
                                                                                                          <w:marTop w:val="0"/>
                                                                                                          <w:marBottom w:val="0"/>
                                                                                                          <w:divBdr>
                                                                                                            <w:top w:val="none" w:sz="0" w:space="0" w:color="auto"/>
                                                                                                            <w:left w:val="none" w:sz="0" w:space="0" w:color="auto"/>
                                                                                                            <w:bottom w:val="none" w:sz="0" w:space="0" w:color="auto"/>
                                                                                                            <w:right w:val="none" w:sz="0" w:space="0" w:color="auto"/>
                                                                                                          </w:divBdr>
                                                                                                          <w:divsChild>
                                                                                                            <w:div w:id="1484616781">
                                                                                                              <w:marLeft w:val="0"/>
                                                                                                              <w:marRight w:val="0"/>
                                                                                                              <w:marTop w:val="0"/>
                                                                                                              <w:marBottom w:val="0"/>
                                                                                                              <w:divBdr>
                                                                                                                <w:top w:val="none" w:sz="0" w:space="0" w:color="auto"/>
                                                                                                                <w:left w:val="none" w:sz="0" w:space="0" w:color="auto"/>
                                                                                                                <w:bottom w:val="none" w:sz="0" w:space="0" w:color="auto"/>
                                                                                                                <w:right w:val="none" w:sz="0" w:space="0" w:color="auto"/>
                                                                                                              </w:divBdr>
                                                                                                              <w:divsChild>
                                                                                                                <w:div w:id="970668141">
                                                                                                                  <w:marLeft w:val="0"/>
                                                                                                                  <w:marRight w:val="0"/>
                                                                                                                  <w:marTop w:val="0"/>
                                                                                                                  <w:marBottom w:val="0"/>
                                                                                                                  <w:divBdr>
                                                                                                                    <w:top w:val="none" w:sz="0" w:space="0" w:color="auto"/>
                                                                                                                    <w:left w:val="none" w:sz="0" w:space="0" w:color="auto"/>
                                                                                                                    <w:bottom w:val="none" w:sz="0" w:space="0" w:color="auto"/>
                                                                                                                    <w:right w:val="none" w:sz="0" w:space="0" w:color="auto"/>
                                                                                                                  </w:divBdr>
                                                                                                                  <w:divsChild>
                                                                                                                    <w:div w:id="37900108">
                                                                                                                      <w:marLeft w:val="0"/>
                                                                                                                      <w:marRight w:val="0"/>
                                                                                                                      <w:marTop w:val="0"/>
                                                                                                                      <w:marBottom w:val="0"/>
                                                                                                                      <w:divBdr>
                                                                                                                        <w:top w:val="none" w:sz="0" w:space="0" w:color="auto"/>
                                                                                                                        <w:left w:val="none" w:sz="0" w:space="0" w:color="auto"/>
                                                                                                                        <w:bottom w:val="none" w:sz="0" w:space="0" w:color="auto"/>
                                                                                                                        <w:right w:val="none" w:sz="0" w:space="0" w:color="auto"/>
                                                                                                                      </w:divBdr>
                                                                                                                      <w:divsChild>
                                                                                                                        <w:div w:id="338242696">
                                                                                                                          <w:marLeft w:val="0"/>
                                                                                                                          <w:marRight w:val="0"/>
                                                                                                                          <w:marTop w:val="0"/>
                                                                                                                          <w:marBottom w:val="0"/>
                                                                                                                          <w:divBdr>
                                                                                                                            <w:top w:val="none" w:sz="0" w:space="0" w:color="auto"/>
                                                                                                                            <w:left w:val="none" w:sz="0" w:space="0" w:color="auto"/>
                                                                                                                            <w:bottom w:val="none" w:sz="0" w:space="0" w:color="auto"/>
                                                                                                                            <w:right w:val="none" w:sz="0" w:space="0" w:color="auto"/>
                                                                                                                          </w:divBdr>
                                                                                                                          <w:divsChild>
                                                                                                                            <w:div w:id="651059524">
                                                                                                                              <w:marLeft w:val="0"/>
                                                                                                                              <w:marRight w:val="0"/>
                                                                                                                              <w:marTop w:val="0"/>
                                                                                                                              <w:marBottom w:val="0"/>
                                                                                                                              <w:divBdr>
                                                                                                                                <w:top w:val="none" w:sz="0" w:space="0" w:color="auto"/>
                                                                                                                                <w:left w:val="none" w:sz="0" w:space="0" w:color="auto"/>
                                                                                                                                <w:bottom w:val="none" w:sz="0" w:space="0" w:color="auto"/>
                                                                                                                                <w:right w:val="none" w:sz="0" w:space="0" w:color="auto"/>
                                                                                                                              </w:divBdr>
                                                                                                                              <w:divsChild>
                                                                                                                                <w:div w:id="20865823">
                                                                                                                                  <w:marLeft w:val="0"/>
                                                                                                                                  <w:marRight w:val="0"/>
                                                                                                                                  <w:marTop w:val="0"/>
                                                                                                                                  <w:marBottom w:val="0"/>
                                                                                                                                  <w:divBdr>
                                                                                                                                    <w:top w:val="none" w:sz="0" w:space="0" w:color="auto"/>
                                                                                                                                    <w:left w:val="none" w:sz="0" w:space="0" w:color="auto"/>
                                                                                                                                    <w:bottom w:val="none" w:sz="0" w:space="0" w:color="auto"/>
                                                                                                                                    <w:right w:val="none" w:sz="0" w:space="0" w:color="auto"/>
                                                                                                                                  </w:divBdr>
                                                                                                                                </w:div>
                                                                                                                                <w:div w:id="9003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5549276">
      <w:bodyDiv w:val="1"/>
      <w:marLeft w:val="0"/>
      <w:marRight w:val="0"/>
      <w:marTop w:val="0"/>
      <w:marBottom w:val="0"/>
      <w:divBdr>
        <w:top w:val="none" w:sz="0" w:space="0" w:color="auto"/>
        <w:left w:val="none" w:sz="0" w:space="0" w:color="auto"/>
        <w:bottom w:val="none" w:sz="0" w:space="0" w:color="auto"/>
        <w:right w:val="none" w:sz="0" w:space="0" w:color="auto"/>
      </w:divBdr>
      <w:divsChild>
        <w:div w:id="328563023">
          <w:marLeft w:val="0"/>
          <w:marRight w:val="0"/>
          <w:marTop w:val="0"/>
          <w:marBottom w:val="0"/>
          <w:divBdr>
            <w:top w:val="none" w:sz="0" w:space="0" w:color="auto"/>
            <w:left w:val="none" w:sz="0" w:space="0" w:color="auto"/>
            <w:bottom w:val="none" w:sz="0" w:space="0" w:color="auto"/>
            <w:right w:val="none" w:sz="0" w:space="0" w:color="auto"/>
          </w:divBdr>
          <w:divsChild>
            <w:div w:id="1578902217">
              <w:marLeft w:val="0"/>
              <w:marRight w:val="0"/>
              <w:marTop w:val="0"/>
              <w:marBottom w:val="0"/>
              <w:divBdr>
                <w:top w:val="none" w:sz="0" w:space="0" w:color="auto"/>
                <w:left w:val="none" w:sz="0" w:space="0" w:color="auto"/>
                <w:bottom w:val="none" w:sz="0" w:space="0" w:color="auto"/>
                <w:right w:val="none" w:sz="0" w:space="0" w:color="auto"/>
              </w:divBdr>
              <w:divsChild>
                <w:div w:id="1925413632">
                  <w:marLeft w:val="0"/>
                  <w:marRight w:val="0"/>
                  <w:marTop w:val="0"/>
                  <w:marBottom w:val="0"/>
                  <w:divBdr>
                    <w:top w:val="none" w:sz="0" w:space="0" w:color="auto"/>
                    <w:left w:val="none" w:sz="0" w:space="0" w:color="auto"/>
                    <w:bottom w:val="none" w:sz="0" w:space="0" w:color="auto"/>
                    <w:right w:val="none" w:sz="0" w:space="0" w:color="auto"/>
                  </w:divBdr>
                  <w:divsChild>
                    <w:div w:id="1382829988">
                      <w:marLeft w:val="0"/>
                      <w:marRight w:val="0"/>
                      <w:marTop w:val="0"/>
                      <w:marBottom w:val="0"/>
                      <w:divBdr>
                        <w:top w:val="none" w:sz="0" w:space="0" w:color="auto"/>
                        <w:left w:val="none" w:sz="0" w:space="0" w:color="auto"/>
                        <w:bottom w:val="none" w:sz="0" w:space="0" w:color="auto"/>
                        <w:right w:val="none" w:sz="0" w:space="0" w:color="auto"/>
                      </w:divBdr>
                      <w:divsChild>
                        <w:div w:id="829446329">
                          <w:marLeft w:val="0"/>
                          <w:marRight w:val="0"/>
                          <w:marTop w:val="0"/>
                          <w:marBottom w:val="0"/>
                          <w:divBdr>
                            <w:top w:val="none" w:sz="0" w:space="0" w:color="auto"/>
                            <w:left w:val="none" w:sz="0" w:space="0" w:color="auto"/>
                            <w:bottom w:val="none" w:sz="0" w:space="0" w:color="auto"/>
                            <w:right w:val="none" w:sz="0" w:space="0" w:color="auto"/>
                          </w:divBdr>
                          <w:divsChild>
                            <w:div w:id="1974628214">
                              <w:marLeft w:val="0"/>
                              <w:marRight w:val="0"/>
                              <w:marTop w:val="0"/>
                              <w:marBottom w:val="0"/>
                              <w:divBdr>
                                <w:top w:val="none" w:sz="0" w:space="0" w:color="auto"/>
                                <w:left w:val="none" w:sz="0" w:space="0" w:color="auto"/>
                                <w:bottom w:val="none" w:sz="0" w:space="0" w:color="auto"/>
                                <w:right w:val="none" w:sz="0" w:space="0" w:color="auto"/>
                              </w:divBdr>
                              <w:divsChild>
                                <w:div w:id="1127704653">
                                  <w:marLeft w:val="0"/>
                                  <w:marRight w:val="0"/>
                                  <w:marTop w:val="0"/>
                                  <w:marBottom w:val="0"/>
                                  <w:divBdr>
                                    <w:top w:val="none" w:sz="0" w:space="0" w:color="auto"/>
                                    <w:left w:val="none" w:sz="0" w:space="0" w:color="auto"/>
                                    <w:bottom w:val="none" w:sz="0" w:space="0" w:color="auto"/>
                                    <w:right w:val="none" w:sz="0" w:space="0" w:color="auto"/>
                                  </w:divBdr>
                                  <w:divsChild>
                                    <w:div w:id="1345551470">
                                      <w:marLeft w:val="0"/>
                                      <w:marRight w:val="0"/>
                                      <w:marTop w:val="0"/>
                                      <w:marBottom w:val="0"/>
                                      <w:divBdr>
                                        <w:top w:val="none" w:sz="0" w:space="0" w:color="auto"/>
                                        <w:left w:val="none" w:sz="0" w:space="0" w:color="auto"/>
                                        <w:bottom w:val="none" w:sz="0" w:space="0" w:color="auto"/>
                                        <w:right w:val="none" w:sz="0" w:space="0" w:color="auto"/>
                                      </w:divBdr>
                                      <w:divsChild>
                                        <w:div w:id="1216282709">
                                          <w:marLeft w:val="0"/>
                                          <w:marRight w:val="0"/>
                                          <w:marTop w:val="0"/>
                                          <w:marBottom w:val="0"/>
                                          <w:divBdr>
                                            <w:top w:val="none" w:sz="0" w:space="0" w:color="auto"/>
                                            <w:left w:val="none" w:sz="0" w:space="0" w:color="auto"/>
                                            <w:bottom w:val="none" w:sz="0" w:space="0" w:color="auto"/>
                                            <w:right w:val="none" w:sz="0" w:space="0" w:color="auto"/>
                                          </w:divBdr>
                                          <w:divsChild>
                                            <w:div w:id="2020232900">
                                              <w:marLeft w:val="0"/>
                                              <w:marRight w:val="0"/>
                                              <w:marTop w:val="0"/>
                                              <w:marBottom w:val="0"/>
                                              <w:divBdr>
                                                <w:top w:val="none" w:sz="0" w:space="0" w:color="auto"/>
                                                <w:left w:val="none" w:sz="0" w:space="0" w:color="auto"/>
                                                <w:bottom w:val="none" w:sz="0" w:space="0" w:color="auto"/>
                                                <w:right w:val="none" w:sz="0" w:space="0" w:color="auto"/>
                                              </w:divBdr>
                                              <w:divsChild>
                                                <w:div w:id="694161365">
                                                  <w:marLeft w:val="0"/>
                                                  <w:marRight w:val="0"/>
                                                  <w:marTop w:val="0"/>
                                                  <w:marBottom w:val="0"/>
                                                  <w:divBdr>
                                                    <w:top w:val="none" w:sz="0" w:space="0" w:color="auto"/>
                                                    <w:left w:val="none" w:sz="0" w:space="0" w:color="auto"/>
                                                    <w:bottom w:val="none" w:sz="0" w:space="0" w:color="auto"/>
                                                    <w:right w:val="none" w:sz="0" w:space="0" w:color="auto"/>
                                                  </w:divBdr>
                                                  <w:divsChild>
                                                    <w:div w:id="88082233">
                                                      <w:marLeft w:val="0"/>
                                                      <w:marRight w:val="0"/>
                                                      <w:marTop w:val="0"/>
                                                      <w:marBottom w:val="0"/>
                                                      <w:divBdr>
                                                        <w:top w:val="none" w:sz="0" w:space="0" w:color="auto"/>
                                                        <w:left w:val="none" w:sz="0" w:space="0" w:color="auto"/>
                                                        <w:bottom w:val="none" w:sz="0" w:space="0" w:color="auto"/>
                                                        <w:right w:val="none" w:sz="0" w:space="0" w:color="auto"/>
                                                      </w:divBdr>
                                                      <w:divsChild>
                                                        <w:div w:id="2093964061">
                                                          <w:marLeft w:val="0"/>
                                                          <w:marRight w:val="0"/>
                                                          <w:marTop w:val="0"/>
                                                          <w:marBottom w:val="0"/>
                                                          <w:divBdr>
                                                            <w:top w:val="none" w:sz="0" w:space="0" w:color="auto"/>
                                                            <w:left w:val="none" w:sz="0" w:space="0" w:color="auto"/>
                                                            <w:bottom w:val="none" w:sz="0" w:space="0" w:color="auto"/>
                                                            <w:right w:val="none" w:sz="0" w:space="0" w:color="auto"/>
                                                          </w:divBdr>
                                                          <w:divsChild>
                                                            <w:div w:id="1955749908">
                                                              <w:marLeft w:val="0"/>
                                                              <w:marRight w:val="0"/>
                                                              <w:marTop w:val="0"/>
                                                              <w:marBottom w:val="0"/>
                                                              <w:divBdr>
                                                                <w:top w:val="none" w:sz="0" w:space="0" w:color="auto"/>
                                                                <w:left w:val="none" w:sz="0" w:space="0" w:color="auto"/>
                                                                <w:bottom w:val="none" w:sz="0" w:space="0" w:color="auto"/>
                                                                <w:right w:val="none" w:sz="0" w:space="0" w:color="auto"/>
                                                              </w:divBdr>
                                                              <w:divsChild>
                                                                <w:div w:id="927618964">
                                                                  <w:marLeft w:val="0"/>
                                                                  <w:marRight w:val="0"/>
                                                                  <w:marTop w:val="0"/>
                                                                  <w:marBottom w:val="0"/>
                                                                  <w:divBdr>
                                                                    <w:top w:val="none" w:sz="0" w:space="0" w:color="auto"/>
                                                                    <w:left w:val="none" w:sz="0" w:space="0" w:color="auto"/>
                                                                    <w:bottom w:val="none" w:sz="0" w:space="0" w:color="auto"/>
                                                                    <w:right w:val="none" w:sz="0" w:space="0" w:color="auto"/>
                                                                  </w:divBdr>
                                                                  <w:divsChild>
                                                                    <w:div w:id="1052384997">
                                                                      <w:marLeft w:val="0"/>
                                                                      <w:marRight w:val="0"/>
                                                                      <w:marTop w:val="0"/>
                                                                      <w:marBottom w:val="0"/>
                                                                      <w:divBdr>
                                                                        <w:top w:val="none" w:sz="0" w:space="0" w:color="auto"/>
                                                                        <w:left w:val="none" w:sz="0" w:space="0" w:color="auto"/>
                                                                        <w:bottom w:val="none" w:sz="0" w:space="0" w:color="auto"/>
                                                                        <w:right w:val="none" w:sz="0" w:space="0" w:color="auto"/>
                                                                      </w:divBdr>
                                                                      <w:divsChild>
                                                                        <w:div w:id="1528132668">
                                                                          <w:marLeft w:val="0"/>
                                                                          <w:marRight w:val="0"/>
                                                                          <w:marTop w:val="0"/>
                                                                          <w:marBottom w:val="0"/>
                                                                          <w:divBdr>
                                                                            <w:top w:val="none" w:sz="0" w:space="0" w:color="auto"/>
                                                                            <w:left w:val="none" w:sz="0" w:space="0" w:color="auto"/>
                                                                            <w:bottom w:val="none" w:sz="0" w:space="0" w:color="auto"/>
                                                                            <w:right w:val="none" w:sz="0" w:space="0" w:color="auto"/>
                                                                          </w:divBdr>
                                                                          <w:divsChild>
                                                                            <w:div w:id="1599218689">
                                                                              <w:marLeft w:val="0"/>
                                                                              <w:marRight w:val="0"/>
                                                                              <w:marTop w:val="0"/>
                                                                              <w:marBottom w:val="0"/>
                                                                              <w:divBdr>
                                                                                <w:top w:val="none" w:sz="0" w:space="0" w:color="auto"/>
                                                                                <w:left w:val="none" w:sz="0" w:space="0" w:color="auto"/>
                                                                                <w:bottom w:val="none" w:sz="0" w:space="0" w:color="auto"/>
                                                                                <w:right w:val="none" w:sz="0" w:space="0" w:color="auto"/>
                                                                              </w:divBdr>
                                                                              <w:divsChild>
                                                                                <w:div w:id="29187478">
                                                                                  <w:marLeft w:val="0"/>
                                                                                  <w:marRight w:val="0"/>
                                                                                  <w:marTop w:val="0"/>
                                                                                  <w:marBottom w:val="0"/>
                                                                                  <w:divBdr>
                                                                                    <w:top w:val="none" w:sz="0" w:space="0" w:color="auto"/>
                                                                                    <w:left w:val="none" w:sz="0" w:space="0" w:color="auto"/>
                                                                                    <w:bottom w:val="none" w:sz="0" w:space="0" w:color="auto"/>
                                                                                    <w:right w:val="none" w:sz="0" w:space="0" w:color="auto"/>
                                                                                  </w:divBdr>
                                                                                  <w:divsChild>
                                                                                    <w:div w:id="232593116">
                                                                                      <w:marLeft w:val="0"/>
                                                                                      <w:marRight w:val="0"/>
                                                                                      <w:marTop w:val="0"/>
                                                                                      <w:marBottom w:val="0"/>
                                                                                      <w:divBdr>
                                                                                        <w:top w:val="none" w:sz="0" w:space="0" w:color="auto"/>
                                                                                        <w:left w:val="none" w:sz="0" w:space="0" w:color="auto"/>
                                                                                        <w:bottom w:val="none" w:sz="0" w:space="0" w:color="auto"/>
                                                                                        <w:right w:val="none" w:sz="0" w:space="0" w:color="auto"/>
                                                                                      </w:divBdr>
                                                                                      <w:divsChild>
                                                                                        <w:div w:id="302391986">
                                                                                          <w:marLeft w:val="0"/>
                                                                                          <w:marRight w:val="0"/>
                                                                                          <w:marTop w:val="0"/>
                                                                                          <w:marBottom w:val="0"/>
                                                                                          <w:divBdr>
                                                                                            <w:top w:val="none" w:sz="0" w:space="0" w:color="auto"/>
                                                                                            <w:left w:val="none" w:sz="0" w:space="0" w:color="auto"/>
                                                                                            <w:bottom w:val="none" w:sz="0" w:space="0" w:color="auto"/>
                                                                                            <w:right w:val="none" w:sz="0" w:space="0" w:color="auto"/>
                                                                                          </w:divBdr>
                                                                                          <w:divsChild>
                                                                                            <w:div w:id="15080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49329761">
      <w:bodyDiv w:val="1"/>
      <w:marLeft w:val="0"/>
      <w:marRight w:val="0"/>
      <w:marTop w:val="0"/>
      <w:marBottom w:val="0"/>
      <w:divBdr>
        <w:top w:val="none" w:sz="0" w:space="0" w:color="auto"/>
        <w:left w:val="none" w:sz="0" w:space="0" w:color="auto"/>
        <w:bottom w:val="none" w:sz="0" w:space="0" w:color="auto"/>
        <w:right w:val="none" w:sz="0" w:space="0" w:color="auto"/>
      </w:divBdr>
      <w:divsChild>
        <w:div w:id="2115591481">
          <w:marLeft w:val="0"/>
          <w:marRight w:val="0"/>
          <w:marTop w:val="0"/>
          <w:marBottom w:val="0"/>
          <w:divBdr>
            <w:top w:val="none" w:sz="0" w:space="0" w:color="auto"/>
            <w:left w:val="none" w:sz="0" w:space="0" w:color="auto"/>
            <w:bottom w:val="none" w:sz="0" w:space="0" w:color="auto"/>
            <w:right w:val="none" w:sz="0" w:space="0" w:color="auto"/>
          </w:divBdr>
          <w:divsChild>
            <w:div w:id="1856724151">
              <w:marLeft w:val="0"/>
              <w:marRight w:val="0"/>
              <w:marTop w:val="0"/>
              <w:marBottom w:val="0"/>
              <w:divBdr>
                <w:top w:val="none" w:sz="0" w:space="0" w:color="auto"/>
                <w:left w:val="none" w:sz="0" w:space="0" w:color="auto"/>
                <w:bottom w:val="none" w:sz="0" w:space="0" w:color="auto"/>
                <w:right w:val="none" w:sz="0" w:space="0" w:color="auto"/>
              </w:divBdr>
              <w:divsChild>
                <w:div w:id="1945116944">
                  <w:marLeft w:val="0"/>
                  <w:marRight w:val="0"/>
                  <w:marTop w:val="0"/>
                  <w:marBottom w:val="0"/>
                  <w:divBdr>
                    <w:top w:val="none" w:sz="0" w:space="0" w:color="auto"/>
                    <w:left w:val="none" w:sz="0" w:space="0" w:color="auto"/>
                    <w:bottom w:val="none" w:sz="0" w:space="0" w:color="auto"/>
                    <w:right w:val="none" w:sz="0" w:space="0" w:color="auto"/>
                  </w:divBdr>
                  <w:divsChild>
                    <w:div w:id="109052678">
                      <w:marLeft w:val="0"/>
                      <w:marRight w:val="0"/>
                      <w:marTop w:val="0"/>
                      <w:marBottom w:val="0"/>
                      <w:divBdr>
                        <w:top w:val="none" w:sz="0" w:space="0" w:color="auto"/>
                        <w:left w:val="none" w:sz="0" w:space="0" w:color="auto"/>
                        <w:bottom w:val="none" w:sz="0" w:space="0" w:color="auto"/>
                        <w:right w:val="none" w:sz="0" w:space="0" w:color="auto"/>
                      </w:divBdr>
                      <w:divsChild>
                        <w:div w:id="2038844251">
                          <w:marLeft w:val="0"/>
                          <w:marRight w:val="0"/>
                          <w:marTop w:val="0"/>
                          <w:marBottom w:val="0"/>
                          <w:divBdr>
                            <w:top w:val="none" w:sz="0" w:space="0" w:color="auto"/>
                            <w:left w:val="none" w:sz="0" w:space="0" w:color="auto"/>
                            <w:bottom w:val="none" w:sz="0" w:space="0" w:color="auto"/>
                            <w:right w:val="none" w:sz="0" w:space="0" w:color="auto"/>
                          </w:divBdr>
                          <w:divsChild>
                            <w:div w:id="20477510">
                              <w:marLeft w:val="0"/>
                              <w:marRight w:val="0"/>
                              <w:marTop w:val="0"/>
                              <w:marBottom w:val="0"/>
                              <w:divBdr>
                                <w:top w:val="none" w:sz="0" w:space="0" w:color="auto"/>
                                <w:left w:val="none" w:sz="0" w:space="0" w:color="auto"/>
                                <w:bottom w:val="none" w:sz="0" w:space="0" w:color="auto"/>
                                <w:right w:val="none" w:sz="0" w:space="0" w:color="auto"/>
                              </w:divBdr>
                              <w:divsChild>
                                <w:div w:id="969939533">
                                  <w:marLeft w:val="0"/>
                                  <w:marRight w:val="0"/>
                                  <w:marTop w:val="0"/>
                                  <w:marBottom w:val="0"/>
                                  <w:divBdr>
                                    <w:top w:val="none" w:sz="0" w:space="0" w:color="auto"/>
                                    <w:left w:val="none" w:sz="0" w:space="0" w:color="auto"/>
                                    <w:bottom w:val="none" w:sz="0" w:space="0" w:color="auto"/>
                                    <w:right w:val="none" w:sz="0" w:space="0" w:color="auto"/>
                                  </w:divBdr>
                                  <w:divsChild>
                                    <w:div w:id="1933081840">
                                      <w:marLeft w:val="0"/>
                                      <w:marRight w:val="0"/>
                                      <w:marTop w:val="0"/>
                                      <w:marBottom w:val="0"/>
                                      <w:divBdr>
                                        <w:top w:val="none" w:sz="0" w:space="0" w:color="auto"/>
                                        <w:left w:val="none" w:sz="0" w:space="0" w:color="auto"/>
                                        <w:bottom w:val="none" w:sz="0" w:space="0" w:color="auto"/>
                                        <w:right w:val="none" w:sz="0" w:space="0" w:color="auto"/>
                                      </w:divBdr>
                                      <w:divsChild>
                                        <w:div w:id="1352759921">
                                          <w:marLeft w:val="0"/>
                                          <w:marRight w:val="0"/>
                                          <w:marTop w:val="0"/>
                                          <w:marBottom w:val="0"/>
                                          <w:divBdr>
                                            <w:top w:val="none" w:sz="0" w:space="0" w:color="auto"/>
                                            <w:left w:val="none" w:sz="0" w:space="0" w:color="auto"/>
                                            <w:bottom w:val="none" w:sz="0" w:space="0" w:color="auto"/>
                                            <w:right w:val="none" w:sz="0" w:space="0" w:color="auto"/>
                                          </w:divBdr>
                                          <w:divsChild>
                                            <w:div w:id="1491674640">
                                              <w:marLeft w:val="0"/>
                                              <w:marRight w:val="0"/>
                                              <w:marTop w:val="0"/>
                                              <w:marBottom w:val="0"/>
                                              <w:divBdr>
                                                <w:top w:val="none" w:sz="0" w:space="0" w:color="auto"/>
                                                <w:left w:val="none" w:sz="0" w:space="0" w:color="auto"/>
                                                <w:bottom w:val="none" w:sz="0" w:space="0" w:color="auto"/>
                                                <w:right w:val="none" w:sz="0" w:space="0" w:color="auto"/>
                                              </w:divBdr>
                                              <w:divsChild>
                                                <w:div w:id="865951433">
                                                  <w:marLeft w:val="0"/>
                                                  <w:marRight w:val="0"/>
                                                  <w:marTop w:val="0"/>
                                                  <w:marBottom w:val="0"/>
                                                  <w:divBdr>
                                                    <w:top w:val="none" w:sz="0" w:space="0" w:color="auto"/>
                                                    <w:left w:val="none" w:sz="0" w:space="0" w:color="auto"/>
                                                    <w:bottom w:val="none" w:sz="0" w:space="0" w:color="auto"/>
                                                    <w:right w:val="none" w:sz="0" w:space="0" w:color="auto"/>
                                                  </w:divBdr>
                                                  <w:divsChild>
                                                    <w:div w:id="267928926">
                                                      <w:marLeft w:val="0"/>
                                                      <w:marRight w:val="0"/>
                                                      <w:marTop w:val="0"/>
                                                      <w:marBottom w:val="0"/>
                                                      <w:divBdr>
                                                        <w:top w:val="none" w:sz="0" w:space="0" w:color="auto"/>
                                                        <w:left w:val="none" w:sz="0" w:space="0" w:color="auto"/>
                                                        <w:bottom w:val="none" w:sz="0" w:space="0" w:color="auto"/>
                                                        <w:right w:val="none" w:sz="0" w:space="0" w:color="auto"/>
                                                      </w:divBdr>
                                                      <w:divsChild>
                                                        <w:div w:id="873614882">
                                                          <w:marLeft w:val="0"/>
                                                          <w:marRight w:val="0"/>
                                                          <w:marTop w:val="0"/>
                                                          <w:marBottom w:val="0"/>
                                                          <w:divBdr>
                                                            <w:top w:val="none" w:sz="0" w:space="0" w:color="auto"/>
                                                            <w:left w:val="none" w:sz="0" w:space="0" w:color="auto"/>
                                                            <w:bottom w:val="none" w:sz="0" w:space="0" w:color="auto"/>
                                                            <w:right w:val="none" w:sz="0" w:space="0" w:color="auto"/>
                                                          </w:divBdr>
                                                          <w:divsChild>
                                                            <w:div w:id="1827473707">
                                                              <w:marLeft w:val="0"/>
                                                              <w:marRight w:val="0"/>
                                                              <w:marTop w:val="0"/>
                                                              <w:marBottom w:val="0"/>
                                                              <w:divBdr>
                                                                <w:top w:val="none" w:sz="0" w:space="0" w:color="auto"/>
                                                                <w:left w:val="none" w:sz="0" w:space="0" w:color="auto"/>
                                                                <w:bottom w:val="none" w:sz="0" w:space="0" w:color="auto"/>
                                                                <w:right w:val="none" w:sz="0" w:space="0" w:color="auto"/>
                                                              </w:divBdr>
                                                              <w:divsChild>
                                                                <w:div w:id="910851524">
                                                                  <w:marLeft w:val="0"/>
                                                                  <w:marRight w:val="0"/>
                                                                  <w:marTop w:val="0"/>
                                                                  <w:marBottom w:val="0"/>
                                                                  <w:divBdr>
                                                                    <w:top w:val="none" w:sz="0" w:space="0" w:color="auto"/>
                                                                    <w:left w:val="none" w:sz="0" w:space="0" w:color="auto"/>
                                                                    <w:bottom w:val="none" w:sz="0" w:space="0" w:color="auto"/>
                                                                    <w:right w:val="none" w:sz="0" w:space="0" w:color="auto"/>
                                                                  </w:divBdr>
                                                                  <w:divsChild>
                                                                    <w:div w:id="557395959">
                                                                      <w:marLeft w:val="0"/>
                                                                      <w:marRight w:val="0"/>
                                                                      <w:marTop w:val="0"/>
                                                                      <w:marBottom w:val="0"/>
                                                                      <w:divBdr>
                                                                        <w:top w:val="none" w:sz="0" w:space="0" w:color="auto"/>
                                                                        <w:left w:val="none" w:sz="0" w:space="0" w:color="auto"/>
                                                                        <w:bottom w:val="none" w:sz="0" w:space="0" w:color="auto"/>
                                                                        <w:right w:val="none" w:sz="0" w:space="0" w:color="auto"/>
                                                                      </w:divBdr>
                                                                      <w:divsChild>
                                                                        <w:div w:id="1249659883">
                                                                          <w:marLeft w:val="0"/>
                                                                          <w:marRight w:val="0"/>
                                                                          <w:marTop w:val="0"/>
                                                                          <w:marBottom w:val="0"/>
                                                                          <w:divBdr>
                                                                            <w:top w:val="none" w:sz="0" w:space="0" w:color="auto"/>
                                                                            <w:left w:val="none" w:sz="0" w:space="0" w:color="auto"/>
                                                                            <w:bottom w:val="none" w:sz="0" w:space="0" w:color="auto"/>
                                                                            <w:right w:val="none" w:sz="0" w:space="0" w:color="auto"/>
                                                                          </w:divBdr>
                                                                          <w:divsChild>
                                                                            <w:div w:id="1339776402">
                                                                              <w:marLeft w:val="0"/>
                                                                              <w:marRight w:val="0"/>
                                                                              <w:marTop w:val="0"/>
                                                                              <w:marBottom w:val="0"/>
                                                                              <w:divBdr>
                                                                                <w:top w:val="none" w:sz="0" w:space="0" w:color="auto"/>
                                                                                <w:left w:val="none" w:sz="0" w:space="0" w:color="auto"/>
                                                                                <w:bottom w:val="none" w:sz="0" w:space="0" w:color="auto"/>
                                                                                <w:right w:val="none" w:sz="0" w:space="0" w:color="auto"/>
                                                                              </w:divBdr>
                                                                              <w:divsChild>
                                                                                <w:div w:id="974528072">
                                                                                  <w:marLeft w:val="0"/>
                                                                                  <w:marRight w:val="0"/>
                                                                                  <w:marTop w:val="0"/>
                                                                                  <w:marBottom w:val="0"/>
                                                                                  <w:divBdr>
                                                                                    <w:top w:val="none" w:sz="0" w:space="0" w:color="auto"/>
                                                                                    <w:left w:val="none" w:sz="0" w:space="0" w:color="auto"/>
                                                                                    <w:bottom w:val="none" w:sz="0" w:space="0" w:color="auto"/>
                                                                                    <w:right w:val="none" w:sz="0" w:space="0" w:color="auto"/>
                                                                                  </w:divBdr>
                                                                                  <w:divsChild>
                                                                                    <w:div w:id="1868255683">
                                                                                      <w:marLeft w:val="0"/>
                                                                                      <w:marRight w:val="0"/>
                                                                                      <w:marTop w:val="0"/>
                                                                                      <w:marBottom w:val="0"/>
                                                                                      <w:divBdr>
                                                                                        <w:top w:val="none" w:sz="0" w:space="0" w:color="auto"/>
                                                                                        <w:left w:val="none" w:sz="0" w:space="0" w:color="auto"/>
                                                                                        <w:bottom w:val="none" w:sz="0" w:space="0" w:color="auto"/>
                                                                                        <w:right w:val="none" w:sz="0" w:space="0" w:color="auto"/>
                                                                                      </w:divBdr>
                                                                                      <w:divsChild>
                                                                                        <w:div w:id="113908447">
                                                                                          <w:marLeft w:val="0"/>
                                                                                          <w:marRight w:val="0"/>
                                                                                          <w:marTop w:val="0"/>
                                                                                          <w:marBottom w:val="0"/>
                                                                                          <w:divBdr>
                                                                                            <w:top w:val="none" w:sz="0" w:space="0" w:color="auto"/>
                                                                                            <w:left w:val="none" w:sz="0" w:space="0" w:color="auto"/>
                                                                                            <w:bottom w:val="none" w:sz="0" w:space="0" w:color="auto"/>
                                                                                            <w:right w:val="none" w:sz="0" w:space="0" w:color="auto"/>
                                                                                          </w:divBdr>
                                                                                          <w:divsChild>
                                                                                            <w:div w:id="21338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jpeg"/><Relationship Id="rId26" Type="http://schemas.openxmlformats.org/officeDocument/2006/relationships/comments" Target="comments.xml"/><Relationship Id="rId39" Type="http://schemas.openxmlformats.org/officeDocument/2006/relationships/hyperlink" Target="http://profesores.aulaplaneta.com/BCRedir.aspx?URL=/encyclopedia/default.asp?idreg=55251&amp;ruta=Buscador" TargetMode="Externa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213.0.8.18/portal/educantabria/contenidoseducativosdigitales/bachillerato/citexfi/citex/cit/Locke/locketexto.pdf." TargetMode="External"/><Relationship Id="rId17" Type="http://schemas.openxmlformats.org/officeDocument/2006/relationships/hyperlink" Target="http://upload.wikimedia.org/wikipedia/commons/8/8e/Troisordres.jpg" TargetMode="External"/><Relationship Id="rId25" Type="http://schemas.openxmlformats.org/officeDocument/2006/relationships/image" Target="media/image7.jpeg"/><Relationship Id="rId33" Type="http://schemas.openxmlformats.org/officeDocument/2006/relationships/image" Target="media/image9.png"/><Relationship Id="rId38" Type="http://schemas.openxmlformats.org/officeDocument/2006/relationships/hyperlink" Target="http://iris.cnice.mec.es/kairos/mediateca/cartoteca/pagsmapas/independencia_usa.html" TargetMode="External"/><Relationship Id="rId46" Type="http://schemas.openxmlformats.org/officeDocument/2006/relationships/hyperlink" Target="http://recursostic.educacion.es/kairos/web/ensenanzas/eso/moderna/luces_00.html" TargetMode="External"/><Relationship Id="rId2" Type="http://schemas.openxmlformats.org/officeDocument/2006/relationships/numbering" Target="numbering.xml"/><Relationship Id="rId16" Type="http://schemas.openxmlformats.org/officeDocument/2006/relationships/hyperlink" Target="http://commons.wikimedia.org/wiki/File:Troisordres.jpg?uselang=es" TargetMode="External"/><Relationship Id="rId20" Type="http://schemas.openxmlformats.org/officeDocument/2006/relationships/hyperlink" Target="http://upload.wikimedia.org/wikipedia/commons/d/d7/Jean-Fran%C3%A7ois_Millet_(II)_001.jpg" TargetMode="External"/><Relationship Id="rId29" Type="http://schemas.openxmlformats.org/officeDocument/2006/relationships/hyperlink" Target="http://www.laeditorialvirtual.com.ar/pages/rousseau/RousseauContrato01.htm" TargetMode="External"/><Relationship Id="rId41"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mmons.wikimedia.org/wiki/File:Rigaud_Hyacinthe_-_Louis_XIV,_roi_de_France.jpg?uselang=es" TargetMode="External"/><Relationship Id="rId24" Type="http://schemas.openxmlformats.org/officeDocument/2006/relationships/image" Target="media/image6.png"/><Relationship Id="rId32" Type="http://schemas.openxmlformats.org/officeDocument/2006/relationships/image" Target="media/image8.png"/><Relationship Id="rId37" Type="http://schemas.openxmlformats.org/officeDocument/2006/relationships/hyperlink" Target="http://profesores.aulaplaneta.com/BCRedir.aspx?URL=/encyclopedia/default.asp?idpack=10&amp;idpil=DI000451&amp;ruta=Buscador" TargetMode="External"/><Relationship Id="rId40" Type="http://schemas.openxmlformats.org/officeDocument/2006/relationships/image" Target="media/image13.jpeg"/><Relationship Id="rId45" Type="http://schemas.openxmlformats.org/officeDocument/2006/relationships/hyperlink" Target="http://recursostic.educacion.es/secundaria/edad/4esohistoria/quincena2/quincena2_contenidos_4a_intro.htm" TargetMode="External"/><Relationship Id="rId5" Type="http://schemas.openxmlformats.org/officeDocument/2006/relationships/settings" Target="settings.xml"/><Relationship Id="rId15" Type="http://schemas.openxmlformats.org/officeDocument/2006/relationships/hyperlink" Target="http://clio.rediris.es/n30/segunda/antiguoregsoc.htm" TargetMode="External"/><Relationship Id="rId23" Type="http://schemas.openxmlformats.org/officeDocument/2006/relationships/image" Target="media/image5.png"/><Relationship Id="rId28" Type="http://schemas.openxmlformats.org/officeDocument/2006/relationships/hyperlink" Target="http://www.laeditorialvirtual.com.ar/pages/rousseau/RousseauContrato01.htm" TargetMode="External"/><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commons.wikimedia.org/wiki/File:Jean-Fran%C3%A7ois_Millet_(II)_001.jpg" TargetMode="External"/><Relationship Id="rId31" Type="http://schemas.openxmlformats.org/officeDocument/2006/relationships/hyperlink" Target="http://www.laeditorialvirtual.com.ar/pages/rousseau/RousseauContrato01.htm" TargetMode="External"/><Relationship Id="rId44" Type="http://schemas.openxmlformats.org/officeDocument/2006/relationships/hyperlink" Target="http://www.un.org/es/documents/udhr/" TargetMode="External"/><Relationship Id="rId4" Type="http://schemas.microsoft.com/office/2007/relationships/stylesWithEffects" Target="stylesWithEffects.xml"/><Relationship Id="rId9" Type="http://schemas.openxmlformats.org/officeDocument/2006/relationships/hyperlink" Target="http://commons.wikimedia.org/wiki/File:Voltaire_Philosophy_of_Newton_frontispiece.jpg" TargetMode="External"/><Relationship Id="rId14" Type="http://schemas.openxmlformats.org/officeDocument/2006/relationships/hyperlink" Target="http://recursostic.educacion.es/secundaria/edad/4esohistoria/quincena2/imagenes1/despotismo_i/libro.html" TargetMode="External"/><Relationship Id="rId22" Type="http://schemas.openxmlformats.org/officeDocument/2006/relationships/hyperlink" Target="http://pt.wikipedia.org/wiki/Com%C3%A9rcio_Triangular" TargetMode="External"/><Relationship Id="rId27" Type="http://schemas.openxmlformats.org/officeDocument/2006/relationships/hyperlink" Target="http://www.laeditorialvirtual.com.ar/pages/rousseau/RousseauContrato01.htm" TargetMode="External"/><Relationship Id="rId30" Type="http://schemas.openxmlformats.org/officeDocument/2006/relationships/hyperlink" Target="http://www.laeditorialvirtual.com.ar/pages/rousseau/RousseauContrato01.htm" TargetMode="External"/><Relationship Id="rId35" Type="http://schemas.openxmlformats.org/officeDocument/2006/relationships/image" Target="media/image11.png"/><Relationship Id="rId43" Type="http://schemas.openxmlformats.org/officeDocument/2006/relationships/image" Target="media/image16.png"/><Relationship Id="rId48" Type="http://schemas.openxmlformats.org/officeDocument/2006/relationships/header" Target="header2.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D7A80A-5F98-4633-A208-9A760B455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9896</Words>
  <Characters>54434</Characters>
  <Application>Microsoft Office Word</Application>
  <DocSecurity>0</DocSecurity>
  <Lines>453</Lines>
  <Paragraphs>128</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64202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ANA MARIA LARA</cp:lastModifiedBy>
  <cp:revision>2</cp:revision>
  <dcterms:created xsi:type="dcterms:W3CDTF">2015-02-26T14:50:00Z</dcterms:created>
  <dcterms:modified xsi:type="dcterms:W3CDTF">2015-02-26T14:50:00Z</dcterms:modified>
  <cp:category/>
</cp:coreProperties>
</file>