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La Independencia de las colonias de España ocurrió durante un periodo que abarcó la segunda mitad del siglo XVIII y la primera mitad del siglo XIX. Las causas fueron múltiples. Su principal resultado</w:t>
            </w:r>
            <w:r w:rsidR="00B653F0" w:rsidRPr="00F638CE">
              <w:rPr>
                <w:rFonts w:ascii="Times New Roman" w:hAnsi="Times New Roman" w:cs="Times New Roman"/>
                <w:sz w:val="24"/>
                <w:szCs w:val="24"/>
              </w:rPr>
              <w:t xml:space="preserve">, además de la descolonización, fue </w:t>
            </w:r>
            <w:r w:rsidRPr="00F638CE">
              <w:rPr>
                <w:rFonts w:ascii="Times New Roman" w:hAnsi="Times New Roman" w:cs="Times New Roman"/>
                <w:sz w:val="24"/>
                <w:szCs w:val="24"/>
              </w:rPr>
              <w:t>la división de América en diferentes naciones</w:t>
            </w:r>
            <w:r w:rsidR="00B653F0"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1 Causas de la independencia de las colonias españolas</w:t>
      </w:r>
    </w:p>
    <w:p w:rsidR="006121DB"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 xml:space="preserve">restringía el acceso de amplios sectores al poder y a la propiedad. </w:t>
      </w:r>
      <w:r w:rsidRPr="00F638CE">
        <w:rPr>
          <w:rFonts w:ascii="Times New Roman" w:hAnsi="Times New Roman" w:cs="Times New Roman"/>
          <w:sz w:val="24"/>
          <w:szCs w:val="24"/>
        </w:rPr>
        <w:t xml:space="preserve"> </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F6CDFA5" wp14:editId="6ECCB6D9">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CC7C55"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 xml:space="preserve"> </w:t>
            </w:r>
            <w:r w:rsidR="002722CC"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002722CC"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 xml:space="preserve">el reforzamiento de los poderes reales sobre las colonias.  </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Pr="00F638CE">
        <w:rPr>
          <w:rStyle w:val="negrita1"/>
          <w:rFonts w:ascii="Times New Roman" w:hAnsi="Times New Roman" w:cs="Times New Roman"/>
          <w:sz w:val="24"/>
          <w:szCs w:val="24"/>
        </w:rPr>
        <w:t>tratado de Westfalia [</w:t>
      </w:r>
      <w:hyperlink r:id="rId11" w:history="1">
        <w:r w:rsidR="00695653" w:rsidRPr="00F638CE">
          <w:rPr>
            <w:rStyle w:val="Hipervnculo"/>
            <w:rFonts w:ascii="Times New Roman" w:hAnsi="Times New Roman" w:cs="Times New Roman"/>
            <w:color w:val="auto"/>
            <w:sz w:val="24"/>
            <w:szCs w:val="24"/>
          </w:rPr>
          <w:t>VE</w:t>
        </w:r>
        <w:r w:rsidR="00695653" w:rsidRPr="00F638CE">
          <w:rPr>
            <w:rStyle w:val="Hipervnculo"/>
            <w:rFonts w:ascii="Times New Roman" w:hAnsi="Times New Roman" w:cs="Times New Roman"/>
            <w:color w:val="auto"/>
            <w:sz w:val="24"/>
            <w:szCs w:val="24"/>
          </w:rPr>
          <w:t>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Pr="00F638CE">
        <w:rPr>
          <w:rFonts w:ascii="Times New Roman" w:hAnsi="Times New Roman" w:cs="Times New Roman"/>
          <w:sz w:val="24"/>
          <w:szCs w:val="24"/>
        </w:rPr>
        <w:t>paz de los Pirineos (1659)</w:t>
      </w:r>
      <w:r w:rsidR="006B7263" w:rsidRPr="00F638CE">
        <w:rPr>
          <w:rFonts w:ascii="Times New Roman" w:hAnsi="Times New Roman" w:cs="Times New Roman"/>
          <w:sz w:val="24"/>
          <w:szCs w:val="24"/>
        </w:rPr>
        <w:t xml:space="preserve"> [</w:t>
      </w:r>
      <w:r w:rsidR="008003DC" w:rsidRPr="00F638CE">
        <w:rPr>
          <w:rFonts w:ascii="Times New Roman" w:hAnsi="Times New Roman" w:cs="Times New Roman"/>
          <w:sz w:val="24"/>
          <w:szCs w:val="24"/>
        </w:rPr>
        <w:fldChar w:fldCharType="begin"/>
      </w:r>
      <w:r w:rsidR="008003DC" w:rsidRPr="00F638CE">
        <w:rPr>
          <w:rFonts w:ascii="Times New Roman" w:hAnsi="Times New Roman" w:cs="Times New Roman"/>
          <w:sz w:val="24"/>
          <w:szCs w:val="24"/>
        </w:rPr>
        <w:instrText xml:space="preserve"> HYPERLINK "http://aulaplaneta.planetasaber.com/encyclopedia/default.asp?idreg=110131&amp;ruta=Buscador" </w:instrText>
      </w:r>
      <w:r w:rsidR="008003DC" w:rsidRPr="00F638CE">
        <w:rPr>
          <w:rFonts w:ascii="Times New Roman" w:hAnsi="Times New Roman" w:cs="Times New Roman"/>
          <w:sz w:val="24"/>
          <w:szCs w:val="24"/>
        </w:rPr>
        <w:fldChar w:fldCharType="separate"/>
      </w:r>
      <w:r w:rsidR="000B10F1" w:rsidRPr="00F638CE">
        <w:rPr>
          <w:rStyle w:val="Hipervnculo"/>
          <w:rFonts w:ascii="Times New Roman" w:hAnsi="Times New Roman" w:cs="Times New Roman"/>
          <w:sz w:val="24"/>
          <w:szCs w:val="24"/>
        </w:rPr>
        <w:t>V</w:t>
      </w:r>
      <w:r w:rsidR="000B10F1" w:rsidRPr="00F638CE">
        <w:rPr>
          <w:rStyle w:val="Hipervnculo"/>
          <w:rFonts w:ascii="Times New Roman" w:hAnsi="Times New Roman" w:cs="Times New Roman"/>
          <w:sz w:val="24"/>
          <w:szCs w:val="24"/>
        </w:rPr>
        <w:t>E</w:t>
      </w:r>
      <w:r w:rsidR="000B10F1" w:rsidRPr="00F638CE">
        <w:rPr>
          <w:rStyle w:val="Hipervnculo"/>
          <w:rFonts w:ascii="Times New Roman" w:hAnsi="Times New Roman" w:cs="Times New Roman"/>
          <w:sz w:val="24"/>
          <w:szCs w:val="24"/>
        </w:rPr>
        <w:t>R</w:t>
      </w:r>
      <w:r w:rsidR="008003DC" w:rsidRPr="00F638CE">
        <w:rPr>
          <w:rStyle w:val="Hipervnculo"/>
          <w:rFonts w:ascii="Times New Roman" w:hAnsi="Times New Roman" w:cs="Times New Roman"/>
          <w:sz w:val="24"/>
          <w:szCs w:val="24"/>
        </w:rPr>
        <w:fldChar w:fldCharType="end"/>
      </w:r>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3E8F90FA" wp14:editId="24B9A11C">
                  <wp:extent cx="1032919" cy="1215128"/>
                  <wp:effectExtent l="0" t="0" r="0" b="0"/>
                  <wp:docPr id="8" name="Imagen 8" descr="File:Rey Carlos II.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 xml:space="preserve"> 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xml:space="preserve">, </w:t>
            </w:r>
            <w:r w:rsidR="0075055D" w:rsidRPr="00F638CE">
              <w:rPr>
                <w:rFonts w:ascii="Times New Roman" w:hAnsi="Times New Roman" w:cs="Times New Roman"/>
                <w:sz w:val="24"/>
                <w:szCs w:val="24"/>
              </w:rPr>
              <w:lastRenderedPageBreak/>
              <w:t>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recuperar la hegemonía de España y diseñaron un conjunto de reformas que tomaron forma definitiva durante el reinado de Carlos III,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057D50" w:rsidRPr="00F638CE">
        <w:rPr>
          <w:rFonts w:ascii="Times New Roman" w:hAnsi="Times New Roman" w:cs="Times New Roman"/>
          <w:sz w:val="24"/>
          <w:szCs w:val="24"/>
        </w:rPr>
        <w:t xml:space="preserve">otismo ilustrado.  </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 xml:space="preserve">que había en las colonias, </w:t>
      </w:r>
      <w:r w:rsidRPr="00F638CE">
        <w:rPr>
          <w:rFonts w:ascii="Times New Roman" w:eastAsia="Times New Roman" w:hAnsi="Times New Roman" w:cs="Times New Roman"/>
          <w:sz w:val="24"/>
          <w:szCs w:val="24"/>
          <w:lang w:eastAsia="es-CO"/>
        </w:rPr>
        <w:t xml:space="preserve">con el fin de 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3º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lectura del testamento de Carlos II y hacer una lectura conjunta del mismo, sobre todo de los puntos 13, 14 y 15 [</w:t>
            </w:r>
            <w:hyperlink r:id="rId14"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Finalmente, pídales que hagan un debate sobre la manera como pudo reflejarse en las colonias la situación de los Habsburgo. </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Los Habsburgo españoles: fin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Durante estos dos siglos, se sucedieron los siguientes 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hijo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hijo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lastRenderedPageBreak/>
              <w:t xml:space="preserve">- </w:t>
            </w:r>
            <w:r w:rsidRPr="00F638CE">
              <w:rPr>
                <w:rStyle w:val="negrita6"/>
              </w:rPr>
              <w:t>Felipe III</w:t>
            </w:r>
            <w:r w:rsidRPr="00F638CE">
              <w:t>: hijo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Pr="00F638CE">
              <w:t>: hijo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hijo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era hijo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era nieto de Luis XIV de Francia y de María Teresa de Austria, y bisnieto de Felipe IV.</w:t>
            </w:r>
          </w:p>
          <w:p w:rsidR="00FF1CD2" w:rsidRPr="00F638CE"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1.1.1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F2415B" w:rsidRPr="00F638CE">
        <w:rPr>
          <w:rFonts w:ascii="Times New Roman" w:eastAsia="Times New Roman" w:hAnsi="Times New Roman" w:cs="Times New Roman"/>
          <w:sz w:val="24"/>
          <w:szCs w:val="24"/>
          <w:lang w:eastAsia="es-CO"/>
        </w:rPr>
        <w:t xml:space="preserve">Virreinato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Interactivo con video que permite establecer los distintos </w:t>
            </w:r>
            <w:r w:rsidRPr="00F638CE">
              <w:rPr>
                <w:rFonts w:ascii="Times New Roman" w:hAnsi="Times New Roman" w:cs="Times New Roman"/>
                <w:sz w:val="24"/>
                <w:szCs w:val="24"/>
                <w:lang w:val="es-ES_tradnl"/>
              </w:rPr>
              <w:lastRenderedPageBreak/>
              <w:t>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quería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España monopolizó y controló, por la ley y por la fuerza, las ventas de tabaco, naipes, aguardiente y pólvora.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F638CE">
              <w:rPr>
                <w:rFonts w:ascii="Times New Roman" w:hAnsi="Times New Roman" w:cs="Times New Roman"/>
                <w:sz w:val="24"/>
                <w:szCs w:val="24"/>
              </w:rPr>
              <w:t xml:space="preserve">Armada </w:t>
            </w:r>
            <w:r w:rsidRPr="00F638CE">
              <w:rPr>
                <w:rFonts w:ascii="Times New Roman" w:hAnsi="Times New Roman" w:cs="Times New Roman"/>
                <w:sz w:val="24"/>
                <w:szCs w:val="24"/>
              </w:rPr>
              <w:t>de Barlovento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minas,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p w:rsidR="00BA4E2D" w:rsidRPr="00F638CE" w:rsidRDefault="00CE661B" w:rsidP="00426A73">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 </w:t>
      </w:r>
      <w:r w:rsidR="00426A73"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BA4E2D">
        <w:tc>
          <w:tcPr>
            <w:tcW w:w="124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BA4E2D">
        <w:tc>
          <w:tcPr>
            <w:tcW w:w="1242"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mercancías para que estas fueran compradas en las colonias. Con ello, la 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xml:space="preserve">. Con ellas, los indígenas se vieron obligados a comprar y consumir. Además, la venta de productos americanos </w:t>
            </w:r>
            <w:r w:rsidRPr="00F638CE">
              <w:rPr>
                <w:rFonts w:ascii="Times New Roman" w:eastAsia="Times New Roman" w:hAnsi="Times New Roman" w:cs="Times New Roman"/>
                <w:sz w:val="24"/>
                <w:szCs w:val="24"/>
                <w:lang w:eastAsia="es-CO"/>
              </w:rPr>
              <w:lastRenderedPageBreak/>
              <w:t>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1.1.2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privilegios de la Iglesia,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5"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2F2E00"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2F2E00" w:rsidRDefault="002F2E00" w:rsidP="002F2E00">
            <w:pPr>
              <w:rPr>
                <w:rFonts w:ascii="Times New Roman" w:hAnsi="Times New Roman" w:cs="Times New Roman"/>
                <w:color w:val="000000"/>
                <w:sz w:val="24"/>
                <w:szCs w:val="24"/>
                <w:lang w:val="fr-FR"/>
              </w:rPr>
            </w:pPr>
            <w:r w:rsidRPr="002F2E00">
              <w:rPr>
                <w:rFonts w:ascii="Times New Roman" w:hAnsi="Times New Roman" w:cs="Times New Roman"/>
                <w:sz w:val="24"/>
                <w:szCs w:val="24"/>
                <w:lang w:val="fr-FR"/>
              </w:rPr>
              <w:t xml:space="preserve"> </w:t>
            </w:r>
            <w:r w:rsidR="004F40EE" w:rsidRPr="002F2E00">
              <w:rPr>
                <w:rFonts w:ascii="Times New Roman" w:hAnsi="Times New Roman" w:cs="Times New Roman"/>
                <w:color w:val="000000"/>
                <w:sz w:val="24"/>
                <w:szCs w:val="24"/>
                <w:lang w:val="fr-FR"/>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F638CE" w:rsidRDefault="001D5D49"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Pr="002F2E00" w:rsidRDefault="001D5D49" w:rsidP="005319C0">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t xml:space="preserve"> </w:t>
            </w:r>
            <w:r w:rsidR="00605F07" w:rsidRPr="002F2E00">
              <w:rPr>
                <w:rFonts w:ascii="Times New Roman" w:hAnsi="Times New Roman" w:cs="Times New Roman"/>
                <w:sz w:val="24"/>
                <w:szCs w:val="24"/>
              </w:rPr>
              <w:t xml:space="preserve"> </w:t>
            </w:r>
            <w:r w:rsidRPr="002F2E00">
              <w:rPr>
                <w:rFonts w:ascii="Times New Roman" w:hAnsi="Times New Roman" w:cs="Times New Roman"/>
                <w:iCs/>
                <w:sz w:val="24"/>
                <w:szCs w:val="24"/>
                <w:lang w:val="es-ES"/>
              </w:rPr>
              <w:t>La Compañía de Jesús fue expulsada de las colonias americanas. Esta fue una medida que tomó Carlos III para concentrar el poder.</w:t>
            </w:r>
          </w:p>
          <w:p w:rsidR="001D5D49" w:rsidRPr="00F638CE" w:rsidRDefault="001D5D49" w:rsidP="005319C0">
            <w:pPr>
              <w:rPr>
                <w:rFonts w:ascii="Times New Roman" w:hAnsi="Times New Roman" w:cs="Times New Roman"/>
                <w:color w:val="000000"/>
                <w:sz w:val="24"/>
                <w:szCs w:val="24"/>
                <w:lang w:val="es-ES"/>
              </w:rPr>
            </w:pPr>
          </w:p>
        </w:tc>
      </w:tr>
    </w:tbl>
    <w:p w:rsidR="00F3766B" w:rsidRPr="00F638CE" w:rsidRDefault="00F3766B" w:rsidP="00D30314">
      <w:pPr>
        <w:rPr>
          <w:rFonts w:ascii="Times New Roman" w:hAnsi="Times New Roman" w:cs="Times New Roman"/>
          <w:sz w:val="24"/>
          <w:szCs w:val="24"/>
        </w:rPr>
      </w:pP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1.1.3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 educativa</w:t>
      </w:r>
    </w:p>
    <w:p w:rsidR="00223547" w:rsidRPr="00F638C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D02B3" w:rsidRPr="00F638CE">
        <w:rPr>
          <w:rFonts w:ascii="Times New Roman" w:hAnsi="Times New Roman" w:cs="Times New Roman"/>
          <w:sz w:val="24"/>
          <w:szCs w:val="24"/>
        </w:rPr>
        <w:t xml:space="preserve"> Aunque con las </w:t>
      </w:r>
      <w:r w:rsidR="00FE1E6E" w:rsidRPr="00F638CE">
        <w:rPr>
          <w:rFonts w:ascii="Times New Roman" w:hAnsi="Times New Roman" w:cs="Times New Roman"/>
          <w:sz w:val="24"/>
          <w:szCs w:val="24"/>
        </w:rPr>
        <w:t xml:space="preserve">Reformas Borbónicas </w:t>
      </w:r>
      <w:r w:rsidR="00DD02B3"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F638CE">
        <w:rPr>
          <w:rFonts w:ascii="Times New Roman" w:hAnsi="Times New Roman" w:cs="Times New Roman"/>
          <w:sz w:val="24"/>
          <w:szCs w:val="24"/>
        </w:rPr>
        <w:t xml:space="preserve">igualdad </w:t>
      </w:r>
      <w:r w:rsidR="00797DCC" w:rsidRPr="00F638CE">
        <w:rPr>
          <w:rFonts w:ascii="Times New Roman" w:hAnsi="Times New Roman" w:cs="Times New Roman"/>
          <w:sz w:val="24"/>
          <w:szCs w:val="24"/>
        </w:rPr>
        <w:t xml:space="preserve">y </w:t>
      </w:r>
      <w:r w:rsidR="00F2090B" w:rsidRPr="00F638CE">
        <w:rPr>
          <w:rFonts w:ascii="Times New Roman" w:hAnsi="Times New Roman" w:cs="Times New Roman"/>
          <w:sz w:val="24"/>
          <w:szCs w:val="24"/>
        </w:rPr>
        <w:t xml:space="preserve">libertad </w:t>
      </w:r>
      <w:r w:rsidR="00797DCC" w:rsidRPr="00F638CE">
        <w:rPr>
          <w:rFonts w:ascii="Times New Roman" w:hAnsi="Times New Roman" w:cs="Times New Roman"/>
          <w:sz w:val="24"/>
          <w:szCs w:val="24"/>
        </w:rPr>
        <w:t>del pe</w:t>
      </w:r>
      <w:r w:rsidR="00DD02B3"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w:t>
            </w:r>
            <w:r w:rsidRPr="00F638CE">
              <w:rPr>
                <w:rFonts w:ascii="Times New Roman" w:hAnsi="Times New Roman" w:cs="Times New Roman"/>
                <w:sz w:val="24"/>
                <w:szCs w:val="24"/>
              </w:rPr>
              <w:lastRenderedPageBreak/>
              <w:t xml:space="preserve">Revolución </w:t>
            </w:r>
            <w:r w:rsidR="00FE1E6E" w:rsidRPr="00F638CE">
              <w:rPr>
                <w:rFonts w:ascii="Times New Roman" w:hAnsi="Times New Roman" w:cs="Times New Roman"/>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los procesos de 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Pr="00F638CE">
              <w:rPr>
                <w:rFonts w:ascii="Times New Roman" w:hAnsi="Times New Roman" w:cs="Times New Roman"/>
                <w:sz w:val="24"/>
                <w:szCs w:val="24"/>
                <w:lang w:val="es-ES"/>
              </w:rPr>
              <w:t>2º ESO  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vídeo permite hacer un recorrido por la realidad de la América 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Como paso previo, plantee a sus estudiantes una serie de preguntas 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lastRenderedPageBreak/>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¿Qué sucedió con los antiguos Imperios indígenas con la llegada de 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¿Cómo ayudaron las expediciones científicas al desarrollo de la 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F638CE" w:rsidRDefault="006110CB" w:rsidP="008003DC">
            <w:pPr>
              <w:pStyle w:val="cabecera2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fin de la guerra de Sucesión española (1701-1715) 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lastRenderedPageBreak/>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 xml:space="preserve">podían llegar a ocupar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espectacular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por ingleses y holandeses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sidDel="0048365F">
              <w:rPr>
                <w:rFonts w:ascii="Times New Roman" w:hAnsi="Times New Roman" w:cs="Times New Roman"/>
                <w:sz w:val="24"/>
                <w:szCs w:val="24"/>
              </w:rPr>
              <w:t xml:space="preserve"> </w:t>
            </w: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r w:rsidRPr="00F638CE">
              <w:rPr>
                <w:rFonts w:ascii="Times New Roman" w:hAnsi="Times New Roman" w:cs="Times New Roman"/>
                <w:sz w:val="24"/>
                <w:szCs w:val="24"/>
              </w:rPr>
              <w:t>Video que muestra las características de la América colonial española del siglo XVIII</w:t>
            </w:r>
          </w:p>
        </w:tc>
      </w:tr>
    </w:tbl>
    <w:p w:rsidR="006110CB" w:rsidRPr="00F638CE" w:rsidRDefault="006110CB"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Refuerza tu aprendizaje: las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y la independencia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trece colonias británicas (1776) y </w:t>
      </w:r>
      <w:r w:rsidR="00D97B69" w:rsidRPr="00F638CE">
        <w:rPr>
          <w:rFonts w:ascii="Times New Roman" w:hAnsi="Times New Roman" w:cs="Times New Roman"/>
          <w:sz w:val="24"/>
          <w:szCs w:val="24"/>
        </w:rPr>
        <w:t xml:space="preserve">el triunfo de la Revolución </w:t>
      </w:r>
      <w:r w:rsidR="001E185E" w:rsidRPr="00F638CE">
        <w:rPr>
          <w:rFonts w:ascii="Times New Roman" w:hAnsi="Times New Roman" w:cs="Times New Roman"/>
          <w:sz w:val="24"/>
          <w:szCs w:val="24"/>
        </w:rPr>
        <w:t xml:space="preserve">Francesa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DF0156"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 xml:space="preserve"> 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acer de Francia un gran</w:t>
      </w:r>
      <w:r w:rsidR="00DF0156" w:rsidRPr="00F638CE">
        <w:rPr>
          <w:rFonts w:ascii="Times New Roman" w:eastAsia="Times New Roman" w:hAnsi="Times New Roman" w:cs="Times New Roman"/>
          <w:sz w:val="24"/>
          <w:szCs w:val="24"/>
          <w:lang w:val="es-ES" w:eastAsia="es-CO"/>
        </w:rPr>
        <w:t xml:space="preserve"> imperio</w:t>
      </w:r>
      <w:r w:rsidR="00B01010" w:rsidRPr="00F638CE">
        <w:rPr>
          <w:rFonts w:ascii="Times New Roman" w:eastAsia="Times New Roman" w:hAnsi="Times New Roman" w:cs="Times New Roman"/>
          <w:sz w:val="24"/>
          <w:szCs w:val="24"/>
          <w:lang w:val="es-ES" w:eastAsia="es-CO"/>
        </w:rPr>
        <w:t xml:space="preserve"> [</w:t>
      </w:r>
      <w:hyperlink r:id="rId16" w:history="1">
        <w:r w:rsidR="00B01010" w:rsidRPr="00F638CE">
          <w:rPr>
            <w:rStyle w:val="Hipervnculo"/>
            <w:rFonts w:ascii="Times New Roman" w:eastAsia="Times New Roman" w:hAnsi="Times New Roman" w:cs="Times New Roman"/>
            <w:sz w:val="24"/>
            <w:szCs w:val="24"/>
            <w:lang w:val="es-ES" w:eastAsia="es-CO"/>
          </w:rPr>
          <w:t>VE</w:t>
        </w:r>
        <w:r w:rsidR="00B01010" w:rsidRPr="00F638CE">
          <w:rPr>
            <w:rStyle w:val="Hipervnculo"/>
            <w:rFonts w:ascii="Times New Roman" w:eastAsia="Times New Roman" w:hAnsi="Times New Roman" w:cs="Times New Roman"/>
            <w:sz w:val="24"/>
            <w:szCs w:val="24"/>
            <w:lang w:val="es-ES" w:eastAsia="es-CO"/>
          </w:rPr>
          <w:t>R</w:t>
        </w:r>
      </w:hyperlink>
      <w:r w:rsidR="00B01010" w:rsidRPr="00F638CE">
        <w:rPr>
          <w:rFonts w:ascii="Times New Roman" w:eastAsia="Times New Roman" w:hAnsi="Times New Roman" w:cs="Times New Roman"/>
          <w:sz w:val="24"/>
          <w:szCs w:val="24"/>
          <w:lang w:val="es-ES" w:eastAsia="es-CO"/>
        </w:rPr>
        <w:t>]</w:t>
      </w:r>
      <w:r w:rsidR="00DD02B3" w:rsidRPr="00F638CE">
        <w:rPr>
          <w:rFonts w:ascii="Times New Roman" w:eastAsia="Times New Roman" w:hAnsi="Times New Roman" w:cs="Times New Roman"/>
          <w:sz w:val="24"/>
          <w:szCs w:val="24"/>
          <w:lang w:val="es-ES" w:eastAsia="es-CO"/>
        </w:rPr>
        <w:t xml:space="preserve"> que se extendiera por toda Europa</w:t>
      </w:r>
      <w:r w:rsidR="0026353E" w:rsidRPr="00F638CE">
        <w:rPr>
          <w:rFonts w:ascii="Times New Roman" w:eastAsia="Times New Roman" w:hAnsi="Times New Roman" w:cs="Times New Roman"/>
          <w:sz w:val="24"/>
          <w:szCs w:val="24"/>
          <w:lang w:val="es-ES" w:eastAsia="es-CO"/>
        </w:rPr>
        <w:t>;</w:t>
      </w:r>
      <w:r w:rsidR="00DF0156" w:rsidRPr="00F638CE">
        <w:rPr>
          <w:rFonts w:ascii="Times New Roman" w:eastAsia="Times New Roman" w:hAnsi="Times New Roman" w:cs="Times New Roman"/>
          <w:sz w:val="24"/>
          <w:szCs w:val="24"/>
          <w:lang w:val="es-ES" w:eastAsia="es-CO"/>
        </w:rPr>
        <w:t xml:space="preserve"> </w:t>
      </w:r>
      <w:r w:rsidR="0026353E" w:rsidRPr="00F638CE">
        <w:rPr>
          <w:rFonts w:ascii="Times New Roman" w:eastAsia="Times New Roman" w:hAnsi="Times New Roman" w:cs="Times New Roman"/>
          <w:sz w:val="24"/>
          <w:szCs w:val="24"/>
          <w:lang w:val="es-ES" w:eastAsia="es-CO"/>
        </w:rPr>
        <w:t xml:space="preserve">por </w:t>
      </w:r>
      <w:r w:rsidR="00DF0156" w:rsidRPr="00F638CE">
        <w:rPr>
          <w:rFonts w:ascii="Times New Roman" w:eastAsia="Times New Roman" w:hAnsi="Times New Roman" w:cs="Times New Roman"/>
          <w:sz w:val="24"/>
          <w:szCs w:val="24"/>
          <w:lang w:val="es-ES" w:eastAsia="es-CO"/>
        </w:rPr>
        <w:t xml:space="preserve">ello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F454E1" w:rsidRPr="00F638CE" w:rsidRDefault="001D5D49" w:rsidP="00DF0156">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r w:rsidR="00F454E1"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8003DC" w:rsidP="005319C0">
            <w:pPr>
              <w:rPr>
                <w:rFonts w:ascii="Times New Roman" w:hAnsi="Times New Roman" w:cs="Times New Roman"/>
                <w:sz w:val="24"/>
                <w:szCs w:val="24"/>
                <w:lang w:val="es-CO"/>
              </w:rPr>
            </w:pPr>
            <w:hyperlink r:id="rId17"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0066844B" wp14:editId="77EDF1E8">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lastRenderedPageBreak/>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E66481E" wp14:editId="34E99246">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7F761B">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Pr="00F638CE">
              <w:rPr>
                <w:rFonts w:ascii="Times New Roman" w:hAnsi="Times New Roman" w:cs="Times New Roman"/>
                <w:color w:val="000000"/>
                <w:sz w:val="24"/>
                <w:szCs w:val="24"/>
              </w:rPr>
              <w:t>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La guerra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deo sobre el desarrollo de la guerra de Independencia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xml:space="preserve">: Video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lastRenderedPageBreak/>
              <w:t>Acción didáctica</w:t>
            </w:r>
            <w:r w:rsidRPr="00F638CE">
              <w:rPr>
                <w:color w:val="000000" w:themeColor="text1"/>
              </w:rPr>
              <w:t>:   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Con esta actividad, los estudiantes conocerán algunos detalles de la invasión napoleónica a España y reflexionarán sobre las posibles incidencias que pudo tener en las colonias.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independencia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¿Cuál es la relación que puede existir entre la independencia de España  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¿Qué harían si hoy en día su país fuera invadido?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(1810-1820), de Francisco de Goya y Lucientes. Podrá encontrar las imágenes en exposición virtual "Miradas sobre la guerra de la Independencia", de la Biblioteca Nacional de España [</w:t>
            </w:r>
            <w:hyperlink r:id="rId20"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¿Qué hacen los personajes representados? </w:t>
            </w:r>
          </w:p>
          <w:p w:rsidR="00281921" w:rsidRPr="00F638CE" w:rsidRDefault="00281921" w:rsidP="00281921">
            <w:pPr>
              <w:shd w:val="clear" w:color="auto" w:fill="DDDDDD"/>
              <w:spacing w:before="100" w:beforeAutospacing="1" w:after="210" w:line="270" w:lineRule="atLeast"/>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color w:val="0D3158"/>
                <w:sz w:val="24"/>
                <w:szCs w:val="24"/>
                <w:lang w:eastAsia="es-CO"/>
              </w:rPr>
              <w:lastRenderedPageBreak/>
              <w:t xml:space="preserve">Si le interesa mostrar en qué consistió el Dos de Mayo, le recomendamos utilizar la reconstrucción que ofreció la edición digital de </w:t>
            </w:r>
            <w:r w:rsidRPr="00F638CE">
              <w:rPr>
                <w:rFonts w:ascii="Times New Roman" w:eastAsia="Times New Roman" w:hAnsi="Times New Roman" w:cs="Times New Roman"/>
                <w:i/>
                <w:iCs/>
                <w:color w:val="0D3158"/>
                <w:sz w:val="24"/>
                <w:szCs w:val="24"/>
                <w:lang w:eastAsia="es-CO"/>
              </w:rPr>
              <w:t xml:space="preserve">El País </w:t>
            </w:r>
            <w:r w:rsidRPr="00F638CE">
              <w:rPr>
                <w:rFonts w:ascii="Times New Roman" w:eastAsia="Times New Roman" w:hAnsi="Times New Roman" w:cs="Times New Roman"/>
                <w:color w:val="0D3158"/>
                <w:sz w:val="24"/>
                <w:szCs w:val="24"/>
                <w:lang w:eastAsia="es-CO"/>
              </w:rPr>
              <w:t>para conmemorar el bicentenario de este acontecimiento clave en la historia de España [</w:t>
            </w:r>
            <w:r w:rsidRPr="00F638CE">
              <w:rPr>
                <w:rFonts w:ascii="Times New Roman" w:eastAsia="Times New Roman" w:hAnsi="Times New Roman" w:cs="Times New Roman"/>
                <w:color w:val="000044"/>
                <w:sz w:val="24"/>
                <w:szCs w:val="24"/>
                <w:highlight w:val="yellow"/>
                <w:u w:val="single"/>
                <w:lang w:eastAsia="es-CO"/>
              </w:rPr>
              <w:t>VER</w:t>
            </w:r>
            <w:r w:rsidRPr="00F638CE">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renuncia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motín,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asedio.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grupo de individuos reunidos para gobernar. En España surgieron para cubrir el vacío de poder dejado por la ausencia de Fernando VII durante la guerra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grupo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Pr="00F638CE">
              <w:rPr>
                <w:rStyle w:val="negrita1"/>
                <w:rFonts w:ascii="Times New Roman" w:hAnsi="Times New Roman" w:cs="Times New Roman"/>
                <w:sz w:val="24"/>
                <w:szCs w:val="24"/>
              </w:rPr>
              <w:t>guerra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Durante el periodo de dominio militar napoleónico, en muchos lugares de España, ante la falta de un ejército regular suficiente, aparecieron grupos espontáneos de combatientes. Los guerrilleros eran buenos conocedores del territorio, hostigaban de manera constante a las tropas invasora e impedían la comunicación entre los distintos cuarteles franceses.  </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derrota en Rusia, que lo obligó a suspender las operaciones en España. En ese momento, las fuerzas francesas se encontraban por completo arrinconadas. Con la ayuda de los </w:t>
            </w:r>
            <w:r w:rsidRPr="00F638CE">
              <w:rPr>
                <w:rFonts w:ascii="Times New Roman" w:eastAsia="Times New Roman" w:hAnsi="Times New Roman" w:cs="Times New Roman"/>
                <w:sz w:val="24"/>
                <w:szCs w:val="24"/>
                <w:lang w:eastAsia="es-CO"/>
              </w:rPr>
              <w:lastRenderedPageBreak/>
              <w:t xml:space="preserve">ingleses, con el duque de Wellington a la cabeza, los españoles recuperaron Madrid, Valladolid y Burgos y derrotaron a los franceses en Vitoria (junio de 1813). José I tuvo que retirarse a Francia con todo su séquito. El 11 de diciembre de 1813, Napoleón firmó el </w:t>
            </w:r>
            <w:r w:rsidRPr="00F638CE">
              <w:rPr>
                <w:rFonts w:ascii="Times New Roman" w:eastAsia="Times New Roman" w:hAnsi="Times New Roman" w:cs="Times New Roman"/>
                <w:b/>
                <w:bCs/>
                <w:sz w:val="24"/>
                <w:szCs w:val="24"/>
                <w:lang w:eastAsia="es-CO"/>
              </w:rPr>
              <w:t xml:space="preserve">tratado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Fernando VII recuperó la Corona de España.  </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marzo de 1814 Fernando VII entró en España </w:t>
            </w:r>
            <w:r w:rsidR="00072F3A" w:rsidRPr="00F638CE">
              <w:rPr>
                <w:rFonts w:ascii="Times New Roman" w:eastAsia="Times New Roman" w:hAnsi="Times New Roman" w:cs="Times New Roman"/>
                <w:sz w:val="24"/>
                <w:szCs w:val="24"/>
                <w:lang w:eastAsia="es-CO"/>
              </w:rPr>
              <w:t xml:space="preserve">y recuperó el </w:t>
            </w:r>
            <w:r w:rsidRPr="00F638CE">
              <w:rPr>
                <w:rFonts w:ascii="Times New Roman" w:eastAsia="Times New Roman" w:hAnsi="Times New Roman" w:cs="Times New Roman"/>
                <w:sz w:val="24"/>
                <w:szCs w:val="24"/>
                <w:lang w:eastAsia="es-CO"/>
              </w:rPr>
              <w:t>trono.</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333A82">
            <w:pPr>
              <w:rPr>
                <w:rFonts w:ascii="Times New Roman" w:hAnsi="Times New Roman" w:cs="Times New Roman"/>
                <w:sz w:val="24"/>
                <w:szCs w:val="24"/>
              </w:rPr>
            </w:pPr>
            <w:r w:rsidRPr="00F638CE">
              <w:rPr>
                <w:rFonts w:ascii="Times New Roman" w:hAnsi="Times New Roman" w:cs="Times New Roman"/>
                <w:kern w:val="36"/>
                <w:sz w:val="24"/>
                <w:szCs w:val="24"/>
              </w:rPr>
              <w:t>La guerra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 guerra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la soberanía nacional, decretaron una ley de imprenta que abol</w:t>
      </w:r>
      <w:r w:rsidR="00BB4FD6" w:rsidRPr="00F638CE">
        <w:rPr>
          <w:rFonts w:ascii="Times New Roman" w:hAnsi="Times New Roman" w:cs="Times New Roman"/>
          <w:sz w:val="24"/>
          <w:szCs w:val="24"/>
        </w:rPr>
        <w:t>ió</w:t>
      </w:r>
      <w:r w:rsidR="000A4AC5" w:rsidRPr="00F638CE">
        <w:rPr>
          <w:rFonts w:ascii="Times New Roman" w:hAnsi="Times New Roman" w:cs="Times New Roman"/>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el 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Inquisición.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113C40" w:rsidP="00113C40">
      <w:pPr>
        <w:spacing w:after="0" w:line="285" w:lineRule="atLeast"/>
        <w:jc w:val="both"/>
        <w:rPr>
          <w:rFonts w:ascii="Times New Roman" w:hAnsi="Times New Roman" w:cs="Times New Roman"/>
          <w:sz w:val="24"/>
          <w:szCs w:val="24"/>
        </w:rPr>
      </w:pPr>
      <w:r w:rsidRPr="00F638CE">
        <w:rPr>
          <w:rFonts w:ascii="Times New Roman" w:hAnsi="Times New Roman" w:cs="Times New Roman"/>
          <w:b/>
          <w:sz w:val="24"/>
          <w:szCs w:val="24"/>
        </w:rPr>
        <w:t>En conclusión:</w:t>
      </w:r>
      <w:r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475F42"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w:t>
            </w:r>
            <w:r w:rsidR="008B2EB4"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w:t>
            </w:r>
            <w:r w:rsidRPr="00F638CE">
              <w:rPr>
                <w:rFonts w:ascii="Times New Roman" w:hAnsi="Times New Roman" w:cs="Times New Roman"/>
                <w:sz w:val="24"/>
                <w:szCs w:val="24"/>
              </w:rPr>
              <w:lastRenderedPageBreak/>
              <w:t xml:space="preserve">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lastRenderedPageBreak/>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9524BC">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color w:val="000000" w:themeColor="text1"/>
              </w:rPr>
              <w:t xml:space="preserve"> </w:t>
            </w:r>
            <w:r w:rsidRPr="00F638CE">
              <w:rPr>
                <w:lang w:val="es-ES_tradnl"/>
              </w:rPr>
              <w:t>La invasión de Nap</w:t>
            </w:r>
            <w:bookmarkStart w:id="2" w:name="_GoBack"/>
            <w:bookmarkEnd w:id="2"/>
            <w:r w:rsidRPr="00F638CE">
              <w:rPr>
                <w:lang w:val="es-ES_tradnl"/>
              </w:rPr>
              <w:t>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EA6FAD" w:rsidP="00A935DD">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 Practica: la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9E47FF"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lastRenderedPageBreak/>
        <w:t>Montevideo</w:t>
      </w:r>
      <w:r w:rsidR="007728CE" w:rsidRPr="00F638CE">
        <w:rPr>
          <w:rFonts w:ascii="Times New Roman" w:hAnsi="Times New Roman" w:cs="Times New Roman"/>
          <w:sz w:val="24"/>
          <w:szCs w:val="24"/>
        </w:rPr>
        <w:t xml:space="preserve"> (septiembre de 1808)</w:t>
      </w:r>
      <w:r w:rsidR="005B1E40" w:rsidRPr="00F638CE">
        <w:rPr>
          <w:rFonts w:ascii="Times New Roman" w:hAnsi="Times New Roman" w:cs="Times New Roman"/>
          <w:sz w:val="24"/>
          <w:szCs w:val="24"/>
        </w:rPr>
        <w:t xml:space="preserve"> </w:t>
      </w:r>
    </w:p>
    <w:p w:rsidR="005B1E40" w:rsidRPr="00F638CE" w:rsidRDefault="007728CE" w:rsidP="0004031A">
      <w:pPr>
        <w:rPr>
          <w:rFonts w:ascii="Times New Roman" w:hAnsi="Times New Roman" w:cs="Times New Roman"/>
          <w:sz w:val="24"/>
          <w:szCs w:val="24"/>
        </w:rPr>
      </w:pPr>
      <w:r w:rsidRPr="00F638CE">
        <w:rPr>
          <w:rFonts w:ascii="Times New Roman" w:hAnsi="Times New Roman" w:cs="Times New Roman"/>
          <w:sz w:val="24"/>
          <w:szCs w:val="24"/>
        </w:rPr>
        <w:t xml:space="preserve">Chuquisaca, actual ciudad de Sucre, Bolivia (mayo de 1809) </w:t>
      </w:r>
    </w:p>
    <w:p w:rsidR="005B1E40" w:rsidRPr="00F638CE" w:rsidRDefault="006121DB" w:rsidP="0004031A">
      <w:pPr>
        <w:rPr>
          <w:rFonts w:ascii="Times New Roman" w:hAnsi="Times New Roman" w:cs="Times New Roman"/>
          <w:sz w:val="24"/>
          <w:szCs w:val="24"/>
        </w:rPr>
      </w:pPr>
      <w:r w:rsidRPr="00F638CE">
        <w:rPr>
          <w:rFonts w:ascii="Times New Roman" w:hAnsi="Times New Roman" w:cs="Times New Roman"/>
          <w:sz w:val="24"/>
          <w:szCs w:val="24"/>
        </w:rPr>
        <w:t>La Paz (julio de 1809)</w:t>
      </w:r>
    </w:p>
    <w:p w:rsidR="005B1E40" w:rsidRPr="00F638CE" w:rsidRDefault="007728CE" w:rsidP="0004031A">
      <w:pPr>
        <w:rPr>
          <w:rFonts w:ascii="Times New Roman" w:hAnsi="Times New Roman" w:cs="Times New Roman"/>
          <w:sz w:val="24"/>
          <w:szCs w:val="24"/>
        </w:rPr>
      </w:pPr>
      <w:r w:rsidRPr="00F638CE">
        <w:rPr>
          <w:rFonts w:ascii="Times New Roman" w:hAnsi="Times New Roman" w:cs="Times New Roman"/>
          <w:sz w:val="24"/>
          <w:szCs w:val="24"/>
        </w:rPr>
        <w:t xml:space="preserve">Quito (agosto de 1809) </w:t>
      </w:r>
    </w:p>
    <w:p w:rsidR="005B1E40" w:rsidRPr="00F638CE" w:rsidRDefault="006121DB" w:rsidP="0004031A">
      <w:pPr>
        <w:rPr>
          <w:rFonts w:ascii="Times New Roman" w:hAnsi="Times New Roman" w:cs="Times New Roman"/>
          <w:sz w:val="24"/>
          <w:szCs w:val="24"/>
        </w:rPr>
      </w:pPr>
      <w:r w:rsidRPr="00F638CE">
        <w:rPr>
          <w:rFonts w:ascii="Times New Roman" w:hAnsi="Times New Roman" w:cs="Times New Roman"/>
          <w:sz w:val="24"/>
          <w:szCs w:val="24"/>
        </w:rPr>
        <w:t>Buenos Aires (mayo de 1810)</w:t>
      </w:r>
    </w:p>
    <w:p w:rsidR="005B1E40" w:rsidRPr="00F638CE" w:rsidRDefault="007728CE" w:rsidP="0004031A">
      <w:pPr>
        <w:rPr>
          <w:rFonts w:ascii="Times New Roman" w:hAnsi="Times New Roman" w:cs="Times New Roman"/>
          <w:sz w:val="24"/>
          <w:szCs w:val="24"/>
        </w:rPr>
      </w:pPr>
      <w:r w:rsidRPr="00F638CE">
        <w:rPr>
          <w:rFonts w:ascii="Times New Roman" w:hAnsi="Times New Roman" w:cs="Times New Roman"/>
          <w:sz w:val="24"/>
          <w:szCs w:val="24"/>
        </w:rPr>
        <w:t xml:space="preserve">Santa </w:t>
      </w:r>
      <w:r w:rsidR="00DA7A0D" w:rsidRPr="00F638CE">
        <w:rPr>
          <w:rFonts w:ascii="Times New Roman" w:hAnsi="Times New Roman" w:cs="Times New Roman"/>
          <w:sz w:val="24"/>
          <w:szCs w:val="24"/>
        </w:rPr>
        <w:t xml:space="preserve">Fe </w:t>
      </w:r>
      <w:r w:rsidRPr="00F638CE">
        <w:rPr>
          <w:rFonts w:ascii="Times New Roman" w:hAnsi="Times New Roman" w:cs="Times New Roman"/>
          <w:sz w:val="24"/>
          <w:szCs w:val="24"/>
        </w:rPr>
        <w:t xml:space="preserve">de Bogotá (julio de 1810) </w:t>
      </w:r>
    </w:p>
    <w:p w:rsidR="00A80135" w:rsidRPr="00F638CE" w:rsidRDefault="007728CE" w:rsidP="00A80135">
      <w:pPr>
        <w:rPr>
          <w:rFonts w:ascii="Times New Roman" w:hAnsi="Times New Roman" w:cs="Times New Roman"/>
          <w:sz w:val="24"/>
          <w:szCs w:val="24"/>
        </w:rPr>
      </w:pPr>
      <w:r w:rsidRPr="00F638CE">
        <w:rPr>
          <w:rFonts w:ascii="Times New Roman" w:hAnsi="Times New Roman" w:cs="Times New Roman"/>
          <w:sz w:val="24"/>
          <w:szCs w:val="24"/>
        </w:rPr>
        <w:t>Santiago de Chile (septiembre de 1810)</w:t>
      </w:r>
    </w:p>
    <w:p w:rsidR="00A80135" w:rsidRPr="00F638CE" w:rsidRDefault="00A80135" w:rsidP="00A80135">
      <w:pPr>
        <w:rPr>
          <w:rFonts w:ascii="Times New Roman" w:hAnsi="Times New Roman" w:cs="Times New Roman"/>
          <w:sz w:val="24"/>
          <w:szCs w:val="24"/>
        </w:rPr>
      </w:pPr>
      <w:r w:rsidRPr="00F638CE">
        <w:rPr>
          <w:rFonts w:ascii="Times New Roman" w:hAnsi="Times New Roman" w:cs="Times New Roman"/>
          <w:sz w:val="24"/>
          <w:szCs w:val="24"/>
        </w:rPr>
        <w:t xml:space="preserve">Paraguay (mayo de </w:t>
      </w:r>
      <w:r w:rsidR="003D0326" w:rsidRPr="00F638CE">
        <w:rPr>
          <w:rFonts w:ascii="Times New Roman" w:hAnsi="Times New Roman" w:cs="Times New Roman"/>
          <w:sz w:val="24"/>
          <w:szCs w:val="24"/>
        </w:rPr>
        <w:t>1811</w:t>
      </w:r>
      <w:r w:rsidR="00054AD8" w:rsidRPr="00F638CE">
        <w:rPr>
          <w:rFonts w:ascii="Times New Roman" w:hAnsi="Times New Roman" w:cs="Times New Roman"/>
          <w:sz w:val="24"/>
          <w:szCs w:val="24"/>
        </w:rPr>
        <w:t>)</w:t>
      </w:r>
    </w:p>
    <w:p w:rsidR="00A80135" w:rsidRPr="00F638CE" w:rsidRDefault="00A80135" w:rsidP="00A80135">
      <w:pPr>
        <w:rPr>
          <w:rFonts w:ascii="Times New Roman" w:hAnsi="Times New Roman" w:cs="Times New Roman"/>
          <w:sz w:val="24"/>
          <w:szCs w:val="24"/>
        </w:rPr>
      </w:pPr>
      <w:r w:rsidRPr="00F638CE">
        <w:rPr>
          <w:rFonts w:ascii="Times New Roman" w:hAnsi="Times New Roman" w:cs="Times New Roman"/>
          <w:sz w:val="24"/>
          <w:szCs w:val="24"/>
        </w:rPr>
        <w:t>Venezuela (</w:t>
      </w:r>
      <w:r w:rsidR="003D0326" w:rsidRPr="00F638CE">
        <w:rPr>
          <w:rFonts w:ascii="Times New Roman" w:hAnsi="Times New Roman" w:cs="Times New Roman"/>
          <w:sz w:val="24"/>
          <w:szCs w:val="24"/>
        </w:rPr>
        <w:t>julio de 1811</w:t>
      </w:r>
      <w:r w:rsidRPr="00F638CE">
        <w:rPr>
          <w:rFonts w:ascii="Times New Roman" w:hAnsi="Times New Roman" w:cs="Times New Roman"/>
          <w:sz w:val="24"/>
          <w:szCs w:val="24"/>
        </w:rPr>
        <w:t>)</w:t>
      </w:r>
    </w:p>
    <w:p w:rsidR="003D0326" w:rsidRPr="00F638CE" w:rsidRDefault="003D0326" w:rsidP="00B7157C">
      <w:pPr>
        <w:rPr>
          <w:rFonts w:ascii="Times New Roman" w:hAnsi="Times New Roman" w:cs="Times New Roman"/>
          <w:sz w:val="24"/>
          <w:szCs w:val="24"/>
        </w:rPr>
      </w:pPr>
      <w:r w:rsidRPr="00F638CE">
        <w:rPr>
          <w:rFonts w:ascii="Times New Roman" w:hAnsi="Times New Roman" w:cs="Times New Roman"/>
          <w:sz w:val="24"/>
          <w:szCs w:val="24"/>
        </w:rPr>
        <w:t xml:space="preserve">Río de la Plata </w:t>
      </w:r>
      <w:r w:rsidR="00B7157C" w:rsidRPr="00F638CE">
        <w:rPr>
          <w:rFonts w:ascii="Times New Roman" w:hAnsi="Times New Roman" w:cs="Times New Roman"/>
          <w:sz w:val="24"/>
          <w:szCs w:val="24"/>
        </w:rPr>
        <w:t>(</w:t>
      </w:r>
      <w:r w:rsidRPr="00F638CE">
        <w:rPr>
          <w:rFonts w:ascii="Times New Roman" w:hAnsi="Times New Roman" w:cs="Times New Roman"/>
          <w:sz w:val="24"/>
          <w:szCs w:val="24"/>
        </w:rPr>
        <w:t>abril de 1813</w:t>
      </w:r>
      <w:r w:rsidR="00B7157C" w:rsidRPr="00F638CE">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F638CE">
        <w:rPr>
          <w:rFonts w:ascii="Times New Roman" w:hAnsi="Times New Roman" w:cs="Times New Roman"/>
          <w:b/>
          <w:bCs/>
          <w:sz w:val="24"/>
          <w:szCs w:val="24"/>
        </w:rPr>
        <w:t>c</w:t>
      </w:r>
      <w:r w:rsidR="00DA7A0D" w:rsidRPr="00F638CE">
        <w:rPr>
          <w:rFonts w:ascii="Times New Roman" w:hAnsi="Times New Roman" w:cs="Times New Roman"/>
          <w:b/>
          <w:bCs/>
          <w:sz w:val="24"/>
          <w:szCs w:val="24"/>
        </w:rPr>
        <w:t>onstitución</w:t>
      </w:r>
      <w:r w:rsidR="00DA7A0D" w:rsidRPr="00F638CE">
        <w:rPr>
          <w:rFonts w:ascii="Times New Roman" w:hAnsi="Times New Roman" w:cs="Times New Roman"/>
          <w:bCs/>
          <w:sz w:val="24"/>
          <w:szCs w:val="24"/>
        </w:rPr>
        <w:t xml:space="preserve"> </w:t>
      </w:r>
      <w:r w:rsidRPr="00F638CE">
        <w:rPr>
          <w:rFonts w:ascii="Times New Roman" w:hAnsi="Times New Roman" w:cs="Times New Roman"/>
          <w:bCs/>
          <w:sz w:val="24"/>
          <w:szCs w:val="24"/>
        </w:rPr>
        <w:t xml:space="preserve">política.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F638CE">
        <w:rPr>
          <w:rFonts w:ascii="Times New Roman" w:hAnsi="Times New Roman" w:cs="Times New Roman"/>
          <w:bCs/>
          <w:sz w:val="24"/>
          <w:szCs w:val="24"/>
        </w:rPr>
        <w:t>igualdad racial</w:t>
      </w:r>
      <w:r w:rsidRPr="00F638CE">
        <w:rPr>
          <w:rFonts w:ascii="Times New Roman" w:hAnsi="Times New Roman" w:cs="Times New Roman"/>
          <w:bCs/>
          <w:sz w:val="24"/>
          <w:szCs w:val="24"/>
        </w:rPr>
        <w:t>, se 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Pr="00F638CE">
        <w:rPr>
          <w:rFonts w:ascii="Times New Roman" w:hAnsi="Times New Roman" w:cs="Times New Roman"/>
          <w:bCs/>
          <w:sz w:val="24"/>
          <w:szCs w:val="24"/>
        </w:rPr>
        <w:t xml:space="preserve">.  </w:t>
      </w:r>
      <w:r w:rsidR="00BB59FF" w:rsidRPr="00F638CE">
        <w:rPr>
          <w:rFonts w:ascii="Times New Roman" w:hAnsi="Times New Roman" w:cs="Times New Roman"/>
          <w:b/>
          <w:bCs/>
          <w:sz w:val="24"/>
          <w:szCs w:val="24"/>
        </w:rPr>
        <w:t xml:space="preserve"> </w:t>
      </w:r>
      <w:r w:rsidRPr="00F638CE">
        <w:rPr>
          <w:rFonts w:ascii="Times New Roman" w:hAnsi="Times New Roman" w:cs="Times New Roman"/>
          <w:b/>
          <w:bCs/>
          <w:sz w:val="24"/>
          <w:szCs w:val="24"/>
        </w:rPr>
        <w:t xml:space="preserve"> </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Se trataba con desprecio a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File:Ignacio María Barreda - Las castas mexicanas.jpg</w:t>
            </w:r>
          </w:p>
          <w:p w:rsidR="00113C40" w:rsidRPr="00F638CE" w:rsidRDefault="008003DC" w:rsidP="00281921">
            <w:pPr>
              <w:rPr>
                <w:rStyle w:val="Hipervnculo"/>
                <w:rFonts w:ascii="Times New Roman" w:hAnsi="Times New Roman" w:cs="Times New Roman"/>
                <w:bCs/>
                <w:color w:val="FFFFFF" w:themeColor="background1"/>
                <w:sz w:val="24"/>
                <w:szCs w:val="24"/>
              </w:rPr>
            </w:pPr>
            <w:hyperlink r:id="rId21" w:history="1">
              <w:r w:rsidR="00113C40" w:rsidRPr="00F638CE">
                <w:rPr>
                  <w:rStyle w:val="Hipervnculo"/>
                  <w:rFonts w:ascii="Times New Roman" w:hAnsi="Times New Roman" w:cs="Times New Roman"/>
                  <w:color w:val="FFFFFF" w:themeColor="background1"/>
                  <w:sz w:val="24"/>
                  <w:szCs w:val="24"/>
                  <w:lang w:val="es-CO"/>
                </w:rPr>
                <w:t>http://commons.wikimedia.org/wiki/File:Ignacio_Mar%C3%ADa_Barreda_-_Las_castas_mexicanas.jpg?uselang=es</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7F9D4624" wp14:editId="4F98D48E">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3"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de la pirámide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y el proceso de independencia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Independencia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declararon la </w:t>
      </w:r>
      <w:r w:rsidR="00FF5827" w:rsidRPr="00F638CE">
        <w:rPr>
          <w:rFonts w:ascii="Times New Roman" w:hAnsi="Times New Roman" w:cs="Times New Roman"/>
          <w:b/>
          <w:bCs/>
          <w:sz w:val="24"/>
          <w:szCs w:val="24"/>
        </w:rPr>
        <w:t>Independencia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lastRenderedPageBreak/>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lastRenderedPageBreak/>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351F20A1" wp14:editId="0633A08D">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 xml:space="preserve">José Prudencia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5F3C91" w:rsidP="005F3C91">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Refuerza tu aprendizaje: el sistema de castas</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5F3C91" w:rsidP="005F3C91">
      <w:pPr>
        <w:rPr>
          <w:rFonts w:ascii="Times New Roman" w:hAnsi="Times New Roman" w:cs="Times New Roman"/>
          <w:b/>
          <w:bCs/>
          <w:sz w:val="24"/>
          <w:szCs w:val="24"/>
        </w:rPr>
      </w:pPr>
      <w:r w:rsidRPr="00F638CE">
        <w:rPr>
          <w:rFonts w:ascii="Times New Roman" w:hAnsi="Times New Roman" w:cs="Times New Roman"/>
          <w:b/>
          <w:bCs/>
          <w:sz w:val="24"/>
          <w:szCs w:val="24"/>
        </w:rPr>
        <w:t xml:space="preserve">  </w:t>
      </w: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6856A0" w:rsidRPr="00F638CE">
        <w:rPr>
          <w:rStyle w:val="negrita1"/>
          <w:rFonts w:ascii="Times New Roman" w:hAnsi="Times New Roman" w:cs="Times New Roman"/>
          <w:b w:val="0"/>
          <w:color w:val="000000" w:themeColor="text1"/>
          <w:sz w:val="24"/>
          <w:szCs w:val="24"/>
        </w:rPr>
        <w:t xml:space="preserve">Independencia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86649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bCs/>
          <w:color w:val="000000" w:themeColor="text1"/>
          <w:sz w:val="24"/>
          <w:szCs w:val="24"/>
        </w:rPr>
        <w:t>El inicio definitivo de</w:t>
      </w:r>
      <w:r w:rsidR="00DA7A0D" w:rsidRPr="00F638CE">
        <w:rPr>
          <w:rFonts w:ascii="Times New Roman" w:hAnsi="Times New Roman" w:cs="Times New Roman"/>
          <w:bCs/>
          <w:color w:val="000000" w:themeColor="text1"/>
          <w:sz w:val="24"/>
          <w:szCs w:val="24"/>
        </w:rPr>
        <w:t>l</w:t>
      </w:r>
      <w:r w:rsidRPr="00F638CE">
        <w:rPr>
          <w:rFonts w:ascii="Times New Roman" w:hAnsi="Times New Roman" w:cs="Times New Roman"/>
          <w:bCs/>
          <w:color w:val="000000" w:themeColor="text1"/>
          <w:sz w:val="24"/>
          <w:szCs w:val="24"/>
        </w:rPr>
        <w:t xml:space="preserve"> conflicto ocurrió en la 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junta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La junta tuvo un claro sello liberal: suprimió el impuesto a las exportaciones y la alcabala para los artículos de primera necesidad, decretó la libertad de comercio, prohibió el tráfico de esclavos y eliminó el tributo indígena.</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433449" w:rsidRPr="00F638CE">
        <w:rPr>
          <w:rFonts w:ascii="Times New Roman" w:eastAsia="Times New Roman" w:hAnsi="Times New Roman" w:cs="Times New Roman"/>
          <w:sz w:val="24"/>
          <w:szCs w:val="24"/>
          <w:lang w:eastAsia="es-CO"/>
        </w:rPr>
        <w:t>Metrópoli</w:t>
      </w:r>
      <w:r w:rsidRPr="00F638CE">
        <w:rPr>
          <w:rFonts w:ascii="Times New Roman" w:eastAsia="Times New Roman" w:hAnsi="Times New Roman" w:cs="Times New Roman"/>
          <w:sz w:val="24"/>
          <w:szCs w:val="24"/>
          <w:lang w:eastAsia="es-CO"/>
        </w:rPr>
        <w:t>, entre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Aula planeta  </w:t>
            </w:r>
            <w:hyperlink r:id="rId25" w:history="1">
              <w:r w:rsidRPr="00F638CE">
                <w:rPr>
                  <w:rStyle w:val="Hipervnculo"/>
                  <w:rFonts w:ascii="Times New Roman" w:hAnsi="Times New Roman" w:cs="Times New Roman"/>
                  <w:color w:val="000000" w:themeColor="text1"/>
                  <w:sz w:val="24"/>
                  <w:szCs w:val="24"/>
                  <w:u w:val="none"/>
                </w:rPr>
                <w:t>4</w:t>
              </w:r>
            </w:hyperlink>
            <w:r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 España: del Antiguo Régimen al liberalismo/La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independencia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independencia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05A2EF75" wp14:editId="56C911C0">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11237" cy="1693012"/>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La independencia de América</w:t>
            </w:r>
          </w:p>
          <w:p w:rsidR="00CF2492" w:rsidRPr="00F638CE" w:rsidRDefault="00CF2492" w:rsidP="00A935DD">
            <w:pPr>
              <w:pStyle w:val="u"/>
              <w:shd w:val="clear" w:color="auto" w:fill="FFFFFF"/>
              <w:spacing w:before="0" w:beforeAutospacing="0" w:after="0" w:afterAutospacing="0"/>
              <w:rPr>
                <w:kern w:val="36"/>
              </w:rPr>
            </w:pPr>
            <w:r w:rsidRPr="00F638CE">
              <w:rPr>
                <w:kern w:val="36"/>
              </w:rPr>
              <w:t>Temporalización: 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Independencia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generales que abarcan el proceso de independencia de 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lastRenderedPageBreak/>
              <w:t>Antes de la presentación</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Pregunte a sus estudiantes </w:t>
            </w:r>
          </w:p>
          <w:p w:rsidR="00CF2492" w:rsidRPr="00F638CE" w:rsidRDefault="00CF2492" w:rsidP="00A935DD">
            <w:pPr>
              <w:pStyle w:val="normal1"/>
              <w:rPr>
                <w:color w:val="000000" w:themeColor="text1"/>
                <w:sz w:val="24"/>
                <w:szCs w:val="24"/>
              </w:rPr>
            </w:pPr>
            <w:r w:rsidRPr="00F638CE">
              <w:rPr>
                <w:color w:val="000000" w:themeColor="text1"/>
                <w:sz w:val="24"/>
                <w:szCs w:val="24"/>
              </w:rPr>
              <w:t>¿Cuáles hechos y personajes de la independencia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 que conserven recuerdos de la Independencia?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¿Saben cuál es la fecha en la que se celebra la independencia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interna, fue tan difícil lograr la independencia?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Pr="00F638CE">
              <w:rPr>
                <w:rStyle w:val="negrita1"/>
                <w:rFonts w:ascii="Times New Roman" w:hAnsi="Times New Roman" w:cs="Times New Roman"/>
                <w:color w:val="000000" w:themeColor="text1"/>
                <w:sz w:val="24"/>
                <w:szCs w:val="24"/>
              </w:rPr>
              <w:t>independencia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campañas militares que incluyeron a amplios sectores de la población. La Independencia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A935DD">
            <w:pPr>
              <w:rPr>
                <w:rFonts w:ascii="Times New Roman" w:hAnsi="Times New Roman" w:cs="Times New Roman"/>
                <w:sz w:val="24"/>
                <w:szCs w:val="24"/>
              </w:rPr>
            </w:pPr>
            <w:r w:rsidRPr="00F638CE">
              <w:rPr>
                <w:rFonts w:ascii="Times New Roman" w:hAnsi="Times New Roman" w:cs="Times New Roman"/>
                <w:kern w:val="36"/>
                <w:sz w:val="24"/>
                <w:szCs w:val="24"/>
              </w:rPr>
              <w:t>La independencia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permite conocer una síntesis de la Independencia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En el área norte los ejércitos de F</w:t>
      </w:r>
      <w:r w:rsidR="006302E2" w:rsidRPr="00F638CE">
        <w:rPr>
          <w:rFonts w:ascii="Times New Roman" w:eastAsia="Times New Roman" w:hAnsi="Times New Roman" w:cs="Times New Roman"/>
          <w:color w:val="000000" w:themeColor="text1"/>
          <w:sz w:val="24"/>
          <w:szCs w:val="24"/>
          <w:lang w:eastAsia="es-CO"/>
        </w:rPr>
        <w:t xml:space="preserve">rancisco de Miranda, Simón Bolívar </w:t>
      </w:r>
      <w:r w:rsidRPr="00F638CE">
        <w:rPr>
          <w:rFonts w:ascii="Times New Roman" w:eastAsia="Times New Roman" w:hAnsi="Times New Roman" w:cs="Times New Roman"/>
          <w:color w:val="000000" w:themeColor="text1"/>
          <w:sz w:val="24"/>
          <w:szCs w:val="24"/>
          <w:lang w:eastAsia="es-CO"/>
        </w:rPr>
        <w:t>y A</w:t>
      </w:r>
      <w:r w:rsidR="006302E2" w:rsidRPr="00F638CE">
        <w:rPr>
          <w:rFonts w:ascii="Times New Roman" w:eastAsia="Times New Roman" w:hAnsi="Times New Roman" w:cs="Times New Roman"/>
          <w:color w:val="000000" w:themeColor="text1"/>
          <w:sz w:val="24"/>
          <w:szCs w:val="24"/>
          <w:lang w:eastAsia="es-CO"/>
        </w:rPr>
        <w:t>ntonio</w:t>
      </w:r>
      <w:r w:rsidRPr="00F638CE">
        <w:rPr>
          <w:rFonts w:ascii="Times New Roman" w:eastAsia="Times New Roman" w:hAnsi="Times New Roman" w:cs="Times New Roman"/>
          <w:color w:val="000000" w:themeColor="text1"/>
          <w:sz w:val="24"/>
          <w:szCs w:val="24"/>
          <w:lang w:eastAsia="es-CO"/>
        </w:rPr>
        <w:t xml:space="preserve"> Nariño mantuvieron enfrentamientos contra los núcleos españolistas de Coro, Santa Marta, Panamá, y el ejército del virrey de Nueva Granada.  </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27"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 xml:space="preserve">que había llegado desde España para defender al Imperio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28"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ABAE011" wp14:editId="6E32ECE6">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29"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A935DD">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Independencia de América. Para algunos historiadores fue el gran ideólogo que diseñó el proyecto político de la Independencia. Su ideario se nutrió de su propia contribución a la guerra de independencia de Estados Unidos como  soldado voluntario del ejército español en la Batalla de Pensacola. Pasó sus últimos años en la cárcel de </w:t>
            </w:r>
            <w:r w:rsidRPr="00F638CE">
              <w:rPr>
                <w:rFonts w:ascii="Times New Roman" w:hAnsi="Times New Roman" w:cs="Times New Roman"/>
                <w:color w:val="000000"/>
                <w:sz w:val="24"/>
                <w:szCs w:val="24"/>
                <w:lang w:val="es-ES"/>
              </w:rPr>
              <w:lastRenderedPageBreak/>
              <w:t>la Carraca, en Cádiz.</w:t>
            </w:r>
          </w:p>
        </w:tc>
      </w:tr>
    </w:tbl>
    <w:p w:rsidR="00196546" w:rsidRPr="00F638CE" w:rsidRDefault="00196546" w:rsidP="00FF3D96">
      <w:pPr>
        <w:rPr>
          <w:rFonts w:ascii="Times New Roman" w:hAnsi="Times New Roman" w:cs="Times New Roman"/>
          <w:sz w:val="24"/>
          <w:szCs w:val="24"/>
        </w:rPr>
      </w:pPr>
    </w:p>
    <w:p w:rsidR="00FF3D96" w:rsidRPr="00F638CE" w:rsidRDefault="0009777C" w:rsidP="00FF3D96">
      <w:pPr>
        <w:rPr>
          <w:rFonts w:ascii="Times New Roman" w:hAnsi="Times New Roman" w:cs="Times New Roman"/>
          <w:b/>
          <w:bCs/>
          <w:sz w:val="24"/>
          <w:szCs w:val="24"/>
        </w:rPr>
      </w:pPr>
      <w:r w:rsidRPr="00F638CE">
        <w:rPr>
          <w:rFonts w:ascii="Times New Roman" w:hAnsi="Times New Roman" w:cs="Times New Roman"/>
          <w:sz w:val="24"/>
          <w:szCs w:val="24"/>
          <w:lang w:val="es-ES"/>
        </w:rPr>
        <w:t xml:space="preserve"> </w:t>
      </w:r>
    </w:p>
    <w:p w:rsidR="00FF3D96" w:rsidRPr="00F638CE" w:rsidRDefault="00FF3D96" w:rsidP="00B7157C">
      <w:pPr>
        <w:rPr>
          <w:rFonts w:ascii="Times New Roman" w:hAnsi="Times New Roman" w:cs="Times New Roman"/>
          <w:sz w:val="24"/>
          <w:szCs w:val="24"/>
          <w:lang w:val="es-ES"/>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2C4F20" w:rsidRPr="00F638CE">
        <w:rPr>
          <w:rStyle w:val="cursiva1"/>
          <w:rFonts w:ascii="Times New Roman" w:hAnsi="Times New Roman" w:cs="Times New Roman"/>
          <w:sz w:val="24"/>
          <w:szCs w:val="24"/>
        </w:rPr>
        <w:t>n</w:t>
      </w:r>
      <w:r w:rsidR="00731030" w:rsidRPr="00F638CE">
        <w:rPr>
          <w:rFonts w:ascii="Times New Roman" w:hAnsi="Times New Roman" w:cs="Times New Roman"/>
          <w:sz w:val="24"/>
          <w:szCs w:val="24"/>
        </w:rPr>
        <w:t xml:space="preserve"> y 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venció en Caracas en 1813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s</w:t>
      </w:r>
      <w:r w:rsidR="00750D02" w:rsidRPr="00F638CE">
        <w:rPr>
          <w:rFonts w:ascii="Times New Roman" w:hAnsi="Times New Roman" w:cs="Times New Roman"/>
          <w:sz w:val="24"/>
          <w:szCs w:val="24"/>
        </w:rPr>
        <w:t xml:space="preserve"> </w:t>
      </w:r>
      <w:r w:rsidR="00E45AF9" w:rsidRPr="00F638CE">
        <w:rPr>
          <w:rFonts w:ascii="Times New Roman" w:hAnsi="Times New Roman" w:cs="Times New Roman"/>
          <w:sz w:val="24"/>
          <w:szCs w:val="24"/>
        </w:rPr>
        <w:t xml:space="preserve">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32B73602" wp14:editId="399FA758">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2C4F20">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que había combatido para lograr la independencia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8B2EB4"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La independencia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75055D">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 </w:t>
            </w:r>
          </w:p>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Independencia (1804), </w:t>
            </w:r>
            <w:r w:rsidRPr="00F638CE">
              <w:rPr>
                <w:rFonts w:ascii="Times New Roman" w:hAnsi="Times New Roman" w:cs="Times New Roman"/>
                <w:sz w:val="24"/>
                <w:szCs w:val="24"/>
              </w:rPr>
              <w:lastRenderedPageBreak/>
              <w:t xml:space="preserve">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 xml:space="preserve">300 mil habitantes existentes eran libres, blancos y mulatos, 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1"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Independencia y se proclamó </w:t>
            </w:r>
            <w:r w:rsidR="0080408A" w:rsidRPr="00F638CE">
              <w:rPr>
                <w:rFonts w:ascii="Times New Roman" w:hAnsi="Times New Roman" w:cs="Times New Roman"/>
                <w:sz w:val="24"/>
                <w:szCs w:val="24"/>
              </w:rPr>
              <w:t>emperador</w:t>
            </w:r>
            <w:r w:rsidRPr="00F638CE">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Pr="00F638CE">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 xml:space="preserve">quellas juntas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 xml:space="preserve">dependencia definitiva.  </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3CE3B2C9" wp14:editId="064E9E5E">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A935DD">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Pr="00F638CE">
              <w:rPr>
                <w:rStyle w:val="caps1"/>
                <w:rFonts w:ascii="Times New Roman" w:hAnsi="Times New Roman" w:cs="Times New Roman"/>
                <w:sz w:val="24"/>
                <w:szCs w:val="24"/>
              </w:rPr>
              <w:t>m</w:t>
            </w:r>
            <w:r w:rsidRPr="00F638CE">
              <w:rPr>
                <w:rFonts w:ascii="Times New Roman" w:hAnsi="Times New Roman" w:cs="Times New Roman"/>
                <w:sz w:val="24"/>
                <w:szCs w:val="24"/>
              </w:rPr>
              <w:t>ilitar español. Enviado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AE4482" w:rsidRPr="00F638CE" w:rsidRDefault="00AE4482" w:rsidP="00AE4482">
      <w:pPr>
        <w:rPr>
          <w:rFonts w:ascii="Times New Roman" w:hAnsi="Times New Roman" w:cs="Times New Roman"/>
          <w:b/>
          <w:sz w:val="24"/>
          <w:szCs w:val="24"/>
        </w:rPr>
      </w:pPr>
    </w:p>
    <w:p w:rsidR="00547094" w:rsidRPr="00F638CE" w:rsidRDefault="001E1273" w:rsidP="001E1273">
      <w:pPr>
        <w:rPr>
          <w:rFonts w:ascii="Times New Roman" w:hAnsi="Times New Roman" w:cs="Times New Roman"/>
          <w:color w:val="000000"/>
          <w:sz w:val="24"/>
          <w:szCs w:val="24"/>
        </w:rPr>
      </w:pPr>
      <w:r w:rsidRPr="00F638CE">
        <w:rPr>
          <w:rFonts w:ascii="Times New Roman" w:hAnsi="Times New Roman" w:cs="Times New Roman"/>
          <w:b/>
          <w:sz w:val="24"/>
          <w:szCs w:val="24"/>
        </w:rPr>
        <w:t xml:space="preserve">  </w:t>
      </w:r>
    </w:p>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lastRenderedPageBreak/>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F638CE">
        <w:rPr>
          <w:rFonts w:ascii="Times New Roman" w:hAnsi="Times New Roman" w:cs="Times New Roman"/>
          <w:b/>
          <w:sz w:val="24"/>
          <w:szCs w:val="24"/>
        </w:rPr>
        <w:t xml:space="preserve">la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7E34C2" w:rsidRPr="00F638CE">
        <w:rPr>
          <w:rFonts w:ascii="Times New Roman" w:hAnsi="Times New Roman" w:cs="Times New Roman"/>
          <w:sz w:val="24"/>
          <w:szCs w:val="24"/>
        </w:rPr>
        <w:t xml:space="preserve">.  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AE4482" w:rsidP="00AE4482">
      <w:pPr>
        <w:rPr>
          <w:rFonts w:ascii="Times New Roman" w:hAnsi="Times New Roman" w:cs="Times New Roman"/>
          <w:sz w:val="24"/>
          <w:szCs w:val="24"/>
        </w:rPr>
      </w:pPr>
      <w:r w:rsidRPr="00F638CE">
        <w:rPr>
          <w:rFonts w:ascii="Times New Roman" w:hAnsi="Times New Roman" w:cs="Times New Roman"/>
          <w:sz w:val="24"/>
          <w:szCs w:val="24"/>
        </w:rPr>
        <w:t xml:space="preserve">El  24 de junio </w:t>
      </w:r>
      <w:r w:rsidR="006C7045"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1821 regresó a Venezuela para vencer definitivamente a España en la </w:t>
      </w:r>
      <w:r w:rsidRPr="00F638CE">
        <w:rPr>
          <w:rFonts w:ascii="Times New Roman" w:hAnsi="Times New Roman" w:cs="Times New Roman"/>
          <w:b/>
          <w:sz w:val="24"/>
          <w:szCs w:val="24"/>
        </w:rPr>
        <w:t>Batalla de Carabobo</w:t>
      </w:r>
      <w:r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independencia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Colombia empezó a hacerse realidad.  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4" w:name="INDICE17"/>
            <w:bookmarkEnd w:id="4"/>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8003DC" w:rsidP="00A935DD">
            <w:pPr>
              <w:rPr>
                <w:rFonts w:ascii="Times New Roman" w:hAnsi="Times New Roman" w:cs="Times New Roman"/>
                <w:sz w:val="24"/>
                <w:szCs w:val="24"/>
                <w:lang w:val="en-US"/>
              </w:rPr>
            </w:pPr>
            <w:hyperlink r:id="rId33"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111E2B5B" wp14:editId="4D72062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40190" cy="1048593"/>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1D25B6">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 xml:space="preserve">Fragmento de la obra “Batalla de Carabobo, Martín Tovar y Tovar. La batalla de Carabobo, ocurrida en 1821, le dio la libertad definitiva a Venezuela. </w:t>
            </w:r>
            <w:r w:rsidRPr="00F638CE">
              <w:rPr>
                <w:rFonts w:ascii="Times New Roman" w:hAnsi="Times New Roman" w:cs="Times New Roman"/>
                <w:sz w:val="24"/>
                <w:szCs w:val="24"/>
                <w:lang w:val="es-ES"/>
              </w:rPr>
              <w:t>Fragmento de la Batalla de Carabobo. Óleo sobre tela. Palacio Federal Legislativo, Caracas – Venezuela.</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La independencia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Ecuador,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el del norte con Bolívar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 xml:space="preserve">sur </w:t>
      </w:r>
      <w:r w:rsidR="00763768" w:rsidRPr="00F638CE">
        <w:rPr>
          <w:rFonts w:ascii="Times New Roman" w:eastAsia="Times New Roman" w:hAnsi="Times New Roman" w:cs="Times New Roman"/>
          <w:sz w:val="24"/>
          <w:szCs w:val="24"/>
          <w:lang w:eastAsia="es-CO"/>
        </w:rPr>
        <w:t xml:space="preserve">al mando de </w:t>
      </w:r>
      <w:r w:rsidR="00197983" w:rsidRPr="00F638CE">
        <w:rPr>
          <w:rFonts w:ascii="Times New Roman" w:eastAsia="Times New Roman" w:hAnsi="Times New Roman" w:cs="Times New Roman"/>
          <w:sz w:val="24"/>
          <w:szCs w:val="24"/>
          <w:lang w:eastAsia="es-CO"/>
        </w:rPr>
        <w:t>A</w:t>
      </w:r>
      <w:r w:rsidR="00CA2581" w:rsidRPr="00F638CE">
        <w:rPr>
          <w:rFonts w:ascii="Times New Roman" w:eastAsia="Times New Roman" w:hAnsi="Times New Roman" w:cs="Times New Roman"/>
          <w:sz w:val="24"/>
          <w:szCs w:val="24"/>
          <w:lang w:eastAsia="es-CO"/>
        </w:rPr>
        <w:t xml:space="preserve">ntonio José </w:t>
      </w:r>
      <w:r w:rsidR="00197983" w:rsidRPr="00F638CE">
        <w:rPr>
          <w:rFonts w:ascii="Times New Roman" w:eastAsia="Times New Roman" w:hAnsi="Times New Roman" w:cs="Times New Roman"/>
          <w:sz w:val="24"/>
          <w:szCs w:val="24"/>
          <w:lang w:eastAsia="es-CO"/>
        </w:rPr>
        <w:t xml:space="preserve">de Sucre. </w:t>
      </w:r>
      <w:r w:rsidR="00CA2581" w:rsidRPr="00F638CE">
        <w:rPr>
          <w:rFonts w:ascii="Times New Roman" w:eastAsia="Times New Roman" w:hAnsi="Times New Roman" w:cs="Times New Roman"/>
          <w:sz w:val="24"/>
          <w:szCs w:val="24"/>
          <w:lang w:eastAsia="es-CO"/>
        </w:rPr>
        <w:t xml:space="preserve">El primero venció en la </w:t>
      </w:r>
      <w:r w:rsidR="001712A1" w:rsidRPr="00F638CE">
        <w:rPr>
          <w:rFonts w:ascii="Times New Roman" w:eastAsia="Times New Roman" w:hAnsi="Times New Roman" w:cs="Times New Roman"/>
          <w:sz w:val="24"/>
          <w:szCs w:val="24"/>
          <w:lang w:eastAsia="es-CO"/>
        </w:rPr>
        <w:t xml:space="preserve">Batalla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 xml:space="preserve">Bomboná,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F638CE">
        <w:rPr>
          <w:rFonts w:ascii="Times New Roman" w:eastAsia="Times New Roman" w:hAnsi="Times New Roman" w:cs="Times New Roman"/>
          <w:sz w:val="24"/>
          <w:szCs w:val="24"/>
          <w:lang w:eastAsia="es-CO"/>
        </w:rPr>
        <w:t xml:space="preserve">Batalla </w:t>
      </w:r>
      <w:r w:rsidR="00197983" w:rsidRPr="00F638CE">
        <w:rPr>
          <w:rFonts w:ascii="Times New Roman" w:eastAsia="Times New Roman" w:hAnsi="Times New Roman" w:cs="Times New Roman"/>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8003DC" w:rsidP="0071708C">
            <w:pPr>
              <w:spacing w:line="285" w:lineRule="atLeast"/>
              <w:jc w:val="both"/>
              <w:rPr>
                <w:rFonts w:ascii="Times New Roman" w:eastAsia="Times New Roman" w:hAnsi="Times New Roman" w:cs="Times New Roman"/>
                <w:sz w:val="24"/>
                <w:szCs w:val="24"/>
                <w:lang w:eastAsia="es-CO"/>
              </w:rPr>
            </w:pPr>
            <w:hyperlink r:id="rId35"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2A637DBC" wp14:editId="45DB4E2B">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 a su vez aquella con la que se selló la libertad del continente. En 1830, tras las guerras de independencia,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71708C"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5" w:name="INDICE18"/>
      <w:bookmarkEnd w:id="5"/>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 La Independencia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50655F" w:rsidRPr="00F638CE">
        <w:rPr>
          <w:rFonts w:ascii="Times New Roman" w:eastAsia="Times New Roman" w:hAnsi="Times New Roman" w:cs="Times New Roman"/>
          <w:sz w:val="24"/>
          <w:szCs w:val="24"/>
          <w:lang w:eastAsia="es-CO"/>
        </w:rPr>
        <w:t xml:space="preserve"> independencia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de Perú, antes de disolverse, nombró dictador a Bolívar, y le concedió facultades ilimitadas para salvar el país. Retirado en Trujillo, el Libertador trabajó en la preparación de la nueva campaña: el 6 de agosto de 1824 derrotó en Junín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6" w:name="INDICE19"/>
      <w:bookmarkEnd w:id="6"/>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6A6D96" w:rsidP="00A935DD">
            <w:pPr>
              <w:rPr>
                <w:rFonts w:ascii="Times New Roman" w:hAnsi="Times New Roman" w:cs="Times New Roman"/>
                <w:sz w:val="24"/>
                <w:szCs w:val="24"/>
                <w:lang w:val="es-CO"/>
              </w:rPr>
            </w:pPr>
            <w:r w:rsidRPr="00F638CE">
              <w:rPr>
                <w:rFonts w:ascii="Times New Roman" w:hAnsi="Times New Roman" w:cs="Times New Roman"/>
                <w:color w:val="000000"/>
                <w:sz w:val="24"/>
                <w:szCs w:val="24"/>
                <w:lang w:val="es-CO"/>
              </w:rPr>
              <w:t>Viajeros</w:t>
            </w:r>
            <w:r w:rsidRPr="00F638CE">
              <w:rPr>
                <w:rFonts w:ascii="Times New Roman" w:hAnsi="Times New Roman" w:cs="Times New Roman"/>
                <w:sz w:val="24"/>
                <w:szCs w:val="24"/>
                <w:lang w:val="es-CO"/>
              </w:rPr>
              <w:t xml:space="preserve"> </w:t>
            </w:r>
          </w:p>
          <w:p w:rsidR="006A6D96" w:rsidRPr="00F638CE" w:rsidRDefault="008003DC" w:rsidP="00A935DD">
            <w:pPr>
              <w:rPr>
                <w:rStyle w:val="Hipervnculo"/>
                <w:rFonts w:ascii="Times New Roman" w:hAnsi="Times New Roman" w:cs="Times New Roman"/>
                <w:sz w:val="24"/>
                <w:szCs w:val="24"/>
              </w:rPr>
            </w:pPr>
            <w:hyperlink r:id="rId37" w:history="1">
              <w:r w:rsidR="006A6D96" w:rsidRPr="00F638CE">
                <w:rPr>
                  <w:rStyle w:val="Hipervnculo"/>
                  <w:rFonts w:ascii="Times New Roman" w:hAnsi="Times New Roman" w:cs="Times New Roman"/>
                  <w:sz w:val="24"/>
                  <w:szCs w:val="24"/>
                  <w:lang w:val="es-CO"/>
                </w:rPr>
                <w:t>http://www.viajeros.com/fotos/la-municipalidad-de-lima-capitulo-2/2754147?orden=usuario</w:t>
              </w:r>
            </w:hyperlink>
          </w:p>
          <w:p w:rsidR="006A6D96" w:rsidRPr="00F638CE" w:rsidRDefault="006A6D96" w:rsidP="00A935DD">
            <w:pPr>
              <w:rPr>
                <w:rStyle w:val="Hipervnculo"/>
                <w:rFonts w:ascii="Times New Roman" w:hAnsi="Times New Roman" w:cs="Times New Roman"/>
                <w:sz w:val="24"/>
                <w:szCs w:val="24"/>
              </w:rPr>
            </w:pPr>
          </w:p>
          <w:p w:rsidR="006A6D96" w:rsidRPr="00F638CE" w:rsidRDefault="006A6D96" w:rsidP="00A935DD">
            <w:pPr>
              <w:rPr>
                <w:rStyle w:val="Hipervnculo"/>
                <w:rFonts w:ascii="Times New Roman" w:hAnsi="Times New Roman" w:cs="Times New Roman"/>
                <w:color w:val="000000" w:themeColor="text1"/>
                <w:sz w:val="24"/>
                <w:szCs w:val="24"/>
                <w:u w:val="none"/>
              </w:rPr>
            </w:pPr>
            <w:proofErr w:type="spellStart"/>
            <w:r w:rsidRPr="00F638CE">
              <w:rPr>
                <w:rStyle w:val="Hipervnculo"/>
                <w:rFonts w:ascii="Times New Roman" w:hAnsi="Times New Roman" w:cs="Times New Roman"/>
                <w:color w:val="000000" w:themeColor="text1"/>
                <w:sz w:val="24"/>
                <w:szCs w:val="24"/>
                <w:u w:val="none"/>
              </w:rPr>
              <w:t>ó</w:t>
            </w:r>
            <w:proofErr w:type="spellEnd"/>
          </w:p>
          <w:p w:rsidR="006A6D96" w:rsidRPr="00F638CE" w:rsidRDefault="006A6D96" w:rsidP="00A935DD">
            <w:pPr>
              <w:rPr>
                <w:rStyle w:val="Hipervnculo"/>
                <w:rFonts w:ascii="Times New Roman" w:hAnsi="Times New Roman" w:cs="Times New Roman"/>
                <w:sz w:val="24"/>
                <w:szCs w:val="24"/>
              </w:rPr>
            </w:pPr>
          </w:p>
          <w:p w:rsidR="006A6D96" w:rsidRPr="00F638CE" w:rsidRDefault="006A6D96" w:rsidP="006A6D96">
            <w:pPr>
              <w:rPr>
                <w:rFonts w:ascii="Times New Roman" w:hAnsi="Times New Roman" w:cs="Times New Roman"/>
                <w:sz w:val="24"/>
                <w:szCs w:val="24"/>
              </w:rPr>
            </w:pPr>
            <w:r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09529C4B" wp14:editId="4142A676">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522B6C" w:rsidRPr="00F638CE" w:rsidRDefault="00522B6C" w:rsidP="00522B6C">
            <w:pPr>
              <w:shd w:val="clear" w:color="auto" w:fill="FFFFFF"/>
              <w:spacing w:before="240"/>
              <w:rPr>
                <w:rFonts w:ascii="Times New Roman" w:eastAsia="Times New Roman" w:hAnsi="Times New Roman" w:cs="Times New Roman"/>
                <w:color w:val="000000"/>
                <w:sz w:val="24"/>
                <w:szCs w:val="24"/>
                <w:lang w:eastAsia="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por Daniel Hernández, s. XIX (Museo de Arte, Lima, Perú).</w:t>
            </w:r>
          </w:p>
          <w:p w:rsidR="006A6D96" w:rsidRPr="00F638CE" w:rsidRDefault="006A6D96" w:rsidP="00A935DD">
            <w:pPr>
              <w:pStyle w:val="Sinespaciado"/>
              <w:jc w:val="both"/>
              <w:rPr>
                <w:rFonts w:ascii="Times New Roman" w:hAnsi="Times New Roman" w:cs="Times New Roman"/>
                <w:sz w:val="24"/>
                <w:szCs w:val="24"/>
                <w:lang w:val="es-CO"/>
              </w:rPr>
            </w:pP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A935DD">
            <w:pPr>
              <w:pStyle w:val="NormalWeb"/>
              <w:rPr>
                <w:b/>
                <w:bCs/>
                <w:highlight w:val="red"/>
              </w:rPr>
            </w:pPr>
            <w:r w:rsidRPr="00F638CE">
              <w:rPr>
                <w:color w:val="000000" w:themeColor="text1"/>
              </w:rPr>
              <w:t xml:space="preserve"> </w:t>
            </w:r>
            <w:r w:rsidRPr="00F638CE">
              <w:rPr>
                <w:lang w:val="es-ES_tradnl"/>
              </w:rPr>
              <w:t>Las batallas que definieron la Independencia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F638CE" w:rsidRDefault="00727F71" w:rsidP="00A935DD">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 </w:t>
            </w:r>
          </w:p>
          <w:p w:rsidR="00727F71" w:rsidRPr="00F638CE" w:rsidRDefault="00727F71" w:rsidP="00A935DD">
            <w:pPr>
              <w:spacing w:before="2" w:after="2"/>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Practica: Las batallas que definieron la Independencia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727F71">
            <w:pPr>
              <w:pStyle w:val="NormalWeb"/>
              <w:rPr>
                <w:b/>
                <w:bCs/>
                <w:highlight w:val="red"/>
              </w:rPr>
            </w:pPr>
            <w:r w:rsidRPr="00F638CE">
              <w:rPr>
                <w:color w:val="000000" w:themeColor="text1"/>
              </w:rPr>
              <w:t xml:space="preserve"> </w:t>
            </w:r>
            <w:r w:rsidRPr="00F638CE">
              <w:rPr>
                <w:lang w:val="es-ES_tradnl"/>
              </w:rPr>
              <w:t>Simón Bolívar y la independencia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F638CE" w:rsidRDefault="00727F71" w:rsidP="00727F71">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Refuerza tu aprendizaje: conoce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w:t>
      </w:r>
      <w:r w:rsidR="004D0C08" w:rsidRPr="00F638CE">
        <w:rPr>
          <w:rFonts w:ascii="Times New Roman" w:hAnsi="Times New Roman" w:cs="Times New Roman"/>
          <w:b/>
          <w:sz w:val="24"/>
          <w:szCs w:val="24"/>
        </w:rPr>
        <w:t>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independencia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39"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A20401" w:rsidRPr="00F638CE">
        <w:rPr>
          <w:rFonts w:ascii="Times New Roman" w:hAnsi="Times New Roman" w:cs="Times New Roman"/>
          <w:bCs/>
          <w:sz w:val="24"/>
          <w:szCs w:val="24"/>
        </w:rPr>
        <w:t xml:space="preserve"> las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Asamblea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El 9 de julio de julio de ese año se declaró la independencia.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A partir de aquel momento, la revolución empezó a seguir su recorrido en cabeza de José de San Mart</w:t>
      </w:r>
      <w:r w:rsidR="00C11C8A" w:rsidRPr="00F638CE">
        <w:rPr>
          <w:rFonts w:ascii="Times New Roman" w:hAnsi="Times New Roman" w:cs="Times New Roman"/>
          <w:bCs/>
          <w:sz w:val="24"/>
          <w:szCs w:val="24"/>
        </w:rPr>
        <w:t>í</w:t>
      </w:r>
      <w:r w:rsidRPr="00F638CE">
        <w:rPr>
          <w:rFonts w:ascii="Times New Roman" w:hAnsi="Times New Roman" w:cs="Times New Roman"/>
          <w:bCs/>
          <w:sz w:val="24"/>
          <w:szCs w:val="24"/>
        </w:rPr>
        <w:t>n, quien en 1818 declaró la independencia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CS_08_01_IMG10</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8003DC" w:rsidP="00A935DD">
            <w:pPr>
              <w:rPr>
                <w:rFonts w:ascii="Times New Roman" w:hAnsi="Times New Roman" w:cs="Times New Roman"/>
                <w:sz w:val="24"/>
                <w:szCs w:val="24"/>
                <w:lang w:val="en-US"/>
              </w:rPr>
            </w:pPr>
            <w:hyperlink r:id="rId40"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34F8E611" wp14:editId="4B9EF4EA">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A56501" w:rsidRPr="00F638CE" w:rsidRDefault="00B41314" w:rsidP="00A935DD">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El 28 de julio de 1821, José de San Martín proclamó la independencia del Perú, aunque esta se hizo realidad con el triunfo del ejército de Bolívar en la batalla de Junín y del ejército de Sucre, en la Batalla de Ayacucho.  San Martín había sido una figura clave en los procesos de independencia de los países de sur, como Chile y Argentina.</w:t>
            </w:r>
          </w:p>
        </w:tc>
      </w:tr>
    </w:tbl>
    <w:p w:rsidR="00247C86" w:rsidRPr="00F638CE" w:rsidRDefault="00A56501" w:rsidP="00A56501">
      <w:pPr>
        <w:pStyle w:val="NormalWeb"/>
        <w:rPr>
          <w:b/>
          <w:bCs/>
        </w:rPr>
      </w:pPr>
      <w:r w:rsidRPr="00F638CE">
        <w:t xml:space="preserve"> </w:t>
      </w:r>
      <w:r w:rsidR="006A28C1" w:rsidRPr="00F638CE">
        <w:t xml:space="preserve"> </w:t>
      </w: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En Portugal, la invasión napoleónica a España fue el detonante del proceso de independencia de Brasil. Sin embargo la manera c</w:t>
      </w:r>
      <w:r w:rsidR="00BE19F3" w:rsidRPr="00F638CE">
        <w:rPr>
          <w:rFonts w:ascii="Times New Roman" w:hAnsi="Times New Roman" w:cs="Times New Roman"/>
          <w:color w:val="000000" w:themeColor="text1"/>
          <w:sz w:val="24"/>
          <w:szCs w:val="24"/>
          <w:shd w:val="clear" w:color="auto" w:fill="FFFFFF"/>
        </w:rPr>
        <w:t>ó</w:t>
      </w:r>
      <w:r w:rsidRPr="00F638CE">
        <w:rPr>
          <w:rFonts w:ascii="Times New Roman" w:hAnsi="Times New Roman" w:cs="Times New Roman"/>
          <w:color w:val="000000" w:themeColor="text1"/>
          <w:sz w:val="24"/>
          <w:szCs w:val="24"/>
          <w:shd w:val="clear" w:color="auto" w:fill="FFFFFF"/>
        </w:rPr>
        <w:t xml:space="preserve">mo </w:t>
      </w:r>
      <w:proofErr w:type="gramStart"/>
      <w:r w:rsidRPr="00F638CE">
        <w:rPr>
          <w:rFonts w:ascii="Times New Roman" w:hAnsi="Times New Roman" w:cs="Times New Roman"/>
          <w:color w:val="000000" w:themeColor="text1"/>
          <w:sz w:val="24"/>
          <w:szCs w:val="24"/>
          <w:shd w:val="clear" w:color="auto" w:fill="FFFFFF"/>
        </w:rPr>
        <w:t>ocurrieron</w:t>
      </w:r>
      <w:proofErr w:type="gramEnd"/>
      <w:r w:rsidRPr="00F638CE">
        <w:rPr>
          <w:rFonts w:ascii="Times New Roman" w:hAnsi="Times New Roman" w:cs="Times New Roman"/>
          <w:color w:val="000000" w:themeColor="text1"/>
          <w:sz w:val="24"/>
          <w:szCs w:val="24"/>
          <w:shd w:val="clear" w:color="auto" w:fill="FFFFFF"/>
        </w:rPr>
        <w:t xml:space="preserve"> los hechos, hace que sea 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Una vez se tuvo noticia de la llegada del emperador Napoleón a España, la Corte portuguesa, encabezada por el rey Juan VI (dinastía Braganza),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En 1831, Pedro I,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regencia tripartita provisional.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w:t>
      </w:r>
      <w:r w:rsidRPr="00F638CE">
        <w:rPr>
          <w:rFonts w:ascii="Times New Roman" w:hAnsi="Times New Roman" w:cs="Times New Roman"/>
          <w:color w:val="000000" w:themeColor="text1"/>
          <w:sz w:val="24"/>
          <w:szCs w:val="24"/>
          <w:shd w:val="clear" w:color="auto" w:fill="FFFFFF"/>
        </w:rPr>
        <w:lastRenderedPageBreak/>
        <w:t xml:space="preserve">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3C1269" w:rsidRPr="00F638CE" w:rsidRDefault="003C1269" w:rsidP="00E420FF">
            <w:pPr>
              <w:pStyle w:val="NormalWeb"/>
              <w:rPr>
                <w:b/>
                <w:bCs/>
                <w:highlight w:val="red"/>
              </w:rPr>
            </w:pPr>
            <w:r w:rsidRPr="00F638CE">
              <w:rPr>
                <w:lang w:val="es-ES_tradnl"/>
              </w:rPr>
              <w:t>Encuentra el hecho o el personaje</w:t>
            </w:r>
            <w:r w:rsidR="00E420FF" w:rsidRPr="00F638CE">
              <w:rPr>
                <w:lang w:val="es-ES_tradnl"/>
              </w:rPr>
              <w:t xml:space="preserve"> de la Independencia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E420FF" w:rsidP="00F9318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Practica: </w:t>
            </w:r>
            <w:r w:rsidR="003C1269"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003C1269" w:rsidRPr="00F638CE">
              <w:rPr>
                <w:rFonts w:ascii="Times New Roman" w:hAnsi="Times New Roman" w:cs="Times New Roman"/>
                <w:sz w:val="24"/>
                <w:szCs w:val="24"/>
                <w:lang w:val="es-ES_tradnl"/>
              </w:rPr>
              <w:t>hechos y personajes de la Independencia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databa de 1811, realizaría la primera etapa de su emancipación en 1821, dentro de la órbita mexicana, y la completaría en 1824, al separarse de México la federación de las Provincias Unidas de Centro</w:t>
      </w:r>
      <w:r w:rsidR="00D01FBA" w:rsidRPr="00F638CE">
        <w:t>a</w:t>
      </w:r>
      <w:r w:rsidRPr="00F638CE">
        <w:t xml:space="preserve">mérica. La fase siguiente de la liberación del colonialismo no se produciría hasta fines del siglo </w:t>
      </w:r>
      <w:r w:rsidRPr="00F638CE">
        <w:rPr>
          <w:rStyle w:val="siglo"/>
        </w:rPr>
        <w:t>XIX</w:t>
      </w:r>
      <w:r w:rsidRPr="00F638CE">
        <w:t>, con la independencia de Cuba.</w:t>
      </w:r>
    </w:p>
    <w:p w:rsidR="006676B5" w:rsidRPr="00F638CE" w:rsidRDefault="006676B5" w:rsidP="006676B5">
      <w:pPr>
        <w:pStyle w:val="NormalWeb"/>
      </w:pPr>
      <w:r w:rsidRPr="00F638CE">
        <w:t xml:space="preserve">   </w:t>
      </w:r>
    </w:p>
    <w:p w:rsidR="00606B40" w:rsidRPr="00F638CE" w:rsidRDefault="004F50D6" w:rsidP="0004031A">
      <w:pPr>
        <w:pStyle w:val="NormalWeb"/>
        <w:rPr>
          <w:b/>
        </w:rPr>
      </w:pPr>
      <w:r w:rsidRPr="00F638CE">
        <w:rPr>
          <w:highlight w:val="yellow"/>
        </w:rPr>
        <w:t>[SECCIÓN 3]</w:t>
      </w:r>
      <w:r w:rsidRPr="00F638CE">
        <w:rPr>
          <w:b/>
        </w:rPr>
        <w:t xml:space="preserve">  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la conspiración de Querétaro,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Miguel Hidalgo invitó desde su iglesia a la sub</w:t>
      </w:r>
      <w:r w:rsidR="00DB09BC" w:rsidRPr="00F638CE">
        <w:t>le</w:t>
      </w:r>
      <w:r w:rsidR="00EB3E61" w:rsidRPr="00F638CE">
        <w:t>vación con lo que se con</w:t>
      </w:r>
      <w:r w:rsidR="006224BE" w:rsidRPr="00F638CE">
        <w:t xml:space="preserve">oció </w:t>
      </w:r>
      <w:r w:rsidRPr="00F638CE">
        <w:t>como “E</w:t>
      </w:r>
      <w:r w:rsidR="006224BE" w:rsidRPr="00F638CE">
        <w:t>l Grito de Dolores</w:t>
      </w:r>
      <w:r w:rsidRPr="00F638CE">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CS_08_02_IMG11</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de la Independencia de México.  </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2C268D93" wp14:editId="5E120EB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w:t>
            </w:r>
            <w:proofErr w:type="spellStart"/>
            <w:r w:rsidRPr="00F638CE">
              <w:rPr>
                <w:color w:val="000000"/>
              </w:rPr>
              <w:t>O'Gorman</w:t>
            </w:r>
            <w:proofErr w:type="spellEnd"/>
            <w:r w:rsidRPr="00F638CE">
              <w:rPr>
                <w:color w:val="000000"/>
              </w:rPr>
              <w:t xml:space="preserve">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t>Después de la ejecución de Hidalgo, José María Morelos asumió la dirección de la rebelión.  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 xml:space="preserve">1820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3"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Agustín de Iturbide, </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unió de manera inesperada para lograr el triunfo definitivo. En 1821, tras mar</w:t>
      </w:r>
      <w:r w:rsidR="009868C9" w:rsidRPr="00F638CE">
        <w:t>c</w:t>
      </w:r>
      <w:r w:rsidR="00A71F33" w:rsidRPr="00F638CE">
        <w:t>har victorioso en la ciudad de M</w:t>
      </w:r>
      <w:r w:rsidR="009868C9" w:rsidRPr="00F638CE">
        <w:t>é</w:t>
      </w:r>
      <w:r w:rsidR="00A71F33" w:rsidRPr="00F638CE">
        <w:t xml:space="preserve">xico 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1020E8">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CS_08_02_IMG12</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lastRenderedPageBreak/>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lastRenderedPageBreak/>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8003DC" w:rsidP="00A935DD">
            <w:pPr>
              <w:rPr>
                <w:rFonts w:ascii="Times New Roman" w:hAnsi="Times New Roman" w:cs="Times New Roman"/>
                <w:color w:val="000000"/>
                <w:sz w:val="24"/>
                <w:szCs w:val="24"/>
                <w:lang w:val="en-US"/>
              </w:rPr>
            </w:pPr>
            <w:hyperlink r:id="rId44"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lastRenderedPageBreak/>
              <w:drawing>
                <wp:inline distT="0" distB="0" distL="0" distR="0" wp14:anchorId="75CAE21C" wp14:editId="03513A65">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020E8" w:rsidRPr="00F638CE" w:rsidRDefault="001020E8" w:rsidP="004A348D">
            <w:pPr>
              <w:pStyle w:val="NormalWeb"/>
            </w:pPr>
            <w:r w:rsidRPr="00F638CE">
              <w:rPr>
                <w:color w:val="000000"/>
              </w:rPr>
              <w:t xml:space="preserve">Agustín de Iturbide y el virrey </w:t>
            </w:r>
            <w:proofErr w:type="spellStart"/>
            <w:r w:rsidRPr="00F638CE">
              <w:rPr>
                <w:color w:val="000000"/>
              </w:rPr>
              <w:t>O'Donojú</w:t>
            </w:r>
            <w:proofErr w:type="spellEnd"/>
            <w:r w:rsidRPr="00F638CE">
              <w:rPr>
                <w:color w:val="000000"/>
              </w:rPr>
              <w:t xml:space="preserve"> pactando la independencia de 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Plan de Iguala, también conocido como </w:t>
            </w:r>
            <w:r w:rsidRPr="00F638CE">
              <w:rPr>
                <w:b/>
                <w:bCs/>
                <w:lang w:val="es-ES"/>
              </w:rPr>
              <w:t>Plan de las tres garantías para la independencia de la América Septentrional</w:t>
            </w:r>
            <w:r w:rsidRPr="00F638CE">
              <w:rPr>
                <w:bCs/>
                <w:lang w:val="es-ES"/>
              </w:rPr>
              <w:t>. Se basó en estos pilares:</w:t>
            </w:r>
            <w:r w:rsidRPr="00F638CE">
              <w:rPr>
                <w:b/>
                <w:bCs/>
                <w:lang w:val="es-ES"/>
              </w:rPr>
              <w:t xml:space="preserve">  </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Pr="00F638CE">
              <w:rPr>
                <w:rFonts w:ascii="Times New Roman" w:hAnsi="Times New Roman" w:cs="Times New Roman"/>
                <w:b/>
                <w:bCs/>
                <w:sz w:val="24"/>
                <w:szCs w:val="24"/>
              </w:rPr>
              <w:t>eclaración de la independencia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los centroamericanos</w:t>
      </w:r>
      <w:proofErr w:type="gramEnd"/>
      <w:r w:rsidR="009915D0" w:rsidRPr="00F638CE">
        <w:rPr>
          <w:bCs/>
        </w:rPr>
        <w:t xml:space="preserve"> ideas de autogobierno.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Influencia de la independencia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lastRenderedPageBreak/>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independencia el 15 de septiembre de 1821. </w:t>
            </w:r>
          </w:p>
          <w:p w:rsidR="001020E8" w:rsidRPr="00F638CE" w:rsidRDefault="001020E8" w:rsidP="00A935DD">
            <w:pPr>
              <w:pStyle w:val="NormalWeb"/>
              <w:rPr>
                <w:bCs/>
              </w:rPr>
            </w:pPr>
            <w:r w:rsidRPr="00F638CE">
              <w:rPr>
                <w:bCs/>
              </w:rPr>
              <w:t xml:space="preserve">El espíritu autonomista y secesionista que existía en Centroamérica complicó el panorama. Cada uno de los países pasó a discutir si se anexaba a México.  </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6732B" w:rsidRPr="00F638CE" w:rsidRDefault="0096732B" w:rsidP="008003DC">
            <w:pPr>
              <w:pStyle w:val="NormalWeb"/>
              <w:rPr>
                <w:b/>
                <w:bCs/>
                <w:highlight w:val="red"/>
              </w:rPr>
            </w:pPr>
            <w:r w:rsidRPr="00F638CE">
              <w:rPr>
                <w:color w:val="000000" w:themeColor="text1"/>
              </w:rPr>
              <w:t xml:space="preserve"> </w:t>
            </w:r>
            <w:r w:rsidRPr="00F638CE">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Practica: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t>[SECCIÓN 3]</w:t>
      </w:r>
      <w:r w:rsidRPr="00F638CE">
        <w:rPr>
          <w:b/>
        </w:rPr>
        <w:t xml:space="preserve">  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septiembre de 1821 se declaró la independencia de España, a la que siguió la unión a 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BB1A7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CS_08_02_IMG13</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BB1A7B">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Independencia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8003DC" w:rsidP="00A935DD">
            <w:pPr>
              <w:rPr>
                <w:rFonts w:ascii="Times New Roman" w:hAnsi="Times New Roman" w:cs="Times New Roman"/>
                <w:color w:val="000000"/>
                <w:sz w:val="24"/>
                <w:szCs w:val="24"/>
                <w:lang w:val="es-CO"/>
              </w:rPr>
            </w:pPr>
            <w:hyperlink r:id="rId46"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5E39EFA9" wp14:editId="6FABFE5C">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BB1A7B" w:rsidRPr="00F638CE" w:rsidRDefault="00BB1A7B" w:rsidP="00BB1A7B">
            <w:pPr>
              <w:jc w:val="both"/>
              <w:rPr>
                <w:rFonts w:ascii="Times New Roman" w:hAnsi="Times New Roman" w:cs="Times New Roman"/>
                <w:color w:val="000000"/>
                <w:sz w:val="24"/>
                <w:szCs w:val="24"/>
                <w:lang w:val="es-CO"/>
              </w:rPr>
            </w:pPr>
            <w:r w:rsidRPr="00F638CE">
              <w:rPr>
                <w:rFonts w:ascii="Times New Roman" w:hAnsi="Times New Roman" w:cs="Times New Roman"/>
                <w:sz w:val="24"/>
                <w:szCs w:val="24"/>
              </w:rPr>
              <w:t xml:space="preserve">Primer grito de independencia, Luis Vergara Ahumada. </w:t>
            </w:r>
            <w:r w:rsidRPr="00F638CE">
              <w:rPr>
                <w:rFonts w:ascii="Times New Roman" w:hAnsi="Times New Roman" w:cs="Times New Roman"/>
                <w:color w:val="000000"/>
                <w:sz w:val="24"/>
                <w:szCs w:val="24"/>
                <w:lang w:val="es-CO"/>
              </w:rPr>
              <w:t>El Primer Grito de Independencia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 xml:space="preserve">  En el año 1823 se formaron las Provincias Unidas de Centro</w:t>
            </w:r>
            <w:r w:rsidR="00E6019D" w:rsidRPr="00F638CE">
              <w:t>a</w:t>
            </w:r>
            <w:r w:rsidRPr="00F638CE">
              <w:t>mérica, integrada</w:t>
            </w:r>
            <w:r w:rsidR="00E6019D" w:rsidRPr="00F638CE">
              <w:t>s</w:t>
            </w:r>
            <w:r w:rsidRPr="00F638CE">
              <w:t xml:space="preserve"> por las 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Pr="00F638CE">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Pr="00F638CE">
        <w:rPr>
          <w:color w:val="000000" w:themeColor="text1"/>
        </w:rPr>
        <w:t xml:space="preserve">por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D1310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_IMG14</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8003DC" w:rsidP="00363774">
            <w:pPr>
              <w:rPr>
                <w:rFonts w:ascii="Times New Roman" w:hAnsi="Times New Roman" w:cs="Times New Roman"/>
                <w:color w:val="000000"/>
                <w:sz w:val="24"/>
                <w:szCs w:val="24"/>
                <w:lang w:val="es-CO"/>
              </w:rPr>
            </w:pPr>
            <w:hyperlink r:id="rId48"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8003DC" w:rsidP="00363774">
            <w:pPr>
              <w:rPr>
                <w:rFonts w:ascii="Times New Roman" w:hAnsi="Times New Roman" w:cs="Times New Roman"/>
                <w:color w:val="000000"/>
                <w:sz w:val="24"/>
                <w:szCs w:val="24"/>
                <w:lang w:val="en-US"/>
              </w:rPr>
            </w:pPr>
            <w:hyperlink r:id="rId49"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344A09B5" wp14:editId="17632904">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 xml:space="preserve">Mapa de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A18AB" w:rsidRPr="00F638CE">
        <w:rPr>
          <w:color w:val="000000" w:themeColor="text1"/>
        </w:rPr>
        <w:t xml:space="preserve">n el proceso de independencia,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independencia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DA18AB" w:rsidRPr="00F638CE">
        <w:rPr>
          <w:b/>
          <w:color w:val="000000" w:themeColor="text1"/>
        </w:rPr>
        <w:t xml:space="preserve"> </w:t>
      </w:r>
      <w:r w:rsidR="00364DFC" w:rsidRPr="00F638CE">
        <w:rPr>
          <w:b/>
          <w:i/>
          <w:color w:val="000000" w:themeColor="text1"/>
        </w:rPr>
        <w:t xml:space="preserve">Federación de las </w:t>
      </w:r>
      <w:r w:rsidR="00DA18AB" w:rsidRPr="00F638CE">
        <w:rPr>
          <w:rStyle w:val="oblique1"/>
          <w:b/>
          <w:color w:val="000000" w:themeColor="text1"/>
        </w:rPr>
        <w:t xml:space="preserve">Provincias Unidas </w:t>
      </w:r>
      <w:r w:rsidR="00631416" w:rsidRPr="00F638CE">
        <w:rPr>
          <w:rStyle w:val="oblique1"/>
          <w:b/>
          <w:color w:val="000000" w:themeColor="text1"/>
        </w:rPr>
        <w:t>de Centro</w:t>
      </w:r>
      <w:r w:rsidR="00EE5327" w:rsidRPr="00F638CE">
        <w:rPr>
          <w:rStyle w:val="oblique1"/>
          <w:b/>
          <w:color w:val="000000" w:themeColor="text1"/>
        </w:rPr>
        <w:t>a</w:t>
      </w:r>
      <w:r w:rsidR="00631416" w:rsidRPr="00F638CE">
        <w:rPr>
          <w:rStyle w:val="oblique1"/>
          <w:b/>
          <w:color w:val="000000" w:themeColor="text1"/>
        </w:rPr>
        <w:t>mérica</w:t>
      </w:r>
      <w:r w:rsidR="00364DFC" w:rsidRPr="00F638CE">
        <w:rPr>
          <w:color w:val="000000" w:themeColor="text1"/>
        </w:rPr>
        <w:t xml:space="preserve"> (1824).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Pr="00F638CE">
        <w:rPr>
          <w:b/>
        </w:rPr>
        <w:t xml:space="preserve">  2.4.4  </w:t>
      </w:r>
      <w:r w:rsidR="001B1F22" w:rsidRPr="00F638CE">
        <w:rPr>
          <w:b/>
          <w:bCs/>
        </w:rPr>
        <w:t>Honduras</w:t>
      </w:r>
    </w:p>
    <w:p w:rsidR="00364DFC" w:rsidRPr="00F638CE" w:rsidRDefault="00DA18AB" w:rsidP="0004031A">
      <w:pPr>
        <w:pStyle w:val="NormalWeb"/>
      </w:pPr>
      <w:r w:rsidRPr="00F638CE">
        <w:t>Entre los próceres hondureños de la independencia centroamericana</w:t>
      </w:r>
      <w:r w:rsidR="00364DFC" w:rsidRPr="00F638CE">
        <w:t xml:space="preserve"> figuran el liberal Francisco Morazán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independencia del país. Tras la declaración de la independencia (1821), Honduras pasó a formar parte del Imperio mexicano (1822-1823) y </w:t>
      </w:r>
      <w:r w:rsidR="004F1BDF" w:rsidRPr="00F638CE">
        <w:t>luego</w:t>
      </w:r>
      <w:r w:rsidRPr="00F638CE">
        <w:t xml:space="preserve"> se integró en la </w:t>
      </w:r>
      <w:r w:rsidR="004F1BDF" w:rsidRPr="00F638CE">
        <w:rPr>
          <w:rStyle w:val="oblique1"/>
        </w:rPr>
        <w:t>Federación de P</w:t>
      </w:r>
      <w:r w:rsidRPr="00F638CE">
        <w:rPr>
          <w:rStyle w:val="oblique1"/>
        </w:rPr>
        <w:t>rovincias Unidas de Centro</w:t>
      </w:r>
      <w:r w:rsidR="00EE5327" w:rsidRPr="00F638CE">
        <w:rPr>
          <w:rStyle w:val="oblique1"/>
        </w:rPr>
        <w:t>a</w:t>
      </w:r>
      <w:r w:rsidRPr="00F638CE">
        <w:rPr>
          <w:rStyle w:val="oblique1"/>
        </w:rPr>
        <w:t>mérica</w:t>
      </w:r>
      <w:r w:rsidR="004F1BDF" w:rsidRPr="00F638CE">
        <w:t xml:space="preserve"> (1823).</w:t>
      </w:r>
    </w:p>
    <w:p w:rsidR="006D3B38" w:rsidRPr="00F638CE" w:rsidRDefault="00DA18AB" w:rsidP="0004031A">
      <w:pPr>
        <w:pStyle w:val="NormalWeb"/>
      </w:pPr>
      <w:r w:rsidRPr="00F638CE">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Posteriormente, las disputas territoriales entre Honduras y sus vecinos imposibilitaron la consolidación de otro intento federativo, 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rPr>
        <w:t xml:space="preserve"> </w:t>
      </w:r>
    </w:p>
    <w:p w:rsidR="00DA18AB" w:rsidRPr="00F638CE" w:rsidRDefault="00702D5E" w:rsidP="0004031A">
      <w:pPr>
        <w:pStyle w:val="NormalWeb"/>
        <w:rPr>
          <w:b/>
        </w:rPr>
      </w:pPr>
      <w:r w:rsidRPr="00F638CE">
        <w:rPr>
          <w:b/>
          <w:highlight w:val="yellow"/>
        </w:rPr>
        <w:t>[SECCIÓN 3]</w:t>
      </w:r>
      <w:r w:rsidRPr="00F638CE">
        <w:rPr>
          <w:b/>
        </w:rPr>
        <w:t xml:space="preserve">  2.4.5  </w:t>
      </w:r>
      <w:r w:rsidR="005C26EF" w:rsidRPr="00F638CE">
        <w:rPr>
          <w:b/>
        </w:rPr>
        <w:t>La independencia de Costa Rica</w:t>
      </w:r>
    </w:p>
    <w:p w:rsidR="008954BB" w:rsidRPr="00F638CE" w:rsidRDefault="00DA18AB" w:rsidP="0004031A">
      <w:pPr>
        <w:pStyle w:val="NormalWeb"/>
      </w:pPr>
      <w:r w:rsidRPr="00F638CE">
        <w:t>La independencia de Guatemala repercutió en Costa Rica. A instancias del cabildo de San José, que propuso una Ju</w:t>
      </w:r>
      <w:r w:rsidR="007E6672" w:rsidRPr="00F638CE">
        <w:t>nta de Gobierno (octubre</w:t>
      </w:r>
      <w:r w:rsidR="00803EAE" w:rsidRPr="00F638CE">
        <w:t xml:space="preserve"> de</w:t>
      </w:r>
      <w:r w:rsidR="007E6672" w:rsidRPr="00F638CE">
        <w:t xml:space="preserve"> 1821) </w:t>
      </w:r>
      <w:r w:rsidR="00803EAE" w:rsidRPr="00F638CE">
        <w:t xml:space="preserve">y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 xml:space="preserve">Costa Rica en el Imperio mexicano y los republicanos partidarios de integrarse en la Gran Colombia.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1823), estableció la capitalidad de San José y la participación en la Federación de las Provincias Unidas de Cent</w:t>
      </w:r>
      <w:r w:rsidR="00150B57" w:rsidRPr="00F638CE">
        <w:t>roa</w:t>
      </w:r>
      <w:r w:rsidRPr="00F638CE">
        <w:t xml:space="preserve">mérica.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B918F1">
            <w:pPr>
              <w:pStyle w:val="NormalWeb"/>
              <w:rPr>
                <w:color w:val="000000" w:themeColor="text1"/>
              </w:rPr>
            </w:pPr>
            <w:r w:rsidRPr="00F638CE">
              <w:lastRenderedPageBreak/>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independencia 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0" w:type="auto"/>
        <w:tblLook w:val="04A0" w:firstRow="1" w:lastRow="0" w:firstColumn="1" w:lastColumn="0" w:noHBand="0" w:noVBand="1"/>
      </w:tblPr>
      <w:tblGrid>
        <w:gridCol w:w="2518"/>
        <w:gridCol w:w="6536"/>
      </w:tblGrid>
      <w:tr w:rsidR="00BF61BD" w:rsidRPr="00F638CE" w:rsidTr="008003DC">
        <w:tc>
          <w:tcPr>
            <w:tcW w:w="9054" w:type="dxa"/>
            <w:gridSpan w:val="2"/>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BF61BD" w:rsidRPr="00F638CE" w:rsidRDefault="00BF61BD" w:rsidP="008003DC">
            <w:pPr>
              <w:pStyle w:val="NormalWeb"/>
              <w:rPr>
                <w:b/>
                <w:bCs/>
                <w:highlight w:val="red"/>
              </w:rPr>
            </w:pPr>
            <w:r w:rsidRPr="00F638CE">
              <w:rPr>
                <w:lang w:val="es-ES_tradnl"/>
              </w:rPr>
              <w:t>Practica: La independencia de Centroamérica</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del a independencia de Centroamérica</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2.4  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8003DC">
            <w:pPr>
              <w:pStyle w:val="NormalWeb"/>
              <w:rPr>
                <w:b/>
                <w:bCs/>
                <w:highlight w:val="red"/>
              </w:rPr>
            </w:pPr>
            <w:r w:rsidRPr="00F638CE">
              <w:rPr>
                <w:lang w:val="es-ES_tradnl"/>
              </w:rPr>
              <w:t>Refuerza tu aprendizaje: la independencia 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comprender aspectos de la independencia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1024A7" w:rsidP="00106292">
      <w:pPr>
        <w:rPr>
          <w:rFonts w:ascii="Times New Roman" w:hAnsi="Times New Roman" w:cs="Times New Roman"/>
          <w:sz w:val="24"/>
          <w:szCs w:val="24"/>
        </w:rPr>
      </w:pPr>
      <w:r w:rsidRPr="00F638CE">
        <w:rPr>
          <w:rFonts w:ascii="Times New Roman" w:hAnsi="Times New Roman" w:cs="Times New Roman"/>
          <w:sz w:val="24"/>
          <w:szCs w:val="24"/>
        </w:rPr>
        <w:t xml:space="preserve">Una vez triunfó el proceso de Independencia en el continente americano, vino el intento de construir las </w:t>
      </w:r>
      <w:r w:rsidRPr="00F638CE">
        <w:rPr>
          <w:rFonts w:ascii="Times New Roman" w:hAnsi="Times New Roman" w:cs="Times New Roman"/>
          <w:b/>
          <w:sz w:val="24"/>
          <w:szCs w:val="24"/>
        </w:rPr>
        <w:t>repúblicas</w:t>
      </w:r>
      <w:r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La d</w:t>
      </w:r>
      <w:r w:rsidR="00106292" w:rsidRPr="00F638CE">
        <w:rPr>
          <w:rFonts w:ascii="Times New Roman" w:hAnsi="Times New Roman" w:cs="Times New Roman"/>
          <w:b/>
          <w:sz w:val="24"/>
          <w:szCs w:val="24"/>
        </w:rPr>
        <w:t>iversidad étnica y social:</w:t>
      </w:r>
      <w:r w:rsidR="00106292" w:rsidRPr="00F638CE">
        <w:rPr>
          <w:rFonts w:ascii="Times New Roman" w:hAnsi="Times New Roman" w:cs="Times New Roman"/>
          <w:sz w:val="24"/>
          <w:szCs w:val="24"/>
        </w:rPr>
        <w:t xml:space="preserve"> en unos países predominaba la población indígena, en otros</w:t>
      </w:r>
      <w:r w:rsidR="00890297" w:rsidRPr="00F638CE">
        <w:rPr>
          <w:rFonts w:ascii="Times New Roman" w:hAnsi="Times New Roman" w:cs="Times New Roman"/>
          <w:sz w:val="24"/>
          <w:szCs w:val="24"/>
        </w:rPr>
        <w:t>,</w:t>
      </w:r>
      <w:r w:rsidR="00106292" w:rsidRPr="00F638CE">
        <w:rPr>
          <w:rFonts w:ascii="Times New Roman" w:hAnsi="Times New Roman" w:cs="Times New Roman"/>
          <w:sz w:val="24"/>
          <w:szCs w:val="24"/>
        </w:rPr>
        <w:t xml:space="preserve"> la población mestiza. Así mismo, las </w:t>
      </w:r>
      <w:r w:rsidR="00890297" w:rsidRPr="00F638CE">
        <w:rPr>
          <w:rFonts w:ascii="Times New Roman" w:hAnsi="Times New Roman" w:cs="Times New Roman"/>
          <w:sz w:val="24"/>
          <w:szCs w:val="24"/>
        </w:rPr>
        <w:t xml:space="preserve">élites </w:t>
      </w:r>
      <w:r w:rsidR="00106292" w:rsidRPr="00F638CE">
        <w:rPr>
          <w:rFonts w:ascii="Times New Roman" w:hAnsi="Times New Roman" w:cs="Times New Roman"/>
          <w:sz w:val="24"/>
          <w:szCs w:val="24"/>
        </w:rPr>
        <w:t xml:space="preserve">criollas tenían una cultura muy distinta a la de las clases bajas y con el triunfo de la independencia el poder terminó quedando en las élites. La dificultad consistió en conciliar el pensamiento liberal y la discriminación racial. </w:t>
      </w:r>
    </w:p>
    <w:p w:rsidR="001C62FA" w:rsidRPr="00F638CE" w:rsidRDefault="001C62FA" w:rsidP="001C62FA">
      <w:pPr>
        <w:pStyle w:val="Prrafodelista"/>
        <w:rPr>
          <w:rFonts w:ascii="Times New Roman" w:hAnsi="Times New Roman" w:cs="Times New Roman"/>
          <w:sz w:val="24"/>
          <w:szCs w:val="24"/>
        </w:rPr>
      </w:pPr>
    </w:p>
    <w:p w:rsidR="003D09BC" w:rsidRPr="00F638CE" w:rsidRDefault="00E16526"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lastRenderedPageBreak/>
        <w:t>Diversidad geográfica y económica:</w:t>
      </w:r>
      <w:r w:rsidRPr="00F638CE">
        <w:rPr>
          <w:rFonts w:ascii="Times New Roman" w:hAnsi="Times New Roman" w:cs="Times New Roman"/>
          <w:sz w:val="24"/>
          <w:szCs w:val="24"/>
        </w:rPr>
        <w:t xml:space="preserve"> el relieve de nuestro territorio tuvo una importante influencia en el destino económico. </w:t>
      </w:r>
      <w:r w:rsidR="00D076C7" w:rsidRPr="00F638CE">
        <w:rPr>
          <w:rFonts w:ascii="Times New Roman" w:hAnsi="Times New Roman" w:cs="Times New Roman"/>
          <w:sz w:val="24"/>
          <w:szCs w:val="24"/>
        </w:rPr>
        <w:t>Algunos países que tenían costas</w:t>
      </w:r>
      <w:r w:rsidR="0002521E" w:rsidRPr="00F638CE">
        <w:rPr>
          <w:rFonts w:ascii="Times New Roman" w:hAnsi="Times New Roman" w:cs="Times New Roman"/>
          <w:sz w:val="24"/>
          <w:szCs w:val="24"/>
        </w:rPr>
        <w:t>,</w:t>
      </w:r>
      <w:r w:rsidR="00D076C7" w:rsidRPr="00F638CE">
        <w:rPr>
          <w:rFonts w:ascii="Times New Roman" w:hAnsi="Times New Roman" w:cs="Times New Roman"/>
          <w:sz w:val="24"/>
          <w:szCs w:val="24"/>
        </w:rPr>
        <w:t xml:space="preserve"> y </w:t>
      </w:r>
      <w:r w:rsidR="00890297" w:rsidRPr="00F638CE">
        <w:rPr>
          <w:rFonts w:ascii="Times New Roman" w:hAnsi="Times New Roman" w:cs="Times New Roman"/>
          <w:sz w:val="24"/>
          <w:szCs w:val="24"/>
        </w:rPr>
        <w:t xml:space="preserve">que </w:t>
      </w:r>
      <w:r w:rsidR="00D076C7" w:rsidRPr="00F638CE">
        <w:rPr>
          <w:rFonts w:ascii="Times New Roman" w:hAnsi="Times New Roman" w:cs="Times New Roman"/>
          <w:sz w:val="24"/>
          <w:szCs w:val="24"/>
        </w:rPr>
        <w:t xml:space="preserve">desde la Colonia comerciaban </w:t>
      </w:r>
      <w:r w:rsidR="00890297" w:rsidRPr="00F638CE">
        <w:rPr>
          <w:rFonts w:ascii="Times New Roman" w:hAnsi="Times New Roman" w:cs="Times New Roman"/>
          <w:sz w:val="24"/>
          <w:szCs w:val="24"/>
        </w:rPr>
        <w:t xml:space="preserve">con </w:t>
      </w:r>
      <w:r w:rsidR="00D076C7" w:rsidRPr="00F638CE">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1C62FA">
      <w:pPr>
        <w:pStyle w:val="Prrafodelista"/>
        <w:rPr>
          <w:rFonts w:ascii="Times New Roman" w:hAnsi="Times New Roman" w:cs="Times New Roman"/>
          <w:sz w:val="24"/>
          <w:szCs w:val="24"/>
        </w:rPr>
      </w:pPr>
    </w:p>
    <w:p w:rsidR="00D076C7" w:rsidRPr="00F638CE" w:rsidRDefault="00D076C7"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Las ideas liberales </w:t>
      </w:r>
      <w:r w:rsidR="0002521E" w:rsidRPr="00F638CE">
        <w:rPr>
          <w:rFonts w:ascii="Times New Roman" w:hAnsi="Times New Roman" w:cs="Times New Roman"/>
          <w:b/>
          <w:sz w:val="24"/>
          <w:szCs w:val="24"/>
        </w:rPr>
        <w:t>fueron asumidas por todos los sectores sociales:</w:t>
      </w:r>
      <w:r w:rsidR="0002521E" w:rsidRPr="00F638CE">
        <w:rPr>
          <w:rFonts w:ascii="Times New Roman" w:hAnsi="Times New Roman" w:cs="Times New Roman"/>
          <w:sz w:val="24"/>
          <w:szCs w:val="24"/>
        </w:rPr>
        <w:t xml:space="preserve"> estas ideas</w:t>
      </w:r>
      <w:r w:rsidR="001552B2" w:rsidRPr="00F638CE">
        <w:rPr>
          <w:rFonts w:ascii="Times New Roman" w:hAnsi="Times New Roman" w:cs="Times New Roman"/>
          <w:sz w:val="24"/>
          <w:szCs w:val="24"/>
        </w:rPr>
        <w:t>,</w:t>
      </w:r>
      <w:r w:rsidR="0002521E" w:rsidRPr="00F638CE">
        <w:rPr>
          <w:rFonts w:ascii="Times New Roman" w:hAnsi="Times New Roman" w:cs="Times New Roman"/>
          <w:sz w:val="24"/>
          <w:szCs w:val="24"/>
        </w:rPr>
        <w:t xml:space="preserve"> </w:t>
      </w:r>
      <w:r w:rsidRPr="00F638CE">
        <w:rPr>
          <w:rFonts w:ascii="Times New Roman" w:hAnsi="Times New Roman" w:cs="Times New Roman"/>
          <w:sz w:val="24"/>
          <w:szCs w:val="24"/>
        </w:rPr>
        <w:t>que habían llegado desde el siglo XVI</w:t>
      </w:r>
      <w:r w:rsidR="0033329D" w:rsidRPr="00F638CE">
        <w:rPr>
          <w:rFonts w:ascii="Times New Roman" w:hAnsi="Times New Roman" w:cs="Times New Roman"/>
          <w:sz w:val="24"/>
          <w:szCs w:val="24"/>
        </w:rPr>
        <w:t>I, prometían igualdad para todos. Sin embargo, de la Colonia se heredaron</w:t>
      </w:r>
      <w:r w:rsidR="0002521E" w:rsidRPr="00F638CE">
        <w:rPr>
          <w:rFonts w:ascii="Times New Roman" w:hAnsi="Times New Roman" w:cs="Times New Roman"/>
          <w:sz w:val="24"/>
          <w:szCs w:val="24"/>
        </w:rPr>
        <w:t xml:space="preserve"> </w:t>
      </w:r>
      <w:r w:rsidR="0033329D" w:rsidRPr="00F638CE">
        <w:rPr>
          <w:rFonts w:ascii="Times New Roman" w:hAnsi="Times New Roman" w:cs="Times New Roman"/>
          <w:sz w:val="24"/>
          <w:szCs w:val="24"/>
        </w:rPr>
        <w:t>prácticas discriminatorias con algunos sectores de la población</w:t>
      </w:r>
      <w:r w:rsidR="00CA58B3" w:rsidRPr="00F638CE">
        <w:rPr>
          <w:rFonts w:ascii="Times New Roman" w:hAnsi="Times New Roman" w:cs="Times New Roman"/>
          <w:sz w:val="24"/>
          <w:szCs w:val="24"/>
        </w:rPr>
        <w:t>, particularmente con los que se encontraban en la base de la pirámide social</w:t>
      </w:r>
      <w:r w:rsidR="0033329D" w:rsidRPr="00F638CE">
        <w:rPr>
          <w:rFonts w:ascii="Times New Roman" w:hAnsi="Times New Roman" w:cs="Times New Roman"/>
          <w:sz w:val="24"/>
          <w:szCs w:val="24"/>
        </w:rPr>
        <w:t xml:space="preserve">. </w:t>
      </w:r>
      <w:r w:rsidR="00544068" w:rsidRPr="00F638CE">
        <w:rPr>
          <w:rFonts w:ascii="Times New Roman" w:hAnsi="Times New Roman" w:cs="Times New Roman"/>
          <w:sz w:val="24"/>
          <w:szCs w:val="24"/>
        </w:rPr>
        <w:t>Por ejemplo, a</w:t>
      </w:r>
      <w:r w:rsidR="0033329D" w:rsidRPr="00F638CE">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1C62FA">
      <w:pPr>
        <w:pStyle w:val="Prrafodelista"/>
        <w:rPr>
          <w:rFonts w:ascii="Times New Roman" w:hAnsi="Times New Roman" w:cs="Times New Roman"/>
          <w:sz w:val="24"/>
          <w:szCs w:val="24"/>
        </w:rPr>
      </w:pPr>
    </w:p>
    <w:p w:rsidR="00544068"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Los indígenas, menos beneficiados que los criollos:</w:t>
      </w:r>
      <w:r w:rsidR="00CA58B3" w:rsidRPr="00F638CE">
        <w:rPr>
          <w:rFonts w:ascii="Times New Roman" w:hAnsi="Times New Roman" w:cs="Times New Roman"/>
          <w:b/>
          <w:sz w:val="24"/>
          <w:szCs w:val="24"/>
        </w:rPr>
        <w:t xml:space="preserve"> </w:t>
      </w:r>
      <w:r w:rsidR="00C721D8" w:rsidRPr="00F638CE">
        <w:rPr>
          <w:rFonts w:ascii="Times New Roman" w:hAnsi="Times New Roman" w:cs="Times New Roman"/>
          <w:sz w:val="24"/>
          <w:szCs w:val="24"/>
        </w:rPr>
        <w:t>e</w:t>
      </w:r>
      <w:r w:rsidR="00CA58B3" w:rsidRPr="00F638CE">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F638CE">
        <w:rPr>
          <w:rFonts w:ascii="Times New Roman" w:hAnsi="Times New Roman" w:cs="Times New Roman"/>
          <w:sz w:val="24"/>
          <w:szCs w:val="24"/>
        </w:rPr>
        <w:t xml:space="preserve"> y que mantuvieron incluso durante la Colonia, bajo la protección de algunas comunidades religiosas como la Compañía de Jes</w:t>
      </w:r>
      <w:r w:rsidRPr="00F638CE">
        <w:rPr>
          <w:rFonts w:ascii="Times New Roman" w:hAnsi="Times New Roman" w:cs="Times New Roman"/>
          <w:sz w:val="24"/>
          <w:szCs w:val="24"/>
        </w:rPr>
        <w:t>ú</w:t>
      </w:r>
      <w:r w:rsidR="00231061" w:rsidRPr="00F638CE">
        <w:rPr>
          <w:rFonts w:ascii="Times New Roman" w:hAnsi="Times New Roman" w:cs="Times New Roman"/>
          <w:sz w:val="24"/>
          <w:szCs w:val="24"/>
        </w:rPr>
        <w:t>s</w:t>
      </w:r>
      <w:r w:rsidR="00CA58B3" w:rsidRPr="00F638CE">
        <w:rPr>
          <w:rFonts w:ascii="Times New Roman" w:hAnsi="Times New Roman" w:cs="Times New Roman"/>
          <w:sz w:val="24"/>
          <w:szCs w:val="24"/>
        </w:rPr>
        <w:t xml:space="preserve">. Una vez </w:t>
      </w:r>
      <w:r w:rsidR="00231061" w:rsidRPr="00F638CE">
        <w:rPr>
          <w:rFonts w:ascii="Times New Roman" w:hAnsi="Times New Roman" w:cs="Times New Roman"/>
          <w:sz w:val="24"/>
          <w:szCs w:val="24"/>
        </w:rPr>
        <w:t>los españoles salieron de las colonias, los indígenas se vieron sometidos a la parcelación de sus tierras y en consecuencia a la pérdida de territorio.</w:t>
      </w:r>
      <w:r w:rsidR="006F56A4" w:rsidRPr="00F638CE">
        <w:rPr>
          <w:rFonts w:ascii="Times New Roman" w:hAnsi="Times New Roman" w:cs="Times New Roman"/>
          <w:sz w:val="24"/>
          <w:szCs w:val="24"/>
        </w:rPr>
        <w:t xml:space="preserve"> </w:t>
      </w:r>
    </w:p>
    <w:p w:rsidR="001C62FA" w:rsidRPr="00F638CE" w:rsidRDefault="001C62FA" w:rsidP="001C62FA">
      <w:pPr>
        <w:pStyle w:val="Prrafodelista"/>
        <w:rPr>
          <w:rFonts w:ascii="Times New Roman" w:hAnsi="Times New Roman" w:cs="Times New Roman"/>
          <w:sz w:val="24"/>
          <w:szCs w:val="24"/>
        </w:rPr>
      </w:pPr>
    </w:p>
    <w:p w:rsidR="006F56A4"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Múltiples constituciones y un orden jurídico inestable: </w:t>
      </w:r>
      <w:r w:rsidR="006F56A4" w:rsidRPr="00F638CE">
        <w:rPr>
          <w:rFonts w:ascii="Times New Roman" w:hAnsi="Times New Roman" w:cs="Times New Roman"/>
          <w:sz w:val="24"/>
          <w:szCs w:val="24"/>
        </w:rPr>
        <w:t>las nuevas naciones debieron reordenar tanto su sistema jurídico como su sistema político después de haber estado sometidas a las costumbres impuestas por el Antiguo Régimen.</w:t>
      </w:r>
      <w:r w:rsidR="008B6695" w:rsidRPr="00F638CE">
        <w:rPr>
          <w:rFonts w:ascii="Times New Roman" w:hAnsi="Times New Roman" w:cs="Times New Roman"/>
          <w:sz w:val="24"/>
          <w:szCs w:val="24"/>
        </w:rPr>
        <w:t xml:space="preserve"> En cada país se </w:t>
      </w:r>
      <w:r w:rsidR="00890297" w:rsidRPr="00F638CE">
        <w:rPr>
          <w:rFonts w:ascii="Times New Roman" w:hAnsi="Times New Roman" w:cs="Times New Roman"/>
          <w:sz w:val="24"/>
          <w:szCs w:val="24"/>
        </w:rPr>
        <w:t xml:space="preserve">redactaron </w:t>
      </w:r>
      <w:r w:rsidR="008B6695" w:rsidRPr="00F638CE">
        <w:rPr>
          <w:rFonts w:ascii="Times New Roman" w:hAnsi="Times New Roman" w:cs="Times New Roman"/>
          <w:sz w:val="24"/>
          <w:szCs w:val="24"/>
        </w:rPr>
        <w:t>constituciones políticas, pero estas variaron constantemente:</w:t>
      </w:r>
    </w:p>
    <w:p w:rsidR="001024A7" w:rsidRPr="00F638CE" w:rsidRDefault="008B66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Las primeras constituciones, que fueron las de Ve</w:t>
      </w:r>
      <w:r w:rsidR="00E15D95" w:rsidRPr="00F638CE">
        <w:rPr>
          <w:rFonts w:ascii="Times New Roman" w:hAnsi="Times New Roman" w:cs="Times New Roman"/>
          <w:sz w:val="24"/>
          <w:szCs w:val="24"/>
        </w:rPr>
        <w:t>nezuela, Nueva Granada y Chile (1810</w:t>
      </w:r>
      <w:r w:rsidR="00890297" w:rsidRPr="00F638CE">
        <w:rPr>
          <w:rFonts w:ascii="Times New Roman" w:hAnsi="Times New Roman" w:cs="Times New Roman"/>
          <w:sz w:val="24"/>
          <w:szCs w:val="24"/>
        </w:rPr>
        <w:t>-</w:t>
      </w:r>
      <w:r w:rsidR="00E15D95" w:rsidRPr="00F638CE">
        <w:rPr>
          <w:rFonts w:ascii="Times New Roman" w:hAnsi="Times New Roman" w:cs="Times New Roman"/>
          <w:sz w:val="24"/>
          <w:szCs w:val="24"/>
        </w:rPr>
        <w:t>1812)</w:t>
      </w:r>
      <w:r w:rsidR="00C2699E" w:rsidRPr="00F638CE">
        <w:rPr>
          <w:rFonts w:ascii="Times New Roman" w:hAnsi="Times New Roman" w:cs="Times New Roman"/>
          <w:sz w:val="24"/>
          <w:szCs w:val="24"/>
        </w:rPr>
        <w:t>,</w:t>
      </w:r>
      <w:r w:rsidR="00E15D95" w:rsidRPr="00F638CE">
        <w:rPr>
          <w:rFonts w:ascii="Times New Roman" w:hAnsi="Times New Roman" w:cs="Times New Roman"/>
          <w:sz w:val="24"/>
          <w:szCs w:val="24"/>
        </w:rPr>
        <w:t xml:space="preserve"> proclamaban la soberanía popular pero juraron lealtad a Fernando VII, </w:t>
      </w:r>
      <w:r w:rsidR="0002521E" w:rsidRPr="00F638CE">
        <w:rPr>
          <w:rFonts w:ascii="Times New Roman" w:hAnsi="Times New Roman" w:cs="Times New Roman"/>
          <w:sz w:val="24"/>
          <w:szCs w:val="24"/>
        </w:rPr>
        <w:t xml:space="preserve">porque </w:t>
      </w:r>
      <w:r w:rsidR="00E15D95" w:rsidRPr="00F638CE">
        <w:rPr>
          <w:rFonts w:ascii="Times New Roman" w:hAnsi="Times New Roman" w:cs="Times New Roman"/>
          <w:sz w:val="24"/>
          <w:szCs w:val="24"/>
        </w:rPr>
        <w:t xml:space="preserve">fue obligado a abdicar por Napoleón Bonaparte. </w:t>
      </w:r>
    </w:p>
    <w:p w:rsidR="00457644" w:rsidRPr="00F638CE" w:rsidRDefault="00E15D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Los continuos desórdenes políticos que ocurrieron tras el triunfo de las independencias llevaron a que </w:t>
      </w:r>
      <w:r w:rsidR="0055047B" w:rsidRPr="00F638CE">
        <w:rPr>
          <w:rFonts w:ascii="Times New Roman" w:hAnsi="Times New Roman" w:cs="Times New Roman"/>
          <w:sz w:val="24"/>
          <w:szCs w:val="24"/>
        </w:rPr>
        <w:t xml:space="preserve">a partir de 1819 surgieran </w:t>
      </w:r>
      <w:r w:rsidR="00EE0CB4" w:rsidRPr="00F638CE">
        <w:rPr>
          <w:rFonts w:ascii="Times New Roman" w:hAnsi="Times New Roman" w:cs="Times New Roman"/>
          <w:sz w:val="24"/>
          <w:szCs w:val="24"/>
        </w:rPr>
        <w:t xml:space="preserve">varias </w:t>
      </w:r>
      <w:r w:rsidR="0055047B" w:rsidRPr="00F638CE">
        <w:rPr>
          <w:rFonts w:ascii="Times New Roman" w:hAnsi="Times New Roman" w:cs="Times New Roman"/>
          <w:sz w:val="24"/>
          <w:szCs w:val="24"/>
        </w:rPr>
        <w:t>tendencias</w:t>
      </w:r>
      <w:r w:rsidR="00457644" w:rsidRPr="00F638CE">
        <w:rPr>
          <w:rFonts w:ascii="Times New Roman" w:hAnsi="Times New Roman" w:cs="Times New Roman"/>
          <w:sz w:val="24"/>
          <w:szCs w:val="24"/>
        </w:rPr>
        <w:t>. U</w:t>
      </w:r>
      <w:r w:rsidR="0055047B" w:rsidRPr="00F638CE">
        <w:rPr>
          <w:rFonts w:ascii="Times New Roman" w:hAnsi="Times New Roman" w:cs="Times New Roman"/>
          <w:sz w:val="24"/>
          <w:szCs w:val="24"/>
        </w:rPr>
        <w:t>nas</w:t>
      </w:r>
      <w:r w:rsidR="00EE0CB4" w:rsidRPr="00F638CE">
        <w:rPr>
          <w:rFonts w:ascii="Times New Roman" w:hAnsi="Times New Roman" w:cs="Times New Roman"/>
          <w:sz w:val="24"/>
          <w:szCs w:val="24"/>
        </w:rPr>
        <w:t xml:space="preserve"> constituciones</w:t>
      </w:r>
      <w:r w:rsidR="0055047B" w:rsidRPr="00F638CE">
        <w:rPr>
          <w:rFonts w:ascii="Times New Roman" w:hAnsi="Times New Roman" w:cs="Times New Roman"/>
          <w:sz w:val="24"/>
          <w:szCs w:val="24"/>
        </w:rPr>
        <w:t>, inspiradas en el absolutismo napoleónico y otras inspiradas en el liberalismo español de</w:t>
      </w:r>
      <w:r w:rsidR="00890297" w:rsidRPr="00F638CE">
        <w:rPr>
          <w:rFonts w:ascii="Times New Roman" w:hAnsi="Times New Roman" w:cs="Times New Roman"/>
          <w:sz w:val="24"/>
          <w:szCs w:val="24"/>
        </w:rPr>
        <w:t xml:space="preserve"> la</w:t>
      </w:r>
      <w:r w:rsidR="0055047B" w:rsidRPr="00F638CE">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F638CE">
        <w:rPr>
          <w:rFonts w:ascii="Times New Roman" w:hAnsi="Times New Roman" w:cs="Times New Roman"/>
          <w:sz w:val="24"/>
          <w:szCs w:val="24"/>
        </w:rPr>
        <w:t xml:space="preserve">elaboraron </w:t>
      </w:r>
      <w:r w:rsidR="0055047B" w:rsidRPr="00F638CE">
        <w:rPr>
          <w:rFonts w:ascii="Times New Roman" w:hAnsi="Times New Roman" w:cs="Times New Roman"/>
          <w:sz w:val="24"/>
          <w:szCs w:val="24"/>
        </w:rPr>
        <w:t>constituciones como la</w:t>
      </w:r>
      <w:r w:rsidR="00890297" w:rsidRPr="00F638CE">
        <w:rPr>
          <w:rFonts w:ascii="Times New Roman" w:hAnsi="Times New Roman" w:cs="Times New Roman"/>
          <w:sz w:val="24"/>
          <w:szCs w:val="24"/>
        </w:rPr>
        <w:t>s</w:t>
      </w:r>
      <w:r w:rsidR="0055047B" w:rsidRPr="00F638CE">
        <w:rPr>
          <w:rFonts w:ascii="Times New Roman" w:hAnsi="Times New Roman" w:cs="Times New Roman"/>
          <w:sz w:val="24"/>
          <w:szCs w:val="24"/>
        </w:rPr>
        <w:t xml:space="preserve"> de Bolivia, Perú y </w:t>
      </w:r>
      <w:r w:rsidR="0080408A" w:rsidRPr="00F638CE">
        <w:rPr>
          <w:rFonts w:ascii="Times New Roman" w:hAnsi="Times New Roman" w:cs="Times New Roman"/>
          <w:sz w:val="24"/>
          <w:szCs w:val="24"/>
        </w:rPr>
        <w:t xml:space="preserve">la </w:t>
      </w:r>
      <w:r w:rsidR="0055047B" w:rsidRPr="00F638CE">
        <w:rPr>
          <w:rFonts w:ascii="Times New Roman" w:hAnsi="Times New Roman" w:cs="Times New Roman"/>
          <w:sz w:val="24"/>
          <w:szCs w:val="24"/>
        </w:rPr>
        <w:t>Gran Colombia, bajo la guía de Simón Bol</w:t>
      </w:r>
      <w:r w:rsidR="00EF6D02" w:rsidRPr="00F638CE">
        <w:rPr>
          <w:rFonts w:ascii="Times New Roman" w:hAnsi="Times New Roman" w:cs="Times New Roman"/>
          <w:sz w:val="24"/>
          <w:szCs w:val="24"/>
        </w:rPr>
        <w:t>í</w:t>
      </w:r>
      <w:r w:rsidR="0055047B" w:rsidRPr="00F638CE">
        <w:rPr>
          <w:rFonts w:ascii="Times New Roman" w:hAnsi="Times New Roman" w:cs="Times New Roman"/>
          <w:sz w:val="24"/>
          <w:szCs w:val="24"/>
        </w:rPr>
        <w:t xml:space="preserve">var. </w:t>
      </w:r>
    </w:p>
    <w:p w:rsidR="00457644" w:rsidRPr="00F638CE" w:rsidRDefault="00457644" w:rsidP="00457644">
      <w:pPr>
        <w:pStyle w:val="Prrafodelista"/>
        <w:rPr>
          <w:rFonts w:ascii="Times New Roman" w:hAnsi="Times New Roman" w:cs="Times New Roman"/>
          <w:sz w:val="24"/>
          <w:szCs w:val="24"/>
        </w:rPr>
      </w:pPr>
    </w:p>
    <w:p w:rsidR="00E15D95" w:rsidRPr="00F638CE" w:rsidRDefault="00457644"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O</w:t>
      </w:r>
      <w:r w:rsidR="0055047B" w:rsidRPr="00F638CE">
        <w:rPr>
          <w:rFonts w:ascii="Times New Roman" w:hAnsi="Times New Roman" w:cs="Times New Roman"/>
          <w:sz w:val="24"/>
          <w:szCs w:val="24"/>
        </w:rPr>
        <w:t xml:space="preserve">tras constituciones estaban más inspiradas en la Constitución de Cádiz, aquella que </w:t>
      </w:r>
      <w:r w:rsidR="00EE0CB4" w:rsidRPr="00F638CE">
        <w:rPr>
          <w:rFonts w:ascii="Times New Roman" w:hAnsi="Times New Roman" w:cs="Times New Roman"/>
          <w:sz w:val="24"/>
          <w:szCs w:val="24"/>
        </w:rPr>
        <w:t>se diseñó</w:t>
      </w:r>
      <w:r w:rsidR="0055047B" w:rsidRPr="00F638CE">
        <w:rPr>
          <w:rFonts w:ascii="Times New Roman" w:hAnsi="Times New Roman" w:cs="Times New Roman"/>
          <w:sz w:val="24"/>
          <w:szCs w:val="24"/>
        </w:rPr>
        <w:t xml:space="preserve"> en España mientras el rey Fernando VII se encontraba en cautiverio. La Constitución de </w:t>
      </w:r>
      <w:r w:rsidR="00890297" w:rsidRPr="00F638CE">
        <w:rPr>
          <w:rFonts w:ascii="Times New Roman" w:hAnsi="Times New Roman" w:cs="Times New Roman"/>
          <w:sz w:val="24"/>
          <w:szCs w:val="24"/>
        </w:rPr>
        <w:t>Cádiz</w:t>
      </w:r>
      <w:r w:rsidR="0055047B" w:rsidRPr="00F638CE">
        <w:rPr>
          <w:rFonts w:ascii="Times New Roman" w:hAnsi="Times New Roman" w:cs="Times New Roman"/>
          <w:sz w:val="24"/>
          <w:szCs w:val="24"/>
        </w:rPr>
        <w:t xml:space="preserve">, que enfrentaba el absolutismo, inspiró </w:t>
      </w:r>
      <w:r w:rsidRPr="00F638CE">
        <w:rPr>
          <w:rFonts w:ascii="Times New Roman" w:hAnsi="Times New Roman" w:cs="Times New Roman"/>
          <w:sz w:val="24"/>
          <w:szCs w:val="24"/>
        </w:rPr>
        <w:t>la</w:t>
      </w:r>
      <w:r w:rsidR="0002521E" w:rsidRPr="00F638CE">
        <w:rPr>
          <w:rFonts w:ascii="Times New Roman" w:hAnsi="Times New Roman" w:cs="Times New Roman"/>
          <w:sz w:val="24"/>
          <w:szCs w:val="24"/>
        </w:rPr>
        <w:t xml:space="preserve">s primeras  constituciones </w:t>
      </w:r>
      <w:r w:rsidRPr="00F638CE">
        <w:rPr>
          <w:rFonts w:ascii="Times New Roman" w:hAnsi="Times New Roman" w:cs="Times New Roman"/>
          <w:sz w:val="24"/>
          <w:szCs w:val="24"/>
        </w:rPr>
        <w:t xml:space="preserve">de países </w:t>
      </w:r>
      <w:r w:rsidR="00EF6D02" w:rsidRPr="00F638CE">
        <w:rPr>
          <w:rFonts w:ascii="Times New Roman" w:hAnsi="Times New Roman" w:cs="Times New Roman"/>
          <w:sz w:val="24"/>
          <w:szCs w:val="24"/>
        </w:rPr>
        <w:t xml:space="preserve">como </w:t>
      </w:r>
      <w:r w:rsidR="00EE0CB4" w:rsidRPr="00F638CE">
        <w:rPr>
          <w:rFonts w:ascii="Times New Roman" w:hAnsi="Times New Roman" w:cs="Times New Roman"/>
          <w:sz w:val="24"/>
          <w:szCs w:val="24"/>
        </w:rPr>
        <w:t>México</w:t>
      </w:r>
      <w:r w:rsidR="00EF6D02" w:rsidRPr="00F638CE">
        <w:rPr>
          <w:rFonts w:ascii="Times New Roman" w:hAnsi="Times New Roman" w:cs="Times New Roman"/>
          <w:sz w:val="24"/>
          <w:szCs w:val="24"/>
        </w:rPr>
        <w:t xml:space="preserve"> o Chile</w:t>
      </w:r>
      <w:r w:rsidRPr="00F638CE">
        <w:rPr>
          <w:rFonts w:ascii="Times New Roman" w:hAnsi="Times New Roman" w:cs="Times New Roman"/>
          <w:sz w:val="24"/>
          <w:szCs w:val="24"/>
        </w:rPr>
        <w:t>.</w:t>
      </w:r>
      <w:r w:rsidR="00EF6D02" w:rsidRPr="00F638CE">
        <w:rPr>
          <w:rFonts w:ascii="Times New Roman" w:hAnsi="Times New Roman" w:cs="Times New Roman"/>
          <w:sz w:val="24"/>
          <w:szCs w:val="24"/>
        </w:rPr>
        <w:t xml:space="preserve"> </w:t>
      </w:r>
    </w:p>
    <w:p w:rsidR="0010661C" w:rsidRPr="00F638CE" w:rsidRDefault="0010661C"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lastRenderedPageBreak/>
        <w:t xml:space="preserve">Así mismo, el centralismo y el federalismo fueron tendencias que definieron el carácter de la </w:t>
      </w:r>
      <w:r w:rsidR="00890297" w:rsidRPr="00F638CE">
        <w:rPr>
          <w:rFonts w:ascii="Times New Roman" w:hAnsi="Times New Roman" w:cs="Times New Roman"/>
          <w:sz w:val="24"/>
          <w:szCs w:val="24"/>
        </w:rPr>
        <w:t xml:space="preserve">Carta Magna </w:t>
      </w:r>
      <w:r w:rsidRPr="00F638CE">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en las distintas batallas habían recibido alguna propiedad. Aquellos, más que ideales liberales, defendían la propiedad 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911C3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CS_08_01_IMG1</w:t>
            </w:r>
            <w:r w:rsidR="00911C30" w:rsidRPr="00F638CE">
              <w:rPr>
                <w:rFonts w:ascii="Times New Roman" w:hAnsi="Times New Roman" w:cs="Times New Roman"/>
                <w:color w:val="000000"/>
                <w:sz w:val="24"/>
                <w:szCs w:val="24"/>
              </w:rPr>
              <w:t>5</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8003DC" w:rsidP="00A935DD">
            <w:pPr>
              <w:rPr>
                <w:rFonts w:ascii="Times New Roman" w:hAnsi="Times New Roman" w:cs="Times New Roman"/>
                <w:color w:val="000000"/>
                <w:sz w:val="24"/>
                <w:szCs w:val="24"/>
                <w:lang w:val="es-CO"/>
              </w:rPr>
            </w:pPr>
            <w:hyperlink r:id="rId51"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2294423" wp14:editId="1427C9B6">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184BBA">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Independencia [</w:t>
            </w:r>
            <w:hyperlink r:id="rId53"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El origen social de los caudillos puede encontrarse en la Colonia.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es decir por el intercambio de favores.</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937827" w:rsidRPr="00F638CE" w:rsidRDefault="00937827" w:rsidP="00911C3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CS_08_01_IMG1</w:t>
            </w:r>
            <w:r w:rsidR="00911C30" w:rsidRPr="00F638CE">
              <w:rPr>
                <w:rFonts w:ascii="Times New Roman" w:hAnsi="Times New Roman" w:cs="Times New Roman"/>
                <w:color w:val="000000"/>
                <w:sz w:val="24"/>
                <w:szCs w:val="24"/>
              </w:rPr>
              <w:t>6</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8003DC" w:rsidP="008003DC">
            <w:pPr>
              <w:rPr>
                <w:rFonts w:ascii="Times New Roman" w:hAnsi="Times New Roman" w:cs="Times New Roman"/>
                <w:sz w:val="24"/>
                <w:szCs w:val="24"/>
                <w:lang w:val="en-US"/>
              </w:rPr>
            </w:pPr>
            <w:hyperlink r:id="rId54"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5571FA2C" wp14:editId="10974686">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937827">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General José María Obando, José María Espinosa. El general Rosas, argentino, es modelo de los caudillos latinoamericanos que surgieron después de la Independencia [</w:t>
            </w:r>
            <w:hyperlink r:id="rId56"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Independencia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liberalismo económico </w:t>
      </w:r>
      <w:r w:rsidR="00683664" w:rsidRPr="00F638CE">
        <w:rPr>
          <w:rFonts w:ascii="Times New Roman" w:hAnsi="Times New Roman" w:cs="Times New Roman"/>
          <w:sz w:val="24"/>
          <w:szCs w:val="24"/>
        </w:rPr>
        <w:t>[</w:t>
      </w:r>
      <w:hyperlink r:id="rId57"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 xml:space="preserve">(compra y venta)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F638CE">
        <w:rPr>
          <w:rFonts w:ascii="Times New Roman" w:hAnsi="Times New Roman" w:cs="Times New Roman"/>
          <w:sz w:val="24"/>
          <w:szCs w:val="24"/>
        </w:rPr>
        <w:t>nuevos socios comerciales</w:t>
      </w:r>
      <w:r w:rsidRPr="00F638CE">
        <w:rPr>
          <w:rFonts w:ascii="Times New Roman" w:hAnsi="Times New Roman" w:cs="Times New Roman"/>
          <w:sz w:val="24"/>
          <w:szCs w:val="24"/>
        </w:rPr>
        <w:t>: Inglaterra y Francia.</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exportaba poco (algunas materias primas), pero se importaba mucho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pesar de que en las guerras de independencia hubo una participación de muchos sectores de la sociedad, los más beneficiados con la victoria fueron los </w:t>
      </w:r>
      <w:r w:rsidR="009175CA" w:rsidRPr="00F638CE">
        <w:rPr>
          <w:rFonts w:ascii="Times New Roman" w:hAnsi="Times New Roman" w:cs="Times New Roman"/>
          <w:sz w:val="24"/>
          <w:szCs w:val="24"/>
        </w:rPr>
        <w:t>criollos</w:t>
      </w:r>
      <w:r w:rsidR="00AA0EC7" w:rsidRPr="00F638CE">
        <w:rPr>
          <w:rFonts w:ascii="Times New Roman" w:hAnsi="Times New Roman" w:cs="Times New Roman"/>
          <w:sz w:val="24"/>
          <w:szCs w:val="24"/>
        </w:rPr>
        <w:t xml:space="preserve">, que lograron </w:t>
      </w:r>
      <w:r w:rsidR="00AA0EC7" w:rsidRPr="00F638CE">
        <w:rPr>
          <w:rFonts w:ascii="Times New Roman" w:hAnsi="Times New Roman" w:cs="Times New Roman"/>
          <w:sz w:val="24"/>
          <w:szCs w:val="24"/>
        </w:rPr>
        <w:lastRenderedPageBreak/>
        <w:t xml:space="preserve">acceder a los cargos públicos que tuvieron que abandonar los españoles. Dentro de aquellos, fueron los militares los que tuvieron un lugar preeminente.  </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96104C" w:rsidP="00AA0EC7">
      <w:pPr>
        <w:rPr>
          <w:rFonts w:ascii="Times New Roman" w:hAnsi="Times New Roman" w:cs="Times New Roman"/>
          <w:sz w:val="24"/>
          <w:szCs w:val="24"/>
        </w:rPr>
      </w:pPr>
      <w:r w:rsidRPr="00F638CE">
        <w:rPr>
          <w:rFonts w:ascii="Times New Roman" w:hAnsi="Times New Roman" w:cs="Times New Roman"/>
          <w:sz w:val="24"/>
          <w:szCs w:val="24"/>
        </w:rPr>
        <w:t xml:space="preserve"> </w:t>
      </w:r>
      <w:r w:rsidR="007474BF" w:rsidRPr="00F638CE">
        <w:rPr>
          <w:rFonts w:ascii="Times New Roman" w:hAnsi="Times New Roman" w:cs="Times New Roman"/>
          <w:sz w:val="24"/>
          <w:szCs w:val="24"/>
        </w:rPr>
        <w:t xml:space="preserve"> </w:t>
      </w: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866CF">
        <w:tc>
          <w:tcPr>
            <w:tcW w:w="9054" w:type="dxa"/>
            <w:gridSpan w:val="2"/>
            <w:shd w:val="clear" w:color="auto" w:fill="000000" w:themeFill="text1"/>
          </w:tcPr>
          <w:p w:rsidR="006C7BD3" w:rsidRPr="00F638CE" w:rsidRDefault="006C7BD3" w:rsidP="003866CF">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866CF">
        <w:tc>
          <w:tcPr>
            <w:tcW w:w="2518" w:type="dxa"/>
          </w:tcPr>
          <w:p w:rsidR="006C7BD3" w:rsidRPr="00F638CE" w:rsidRDefault="006C7BD3" w:rsidP="003866CF">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866CF">
            <w:pPr>
              <w:spacing w:before="2" w:after="2"/>
              <w:rPr>
                <w:ins w:id="1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Pr="00F638CE">
              <w:rPr>
                <w:rFonts w:ascii="Times New Roman" w:hAnsi="Times New Roman" w:cs="Times New Roman"/>
                <w:color w:val="000000" w:themeColor="text1"/>
                <w:sz w:val="24"/>
                <w:szCs w:val="24"/>
              </w:rPr>
              <w:t>60</w:t>
            </w:r>
          </w:p>
          <w:p w:rsidR="006C7BD3" w:rsidRPr="00F638CE" w:rsidRDefault="006C7BD3" w:rsidP="003866CF">
            <w:pPr>
              <w:spacing w:before="2" w:after="2"/>
              <w:rPr>
                <w:rFonts w:ascii="Times New Roman" w:hAnsi="Times New Roman" w:cs="Times New Roman"/>
                <w:b/>
                <w:color w:val="000000" w:themeColor="text1"/>
                <w:sz w:val="24"/>
                <w:szCs w:val="24"/>
              </w:rPr>
            </w:pPr>
          </w:p>
        </w:tc>
      </w:tr>
      <w:tr w:rsidR="006C7BD3" w:rsidRPr="00F638CE" w:rsidTr="003866CF">
        <w:tc>
          <w:tcPr>
            <w:tcW w:w="2518" w:type="dxa"/>
          </w:tcPr>
          <w:p w:rsidR="006C7BD3" w:rsidRPr="00F638CE" w:rsidRDefault="006C7BD3" w:rsidP="003866CF">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6C7BD3">
            <w:pPr>
              <w:pStyle w:val="NormalWeb"/>
              <w:rPr>
                <w:b/>
                <w:bCs/>
                <w:highlight w:val="red"/>
              </w:rPr>
            </w:pPr>
            <w:r w:rsidRPr="00F638CE">
              <w:rPr>
                <w:lang w:val="es-ES_tradnl"/>
              </w:rPr>
              <w:t>Refuerza tu aprendizaje: los caudillos</w:t>
            </w:r>
          </w:p>
        </w:tc>
      </w:tr>
      <w:tr w:rsidR="006C7BD3" w:rsidRPr="00F638CE" w:rsidTr="003866CF">
        <w:tc>
          <w:tcPr>
            <w:tcW w:w="2518" w:type="dxa"/>
          </w:tcPr>
          <w:p w:rsidR="006C7BD3" w:rsidRPr="00F638CE" w:rsidRDefault="006C7BD3" w:rsidP="003866CF">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Independencia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xml:space="preserve">, escrito en Argentina por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independencia y hasta nuestros días sea la </w:t>
      </w:r>
      <w:r w:rsidRPr="00F638CE">
        <w:rPr>
          <w:rFonts w:ascii="Times New Roman" w:hAnsi="Times New Roman" w:cs="Times New Roman"/>
          <w:sz w:val="24"/>
          <w:szCs w:val="24"/>
          <w:lang w:val="es-ES"/>
        </w:rPr>
        <w:lastRenderedPageBreak/>
        <w:t xml:space="preserve">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866CF">
        <w:tc>
          <w:tcPr>
            <w:tcW w:w="9054" w:type="dxa"/>
            <w:gridSpan w:val="2"/>
            <w:shd w:val="clear" w:color="auto" w:fill="0D0D0D" w:themeFill="text1" w:themeFillTint="F2"/>
          </w:tcPr>
          <w:p w:rsidR="00E56D52" w:rsidRPr="00F638CE" w:rsidRDefault="00E56D52" w:rsidP="003866C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866CF">
        <w:tc>
          <w:tcPr>
            <w:tcW w:w="1668" w:type="dxa"/>
          </w:tcPr>
          <w:p w:rsidR="00E56D52" w:rsidRPr="00F638CE" w:rsidRDefault="00E56D52" w:rsidP="003866CF">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3866CF">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CS_08_01_IMG21</w:t>
            </w:r>
          </w:p>
        </w:tc>
      </w:tr>
      <w:tr w:rsidR="00E56D52" w:rsidRPr="00F638CE" w:rsidTr="003866CF">
        <w:tc>
          <w:tcPr>
            <w:tcW w:w="1668" w:type="dxa"/>
          </w:tcPr>
          <w:p w:rsidR="00E56D52" w:rsidRPr="00F638CE" w:rsidRDefault="00E56D52" w:rsidP="003866CF">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escrito en Argentina por Domingo Faustino Sarmiento</w:t>
            </w:r>
            <w:r w:rsidRPr="00F638CE">
              <w:rPr>
                <w:rFonts w:ascii="Times New Roman" w:hAnsi="Times New Roman" w:cs="Times New Roman"/>
                <w:sz w:val="24"/>
                <w:szCs w:val="24"/>
                <w:lang w:val="es-ES"/>
              </w:rPr>
              <w:t xml:space="preserve"> </w:t>
            </w:r>
          </w:p>
        </w:tc>
      </w:tr>
      <w:tr w:rsidR="00E56D52" w:rsidRPr="00F638CE" w:rsidTr="003866CF">
        <w:tc>
          <w:tcPr>
            <w:tcW w:w="1668" w:type="dxa"/>
          </w:tcPr>
          <w:p w:rsidR="00E56D52" w:rsidRPr="00F638CE" w:rsidRDefault="00E56D52" w:rsidP="003866CF">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866CF">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E56D52" w:rsidP="003866CF">
            <w:pPr>
              <w:rPr>
                <w:rFonts w:ascii="Times New Roman" w:hAnsi="Times New Roman" w:cs="Times New Roman"/>
                <w:sz w:val="24"/>
                <w:szCs w:val="24"/>
              </w:rPr>
            </w:pPr>
            <w:hyperlink r:id="rId58" w:history="1">
              <w:r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866CF">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167942AC" wp14:editId="44FF789B">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866CF">
            <w:pPr>
              <w:rPr>
                <w:rFonts w:ascii="Times New Roman" w:hAnsi="Times New Roman" w:cs="Times New Roman"/>
                <w:color w:val="000000"/>
                <w:sz w:val="24"/>
                <w:szCs w:val="24"/>
                <w:lang w:val="es-CO"/>
              </w:rPr>
            </w:pPr>
          </w:p>
        </w:tc>
      </w:tr>
      <w:tr w:rsidR="00E56D52" w:rsidRPr="00F638CE" w:rsidTr="003866CF">
        <w:tc>
          <w:tcPr>
            <w:tcW w:w="1668" w:type="dxa"/>
          </w:tcPr>
          <w:p w:rsidR="00E56D52" w:rsidRPr="00F638CE" w:rsidRDefault="00E56D52" w:rsidP="003866CF">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w:t>
            </w:r>
            <w:r w:rsidRPr="00F638CE">
              <w:rPr>
                <w:rFonts w:ascii="Times New Roman" w:hAnsi="Times New Roman" w:cs="Times New Roman"/>
                <w:sz w:val="24"/>
                <w:szCs w:val="24"/>
                <w:lang w:val="es-CO"/>
              </w:rPr>
              <w:t xml:space="preserve"> en las pampas argentina</w:t>
            </w:r>
            <w:r w:rsidRPr="00F638CE">
              <w:rPr>
                <w:rFonts w:ascii="Times New Roman" w:hAnsi="Times New Roman" w:cs="Times New Roman"/>
                <w:sz w:val="24"/>
                <w:szCs w:val="24"/>
                <w:lang w:val="es-CO"/>
              </w:rPr>
              <w:t>" de Domingo Faustino Sarmiento</w:t>
            </w:r>
            <w:r w:rsidRPr="00F638CE">
              <w:rPr>
                <w:rFonts w:ascii="Times New Roman" w:hAnsi="Times New Roman" w:cs="Times New Roman"/>
                <w:sz w:val="24"/>
                <w:szCs w:val="24"/>
                <w:lang w:val="es-CO"/>
              </w:rPr>
              <w:t>. Este fue uno de los textos que dieron cuenta del origen del caudillismo en América, después del triunfo de la independencia.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 más tarde del mural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Pr="00F638CE" w:rsidRDefault="0096104C" w:rsidP="00AA0EC7">
      <w:pPr>
        <w:rPr>
          <w:rFonts w:ascii="Times New Roman" w:hAnsi="Times New Roman" w:cs="Times New Roman"/>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F638CE" w:rsidRDefault="002C208D" w:rsidP="008003DC">
            <w:pPr>
              <w:spacing w:before="2" w:after="2"/>
              <w:rPr>
                <w:rFonts w:ascii="Times New Roman" w:hAnsi="Times New Roman" w:cs="Times New Roman"/>
                <w:b/>
                <w:color w:val="000000" w:themeColor="text1"/>
                <w:sz w:val="24"/>
                <w:szCs w:val="24"/>
                <w:highlight w:val="green"/>
              </w:rPr>
            </w:pPr>
            <w:r w:rsidRPr="00F638CE">
              <w:rPr>
                <w:rFonts w:ascii="Times New Roman" w:hAnsi="Times New Roman" w:cs="Times New Roman"/>
                <w:b/>
                <w:color w:val="000000" w:themeColor="text1"/>
                <w:sz w:val="24"/>
                <w:szCs w:val="24"/>
                <w:highlight w:val="green"/>
              </w:rPr>
              <w:t>Código</w:t>
            </w:r>
          </w:p>
        </w:tc>
        <w:tc>
          <w:tcPr>
            <w:tcW w:w="6536" w:type="dxa"/>
          </w:tcPr>
          <w:p w:rsidR="002C208D" w:rsidRPr="00F638CE" w:rsidRDefault="002C208D" w:rsidP="008003DC">
            <w:pPr>
              <w:spacing w:before="2" w:after="2"/>
              <w:rPr>
                <w:ins w:id="14" w:author="ANA MARIA LARA" w:date="2015-03-23T17:57:00Z"/>
                <w:rFonts w:ascii="Times New Roman" w:hAnsi="Times New Roman" w:cs="Times New Roman"/>
                <w:color w:val="000000" w:themeColor="text1"/>
                <w:sz w:val="24"/>
                <w:szCs w:val="24"/>
                <w:highlight w:val="green"/>
              </w:rPr>
            </w:pPr>
            <w:r w:rsidRPr="00F638CE">
              <w:rPr>
                <w:rFonts w:ascii="Times New Roman" w:hAnsi="Times New Roman" w:cs="Times New Roman"/>
                <w:color w:val="000000" w:themeColor="text1"/>
                <w:sz w:val="24"/>
                <w:szCs w:val="24"/>
                <w:highlight w:val="green"/>
              </w:rPr>
              <w:t>CS_08_02_REC170</w:t>
            </w:r>
          </w:p>
          <w:p w:rsidR="002C208D" w:rsidRPr="00F638CE" w:rsidRDefault="002C208D" w:rsidP="008003DC">
            <w:pPr>
              <w:spacing w:before="2" w:after="2"/>
              <w:rPr>
                <w:rFonts w:ascii="Times New Roman" w:hAnsi="Times New Roman" w:cs="Times New Roman"/>
                <w:b/>
                <w:color w:val="000000" w:themeColor="text1"/>
                <w:sz w:val="24"/>
                <w:szCs w:val="24"/>
                <w:highlight w:val="green"/>
              </w:rPr>
            </w:pPr>
          </w:p>
        </w:tc>
      </w:tr>
      <w:tr w:rsidR="002C208D" w:rsidRPr="00F638CE" w:rsidTr="008003DC">
        <w:tc>
          <w:tcPr>
            <w:tcW w:w="2518" w:type="dxa"/>
          </w:tcPr>
          <w:p w:rsidR="002C208D" w:rsidRPr="00F638CE" w:rsidRDefault="002C208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C208D" w:rsidRPr="00F638CE" w:rsidRDefault="002C208D" w:rsidP="008003DC">
            <w:pPr>
              <w:pStyle w:val="NormalWeb"/>
              <w:rPr>
                <w:b/>
                <w:bCs/>
                <w:highlight w:val="red"/>
              </w:rPr>
            </w:pPr>
            <w:r w:rsidRPr="00F638CE">
              <w:rPr>
                <w:lang w:val="es-ES_tradnl"/>
              </w:rPr>
              <w:t xml:space="preserve"> </w:t>
            </w:r>
            <w:r w:rsidRPr="00F638CE">
              <w:rPr>
                <w:color w:val="000000" w:themeColor="text1"/>
              </w:rPr>
              <w:t>El caudillismo</w:t>
            </w:r>
          </w:p>
        </w:tc>
      </w:tr>
      <w:tr w:rsidR="002C208D" w:rsidRPr="00F638CE" w:rsidTr="008003DC">
        <w:tc>
          <w:tcPr>
            <w:tcW w:w="2518" w:type="dxa"/>
          </w:tcPr>
          <w:p w:rsidR="002C208D" w:rsidRPr="00F638CE" w:rsidRDefault="002C208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C208D" w:rsidRPr="00F638CE" w:rsidRDefault="001C4911" w:rsidP="001C4911">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Proyecto: las características </w:t>
            </w:r>
            <w:r w:rsidR="002C208D" w:rsidRPr="00F638CE">
              <w:rPr>
                <w:rFonts w:ascii="Times New Roman" w:hAnsi="Times New Roman" w:cs="Times New Roman"/>
                <w:color w:val="000000" w:themeColor="text1"/>
                <w:sz w:val="24"/>
                <w:szCs w:val="24"/>
              </w:rPr>
              <w:t>del caudillismo en América Latina</w:t>
            </w:r>
          </w:p>
        </w:tc>
      </w:tr>
    </w:tbl>
    <w:p w:rsidR="00D723CA" w:rsidRPr="00F638CE" w:rsidRDefault="00D723CA"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F638CE" w:rsidRDefault="000D471C" w:rsidP="00EB4BD9">
            <w:pPr>
              <w:spacing w:before="100" w:beforeAutospacing="1" w:after="100" w:afterAutospacing="1"/>
              <w:outlineLvl w:val="2"/>
              <w:rPr>
                <w:rFonts w:ascii="Times New Roman" w:hAnsi="Times New Roman" w:cs="Times New Roman"/>
                <w:sz w:val="24"/>
                <w:szCs w:val="24"/>
                <w:lang w:val="es-ES"/>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 </w:t>
            </w:r>
            <w:r w:rsidR="00EB4BD9" w:rsidRPr="00F638CE">
              <w:rPr>
                <w:rFonts w:ascii="Times New Roman" w:eastAsia="Times New Roman" w:hAnsi="Times New Roman" w:cs="Times New Roman"/>
                <w:color w:val="051F3D"/>
                <w:sz w:val="24"/>
                <w:szCs w:val="24"/>
                <w:lang w:eastAsia="es-CO"/>
              </w:rPr>
              <w:t xml:space="preserve">4º ESO </w:t>
            </w:r>
            <w:r w:rsidR="00EB4BD9"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 al liberalismo/ Competencias: cronología de la independencia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Pr="00F638CE" w:rsidRDefault="000D471C" w:rsidP="00B1214B">
            <w:pPr>
              <w:tabs>
                <w:tab w:val="left" w:pos="5808"/>
              </w:tabs>
              <w:rPr>
                <w:rFonts w:ascii="Times New Roman" w:hAnsi="Times New Roman" w:cs="Times New Roman"/>
                <w:color w:val="000000"/>
                <w:sz w:val="24"/>
                <w:szCs w:val="24"/>
                <w:lang w:val="es-ES"/>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 </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lastRenderedPageBreak/>
              <w:drawing>
                <wp:inline distT="0" distB="0" distL="0" distR="0" wp14:anchorId="17C2AE06" wp14:editId="229ADC3F">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857CE3">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Competencias: cronología de la Independencia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697BF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CS_09_01_REC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Independencia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D6610C">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los fundamentos de la Independencia.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Autoevaluación.  Recurso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647ED9"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Conoce la independencia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Actividad sobre el acceso a la independencia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Pr="00F638CE" w:rsidRDefault="002C208D" w:rsidP="00647ED9">
      <w:pPr>
        <w:rPr>
          <w:rFonts w:ascii="Times New Roman" w:hAnsi="Times New Roman" w:cs="Times New Roman"/>
          <w:sz w:val="24"/>
          <w:szCs w:val="24"/>
        </w:rPr>
      </w:pPr>
    </w:p>
    <w:sectPr w:rsidR="002C208D" w:rsidRPr="00F638CE" w:rsidSect="0022307A">
      <w:headerReference w:type="default" r:id="rId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C39" w:rsidRDefault="005C2C39" w:rsidP="00A130E9">
      <w:pPr>
        <w:spacing w:after="0" w:line="240" w:lineRule="auto"/>
      </w:pPr>
      <w:r>
        <w:separator/>
      </w:r>
    </w:p>
  </w:endnote>
  <w:endnote w:type="continuationSeparator" w:id="0">
    <w:p w:rsidR="005C2C39" w:rsidRDefault="005C2C39"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C39" w:rsidRDefault="005C2C39" w:rsidP="00A130E9">
      <w:pPr>
        <w:spacing w:after="0" w:line="240" w:lineRule="auto"/>
      </w:pPr>
      <w:r>
        <w:separator/>
      </w:r>
    </w:p>
  </w:footnote>
  <w:footnote w:type="continuationSeparator" w:id="0">
    <w:p w:rsidR="005C2C39" w:rsidRDefault="005C2C39"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3DC" w:rsidRDefault="008003DC"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8003DC" w:rsidRDefault="008003DC">
    <w:pPr>
      <w:pStyle w:val="Encabezado"/>
    </w:pPr>
  </w:p>
  <w:p w:rsidR="008003DC" w:rsidRDefault="008003D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3"/>
  </w:num>
  <w:num w:numId="4">
    <w:abstractNumId w:val="9"/>
  </w:num>
  <w:num w:numId="5">
    <w:abstractNumId w:val="4"/>
  </w:num>
  <w:num w:numId="6">
    <w:abstractNumId w:val="0"/>
  </w:num>
  <w:num w:numId="7">
    <w:abstractNumId w:val="2"/>
  </w:num>
  <w:num w:numId="8">
    <w:abstractNumId w:val="8"/>
  </w:num>
  <w:num w:numId="9">
    <w:abstractNumId w:val="5"/>
  </w:num>
  <w:num w:numId="10">
    <w:abstractNumId w:val="7"/>
  </w:num>
  <w:num w:numId="11">
    <w:abstractNumId w:val="1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2138"/>
    <w:rsid w:val="00013353"/>
    <w:rsid w:val="00021302"/>
    <w:rsid w:val="0002521E"/>
    <w:rsid w:val="00026218"/>
    <w:rsid w:val="0004031A"/>
    <w:rsid w:val="00040B2C"/>
    <w:rsid w:val="000412B9"/>
    <w:rsid w:val="0004748F"/>
    <w:rsid w:val="000536ED"/>
    <w:rsid w:val="00054AD8"/>
    <w:rsid w:val="00057D50"/>
    <w:rsid w:val="00070016"/>
    <w:rsid w:val="00072F3A"/>
    <w:rsid w:val="00073C4F"/>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71C"/>
    <w:rsid w:val="000D7C31"/>
    <w:rsid w:val="000E02E2"/>
    <w:rsid w:val="000E3898"/>
    <w:rsid w:val="000F40C9"/>
    <w:rsid w:val="000F7FB8"/>
    <w:rsid w:val="001020E8"/>
    <w:rsid w:val="001024A7"/>
    <w:rsid w:val="00106292"/>
    <w:rsid w:val="0010661C"/>
    <w:rsid w:val="00110286"/>
    <w:rsid w:val="001108D6"/>
    <w:rsid w:val="001117D6"/>
    <w:rsid w:val="00113C40"/>
    <w:rsid w:val="00116490"/>
    <w:rsid w:val="00116E57"/>
    <w:rsid w:val="00121D8C"/>
    <w:rsid w:val="001368AD"/>
    <w:rsid w:val="00136DFF"/>
    <w:rsid w:val="00150B57"/>
    <w:rsid w:val="00151FC9"/>
    <w:rsid w:val="00153E37"/>
    <w:rsid w:val="001552B2"/>
    <w:rsid w:val="0015764B"/>
    <w:rsid w:val="00162EC1"/>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C4911"/>
    <w:rsid w:val="001C50C2"/>
    <w:rsid w:val="001C62FA"/>
    <w:rsid w:val="001D05B1"/>
    <w:rsid w:val="001D2141"/>
    <w:rsid w:val="001D25B6"/>
    <w:rsid w:val="001D4D5D"/>
    <w:rsid w:val="001D5D49"/>
    <w:rsid w:val="001D6C34"/>
    <w:rsid w:val="001E0C38"/>
    <w:rsid w:val="001E1273"/>
    <w:rsid w:val="001E14E9"/>
    <w:rsid w:val="001E185E"/>
    <w:rsid w:val="001F01E7"/>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60E00"/>
    <w:rsid w:val="00261B67"/>
    <w:rsid w:val="00262829"/>
    <w:rsid w:val="0026353E"/>
    <w:rsid w:val="002722CC"/>
    <w:rsid w:val="00273182"/>
    <w:rsid w:val="00274C1C"/>
    <w:rsid w:val="00281921"/>
    <w:rsid w:val="002A2776"/>
    <w:rsid w:val="002B6550"/>
    <w:rsid w:val="002B7B36"/>
    <w:rsid w:val="002C208D"/>
    <w:rsid w:val="002C4F20"/>
    <w:rsid w:val="002D39D0"/>
    <w:rsid w:val="002E0C2C"/>
    <w:rsid w:val="002E3CF8"/>
    <w:rsid w:val="002F1E07"/>
    <w:rsid w:val="002F2E00"/>
    <w:rsid w:val="002F3DC7"/>
    <w:rsid w:val="0030170B"/>
    <w:rsid w:val="0031193C"/>
    <w:rsid w:val="00311A0E"/>
    <w:rsid w:val="00313A52"/>
    <w:rsid w:val="00317811"/>
    <w:rsid w:val="00323D32"/>
    <w:rsid w:val="0032407E"/>
    <w:rsid w:val="0033329D"/>
    <w:rsid w:val="00333A82"/>
    <w:rsid w:val="003358BB"/>
    <w:rsid w:val="00340700"/>
    <w:rsid w:val="0034446A"/>
    <w:rsid w:val="00357322"/>
    <w:rsid w:val="00361546"/>
    <w:rsid w:val="00362513"/>
    <w:rsid w:val="00363774"/>
    <w:rsid w:val="00364DFC"/>
    <w:rsid w:val="00364EFD"/>
    <w:rsid w:val="00367393"/>
    <w:rsid w:val="00383EB7"/>
    <w:rsid w:val="00392777"/>
    <w:rsid w:val="00395F1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F25A1"/>
    <w:rsid w:val="00400836"/>
    <w:rsid w:val="004075C5"/>
    <w:rsid w:val="004111B0"/>
    <w:rsid w:val="00412F1A"/>
    <w:rsid w:val="004145A7"/>
    <w:rsid w:val="00414C5B"/>
    <w:rsid w:val="00426A73"/>
    <w:rsid w:val="00430D67"/>
    <w:rsid w:val="00431021"/>
    <w:rsid w:val="0043158F"/>
    <w:rsid w:val="00433449"/>
    <w:rsid w:val="0043522B"/>
    <w:rsid w:val="00435AA9"/>
    <w:rsid w:val="00445496"/>
    <w:rsid w:val="00445634"/>
    <w:rsid w:val="00446EDA"/>
    <w:rsid w:val="00452939"/>
    <w:rsid w:val="00452CE7"/>
    <w:rsid w:val="004533F4"/>
    <w:rsid w:val="00457644"/>
    <w:rsid w:val="00463037"/>
    <w:rsid w:val="00475F42"/>
    <w:rsid w:val="0048101E"/>
    <w:rsid w:val="004956EA"/>
    <w:rsid w:val="004A348D"/>
    <w:rsid w:val="004A547C"/>
    <w:rsid w:val="004B1F46"/>
    <w:rsid w:val="004B4E6B"/>
    <w:rsid w:val="004B79C3"/>
    <w:rsid w:val="004C07BC"/>
    <w:rsid w:val="004D0535"/>
    <w:rsid w:val="004D0C08"/>
    <w:rsid w:val="004D5F08"/>
    <w:rsid w:val="004D72C8"/>
    <w:rsid w:val="004E6E57"/>
    <w:rsid w:val="004F168B"/>
    <w:rsid w:val="004F1BDF"/>
    <w:rsid w:val="004F27A8"/>
    <w:rsid w:val="004F40EE"/>
    <w:rsid w:val="004F50D6"/>
    <w:rsid w:val="00502919"/>
    <w:rsid w:val="00502C32"/>
    <w:rsid w:val="005036CA"/>
    <w:rsid w:val="0050655F"/>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570C"/>
    <w:rsid w:val="005B1E40"/>
    <w:rsid w:val="005B6E8F"/>
    <w:rsid w:val="005C0562"/>
    <w:rsid w:val="005C26EF"/>
    <w:rsid w:val="005C2C39"/>
    <w:rsid w:val="005C4AB9"/>
    <w:rsid w:val="005C4E89"/>
    <w:rsid w:val="005C6A07"/>
    <w:rsid w:val="005D68F4"/>
    <w:rsid w:val="005D694A"/>
    <w:rsid w:val="005E7C92"/>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67CB"/>
    <w:rsid w:val="0066053E"/>
    <w:rsid w:val="00666BF5"/>
    <w:rsid w:val="006676B5"/>
    <w:rsid w:val="00676D13"/>
    <w:rsid w:val="0067762A"/>
    <w:rsid w:val="006828F3"/>
    <w:rsid w:val="00683664"/>
    <w:rsid w:val="006856A0"/>
    <w:rsid w:val="006904C0"/>
    <w:rsid w:val="00692E55"/>
    <w:rsid w:val="00694FB6"/>
    <w:rsid w:val="00695653"/>
    <w:rsid w:val="006962B5"/>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70281D"/>
    <w:rsid w:val="00702D5E"/>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975"/>
    <w:rsid w:val="00776841"/>
    <w:rsid w:val="00777419"/>
    <w:rsid w:val="00780CB7"/>
    <w:rsid w:val="00786A02"/>
    <w:rsid w:val="00793DD0"/>
    <w:rsid w:val="00797DCC"/>
    <w:rsid w:val="007A4905"/>
    <w:rsid w:val="007A56CF"/>
    <w:rsid w:val="007C002D"/>
    <w:rsid w:val="007C0488"/>
    <w:rsid w:val="007C19BE"/>
    <w:rsid w:val="007C4D3E"/>
    <w:rsid w:val="007C509B"/>
    <w:rsid w:val="007C7E37"/>
    <w:rsid w:val="007D09CF"/>
    <w:rsid w:val="007D5D4E"/>
    <w:rsid w:val="007D77A5"/>
    <w:rsid w:val="007E0187"/>
    <w:rsid w:val="007E34C2"/>
    <w:rsid w:val="007E4075"/>
    <w:rsid w:val="007E6672"/>
    <w:rsid w:val="007E7022"/>
    <w:rsid w:val="007F761B"/>
    <w:rsid w:val="008003DC"/>
    <w:rsid w:val="00803EAE"/>
    <w:rsid w:val="0080408A"/>
    <w:rsid w:val="00807014"/>
    <w:rsid w:val="00807CA5"/>
    <w:rsid w:val="008108BA"/>
    <w:rsid w:val="00814557"/>
    <w:rsid w:val="00823C91"/>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F00B5"/>
    <w:rsid w:val="008F4FEC"/>
    <w:rsid w:val="009026CC"/>
    <w:rsid w:val="00903058"/>
    <w:rsid w:val="00911C30"/>
    <w:rsid w:val="009175CA"/>
    <w:rsid w:val="009240EE"/>
    <w:rsid w:val="00932014"/>
    <w:rsid w:val="00934306"/>
    <w:rsid w:val="00937827"/>
    <w:rsid w:val="00937A22"/>
    <w:rsid w:val="00947AC3"/>
    <w:rsid w:val="009501C0"/>
    <w:rsid w:val="00950248"/>
    <w:rsid w:val="009519B0"/>
    <w:rsid w:val="009524BC"/>
    <w:rsid w:val="0096104C"/>
    <w:rsid w:val="00962BFC"/>
    <w:rsid w:val="009639EE"/>
    <w:rsid w:val="0096732B"/>
    <w:rsid w:val="00970146"/>
    <w:rsid w:val="0097131B"/>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F33"/>
    <w:rsid w:val="00A731D0"/>
    <w:rsid w:val="00A80135"/>
    <w:rsid w:val="00A84AA1"/>
    <w:rsid w:val="00A85C27"/>
    <w:rsid w:val="00A935DD"/>
    <w:rsid w:val="00A94759"/>
    <w:rsid w:val="00AA0EC7"/>
    <w:rsid w:val="00AA7C5B"/>
    <w:rsid w:val="00AC236D"/>
    <w:rsid w:val="00AC5790"/>
    <w:rsid w:val="00AD53F9"/>
    <w:rsid w:val="00AD7F86"/>
    <w:rsid w:val="00AE118B"/>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52060"/>
    <w:rsid w:val="00B53538"/>
    <w:rsid w:val="00B549B4"/>
    <w:rsid w:val="00B61D8E"/>
    <w:rsid w:val="00B653F0"/>
    <w:rsid w:val="00B70B2C"/>
    <w:rsid w:val="00B7157C"/>
    <w:rsid w:val="00B71ED0"/>
    <w:rsid w:val="00B81C86"/>
    <w:rsid w:val="00B83BAF"/>
    <w:rsid w:val="00B8518F"/>
    <w:rsid w:val="00B918F1"/>
    <w:rsid w:val="00BA4E2D"/>
    <w:rsid w:val="00BB1A7B"/>
    <w:rsid w:val="00BB4FD6"/>
    <w:rsid w:val="00BB59FF"/>
    <w:rsid w:val="00BB5E7E"/>
    <w:rsid w:val="00BC48E2"/>
    <w:rsid w:val="00BE19F3"/>
    <w:rsid w:val="00BF2F3C"/>
    <w:rsid w:val="00BF61BD"/>
    <w:rsid w:val="00C007D5"/>
    <w:rsid w:val="00C01205"/>
    <w:rsid w:val="00C11C8A"/>
    <w:rsid w:val="00C1439A"/>
    <w:rsid w:val="00C22DCC"/>
    <w:rsid w:val="00C25E20"/>
    <w:rsid w:val="00C2699E"/>
    <w:rsid w:val="00C37CCC"/>
    <w:rsid w:val="00C40E16"/>
    <w:rsid w:val="00C452D4"/>
    <w:rsid w:val="00C45AAD"/>
    <w:rsid w:val="00C519FE"/>
    <w:rsid w:val="00C62980"/>
    <w:rsid w:val="00C64CD8"/>
    <w:rsid w:val="00C661AC"/>
    <w:rsid w:val="00C7155B"/>
    <w:rsid w:val="00C721D8"/>
    <w:rsid w:val="00C750F9"/>
    <w:rsid w:val="00C81ACF"/>
    <w:rsid w:val="00CA1A8C"/>
    <w:rsid w:val="00CA2581"/>
    <w:rsid w:val="00CA3C5D"/>
    <w:rsid w:val="00CA58B3"/>
    <w:rsid w:val="00CB4AB2"/>
    <w:rsid w:val="00CB570D"/>
    <w:rsid w:val="00CC1734"/>
    <w:rsid w:val="00CC22F7"/>
    <w:rsid w:val="00CC7726"/>
    <w:rsid w:val="00CC7C55"/>
    <w:rsid w:val="00CD035F"/>
    <w:rsid w:val="00CD50F9"/>
    <w:rsid w:val="00CD78A5"/>
    <w:rsid w:val="00CE5888"/>
    <w:rsid w:val="00CE661B"/>
    <w:rsid w:val="00CF107E"/>
    <w:rsid w:val="00CF2492"/>
    <w:rsid w:val="00CF2D97"/>
    <w:rsid w:val="00CF7905"/>
    <w:rsid w:val="00D01FBA"/>
    <w:rsid w:val="00D076C7"/>
    <w:rsid w:val="00D10243"/>
    <w:rsid w:val="00D1217D"/>
    <w:rsid w:val="00D13104"/>
    <w:rsid w:val="00D17BD0"/>
    <w:rsid w:val="00D26798"/>
    <w:rsid w:val="00D30314"/>
    <w:rsid w:val="00D36555"/>
    <w:rsid w:val="00D40477"/>
    <w:rsid w:val="00D404F8"/>
    <w:rsid w:val="00D45755"/>
    <w:rsid w:val="00D47927"/>
    <w:rsid w:val="00D570B3"/>
    <w:rsid w:val="00D61E49"/>
    <w:rsid w:val="00D62AE0"/>
    <w:rsid w:val="00D6610C"/>
    <w:rsid w:val="00D67315"/>
    <w:rsid w:val="00D723CA"/>
    <w:rsid w:val="00D77926"/>
    <w:rsid w:val="00D81D1B"/>
    <w:rsid w:val="00D82C0E"/>
    <w:rsid w:val="00D841A9"/>
    <w:rsid w:val="00D8707C"/>
    <w:rsid w:val="00D915B3"/>
    <w:rsid w:val="00D97B69"/>
    <w:rsid w:val="00DA18AB"/>
    <w:rsid w:val="00DA3873"/>
    <w:rsid w:val="00DA54FC"/>
    <w:rsid w:val="00DA7A0D"/>
    <w:rsid w:val="00DB09BC"/>
    <w:rsid w:val="00DB44A3"/>
    <w:rsid w:val="00DC4FD3"/>
    <w:rsid w:val="00DD02B3"/>
    <w:rsid w:val="00DD46DE"/>
    <w:rsid w:val="00DD58AE"/>
    <w:rsid w:val="00DE1059"/>
    <w:rsid w:val="00DE3D38"/>
    <w:rsid w:val="00DE51BB"/>
    <w:rsid w:val="00DF0156"/>
    <w:rsid w:val="00DF6E44"/>
    <w:rsid w:val="00E0441B"/>
    <w:rsid w:val="00E06C27"/>
    <w:rsid w:val="00E13F0F"/>
    <w:rsid w:val="00E14A49"/>
    <w:rsid w:val="00E15D95"/>
    <w:rsid w:val="00E16526"/>
    <w:rsid w:val="00E23A8F"/>
    <w:rsid w:val="00E24BD6"/>
    <w:rsid w:val="00E25B9A"/>
    <w:rsid w:val="00E320B9"/>
    <w:rsid w:val="00E3375F"/>
    <w:rsid w:val="00E36B9D"/>
    <w:rsid w:val="00E37642"/>
    <w:rsid w:val="00E41C95"/>
    <w:rsid w:val="00E420FF"/>
    <w:rsid w:val="00E4213A"/>
    <w:rsid w:val="00E45AF9"/>
    <w:rsid w:val="00E45E6C"/>
    <w:rsid w:val="00E4666F"/>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3E61"/>
    <w:rsid w:val="00EB4BD9"/>
    <w:rsid w:val="00EC44FE"/>
    <w:rsid w:val="00ED5D6B"/>
    <w:rsid w:val="00EE0CB4"/>
    <w:rsid w:val="00EE3471"/>
    <w:rsid w:val="00EE354C"/>
    <w:rsid w:val="00EE4C1E"/>
    <w:rsid w:val="00EE5327"/>
    <w:rsid w:val="00EF34CB"/>
    <w:rsid w:val="00EF38EE"/>
    <w:rsid w:val="00EF6D02"/>
    <w:rsid w:val="00EF7639"/>
    <w:rsid w:val="00F00142"/>
    <w:rsid w:val="00F01968"/>
    <w:rsid w:val="00F01CB3"/>
    <w:rsid w:val="00F17457"/>
    <w:rsid w:val="00F17547"/>
    <w:rsid w:val="00F2090B"/>
    <w:rsid w:val="00F221B8"/>
    <w:rsid w:val="00F23053"/>
    <w:rsid w:val="00F2415B"/>
    <w:rsid w:val="00F27C4B"/>
    <w:rsid w:val="00F30428"/>
    <w:rsid w:val="00F3766B"/>
    <w:rsid w:val="00F44C62"/>
    <w:rsid w:val="00F454E1"/>
    <w:rsid w:val="00F461E8"/>
    <w:rsid w:val="00F46F69"/>
    <w:rsid w:val="00F50EDE"/>
    <w:rsid w:val="00F62219"/>
    <w:rsid w:val="00F638CE"/>
    <w:rsid w:val="00F64AC7"/>
    <w:rsid w:val="00F73743"/>
    <w:rsid w:val="00F90CC4"/>
    <w:rsid w:val="00F92428"/>
    <w:rsid w:val="00F9318A"/>
    <w:rsid w:val="00F935D0"/>
    <w:rsid w:val="00FA1816"/>
    <w:rsid w:val="00FB06BD"/>
    <w:rsid w:val="00FB08C9"/>
    <w:rsid w:val="00FB614A"/>
    <w:rsid w:val="00FB63D0"/>
    <w:rsid w:val="00FC007F"/>
    <w:rsid w:val="00FC0097"/>
    <w:rsid w:val="00FE1E6E"/>
    <w:rsid w:val="00FE4777"/>
    <w:rsid w:val="00FE4D1D"/>
    <w:rsid w:val="00FE79A7"/>
    <w:rsid w:val="00FF1CD2"/>
    <w:rsid w:val="00FF3D96"/>
    <w:rsid w:val="00FF4233"/>
    <w:rsid w:val="00FF582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image" Target="media/image7.png"/><Relationship Id="rId39" Type="http://schemas.openxmlformats.org/officeDocument/2006/relationships/hyperlink" Target="http://aulaplaneta.planetasaber.com/encyclopedia/default.asp?idreg=51569&amp;ruta=Buscador" TargetMode="External"/><Relationship Id="rId21" Type="http://schemas.openxmlformats.org/officeDocument/2006/relationships/hyperlink" Target="http://commons.wikimedia.org/wiki/File:Ignacio_Mar%C3%ADa_Barreda_-_Las_castas_mexicanas.jpg?uselang=es" TargetMode="External"/><Relationship Id="rId34" Type="http://schemas.openxmlformats.org/officeDocument/2006/relationships/image" Target="media/image11.jpeg"/><Relationship Id="rId42" Type="http://schemas.openxmlformats.org/officeDocument/2006/relationships/image" Target="media/image15.jpeg"/><Relationship Id="rId47" Type="http://schemas.openxmlformats.org/officeDocument/2006/relationships/image" Target="media/image17.jpeg"/><Relationship Id="rId50" Type="http://schemas.openxmlformats.org/officeDocument/2006/relationships/image" Target="media/image18.jpeg"/><Relationship Id="rId55" Type="http://schemas.openxmlformats.org/officeDocument/2006/relationships/image" Target="media/image20.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aulaplaneta.planetasaber.com/encyclopedia/default.asp?idpack=7&amp;idpil=IN000219&amp;ruta=Buscador" TargetMode="External"/><Relationship Id="rId20" Type="http://schemas.openxmlformats.org/officeDocument/2006/relationships/hyperlink" Target="http://www.bne.es/es/Actividades/Exposiciones/Exposiciones/Exposiciones2008/docs/visitaguerra/Guerra.html" TargetMode="External"/><Relationship Id="rId29" Type="http://schemas.openxmlformats.org/officeDocument/2006/relationships/image" Target="media/image8.jpeg"/><Relationship Id="rId41" Type="http://schemas.openxmlformats.org/officeDocument/2006/relationships/image" Target="media/image14.jpeg"/><Relationship Id="rId54" Type="http://schemas.openxmlformats.org/officeDocument/2006/relationships/hyperlink" Target="http://commons.wikimedia.org/wiki/File:Jos%C3%A9_Mar%C3%ADa_Obando_by_Espinosa.jp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ulaplaneta.planetasaber.com/encyclopedia/default.asp?idreg=162695&amp;ruta=Buscador" TargetMode="External"/><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hyperlink" Target="http://www.viajeros.com/fotos/la-municipalidad-de-lima-capitulo-2/2754147?orden=usuario" TargetMode="External"/><Relationship Id="rId40" Type="http://schemas.openxmlformats.org/officeDocument/2006/relationships/hyperlink" Target="http://commons.wikimedia.org/wiki/File:Smartin.JPG" TargetMode="External"/><Relationship Id="rId45" Type="http://schemas.openxmlformats.org/officeDocument/2006/relationships/image" Target="media/image16.jpeg"/><Relationship Id="rId53" Type="http://schemas.openxmlformats.org/officeDocument/2006/relationships/hyperlink" Target="http://aulaplaneta.planetasaber.com/encyclopedia/default.asp?idreg=151906&amp;ruta=Buscador" TargetMode="External"/><Relationship Id="rId58" Type="http://schemas.openxmlformats.org/officeDocument/2006/relationships/hyperlink" Target="http://commons.wikimedia.org/wiki/File:Civilizaci%C3%B3n_y_Barbarie_Sarmiento_portada.jpg?uselang=es" TargetMode="External"/><Relationship Id="rId5" Type="http://schemas.openxmlformats.org/officeDocument/2006/relationships/settings" Target="settings.xml"/><Relationship Id="rId15" Type="http://schemas.openxmlformats.org/officeDocument/2006/relationships/hyperlink" Target="http://aulaplaneta.planetasaber.com/encyclopedia/default.asp?idreg=120253&amp;ruta=Buscador" TargetMode="External"/><Relationship Id="rId23" Type="http://schemas.openxmlformats.org/officeDocument/2006/relationships/hyperlink" Target="http://commons.wikimedia.org/w/index.php?title=Creator:Ignacio_Mar%C3%ADa_Barreda&amp;action=edit&amp;redlink=1" TargetMode="External"/><Relationship Id="rId28" Type="http://schemas.openxmlformats.org/officeDocument/2006/relationships/hyperlink" Target="http://commons.wikimedia.org/wiki/Category:Francisco_de_Miranda?uselang=es" TargetMode="External"/><Relationship Id="rId36" Type="http://schemas.openxmlformats.org/officeDocument/2006/relationships/image" Target="media/image12.jpeg"/><Relationship Id="rId49" Type="http://schemas.openxmlformats.org/officeDocument/2006/relationships/hyperlink" Target="http://bdh-rd.bne.es/details.vm?o=&amp;w=mapa+goatemala&amp;f=&amp;g=load&amp;g=work&amp;lang=es&amp;view=main&amp;s=10" TargetMode="External"/><Relationship Id="rId57" Type="http://schemas.openxmlformats.org/officeDocument/2006/relationships/hyperlink" Target="http://aulaplaneta.planetasaber.com/encyclopedia/default.asp?idreg=123092&amp;ruta=Buscador" TargetMode="External"/><Relationship Id="rId61"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hyperlink" Target="http://aulaplaneta.planetasaber.com/encyclopedia/default.asp?idreg=555983&amp;ruta=Buscador" TargetMode="External"/><Relationship Id="rId44" Type="http://schemas.openxmlformats.org/officeDocument/2006/relationships/hyperlink" Target="http://aulaplaneta.planetasaber.com/encyclopedia/default.asp?idreg=98112&amp;ruta=Buscador" TargetMode="External"/><Relationship Id="rId52" Type="http://schemas.openxmlformats.org/officeDocument/2006/relationships/image" Target="media/image19.jpeg"/><Relationship Id="rId60"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hyperlink" Target="http://books.google.es/books?id=ia4LAAAAYAAJ&amp;pg=PA401" TargetMode="External"/><Relationship Id="rId22" Type="http://schemas.openxmlformats.org/officeDocument/2006/relationships/image" Target="media/image5.jpeg"/><Relationship Id="rId27" Type="http://schemas.openxmlformats.org/officeDocument/2006/relationships/hyperlink" Target="http://aulaplaneta.planetasaber.com/encyclopedia/default.asp?idreg=554606&amp;ruta=Buscador" TargetMode="External"/><Relationship Id="rId30" Type="http://schemas.openxmlformats.org/officeDocument/2006/relationships/image" Target="media/image9.jpeg"/><Relationship Id="rId35" Type="http://schemas.openxmlformats.org/officeDocument/2006/relationships/hyperlink" Target="http://commons.wikimedia.org/wiki/File:Muerte_de_sucre.jpg" TargetMode="External"/><Relationship Id="rId43" Type="http://schemas.openxmlformats.org/officeDocument/2006/relationships/hyperlink" Target="http://aulaplaneta.planetasaber.com/encyclopedia/default.asp?idreg=347774&amp;ruta=Buscador" TargetMode="External"/><Relationship Id="rId48" Type="http://schemas.openxmlformats.org/officeDocument/2006/relationships/hyperlink" Target="http://bdh-rd.bne.es/viewer.vm?pid=d-1557397" TargetMode="External"/><Relationship Id="rId56" Type="http://schemas.openxmlformats.org/officeDocument/2006/relationships/hyperlink" Target="http://www.banrepcultural.org/node/32575" TargetMode="External"/><Relationship Id="rId8" Type="http://schemas.openxmlformats.org/officeDocument/2006/relationships/endnotes" Target="endnotes.xml"/><Relationship Id="rId51" Type="http://schemas.openxmlformats.org/officeDocument/2006/relationships/hyperlink" Target="http://commons.wikimedia.org/wiki/File:Juan_Manuel_de_Rosas_by_Norris.jpg" TargetMode="External"/><Relationship Id="rId3" Type="http://schemas.openxmlformats.org/officeDocument/2006/relationships/styles" Target="styles.xml"/><Relationship Id="rId12" Type="http://schemas.openxmlformats.org/officeDocument/2006/relationships/hyperlink" Target="http://upload.wikimedia.org/wikipedia/commons/c/c9/Rey_Carlos_II.jpg" TargetMode="External"/><Relationship Id="rId17" Type="http://schemas.openxmlformats.org/officeDocument/2006/relationships/hyperlink" Target="http://aulaplaneta.planetasaber.com/encyclopedia/default.asp?idpack=9&amp;idpil=00096A01&amp;ruta=Buscador" TargetMode="External"/><Relationship Id="rId25" Type="http://schemas.openxmlformats.org/officeDocument/2006/relationships/hyperlink" Target="4" TargetMode="External"/><Relationship Id="rId33" Type="http://schemas.openxmlformats.org/officeDocument/2006/relationships/hyperlink" Target="http://commons.wikimedia.org/wiki/File:Martin_Tovar_y_Tovar_10.JPG?uselang=es" TargetMode="External"/><Relationship Id="rId38" Type="http://schemas.openxmlformats.org/officeDocument/2006/relationships/image" Target="media/image13.jpeg"/><Relationship Id="rId46" Type="http://schemas.openxmlformats.org/officeDocument/2006/relationships/hyperlink" Target="http://commons.wikimedia.org/wiki/File:Proclama_de_libertad_(indep._Centroam%C3%A9rica).jpg?uselang=es" TargetMode="External"/><Relationship Id="rId59"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8BAAC-D89A-4F18-9919-2038C9578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45</Pages>
  <Words>11415</Words>
  <Characters>62785</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82</cp:revision>
  <dcterms:created xsi:type="dcterms:W3CDTF">2015-03-23T22:57:00Z</dcterms:created>
  <dcterms:modified xsi:type="dcterms:W3CDTF">2015-03-25T17:09:00Z</dcterms:modified>
</cp:coreProperties>
</file>