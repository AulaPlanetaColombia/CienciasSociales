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320025"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320025">
        <w:rPr>
          <w:rFonts w:ascii="Times New Roman" w:hAnsi="Times New Roman" w:cs="Times New Roman"/>
          <w:sz w:val="24"/>
          <w:szCs w:val="24"/>
        </w:rPr>
        <w:t xml:space="preserve"> al poder y a la propiedad.</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el reforzamiento de los pode</w:t>
      </w:r>
      <w:r w:rsidR="00320025">
        <w:rPr>
          <w:rFonts w:ascii="Times New Roman" w:hAnsi="Times New Roman" w:cs="Times New Roman"/>
          <w:sz w:val="24"/>
          <w:szCs w:val="24"/>
        </w:rPr>
        <w:t>res reales sobre las colonias.</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w:t>
      </w:r>
      <w:r w:rsidR="00320025">
        <w:rPr>
          <w:rFonts w:ascii="Times New Roman" w:hAnsi="Times New Roman" w:cs="Times New Roman"/>
          <w:sz w:val="24"/>
          <w:szCs w:val="24"/>
        </w:rPr>
        <w:t xml:space="preserve">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320025">
        <w:rPr>
          <w:rFonts w:ascii="Times New Roman" w:hAnsi="Times New Roman" w:cs="Times New Roman"/>
          <w:sz w:val="24"/>
          <w:szCs w:val="24"/>
        </w:rPr>
        <w:t>otismo ilustrado.</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320025">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320025">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320025">
        <w:tc>
          <w:tcPr>
            <w:tcW w:w="1283"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320025">
        <w:tc>
          <w:tcPr>
            <w:tcW w:w="1283"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922209">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BC472C">
              <w:rPr>
                <w:rFonts w:ascii="Times New Roman" w:hAnsi="Times New Roman" w:cs="Times New Roman"/>
                <w:b/>
                <w:sz w:val="24"/>
                <w:szCs w:val="24"/>
              </w:rPr>
              <w:t xml:space="preserve">Revolución </w:t>
            </w:r>
            <w:r w:rsidR="00922209">
              <w:rPr>
                <w:rFonts w:ascii="Times New Roman" w:hAnsi="Times New Roman" w:cs="Times New Roman"/>
                <w:b/>
                <w:sz w:val="24"/>
                <w:szCs w:val="24"/>
              </w:rPr>
              <w:t>f</w:t>
            </w:r>
            <w:r w:rsidR="00FE1E6E" w:rsidRPr="00BC472C">
              <w:rPr>
                <w:rFonts w:ascii="Times New Roman" w:hAnsi="Times New Roman" w:cs="Times New Roman"/>
                <w:b/>
                <w:sz w:val="24"/>
                <w:szCs w:val="24"/>
              </w:rPr>
              <w:t>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r w:rsidRPr="00BC472C">
              <w:rPr>
                <w:rFonts w:ascii="Times New Roman" w:hAnsi="Times New Roman" w:cs="Times New Roman"/>
                <w:b/>
                <w:sz w:val="24"/>
                <w:szCs w:val="24"/>
              </w:rPr>
              <w:t>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320025" w:rsidRDefault="006110CB" w:rsidP="008003DC">
            <w:pPr>
              <w:rPr>
                <w:rFonts w:ascii="Times New Roman" w:hAnsi="Times New Roman" w:cs="Times New Roman"/>
                <w:sz w:val="24"/>
                <w:szCs w:val="24"/>
                <w:lang w:val="es-ES"/>
              </w:rPr>
            </w:pPr>
            <w:r w:rsidRPr="00F638CE">
              <w:rPr>
                <w:rFonts w:ascii="Times New Roman" w:hAnsi="Times New Roman" w:cs="Times New Roman"/>
                <w:color w:val="000000"/>
                <w:sz w:val="24"/>
                <w:szCs w:val="24"/>
              </w:rPr>
              <w:t xml:space="preserve"> </w:t>
            </w:r>
            <w:r w:rsidR="00320025">
              <w:rPr>
                <w:rFonts w:ascii="Times New Roman" w:hAnsi="Times New Roman" w:cs="Times New Roman"/>
                <w:sz w:val="24"/>
                <w:szCs w:val="24"/>
                <w:lang w:val="es-ES"/>
              </w:rPr>
              <w:t xml:space="preserve">2º ESO </w:t>
            </w:r>
            <w:r w:rsidRPr="00F638CE">
              <w:rPr>
                <w:rFonts w:ascii="Times New Roman" w:hAnsi="Times New Roman" w:cs="Times New Roman"/>
                <w:sz w:val="24"/>
                <w:szCs w:val="24"/>
                <w:lang w:val="es-ES"/>
              </w:rPr>
              <w:t>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Default="006110CB" w:rsidP="008003DC">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p>
          <w:p w:rsidR="00320025" w:rsidRPr="00F638CE" w:rsidRDefault="00320025" w:rsidP="008003DC">
            <w:pPr>
              <w:rPr>
                <w:rFonts w:ascii="Times New Roman" w:hAnsi="Times New Roman" w:cs="Times New Roman"/>
                <w:kern w:val="36"/>
                <w:sz w:val="24"/>
                <w:szCs w:val="24"/>
              </w:rPr>
            </w:pP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 xml:space="preserve">Video que muestra las características de la América colonial española del </w:t>
            </w:r>
            <w:r w:rsidRPr="00F638CE">
              <w:rPr>
                <w:rFonts w:ascii="Times New Roman" w:hAnsi="Times New Roman" w:cs="Times New Roman"/>
                <w:sz w:val="24"/>
                <w:szCs w:val="24"/>
              </w:rPr>
              <w:lastRenderedPageBreak/>
              <w:t>siglo XVIII</w:t>
            </w:r>
          </w:p>
        </w:tc>
      </w:tr>
    </w:tbl>
    <w:p w:rsidR="005F129D" w:rsidRPr="00F638CE" w:rsidRDefault="005F129D"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D05D15" w:rsidP="005F129D">
            <w:pPr>
              <w:spacing w:before="2" w:after="2"/>
              <w:rPr>
                <w:rFonts w:ascii="Times New Roman" w:hAnsi="Times New Roman" w:cs="Times New Roman"/>
                <w:color w:val="000000" w:themeColor="text1"/>
                <w:sz w:val="24"/>
                <w:szCs w:val="24"/>
              </w:rPr>
            </w:pPr>
            <w:r>
              <w:rPr>
                <w:rFonts w:ascii="Times New Roman" w:hAnsi="Times New Roman" w:cs="Times New Roman"/>
                <w:bCs/>
                <w:sz w:val="24"/>
                <w:szCs w:val="24"/>
              </w:rPr>
              <w:t>L</w:t>
            </w:r>
            <w:r w:rsidR="002D39D0"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922209">
        <w:rPr>
          <w:rFonts w:ascii="Times New Roman" w:hAnsi="Times New Roman" w:cs="Times New Roman"/>
          <w:b/>
          <w:sz w:val="24"/>
          <w:szCs w:val="24"/>
        </w:rPr>
        <w:t>f</w:t>
      </w:r>
      <w:r w:rsidR="001E185E" w:rsidRPr="00F638CE">
        <w:rPr>
          <w:rFonts w:ascii="Times New Roman" w:hAnsi="Times New Roman" w:cs="Times New Roman"/>
          <w:b/>
          <w:sz w:val="24"/>
          <w:szCs w:val="24"/>
        </w:rPr>
        <w:t xml:space="preserve">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BC472C">
        <w:rPr>
          <w:rFonts w:ascii="Times New Roman" w:hAnsi="Times New Roman" w:cs="Times New Roman"/>
          <w:sz w:val="24"/>
          <w:szCs w:val="24"/>
        </w:rPr>
        <w:t>X</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sidRPr="00BC472C">
        <w:rPr>
          <w:rFonts w:ascii="Times New Roman" w:hAnsi="Times New Roman" w:cs="Times New Roman"/>
          <w:b/>
          <w:sz w:val="24"/>
          <w:szCs w:val="24"/>
        </w:rPr>
        <w:t>T</w:t>
      </w:r>
      <w:r w:rsidRPr="00BC472C">
        <w:rPr>
          <w:rFonts w:ascii="Times New Roman" w:hAnsi="Times New Roman" w:cs="Times New Roman"/>
          <w:b/>
          <w:sz w:val="24"/>
          <w:szCs w:val="24"/>
        </w:rPr>
        <w:t xml:space="preserve">rece </w:t>
      </w:r>
      <w:r w:rsidR="000179FA" w:rsidRPr="00BC472C">
        <w:rPr>
          <w:rFonts w:ascii="Times New Roman" w:hAnsi="Times New Roman" w:cs="Times New Roman"/>
          <w:b/>
          <w:sz w:val="24"/>
          <w:szCs w:val="24"/>
        </w:rPr>
        <w:t>C</w:t>
      </w:r>
      <w:r w:rsidRPr="00BC472C">
        <w:rPr>
          <w:rFonts w:ascii="Times New Roman" w:hAnsi="Times New Roman" w:cs="Times New Roman"/>
          <w:b/>
          <w:sz w:val="24"/>
          <w:szCs w:val="24"/>
        </w:rPr>
        <w:t xml:space="preserve">olonias </w:t>
      </w:r>
      <w:r w:rsidR="000179FA" w:rsidRPr="00BC472C">
        <w:rPr>
          <w:rFonts w:ascii="Times New Roman" w:hAnsi="Times New Roman" w:cs="Times New Roman"/>
          <w:b/>
          <w:sz w:val="24"/>
          <w:szCs w:val="24"/>
        </w:rPr>
        <w:t>B</w:t>
      </w:r>
      <w:r w:rsidRPr="00BC472C">
        <w:rPr>
          <w:rFonts w:ascii="Times New Roman" w:hAnsi="Times New Roman" w:cs="Times New Roman"/>
          <w:b/>
          <w:sz w:val="24"/>
          <w:szCs w:val="24"/>
        </w:rPr>
        <w:t>ritánicas</w:t>
      </w:r>
      <w:r w:rsidRPr="00F638CE">
        <w:rPr>
          <w:rFonts w:ascii="Times New Roman" w:hAnsi="Times New Roman" w:cs="Times New Roman"/>
          <w:sz w:val="24"/>
          <w:szCs w:val="24"/>
        </w:rPr>
        <w:t xml:space="preserve"> (1776) y </w:t>
      </w:r>
      <w:r w:rsidR="00D97B69" w:rsidRPr="00F638CE">
        <w:rPr>
          <w:rFonts w:ascii="Times New Roman" w:hAnsi="Times New Roman" w:cs="Times New Roman"/>
          <w:sz w:val="24"/>
          <w:szCs w:val="24"/>
        </w:rPr>
        <w:t xml:space="preserve">el triunfo de la </w:t>
      </w:r>
      <w:r w:rsidR="00D97B69" w:rsidRPr="00BC472C">
        <w:rPr>
          <w:rFonts w:ascii="Times New Roman" w:hAnsi="Times New Roman" w:cs="Times New Roman"/>
          <w:b/>
          <w:sz w:val="24"/>
          <w:szCs w:val="24"/>
        </w:rPr>
        <w:t xml:space="preserve">Revolución </w:t>
      </w:r>
      <w:r w:rsidR="00922209">
        <w:rPr>
          <w:rFonts w:ascii="Times New Roman" w:hAnsi="Times New Roman" w:cs="Times New Roman"/>
          <w:b/>
          <w:sz w:val="24"/>
          <w:szCs w:val="24"/>
        </w:rPr>
        <w:t>f</w:t>
      </w:r>
      <w:r w:rsidR="001E185E" w:rsidRPr="00BC472C">
        <w:rPr>
          <w:rFonts w:ascii="Times New Roman" w:hAnsi="Times New Roman" w:cs="Times New Roman"/>
          <w:b/>
          <w:sz w:val="24"/>
          <w:szCs w:val="24"/>
        </w:rPr>
        <w:t>rancesa</w:t>
      </w:r>
      <w:r w:rsidR="001E185E" w:rsidRPr="00F638CE">
        <w:rPr>
          <w:rFonts w:ascii="Times New Roman" w:hAnsi="Times New Roman" w:cs="Times New Roman"/>
          <w:sz w:val="24"/>
          <w:szCs w:val="24"/>
        </w:rPr>
        <w:t xml:space="preserve">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F454E1"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922209"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1917700" cy="1208504"/>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1102" cy="1210648"/>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w:t>
            </w:r>
            <w:r w:rsidR="00256CDC">
              <w:rPr>
                <w:rFonts w:ascii="Times New Roman" w:hAnsi="Times New Roman" w:cs="Times New Roman"/>
                <w:sz w:val="24"/>
                <w:szCs w:val="24"/>
              </w:rPr>
              <w:lastRenderedPageBreak/>
              <w:t>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00320025">
              <w:rPr>
                <w:color w:val="000000" w:themeColor="text1"/>
              </w:rPr>
              <w:t>: Video</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00320025">
              <w:rPr>
                <w:color w:val="000000" w:themeColor="text1"/>
              </w:rPr>
              <w:t xml:space="preserve">: </w:t>
            </w:r>
            <w:r w:rsidRPr="00F638CE">
              <w:rPr>
                <w:color w:val="000000" w:themeColor="text1"/>
              </w:rPr>
              <w:t>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00BC472C">
              <w:rPr>
                <w:rFonts w:ascii="Times New Roman" w:eastAsia="Times New Roman" w:hAnsi="Times New Roman" w:cs="Times New Roman"/>
                <w:color w:val="000000" w:themeColor="text1"/>
                <w:sz w:val="24"/>
                <w:szCs w:val="24"/>
                <w:lang w:eastAsia="es-CO"/>
              </w:rPr>
              <w:t xml:space="preserve">ndependencia de España </w:t>
            </w:r>
            <w:r w:rsidRPr="00F638CE">
              <w:rPr>
                <w:rFonts w:ascii="Times New Roman" w:eastAsia="Times New Roman" w:hAnsi="Times New Roman" w:cs="Times New Roman"/>
                <w:color w:val="000000" w:themeColor="text1"/>
                <w:sz w:val="24"/>
                <w:szCs w:val="24"/>
                <w:lang w:eastAsia="es-CO"/>
              </w:rPr>
              <w:t>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w:t>
            </w:r>
            <w:r w:rsidR="00BC472C">
              <w:rPr>
                <w:rFonts w:ascii="Times New Roman" w:eastAsia="Times New Roman" w:hAnsi="Times New Roman" w:cs="Times New Roman"/>
                <w:color w:val="000000" w:themeColor="text1"/>
                <w:sz w:val="24"/>
                <w:szCs w:val="24"/>
                <w:lang w:eastAsia="es-CO"/>
              </w:rPr>
              <w:t>ra invadido?</w:t>
            </w:r>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Forme grupos de tres estudiantes para que comenten alguno de los grabados del artista aragonés. Pídales que respondan las siguientes </w:t>
            </w:r>
            <w:r w:rsidRPr="00F638CE">
              <w:rPr>
                <w:rFonts w:ascii="Times New Roman" w:eastAsia="Times New Roman" w:hAnsi="Times New Roman" w:cs="Times New Roman"/>
                <w:color w:val="000000" w:themeColor="text1"/>
                <w:sz w:val="24"/>
                <w:szCs w:val="24"/>
                <w:lang w:eastAsia="es-CO"/>
              </w:rPr>
              <w:lastRenderedPageBreak/>
              <w:t>preguntas</w:t>
            </w:r>
            <w:r w:rsidR="00BC472C">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BC472C">
            <w:pPr>
              <w:shd w:val="clear" w:color="auto" w:fill="FFFFFF" w:themeFill="background1"/>
              <w:spacing w:before="100" w:beforeAutospacing="1" w:after="210" w:line="270" w:lineRule="atLeast"/>
              <w:rPr>
                <w:rFonts w:ascii="Times New Roman" w:eastAsia="Times New Roman" w:hAnsi="Times New Roman" w:cs="Times New Roman"/>
                <w:color w:val="0D3158"/>
                <w:sz w:val="24"/>
                <w:szCs w:val="24"/>
                <w:lang w:eastAsia="es-CO"/>
              </w:rPr>
            </w:pPr>
            <w:r w:rsidRPr="00BC472C">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BC472C">
              <w:rPr>
                <w:rFonts w:ascii="Times New Roman" w:eastAsia="Times New Roman" w:hAnsi="Times New Roman" w:cs="Times New Roman"/>
                <w:i/>
                <w:iCs/>
                <w:color w:val="0D3158"/>
                <w:sz w:val="24"/>
                <w:szCs w:val="24"/>
                <w:lang w:eastAsia="es-CO"/>
              </w:rPr>
              <w:t xml:space="preserve">El País </w:t>
            </w:r>
            <w:r w:rsidRPr="00BC472C">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BC472C">
                <w:rPr>
                  <w:rStyle w:val="Hipervnculo"/>
                  <w:rFonts w:ascii="Times New Roman" w:eastAsia="Times New Roman" w:hAnsi="Times New Roman" w:cs="Times New Roman"/>
                  <w:sz w:val="24"/>
                  <w:szCs w:val="24"/>
                  <w:lang w:eastAsia="es-CO"/>
                </w:rPr>
                <w:t>VER</w:t>
              </w:r>
            </w:hyperlink>
            <w:r w:rsidRPr="00BC472C">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w:t>
            </w:r>
            <w:r w:rsidRPr="00F638CE">
              <w:rPr>
                <w:rFonts w:ascii="Times New Roman" w:eastAsia="Times New Roman" w:hAnsi="Times New Roman" w:cs="Times New Roman"/>
                <w:sz w:val="24"/>
                <w:szCs w:val="24"/>
                <w:lang w:eastAsia="es-CO"/>
              </w:rPr>
              <w:lastRenderedPageBreak/>
              <w:t xml:space="preserve">la comunicación entre los </w:t>
            </w:r>
            <w:r w:rsidR="00BC472C">
              <w:rPr>
                <w:rFonts w:ascii="Times New Roman" w:eastAsia="Times New Roman" w:hAnsi="Times New Roman" w:cs="Times New Roman"/>
                <w:sz w:val="24"/>
                <w:szCs w:val="24"/>
                <w:lang w:eastAsia="es-CO"/>
              </w:rPr>
              <w:t>distintos cuarteles franceses.</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BC472C">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E07CAC">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Interactivo </w:t>
            </w:r>
            <w:r w:rsidR="00E07CAC">
              <w:rPr>
                <w:rFonts w:ascii="Times New Roman" w:hAnsi="Times New Roman" w:cs="Times New Roman"/>
                <w:sz w:val="24"/>
                <w:szCs w:val="24"/>
                <w:lang w:val="es-ES_tradnl"/>
              </w:rPr>
              <w:t>para</w:t>
            </w:r>
            <w:r w:rsidRPr="00F638CE">
              <w:rPr>
                <w:rFonts w:ascii="Times New Roman" w:hAnsi="Times New Roman" w:cs="Times New Roman"/>
                <w:sz w:val="24"/>
                <w:szCs w:val="24"/>
                <w:lang w:val="es-ES_tradnl"/>
              </w:rPr>
              <w:t xml:space="preserve">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320025">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Default="00250134" w:rsidP="00250134">
      <w:pPr>
        <w:spacing w:after="0" w:line="285" w:lineRule="atLeast"/>
        <w:jc w:val="both"/>
        <w:rPr>
          <w:rFonts w:ascii="Times New Roman" w:eastAsia="Times New Roman" w:hAnsi="Times New Roman" w:cs="Times New Roman"/>
          <w:sz w:val="24"/>
          <w:szCs w:val="24"/>
          <w:lang w:eastAsia="es-CO"/>
        </w:rPr>
      </w:pPr>
    </w:p>
    <w:p w:rsidR="00E07CAC" w:rsidRDefault="00E07CAC" w:rsidP="00250134">
      <w:pPr>
        <w:spacing w:after="0" w:line="285" w:lineRule="atLeast"/>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E07CAC" w:rsidRPr="00F638CE" w:rsidTr="001C6757">
        <w:tc>
          <w:tcPr>
            <w:tcW w:w="9054" w:type="dxa"/>
            <w:gridSpan w:val="2"/>
            <w:shd w:val="clear" w:color="auto" w:fill="000000" w:themeFill="text1"/>
          </w:tcPr>
          <w:p w:rsidR="00E07CAC" w:rsidRPr="00F638CE" w:rsidRDefault="00E07CAC"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E07CAC" w:rsidRPr="00F638CE" w:rsidTr="001C6757">
        <w:tc>
          <w:tcPr>
            <w:tcW w:w="2518" w:type="dxa"/>
          </w:tcPr>
          <w:p w:rsidR="00E07CAC" w:rsidRPr="00F638CE" w:rsidRDefault="00E07CA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E07CAC" w:rsidRPr="00F638CE" w:rsidRDefault="00E07CAC" w:rsidP="001C6757">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CS_08_02_REC70</w:t>
            </w:r>
          </w:p>
          <w:p w:rsidR="00E07CAC" w:rsidRPr="00F638CE" w:rsidRDefault="00E07CAC" w:rsidP="001C6757">
            <w:pPr>
              <w:spacing w:before="2" w:after="2"/>
              <w:rPr>
                <w:rFonts w:ascii="Times New Roman" w:hAnsi="Times New Roman" w:cs="Times New Roman"/>
                <w:b/>
                <w:color w:val="000000" w:themeColor="text1"/>
                <w:sz w:val="24"/>
                <w:szCs w:val="24"/>
              </w:rPr>
            </w:pPr>
          </w:p>
        </w:tc>
      </w:tr>
      <w:tr w:rsidR="00E07CAC" w:rsidRPr="00F638CE" w:rsidTr="001C6757">
        <w:tc>
          <w:tcPr>
            <w:tcW w:w="2518" w:type="dxa"/>
          </w:tcPr>
          <w:p w:rsidR="00E07CAC" w:rsidRPr="00F638CE" w:rsidRDefault="00E07CA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E07CAC" w:rsidRPr="001A1CD6" w:rsidRDefault="00E07CAC" w:rsidP="001A1CD6">
            <w:pPr>
              <w:rPr>
                <w:rFonts w:ascii="Arial" w:hAnsi="Arial"/>
                <w:sz w:val="18"/>
                <w:szCs w:val="18"/>
                <w:lang w:val="es-ES_tradnl"/>
              </w:rPr>
            </w:pPr>
            <w:r>
              <w:rPr>
                <w:lang w:val="es-ES_tradnl"/>
              </w:rPr>
              <w:t xml:space="preserve"> </w:t>
            </w:r>
            <w:r w:rsidR="001A1CD6">
              <w:rPr>
                <w:rFonts w:ascii="Arial" w:hAnsi="Arial"/>
                <w:sz w:val="18"/>
                <w:szCs w:val="18"/>
                <w:lang w:val="es-ES_tradnl"/>
              </w:rPr>
              <w:t>La invasión de Napoleón a España y su influencia en América</w:t>
            </w:r>
          </w:p>
        </w:tc>
      </w:tr>
      <w:tr w:rsidR="00E07CAC" w:rsidRPr="00F638CE" w:rsidTr="001C6757">
        <w:tc>
          <w:tcPr>
            <w:tcW w:w="2518" w:type="dxa"/>
          </w:tcPr>
          <w:p w:rsidR="00E07CAC" w:rsidRPr="00F638CE" w:rsidRDefault="00E07CA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E07CAC" w:rsidRPr="00F638CE" w:rsidRDefault="001A1CD6" w:rsidP="001C6757">
            <w:pPr>
              <w:spacing w:before="2" w:after="2"/>
              <w:rPr>
                <w:rFonts w:ascii="Times New Roman" w:hAnsi="Times New Roman" w:cs="Times New Roman"/>
                <w:color w:val="000000" w:themeColor="text1"/>
                <w:sz w:val="24"/>
                <w:szCs w:val="24"/>
              </w:rPr>
            </w:pPr>
            <w:r w:rsidRPr="003C3E65">
              <w:rPr>
                <w:rFonts w:asciiTheme="majorHAnsi" w:hAnsiTheme="majorHAnsi" w:cs="Times New Roman"/>
                <w:lang w:val="es-ES_tradnl"/>
              </w:rPr>
              <w:t>Actividad sobre la influencia de la invasión napoleónica en América</w:t>
            </w:r>
          </w:p>
        </w:tc>
      </w:tr>
    </w:tbl>
    <w:p w:rsidR="00E07CAC" w:rsidRDefault="00E07CAC" w:rsidP="00250134">
      <w:pPr>
        <w:spacing w:after="0" w:line="285" w:lineRule="atLeast"/>
        <w:jc w:val="both"/>
        <w:rPr>
          <w:rFonts w:ascii="Times New Roman" w:eastAsia="Times New Roman" w:hAnsi="Times New Roman" w:cs="Times New Roman"/>
          <w:sz w:val="24"/>
          <w:szCs w:val="24"/>
          <w:lang w:eastAsia="es-CO"/>
        </w:rPr>
      </w:pPr>
    </w:p>
    <w:p w:rsidR="00E07CAC" w:rsidRDefault="00E07CAC" w:rsidP="00250134">
      <w:pPr>
        <w:spacing w:after="0" w:line="285" w:lineRule="atLeast"/>
        <w:jc w:val="both"/>
        <w:rPr>
          <w:rFonts w:ascii="Times New Roman" w:eastAsia="Times New Roman" w:hAnsi="Times New Roman" w:cs="Times New Roman"/>
          <w:sz w:val="24"/>
          <w:szCs w:val="24"/>
          <w:lang w:eastAsia="es-CO"/>
        </w:rPr>
      </w:pPr>
    </w:p>
    <w:p w:rsidR="00E07CAC" w:rsidRPr="00F638CE" w:rsidRDefault="00E07CAC"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E07CAC">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1A1CD6" w:rsidRDefault="005F129D" w:rsidP="001A1CD6">
            <w:pPr>
              <w:tabs>
                <w:tab w:val="right" w:pos="8498"/>
              </w:tabs>
              <w:rPr>
                <w:rFonts w:ascii="Times New Roman" w:hAnsi="Times New Roman" w:cs="Times New Roman"/>
                <w:b/>
                <w:sz w:val="24"/>
                <w:szCs w:val="24"/>
              </w:rPr>
            </w:pPr>
            <w:r>
              <w:rPr>
                <w:rFonts w:ascii="Times New Roman" w:hAnsi="Times New Roman" w:cs="Times New Roman"/>
                <w:sz w:val="24"/>
                <w:szCs w:val="24"/>
                <w:lang w:val="es-ES_tradnl"/>
              </w:rPr>
              <w:t>Refuerza tu aprendizaje:</w:t>
            </w:r>
            <w:r>
              <w:rPr>
                <w:lang w:val="es-ES_tradnl"/>
              </w:rPr>
              <w:t xml:space="preserve"> </w:t>
            </w:r>
            <w:r w:rsidR="00E07CAC">
              <w:rPr>
                <w:lang w:val="es-ES_tradnl"/>
              </w:rPr>
              <w:t xml:space="preserve"> </w:t>
            </w:r>
            <w:r w:rsidR="001A1CD6" w:rsidRPr="001A1CD6">
              <w:rPr>
                <w:rFonts w:ascii="Times New Roman" w:hAnsi="Times New Roman" w:cs="Times New Roman"/>
                <w:sz w:val="24"/>
                <w:szCs w:val="24"/>
              </w:rPr>
              <w:t>Causas de la Independencia de las colonias españolas</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1A1CD6" w:rsidRDefault="001A1CD6" w:rsidP="001A1CD6">
            <w:pPr>
              <w:tabs>
                <w:tab w:val="right" w:pos="8498"/>
              </w:tabs>
              <w:rPr>
                <w:rFonts w:ascii="Times New Roman" w:hAnsi="Times New Roman" w:cs="Times New Roman"/>
                <w:b/>
                <w:sz w:val="24"/>
                <w:szCs w:val="24"/>
              </w:rPr>
            </w:pPr>
            <w:r>
              <w:rPr>
                <w:rFonts w:ascii="Times New Roman" w:hAnsi="Times New Roman" w:cs="Times New Roman"/>
                <w:sz w:val="24"/>
                <w:szCs w:val="24"/>
                <w:lang w:val="es-ES_tradnl"/>
              </w:rPr>
              <w:t xml:space="preserve">Actividad sobre las </w:t>
            </w:r>
            <w:r w:rsidRPr="001A1CD6">
              <w:rPr>
                <w:rFonts w:ascii="Times New Roman" w:hAnsi="Times New Roman" w:cs="Times New Roman"/>
                <w:sz w:val="24"/>
                <w:szCs w:val="24"/>
              </w:rPr>
              <w:t>Causas de la Independencia de las colonias españolas</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lastRenderedPageBreak/>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00E53A85">
        <w:rPr>
          <w:rFonts w:ascii="Times New Roman" w:hAnsi="Times New Roman" w:cs="Times New Roman"/>
          <w:bCs/>
          <w:sz w:val="24"/>
          <w:szCs w:val="24"/>
        </w:rPr>
        <w:t>.</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E53A8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w:t>
            </w:r>
            <w:r w:rsidRPr="00F638CE">
              <w:rPr>
                <w:rFonts w:ascii="Times New Roman" w:hAnsi="Times New Roman" w:cs="Times New Roman"/>
                <w:b/>
                <w:color w:val="000000"/>
                <w:sz w:val="24"/>
                <w:szCs w:val="24"/>
              </w:rPr>
              <w:lastRenderedPageBreak/>
              <w:t xml:space="preserve">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922209"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José Prudenci</w:t>
            </w:r>
            <w:r w:rsidR="00482DBB">
              <w:rPr>
                <w:rFonts w:ascii="Times New Roman" w:hAnsi="Times New Roman" w:cs="Times New Roman"/>
                <w:color w:val="000000"/>
                <w:sz w:val="24"/>
                <w:szCs w:val="24"/>
                <w:lang w:val="es-CO"/>
              </w:rPr>
              <w:t>o</w:t>
            </w:r>
            <w:r w:rsidRPr="00F638CE">
              <w:rPr>
                <w:rFonts w:ascii="Times New Roman" w:hAnsi="Times New Roman" w:cs="Times New Roman"/>
                <w:color w:val="000000"/>
                <w:sz w:val="24"/>
                <w:szCs w:val="24"/>
                <w:lang w:val="es-CO"/>
              </w:rPr>
              <w:t xml:space="preserve">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w:t>
            </w:r>
            <w:r w:rsidR="00482DBB">
              <w:rPr>
                <w:rFonts w:ascii="Times New Roman" w:hAnsi="Times New Roman" w:cs="Times New Roman"/>
                <w:bCs/>
                <w:color w:val="000000" w:themeColor="text1"/>
                <w:sz w:val="24"/>
                <w:szCs w:val="24"/>
              </w:rPr>
              <w:t>”</w:t>
            </w:r>
            <w:r w:rsidRPr="00F638CE">
              <w:rPr>
                <w:rFonts w:ascii="Times New Roman" w:hAnsi="Times New Roman" w:cs="Times New Roman"/>
                <w:bCs/>
                <w:color w:val="000000" w:themeColor="text1"/>
                <w:sz w:val="24"/>
                <w:szCs w:val="24"/>
              </w:rPr>
              <w:t>,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D55AD8">
              <w:rPr>
                <w:rFonts w:ascii="Times New Roman" w:hAnsi="Times New Roman" w:cs="Times New Roman"/>
                <w:color w:val="000000" w:themeColor="text1"/>
                <w:sz w:val="24"/>
                <w:szCs w:val="24"/>
              </w:rPr>
              <w:t>9</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482DBB" w:rsidP="005F3C91">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permite conocer cómo el sistema de castas fue un sistema de discriminación</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934306" w:rsidP="005F3C91">
      <w:pPr>
        <w:rPr>
          <w:rFonts w:ascii="Times New Roman" w:hAnsi="Times New Roman" w:cs="Times New Roman"/>
          <w:b/>
          <w:bCs/>
          <w:sz w:val="24"/>
          <w:szCs w:val="24"/>
        </w:rPr>
      </w:pP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482DBB" w:rsidP="001755BC">
      <w:pPr>
        <w:spacing w:before="240" w:after="0" w:line="285" w:lineRule="atLeast"/>
        <w:jc w:val="both"/>
        <w:rPr>
          <w:rFonts w:ascii="Times New Roman" w:eastAsia="Times New Roman" w:hAnsi="Times New Roman" w:cs="Times New Roman"/>
          <w:sz w:val="24"/>
          <w:szCs w:val="24"/>
          <w:lang w:eastAsia="es-CO"/>
        </w:rPr>
      </w:pPr>
      <w:r>
        <w:rPr>
          <w:rFonts w:ascii="Times New Roman" w:hAnsi="Times New Roman" w:cs="Times New Roman"/>
          <w:bCs/>
          <w:color w:val="000000" w:themeColor="text1"/>
          <w:sz w:val="24"/>
          <w:szCs w:val="24"/>
        </w:rPr>
        <w:t xml:space="preserve">El inicio </w:t>
      </w:r>
      <w:r w:rsidR="00866492" w:rsidRPr="00F638CE">
        <w:rPr>
          <w:rFonts w:ascii="Times New Roman" w:hAnsi="Times New Roman" w:cs="Times New Roman"/>
          <w:bCs/>
          <w:color w:val="000000" w:themeColor="text1"/>
          <w:sz w:val="24"/>
          <w:szCs w:val="24"/>
        </w:rPr>
        <w:t>de</w:t>
      </w:r>
      <w:r w:rsidR="00DA7A0D" w:rsidRPr="00F638CE">
        <w:rPr>
          <w:rFonts w:ascii="Times New Roman" w:hAnsi="Times New Roman" w:cs="Times New Roman"/>
          <w:bCs/>
          <w:color w:val="000000" w:themeColor="text1"/>
          <w:sz w:val="24"/>
          <w:szCs w:val="24"/>
        </w:rPr>
        <w:t>l</w:t>
      </w:r>
      <w:r w:rsidR="00866492" w:rsidRPr="00F638CE">
        <w:rPr>
          <w:rFonts w:ascii="Times New Roman" w:hAnsi="Times New Roman" w:cs="Times New Roman"/>
          <w:bCs/>
          <w:color w:val="000000" w:themeColor="text1"/>
          <w:sz w:val="24"/>
          <w:szCs w:val="24"/>
        </w:rPr>
        <w:t xml:space="preserve"> conflicto ocurrió en la </w:t>
      </w:r>
      <w:r w:rsidR="00866492"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xml:space="preserve">, </w:t>
      </w:r>
      <w:r w:rsidR="00482DBB">
        <w:rPr>
          <w:rFonts w:ascii="Times New Roman" w:eastAsia="Times New Roman" w:hAnsi="Times New Roman" w:cs="Times New Roman"/>
          <w:sz w:val="24"/>
          <w:szCs w:val="24"/>
          <w:lang w:eastAsia="es-CO"/>
        </w:rPr>
        <w:t>en uno de</w:t>
      </w:r>
      <w:r w:rsidRPr="00F638CE">
        <w:rPr>
          <w:rFonts w:ascii="Times New Roman" w:eastAsia="Times New Roman" w:hAnsi="Times New Roman" w:cs="Times New Roman"/>
          <w:sz w:val="24"/>
          <w:szCs w:val="24"/>
          <w:lang w:eastAsia="es-CO"/>
        </w:rPr>
        <w:t xml:space="preserv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D55AD8">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D55AD8">
              <w:rPr>
                <w:rFonts w:ascii="Times New Roman" w:hAnsi="Times New Roman" w:cs="Times New Roman"/>
                <w:color w:val="000000"/>
                <w:sz w:val="24"/>
                <w:szCs w:val="24"/>
              </w:rPr>
              <w:t>100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482DBB" w:rsidP="00A935D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Aula planeta </w:t>
            </w:r>
            <w:hyperlink r:id="rId28" w:history="1">
              <w:r w:rsidR="00CF2492" w:rsidRPr="00F638CE">
                <w:rPr>
                  <w:rStyle w:val="Hipervnculo"/>
                  <w:rFonts w:ascii="Times New Roman" w:hAnsi="Times New Roman" w:cs="Times New Roman"/>
                  <w:color w:val="000000" w:themeColor="text1"/>
                  <w:sz w:val="24"/>
                  <w:szCs w:val="24"/>
                  <w:u w:val="none"/>
                </w:rPr>
                <w:t>4</w:t>
              </w:r>
            </w:hyperlink>
            <w:r w:rsidR="00CF2492"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w:t>
            </w:r>
            <w:r w:rsidR="00C21B2E">
              <w:rPr>
                <w:rFonts w:ascii="Times New Roman" w:hAnsi="Times New Roman" w:cs="Times New Roman"/>
                <w:noProof/>
                <w:sz w:val="24"/>
                <w:szCs w:val="24"/>
                <w:lang w:eastAsia="es-CO"/>
              </w:rPr>
              <w:t>la Independencia de las colonias americana/</w:t>
            </w:r>
            <w:r w:rsidR="003534AE">
              <w:rPr>
                <w:rFonts w:ascii="Times New Roman" w:hAnsi="Times New Roman" w:cs="Times New Roman"/>
                <w:noProof/>
                <w:sz w:val="24"/>
                <w:szCs w:val="24"/>
                <w:lang w:eastAsia="es-CO"/>
              </w:rPr>
              <w:t>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00B13FF0">
              <w:t>ndependencia americana</w:t>
            </w:r>
            <w:r w:rsidRPr="00F638CE">
              <w:t xml:space="preserve">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 xml:space="preserve">ndependencia de </w:t>
            </w:r>
            <w:r w:rsidRPr="00F638CE">
              <w:rPr>
                <w:rFonts w:ascii="Times New Roman" w:hAnsi="Times New Roman" w:cs="Times New Roman"/>
                <w:sz w:val="24"/>
                <w:szCs w:val="24"/>
              </w:rPr>
              <w:lastRenderedPageBreak/>
              <w:t>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F03A30" w:rsidP="00A935DD">
            <w:pPr>
              <w:pStyle w:val="normal1"/>
              <w:rPr>
                <w:color w:val="000000" w:themeColor="text1"/>
                <w:sz w:val="24"/>
                <w:szCs w:val="24"/>
              </w:rPr>
            </w:pPr>
            <w:r>
              <w:rPr>
                <w:color w:val="000000" w:themeColor="text1"/>
                <w:sz w:val="24"/>
                <w:szCs w:val="24"/>
              </w:rPr>
              <w:t>Pregunte a sus estudiantes:</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w:t>
            </w:r>
            <w:r w:rsidRPr="00F638CE">
              <w:rPr>
                <w:rFonts w:ascii="Times New Roman" w:eastAsia="Times New Roman" w:hAnsi="Times New Roman" w:cs="Times New Roman"/>
                <w:color w:val="000000" w:themeColor="text1"/>
                <w:sz w:val="24"/>
                <w:szCs w:val="24"/>
                <w:lang w:eastAsia="es-CO"/>
              </w:rPr>
              <w:lastRenderedPageBreak/>
              <w:t xml:space="preserve">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w:t>
      </w:r>
      <w:r w:rsidR="00320025">
        <w:rPr>
          <w:rFonts w:ascii="Times New Roman" w:eastAsia="Times New Roman" w:hAnsi="Times New Roman" w:cs="Times New Roman"/>
          <w:color w:val="000000" w:themeColor="text1"/>
          <w:sz w:val="24"/>
          <w:szCs w:val="24"/>
          <w:lang w:eastAsia="es-CO"/>
        </w:rPr>
        <w:t>o del virrey de Nueva Granada.</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9C5D8A">
              <w:rPr>
                <w:rFonts w:ascii="Times New Roman" w:hAnsi="Times New Roman" w:cs="Times New Roman"/>
                <w:i/>
                <w:color w:val="000000"/>
                <w:sz w:val="24"/>
                <w:szCs w:val="24"/>
                <w:lang w:val="es-ES"/>
              </w:rPr>
              <w:t>Miranda en la Carraca,</w:t>
            </w:r>
            <w:r w:rsidRPr="009C5D8A">
              <w:rPr>
                <w:rFonts w:ascii="Times New Roman" w:hAnsi="Times New Roman" w:cs="Times New Roman"/>
                <w:i/>
                <w:color w:val="000000"/>
                <w:sz w:val="24"/>
                <w:szCs w:val="24"/>
                <w:lang w:val="es-CO"/>
              </w:rPr>
              <w:t xml:space="preserve"> </w:t>
            </w:r>
            <w:r w:rsidRPr="009C5D8A">
              <w:rPr>
                <w:rFonts w:ascii="Times New Roman" w:hAnsi="Times New Roman" w:cs="Times New Roman"/>
                <w:bCs/>
                <w:i/>
                <w:color w:val="000000"/>
                <w:sz w:val="24"/>
                <w:szCs w:val="24"/>
                <w:lang w:val="es-CO"/>
              </w:rPr>
              <w:t>Arturo Michelena</w:t>
            </w:r>
            <w:r w:rsidRPr="009C5D8A">
              <w:rPr>
                <w:rFonts w:ascii="Times New Roman" w:hAnsi="Times New Roman" w:cs="Times New Roman"/>
                <w:i/>
                <w:color w:val="000000"/>
                <w:sz w:val="24"/>
                <w:szCs w:val="24"/>
                <w:lang w:val="es-CO"/>
              </w:rPr>
              <w:t xml:space="preserve"> (1896</w:t>
            </w:r>
            <w:r w:rsidRPr="009C5D8A">
              <w:rPr>
                <w:rFonts w:ascii="Times New Roman" w:hAnsi="Times New Roman" w:cs="Times New Roman"/>
                <w:i/>
                <w:color w:val="000000"/>
                <w:sz w:val="24"/>
                <w:szCs w:val="24"/>
                <w:lang w:val="es-ES"/>
              </w:rPr>
              <w:t>).</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w:t>
            </w:r>
            <w:r w:rsidR="00F03A30">
              <w:rPr>
                <w:rFonts w:ascii="Times New Roman" w:hAnsi="Times New Roman" w:cs="Times New Roman"/>
                <w:color w:val="000000"/>
                <w:sz w:val="24"/>
                <w:szCs w:val="24"/>
                <w:lang w:val="es-ES"/>
              </w:rPr>
              <w:t>endencia de Estados Unidos como</w:t>
            </w:r>
            <w:r w:rsidRPr="00F638CE">
              <w:rPr>
                <w:rFonts w:ascii="Times New Roman" w:hAnsi="Times New Roman" w:cs="Times New Roman"/>
                <w:color w:val="000000"/>
                <w:sz w:val="24"/>
                <w:szCs w:val="24"/>
                <w:lang w:val="es-ES"/>
              </w:rPr>
              <w:t xml:space="preserve"> soldado voluntario del ejército </w:t>
            </w:r>
            <w:r w:rsidRPr="00F638CE">
              <w:rPr>
                <w:rFonts w:ascii="Times New Roman" w:hAnsi="Times New Roman" w:cs="Times New Roman"/>
                <w:color w:val="000000"/>
                <w:sz w:val="24"/>
                <w:szCs w:val="24"/>
                <w:lang w:val="es-ES"/>
              </w:rPr>
              <w:lastRenderedPageBreak/>
              <w:t>español en la Batalla de Pensacola. Pasó sus últimos años en la cárcel de la Carraca, en Cádiz.</w:t>
            </w:r>
          </w:p>
        </w:tc>
      </w:tr>
    </w:tbl>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F03A30">
        <w:rPr>
          <w:rFonts w:ascii="Times New Roman" w:hAnsi="Times New Roman" w:cs="Times New Roman"/>
          <w:b/>
          <w:i/>
          <w:sz w:val="24"/>
          <w:szCs w:val="24"/>
        </w:rPr>
        <w:t>Memoria</w:t>
      </w:r>
      <w:r w:rsidR="00DD0F01" w:rsidRPr="00CE3D49">
        <w:rPr>
          <w:rFonts w:ascii="Times New Roman" w:hAnsi="Times New Roman" w:cs="Times New Roman"/>
          <w:b/>
          <w:i/>
          <w:sz w:val="24"/>
          <w:szCs w:val="24"/>
        </w:rPr>
        <w:t xml:space="preserve">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 xml:space="preserve">s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DD252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w:t>
            </w:r>
            <w:r w:rsidRPr="00F638CE">
              <w:rPr>
                <w:rFonts w:ascii="Times New Roman" w:hAnsi="Times New Roman" w:cs="Times New Roman"/>
                <w:sz w:val="24"/>
                <w:szCs w:val="24"/>
              </w:rPr>
              <w:lastRenderedPageBreak/>
              <w:t xml:space="preserve">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00320025">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00DD2529">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dependencia defin</w:t>
      </w:r>
      <w:r w:rsidR="00320025">
        <w:t>itiva.</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DD2529">
        <w:rPr>
          <w:rFonts w:ascii="Times New Roman" w:hAnsi="Times New Roman" w:cs="Times New Roman"/>
          <w:sz w:val="24"/>
          <w:szCs w:val="24"/>
        </w:rPr>
        <w:t>la</w:t>
      </w:r>
      <w:r w:rsidR="0080408A" w:rsidRPr="00F638CE">
        <w:rPr>
          <w:rFonts w:ascii="Times New Roman" w:hAnsi="Times New Roman" w:cs="Times New Roman"/>
          <w:b/>
          <w:sz w:val="24"/>
          <w:szCs w:val="24"/>
        </w:rPr>
        <w:t xml:space="preserve">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DD2529">
        <w:rPr>
          <w:rFonts w:ascii="Times New Roman" w:hAnsi="Times New Roman" w:cs="Times New Roman"/>
          <w:sz w:val="24"/>
          <w:szCs w:val="24"/>
        </w:rPr>
        <w:t xml:space="preserve">. </w:t>
      </w:r>
      <w:r w:rsidR="007E34C2" w:rsidRPr="00F638CE">
        <w:rPr>
          <w:rFonts w:ascii="Times New Roman" w:hAnsi="Times New Roman" w:cs="Times New Roman"/>
          <w:sz w:val="24"/>
          <w:szCs w:val="24"/>
        </w:rPr>
        <w:t xml:space="preserve">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DD2529" w:rsidP="00AE4482">
      <w:pPr>
        <w:rPr>
          <w:rFonts w:ascii="Times New Roman" w:hAnsi="Times New Roman" w:cs="Times New Roman"/>
          <w:sz w:val="24"/>
          <w:szCs w:val="24"/>
        </w:rPr>
      </w:pPr>
      <w:r>
        <w:rPr>
          <w:rFonts w:ascii="Times New Roman" w:hAnsi="Times New Roman" w:cs="Times New Roman"/>
          <w:sz w:val="24"/>
          <w:szCs w:val="24"/>
        </w:rPr>
        <w:t xml:space="preserve">El </w:t>
      </w:r>
      <w:r w:rsidR="00AE4482" w:rsidRPr="00F638CE">
        <w:rPr>
          <w:rFonts w:ascii="Times New Roman" w:hAnsi="Times New Roman" w:cs="Times New Roman"/>
          <w:sz w:val="24"/>
          <w:szCs w:val="24"/>
        </w:rPr>
        <w:t xml:space="preserve">24 de junio </w:t>
      </w:r>
      <w:r w:rsidR="006C7045" w:rsidRPr="00F638CE">
        <w:rPr>
          <w:rFonts w:ascii="Times New Roman" w:hAnsi="Times New Roman" w:cs="Times New Roman"/>
          <w:sz w:val="24"/>
          <w:szCs w:val="24"/>
        </w:rPr>
        <w:t xml:space="preserve">de </w:t>
      </w:r>
      <w:r w:rsidR="00AE4482" w:rsidRPr="00F638CE">
        <w:rPr>
          <w:rFonts w:ascii="Times New Roman" w:hAnsi="Times New Roman" w:cs="Times New Roman"/>
          <w:sz w:val="24"/>
          <w:szCs w:val="24"/>
        </w:rPr>
        <w:t xml:space="preserve">1821 regresó a Venezuela para vencer definitivamente a España en la </w:t>
      </w:r>
      <w:r w:rsidR="00AE4482" w:rsidRPr="00F638CE">
        <w:rPr>
          <w:rFonts w:ascii="Times New Roman" w:hAnsi="Times New Roman" w:cs="Times New Roman"/>
          <w:b/>
          <w:sz w:val="24"/>
          <w:szCs w:val="24"/>
        </w:rPr>
        <w:t>Batalla de Carabobo</w:t>
      </w:r>
      <w:r w:rsidR="00AE4482"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w:t>
      </w:r>
      <w:r>
        <w:rPr>
          <w:rFonts w:ascii="Times New Roman" w:hAnsi="Times New Roman" w:cs="Times New Roman"/>
          <w:sz w:val="24"/>
          <w:szCs w:val="24"/>
        </w:rPr>
        <w:t xml:space="preserve">bia empezó a hacerse realidad. </w:t>
      </w:r>
      <w:r w:rsidR="00D17BD0" w:rsidRPr="00F638CE">
        <w:rPr>
          <w:rFonts w:ascii="Times New Roman" w:hAnsi="Times New Roman" w:cs="Times New Roman"/>
          <w:sz w:val="24"/>
          <w:szCs w:val="24"/>
        </w:rPr>
        <w:t>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922209"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922209"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922209"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1F3D27">
              <w:rPr>
                <w:rFonts w:ascii="Times New Roman" w:eastAsia="Times New Roman" w:hAnsi="Times New Roman" w:cs="Times New Roman"/>
                <w:b/>
                <w:bCs/>
                <w:i/>
                <w:color w:val="000000"/>
                <w:sz w:val="24"/>
                <w:szCs w:val="24"/>
                <w:lang w:eastAsia="es-CO"/>
              </w:rPr>
              <w:t>Simón Bolívar</w:t>
            </w:r>
            <w:r w:rsidRPr="001F3D27">
              <w:rPr>
                <w:rFonts w:ascii="Times New Roman" w:eastAsia="Times New Roman" w:hAnsi="Times New Roman" w:cs="Times New Roman"/>
                <w:i/>
                <w:color w:val="000000"/>
                <w:sz w:val="24"/>
                <w:szCs w:val="24"/>
                <w:lang w:eastAsia="es-CO"/>
              </w:rPr>
              <w:t xml:space="preserve"> 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w:t>
            </w:r>
            <w:r w:rsidR="008118BC">
              <w:rPr>
                <w:rFonts w:ascii="Times New Roman" w:hAnsi="Times New Roman" w:cs="Times New Roman"/>
                <w:color w:val="000000" w:themeColor="text1"/>
                <w:sz w:val="24"/>
                <w:szCs w:val="24"/>
              </w:rPr>
              <w:t>1</w:t>
            </w:r>
            <w:r w:rsidR="006110CB"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8118BC">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lastRenderedPageBreak/>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w:t>
      </w:r>
      <w:r w:rsidR="00EE3DC7">
        <w:rPr>
          <w:rFonts w:ascii="Times New Roman" w:hAnsi="Times New Roman" w:cs="Times New Roman"/>
          <w:bCs/>
          <w:sz w:val="24"/>
          <w:szCs w:val="24"/>
        </w:rPr>
        <w:t xml:space="preserve"> y de dominación </w:t>
      </w:r>
      <w:r w:rsidR="00A20401" w:rsidRPr="00F638CE">
        <w:rPr>
          <w:rFonts w:ascii="Times New Roman" w:hAnsi="Times New Roman" w:cs="Times New Roman"/>
          <w:bCs/>
          <w:sz w:val="24"/>
          <w:szCs w:val="24"/>
        </w:rPr>
        <w:t xml:space="preserve">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320025">
        <w:rPr>
          <w:rFonts w:ascii="Times New Roman" w:hAnsi="Times New Roman" w:cs="Times New Roman"/>
          <w:bCs/>
          <w:sz w:val="24"/>
          <w:szCs w:val="24"/>
        </w:rPr>
        <w:t>l</w:t>
      </w:r>
      <w:r w:rsidR="00A20401" w:rsidRPr="00F638CE">
        <w:rPr>
          <w:rFonts w:ascii="Times New Roman" w:hAnsi="Times New Roman" w:cs="Times New Roman"/>
          <w:bCs/>
          <w:sz w:val="24"/>
          <w:szCs w:val="24"/>
        </w:rPr>
        <w:t>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El 9 de julio </w:t>
      </w:r>
      <w:r w:rsidR="00EE3DC7">
        <w:rPr>
          <w:rFonts w:ascii="Times New Roman" w:hAnsi="Times New Roman" w:cs="Times New Roman"/>
          <w:bCs/>
          <w:sz w:val="24"/>
          <w:szCs w:val="24"/>
        </w:rPr>
        <w:t xml:space="preserve">de 1816 </w:t>
      </w:r>
      <w:r w:rsidR="00D53E4E">
        <w:rPr>
          <w:rFonts w:ascii="Times New Roman" w:hAnsi="Times New Roman" w:cs="Times New Roman"/>
          <w:bCs/>
          <w:sz w:val="24"/>
          <w:szCs w:val="24"/>
        </w:rPr>
        <w:t>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 xml:space="preserve">o hacia Perú en donde </w:t>
      </w:r>
      <w:r w:rsidR="005C440C">
        <w:rPr>
          <w:rFonts w:ascii="Times New Roman" w:hAnsi="Times New Roman" w:cs="Times New Roman"/>
          <w:bCs/>
          <w:sz w:val="24"/>
          <w:szCs w:val="24"/>
        </w:rPr>
        <w:t>se encontró</w:t>
      </w:r>
      <w:r w:rsidR="001A1C27" w:rsidRPr="00F638CE">
        <w:rPr>
          <w:rFonts w:ascii="Times New Roman" w:hAnsi="Times New Roman" w:cs="Times New Roman"/>
          <w:bCs/>
          <w:sz w:val="24"/>
          <w:szCs w:val="24"/>
        </w:rPr>
        <w:t xml:space="preserve">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922209"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320025">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C11C8A" w:rsidRPr="00F638CE" w:rsidRDefault="00C11C8A"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8118BC">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3C1269"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w:t>
            </w:r>
          </w:p>
        </w:tc>
      </w:tr>
    </w:tbl>
    <w:p w:rsidR="003C1269" w:rsidRPr="00F638CE" w:rsidRDefault="00764A9C" w:rsidP="00780CB7">
      <w:pPr>
        <w:shd w:val="clear" w:color="auto" w:fill="FFFFFF"/>
        <w:spacing w:before="100" w:beforeAutospacing="1" w:after="100" w:afterAutospacing="1"/>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Pr>
          <w:rFonts w:ascii="Times New Roman" w:hAnsi="Times New Roman" w:cs="Times New Roman"/>
          <w:b/>
          <w:sz w:val="24"/>
          <w:szCs w:val="24"/>
        </w:rPr>
        <w:t xml:space="preserve"> </w:t>
      </w:r>
      <w:r w:rsidRPr="00F638CE">
        <w:rPr>
          <w:rFonts w:ascii="Times New Roman" w:hAnsi="Times New Roman" w:cs="Times New Roman"/>
          <w:b/>
          <w:sz w:val="24"/>
          <w:szCs w:val="24"/>
        </w:rPr>
        <w:t>2.</w:t>
      </w:r>
      <w:r>
        <w:rPr>
          <w:rFonts w:ascii="Times New Roman" w:hAnsi="Times New Roman" w:cs="Times New Roman"/>
          <w:b/>
          <w:sz w:val="24"/>
          <w:szCs w:val="24"/>
        </w:rPr>
        <w:t>4 Consolidación</w:t>
      </w:r>
    </w:p>
    <w:p w:rsidR="00764A9C" w:rsidRPr="00F638CE" w:rsidRDefault="00764A9C" w:rsidP="00764A9C">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E8652D" w:rsidRDefault="00E8652D" w:rsidP="00C11C8A">
      <w:pPr>
        <w:pStyle w:val="NormalWeb"/>
        <w:rPr>
          <w:b/>
          <w:bCs/>
        </w:rPr>
      </w:pPr>
    </w:p>
    <w:tbl>
      <w:tblPr>
        <w:tblStyle w:val="Tablaconcuadrcula"/>
        <w:tblW w:w="0" w:type="auto"/>
        <w:tblLook w:val="04A0" w:firstRow="1" w:lastRow="0" w:firstColumn="1" w:lastColumn="0" w:noHBand="0" w:noVBand="1"/>
      </w:tblPr>
      <w:tblGrid>
        <w:gridCol w:w="2518"/>
        <w:gridCol w:w="6536"/>
      </w:tblGrid>
      <w:tr w:rsidR="0095600C" w:rsidRPr="00F638CE" w:rsidTr="001C6757">
        <w:tc>
          <w:tcPr>
            <w:tcW w:w="9054" w:type="dxa"/>
            <w:gridSpan w:val="2"/>
            <w:shd w:val="clear" w:color="auto" w:fill="000000" w:themeFill="text1"/>
          </w:tcPr>
          <w:p w:rsidR="0095600C" w:rsidRPr="00F638CE" w:rsidRDefault="0095600C"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5600C" w:rsidRPr="00F638CE" w:rsidTr="001C6757">
        <w:tc>
          <w:tcPr>
            <w:tcW w:w="2518" w:type="dxa"/>
          </w:tcPr>
          <w:p w:rsidR="0095600C" w:rsidRPr="00F638CE" w:rsidRDefault="0095600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5600C" w:rsidRPr="00F638CE" w:rsidRDefault="0095600C" w:rsidP="001C6757">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95600C" w:rsidRPr="00F638CE" w:rsidRDefault="0095600C" w:rsidP="001C6757">
            <w:pPr>
              <w:spacing w:before="2" w:after="2"/>
              <w:rPr>
                <w:rFonts w:ascii="Times New Roman" w:hAnsi="Times New Roman" w:cs="Times New Roman"/>
                <w:b/>
                <w:color w:val="000000" w:themeColor="text1"/>
                <w:sz w:val="24"/>
                <w:szCs w:val="24"/>
              </w:rPr>
            </w:pPr>
          </w:p>
        </w:tc>
      </w:tr>
      <w:tr w:rsidR="0095600C" w:rsidRPr="00F638CE" w:rsidTr="001C6757">
        <w:tc>
          <w:tcPr>
            <w:tcW w:w="2518" w:type="dxa"/>
          </w:tcPr>
          <w:p w:rsidR="0095600C" w:rsidRPr="00F638CE" w:rsidRDefault="0095600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5600C" w:rsidRPr="00F638CE" w:rsidRDefault="00764A9C" w:rsidP="001C6757">
            <w:pPr>
              <w:pStyle w:val="NormalWeb"/>
              <w:rPr>
                <w:b/>
                <w:bCs/>
                <w:highlight w:val="red"/>
              </w:rPr>
            </w:pPr>
            <w:r>
              <w:rPr>
                <w:lang w:val="es-ES_tradnl"/>
              </w:rPr>
              <w:t xml:space="preserve">Refuerza tu aprendizaje: </w:t>
            </w:r>
            <w:r w:rsidRPr="00764A9C">
              <w:rPr>
                <w:lang w:val="es-ES"/>
              </w:rPr>
              <w:t>Las independencias en las colonias españolas</w:t>
            </w:r>
          </w:p>
        </w:tc>
      </w:tr>
      <w:tr w:rsidR="0095600C" w:rsidRPr="00F638CE" w:rsidTr="001C6757">
        <w:tc>
          <w:tcPr>
            <w:tcW w:w="2518" w:type="dxa"/>
          </w:tcPr>
          <w:p w:rsidR="0095600C" w:rsidRPr="00F638CE" w:rsidRDefault="0095600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5600C" w:rsidRPr="00764A9C" w:rsidRDefault="00764A9C" w:rsidP="00764A9C">
            <w:pPr>
              <w:rPr>
                <w:rFonts w:ascii="Times New Roman" w:hAnsi="Times New Roman" w:cs="Times New Roman"/>
                <w:color w:val="000000" w:themeColor="text1"/>
                <w:sz w:val="24"/>
                <w:szCs w:val="24"/>
                <w:lang w:val="es-ES_tradnl"/>
              </w:rPr>
            </w:pPr>
            <w:r w:rsidRPr="00764A9C">
              <w:rPr>
                <w:rFonts w:ascii="Times New Roman" w:hAnsi="Times New Roman" w:cs="Times New Roman"/>
                <w:sz w:val="24"/>
                <w:szCs w:val="24"/>
                <w:lang w:val="es-ES_tradnl"/>
              </w:rPr>
              <w:t>Actividad sobre</w:t>
            </w:r>
            <w:r w:rsidR="0095600C" w:rsidRPr="00764A9C">
              <w:rPr>
                <w:rFonts w:ascii="Times New Roman" w:hAnsi="Times New Roman" w:cs="Times New Roman"/>
                <w:sz w:val="24"/>
                <w:szCs w:val="24"/>
                <w:lang w:val="es-ES_tradnl"/>
              </w:rPr>
              <w:t xml:space="preserve"> </w:t>
            </w:r>
            <w:r w:rsidRPr="00764A9C">
              <w:rPr>
                <w:rFonts w:ascii="Times New Roman" w:hAnsi="Times New Roman" w:cs="Times New Roman"/>
                <w:sz w:val="24"/>
                <w:szCs w:val="24"/>
                <w:lang w:val="es-ES"/>
              </w:rPr>
              <w:t>Las independencias en las colonias españolas</w:t>
            </w:r>
          </w:p>
        </w:tc>
      </w:tr>
    </w:tbl>
    <w:p w:rsidR="0095600C" w:rsidRPr="00F638CE" w:rsidRDefault="0095600C"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0095600C" w:rsidRPr="009C5D8A">
        <w:rPr>
          <w:rFonts w:ascii="Times New Roman" w:hAnsi="Times New Roman" w:cs="Times New Roman"/>
          <w:b/>
          <w:sz w:val="24"/>
          <w:szCs w:val="24"/>
        </w:rPr>
        <w:t>3</w:t>
      </w:r>
      <w:r w:rsidRPr="009C5D8A">
        <w:rPr>
          <w:rFonts w:ascii="Times New Roman" w:hAnsi="Times New Roman" w:cs="Times New Roman"/>
          <w:b/>
          <w:sz w:val="24"/>
          <w:szCs w:val="24"/>
        </w:rPr>
        <w:t xml:space="preserve"> </w:t>
      </w:r>
      <w:r w:rsidRPr="009C5D8A">
        <w:rPr>
          <w:rFonts w:ascii="Times New Roman" w:hAnsi="Times New Roman" w:cs="Times New Roman"/>
          <w:b/>
          <w:bCs/>
          <w:sz w:val="24"/>
          <w:szCs w:val="24"/>
        </w:rPr>
        <w:t>Independencia de las colonias de Centro</w:t>
      </w:r>
      <w:r w:rsidR="00D01FBA" w:rsidRPr="009C5D8A">
        <w:rPr>
          <w:rFonts w:ascii="Times New Roman" w:hAnsi="Times New Roman" w:cs="Times New Roman"/>
          <w:b/>
          <w:bCs/>
          <w:sz w:val="24"/>
          <w:szCs w:val="24"/>
        </w:rPr>
        <w:t>a</w:t>
      </w:r>
      <w:r w:rsidRPr="009C5D8A">
        <w:rPr>
          <w:rFonts w:ascii="Times New Roman" w:hAnsi="Times New Roman" w:cs="Times New Roman"/>
          <w:b/>
          <w:bCs/>
          <w:sz w:val="24"/>
          <w:szCs w:val="24"/>
        </w:rPr>
        <w:t>m</w:t>
      </w:r>
      <w:r w:rsidR="00D01FBA" w:rsidRPr="009C5D8A">
        <w:rPr>
          <w:rFonts w:ascii="Times New Roman" w:hAnsi="Times New Roman" w:cs="Times New Roman"/>
          <w:b/>
          <w:bCs/>
          <w:sz w:val="24"/>
          <w:szCs w:val="24"/>
        </w:rPr>
        <w:t>é</w:t>
      </w:r>
      <w:r w:rsidRPr="009C5D8A">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w:t>
      </w:r>
      <w:r w:rsidRPr="00F638CE">
        <w:t xml:space="preserve">.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06B40" w:rsidRPr="00F638CE" w:rsidRDefault="004F50D6" w:rsidP="0004031A">
      <w:pPr>
        <w:pStyle w:val="NormalWeb"/>
        <w:rPr>
          <w:b/>
        </w:rPr>
      </w:pPr>
      <w:r w:rsidRPr="00F638CE">
        <w:rPr>
          <w:highlight w:val="yellow"/>
        </w:rPr>
        <w:t xml:space="preserve">[SECCIÓN </w:t>
      </w:r>
      <w:r w:rsidR="00543898">
        <w:rPr>
          <w:highlight w:val="yellow"/>
        </w:rPr>
        <w:t>2</w:t>
      </w:r>
      <w:r w:rsidRPr="00F638CE">
        <w:rPr>
          <w:highlight w:val="yellow"/>
        </w:rPr>
        <w:t>]</w:t>
      </w:r>
      <w:r w:rsidR="009C5D8A">
        <w:rPr>
          <w:b/>
        </w:rPr>
        <w:t>3.</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w:t>
            </w:r>
            <w:r w:rsidR="00320025">
              <w:rPr>
                <w:rFonts w:ascii="Times New Roman" w:hAnsi="Times New Roman" w:cs="Times New Roman"/>
                <w:bCs/>
                <w:color w:val="000000"/>
                <w:sz w:val="24"/>
                <w:szCs w:val="24"/>
              </w:rPr>
              <w:t>de la Independencia de México.</w:t>
            </w:r>
          </w:p>
        </w:tc>
      </w:tr>
      <w:tr w:rsidR="00780CB7" w:rsidRPr="00F879CA"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EE3DC7">
              <w:rPr>
                <w:i/>
                <w:color w:val="000000"/>
              </w:rPr>
              <w:t xml:space="preserve">Detalle del </w:t>
            </w:r>
            <w:r w:rsidRPr="00EE3DC7">
              <w:rPr>
                <w:rStyle w:val="cursiva1"/>
                <w:i w:val="0"/>
                <w:color w:val="000000"/>
              </w:rPr>
              <w:t>Fresco de la independencia</w:t>
            </w:r>
            <w:r w:rsidRPr="00EE3DC7">
              <w:rPr>
                <w:i/>
                <w:color w:val="000000"/>
              </w:rPr>
              <w:t>, 1960-1961, por Juan O'</w:t>
            </w:r>
            <w:r w:rsidR="00C631F7" w:rsidRPr="00EE3DC7">
              <w:rPr>
                <w:i/>
                <w:color w:val="000000"/>
              </w:rPr>
              <w:t xml:space="preserve"> </w:t>
            </w:r>
            <w:r w:rsidRPr="00EE3DC7">
              <w:rPr>
                <w:i/>
                <w:color w:val="000000"/>
              </w:rPr>
              <w:t>Gorman (Museo Nacional de Historia, México D.F.).</w:t>
            </w:r>
            <w:r w:rsidRPr="00F638CE">
              <w:rPr>
                <w:color w:val="000000"/>
              </w:rPr>
              <w:t xml:space="preserve">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w:t>
      </w:r>
      <w:r w:rsidR="00320025">
        <w:t xml:space="preserve">ó la dirección de la rebelión. </w:t>
      </w:r>
      <w:r w:rsidRPr="00F638CE">
        <w:t>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320025">
        <w:t>,</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lastRenderedPageBreak/>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lastRenderedPageBreak/>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922209"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lastRenderedPageBreak/>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020E8" w:rsidRPr="00F638CE" w:rsidRDefault="001020E8" w:rsidP="004A348D">
            <w:pPr>
              <w:pStyle w:val="NormalWeb"/>
            </w:pPr>
            <w:r w:rsidRPr="009C5D8A">
              <w:rPr>
                <w:i/>
                <w:color w:val="000000"/>
              </w:rPr>
              <w:t xml:space="preserve">Agustín de Iturbide y </w:t>
            </w:r>
            <w:r w:rsidR="00D53E4E" w:rsidRPr="009C5D8A">
              <w:rPr>
                <w:i/>
                <w:color w:val="000000"/>
              </w:rPr>
              <w:t xml:space="preserve">el virrey </w:t>
            </w:r>
            <w:proofErr w:type="spellStart"/>
            <w:r w:rsidR="00D53E4E" w:rsidRPr="009C5D8A">
              <w:rPr>
                <w:i/>
                <w:color w:val="000000"/>
              </w:rPr>
              <w:t>O'Donojú</w:t>
            </w:r>
            <w:proofErr w:type="spellEnd"/>
            <w:r w:rsidR="00D53E4E" w:rsidRPr="009C5D8A">
              <w:rPr>
                <w:i/>
                <w:color w:val="000000"/>
              </w:rPr>
              <w:t xml:space="preserve"> pactando la I</w:t>
            </w:r>
            <w:r w:rsidRPr="009C5D8A">
              <w:rPr>
                <w:i/>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w:t>
            </w:r>
            <w:r w:rsidR="00320025">
              <w:rPr>
                <w:bCs/>
                <w:lang w:val="es-ES"/>
              </w:rPr>
              <w:t xml:space="preserve">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El espíritu autonomista y secesionista que existía en Centroamérica complicó el panorama. Cada uno de los países pasó a di</w:t>
            </w:r>
            <w:r w:rsidR="00320025">
              <w:rPr>
                <w:bCs/>
              </w:rPr>
              <w:t>scutir si se anexaba a México.</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440B89">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EB599A" w:rsidP="004543F9">
            <w:pPr>
              <w:pStyle w:val="NormalWeb"/>
              <w:rPr>
                <w:b/>
                <w:bCs/>
              </w:rPr>
            </w:pPr>
            <w:r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EB599A" w:rsidP="00EB599A">
            <w:pPr>
              <w:rPr>
                <w:rFonts w:ascii="Times New Roman" w:hAnsi="Times New Roman" w:cs="Times New Roman"/>
                <w:color w:val="000000" w:themeColor="text1"/>
                <w:sz w:val="24"/>
                <w:szCs w:val="24"/>
                <w:lang w:val="es-ES_tradnl"/>
              </w:rPr>
            </w:pPr>
            <w:r>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9C5D8A" w:rsidRDefault="003C0CE7" w:rsidP="003C0CE7">
      <w:pPr>
        <w:pStyle w:val="NormalWeb"/>
        <w:rPr>
          <w:b/>
        </w:rPr>
      </w:pPr>
      <w:r w:rsidRPr="00F638CE">
        <w:rPr>
          <w:highlight w:val="yellow"/>
        </w:rPr>
        <w:t xml:space="preserve">[SECCIÓN </w:t>
      </w:r>
      <w:r w:rsidR="00543898">
        <w:rPr>
          <w:highlight w:val="yellow"/>
        </w:rPr>
        <w:t>2</w:t>
      </w:r>
      <w:r w:rsidRPr="00F638CE">
        <w:rPr>
          <w:highlight w:val="yellow"/>
        </w:rPr>
        <w:t>]</w:t>
      </w:r>
      <w:r w:rsidR="009C5D8A">
        <w:rPr>
          <w:b/>
        </w:rPr>
        <w:t>3.</w:t>
      </w:r>
      <w:r w:rsidR="00320025">
        <w:rPr>
          <w:b/>
        </w:rPr>
        <w:t xml:space="preserve">2 </w:t>
      </w:r>
      <w:r w:rsidR="006D3B38" w:rsidRPr="00F638CE">
        <w:rPr>
          <w:b/>
          <w:lang w:val="es-ES"/>
        </w:rPr>
        <w:t>Independencia de El Salvador</w:t>
      </w:r>
    </w:p>
    <w:p w:rsidR="006D3B38" w:rsidRPr="00F638CE" w:rsidRDefault="009C5D8A" w:rsidP="005C4E89">
      <w:pPr>
        <w:pStyle w:val="NormalWeb"/>
        <w:rPr>
          <w:color w:val="000000" w:themeColor="text1"/>
        </w:rPr>
      </w:pPr>
      <w:r>
        <w:rPr>
          <w:color w:val="000000" w:themeColor="text1"/>
        </w:rPr>
        <w:t xml:space="preserve">Fue en </w:t>
      </w:r>
      <w:r w:rsidR="006D3B38" w:rsidRPr="00F638CE">
        <w:rPr>
          <w:color w:val="000000" w:themeColor="text1"/>
        </w:rPr>
        <w:t xml:space="preserve">la </w:t>
      </w:r>
      <w:r w:rsidR="0025080D" w:rsidRPr="00F638CE">
        <w:rPr>
          <w:color w:val="000000" w:themeColor="text1"/>
        </w:rPr>
        <w:t xml:space="preserve">ciudad de </w:t>
      </w:r>
      <w:r w:rsidR="004A348D" w:rsidRPr="009C5D8A">
        <w:rPr>
          <w:b/>
          <w:color w:val="000000" w:themeColor="text1"/>
        </w:rPr>
        <w:t>San</w:t>
      </w:r>
      <w:r w:rsidR="006D3B38" w:rsidRPr="009C5D8A">
        <w:rPr>
          <w:b/>
          <w:color w:val="000000" w:themeColor="text1"/>
        </w:rPr>
        <w:t xml:space="preserve"> Salvador</w:t>
      </w:r>
      <w:r w:rsidR="006D3B38" w:rsidRPr="00F638CE">
        <w:rPr>
          <w:color w:val="000000" w:themeColor="text1"/>
        </w:rPr>
        <w:t xml:space="preserve"> </w:t>
      </w:r>
      <w:r>
        <w:rPr>
          <w:color w:val="000000" w:themeColor="text1"/>
        </w:rPr>
        <w:t xml:space="preserve">en donde </w:t>
      </w:r>
      <w:r w:rsidR="006D3B38" w:rsidRPr="00F638CE">
        <w:rPr>
          <w:color w:val="000000" w:themeColor="text1"/>
        </w:rPr>
        <w:t xml:space="preserve">se </w:t>
      </w:r>
      <w:r w:rsidR="006D3B38" w:rsidRPr="009C5D8A">
        <w:rPr>
          <w:b/>
          <w:color w:val="000000" w:themeColor="text1"/>
        </w:rPr>
        <w:t>inició el movimiento</w:t>
      </w:r>
      <w:r w:rsidR="006D3B38" w:rsidRPr="00F638CE">
        <w:rPr>
          <w:color w:val="000000" w:themeColor="text1"/>
        </w:rPr>
        <w:t xml:space="preserve"> de</w:t>
      </w:r>
      <w:r>
        <w:rPr>
          <w:color w:val="000000" w:themeColor="text1"/>
        </w:rPr>
        <w:t xml:space="preserve"> independencia centroamericano. Esto ocurrió el 5 de noviembre de 1811. Los salvadoreños lograron e</w:t>
      </w:r>
      <w:r w:rsidR="006D3B38" w:rsidRPr="00F638CE">
        <w:rPr>
          <w:color w:val="000000" w:themeColor="text1"/>
        </w:rPr>
        <w:t xml:space="preserve">l </w:t>
      </w:r>
      <w:r w:rsidR="006D3B38" w:rsidRPr="009C5D8A">
        <w:rPr>
          <w:b/>
          <w:color w:val="000000" w:themeColor="text1"/>
        </w:rPr>
        <w:t>15 de se</w:t>
      </w:r>
      <w:r w:rsidR="00D53E4E" w:rsidRPr="009C5D8A">
        <w:rPr>
          <w:b/>
          <w:color w:val="000000" w:themeColor="text1"/>
        </w:rPr>
        <w:t>ptiembre de 1821</w:t>
      </w:r>
      <w:r>
        <w:rPr>
          <w:color w:val="000000" w:themeColor="text1"/>
        </w:rPr>
        <w:t xml:space="preserve"> declarar </w:t>
      </w:r>
      <w:r w:rsidR="00F45D8C">
        <w:rPr>
          <w:color w:val="000000" w:themeColor="text1"/>
        </w:rPr>
        <w:t xml:space="preserve">su soberanía </w:t>
      </w:r>
      <w:r>
        <w:rPr>
          <w:color w:val="000000" w:themeColor="text1"/>
        </w:rPr>
        <w:t xml:space="preserve">frente a España, </w:t>
      </w:r>
      <w:r w:rsidR="00F45D8C">
        <w:rPr>
          <w:color w:val="000000" w:themeColor="text1"/>
        </w:rPr>
        <w:t xml:space="preserve">para luego </w:t>
      </w:r>
      <w:r w:rsidR="00F45D8C" w:rsidRPr="009C5D8A">
        <w:rPr>
          <w:b/>
          <w:color w:val="000000" w:themeColor="text1"/>
        </w:rPr>
        <w:t xml:space="preserve">unirse a </w:t>
      </w:r>
      <w:r w:rsidR="006D3B38" w:rsidRPr="009C5D8A">
        <w:rPr>
          <w:b/>
          <w:color w:val="000000" w:themeColor="text1"/>
        </w:rPr>
        <w:t>México</w:t>
      </w:r>
      <w:r w:rsidR="006D3B38" w:rsidRPr="00F638CE">
        <w:rPr>
          <w:color w:val="000000" w:themeColor="text1"/>
        </w:rPr>
        <w:t xml:space="preserve">, hasta el 29 de junio de 1823, cuando se disolvió el Imperio de Iturbide. Entre 1824 y 1841, El Salvador formó parte de la </w:t>
      </w:r>
      <w:r w:rsidR="005D68F4" w:rsidRPr="00543898">
        <w:rPr>
          <w:b/>
          <w:color w:val="000000" w:themeColor="text1"/>
        </w:rPr>
        <w:t>Fe</w:t>
      </w:r>
      <w:r w:rsidR="006D3B38" w:rsidRPr="00543898">
        <w:rPr>
          <w:b/>
          <w:color w:val="000000" w:themeColor="text1"/>
        </w:rPr>
        <w:t>deración de Provincias Unidas de Centroamérica</w:t>
      </w:r>
      <w:r w:rsidR="006D3B38" w:rsidRPr="00F638CE">
        <w:rPr>
          <w:color w:val="000000" w:themeColor="text1"/>
        </w:rPr>
        <w:t>,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006D3B38" w:rsidRPr="00F638CE">
        <w:rPr>
          <w:color w:val="000000" w:themeColor="text1"/>
        </w:rPr>
        <w:t xml:space="preserve">nicaragüenses. La República se proclamó </w:t>
      </w:r>
      <w:r w:rsidR="00E6019D" w:rsidRPr="00F638CE">
        <w:rPr>
          <w:color w:val="000000" w:themeColor="text1"/>
        </w:rPr>
        <w:t xml:space="preserve">en </w:t>
      </w:r>
      <w:r w:rsidR="006D3B38"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922209"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543898" w:rsidP="005C4E89">
      <w:pPr>
        <w:pStyle w:val="NormalWeb"/>
        <w:rPr>
          <w:b/>
        </w:rPr>
      </w:pPr>
      <w:r>
        <w:rPr>
          <w:highlight w:val="yellow"/>
        </w:rPr>
        <w:t>[SECCIÓN 2</w:t>
      </w:r>
      <w:r w:rsidR="00702D5E" w:rsidRPr="00F638CE">
        <w:rPr>
          <w:highlight w:val="yellow"/>
        </w:rPr>
        <w:t>]</w:t>
      </w:r>
      <w:r w:rsidR="00320025">
        <w:rPr>
          <w:b/>
        </w:rPr>
        <w:t xml:space="preserve"> </w:t>
      </w:r>
      <w:r>
        <w:rPr>
          <w:b/>
        </w:rPr>
        <w:t>3.3</w:t>
      </w:r>
      <w:r w:rsidR="00320025">
        <w:rPr>
          <w:b/>
        </w:rPr>
        <w:t xml:space="preserve">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w:t>
      </w:r>
      <w:r w:rsidR="00DA18AB" w:rsidRPr="009C5D8A">
        <w:rPr>
          <w:b/>
          <w:color w:val="000000" w:themeColor="text1"/>
        </w:rPr>
        <w:t>Capitanía General de Guatemala</w:t>
      </w:r>
      <w:r w:rsidR="00DA18AB" w:rsidRPr="00F638CE">
        <w:rPr>
          <w:color w:val="000000" w:themeColor="text1"/>
        </w:rPr>
        <w:t xml:space="preserve"> </w:t>
      </w:r>
      <w:r w:rsidRPr="00F638CE">
        <w:rPr>
          <w:color w:val="000000" w:themeColor="text1"/>
        </w:rPr>
        <w:t>corresponde al territorio que en el presente está conformado</w:t>
      </w:r>
      <w:r w:rsidR="003C621C" w:rsidRPr="00F638CE">
        <w:rPr>
          <w:color w:val="000000" w:themeColor="text1"/>
        </w:rPr>
        <w:t xml:space="preserve"> </w:t>
      </w:r>
      <w:r w:rsidR="00320025">
        <w:rPr>
          <w:color w:val="000000" w:themeColor="text1"/>
        </w:rPr>
        <w:t>por</w:t>
      </w:r>
      <w:r w:rsidRPr="00F638CE">
        <w:rPr>
          <w:color w:val="000000" w:themeColor="text1"/>
        </w:rPr>
        <w:t xml:space="preserve"> </w:t>
      </w:r>
      <w:r w:rsidRPr="009C5D8A">
        <w:rPr>
          <w:b/>
          <w:color w:val="000000" w:themeColor="text1"/>
        </w:rPr>
        <w:t xml:space="preserve">Costa Rica, Nicaragua, Honduras, </w:t>
      </w:r>
      <w:r w:rsidR="00A94759" w:rsidRPr="009C5D8A">
        <w:rPr>
          <w:b/>
          <w:color w:val="000000" w:themeColor="text1"/>
        </w:rPr>
        <w:t>El</w:t>
      </w:r>
      <w:r w:rsidRPr="009C5D8A">
        <w:rPr>
          <w:b/>
          <w:color w:val="000000" w:themeColor="text1"/>
        </w:rPr>
        <w:t xml:space="preserve"> Salvador, Guatemala </w:t>
      </w:r>
      <w:r w:rsidR="00DA18AB" w:rsidRPr="009C5D8A">
        <w:rPr>
          <w:b/>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922209"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922209"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w:t>
      </w:r>
      <w:r w:rsidR="00DA18AB" w:rsidRPr="009C5D8A">
        <w:rPr>
          <w:b/>
          <w:color w:val="000000" w:themeColor="text1"/>
        </w:rPr>
        <w:t>salvadoreños</w:t>
      </w:r>
      <w:r w:rsidR="00DA18AB" w:rsidRPr="00F638CE">
        <w:rPr>
          <w:color w:val="000000" w:themeColor="text1"/>
        </w:rPr>
        <w:t xml:space="preserve"> participaron activamente en el </w:t>
      </w:r>
      <w:r w:rsidR="00DA18AB" w:rsidRPr="009C5D8A">
        <w:rPr>
          <w:b/>
          <w:color w:val="000000" w:themeColor="text1"/>
        </w:rPr>
        <w:t>movimiento insurgente</w:t>
      </w:r>
      <w:r w:rsidR="00DA18AB" w:rsidRPr="00F638CE">
        <w:rPr>
          <w:color w:val="000000" w:themeColor="text1"/>
        </w:rPr>
        <w:t xml:space="preserve">, mientras que los próceres </w:t>
      </w:r>
      <w:r w:rsidR="00DA18AB" w:rsidRPr="009C5D8A">
        <w:rPr>
          <w:b/>
          <w:color w:val="000000" w:themeColor="text1"/>
        </w:rPr>
        <w:t>guatemaltecos</w:t>
      </w:r>
      <w:r w:rsidR="00DA18AB" w:rsidRPr="00F638CE">
        <w:rPr>
          <w:color w:val="000000" w:themeColor="text1"/>
        </w:rPr>
        <w:t xml:space="preserve"> desempeñaron más bien un papel de </w:t>
      </w:r>
      <w:r w:rsidR="00A94759" w:rsidRPr="009C5D8A">
        <w:rPr>
          <w:b/>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w:t>
      </w:r>
      <w:r w:rsidR="009C5D8A">
        <w:rPr>
          <w:color w:val="000000" w:themeColor="text1"/>
        </w:rPr>
        <w:t>frente a</w:t>
      </w:r>
      <w:r w:rsidRPr="00F638CE">
        <w:rPr>
          <w:color w:val="000000" w:themeColor="text1"/>
        </w:rPr>
        <w:t xml:space="preserve"> España fue proclamada el </w:t>
      </w:r>
      <w:r w:rsidRPr="009C5D8A">
        <w:rPr>
          <w:b/>
          <w:color w:val="000000" w:themeColor="text1"/>
        </w:rPr>
        <w:t>16 de septiembre de 1821</w:t>
      </w:r>
      <w:r w:rsidRPr="00F638CE">
        <w:rPr>
          <w:color w:val="000000" w:themeColor="text1"/>
        </w:rPr>
        <w:t xml:space="preserve"> por el capitán general Gabino </w:t>
      </w:r>
      <w:proofErr w:type="spellStart"/>
      <w:r w:rsidRPr="00F638CE">
        <w:rPr>
          <w:color w:val="000000" w:themeColor="text1"/>
        </w:rPr>
        <w:t>Gaínza</w:t>
      </w:r>
      <w:proofErr w:type="spellEnd"/>
      <w:r w:rsidRPr="00F638CE">
        <w:rPr>
          <w:color w:val="000000" w:themeColor="text1"/>
        </w:rPr>
        <w:t xml:space="preserve"> y condujo a la </w:t>
      </w:r>
      <w:r w:rsidRPr="009C5D8A">
        <w:rPr>
          <w:b/>
          <w:color w:val="000000" w:themeColor="text1"/>
        </w:rPr>
        <w:t>anexión</w:t>
      </w:r>
      <w:r w:rsidRPr="00F638CE">
        <w:rPr>
          <w:color w:val="000000" w:themeColor="text1"/>
        </w:rPr>
        <w:t xml:space="preserve"> al </w:t>
      </w:r>
      <w:r w:rsidRPr="009C5D8A">
        <w:rPr>
          <w:b/>
          <w:color w:val="000000" w:themeColor="text1"/>
        </w:rPr>
        <w:t>Imperio</w:t>
      </w:r>
      <w:r w:rsidRPr="00F638CE">
        <w:rPr>
          <w:color w:val="000000" w:themeColor="text1"/>
        </w:rPr>
        <w:t xml:space="preserve"> </w:t>
      </w:r>
      <w:r w:rsidRPr="009C5D8A">
        <w:rPr>
          <w:b/>
          <w:color w:val="000000" w:themeColor="text1"/>
        </w:rPr>
        <w:t>mexicano</w:t>
      </w:r>
      <w:r w:rsidRPr="00F638CE">
        <w:rPr>
          <w:color w:val="000000" w:themeColor="text1"/>
        </w:rPr>
        <w:t xml:space="preserve">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364DFC" w:rsidRPr="00543898">
        <w:rPr>
          <w:b/>
          <w:color w:val="000000" w:themeColor="text1"/>
        </w:rPr>
        <w:t xml:space="preserve">Federación de las </w:t>
      </w:r>
      <w:r w:rsidR="00DA18AB" w:rsidRPr="00543898">
        <w:rPr>
          <w:rStyle w:val="oblique1"/>
          <w:b/>
          <w:i w:val="0"/>
          <w:color w:val="000000" w:themeColor="text1"/>
        </w:rPr>
        <w:t xml:space="preserve">Provincias Unidas </w:t>
      </w:r>
      <w:r w:rsidR="00631416" w:rsidRPr="00543898">
        <w:rPr>
          <w:rStyle w:val="oblique1"/>
          <w:b/>
          <w:i w:val="0"/>
          <w:color w:val="000000" w:themeColor="text1"/>
        </w:rPr>
        <w:t>de Centro</w:t>
      </w:r>
      <w:r w:rsidR="00EE5327" w:rsidRPr="00543898">
        <w:rPr>
          <w:rStyle w:val="oblique1"/>
          <w:b/>
          <w:i w:val="0"/>
          <w:color w:val="000000" w:themeColor="text1"/>
        </w:rPr>
        <w:t>a</w:t>
      </w:r>
      <w:r w:rsidR="00631416" w:rsidRPr="00543898">
        <w:rPr>
          <w:rStyle w:val="oblique1"/>
          <w:b/>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 xml:space="preserve">[SECCIÓN </w:t>
      </w:r>
      <w:r w:rsidR="00543898">
        <w:rPr>
          <w:highlight w:val="yellow"/>
        </w:rPr>
        <w:t>2</w:t>
      </w:r>
      <w:r w:rsidRPr="00F638CE">
        <w:rPr>
          <w:highlight w:val="yellow"/>
        </w:rPr>
        <w:t>]</w:t>
      </w:r>
      <w:r w:rsidR="00320025">
        <w:rPr>
          <w:b/>
        </w:rPr>
        <w:t xml:space="preserve"> </w:t>
      </w:r>
      <w:r w:rsidR="00543898">
        <w:rPr>
          <w:b/>
        </w:rPr>
        <w:t>3</w:t>
      </w:r>
      <w:r w:rsidR="00320025">
        <w:rPr>
          <w:b/>
        </w:rPr>
        <w:t>.4 Independencia de Honduras</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543898">
        <w:rPr>
          <w:rStyle w:val="oblique1"/>
          <w:b/>
          <w:i w:val="0"/>
        </w:rPr>
        <w:t>Federación de P</w:t>
      </w:r>
      <w:r w:rsidRPr="00543898">
        <w:rPr>
          <w:rStyle w:val="oblique1"/>
          <w:b/>
          <w:i w:val="0"/>
        </w:rPr>
        <w:t>rovincias Unidas de Centro</w:t>
      </w:r>
      <w:r w:rsidR="00EE5327" w:rsidRPr="00543898">
        <w:rPr>
          <w:rStyle w:val="oblique1"/>
          <w:b/>
          <w:i w:val="0"/>
        </w:rPr>
        <w:t>a</w:t>
      </w:r>
      <w:r w:rsidRPr="00543898">
        <w:rPr>
          <w:rStyle w:val="oblique1"/>
          <w:b/>
          <w:i w:val="0"/>
        </w:rPr>
        <w:t>mérica</w:t>
      </w:r>
      <w:r w:rsidR="004F1BDF" w:rsidRPr="000D433D">
        <w:rPr>
          <w:i/>
        </w:rPr>
        <w:t xml:space="preserve"> </w:t>
      </w:r>
      <w:r w:rsidR="004F1BDF" w:rsidRPr="00F638CE">
        <w:t>(1823).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xml:space="preserve">. </w:t>
      </w:r>
      <w:r w:rsidR="006D3B38" w:rsidRPr="00543898">
        <w:rPr>
          <w:b/>
        </w:rPr>
        <w:t>Honduras se constituyó como Estado en 1898</w:t>
      </w:r>
      <w:r w:rsidR="006D3B38" w:rsidRPr="00F638CE">
        <w:t>.</w:t>
      </w:r>
    </w:p>
    <w:p w:rsidR="002E0C2C" w:rsidRPr="00F638CE" w:rsidRDefault="006D3B38" w:rsidP="0004031A">
      <w:pPr>
        <w:pStyle w:val="NormalWeb"/>
      </w:pPr>
      <w:r w:rsidRPr="00F638CE">
        <w:rPr>
          <w:rStyle w:val="titencemm-21"/>
        </w:rPr>
        <w:t xml:space="preserve"> </w:t>
      </w:r>
    </w:p>
    <w:p w:rsidR="00DA18AB" w:rsidRPr="00F638CE" w:rsidRDefault="00702D5E" w:rsidP="0004031A">
      <w:pPr>
        <w:pStyle w:val="NormalWeb"/>
        <w:rPr>
          <w:b/>
        </w:rPr>
      </w:pPr>
      <w:r w:rsidRPr="00F638CE">
        <w:rPr>
          <w:b/>
          <w:highlight w:val="yellow"/>
        </w:rPr>
        <w:t xml:space="preserve">[SECCIÓN </w:t>
      </w:r>
      <w:r w:rsidR="00440B89">
        <w:rPr>
          <w:b/>
          <w:highlight w:val="yellow"/>
        </w:rPr>
        <w:t>2</w:t>
      </w:r>
      <w:r w:rsidRPr="00F638CE">
        <w:rPr>
          <w:b/>
          <w:highlight w:val="yellow"/>
        </w:rPr>
        <w:t>]</w:t>
      </w:r>
      <w:r w:rsidR="00320025">
        <w:rPr>
          <w:b/>
        </w:rPr>
        <w:t xml:space="preserve"> </w:t>
      </w:r>
      <w:r w:rsidR="00543898">
        <w:rPr>
          <w:b/>
        </w:rPr>
        <w:t>3.</w:t>
      </w:r>
      <w:r w:rsidR="00320025">
        <w:rPr>
          <w:b/>
        </w:rPr>
        <w:t xml:space="preserve">5 </w:t>
      </w:r>
      <w:r w:rsidR="00F6099E">
        <w:rPr>
          <w:b/>
        </w:rPr>
        <w:t>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 xml:space="preserve">en la </w:t>
      </w:r>
      <w:r w:rsidR="000D433D" w:rsidRPr="00440B89">
        <w:rPr>
          <w:b/>
        </w:rPr>
        <w:t>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lastRenderedPageBreak/>
              <w:t xml:space="preserve">En </w:t>
            </w:r>
            <w:r w:rsidR="0025080D" w:rsidRPr="00F638CE">
              <w:t xml:space="preserve">la ciudad de </w:t>
            </w:r>
            <w:r w:rsidR="00B918F1" w:rsidRPr="00440B89">
              <w:rPr>
                <w:b/>
              </w:rPr>
              <w:t>San</w:t>
            </w:r>
            <w:r w:rsidR="0025080D" w:rsidRPr="00440B89">
              <w:rPr>
                <w:b/>
              </w:rPr>
              <w:t xml:space="preserve"> Salvador</w:t>
            </w:r>
            <w:r w:rsidRPr="00F638CE">
              <w:t xml:space="preserve"> se inició el movimiento de </w:t>
            </w:r>
            <w:r w:rsidR="00D53E4E">
              <w:t>I</w:t>
            </w:r>
            <w:r w:rsidR="00D53E4E" w:rsidRPr="00F638CE">
              <w:t xml:space="preserve">ndependencia </w:t>
            </w:r>
            <w:r w:rsidRPr="00F638CE">
              <w:t xml:space="preserve">centroamericano, el 5 de noviembre de 1811. La rebelión libertaria salvadoreña estuvo encabezada por la </w:t>
            </w:r>
            <w:r w:rsidRPr="00440B89">
              <w:rPr>
                <w:b/>
              </w:rPr>
              <w:t>élite</w:t>
            </w:r>
            <w:r w:rsidR="00803EAE" w:rsidRPr="00F638CE">
              <w:t xml:space="preserve">; asunto </w:t>
            </w:r>
            <w:r w:rsidRPr="00F638CE">
              <w:t xml:space="preserve">que fue distinto en </w:t>
            </w:r>
            <w:r w:rsidRPr="00440B89">
              <w:rPr>
                <w:b/>
              </w:rPr>
              <w:t>México</w:t>
            </w:r>
            <w:r w:rsidRPr="00F638CE">
              <w:t xml:space="preserve">, en donde los mayores participantes fueron los sectores más </w:t>
            </w:r>
            <w:r w:rsidRPr="00440B89">
              <w:rPr>
                <w:b/>
              </w:rPr>
              <w:t>pobres</w:t>
            </w:r>
            <w:r w:rsidRPr="00F638CE">
              <w:t xml:space="preserve">.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C83565">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482DBB">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482D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482DBB">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482DBB">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922209" w:rsidP="008E730C">
            <w:pPr>
              <w:rPr>
                <w:rFonts w:ascii="Times New Roman" w:hAnsi="Times New Roman" w:cs="Times New Roman"/>
                <w:sz w:val="24"/>
                <w:szCs w:val="24"/>
              </w:rPr>
            </w:pPr>
            <w:hyperlink r:id="rId55"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482DBB">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320025">
        <w:rPr>
          <w:rFonts w:ascii="Times New Roman" w:hAnsi="Times New Roman" w:cs="Times New Roman"/>
          <w:b/>
          <w:sz w:val="24"/>
          <w:szCs w:val="24"/>
        </w:rPr>
        <w:t xml:space="preserve"> </w:t>
      </w:r>
      <w:r w:rsidR="00C83565">
        <w:rPr>
          <w:rFonts w:ascii="Times New Roman" w:hAnsi="Times New Roman" w:cs="Times New Roman"/>
          <w:b/>
          <w:sz w:val="24"/>
          <w:szCs w:val="24"/>
        </w:rPr>
        <w:t>3</w:t>
      </w:r>
      <w:r w:rsidRPr="00F638CE">
        <w:rPr>
          <w:rFonts w:ascii="Times New Roman" w:hAnsi="Times New Roman" w:cs="Times New Roman"/>
          <w:b/>
          <w:sz w:val="24"/>
          <w:szCs w:val="24"/>
        </w:rPr>
        <w:t>.</w:t>
      </w:r>
      <w:r w:rsidR="00C83565">
        <w:rPr>
          <w:rFonts w:ascii="Times New Roman" w:hAnsi="Times New Roman" w:cs="Times New Roman"/>
          <w:b/>
          <w:sz w:val="24"/>
          <w:szCs w:val="24"/>
        </w:rPr>
        <w:t>6</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C83565">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911C30" w:rsidRPr="00F638CE" w:rsidRDefault="00911C30" w:rsidP="002D040F">
            <w:pPr>
              <w:pStyle w:val="NormalWeb"/>
              <w:rPr>
                <w:b/>
                <w:bCs/>
                <w:highlight w:val="red"/>
              </w:rPr>
            </w:pPr>
            <w:r w:rsidRPr="00F638CE">
              <w:rPr>
                <w:lang w:val="es-ES_tradnl"/>
              </w:rPr>
              <w:t>Refuerza tu aprendizaje:</w:t>
            </w:r>
            <w:r w:rsidRPr="00861105">
              <w:rPr>
                <w:lang w:val="es-ES_tradnl"/>
              </w:rPr>
              <w:t xml:space="preserve"> </w:t>
            </w:r>
            <w:r w:rsidR="00861105" w:rsidRPr="00861105">
              <w:rPr>
                <w:bCs/>
              </w:rPr>
              <w:t>Independencia de las colonias de Centroamérica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861105" w:rsidRDefault="00911C30" w:rsidP="003D74EA">
            <w:pPr>
              <w:rPr>
                <w:rFonts w:ascii="Times New Roman" w:hAnsi="Times New Roman" w:cs="Times New Roman"/>
                <w:color w:val="000000" w:themeColor="text1"/>
                <w:sz w:val="24"/>
                <w:szCs w:val="24"/>
                <w:lang w:val="es-ES_tradnl"/>
              </w:rPr>
            </w:pPr>
            <w:r w:rsidRPr="00861105">
              <w:rPr>
                <w:rFonts w:ascii="Times New Roman" w:hAnsi="Times New Roman" w:cs="Times New Roman"/>
                <w:sz w:val="24"/>
                <w:szCs w:val="24"/>
                <w:lang w:val="es-ES_tradnl"/>
              </w:rPr>
              <w:t xml:space="preserve">Actividad </w:t>
            </w:r>
            <w:r w:rsidR="003D74EA" w:rsidRPr="00861105">
              <w:rPr>
                <w:rFonts w:ascii="Times New Roman" w:hAnsi="Times New Roman" w:cs="Times New Roman"/>
                <w:sz w:val="24"/>
                <w:szCs w:val="24"/>
                <w:lang w:val="es-ES_tradnl"/>
              </w:rPr>
              <w:t>sobre</w:t>
            </w:r>
            <w:r w:rsidR="00861105" w:rsidRPr="00861105">
              <w:rPr>
                <w:rFonts w:ascii="Times New Roman" w:hAnsi="Times New Roman" w:cs="Times New Roman"/>
                <w:sz w:val="24"/>
                <w:szCs w:val="24"/>
                <w:lang w:val="es-ES_tradnl"/>
              </w:rPr>
              <w:t xml:space="preserve"> la</w:t>
            </w:r>
            <w:r w:rsidR="003D74EA" w:rsidRPr="00861105">
              <w:rPr>
                <w:rFonts w:ascii="Times New Roman" w:hAnsi="Times New Roman" w:cs="Times New Roman"/>
                <w:sz w:val="24"/>
                <w:szCs w:val="24"/>
                <w:lang w:val="es-ES_tradnl"/>
              </w:rPr>
              <w:t xml:space="preserve"> </w:t>
            </w:r>
            <w:r w:rsidR="00861105" w:rsidRPr="00861105">
              <w:rPr>
                <w:rFonts w:ascii="Times New Roman" w:hAnsi="Times New Roman" w:cs="Times New Roman"/>
                <w:bCs/>
                <w:sz w:val="24"/>
                <w:szCs w:val="24"/>
              </w:rPr>
              <w:t>Independencia de las colonias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00320025">
        <w:rPr>
          <w:rFonts w:ascii="Times New Roman" w:hAnsi="Times New Roman" w:cs="Times New Roman"/>
          <w:b/>
          <w:sz w:val="24"/>
          <w:szCs w:val="24"/>
        </w:rPr>
        <w:t xml:space="preserve"> </w:t>
      </w:r>
      <w:r w:rsidR="00861105">
        <w:rPr>
          <w:rFonts w:ascii="Times New Roman" w:hAnsi="Times New Roman" w:cs="Times New Roman"/>
          <w:b/>
          <w:sz w:val="24"/>
          <w:szCs w:val="24"/>
        </w:rPr>
        <w:t>4</w:t>
      </w:r>
      <w:r w:rsidR="00320025">
        <w:rPr>
          <w:rFonts w:ascii="Times New Roman" w:hAnsi="Times New Roman" w:cs="Times New Roman"/>
          <w:b/>
          <w:sz w:val="24"/>
          <w:szCs w:val="24"/>
        </w:rPr>
        <w:t xml:space="preserve">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BC7E4D">
        <w:rPr>
          <w:rFonts w:ascii="Times New Roman" w:hAnsi="Times New Roman" w:cs="Times New Roman"/>
          <w:sz w:val="24"/>
          <w:szCs w:val="24"/>
        </w:rPr>
        <w:t>ndependencia</w:t>
      </w:r>
      <w:r w:rsidR="001024A7" w:rsidRPr="00F638CE">
        <w:rPr>
          <w:rFonts w:ascii="Times New Roman" w:hAnsi="Times New Roman" w:cs="Times New Roman"/>
          <w:sz w:val="24"/>
          <w:szCs w:val="24"/>
        </w:rPr>
        <w:t xml:space="preserve"> vino el intento de construir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w:t>
      </w:r>
      <w:r w:rsidR="00D076C7" w:rsidRPr="00F638CE">
        <w:rPr>
          <w:rFonts w:ascii="Times New Roman" w:hAnsi="Times New Roman" w:cs="Times New Roman"/>
          <w:sz w:val="24"/>
          <w:szCs w:val="24"/>
        </w:rPr>
        <w:t>:</w:t>
      </w:r>
    </w:p>
    <w:p w:rsidR="001C62FA" w:rsidRDefault="0002521E" w:rsidP="00861105">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La d</w:t>
      </w:r>
      <w:r w:rsidR="00106292" w:rsidRPr="00AE3916">
        <w:rPr>
          <w:rFonts w:ascii="Times New Roman" w:hAnsi="Times New Roman" w:cs="Times New Roman"/>
          <w:b/>
          <w:sz w:val="24"/>
          <w:szCs w:val="24"/>
        </w:rPr>
        <w:t>iversidad étnica y social:</w:t>
      </w:r>
      <w:r w:rsidR="00106292" w:rsidRPr="00AE3916">
        <w:rPr>
          <w:rFonts w:ascii="Times New Roman" w:hAnsi="Times New Roman" w:cs="Times New Roman"/>
          <w:sz w:val="24"/>
          <w:szCs w:val="24"/>
        </w:rPr>
        <w:t xml:space="preserve"> </w:t>
      </w:r>
      <w:r w:rsidR="00BC7E4D">
        <w:rPr>
          <w:rFonts w:ascii="Times New Roman" w:hAnsi="Times New Roman" w:cs="Times New Roman"/>
          <w:sz w:val="24"/>
          <w:szCs w:val="24"/>
        </w:rPr>
        <w:t>e</w:t>
      </w:r>
      <w:r w:rsidR="00106292" w:rsidRPr="00AE3916">
        <w:rPr>
          <w:rFonts w:ascii="Times New Roman" w:hAnsi="Times New Roman" w:cs="Times New Roman"/>
          <w:sz w:val="24"/>
          <w:szCs w:val="24"/>
        </w:rPr>
        <w:t xml:space="preserve">n unos países predominaba la </w:t>
      </w:r>
      <w:r w:rsidR="00106292" w:rsidRPr="00945B86">
        <w:rPr>
          <w:rFonts w:ascii="Times New Roman" w:hAnsi="Times New Roman" w:cs="Times New Roman"/>
          <w:b/>
          <w:sz w:val="24"/>
          <w:szCs w:val="24"/>
        </w:rPr>
        <w:t>población indígena</w:t>
      </w:r>
      <w:r w:rsidR="00106292" w:rsidRPr="00AE3916">
        <w:rPr>
          <w:rFonts w:ascii="Times New Roman" w:hAnsi="Times New Roman" w:cs="Times New Roman"/>
          <w:sz w:val="24"/>
          <w:szCs w:val="24"/>
        </w:rPr>
        <w:t>, en otros</w:t>
      </w:r>
      <w:r w:rsidR="00890297" w:rsidRPr="00AE3916">
        <w:rPr>
          <w:rFonts w:ascii="Times New Roman" w:hAnsi="Times New Roman" w:cs="Times New Roman"/>
          <w:sz w:val="24"/>
          <w:szCs w:val="24"/>
        </w:rPr>
        <w:t>,</w:t>
      </w:r>
      <w:r w:rsidR="00106292" w:rsidRPr="00AE3916">
        <w:rPr>
          <w:rFonts w:ascii="Times New Roman" w:hAnsi="Times New Roman" w:cs="Times New Roman"/>
          <w:sz w:val="24"/>
          <w:szCs w:val="24"/>
        </w:rPr>
        <w:t xml:space="preserve"> la </w:t>
      </w:r>
      <w:r w:rsidR="00106292" w:rsidRPr="00945B86">
        <w:rPr>
          <w:rFonts w:ascii="Times New Roman" w:hAnsi="Times New Roman" w:cs="Times New Roman"/>
          <w:b/>
          <w:sz w:val="24"/>
          <w:szCs w:val="24"/>
        </w:rPr>
        <w:t>población mestiza</w:t>
      </w:r>
      <w:r w:rsidR="00106292" w:rsidRPr="00AE3916">
        <w:rPr>
          <w:rFonts w:ascii="Times New Roman" w:hAnsi="Times New Roman" w:cs="Times New Roman"/>
          <w:sz w:val="24"/>
          <w:szCs w:val="24"/>
        </w:rPr>
        <w:t xml:space="preserve">. Así mismo, las </w:t>
      </w:r>
      <w:r w:rsidR="00890297" w:rsidRPr="00945B86">
        <w:rPr>
          <w:rFonts w:ascii="Times New Roman" w:hAnsi="Times New Roman" w:cs="Times New Roman"/>
          <w:b/>
          <w:sz w:val="24"/>
          <w:szCs w:val="24"/>
        </w:rPr>
        <w:t xml:space="preserve">élites </w:t>
      </w:r>
      <w:r w:rsidR="00106292" w:rsidRPr="00945B86">
        <w:rPr>
          <w:rFonts w:ascii="Times New Roman" w:hAnsi="Times New Roman" w:cs="Times New Roman"/>
          <w:b/>
          <w:sz w:val="24"/>
          <w:szCs w:val="24"/>
        </w:rPr>
        <w:t>criollas</w:t>
      </w:r>
      <w:r w:rsidR="00106292" w:rsidRPr="00AE3916">
        <w:rPr>
          <w:rFonts w:ascii="Times New Roman" w:hAnsi="Times New Roman" w:cs="Times New Roman"/>
          <w:sz w:val="24"/>
          <w:szCs w:val="24"/>
        </w:rPr>
        <w:t xml:space="preserve"> tenían una cultura muy distinta a la de las clases bajas y con el triunfo de la </w:t>
      </w:r>
      <w:r w:rsidR="00D53E4E" w:rsidRPr="00AE3916">
        <w:rPr>
          <w:rFonts w:ascii="Times New Roman" w:hAnsi="Times New Roman" w:cs="Times New Roman"/>
          <w:sz w:val="24"/>
          <w:szCs w:val="24"/>
        </w:rPr>
        <w:t>I</w:t>
      </w:r>
      <w:r w:rsidR="00106292" w:rsidRPr="00AE3916">
        <w:rPr>
          <w:rFonts w:ascii="Times New Roman" w:hAnsi="Times New Roman" w:cs="Times New Roman"/>
          <w:sz w:val="24"/>
          <w:szCs w:val="24"/>
        </w:rPr>
        <w:t xml:space="preserve">ndependencia el poder terminó quedando en las élites. </w:t>
      </w:r>
    </w:p>
    <w:p w:rsidR="00861105" w:rsidRPr="00861105" w:rsidRDefault="00861105" w:rsidP="00861105">
      <w:pPr>
        <w:pStyle w:val="Prrafodelista"/>
        <w:rPr>
          <w:rFonts w:ascii="Times New Roman" w:hAnsi="Times New Roman" w:cs="Times New Roman"/>
          <w:sz w:val="24"/>
          <w:szCs w:val="24"/>
        </w:rPr>
      </w:pPr>
    </w:p>
    <w:p w:rsidR="00544068"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Los indígenas, menos beneficiados que los criollos:</w:t>
      </w:r>
      <w:r w:rsidR="00CA58B3" w:rsidRPr="00AE3916">
        <w:rPr>
          <w:rFonts w:ascii="Times New Roman" w:hAnsi="Times New Roman" w:cs="Times New Roman"/>
          <w:b/>
          <w:sz w:val="24"/>
          <w:szCs w:val="24"/>
        </w:rPr>
        <w:t xml:space="preserve"> </w:t>
      </w:r>
      <w:r w:rsidR="00BC7E4D">
        <w:rPr>
          <w:rFonts w:ascii="Times New Roman" w:hAnsi="Times New Roman" w:cs="Times New Roman"/>
          <w:sz w:val="24"/>
          <w:szCs w:val="24"/>
        </w:rPr>
        <w:t>e</w:t>
      </w:r>
      <w:r w:rsidR="00CA58B3" w:rsidRPr="00AE3916">
        <w:rPr>
          <w:rFonts w:ascii="Times New Roman" w:hAnsi="Times New Roman" w:cs="Times New Roman"/>
          <w:sz w:val="24"/>
          <w:szCs w:val="24"/>
        </w:rPr>
        <w:t xml:space="preserve">l ideal liberal de acceso y protección a la </w:t>
      </w:r>
      <w:r w:rsidR="00CA58B3" w:rsidRPr="00945B86">
        <w:rPr>
          <w:rFonts w:ascii="Times New Roman" w:hAnsi="Times New Roman" w:cs="Times New Roman"/>
          <w:b/>
          <w:sz w:val="24"/>
          <w:szCs w:val="24"/>
        </w:rPr>
        <w:t>propiedad individual</w:t>
      </w:r>
      <w:r w:rsidR="00CA58B3" w:rsidRPr="00AE3916">
        <w:rPr>
          <w:rFonts w:ascii="Times New Roman" w:hAnsi="Times New Roman" w:cs="Times New Roman"/>
          <w:sz w:val="24"/>
          <w:szCs w:val="24"/>
        </w:rPr>
        <w:t xml:space="preserve"> reñía con el de </w:t>
      </w:r>
      <w:r w:rsidR="00CA58B3" w:rsidRPr="00945B86">
        <w:rPr>
          <w:rFonts w:ascii="Times New Roman" w:hAnsi="Times New Roman" w:cs="Times New Roman"/>
          <w:b/>
          <w:sz w:val="24"/>
          <w:szCs w:val="24"/>
        </w:rPr>
        <w:t>propiedad colectiva</w:t>
      </w:r>
      <w:r w:rsidR="00CA58B3" w:rsidRPr="00AE3916">
        <w:rPr>
          <w:rFonts w:ascii="Times New Roman" w:hAnsi="Times New Roman" w:cs="Times New Roman"/>
          <w:sz w:val="24"/>
          <w:szCs w:val="24"/>
        </w:rPr>
        <w:t xml:space="preserve"> que ellos tenían desde antes de la llegada de los españoles</w:t>
      </w:r>
      <w:r w:rsidR="00231061" w:rsidRPr="00AE3916">
        <w:rPr>
          <w:rFonts w:ascii="Times New Roman" w:hAnsi="Times New Roman" w:cs="Times New Roman"/>
          <w:sz w:val="24"/>
          <w:szCs w:val="24"/>
        </w:rPr>
        <w:t xml:space="preserve"> y que mantuvieron incluso durante la Colonia, bajo la protección de algunas comunidades religiosas como la Compañía de Jes</w:t>
      </w:r>
      <w:r w:rsidRPr="00AE3916">
        <w:rPr>
          <w:rFonts w:ascii="Times New Roman" w:hAnsi="Times New Roman" w:cs="Times New Roman"/>
          <w:sz w:val="24"/>
          <w:szCs w:val="24"/>
        </w:rPr>
        <w:t>ú</w:t>
      </w:r>
      <w:r w:rsidR="00231061" w:rsidRPr="00AE3916">
        <w:rPr>
          <w:rFonts w:ascii="Times New Roman" w:hAnsi="Times New Roman" w:cs="Times New Roman"/>
          <w:sz w:val="24"/>
          <w:szCs w:val="24"/>
        </w:rPr>
        <w:t>s</w:t>
      </w:r>
      <w:r w:rsidR="00CA58B3" w:rsidRPr="00AE3916">
        <w:rPr>
          <w:rFonts w:ascii="Times New Roman" w:hAnsi="Times New Roman" w:cs="Times New Roman"/>
          <w:sz w:val="24"/>
          <w:szCs w:val="24"/>
        </w:rPr>
        <w:t xml:space="preserve">. </w:t>
      </w:r>
    </w:p>
    <w:p w:rsidR="00861105" w:rsidRPr="00861105" w:rsidRDefault="00861105" w:rsidP="00861105">
      <w:pPr>
        <w:pStyle w:val="Prrafodelista"/>
        <w:rPr>
          <w:rFonts w:ascii="Times New Roman" w:hAnsi="Times New Roman" w:cs="Times New Roman"/>
          <w:sz w:val="24"/>
          <w:szCs w:val="24"/>
        </w:rPr>
      </w:pPr>
    </w:p>
    <w:p w:rsidR="00945B86" w:rsidRPr="00945B86" w:rsidRDefault="0002521E" w:rsidP="00945B8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Múltiples constituciones y un orden jurídico inestable: </w:t>
      </w:r>
      <w:r w:rsidR="00BC7E4D">
        <w:rPr>
          <w:rFonts w:ascii="Times New Roman" w:hAnsi="Times New Roman" w:cs="Times New Roman"/>
          <w:sz w:val="24"/>
          <w:szCs w:val="24"/>
        </w:rPr>
        <w:t>l</w:t>
      </w:r>
      <w:r w:rsidR="006F56A4" w:rsidRPr="00AE3916">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AE3916">
        <w:rPr>
          <w:rFonts w:ascii="Times New Roman" w:hAnsi="Times New Roman" w:cs="Times New Roman"/>
          <w:sz w:val="24"/>
          <w:szCs w:val="24"/>
        </w:rPr>
        <w:t xml:space="preserve"> En cada país se </w:t>
      </w:r>
      <w:r w:rsidR="00890297" w:rsidRPr="00AE3916">
        <w:rPr>
          <w:rFonts w:ascii="Times New Roman" w:hAnsi="Times New Roman" w:cs="Times New Roman"/>
          <w:sz w:val="24"/>
          <w:szCs w:val="24"/>
        </w:rPr>
        <w:t xml:space="preserve">redactaron </w:t>
      </w:r>
      <w:r w:rsidR="008B6695" w:rsidRPr="00AE3916">
        <w:rPr>
          <w:rFonts w:ascii="Times New Roman" w:hAnsi="Times New Roman" w:cs="Times New Roman"/>
          <w:sz w:val="24"/>
          <w:szCs w:val="24"/>
        </w:rPr>
        <w:t>constituciones políticas, per</w:t>
      </w:r>
      <w:r w:rsidR="005046F4">
        <w:rPr>
          <w:rFonts w:ascii="Times New Roman" w:hAnsi="Times New Roman" w:cs="Times New Roman"/>
          <w:sz w:val="24"/>
          <w:szCs w:val="24"/>
        </w:rPr>
        <w:t>o estas variaron constantemente.</w:t>
      </w:r>
    </w:p>
    <w:p w:rsidR="00457644" w:rsidRDefault="00E15D95" w:rsidP="00945B86">
      <w:pPr>
        <w:ind w:left="708"/>
        <w:rPr>
          <w:rFonts w:ascii="Times New Roman" w:hAnsi="Times New Roman" w:cs="Times New Roman"/>
          <w:sz w:val="24"/>
          <w:szCs w:val="24"/>
        </w:rPr>
      </w:pPr>
      <w:r w:rsidRPr="005046F4">
        <w:rPr>
          <w:rFonts w:ascii="Times New Roman" w:hAnsi="Times New Roman" w:cs="Times New Roman"/>
          <w:sz w:val="24"/>
          <w:szCs w:val="24"/>
        </w:rPr>
        <w:t xml:space="preserve">Los continuos desórdenes políticos que ocurrieron tras el triunfo de las independencias llevaron a que </w:t>
      </w:r>
      <w:r w:rsidR="0055047B" w:rsidRPr="005046F4">
        <w:rPr>
          <w:rFonts w:ascii="Times New Roman" w:hAnsi="Times New Roman" w:cs="Times New Roman"/>
          <w:sz w:val="24"/>
          <w:szCs w:val="24"/>
        </w:rPr>
        <w:t xml:space="preserve">a partir de 1819 surgieran </w:t>
      </w:r>
      <w:r w:rsidR="00EE0CB4" w:rsidRPr="005046F4">
        <w:rPr>
          <w:rFonts w:ascii="Times New Roman" w:hAnsi="Times New Roman" w:cs="Times New Roman"/>
          <w:sz w:val="24"/>
          <w:szCs w:val="24"/>
        </w:rPr>
        <w:t xml:space="preserve">varias </w:t>
      </w:r>
      <w:r w:rsidR="0055047B" w:rsidRPr="005046F4">
        <w:rPr>
          <w:rFonts w:ascii="Times New Roman" w:hAnsi="Times New Roman" w:cs="Times New Roman"/>
          <w:sz w:val="24"/>
          <w:szCs w:val="24"/>
        </w:rPr>
        <w:t>tendencias</w:t>
      </w:r>
      <w:r w:rsidR="00457644" w:rsidRPr="005046F4">
        <w:rPr>
          <w:rFonts w:ascii="Times New Roman" w:hAnsi="Times New Roman" w:cs="Times New Roman"/>
          <w:sz w:val="24"/>
          <w:szCs w:val="24"/>
        </w:rPr>
        <w:t>. U</w:t>
      </w:r>
      <w:r w:rsidR="0055047B" w:rsidRPr="005046F4">
        <w:rPr>
          <w:rFonts w:ascii="Times New Roman" w:hAnsi="Times New Roman" w:cs="Times New Roman"/>
          <w:sz w:val="24"/>
          <w:szCs w:val="24"/>
        </w:rPr>
        <w:t>nas</w:t>
      </w:r>
      <w:r w:rsidR="00EE0CB4" w:rsidRPr="005046F4">
        <w:rPr>
          <w:rFonts w:ascii="Times New Roman" w:hAnsi="Times New Roman" w:cs="Times New Roman"/>
          <w:sz w:val="24"/>
          <w:szCs w:val="24"/>
        </w:rPr>
        <w:t xml:space="preserve"> constituciones</w:t>
      </w:r>
      <w:r w:rsidR="0055047B" w:rsidRPr="005046F4">
        <w:rPr>
          <w:rFonts w:ascii="Times New Roman" w:hAnsi="Times New Roman" w:cs="Times New Roman"/>
          <w:sz w:val="24"/>
          <w:szCs w:val="24"/>
        </w:rPr>
        <w:t xml:space="preserve">, inspiradas en el </w:t>
      </w:r>
      <w:r w:rsidR="0055047B" w:rsidRPr="00945B86">
        <w:rPr>
          <w:rFonts w:ascii="Times New Roman" w:hAnsi="Times New Roman" w:cs="Times New Roman"/>
          <w:b/>
          <w:sz w:val="24"/>
          <w:szCs w:val="24"/>
        </w:rPr>
        <w:t>absolutismo napoleónico</w:t>
      </w:r>
      <w:r w:rsidR="0055047B" w:rsidRPr="005046F4">
        <w:rPr>
          <w:rFonts w:ascii="Times New Roman" w:hAnsi="Times New Roman" w:cs="Times New Roman"/>
          <w:sz w:val="24"/>
          <w:szCs w:val="24"/>
        </w:rPr>
        <w:t xml:space="preserve"> y</w:t>
      </w:r>
      <w:r w:rsidR="003E46EB" w:rsidRPr="005046F4">
        <w:rPr>
          <w:rFonts w:ascii="Times New Roman" w:hAnsi="Times New Roman" w:cs="Times New Roman"/>
          <w:sz w:val="24"/>
          <w:szCs w:val="24"/>
        </w:rPr>
        <w:t>,</w:t>
      </w:r>
      <w:r w:rsidR="0055047B" w:rsidRPr="005046F4">
        <w:rPr>
          <w:rFonts w:ascii="Times New Roman" w:hAnsi="Times New Roman" w:cs="Times New Roman"/>
          <w:sz w:val="24"/>
          <w:szCs w:val="24"/>
        </w:rPr>
        <w:t xml:space="preserve"> otras</w:t>
      </w:r>
      <w:r w:rsidR="003E46EB" w:rsidRPr="005046F4">
        <w:rPr>
          <w:rFonts w:ascii="Times New Roman" w:hAnsi="Times New Roman" w:cs="Times New Roman"/>
          <w:sz w:val="24"/>
          <w:szCs w:val="24"/>
        </w:rPr>
        <w:t>,</w:t>
      </w:r>
      <w:r w:rsidR="0055047B" w:rsidRPr="005046F4">
        <w:rPr>
          <w:rFonts w:ascii="Times New Roman" w:hAnsi="Times New Roman" w:cs="Times New Roman"/>
          <w:sz w:val="24"/>
          <w:szCs w:val="24"/>
        </w:rPr>
        <w:t xml:space="preserve"> inspiradas en el liberalismo español de</w:t>
      </w:r>
      <w:r w:rsidR="00890297" w:rsidRPr="005046F4">
        <w:rPr>
          <w:rFonts w:ascii="Times New Roman" w:hAnsi="Times New Roman" w:cs="Times New Roman"/>
          <w:sz w:val="24"/>
          <w:szCs w:val="24"/>
        </w:rPr>
        <w:t xml:space="preserve"> la</w:t>
      </w:r>
      <w:r w:rsidR="0055047B" w:rsidRPr="005046F4">
        <w:rPr>
          <w:rFonts w:ascii="Times New Roman" w:hAnsi="Times New Roman" w:cs="Times New Roman"/>
          <w:sz w:val="24"/>
          <w:szCs w:val="24"/>
        </w:rPr>
        <w:t xml:space="preserve"> </w:t>
      </w:r>
      <w:r w:rsidR="0055047B" w:rsidRPr="00945B86">
        <w:rPr>
          <w:rFonts w:ascii="Times New Roman" w:hAnsi="Times New Roman" w:cs="Times New Roman"/>
          <w:b/>
          <w:sz w:val="24"/>
          <w:szCs w:val="24"/>
        </w:rPr>
        <w:t>Constitución de Cádiz</w:t>
      </w:r>
      <w:r w:rsidR="0055047B" w:rsidRPr="005046F4">
        <w:rPr>
          <w:rFonts w:ascii="Times New Roman" w:hAnsi="Times New Roman" w:cs="Times New Roman"/>
          <w:sz w:val="24"/>
          <w:szCs w:val="24"/>
        </w:rPr>
        <w:t xml:space="preserve">. El absolutismo napoleónico otorgaba muchos poderes al presidente; esta fue la tendencia con la que se </w:t>
      </w:r>
      <w:r w:rsidR="00890297" w:rsidRPr="005046F4">
        <w:rPr>
          <w:rFonts w:ascii="Times New Roman" w:hAnsi="Times New Roman" w:cs="Times New Roman"/>
          <w:sz w:val="24"/>
          <w:szCs w:val="24"/>
        </w:rPr>
        <w:t xml:space="preserve">elaboraron </w:t>
      </w:r>
      <w:r w:rsidR="0055047B" w:rsidRPr="005046F4">
        <w:rPr>
          <w:rFonts w:ascii="Times New Roman" w:hAnsi="Times New Roman" w:cs="Times New Roman"/>
          <w:sz w:val="24"/>
          <w:szCs w:val="24"/>
        </w:rPr>
        <w:t>constituciones como la</w:t>
      </w:r>
      <w:r w:rsidR="00890297" w:rsidRPr="005046F4">
        <w:rPr>
          <w:rFonts w:ascii="Times New Roman" w:hAnsi="Times New Roman" w:cs="Times New Roman"/>
          <w:sz w:val="24"/>
          <w:szCs w:val="24"/>
        </w:rPr>
        <w:t>s</w:t>
      </w:r>
      <w:r w:rsidR="0055047B" w:rsidRPr="005046F4">
        <w:rPr>
          <w:rFonts w:ascii="Times New Roman" w:hAnsi="Times New Roman" w:cs="Times New Roman"/>
          <w:sz w:val="24"/>
          <w:szCs w:val="24"/>
        </w:rPr>
        <w:t xml:space="preserve"> de Bolivia, Perú y </w:t>
      </w:r>
      <w:r w:rsidR="0080408A" w:rsidRPr="005046F4">
        <w:rPr>
          <w:rFonts w:ascii="Times New Roman" w:hAnsi="Times New Roman" w:cs="Times New Roman"/>
          <w:sz w:val="24"/>
          <w:szCs w:val="24"/>
        </w:rPr>
        <w:t xml:space="preserve">la </w:t>
      </w:r>
      <w:r w:rsidR="0055047B" w:rsidRPr="005046F4">
        <w:rPr>
          <w:rFonts w:ascii="Times New Roman" w:hAnsi="Times New Roman" w:cs="Times New Roman"/>
          <w:sz w:val="24"/>
          <w:szCs w:val="24"/>
        </w:rPr>
        <w:t>Gran Colombia, bajo la guía de Simón Bol</w:t>
      </w:r>
      <w:r w:rsidR="00EF6D02" w:rsidRPr="005046F4">
        <w:rPr>
          <w:rFonts w:ascii="Times New Roman" w:hAnsi="Times New Roman" w:cs="Times New Roman"/>
          <w:sz w:val="24"/>
          <w:szCs w:val="24"/>
        </w:rPr>
        <w:t>í</w:t>
      </w:r>
      <w:r w:rsidR="0055047B" w:rsidRPr="005046F4">
        <w:rPr>
          <w:rFonts w:ascii="Times New Roman" w:hAnsi="Times New Roman" w:cs="Times New Roman"/>
          <w:sz w:val="24"/>
          <w:szCs w:val="24"/>
        </w:rPr>
        <w:t xml:space="preserve">var. </w:t>
      </w:r>
    </w:p>
    <w:p w:rsidR="00945B86" w:rsidRPr="005046F4" w:rsidRDefault="00945B86" w:rsidP="00945B86">
      <w:pPr>
        <w:ind w:left="708"/>
        <w:rPr>
          <w:rFonts w:ascii="Times New Roman" w:hAnsi="Times New Roman" w:cs="Times New Roman"/>
          <w:sz w:val="24"/>
          <w:szCs w:val="24"/>
        </w:rPr>
      </w:pPr>
    </w:p>
    <w:p w:rsidR="0010661C" w:rsidRPr="005046F4" w:rsidRDefault="0010661C" w:rsidP="005046F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9B17C1" w:rsidRDefault="00945B86" w:rsidP="00367393">
      <w:pPr>
        <w:ind w:left="708"/>
        <w:rPr>
          <w:rFonts w:ascii="Times New Roman" w:hAnsi="Times New Roman" w:cs="Times New Roman"/>
          <w:sz w:val="24"/>
          <w:szCs w:val="24"/>
        </w:rPr>
      </w:pP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2F29D4" w:rsidRPr="00F638CE" w:rsidTr="001C6757">
        <w:tc>
          <w:tcPr>
            <w:tcW w:w="9054" w:type="dxa"/>
            <w:gridSpan w:val="2"/>
            <w:shd w:val="clear" w:color="auto" w:fill="000000" w:themeFill="text1"/>
          </w:tcPr>
          <w:p w:rsidR="002F29D4" w:rsidRPr="00F638CE" w:rsidRDefault="002F29D4"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F29D4" w:rsidRPr="00F638CE" w:rsidRDefault="002F29D4" w:rsidP="001C6757">
            <w:pPr>
              <w:spacing w:before="2" w:after="2"/>
              <w:rPr>
                <w:ins w:id="14"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4204A8">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2F29D4" w:rsidRPr="00F638CE" w:rsidRDefault="002F29D4" w:rsidP="001C6757">
            <w:pPr>
              <w:spacing w:before="2" w:after="2"/>
              <w:rPr>
                <w:rFonts w:ascii="Times New Roman" w:hAnsi="Times New Roman" w:cs="Times New Roman"/>
                <w:b/>
                <w:color w:val="000000" w:themeColor="text1"/>
                <w:sz w:val="24"/>
                <w:szCs w:val="24"/>
              </w:rPr>
            </w:pP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F29D4" w:rsidRPr="00F638CE" w:rsidRDefault="00945B86" w:rsidP="001C6757">
            <w:pPr>
              <w:pStyle w:val="NormalWeb"/>
              <w:rPr>
                <w:b/>
                <w:bCs/>
                <w:highlight w:val="red"/>
              </w:rPr>
            </w:pPr>
            <w:r>
              <w:rPr>
                <w:lang w:val="es-ES_tradnl"/>
              </w:rPr>
              <w:t>El desafío de crear repúblicas</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F29D4" w:rsidRPr="00F638CE" w:rsidRDefault="00945B86" w:rsidP="001C6757">
            <w:pPr>
              <w:rPr>
                <w:rFonts w:ascii="Times New Roman" w:hAnsi="Times New Roman" w:cs="Times New Roman"/>
                <w:color w:val="000000" w:themeColor="text1"/>
                <w:sz w:val="24"/>
                <w:szCs w:val="24"/>
                <w:lang w:val="es-ES_tradnl"/>
              </w:rPr>
            </w:pPr>
            <w:r>
              <w:rPr>
                <w:rFonts w:ascii="Times New Roman" w:hAnsi="Times New Roman" w:cs="Times New Roman"/>
                <w:sz w:val="24"/>
                <w:szCs w:val="24"/>
                <w:lang w:val="es-ES_tradnl"/>
              </w:rPr>
              <w:t>Actividad sobre las dificultades a que se enfrentaron los americanos para crear las repúblicas</w:t>
            </w:r>
          </w:p>
        </w:tc>
      </w:tr>
    </w:tbl>
    <w:p w:rsidR="002F29D4" w:rsidRDefault="002F29D4" w:rsidP="00367393">
      <w:pPr>
        <w:ind w:left="708"/>
        <w:rPr>
          <w:rFonts w:ascii="Times New Roman" w:hAnsi="Times New Roman" w:cs="Times New Roman"/>
          <w:sz w:val="24"/>
          <w:szCs w:val="24"/>
        </w:rPr>
      </w:pPr>
    </w:p>
    <w:p w:rsidR="002F29D4" w:rsidRPr="00F638CE" w:rsidRDefault="002F29D4" w:rsidP="00367393">
      <w:pPr>
        <w:ind w:left="708"/>
        <w:rPr>
          <w:rFonts w:ascii="Times New Roman" w:hAnsi="Times New Roman" w:cs="Times New Roman"/>
          <w:sz w:val="24"/>
          <w:szCs w:val="24"/>
        </w:rPr>
      </w:pP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00320025">
        <w:rPr>
          <w:rFonts w:ascii="Times New Roman" w:hAnsi="Times New Roman" w:cs="Times New Roman"/>
          <w:b/>
          <w:sz w:val="24"/>
          <w:szCs w:val="24"/>
        </w:rPr>
        <w:t xml:space="preserve"> </w:t>
      </w:r>
      <w:r w:rsidR="005046F4">
        <w:rPr>
          <w:rFonts w:ascii="Times New Roman" w:hAnsi="Times New Roman" w:cs="Times New Roman"/>
          <w:b/>
          <w:sz w:val="24"/>
          <w:szCs w:val="24"/>
        </w:rPr>
        <w:t>4</w:t>
      </w:r>
      <w:r w:rsidRPr="00F638CE">
        <w:rPr>
          <w:rFonts w:ascii="Times New Roman" w:hAnsi="Times New Roman" w:cs="Times New Roman"/>
          <w:b/>
          <w:sz w:val="24"/>
          <w:szCs w:val="24"/>
        </w:rPr>
        <w:t xml:space="preserve">.1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922209" w:rsidP="00A935DD">
            <w:pPr>
              <w:rPr>
                <w:rFonts w:ascii="Times New Roman" w:hAnsi="Times New Roman" w:cs="Times New Roman"/>
                <w:color w:val="000000"/>
                <w:sz w:val="24"/>
                <w:szCs w:val="24"/>
                <w:lang w:val="es-CO"/>
              </w:rPr>
            </w:pPr>
            <w:hyperlink r:id="rId56"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4204A8" w:rsidRDefault="00C37CCC" w:rsidP="00937827">
      <w:pPr>
        <w:rPr>
          <w:rFonts w:ascii="Times New Roman" w:hAnsi="Times New Roman" w:cs="Times New Roman"/>
          <w:sz w:val="24"/>
          <w:szCs w:val="24"/>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w:t>
      </w:r>
    </w:p>
    <w:p w:rsidR="00937827" w:rsidRPr="00F638CE" w:rsidRDefault="00B05D57"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 xml:space="preserve">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w:t>
      </w:r>
      <w:r w:rsidR="00977CE1">
        <w:rPr>
          <w:rFonts w:ascii="Times New Roman" w:hAnsi="Times New Roman" w:cs="Times New Roman"/>
          <w:sz w:val="24"/>
          <w:szCs w:val="24"/>
        </w:rPr>
        <w:t>,</w:t>
      </w:r>
      <w:r w:rsidR="003D7CE0" w:rsidRPr="00F638CE">
        <w:rPr>
          <w:rFonts w:ascii="Times New Roman" w:hAnsi="Times New Roman" w:cs="Times New Roman"/>
          <w:sz w:val="24"/>
          <w:szCs w:val="24"/>
        </w:rPr>
        <w:t xml:space="preserve">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922209" w:rsidP="008003DC">
            <w:pPr>
              <w:rPr>
                <w:rFonts w:ascii="Times New Roman" w:hAnsi="Times New Roman" w:cs="Times New Roman"/>
                <w:sz w:val="24"/>
                <w:szCs w:val="24"/>
                <w:lang w:val="en-US"/>
              </w:rPr>
            </w:pPr>
            <w:hyperlink r:id="rId59"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1"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tbl>
      <w:tblPr>
        <w:tblStyle w:val="Tablaconcuadrcula"/>
        <w:tblW w:w="0" w:type="auto"/>
        <w:tblLook w:val="04A0" w:firstRow="1" w:lastRow="0" w:firstColumn="1" w:lastColumn="0" w:noHBand="0" w:noVBand="1"/>
      </w:tblPr>
      <w:tblGrid>
        <w:gridCol w:w="2518"/>
        <w:gridCol w:w="6536"/>
      </w:tblGrid>
      <w:tr w:rsidR="002F29D4" w:rsidRPr="00F638CE" w:rsidTr="001C6757">
        <w:tc>
          <w:tcPr>
            <w:tcW w:w="9054" w:type="dxa"/>
            <w:gridSpan w:val="2"/>
            <w:shd w:val="clear" w:color="auto" w:fill="000000" w:themeFill="text1"/>
          </w:tcPr>
          <w:p w:rsidR="002F29D4" w:rsidRPr="00F638CE" w:rsidRDefault="002F29D4"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F29D4" w:rsidRPr="00F638CE" w:rsidRDefault="002F29D4" w:rsidP="001C6757">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4204A8">
              <w:rPr>
                <w:rFonts w:ascii="Times New Roman" w:hAnsi="Times New Roman" w:cs="Times New Roman"/>
                <w:color w:val="000000" w:themeColor="text1"/>
                <w:sz w:val="24"/>
                <w:szCs w:val="24"/>
              </w:rPr>
              <w:t>90</w:t>
            </w:r>
          </w:p>
          <w:p w:rsidR="002F29D4" w:rsidRPr="00F638CE" w:rsidRDefault="002F29D4" w:rsidP="001C6757">
            <w:pPr>
              <w:spacing w:before="2" w:after="2"/>
              <w:rPr>
                <w:rFonts w:ascii="Times New Roman" w:hAnsi="Times New Roman" w:cs="Times New Roman"/>
                <w:b/>
                <w:color w:val="000000" w:themeColor="text1"/>
                <w:sz w:val="24"/>
                <w:szCs w:val="24"/>
              </w:rPr>
            </w:pP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F29D4" w:rsidRPr="00F638CE" w:rsidRDefault="002F29D4" w:rsidP="001C6757">
            <w:pPr>
              <w:pStyle w:val="NormalWeb"/>
              <w:rPr>
                <w:b/>
                <w:bCs/>
                <w:highlight w:val="red"/>
              </w:rPr>
            </w:pPr>
            <w:r>
              <w:rPr>
                <w:lang w:val="es-ES_tradnl"/>
              </w:rPr>
              <w:t>L</w:t>
            </w:r>
            <w:r w:rsidRPr="00F638CE">
              <w:rPr>
                <w:lang w:val="es-ES_tradnl"/>
              </w:rPr>
              <w:t>os caudillos</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F29D4" w:rsidRPr="00F638CE" w:rsidRDefault="002F29D4" w:rsidP="001C6757">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2F29D4">
        <w:rPr>
          <w:rFonts w:ascii="Times New Roman" w:hAnsi="Times New Roman" w:cs="Times New Roman"/>
          <w:b/>
          <w:sz w:val="24"/>
          <w:szCs w:val="24"/>
        </w:rPr>
        <w:t>4</w:t>
      </w:r>
      <w:r w:rsidR="00A85C27" w:rsidRPr="00F638CE">
        <w:rPr>
          <w:rFonts w:ascii="Times New Roman" w:hAnsi="Times New Roman" w:cs="Times New Roman"/>
          <w:b/>
          <w:sz w:val="24"/>
          <w:szCs w:val="24"/>
        </w:rPr>
        <w:t>.2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2"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5944FC"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w:t>
      </w:r>
    </w:p>
    <w:p w:rsidR="00D8707C" w:rsidRPr="00F638CE" w:rsidRDefault="000F40C9" w:rsidP="009B17C1">
      <w:pPr>
        <w:rPr>
          <w:rFonts w:ascii="Times New Roman" w:hAnsi="Times New Roman" w:cs="Times New Roman"/>
          <w:sz w:val="24"/>
          <w:szCs w:val="24"/>
        </w:rPr>
      </w:pPr>
      <w:r w:rsidRPr="00F638CE">
        <w:rPr>
          <w:rFonts w:ascii="Times New Roman" w:hAnsi="Times New Roman" w:cs="Times New Roman"/>
          <w:sz w:val="24"/>
          <w:szCs w:val="24"/>
        </w:rPr>
        <w:t>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w:t>
      </w:r>
      <w:r w:rsidR="007445EB" w:rsidRPr="00F638CE">
        <w:rPr>
          <w:rFonts w:ascii="Times New Roman" w:hAnsi="Times New Roman" w:cs="Times New Roman"/>
          <w:sz w:val="24"/>
          <w:szCs w:val="24"/>
        </w:rPr>
        <w:lastRenderedPageBreak/>
        <w:t xml:space="preserve">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00320025">
        <w:rPr>
          <w:rFonts w:ascii="Times New Roman" w:hAnsi="Times New Roman" w:cs="Times New Roman"/>
          <w:b/>
          <w:sz w:val="24"/>
          <w:szCs w:val="24"/>
        </w:rPr>
        <w:t xml:space="preserve"> </w:t>
      </w:r>
      <w:r w:rsidR="002F29D4">
        <w:rPr>
          <w:rFonts w:ascii="Times New Roman" w:hAnsi="Times New Roman" w:cs="Times New Roman"/>
          <w:b/>
          <w:sz w:val="24"/>
          <w:szCs w:val="24"/>
        </w:rPr>
        <w:t>4</w:t>
      </w:r>
      <w:r w:rsidR="00D67315" w:rsidRPr="00F638CE">
        <w:rPr>
          <w:rFonts w:ascii="Times New Roman" w:hAnsi="Times New Roman" w:cs="Times New Roman"/>
          <w:b/>
          <w:sz w:val="24"/>
          <w:szCs w:val="24"/>
        </w:rPr>
        <w:t>.3</w:t>
      </w:r>
      <w:r w:rsidR="00A85C27"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w:t>
      </w:r>
      <w:r w:rsidR="00320025">
        <w:rPr>
          <w:rFonts w:ascii="Times New Roman" w:hAnsi="Times New Roman" w:cs="Times New Roman"/>
          <w:sz w:val="24"/>
          <w:szCs w:val="24"/>
        </w:rPr>
        <w:t>on un lugar preeminente.</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0D471C" w:rsidP="00AA0EC7">
      <w:pPr>
        <w:rPr>
          <w:rFonts w:ascii="Times New Roman" w:hAnsi="Times New Roman" w:cs="Times New Roman"/>
          <w:sz w:val="24"/>
          <w:szCs w:val="24"/>
        </w:rPr>
      </w:pP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00320025">
        <w:rPr>
          <w:rFonts w:ascii="Times New Roman" w:hAnsi="Times New Roman" w:cs="Times New Roman"/>
          <w:b/>
          <w:sz w:val="24"/>
          <w:szCs w:val="24"/>
        </w:rPr>
        <w:t xml:space="preserve"> </w:t>
      </w:r>
      <w:r w:rsidR="002F29D4">
        <w:rPr>
          <w:rFonts w:ascii="Times New Roman" w:hAnsi="Times New Roman" w:cs="Times New Roman"/>
          <w:b/>
          <w:sz w:val="24"/>
          <w:szCs w:val="24"/>
        </w:rPr>
        <w:t>4</w:t>
      </w:r>
      <w:r w:rsidR="00320025">
        <w:rPr>
          <w:rFonts w:ascii="Times New Roman" w:hAnsi="Times New Roman" w:cs="Times New Roman"/>
          <w:b/>
          <w:sz w:val="24"/>
          <w:szCs w:val="24"/>
        </w:rPr>
        <w:t xml:space="preserve">.4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4204A8"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4204A8" w:rsidRPr="00F638CE" w:rsidTr="001C6757">
        <w:tc>
          <w:tcPr>
            <w:tcW w:w="9054" w:type="dxa"/>
            <w:gridSpan w:val="2"/>
            <w:shd w:val="clear" w:color="auto" w:fill="000000" w:themeFill="text1"/>
          </w:tcPr>
          <w:p w:rsidR="004204A8" w:rsidRPr="00F638CE" w:rsidRDefault="004204A8"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204A8" w:rsidRPr="00F638CE" w:rsidTr="001C6757">
        <w:tc>
          <w:tcPr>
            <w:tcW w:w="2518" w:type="dxa"/>
          </w:tcPr>
          <w:p w:rsidR="004204A8" w:rsidRPr="00EB599A" w:rsidRDefault="004204A8" w:rsidP="001C6757">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4204A8" w:rsidRPr="00EB599A" w:rsidRDefault="004204A8" w:rsidP="001C6757">
            <w:pPr>
              <w:spacing w:before="2" w:after="2"/>
              <w:rPr>
                <w:ins w:id="16"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w:t>
            </w:r>
            <w:r>
              <w:rPr>
                <w:rFonts w:ascii="Times New Roman" w:hAnsi="Times New Roman" w:cs="Times New Roman"/>
                <w:color w:val="000000" w:themeColor="text1"/>
                <w:sz w:val="24"/>
                <w:szCs w:val="24"/>
              </w:rPr>
              <w:t>200</w:t>
            </w:r>
          </w:p>
          <w:p w:rsidR="004204A8" w:rsidRPr="00EB599A" w:rsidRDefault="004204A8" w:rsidP="001C6757">
            <w:pPr>
              <w:spacing w:before="2" w:after="2"/>
              <w:rPr>
                <w:rFonts w:ascii="Times New Roman" w:hAnsi="Times New Roman" w:cs="Times New Roman"/>
                <w:b/>
                <w:color w:val="000000" w:themeColor="text1"/>
                <w:sz w:val="24"/>
                <w:szCs w:val="24"/>
              </w:rPr>
            </w:pPr>
          </w:p>
        </w:tc>
      </w:tr>
      <w:tr w:rsidR="004204A8" w:rsidRPr="00F638CE" w:rsidTr="001C6757">
        <w:tc>
          <w:tcPr>
            <w:tcW w:w="2518" w:type="dxa"/>
          </w:tcPr>
          <w:p w:rsidR="004204A8" w:rsidRPr="00EB599A" w:rsidRDefault="004204A8" w:rsidP="001C6757">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4204A8" w:rsidRPr="004204A8" w:rsidRDefault="004204A8" w:rsidP="001C6757">
            <w:pPr>
              <w:rPr>
                <w:rFonts w:ascii="Times New Roman" w:hAnsi="Times New Roman" w:cs="Times New Roman"/>
                <w:color w:val="000000" w:themeColor="text1"/>
                <w:sz w:val="24"/>
                <w:szCs w:val="24"/>
                <w:lang w:val="es-ES_tradnl"/>
              </w:rPr>
            </w:pPr>
            <w:r w:rsidRPr="004204A8">
              <w:rPr>
                <w:rFonts w:ascii="Times New Roman" w:hAnsi="Times New Roman" w:cs="Times New Roman"/>
                <w:color w:val="000000" w:themeColor="text1"/>
                <w:sz w:val="24"/>
                <w:szCs w:val="24"/>
              </w:rPr>
              <w:t xml:space="preserve">Refuerza tu aprendizaje: </w:t>
            </w:r>
            <w:r w:rsidRPr="004204A8">
              <w:rPr>
                <w:rFonts w:ascii="Times New Roman" w:hAnsi="Times New Roman" w:cs="Times New Roman"/>
                <w:sz w:val="24"/>
                <w:szCs w:val="24"/>
              </w:rPr>
              <w:t>La conformación de los Estados nacionales</w:t>
            </w:r>
          </w:p>
        </w:tc>
      </w:tr>
      <w:tr w:rsidR="004204A8" w:rsidRPr="00F638CE" w:rsidTr="001C6757">
        <w:tc>
          <w:tcPr>
            <w:tcW w:w="2518" w:type="dxa"/>
          </w:tcPr>
          <w:p w:rsidR="004204A8" w:rsidRPr="00EB599A" w:rsidRDefault="004204A8" w:rsidP="001C6757">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4204A8" w:rsidRPr="004204A8" w:rsidRDefault="004204A8" w:rsidP="001C6757">
            <w:pPr>
              <w:rPr>
                <w:rFonts w:ascii="Times New Roman" w:hAnsi="Times New Roman" w:cs="Times New Roman"/>
                <w:color w:val="000000" w:themeColor="text1"/>
                <w:sz w:val="24"/>
                <w:szCs w:val="24"/>
                <w:lang w:val="es-ES_tradnl"/>
              </w:rPr>
            </w:pPr>
            <w:r w:rsidRPr="004204A8">
              <w:rPr>
                <w:rFonts w:asciiTheme="majorHAnsi" w:hAnsiTheme="majorHAnsi" w:cs="Times New Roman"/>
                <w:lang w:val="es-ES_tradnl"/>
              </w:rPr>
              <w:t xml:space="preserve">Actividad sobre </w:t>
            </w:r>
            <w:r w:rsidRPr="004204A8">
              <w:rPr>
                <w:rFonts w:ascii="Times New Roman" w:hAnsi="Times New Roman" w:cs="Times New Roman"/>
                <w:sz w:val="24"/>
                <w:szCs w:val="24"/>
              </w:rPr>
              <w:t>La conformación de los Estados nacionales</w:t>
            </w:r>
            <w:r w:rsidRPr="004204A8">
              <w:rPr>
                <w:rFonts w:asciiTheme="majorHAnsi" w:hAnsiTheme="majorHAnsi" w:cs="Times New Roman"/>
                <w:lang w:val="es-ES_tradnl"/>
              </w:rPr>
              <w:t xml:space="preserve"> </w:t>
            </w:r>
          </w:p>
        </w:tc>
      </w:tr>
    </w:tbl>
    <w:p w:rsidR="002C208D" w:rsidRPr="00F638CE" w:rsidRDefault="002C208D" w:rsidP="002C208D">
      <w:pPr>
        <w:rPr>
          <w:rFonts w:ascii="Times New Roman" w:hAnsi="Times New Roman" w:cs="Times New Roman"/>
          <w:sz w:val="24"/>
          <w:szCs w:val="24"/>
        </w:rPr>
      </w:pPr>
    </w:p>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4204A8">
        <w:rPr>
          <w:rFonts w:ascii="Times New Roman" w:hAnsi="Times New Roman" w:cs="Times New Roman"/>
          <w:b/>
          <w:sz w:val="24"/>
          <w:szCs w:val="24"/>
        </w:rPr>
        <w:t>5</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w:t>
      </w:r>
      <w:r w:rsidRPr="00F638CE">
        <w:rPr>
          <w:rFonts w:ascii="Times New Roman" w:hAnsi="Times New Roman" w:cs="Times New Roman"/>
          <w:sz w:val="24"/>
          <w:szCs w:val="24"/>
        </w:rPr>
        <w:lastRenderedPageBreak/>
        <w:t xml:space="preserve">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w:t>
      </w:r>
      <w:r w:rsidR="00320025">
        <w:rPr>
          <w:rFonts w:ascii="Times New Roman" w:hAnsi="Times New Roman" w:cs="Times New Roman"/>
          <w:sz w:val="24"/>
          <w:szCs w:val="24"/>
          <w:lang w:val="es-ES"/>
        </w:rPr>
        <w:t xml:space="preserve">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922209" w:rsidP="003A0DB5">
            <w:pPr>
              <w:rPr>
                <w:rFonts w:ascii="Times New Roman" w:hAnsi="Times New Roman" w:cs="Times New Roman"/>
                <w:sz w:val="24"/>
                <w:szCs w:val="24"/>
              </w:rPr>
            </w:pPr>
            <w:hyperlink r:id="rId63"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lastRenderedPageBreak/>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5944FC" w:rsidRPr="00F638CE" w:rsidRDefault="005944FC" w:rsidP="001A76AD">
      <w:pPr>
        <w:rPr>
          <w:rFonts w:ascii="Times New Roman" w:hAnsi="Times New Roman" w:cs="Times New Roman"/>
          <w:sz w:val="24"/>
          <w:szCs w:val="24"/>
        </w:rPr>
      </w:pPr>
    </w:p>
    <w:tbl>
      <w:tblPr>
        <w:tblStyle w:val="Tablaconcuadrcula"/>
        <w:tblpPr w:leftFromText="141" w:rightFromText="141" w:vertAnchor="text" w:horzAnchor="margin" w:tblpY="16"/>
        <w:tblW w:w="0" w:type="auto"/>
        <w:tblLook w:val="04A0" w:firstRow="1" w:lastRow="0" w:firstColumn="1" w:lastColumn="0" w:noHBand="0" w:noVBand="1"/>
      </w:tblPr>
      <w:tblGrid>
        <w:gridCol w:w="2518"/>
        <w:gridCol w:w="6536"/>
      </w:tblGrid>
      <w:tr w:rsidR="005944FC" w:rsidRPr="00F638CE" w:rsidTr="005944FC">
        <w:tc>
          <w:tcPr>
            <w:tcW w:w="9054" w:type="dxa"/>
            <w:gridSpan w:val="2"/>
            <w:shd w:val="clear" w:color="auto" w:fill="000000" w:themeFill="text1"/>
          </w:tcPr>
          <w:p w:rsidR="005944FC" w:rsidRPr="00F638CE" w:rsidRDefault="005944FC" w:rsidP="005944F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44FC" w:rsidRPr="00F638CE" w:rsidTr="005944FC">
        <w:tc>
          <w:tcPr>
            <w:tcW w:w="2518" w:type="dxa"/>
          </w:tcPr>
          <w:p w:rsidR="005944FC" w:rsidRPr="00EB599A" w:rsidRDefault="005944FC" w:rsidP="005944F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5944FC" w:rsidRPr="00EB599A" w:rsidRDefault="005944FC" w:rsidP="005944FC">
            <w:pPr>
              <w:spacing w:before="2" w:after="2"/>
              <w:rPr>
                <w:ins w:id="17"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w:t>
            </w:r>
            <w:r>
              <w:rPr>
                <w:rFonts w:ascii="Times New Roman" w:hAnsi="Times New Roman" w:cs="Times New Roman"/>
                <w:color w:val="000000" w:themeColor="text1"/>
                <w:sz w:val="24"/>
                <w:szCs w:val="24"/>
              </w:rPr>
              <w:t>210</w:t>
            </w:r>
          </w:p>
          <w:p w:rsidR="005944FC" w:rsidRPr="00EB599A" w:rsidRDefault="005944FC" w:rsidP="005944FC">
            <w:pPr>
              <w:spacing w:before="2" w:after="2"/>
              <w:rPr>
                <w:rFonts w:ascii="Times New Roman" w:hAnsi="Times New Roman" w:cs="Times New Roman"/>
                <w:b/>
                <w:color w:val="000000" w:themeColor="text1"/>
                <w:sz w:val="24"/>
                <w:szCs w:val="24"/>
              </w:rPr>
            </w:pPr>
          </w:p>
        </w:tc>
      </w:tr>
      <w:tr w:rsidR="005944FC" w:rsidRPr="00F638CE" w:rsidTr="005944FC">
        <w:tc>
          <w:tcPr>
            <w:tcW w:w="2518" w:type="dxa"/>
          </w:tcPr>
          <w:p w:rsidR="005944FC" w:rsidRPr="00EB599A" w:rsidRDefault="005944FC" w:rsidP="005944F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5944FC" w:rsidRPr="00EB599A" w:rsidRDefault="005944FC" w:rsidP="005944FC">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rPr>
              <w:t xml:space="preserve">Proyecto: </w:t>
            </w:r>
            <w:r>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5944FC" w:rsidRPr="00F638CE" w:rsidTr="005944FC">
        <w:tc>
          <w:tcPr>
            <w:tcW w:w="2518" w:type="dxa"/>
          </w:tcPr>
          <w:p w:rsidR="005944FC" w:rsidRPr="00EB599A" w:rsidRDefault="005944FC" w:rsidP="005944F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5944FC" w:rsidRPr="00EB599A" w:rsidRDefault="006F7FEC" w:rsidP="005944FC">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lang w:val="es-ES_tradnl"/>
              </w:rPr>
              <w:t>Actividad para revisa</w:t>
            </w:r>
            <w:r>
              <w:rPr>
                <w:rFonts w:ascii="Times New Roman" w:hAnsi="Times New Roman" w:cs="Times New Roman"/>
                <w:color w:val="000000" w:themeColor="text1"/>
                <w:lang w:val="es-ES_tradnl"/>
              </w:rPr>
              <w:t>r</w:t>
            </w:r>
            <w:r w:rsidRPr="00EB599A">
              <w:rPr>
                <w:rFonts w:ascii="Times New Roman" w:hAnsi="Times New Roman" w:cs="Times New Roman"/>
                <w:color w:val="000000" w:themeColor="text1"/>
                <w:lang w:val="es-ES_tradnl"/>
              </w:rPr>
              <w:t xml:space="preserve"> las condiciones en que surge el caudillismo</w:t>
            </w:r>
          </w:p>
        </w:tc>
      </w:tr>
    </w:tbl>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Default="0096104C" w:rsidP="00AA0EC7">
      <w:pPr>
        <w:rPr>
          <w:rFonts w:ascii="Times New Roman" w:hAnsi="Times New Roman" w:cs="Times New Roman"/>
          <w:b/>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3F3762" w:rsidRPr="00F638CE" w:rsidRDefault="003F3762" w:rsidP="003F3762">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437"/>
        <w:gridCol w:w="6617"/>
      </w:tblGrid>
      <w:tr w:rsidR="005944FC" w:rsidRPr="00F638CE" w:rsidTr="001C6757">
        <w:tc>
          <w:tcPr>
            <w:tcW w:w="9054" w:type="dxa"/>
            <w:gridSpan w:val="2"/>
            <w:shd w:val="clear" w:color="auto" w:fill="000000" w:themeFill="text1"/>
          </w:tcPr>
          <w:p w:rsidR="005944FC" w:rsidRPr="00F638CE" w:rsidRDefault="005944FC" w:rsidP="001C6757">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Pr="00F638CE">
              <w:rPr>
                <w:rFonts w:ascii="Times New Roman" w:hAnsi="Times New Roman" w:cs="Times New Roman"/>
                <w:b/>
                <w:color w:val="FFFFFF" w:themeColor="background1"/>
                <w:sz w:val="24"/>
                <w:szCs w:val="24"/>
              </w:rPr>
              <w:t>nuevo</w:t>
            </w:r>
          </w:p>
        </w:tc>
      </w:tr>
      <w:tr w:rsidR="005944FC" w:rsidRPr="00F638CE" w:rsidTr="001C6757">
        <w:tc>
          <w:tcPr>
            <w:tcW w:w="2437" w:type="dxa"/>
          </w:tcPr>
          <w:p w:rsidR="005944FC" w:rsidRPr="00F638CE" w:rsidRDefault="005944F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5944FC" w:rsidRPr="00F638CE" w:rsidRDefault="005944FC" w:rsidP="005944FC">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w:t>
            </w:r>
            <w:r>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_REC</w:t>
            </w:r>
            <w:r>
              <w:rPr>
                <w:rFonts w:ascii="Times New Roman" w:hAnsi="Times New Roman" w:cs="Times New Roman"/>
                <w:color w:val="000000" w:themeColor="text1"/>
                <w:sz w:val="24"/>
                <w:szCs w:val="24"/>
              </w:rPr>
              <w:t xml:space="preserve">220 </w:t>
            </w:r>
          </w:p>
        </w:tc>
      </w:tr>
      <w:tr w:rsidR="005944FC" w:rsidRPr="00F638CE" w:rsidTr="001C6757">
        <w:tc>
          <w:tcPr>
            <w:tcW w:w="2437" w:type="dxa"/>
          </w:tcPr>
          <w:p w:rsidR="005944FC" w:rsidRPr="00F638CE" w:rsidRDefault="005944F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5944FC" w:rsidRPr="00A0437B" w:rsidRDefault="005944FC" w:rsidP="001C6757">
            <w:pPr>
              <w:rPr>
                <w:rFonts w:ascii="Times New Roman" w:hAnsi="Times New Roman" w:cs="Times New Roman"/>
                <w:sz w:val="24"/>
                <w:szCs w:val="24"/>
              </w:rPr>
            </w:pPr>
            <w:r w:rsidRPr="007F24DC">
              <w:rPr>
                <w:rFonts w:ascii="Times New Roman" w:hAnsi="Times New Roman" w:cs="Times New Roman"/>
                <w:color w:val="000000" w:themeColor="text1"/>
                <w:sz w:val="24"/>
                <w:szCs w:val="24"/>
              </w:rPr>
              <w:t xml:space="preserve"> Refuerza tu aprendizaje: </w:t>
            </w:r>
            <w:r w:rsidR="007F24DC" w:rsidRPr="007F24DC">
              <w:rPr>
                <w:rFonts w:ascii="Times New Roman" w:hAnsi="Times New Roman" w:cs="Times New Roman"/>
                <w:sz w:val="24"/>
                <w:szCs w:val="24"/>
                <w:lang w:val="es-ES"/>
              </w:rPr>
              <w:t>Manifestaciones artísticas y culturales</w:t>
            </w:r>
          </w:p>
        </w:tc>
      </w:tr>
      <w:tr w:rsidR="005944FC" w:rsidRPr="00F638CE" w:rsidTr="001C6757">
        <w:trPr>
          <w:trHeight w:val="107"/>
        </w:trPr>
        <w:tc>
          <w:tcPr>
            <w:tcW w:w="2437" w:type="dxa"/>
          </w:tcPr>
          <w:p w:rsidR="005944FC" w:rsidRPr="00F638CE" w:rsidRDefault="005944F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5944FC" w:rsidRPr="007F24DC" w:rsidRDefault="005944FC" w:rsidP="001C6757">
            <w:pPr>
              <w:spacing w:before="2" w:after="2"/>
              <w:rPr>
                <w:rFonts w:ascii="Times New Roman" w:hAnsi="Times New Roman" w:cs="Times New Roman"/>
                <w:color w:val="000000" w:themeColor="text1"/>
                <w:sz w:val="24"/>
                <w:szCs w:val="24"/>
              </w:rPr>
            </w:pPr>
            <w:r w:rsidRPr="007F24DC">
              <w:rPr>
                <w:rFonts w:ascii="Times New Roman" w:hAnsi="Times New Roman" w:cs="Times New Roman"/>
                <w:color w:val="000000" w:themeColor="text1"/>
                <w:sz w:val="24"/>
                <w:szCs w:val="24"/>
              </w:rPr>
              <w:t xml:space="preserve"> </w:t>
            </w:r>
            <w:r w:rsidR="007F24DC" w:rsidRPr="007F24DC">
              <w:rPr>
                <w:rFonts w:ascii="Times New Roman" w:hAnsi="Times New Roman" w:cs="Times New Roman"/>
                <w:color w:val="000000" w:themeColor="text1"/>
                <w:sz w:val="24"/>
                <w:szCs w:val="24"/>
              </w:rPr>
              <w:t>Actividad sobre las Manifestaciones artísticas y culturales</w:t>
            </w:r>
          </w:p>
        </w:tc>
      </w:tr>
    </w:tbl>
    <w:p w:rsidR="00DA3873" w:rsidRPr="00F638CE" w:rsidRDefault="00DA3873"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1B593D">
              <w:rPr>
                <w:rFonts w:ascii="Times New Roman" w:hAnsi="Times New Roman" w:cs="Times New Roman"/>
                <w:color w:val="000000" w:themeColor="text1"/>
                <w:sz w:val="24"/>
                <w:szCs w:val="24"/>
              </w:rPr>
              <w:t>230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320025" w:rsidRDefault="00EB4BD9" w:rsidP="00EB4BD9">
            <w:pPr>
              <w:spacing w:before="100" w:beforeAutospacing="1" w:after="100" w:afterAutospacing="1"/>
              <w:outlineLvl w:val="2"/>
              <w:rPr>
                <w:rFonts w:ascii="Times New Roman" w:hAnsi="Times New Roman" w:cs="Times New Roman"/>
                <w:color w:val="000000" w:themeColor="text1"/>
                <w:sz w:val="24"/>
                <w:szCs w:val="24"/>
              </w:rPr>
            </w:pPr>
            <w:r w:rsidRPr="00F638CE">
              <w:rPr>
                <w:rFonts w:ascii="Times New Roman" w:eastAsia="Times New Roman" w:hAnsi="Times New Roman" w:cs="Times New Roman"/>
                <w:color w:val="051F3D"/>
                <w:sz w:val="24"/>
                <w:szCs w:val="24"/>
                <w:lang w:eastAsia="es-CO"/>
              </w:rPr>
              <w:t xml:space="preserve">4º ESO </w:t>
            </w:r>
            <w:r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enunciado que se</w:t>
            </w:r>
            <w:r w:rsidR="00320025">
              <w:rPr>
                <w:rFonts w:ascii="Times New Roman" w:hAnsi="Times New Roman" w:cs="Times New Roman"/>
                <w:color w:val="000000" w:themeColor="text1"/>
                <w:sz w:val="24"/>
                <w:szCs w:val="24"/>
              </w:rPr>
              <w:t xml:space="preserve"> encuentra en todos los </w:t>
            </w:r>
            <w:proofErr w:type="spellStart"/>
            <w:r w:rsidR="00320025">
              <w:rPr>
                <w:rFonts w:ascii="Times New Roman" w:hAnsi="Times New Roman" w:cs="Times New Roman"/>
                <w:color w:val="000000" w:themeColor="text1"/>
                <w:sz w:val="24"/>
                <w:szCs w:val="24"/>
              </w:rPr>
              <w:t>slides</w:t>
            </w:r>
            <w:proofErr w:type="spellEnd"/>
            <w:r w:rsidR="0032002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w:t>
            </w:r>
            <w:r w:rsidR="00AC41B1">
              <w:rPr>
                <w:rFonts w:ascii="Times New Roman" w:hAnsi="Times New Roman" w:cs="Times New Roman"/>
                <w:color w:val="FF0000"/>
                <w:sz w:val="24"/>
                <w:szCs w:val="24"/>
              </w:rPr>
              <w:lastRenderedPageBreak/>
              <w:t>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647ED9" w:rsidRPr="00F638CE">
              <w:rPr>
                <w:rFonts w:ascii="Times New Roman" w:hAnsi="Times New Roman" w:cs="Times New Roman"/>
                <w:b/>
                <w:color w:val="FFFFFF" w:themeColor="background1"/>
                <w:sz w:val="24"/>
                <w:szCs w:val="24"/>
              </w:rPr>
              <w:t>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1B593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w:t>
            </w:r>
            <w:r w:rsidR="00D220E5">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_REC</w:t>
            </w:r>
            <w:r w:rsidR="001B593D">
              <w:rPr>
                <w:rFonts w:ascii="Times New Roman" w:hAnsi="Times New Roman" w:cs="Times New Roman"/>
                <w:color w:val="000000" w:themeColor="text1"/>
                <w:sz w:val="24"/>
                <w:szCs w:val="24"/>
              </w:rPr>
              <w:t>240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FC0837" w:rsidP="00D54DA8">
            <w:pP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rPr>
              <w:t xml:space="preserve">Competencias: </w:t>
            </w:r>
            <w:r w:rsidR="00D54DA8">
              <w:rPr>
                <w:rFonts w:ascii="Times New Roman" w:hAnsi="Times New Roman" w:cs="Times New Roman"/>
                <w:color w:val="000000" w:themeColor="text1"/>
                <w:sz w:val="24"/>
                <w:szCs w:val="24"/>
              </w:rPr>
              <w:t>E</w:t>
            </w:r>
            <w:r w:rsidR="00647ED9" w:rsidRPr="00F638CE">
              <w:rPr>
                <w:rFonts w:ascii="Times New Roman" w:hAnsi="Times New Roman" w:cs="Times New Roman"/>
                <w:color w:val="000000" w:themeColor="text1"/>
                <w:sz w:val="24"/>
                <w:szCs w:val="24"/>
              </w:rPr>
              <w:t xml:space="preserve">valúa tus conocimientos sobre la </w:t>
            </w:r>
            <w:r w:rsidR="000171A9">
              <w:rPr>
                <w:rFonts w:ascii="Times New Roman" w:hAnsi="Times New Roman" w:cs="Times New Roman"/>
                <w:color w:val="000000" w:themeColor="text1"/>
                <w:sz w:val="24"/>
                <w:szCs w:val="24"/>
              </w:rPr>
              <w:t>I</w:t>
            </w:r>
            <w:r w:rsidR="00647ED9"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DE5E22" w:rsidP="0007577D">
            <w:pPr>
              <w:spacing w:before="2" w:after="2"/>
              <w:rPr>
                <w:rFonts w:ascii="Times New Roman" w:hAnsi="Times New Roman" w:cs="Times New Roman"/>
                <w:color w:val="000000" w:themeColor="text1"/>
                <w:sz w:val="24"/>
                <w:szCs w:val="24"/>
              </w:rPr>
            </w:pPr>
            <w:r w:rsidRPr="00F15A5C">
              <w:rPr>
                <w:rFonts w:ascii="Times New Roman" w:hAnsi="Times New Roman" w:cs="Times New Roman"/>
              </w:rPr>
              <w:t xml:space="preserve">Actividad que evalúa el conocimiento de los principales momentos </w:t>
            </w:r>
            <w:r>
              <w:rPr>
                <w:rFonts w:ascii="Times New Roman" w:hAnsi="Times New Roman" w:cs="Times New Roman"/>
              </w:rPr>
              <w:t>sobre la Independencia de América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CB6418">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CB6418">
              <w:rPr>
                <w:rFonts w:ascii="Times New Roman" w:hAnsi="Times New Roman" w:cs="Times New Roman"/>
                <w:color w:val="000000"/>
                <w:sz w:val="24"/>
                <w:szCs w:val="24"/>
              </w:rPr>
              <w:t>5</w:t>
            </w:r>
            <w:r w:rsidR="00697BF5" w:rsidRPr="00F638CE">
              <w:rPr>
                <w:rFonts w:ascii="Times New Roman" w:hAnsi="Times New Roman" w:cs="Times New Roman"/>
                <w:color w:val="000000"/>
                <w:sz w:val="24"/>
                <w:szCs w:val="24"/>
              </w:rPr>
              <w:t>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Default="00647ED9" w:rsidP="00666B80">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w:t>
            </w:r>
            <w:r w:rsidR="00666B80">
              <w:rPr>
                <w:rFonts w:ascii="Times New Roman" w:hAnsi="Times New Roman" w:cs="Times New Roman"/>
                <w:color w:val="000000"/>
                <w:sz w:val="24"/>
                <w:szCs w:val="24"/>
              </w:rPr>
              <w:t>de la Independencia</w:t>
            </w:r>
          </w:p>
          <w:p w:rsidR="00666B80" w:rsidRPr="00F638CE" w:rsidRDefault="00666B80" w:rsidP="00666B80">
            <w:pPr>
              <w:spacing w:before="2" w:after="2"/>
              <w:rPr>
                <w:rFonts w:ascii="Times New Roman" w:hAnsi="Times New Roman" w:cs="Times New Roman"/>
                <w:color w:val="000000"/>
                <w:sz w:val="24"/>
                <w:szCs w:val="24"/>
              </w:rPr>
            </w:pP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bookmarkStart w:id="19" w:name="_GoBack"/>
      <w:bookmarkEnd w:id="19"/>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 Recurso</w:t>
            </w:r>
            <w:r w:rsidR="00647ED9" w:rsidRPr="00F638CE">
              <w:rPr>
                <w:rFonts w:ascii="Times New Roman" w:hAnsi="Times New Roman" w:cs="Times New Roman"/>
                <w:b/>
                <w:color w:val="FFFFFF" w:themeColor="background1"/>
                <w:sz w:val="24"/>
                <w:szCs w:val="24"/>
              </w:rPr>
              <w:t xml:space="preserve">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2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CB6418">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CB6418" w:rsidRDefault="006F7FEC" w:rsidP="00CB6418">
            <w:pPr>
              <w:pStyle w:val="Encabezado"/>
              <w:ind w:right="360"/>
            </w:pPr>
            <w:r>
              <w:rPr>
                <w:lang w:val="es-ES"/>
              </w:rPr>
              <w:t>Autoevaluación</w:t>
            </w:r>
          </w:p>
          <w:p w:rsidR="00647ED9" w:rsidRPr="004D6190"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CB6418" w:rsidRDefault="006F7FEC" w:rsidP="00CB6418">
            <w:pPr>
              <w:pStyle w:val="Encabezado"/>
              <w:ind w:right="360"/>
            </w:pPr>
            <w:r>
              <w:rPr>
                <w:color w:val="000000" w:themeColor="text1"/>
                <w:lang w:val="es-ES"/>
              </w:rPr>
              <w:t>Evalúa tus conocimiento</w:t>
            </w:r>
            <w:r w:rsidR="00647ED9" w:rsidRPr="004D6190">
              <w:rPr>
                <w:color w:val="000000" w:themeColor="text1"/>
                <w:lang w:val="es-ES"/>
              </w:rPr>
              <w:t xml:space="preserve"> sobre </w:t>
            </w:r>
            <w:r w:rsidR="004D6190" w:rsidRPr="004D6190">
              <w:t xml:space="preserve">La Independencia y nuevos Estados en América </w:t>
            </w:r>
          </w:p>
          <w:p w:rsidR="00647ED9" w:rsidRPr="004D6190" w:rsidRDefault="00647ED9" w:rsidP="008003DC">
            <w:pPr>
              <w:rPr>
                <w:rFonts w:ascii="Times New Roman" w:hAnsi="Times New Roman" w:cs="Times New Roman"/>
                <w:color w:val="000000" w:themeColor="text1"/>
                <w:sz w:val="24"/>
                <w:szCs w:val="24"/>
                <w:lang w:val="es-ES_tradnl"/>
              </w:rPr>
            </w:pPr>
          </w:p>
        </w:tc>
      </w:tr>
    </w:tbl>
    <w:p w:rsidR="002C208D" w:rsidRDefault="002C208D" w:rsidP="00647ED9">
      <w:pPr>
        <w:rPr>
          <w:rFonts w:ascii="Times New Roman" w:hAnsi="Times New Roman" w:cs="Times New Roman"/>
          <w:sz w:val="24"/>
          <w:szCs w:val="24"/>
        </w:rPr>
      </w:pPr>
    </w:p>
    <w:p w:rsidR="00F879CA" w:rsidRDefault="00F879CA" w:rsidP="00647ED9">
      <w:pPr>
        <w:rPr>
          <w:rFonts w:ascii="Times New Roman" w:hAnsi="Times New Roman" w:cs="Times New Roman"/>
          <w:sz w:val="24"/>
          <w:szCs w:val="24"/>
        </w:rPr>
      </w:pPr>
    </w:p>
    <w:p w:rsidR="00F879CA" w:rsidRPr="00FC750D" w:rsidRDefault="00F879CA" w:rsidP="00F879CA">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9CA" w:rsidRPr="00FC750D" w:rsidTr="00B13FF0">
        <w:tc>
          <w:tcPr>
            <w:tcW w:w="9054" w:type="dxa"/>
            <w:gridSpan w:val="3"/>
            <w:shd w:val="clear" w:color="auto" w:fill="000000" w:themeFill="text1"/>
          </w:tcPr>
          <w:p w:rsidR="00F879CA" w:rsidRPr="00FC750D" w:rsidRDefault="00F879CA" w:rsidP="00B13FF0">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F879CA" w:rsidRPr="00FC750D" w:rsidTr="00B13FF0">
        <w:tc>
          <w:tcPr>
            <w:tcW w:w="959" w:type="dxa"/>
          </w:tcPr>
          <w:p w:rsidR="00F879CA" w:rsidRPr="00FC750D" w:rsidRDefault="00F879CA" w:rsidP="00B13FF0">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F879CA" w:rsidRPr="00FC750D" w:rsidRDefault="00F879CA" w:rsidP="00B13FF0">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F879CA" w:rsidRPr="00FC750D" w:rsidTr="00B13FF0">
        <w:tc>
          <w:tcPr>
            <w:tcW w:w="959" w:type="dxa"/>
          </w:tcPr>
          <w:p w:rsidR="00F879CA" w:rsidRPr="00FC750D" w:rsidRDefault="00F879CA" w:rsidP="00B13FF0">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F879CA" w:rsidRPr="00FC750D" w:rsidRDefault="00F879CA" w:rsidP="00F879CA">
            <w:pPr>
              <w:rPr>
                <w:rFonts w:ascii="Times New Roman" w:hAnsi="Times New Roman" w:cs="Times New Roman"/>
                <w:i/>
                <w:color w:val="BFBFBF" w:themeColor="background1" w:themeShade="BF"/>
                <w:sz w:val="24"/>
                <w:szCs w:val="24"/>
              </w:rPr>
            </w:pPr>
            <w:r>
              <w:rPr>
                <w:rFonts w:ascii="Times New Roman" w:hAnsi="Times New Roman" w:cs="Times New Roman"/>
                <w:i/>
                <w:color w:val="BFBFBF" w:themeColor="background1" w:themeShade="BF"/>
                <w:sz w:val="24"/>
                <w:szCs w:val="24"/>
              </w:rPr>
              <w:t xml:space="preserve">Sitio del gobierno mexicano que divulga documentos relacionados con el Bicentenario de la Independencia de ese país. </w:t>
            </w:r>
          </w:p>
        </w:tc>
        <w:tc>
          <w:tcPr>
            <w:tcW w:w="5118" w:type="dxa"/>
          </w:tcPr>
          <w:p w:rsidR="00F879CA" w:rsidRPr="00FC750D" w:rsidRDefault="00F879CA" w:rsidP="00B13FF0">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http://portal2.edomex.gob.mx/edomex/estado/historia/bicentenariodelaindependenciademexico/index.htm</w:t>
            </w:r>
          </w:p>
        </w:tc>
      </w:tr>
      <w:tr w:rsidR="00F879CA" w:rsidRPr="00FC750D" w:rsidTr="00B13FF0">
        <w:tc>
          <w:tcPr>
            <w:tcW w:w="959" w:type="dxa"/>
          </w:tcPr>
          <w:p w:rsidR="00F879CA" w:rsidRPr="00FC750D" w:rsidRDefault="00F879CA" w:rsidP="00B13FF0">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F879CA" w:rsidRPr="00FC750D" w:rsidRDefault="00F879CA" w:rsidP="00B13FF0">
            <w:pPr>
              <w:rPr>
                <w:rFonts w:ascii="Times New Roman" w:hAnsi="Times New Roman" w:cs="Times New Roman"/>
                <w:sz w:val="24"/>
                <w:szCs w:val="24"/>
              </w:rPr>
            </w:pPr>
          </w:p>
          <w:p w:rsidR="00F879CA" w:rsidRPr="00FC750D" w:rsidRDefault="00F879CA" w:rsidP="00F879CA">
            <w:pPr>
              <w:jc w:val="center"/>
              <w:rPr>
                <w:rFonts w:ascii="Times New Roman" w:hAnsi="Times New Roman" w:cs="Times New Roman"/>
                <w:i/>
                <w:color w:val="BFBFBF" w:themeColor="background1" w:themeShade="BF"/>
                <w:sz w:val="24"/>
                <w:szCs w:val="24"/>
                <w:lang w:val="es-ES_tradnl"/>
              </w:rPr>
            </w:pPr>
            <w:r>
              <w:rPr>
                <w:rFonts w:ascii="Times New Roman" w:hAnsi="Times New Roman" w:cs="Times New Roman"/>
                <w:i/>
                <w:color w:val="BFBFBF" w:themeColor="background1" w:themeShade="BF"/>
                <w:sz w:val="24"/>
                <w:szCs w:val="24"/>
                <w:lang w:val="es-ES_tradnl"/>
              </w:rPr>
              <w:t>Sitio del gobierno salvadoreño que celebra el Bicentenario de la Independencia de ese país.</w:t>
            </w:r>
          </w:p>
        </w:tc>
        <w:tc>
          <w:tcPr>
            <w:tcW w:w="5118" w:type="dxa"/>
          </w:tcPr>
          <w:p w:rsidR="00F879CA" w:rsidRPr="00FC750D" w:rsidRDefault="00F879CA" w:rsidP="00B13FF0">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http://www.elsalvador.com/Especiales/2010/Bicentenario/historia.asp</w:t>
            </w:r>
          </w:p>
        </w:tc>
      </w:tr>
    </w:tbl>
    <w:p w:rsidR="00F879CA" w:rsidRPr="006C5F3C" w:rsidRDefault="00F879CA" w:rsidP="00F879CA">
      <w:pPr>
        <w:rPr>
          <w:rFonts w:ascii="Times New Roman" w:hAnsi="Times New Roman" w:cs="Times New Roman"/>
          <w:color w:val="000000" w:themeColor="text1"/>
          <w:sz w:val="24"/>
          <w:szCs w:val="24"/>
        </w:rPr>
      </w:pPr>
    </w:p>
    <w:p w:rsidR="00F879CA" w:rsidRPr="00F638CE" w:rsidRDefault="00F879CA" w:rsidP="00647ED9">
      <w:pPr>
        <w:rPr>
          <w:rFonts w:ascii="Times New Roman" w:hAnsi="Times New Roman" w:cs="Times New Roman"/>
          <w:sz w:val="24"/>
          <w:szCs w:val="24"/>
        </w:rPr>
      </w:pPr>
    </w:p>
    <w:sectPr w:rsidR="00F879CA" w:rsidRPr="00F638CE" w:rsidSect="0022307A">
      <w:headerReference w:type="even" r:id="rId66"/>
      <w:headerReference w:type="default" r:id="rId67"/>
      <w:footerReference w:type="even" r:id="rId68"/>
      <w:footerReference w:type="default" r:id="rId69"/>
      <w:headerReference w:type="first" r:id="rId70"/>
      <w:footerReference w:type="firs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9DD" w:rsidRDefault="001049DD" w:rsidP="00A130E9">
      <w:pPr>
        <w:spacing w:after="0" w:line="240" w:lineRule="auto"/>
      </w:pPr>
      <w:r>
        <w:separator/>
      </w:r>
    </w:p>
  </w:endnote>
  <w:endnote w:type="continuationSeparator" w:id="0">
    <w:p w:rsidR="001049DD" w:rsidRDefault="001049DD"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altName w:val="Times New Roman"/>
    <w:charset w:val="00"/>
    <w:family w:val="auto"/>
    <w:pitch w:val="default"/>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9DD" w:rsidRDefault="001049DD" w:rsidP="00A130E9">
      <w:pPr>
        <w:spacing w:after="0" w:line="240" w:lineRule="auto"/>
      </w:pPr>
      <w:r>
        <w:separator/>
      </w:r>
    </w:p>
  </w:footnote>
  <w:footnote w:type="continuationSeparator" w:id="0">
    <w:p w:rsidR="001049DD" w:rsidRDefault="001049DD"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922209" w:rsidRDefault="00922209">
    <w:pPr>
      <w:pStyle w:val="Encabezado"/>
    </w:pPr>
  </w:p>
  <w:p w:rsidR="00922209" w:rsidRDefault="0092220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9E40E7"/>
    <w:multiLevelType w:val="hybridMultilevel"/>
    <w:tmpl w:val="60C6EA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843462"/>
    <w:multiLevelType w:val="hybridMultilevel"/>
    <w:tmpl w:val="B73ABF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12"/>
  </w:num>
  <w:num w:numId="5">
    <w:abstractNumId w:val="6"/>
  </w:num>
  <w:num w:numId="6">
    <w:abstractNumId w:val="0"/>
  </w:num>
  <w:num w:numId="7">
    <w:abstractNumId w:val="3"/>
  </w:num>
  <w:num w:numId="8">
    <w:abstractNumId w:val="11"/>
  </w:num>
  <w:num w:numId="9">
    <w:abstractNumId w:val="7"/>
  </w:num>
  <w:num w:numId="10">
    <w:abstractNumId w:val="10"/>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3D59"/>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49DD"/>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1CD6"/>
    <w:rsid w:val="001A21EF"/>
    <w:rsid w:val="001A2520"/>
    <w:rsid w:val="001A4F11"/>
    <w:rsid w:val="001A5762"/>
    <w:rsid w:val="001A5DD3"/>
    <w:rsid w:val="001A76AD"/>
    <w:rsid w:val="001B0A3C"/>
    <w:rsid w:val="001B1F22"/>
    <w:rsid w:val="001B593D"/>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3D27"/>
    <w:rsid w:val="001F7C46"/>
    <w:rsid w:val="0020336B"/>
    <w:rsid w:val="00205583"/>
    <w:rsid w:val="00206186"/>
    <w:rsid w:val="00210F97"/>
    <w:rsid w:val="00214516"/>
    <w:rsid w:val="00221D8E"/>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9D4"/>
    <w:rsid w:val="002F2E00"/>
    <w:rsid w:val="002F3DC7"/>
    <w:rsid w:val="0030170B"/>
    <w:rsid w:val="0031193C"/>
    <w:rsid w:val="00311A0E"/>
    <w:rsid w:val="00313A52"/>
    <w:rsid w:val="00317811"/>
    <w:rsid w:val="00320025"/>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3ADB"/>
    <w:rsid w:val="003A5A77"/>
    <w:rsid w:val="003B00AF"/>
    <w:rsid w:val="003C04A9"/>
    <w:rsid w:val="003C0CE7"/>
    <w:rsid w:val="003C1269"/>
    <w:rsid w:val="003C20FA"/>
    <w:rsid w:val="003C4640"/>
    <w:rsid w:val="003C621C"/>
    <w:rsid w:val="003D0326"/>
    <w:rsid w:val="003D09BC"/>
    <w:rsid w:val="003D241C"/>
    <w:rsid w:val="003D6578"/>
    <w:rsid w:val="003D74EA"/>
    <w:rsid w:val="003D7CE0"/>
    <w:rsid w:val="003E0F92"/>
    <w:rsid w:val="003E46EB"/>
    <w:rsid w:val="003E6E38"/>
    <w:rsid w:val="003F25A1"/>
    <w:rsid w:val="003F3762"/>
    <w:rsid w:val="00400836"/>
    <w:rsid w:val="00405244"/>
    <w:rsid w:val="004075C5"/>
    <w:rsid w:val="00407DF1"/>
    <w:rsid w:val="004111B0"/>
    <w:rsid w:val="00412F1A"/>
    <w:rsid w:val="004145A7"/>
    <w:rsid w:val="00414C5B"/>
    <w:rsid w:val="004204A8"/>
    <w:rsid w:val="00426A73"/>
    <w:rsid w:val="00430D67"/>
    <w:rsid w:val="00431021"/>
    <w:rsid w:val="0043158F"/>
    <w:rsid w:val="00433449"/>
    <w:rsid w:val="0043522B"/>
    <w:rsid w:val="00435AA9"/>
    <w:rsid w:val="0043660B"/>
    <w:rsid w:val="00440B89"/>
    <w:rsid w:val="00445496"/>
    <w:rsid w:val="00445634"/>
    <w:rsid w:val="00446EDA"/>
    <w:rsid w:val="00452939"/>
    <w:rsid w:val="00452CE7"/>
    <w:rsid w:val="004533F4"/>
    <w:rsid w:val="004543F9"/>
    <w:rsid w:val="00457644"/>
    <w:rsid w:val="00463037"/>
    <w:rsid w:val="004636D1"/>
    <w:rsid w:val="00475F42"/>
    <w:rsid w:val="0048101E"/>
    <w:rsid w:val="00482DBB"/>
    <w:rsid w:val="004956EA"/>
    <w:rsid w:val="004A348D"/>
    <w:rsid w:val="004A547C"/>
    <w:rsid w:val="004B1F46"/>
    <w:rsid w:val="004B4E6B"/>
    <w:rsid w:val="004B79C3"/>
    <w:rsid w:val="004C07BC"/>
    <w:rsid w:val="004D0535"/>
    <w:rsid w:val="004D0C08"/>
    <w:rsid w:val="004D23A7"/>
    <w:rsid w:val="004D2A80"/>
    <w:rsid w:val="004D5F08"/>
    <w:rsid w:val="004D6190"/>
    <w:rsid w:val="004D72C8"/>
    <w:rsid w:val="004D787C"/>
    <w:rsid w:val="004E6E57"/>
    <w:rsid w:val="004F168B"/>
    <w:rsid w:val="004F1BDF"/>
    <w:rsid w:val="004F2584"/>
    <w:rsid w:val="004F27A8"/>
    <w:rsid w:val="004F40EE"/>
    <w:rsid w:val="004F50D6"/>
    <w:rsid w:val="00502919"/>
    <w:rsid w:val="00502C32"/>
    <w:rsid w:val="005036CA"/>
    <w:rsid w:val="005046F4"/>
    <w:rsid w:val="0050655F"/>
    <w:rsid w:val="005073C4"/>
    <w:rsid w:val="00511754"/>
    <w:rsid w:val="005144B1"/>
    <w:rsid w:val="00517A3E"/>
    <w:rsid w:val="00517B61"/>
    <w:rsid w:val="00522B6C"/>
    <w:rsid w:val="00524059"/>
    <w:rsid w:val="005264BF"/>
    <w:rsid w:val="00530F13"/>
    <w:rsid w:val="005319C0"/>
    <w:rsid w:val="00543898"/>
    <w:rsid w:val="00544068"/>
    <w:rsid w:val="0054597C"/>
    <w:rsid w:val="00547094"/>
    <w:rsid w:val="0055047B"/>
    <w:rsid w:val="00552DCA"/>
    <w:rsid w:val="005532D9"/>
    <w:rsid w:val="005533AE"/>
    <w:rsid w:val="00560918"/>
    <w:rsid w:val="005764F7"/>
    <w:rsid w:val="0058060A"/>
    <w:rsid w:val="00582615"/>
    <w:rsid w:val="00591E28"/>
    <w:rsid w:val="005944FC"/>
    <w:rsid w:val="00594F80"/>
    <w:rsid w:val="0059616E"/>
    <w:rsid w:val="005A4BFE"/>
    <w:rsid w:val="005A570C"/>
    <w:rsid w:val="005A6283"/>
    <w:rsid w:val="005B1E40"/>
    <w:rsid w:val="005B2CFF"/>
    <w:rsid w:val="005B6E8F"/>
    <w:rsid w:val="005C0562"/>
    <w:rsid w:val="005C26EF"/>
    <w:rsid w:val="005C440C"/>
    <w:rsid w:val="005C4AB9"/>
    <w:rsid w:val="005C4E89"/>
    <w:rsid w:val="005C6A07"/>
    <w:rsid w:val="005D68F4"/>
    <w:rsid w:val="005D694A"/>
    <w:rsid w:val="005E7C92"/>
    <w:rsid w:val="005F129D"/>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80"/>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6F7FEC"/>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4A9C"/>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24DC"/>
    <w:rsid w:val="007F3387"/>
    <w:rsid w:val="007F761B"/>
    <w:rsid w:val="008003DC"/>
    <w:rsid w:val="00803EAE"/>
    <w:rsid w:val="0080408A"/>
    <w:rsid w:val="00807014"/>
    <w:rsid w:val="00807CA5"/>
    <w:rsid w:val="008108BA"/>
    <w:rsid w:val="008118BC"/>
    <w:rsid w:val="00814557"/>
    <w:rsid w:val="0081698E"/>
    <w:rsid w:val="00823C91"/>
    <w:rsid w:val="008242E7"/>
    <w:rsid w:val="00830682"/>
    <w:rsid w:val="00833BC1"/>
    <w:rsid w:val="00834C54"/>
    <w:rsid w:val="00842151"/>
    <w:rsid w:val="00850242"/>
    <w:rsid w:val="00850AA0"/>
    <w:rsid w:val="0085353B"/>
    <w:rsid w:val="00854D29"/>
    <w:rsid w:val="00857CE3"/>
    <w:rsid w:val="00857FA6"/>
    <w:rsid w:val="00861105"/>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2209"/>
    <w:rsid w:val="009240EE"/>
    <w:rsid w:val="00932014"/>
    <w:rsid w:val="00934306"/>
    <w:rsid w:val="00937827"/>
    <w:rsid w:val="00937A22"/>
    <w:rsid w:val="00942A82"/>
    <w:rsid w:val="00945B86"/>
    <w:rsid w:val="00947AC3"/>
    <w:rsid w:val="009501C0"/>
    <w:rsid w:val="00950248"/>
    <w:rsid w:val="009519B0"/>
    <w:rsid w:val="009524BC"/>
    <w:rsid w:val="0095600C"/>
    <w:rsid w:val="0096104C"/>
    <w:rsid w:val="00962BFC"/>
    <w:rsid w:val="009639EE"/>
    <w:rsid w:val="0096732B"/>
    <w:rsid w:val="00970146"/>
    <w:rsid w:val="0097131B"/>
    <w:rsid w:val="00977CE1"/>
    <w:rsid w:val="009804C0"/>
    <w:rsid w:val="00980590"/>
    <w:rsid w:val="009868C9"/>
    <w:rsid w:val="009915D0"/>
    <w:rsid w:val="00993640"/>
    <w:rsid w:val="00994A4E"/>
    <w:rsid w:val="00996F40"/>
    <w:rsid w:val="00997AA4"/>
    <w:rsid w:val="009B0404"/>
    <w:rsid w:val="009B0689"/>
    <w:rsid w:val="009B17C1"/>
    <w:rsid w:val="009B5F8D"/>
    <w:rsid w:val="009C4111"/>
    <w:rsid w:val="009C5D8A"/>
    <w:rsid w:val="009C67DE"/>
    <w:rsid w:val="009D339F"/>
    <w:rsid w:val="009D4746"/>
    <w:rsid w:val="009D4B05"/>
    <w:rsid w:val="009E1BF8"/>
    <w:rsid w:val="009E1E03"/>
    <w:rsid w:val="009E47FF"/>
    <w:rsid w:val="009F1F21"/>
    <w:rsid w:val="00A0437B"/>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0CFE"/>
    <w:rsid w:val="00AC236D"/>
    <w:rsid w:val="00AC41B1"/>
    <w:rsid w:val="00AC5490"/>
    <w:rsid w:val="00AC5790"/>
    <w:rsid w:val="00AD53F9"/>
    <w:rsid w:val="00AD7F86"/>
    <w:rsid w:val="00AE118B"/>
    <w:rsid w:val="00AE3916"/>
    <w:rsid w:val="00AE4244"/>
    <w:rsid w:val="00AE4482"/>
    <w:rsid w:val="00AF3A65"/>
    <w:rsid w:val="00B01010"/>
    <w:rsid w:val="00B05274"/>
    <w:rsid w:val="00B05D57"/>
    <w:rsid w:val="00B1214B"/>
    <w:rsid w:val="00B13FF0"/>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72C"/>
    <w:rsid w:val="00BC48E2"/>
    <w:rsid w:val="00BC7E4D"/>
    <w:rsid w:val="00BE19F3"/>
    <w:rsid w:val="00BF2F3C"/>
    <w:rsid w:val="00BF61BD"/>
    <w:rsid w:val="00C007D5"/>
    <w:rsid w:val="00C01205"/>
    <w:rsid w:val="00C109C3"/>
    <w:rsid w:val="00C11C8A"/>
    <w:rsid w:val="00C1439A"/>
    <w:rsid w:val="00C21B2E"/>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3565"/>
    <w:rsid w:val="00C84077"/>
    <w:rsid w:val="00CA1A8C"/>
    <w:rsid w:val="00CA2581"/>
    <w:rsid w:val="00CA3C5D"/>
    <w:rsid w:val="00CA58B3"/>
    <w:rsid w:val="00CB4AB2"/>
    <w:rsid w:val="00CB570D"/>
    <w:rsid w:val="00CB6418"/>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20E5"/>
    <w:rsid w:val="00D26798"/>
    <w:rsid w:val="00D30314"/>
    <w:rsid w:val="00D36555"/>
    <w:rsid w:val="00D40477"/>
    <w:rsid w:val="00D404F8"/>
    <w:rsid w:val="00D450D8"/>
    <w:rsid w:val="00D45755"/>
    <w:rsid w:val="00D47927"/>
    <w:rsid w:val="00D53B7E"/>
    <w:rsid w:val="00D53E4E"/>
    <w:rsid w:val="00D54DA8"/>
    <w:rsid w:val="00D55AD8"/>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2529"/>
    <w:rsid w:val="00DD46DE"/>
    <w:rsid w:val="00DD58AE"/>
    <w:rsid w:val="00DE1059"/>
    <w:rsid w:val="00DE3D38"/>
    <w:rsid w:val="00DE51BB"/>
    <w:rsid w:val="00DE5E22"/>
    <w:rsid w:val="00DF0156"/>
    <w:rsid w:val="00DF6E44"/>
    <w:rsid w:val="00E0441B"/>
    <w:rsid w:val="00E06C27"/>
    <w:rsid w:val="00E07CAC"/>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3A85"/>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3DC7"/>
    <w:rsid w:val="00EE4C1E"/>
    <w:rsid w:val="00EE5327"/>
    <w:rsid w:val="00EF34CB"/>
    <w:rsid w:val="00EF38EE"/>
    <w:rsid w:val="00EF5EC1"/>
    <w:rsid w:val="00EF6D02"/>
    <w:rsid w:val="00EF7639"/>
    <w:rsid w:val="00F00142"/>
    <w:rsid w:val="00F01968"/>
    <w:rsid w:val="00F01CB3"/>
    <w:rsid w:val="00F03A30"/>
    <w:rsid w:val="00F13910"/>
    <w:rsid w:val="00F17457"/>
    <w:rsid w:val="00F17547"/>
    <w:rsid w:val="00F2090B"/>
    <w:rsid w:val="00F221B8"/>
    <w:rsid w:val="00F23053"/>
    <w:rsid w:val="00F2415B"/>
    <w:rsid w:val="00F27C4B"/>
    <w:rsid w:val="00F30428"/>
    <w:rsid w:val="00F3766B"/>
    <w:rsid w:val="00F44C62"/>
    <w:rsid w:val="00F454E1"/>
    <w:rsid w:val="00F45D8C"/>
    <w:rsid w:val="00F461E8"/>
    <w:rsid w:val="00F46F69"/>
    <w:rsid w:val="00F50EDE"/>
    <w:rsid w:val="00F6099E"/>
    <w:rsid w:val="00F62219"/>
    <w:rsid w:val="00F638CE"/>
    <w:rsid w:val="00F64AC7"/>
    <w:rsid w:val="00F73743"/>
    <w:rsid w:val="00F879CA"/>
    <w:rsid w:val="00F90CC4"/>
    <w:rsid w:val="00F92428"/>
    <w:rsid w:val="00F9318A"/>
    <w:rsid w:val="00F935D0"/>
    <w:rsid w:val="00FA1816"/>
    <w:rsid w:val="00FA46F1"/>
    <w:rsid w:val="00FA70D7"/>
    <w:rsid w:val="00FB06BD"/>
    <w:rsid w:val="00FB08C9"/>
    <w:rsid w:val="00FB5E72"/>
    <w:rsid w:val="00FB614A"/>
    <w:rsid w:val="00FB63D0"/>
    <w:rsid w:val="00FC007F"/>
    <w:rsid w:val="00FC0097"/>
    <w:rsid w:val="00FC083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209">
      <w:bodyDiv w:val="1"/>
      <w:marLeft w:val="0"/>
      <w:marRight w:val="0"/>
      <w:marTop w:val="0"/>
      <w:marBottom w:val="0"/>
      <w:divBdr>
        <w:top w:val="none" w:sz="0" w:space="0" w:color="auto"/>
        <w:left w:val="none" w:sz="0" w:space="0" w:color="auto"/>
        <w:bottom w:val="none" w:sz="0" w:space="0" w:color="auto"/>
        <w:right w:val="none" w:sz="0" w:space="0" w:color="auto"/>
      </w:divBdr>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hyperlink" Target="http://reflexionessv.com/datos-interesantes-de-la-independencia-de-centroamerica/" TargetMode="External"/><Relationship Id="rId63" Type="http://schemas.openxmlformats.org/officeDocument/2006/relationships/hyperlink" Target="http://commons.wikimedia.org/wiki/File:Civilizaci%C3%B3n_y_Barbarie_Sarmiento_portada.jpg?uselang=es"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aulaplaneta.planetasaber.com/encyclopedia/default.asp?idreg=151906&amp;ruta=Buscador"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image" Target="media/image20.jpeg"/><Relationship Id="rId61" Type="http://schemas.openxmlformats.org/officeDocument/2006/relationships/hyperlink" Target="http://www.banrepcultural.org/node/32575"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commons.wikimedia.org/wiki/File:Juan_Manuel_de_Rosas_by_Norris.jpg" TargetMode="External"/><Relationship Id="rId64" Type="http://schemas.openxmlformats.org/officeDocument/2006/relationships/image" Target="media/image22.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pack=3&amp;idpil=7274551&amp;ruta=aulaplaneta&amp;DATA=liXdw0UWeeOHOQry%2fM2lIDfqpXb%2b3YLTbbj%2btkCHHwY%3d"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commons.wikimedia.org/wiki/File:Jos%C3%A9_Mar%C3%ADa_Obando_by_Espinosa.jpg" TargetMode="External"/><Relationship Id="rId67"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image" Target="media/image19.jpeg"/><Relationship Id="rId62" Type="http://schemas.openxmlformats.org/officeDocument/2006/relationships/hyperlink" Target="http://aulaplaneta.planetasaber.com/encyclopedia/default.asp?idreg=123092&amp;ruta=Buscador"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3371E-44B2-4F63-A87C-8A75371C9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1</Pages>
  <Words>11295</Words>
  <Characters>62124</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174</cp:revision>
  <dcterms:created xsi:type="dcterms:W3CDTF">2015-03-23T22:57:00Z</dcterms:created>
  <dcterms:modified xsi:type="dcterms:W3CDTF">2015-06-28T21:19:00Z</dcterms:modified>
</cp:coreProperties>
</file>